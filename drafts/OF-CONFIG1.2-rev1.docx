
<file path=[Content_Types].xml><?xml version="1.0" encoding="utf-8"?>
<Types xmlns="http://schemas.openxmlformats.org/package/2006/content-types">
  <Default Extension="xml" ContentType="application/xml"/>
  <Default Extension="vsd" ContentType="application/vnd.visio"/>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2316BC"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0D434214" w:rsidR="000E7F98" w:rsidRDefault="000E7F98">
          <w:r>
            <w:t xml:space="preserve">Contact: </w:t>
          </w:r>
          <w:r w:rsidR="002705F3">
            <w:t>Deepak Bansal (</w:t>
          </w:r>
          <w:hyperlink r:id="rId11" w:history="1">
            <w:r w:rsidR="002705F3" w:rsidRPr="00B23AA2">
              <w:rPr>
                <w:rStyle w:val="Hyperlink"/>
              </w:rPr>
              <w:t>dbansal@microsoft.com</w:t>
            </w:r>
          </w:hyperlink>
          <w:r w:rsidR="002705F3">
            <w:t xml:space="preserve">), </w:t>
          </w:r>
          <w:r w:rsidR="002705F3" w:rsidRPr="002705F3">
            <w:t>Stuart Bailey (</w:t>
          </w:r>
          <w:hyperlink r:id="rId12" w:history="1">
            <w:r w:rsidR="002705F3" w:rsidRPr="00B23AA2">
              <w:rPr>
                <w:rStyle w:val="Hyperlink"/>
              </w:rPr>
              <w:t>sbailey@infoblox.com</w:t>
            </w:r>
          </w:hyperlink>
          <w:r w:rsidR="002705F3" w:rsidRPr="002705F3">
            <w:t>)</w:t>
          </w:r>
          <w:r w:rsidR="002705F3">
            <w:t xml:space="preserve">, </w:t>
          </w:r>
          <w:r w:rsidR="002705F3" w:rsidRPr="002705F3">
            <w:t>Thoma</w:t>
          </w:r>
          <w:r w:rsidR="002705F3">
            <w:t>s Dietz (</w:t>
          </w:r>
          <w:hyperlink r:id="rId13" w:history="1">
            <w:r w:rsidR="002705F3" w:rsidRPr="00B23AA2">
              <w:rPr>
                <w:rStyle w:val="Hyperlink"/>
              </w:rPr>
              <w:t>Thomas.Dietz@neclab.eu</w:t>
            </w:r>
          </w:hyperlink>
          <w:r w:rsidR="002705F3">
            <w:t xml:space="preserve">), </w:t>
          </w:r>
          <w:r w:rsidR="002705F3" w:rsidRPr="002705F3">
            <w:t>Anee</w:t>
          </w:r>
          <w:r w:rsidR="002705F3">
            <w:t>s</w:t>
          </w:r>
          <w:ins w:id="0" w:author="Anees Shaikh" w:date="2013-07-30T11:05:00Z">
            <w:r w:rsidR="001D136E">
              <w:t xml:space="preserve"> </w:t>
            </w:r>
          </w:ins>
          <w:del w:id="1" w:author="Anees Shaikh" w:date="2013-07-30T11:05:00Z">
            <w:r w:rsidR="002705F3" w:rsidDel="001D136E">
              <w:delText xml:space="preserve"> A </w:delText>
            </w:r>
          </w:del>
          <w:r w:rsidR="002705F3">
            <w:t>Shaikh (aashaikh@us.ibm.com)</w:t>
          </w:r>
          <w:r w:rsidR="002705F3" w:rsidRPr="002705F3" w:rsidDel="002705F3">
            <w:t xml:space="preserve"> </w:t>
          </w:r>
          <w:ins w:id="2" w:author="Anees Shaikh" w:date="2013-10-07T01:18:00Z">
            <w:r w:rsidR="00874469">
              <w:t>, Carl Moberg (calle</w:t>
            </w:r>
            <w:bookmarkStart w:id="3" w:name="_GoBack"/>
            <w:bookmarkEnd w:id="3"/>
            <w:r w:rsidR="00874469">
              <w:t>@tail-f.com)</w:t>
            </w:r>
          </w:ins>
        </w:p>
        <w:p w14:paraId="66FEBB67" w14:textId="0BB12FBF" w:rsidR="00CD1D1D" w:rsidRDefault="001A4B1B" w:rsidP="00871775">
          <w:r>
            <w:br w:type="page"/>
          </w:r>
        </w:p>
        <w:p w14:paraId="6CB56F99" w14:textId="09368CCC" w:rsidR="00871775" w:rsidRPr="00871775" w:rsidRDefault="00871775" w:rsidP="00871775">
          <w:pPr>
            <w:rPr>
              <w:rFonts w:eastAsiaTheme="majorEastAsia"/>
            </w:rPr>
          </w:pPr>
          <w:r w:rsidRPr="00871775">
            <w:rPr>
              <w:rFonts w:eastAsiaTheme="majorEastAsia"/>
            </w:rPr>
            <w:lastRenderedPageBreak/>
            <w:t xml:space="preserve">Copyright © </w:t>
          </w:r>
          <w:r w:rsidR="00E95DBE">
            <w:rPr>
              <w:rFonts w:eastAsiaTheme="majorEastAsia"/>
            </w:rPr>
            <w:t>2013</w:t>
          </w:r>
          <w:r w:rsidRPr="00871775">
            <w:rPr>
              <w:rFonts w:eastAsiaTheme="majorEastAsia"/>
            </w:rPr>
            <w:t xml:space="preserve">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4"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732E94AA" w14:textId="77777777" w:rsidR="00874469" w:rsidRDefault="00554195">
          <w:pPr>
            <w:pStyle w:val="TOC1"/>
            <w:tabs>
              <w:tab w:val="left" w:pos="362"/>
              <w:tab w:val="right" w:leader="dot" w:pos="9350"/>
            </w:tabs>
            <w:rPr>
              <w:ins w:id="4" w:author="Anees Shaikh" w:date="2013-10-07T01:15:00Z"/>
              <w:rFonts w:eastAsiaTheme="minorEastAsia"/>
              <w:noProof/>
              <w:sz w:val="24"/>
              <w:szCs w:val="24"/>
              <w:lang w:eastAsia="ja-JP"/>
            </w:rPr>
          </w:pPr>
          <w:r>
            <w:fldChar w:fldCharType="begin"/>
          </w:r>
          <w:r w:rsidR="00FF734B">
            <w:instrText xml:space="preserve"> TOC \o "1-3" \h \z \u </w:instrText>
          </w:r>
          <w:r>
            <w:fldChar w:fldCharType="separate"/>
          </w:r>
          <w:ins w:id="5" w:author="Anees Shaikh" w:date="2013-10-07T01:15:00Z">
            <w:r w:rsidR="00874469">
              <w:rPr>
                <w:noProof/>
              </w:rPr>
              <w:t>1</w:t>
            </w:r>
            <w:r w:rsidR="00874469">
              <w:rPr>
                <w:rFonts w:eastAsiaTheme="minorEastAsia"/>
                <w:noProof/>
                <w:sz w:val="24"/>
                <w:szCs w:val="24"/>
                <w:lang w:eastAsia="ja-JP"/>
              </w:rPr>
              <w:tab/>
            </w:r>
            <w:r w:rsidR="00874469">
              <w:rPr>
                <w:noProof/>
              </w:rPr>
              <w:t>Introduction</w:t>
            </w:r>
            <w:r w:rsidR="00874469">
              <w:rPr>
                <w:noProof/>
              </w:rPr>
              <w:tab/>
            </w:r>
            <w:r w:rsidR="00874469">
              <w:rPr>
                <w:noProof/>
              </w:rPr>
              <w:fldChar w:fldCharType="begin"/>
            </w:r>
            <w:r w:rsidR="00874469">
              <w:rPr>
                <w:noProof/>
              </w:rPr>
              <w:instrText xml:space="preserve"> PAGEREF _Toc242727882 \h </w:instrText>
            </w:r>
            <w:r w:rsidR="00874469">
              <w:rPr>
                <w:noProof/>
              </w:rPr>
            </w:r>
          </w:ins>
          <w:r w:rsidR="00874469">
            <w:rPr>
              <w:noProof/>
            </w:rPr>
            <w:fldChar w:fldCharType="separate"/>
          </w:r>
          <w:ins w:id="6" w:author="Anees Shaikh" w:date="2013-10-07T01:15:00Z">
            <w:r w:rsidR="00874469">
              <w:rPr>
                <w:noProof/>
              </w:rPr>
              <w:t>5</w:t>
            </w:r>
            <w:r w:rsidR="00874469">
              <w:rPr>
                <w:noProof/>
              </w:rPr>
              <w:fldChar w:fldCharType="end"/>
            </w:r>
          </w:ins>
        </w:p>
        <w:p w14:paraId="5D0A2D2D" w14:textId="77777777" w:rsidR="00874469" w:rsidRDefault="00874469">
          <w:pPr>
            <w:pStyle w:val="TOC1"/>
            <w:tabs>
              <w:tab w:val="left" w:pos="362"/>
              <w:tab w:val="right" w:leader="dot" w:pos="9350"/>
            </w:tabs>
            <w:rPr>
              <w:ins w:id="7" w:author="Anees Shaikh" w:date="2013-10-07T01:15:00Z"/>
              <w:rFonts w:eastAsiaTheme="minorEastAsia"/>
              <w:noProof/>
              <w:sz w:val="24"/>
              <w:szCs w:val="24"/>
              <w:lang w:eastAsia="ja-JP"/>
            </w:rPr>
          </w:pPr>
          <w:ins w:id="8" w:author="Anees Shaikh" w:date="2013-10-07T01:15: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_Toc242727883 \h </w:instrText>
            </w:r>
            <w:r>
              <w:rPr>
                <w:noProof/>
              </w:rPr>
            </w:r>
          </w:ins>
          <w:r>
            <w:rPr>
              <w:noProof/>
            </w:rPr>
            <w:fldChar w:fldCharType="separate"/>
          </w:r>
          <w:ins w:id="9" w:author="Anees Shaikh" w:date="2013-10-07T01:15:00Z">
            <w:r>
              <w:rPr>
                <w:noProof/>
              </w:rPr>
              <w:t>5</w:t>
            </w:r>
            <w:r>
              <w:rPr>
                <w:noProof/>
              </w:rPr>
              <w:fldChar w:fldCharType="end"/>
            </w:r>
          </w:ins>
        </w:p>
        <w:p w14:paraId="6A73F515" w14:textId="77777777" w:rsidR="00874469" w:rsidRDefault="00874469">
          <w:pPr>
            <w:pStyle w:val="TOC2"/>
            <w:tabs>
              <w:tab w:val="left" w:pos="749"/>
              <w:tab w:val="right" w:leader="dot" w:pos="9350"/>
            </w:tabs>
            <w:rPr>
              <w:ins w:id="10" w:author="Anees Shaikh" w:date="2013-10-07T01:15:00Z"/>
              <w:rFonts w:eastAsiaTheme="minorEastAsia"/>
              <w:noProof/>
              <w:sz w:val="24"/>
              <w:szCs w:val="24"/>
              <w:lang w:eastAsia="ja-JP"/>
            </w:rPr>
          </w:pPr>
          <w:ins w:id="11" w:author="Anees Shaikh" w:date="2013-10-07T01:15: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_Toc242727884 \h </w:instrText>
            </w:r>
            <w:r>
              <w:rPr>
                <w:noProof/>
              </w:rPr>
            </w:r>
          </w:ins>
          <w:r>
            <w:rPr>
              <w:noProof/>
            </w:rPr>
            <w:fldChar w:fldCharType="separate"/>
          </w:r>
          <w:ins w:id="12" w:author="Anees Shaikh" w:date="2013-10-07T01:15:00Z">
            <w:r>
              <w:rPr>
                <w:noProof/>
              </w:rPr>
              <w:t>7</w:t>
            </w:r>
            <w:r>
              <w:rPr>
                <w:noProof/>
              </w:rPr>
              <w:fldChar w:fldCharType="end"/>
            </w:r>
          </w:ins>
        </w:p>
        <w:p w14:paraId="7D8E0962" w14:textId="77777777" w:rsidR="00874469" w:rsidRDefault="00874469">
          <w:pPr>
            <w:pStyle w:val="TOC1"/>
            <w:tabs>
              <w:tab w:val="left" w:pos="362"/>
              <w:tab w:val="right" w:leader="dot" w:pos="9350"/>
            </w:tabs>
            <w:rPr>
              <w:ins w:id="13" w:author="Anees Shaikh" w:date="2013-10-07T01:15:00Z"/>
              <w:rFonts w:eastAsiaTheme="minorEastAsia"/>
              <w:noProof/>
              <w:sz w:val="24"/>
              <w:szCs w:val="24"/>
              <w:lang w:eastAsia="ja-JP"/>
            </w:rPr>
          </w:pPr>
          <w:ins w:id="14" w:author="Anees Shaikh" w:date="2013-10-07T01:15: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_Toc242727885 \h </w:instrText>
            </w:r>
            <w:r>
              <w:rPr>
                <w:noProof/>
              </w:rPr>
            </w:r>
          </w:ins>
          <w:r>
            <w:rPr>
              <w:noProof/>
            </w:rPr>
            <w:fldChar w:fldCharType="separate"/>
          </w:r>
          <w:ins w:id="15" w:author="Anees Shaikh" w:date="2013-10-07T01:15:00Z">
            <w:r>
              <w:rPr>
                <w:noProof/>
              </w:rPr>
              <w:t>8</w:t>
            </w:r>
            <w:r>
              <w:rPr>
                <w:noProof/>
              </w:rPr>
              <w:fldChar w:fldCharType="end"/>
            </w:r>
          </w:ins>
        </w:p>
        <w:p w14:paraId="4D0ADDE0" w14:textId="77777777" w:rsidR="00874469" w:rsidRDefault="00874469">
          <w:pPr>
            <w:pStyle w:val="TOC1"/>
            <w:tabs>
              <w:tab w:val="left" w:pos="362"/>
              <w:tab w:val="right" w:leader="dot" w:pos="9350"/>
            </w:tabs>
            <w:rPr>
              <w:ins w:id="16" w:author="Anees Shaikh" w:date="2013-10-07T01:15:00Z"/>
              <w:rFonts w:eastAsiaTheme="minorEastAsia"/>
              <w:noProof/>
              <w:sz w:val="24"/>
              <w:szCs w:val="24"/>
              <w:lang w:eastAsia="ja-JP"/>
            </w:rPr>
          </w:pPr>
          <w:ins w:id="17" w:author="Anees Shaikh" w:date="2013-10-07T01:15: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_Toc242727886 \h </w:instrText>
            </w:r>
            <w:r>
              <w:rPr>
                <w:noProof/>
              </w:rPr>
            </w:r>
          </w:ins>
          <w:r>
            <w:rPr>
              <w:noProof/>
            </w:rPr>
            <w:fldChar w:fldCharType="separate"/>
          </w:r>
          <w:ins w:id="18" w:author="Anees Shaikh" w:date="2013-10-07T01:15:00Z">
            <w:r>
              <w:rPr>
                <w:noProof/>
              </w:rPr>
              <w:t>9</w:t>
            </w:r>
            <w:r>
              <w:rPr>
                <w:noProof/>
              </w:rPr>
              <w:fldChar w:fldCharType="end"/>
            </w:r>
          </w:ins>
        </w:p>
        <w:p w14:paraId="34EEBC28" w14:textId="77777777" w:rsidR="00874469" w:rsidRDefault="00874469">
          <w:pPr>
            <w:pStyle w:val="TOC1"/>
            <w:tabs>
              <w:tab w:val="left" w:pos="362"/>
              <w:tab w:val="right" w:leader="dot" w:pos="9350"/>
            </w:tabs>
            <w:rPr>
              <w:ins w:id="19" w:author="Anees Shaikh" w:date="2013-10-07T01:15:00Z"/>
              <w:rFonts w:eastAsiaTheme="minorEastAsia"/>
              <w:noProof/>
              <w:sz w:val="24"/>
              <w:szCs w:val="24"/>
              <w:lang w:eastAsia="ja-JP"/>
            </w:rPr>
          </w:pPr>
          <w:ins w:id="20" w:author="Anees Shaikh" w:date="2013-10-07T01:15: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_Toc242727887 \h </w:instrText>
            </w:r>
            <w:r>
              <w:rPr>
                <w:noProof/>
              </w:rPr>
            </w:r>
          </w:ins>
          <w:r>
            <w:rPr>
              <w:noProof/>
            </w:rPr>
            <w:fldChar w:fldCharType="separate"/>
          </w:r>
          <w:ins w:id="21" w:author="Anees Shaikh" w:date="2013-10-07T01:15:00Z">
            <w:r>
              <w:rPr>
                <w:noProof/>
              </w:rPr>
              <w:t>9</w:t>
            </w:r>
            <w:r>
              <w:rPr>
                <w:noProof/>
              </w:rPr>
              <w:fldChar w:fldCharType="end"/>
            </w:r>
          </w:ins>
        </w:p>
        <w:p w14:paraId="45B525F2" w14:textId="77777777" w:rsidR="00874469" w:rsidRDefault="00874469">
          <w:pPr>
            <w:pStyle w:val="TOC2"/>
            <w:tabs>
              <w:tab w:val="left" w:pos="749"/>
              <w:tab w:val="right" w:leader="dot" w:pos="9350"/>
            </w:tabs>
            <w:rPr>
              <w:ins w:id="22" w:author="Anees Shaikh" w:date="2013-10-07T01:15:00Z"/>
              <w:rFonts w:eastAsiaTheme="minorEastAsia"/>
              <w:noProof/>
              <w:sz w:val="24"/>
              <w:szCs w:val="24"/>
              <w:lang w:eastAsia="ja-JP"/>
            </w:rPr>
          </w:pPr>
          <w:ins w:id="23" w:author="Anees Shaikh" w:date="2013-10-07T01:15: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_Toc242727888 \h </w:instrText>
            </w:r>
            <w:r>
              <w:rPr>
                <w:noProof/>
              </w:rPr>
            </w:r>
          </w:ins>
          <w:r>
            <w:rPr>
              <w:noProof/>
            </w:rPr>
            <w:fldChar w:fldCharType="separate"/>
          </w:r>
          <w:ins w:id="24" w:author="Anees Shaikh" w:date="2013-10-07T01:15:00Z">
            <w:r>
              <w:rPr>
                <w:noProof/>
              </w:rPr>
              <w:t>9</w:t>
            </w:r>
            <w:r>
              <w:rPr>
                <w:noProof/>
              </w:rPr>
              <w:fldChar w:fldCharType="end"/>
            </w:r>
          </w:ins>
        </w:p>
        <w:p w14:paraId="517D7F78" w14:textId="77777777" w:rsidR="00874469" w:rsidRDefault="00874469">
          <w:pPr>
            <w:pStyle w:val="TOC2"/>
            <w:tabs>
              <w:tab w:val="left" w:pos="749"/>
              <w:tab w:val="right" w:leader="dot" w:pos="9350"/>
            </w:tabs>
            <w:rPr>
              <w:ins w:id="25" w:author="Anees Shaikh" w:date="2013-10-07T01:15:00Z"/>
              <w:rFonts w:eastAsiaTheme="minorEastAsia"/>
              <w:noProof/>
              <w:sz w:val="24"/>
              <w:szCs w:val="24"/>
              <w:lang w:eastAsia="ja-JP"/>
            </w:rPr>
          </w:pPr>
          <w:ins w:id="26" w:author="Anees Shaikh" w:date="2013-10-07T01:15: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_Toc242727889 \h </w:instrText>
            </w:r>
            <w:r>
              <w:rPr>
                <w:noProof/>
              </w:rPr>
            </w:r>
          </w:ins>
          <w:r>
            <w:rPr>
              <w:noProof/>
            </w:rPr>
            <w:fldChar w:fldCharType="separate"/>
          </w:r>
          <w:ins w:id="27" w:author="Anees Shaikh" w:date="2013-10-07T01:15:00Z">
            <w:r>
              <w:rPr>
                <w:noProof/>
              </w:rPr>
              <w:t>9</w:t>
            </w:r>
            <w:r>
              <w:rPr>
                <w:noProof/>
              </w:rPr>
              <w:fldChar w:fldCharType="end"/>
            </w:r>
          </w:ins>
        </w:p>
        <w:p w14:paraId="568FEE2B" w14:textId="77777777" w:rsidR="00874469" w:rsidRDefault="00874469">
          <w:pPr>
            <w:pStyle w:val="TOC2"/>
            <w:tabs>
              <w:tab w:val="left" w:pos="749"/>
              <w:tab w:val="right" w:leader="dot" w:pos="9350"/>
            </w:tabs>
            <w:rPr>
              <w:ins w:id="28" w:author="Anees Shaikh" w:date="2013-10-07T01:15:00Z"/>
              <w:rFonts w:eastAsiaTheme="minorEastAsia"/>
              <w:noProof/>
              <w:sz w:val="24"/>
              <w:szCs w:val="24"/>
              <w:lang w:eastAsia="ja-JP"/>
            </w:rPr>
          </w:pPr>
          <w:ins w:id="29" w:author="Anees Shaikh" w:date="2013-10-07T01:15: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_Toc242727890 \h </w:instrText>
            </w:r>
            <w:r>
              <w:rPr>
                <w:noProof/>
              </w:rPr>
            </w:r>
          </w:ins>
          <w:r>
            <w:rPr>
              <w:noProof/>
            </w:rPr>
            <w:fldChar w:fldCharType="separate"/>
          </w:r>
          <w:ins w:id="30" w:author="Anees Shaikh" w:date="2013-10-07T01:15:00Z">
            <w:r>
              <w:rPr>
                <w:noProof/>
              </w:rPr>
              <w:t>10</w:t>
            </w:r>
            <w:r>
              <w:rPr>
                <w:noProof/>
              </w:rPr>
              <w:fldChar w:fldCharType="end"/>
            </w:r>
          </w:ins>
        </w:p>
        <w:p w14:paraId="6AB0BDB6" w14:textId="77777777" w:rsidR="00874469" w:rsidRDefault="00874469">
          <w:pPr>
            <w:pStyle w:val="TOC2"/>
            <w:tabs>
              <w:tab w:val="left" w:pos="749"/>
              <w:tab w:val="right" w:leader="dot" w:pos="9350"/>
            </w:tabs>
            <w:rPr>
              <w:ins w:id="31" w:author="Anees Shaikh" w:date="2013-10-07T01:15:00Z"/>
              <w:rFonts w:eastAsiaTheme="minorEastAsia"/>
              <w:noProof/>
              <w:sz w:val="24"/>
              <w:szCs w:val="24"/>
              <w:lang w:eastAsia="ja-JP"/>
            </w:rPr>
          </w:pPr>
          <w:ins w:id="32" w:author="Anees Shaikh" w:date="2013-10-07T01:15: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_Toc242727891 \h </w:instrText>
            </w:r>
            <w:r>
              <w:rPr>
                <w:noProof/>
              </w:rPr>
            </w:r>
          </w:ins>
          <w:r>
            <w:rPr>
              <w:noProof/>
            </w:rPr>
            <w:fldChar w:fldCharType="separate"/>
          </w:r>
          <w:ins w:id="33" w:author="Anees Shaikh" w:date="2013-10-07T01:15:00Z">
            <w:r>
              <w:rPr>
                <w:noProof/>
              </w:rPr>
              <w:t>10</w:t>
            </w:r>
            <w:r>
              <w:rPr>
                <w:noProof/>
              </w:rPr>
              <w:fldChar w:fldCharType="end"/>
            </w:r>
          </w:ins>
        </w:p>
        <w:p w14:paraId="196AE402" w14:textId="77777777" w:rsidR="00874469" w:rsidRDefault="00874469">
          <w:pPr>
            <w:pStyle w:val="TOC3"/>
            <w:tabs>
              <w:tab w:val="left" w:pos="1136"/>
              <w:tab w:val="right" w:leader="dot" w:pos="9350"/>
            </w:tabs>
            <w:rPr>
              <w:ins w:id="34" w:author="Anees Shaikh" w:date="2013-10-07T01:15:00Z"/>
              <w:rFonts w:eastAsiaTheme="minorEastAsia"/>
              <w:noProof/>
              <w:sz w:val="24"/>
              <w:szCs w:val="24"/>
              <w:lang w:eastAsia="ja-JP"/>
            </w:rPr>
          </w:pPr>
          <w:ins w:id="35" w:author="Anees Shaikh" w:date="2013-10-07T01:15: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_Toc242727892 \h </w:instrText>
            </w:r>
            <w:r>
              <w:rPr>
                <w:noProof/>
              </w:rPr>
            </w:r>
          </w:ins>
          <w:r>
            <w:rPr>
              <w:noProof/>
            </w:rPr>
            <w:fldChar w:fldCharType="separate"/>
          </w:r>
          <w:ins w:id="36" w:author="Anees Shaikh" w:date="2013-10-07T01:15:00Z">
            <w:r>
              <w:rPr>
                <w:noProof/>
              </w:rPr>
              <w:t>10</w:t>
            </w:r>
            <w:r>
              <w:rPr>
                <w:noProof/>
              </w:rPr>
              <w:fldChar w:fldCharType="end"/>
            </w:r>
          </w:ins>
        </w:p>
        <w:p w14:paraId="34B9E1FD" w14:textId="77777777" w:rsidR="00874469" w:rsidRDefault="00874469">
          <w:pPr>
            <w:pStyle w:val="TOC3"/>
            <w:tabs>
              <w:tab w:val="left" w:pos="1136"/>
              <w:tab w:val="right" w:leader="dot" w:pos="9350"/>
            </w:tabs>
            <w:rPr>
              <w:ins w:id="37" w:author="Anees Shaikh" w:date="2013-10-07T01:15:00Z"/>
              <w:rFonts w:eastAsiaTheme="minorEastAsia"/>
              <w:noProof/>
              <w:sz w:val="24"/>
              <w:szCs w:val="24"/>
              <w:lang w:eastAsia="ja-JP"/>
            </w:rPr>
          </w:pPr>
          <w:ins w:id="38" w:author="Anees Shaikh" w:date="2013-10-07T01:15: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_Toc242727893 \h </w:instrText>
            </w:r>
            <w:r>
              <w:rPr>
                <w:noProof/>
              </w:rPr>
            </w:r>
          </w:ins>
          <w:r>
            <w:rPr>
              <w:noProof/>
            </w:rPr>
            <w:fldChar w:fldCharType="separate"/>
          </w:r>
          <w:ins w:id="39" w:author="Anees Shaikh" w:date="2013-10-07T01:15:00Z">
            <w:r>
              <w:rPr>
                <w:noProof/>
              </w:rPr>
              <w:t>10</w:t>
            </w:r>
            <w:r>
              <w:rPr>
                <w:noProof/>
              </w:rPr>
              <w:fldChar w:fldCharType="end"/>
            </w:r>
          </w:ins>
        </w:p>
        <w:p w14:paraId="5A1F88C4" w14:textId="77777777" w:rsidR="00874469" w:rsidRDefault="00874469">
          <w:pPr>
            <w:pStyle w:val="TOC2"/>
            <w:tabs>
              <w:tab w:val="left" w:pos="749"/>
              <w:tab w:val="right" w:leader="dot" w:pos="9350"/>
            </w:tabs>
            <w:rPr>
              <w:ins w:id="40" w:author="Anees Shaikh" w:date="2013-10-07T01:15:00Z"/>
              <w:rFonts w:eastAsiaTheme="minorEastAsia"/>
              <w:noProof/>
              <w:sz w:val="24"/>
              <w:szCs w:val="24"/>
              <w:lang w:eastAsia="ja-JP"/>
            </w:rPr>
          </w:pPr>
          <w:ins w:id="41" w:author="Anees Shaikh" w:date="2013-10-07T01:15: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_Toc242727894 \h </w:instrText>
            </w:r>
            <w:r>
              <w:rPr>
                <w:noProof/>
              </w:rPr>
            </w:r>
          </w:ins>
          <w:r>
            <w:rPr>
              <w:noProof/>
            </w:rPr>
            <w:fldChar w:fldCharType="separate"/>
          </w:r>
          <w:ins w:id="42" w:author="Anees Shaikh" w:date="2013-10-07T01:15:00Z">
            <w:r>
              <w:rPr>
                <w:noProof/>
              </w:rPr>
              <w:t>10</w:t>
            </w:r>
            <w:r>
              <w:rPr>
                <w:noProof/>
              </w:rPr>
              <w:fldChar w:fldCharType="end"/>
            </w:r>
          </w:ins>
        </w:p>
        <w:p w14:paraId="06CEA996" w14:textId="77777777" w:rsidR="00874469" w:rsidRDefault="00874469">
          <w:pPr>
            <w:pStyle w:val="TOC2"/>
            <w:tabs>
              <w:tab w:val="left" w:pos="749"/>
              <w:tab w:val="right" w:leader="dot" w:pos="9350"/>
            </w:tabs>
            <w:rPr>
              <w:ins w:id="43" w:author="Anees Shaikh" w:date="2013-10-07T01:15:00Z"/>
              <w:rFonts w:eastAsiaTheme="minorEastAsia"/>
              <w:noProof/>
              <w:sz w:val="24"/>
              <w:szCs w:val="24"/>
              <w:lang w:eastAsia="ja-JP"/>
            </w:rPr>
          </w:pPr>
          <w:ins w:id="44" w:author="Anees Shaikh" w:date="2013-10-07T01:15: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_Toc242727895 \h </w:instrText>
            </w:r>
            <w:r>
              <w:rPr>
                <w:noProof/>
              </w:rPr>
            </w:r>
          </w:ins>
          <w:r>
            <w:rPr>
              <w:noProof/>
            </w:rPr>
            <w:fldChar w:fldCharType="separate"/>
          </w:r>
          <w:ins w:id="45" w:author="Anees Shaikh" w:date="2013-10-07T01:15:00Z">
            <w:r>
              <w:rPr>
                <w:noProof/>
              </w:rPr>
              <w:t>10</w:t>
            </w:r>
            <w:r>
              <w:rPr>
                <w:noProof/>
              </w:rPr>
              <w:fldChar w:fldCharType="end"/>
            </w:r>
          </w:ins>
        </w:p>
        <w:p w14:paraId="414CA5ED" w14:textId="77777777" w:rsidR="00874469" w:rsidRDefault="00874469">
          <w:pPr>
            <w:pStyle w:val="TOC1"/>
            <w:tabs>
              <w:tab w:val="left" w:pos="362"/>
              <w:tab w:val="right" w:leader="dot" w:pos="9350"/>
            </w:tabs>
            <w:rPr>
              <w:ins w:id="46" w:author="Anees Shaikh" w:date="2013-10-07T01:15:00Z"/>
              <w:rFonts w:eastAsiaTheme="minorEastAsia"/>
              <w:noProof/>
              <w:sz w:val="24"/>
              <w:szCs w:val="24"/>
              <w:lang w:eastAsia="ja-JP"/>
            </w:rPr>
          </w:pPr>
          <w:ins w:id="47" w:author="Anees Shaikh" w:date="2013-10-07T01:15: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_Toc242727896 \h </w:instrText>
            </w:r>
            <w:r>
              <w:rPr>
                <w:noProof/>
              </w:rPr>
            </w:r>
          </w:ins>
          <w:r>
            <w:rPr>
              <w:noProof/>
            </w:rPr>
            <w:fldChar w:fldCharType="separate"/>
          </w:r>
          <w:ins w:id="48" w:author="Anees Shaikh" w:date="2013-10-07T01:15:00Z">
            <w:r>
              <w:rPr>
                <w:noProof/>
              </w:rPr>
              <w:t>10</w:t>
            </w:r>
            <w:r>
              <w:rPr>
                <w:noProof/>
              </w:rPr>
              <w:fldChar w:fldCharType="end"/>
            </w:r>
          </w:ins>
        </w:p>
        <w:p w14:paraId="3486450C" w14:textId="77777777" w:rsidR="00874469" w:rsidRDefault="00874469">
          <w:pPr>
            <w:pStyle w:val="TOC2"/>
            <w:tabs>
              <w:tab w:val="left" w:pos="749"/>
              <w:tab w:val="right" w:leader="dot" w:pos="9350"/>
            </w:tabs>
            <w:rPr>
              <w:ins w:id="49" w:author="Anees Shaikh" w:date="2013-10-07T01:15:00Z"/>
              <w:rFonts w:eastAsiaTheme="minorEastAsia"/>
              <w:noProof/>
              <w:sz w:val="24"/>
              <w:szCs w:val="24"/>
              <w:lang w:eastAsia="ja-JP"/>
            </w:rPr>
          </w:pPr>
          <w:ins w:id="50" w:author="Anees Shaikh" w:date="2013-10-07T01:15: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_Toc242727897 \h </w:instrText>
            </w:r>
            <w:r>
              <w:rPr>
                <w:noProof/>
              </w:rPr>
            </w:r>
          </w:ins>
          <w:r>
            <w:rPr>
              <w:noProof/>
            </w:rPr>
            <w:fldChar w:fldCharType="separate"/>
          </w:r>
          <w:ins w:id="51" w:author="Anees Shaikh" w:date="2013-10-07T01:15:00Z">
            <w:r>
              <w:rPr>
                <w:noProof/>
              </w:rPr>
              <w:t>10</w:t>
            </w:r>
            <w:r>
              <w:rPr>
                <w:noProof/>
              </w:rPr>
              <w:fldChar w:fldCharType="end"/>
            </w:r>
          </w:ins>
        </w:p>
        <w:p w14:paraId="1E13AFEF" w14:textId="77777777" w:rsidR="00874469" w:rsidRDefault="00874469">
          <w:pPr>
            <w:pStyle w:val="TOC3"/>
            <w:tabs>
              <w:tab w:val="left" w:pos="1136"/>
              <w:tab w:val="right" w:leader="dot" w:pos="9350"/>
            </w:tabs>
            <w:rPr>
              <w:ins w:id="52" w:author="Anees Shaikh" w:date="2013-10-07T01:15:00Z"/>
              <w:rFonts w:eastAsiaTheme="minorEastAsia"/>
              <w:noProof/>
              <w:sz w:val="24"/>
              <w:szCs w:val="24"/>
              <w:lang w:eastAsia="ja-JP"/>
            </w:rPr>
          </w:pPr>
          <w:ins w:id="53" w:author="Anees Shaikh" w:date="2013-10-07T01:15:00Z">
            <w:r>
              <w:rPr>
                <w:noProof/>
              </w:rPr>
              <w:t>6.1.1</w:t>
            </w:r>
            <w:r>
              <w:rPr>
                <w:rFonts w:eastAsiaTheme="minorEastAsia"/>
                <w:noProof/>
                <w:sz w:val="24"/>
                <w:szCs w:val="24"/>
                <w:lang w:eastAsia="ja-JP"/>
              </w:rPr>
              <w:tab/>
            </w:r>
            <w:r>
              <w:rPr>
                <w:noProof/>
              </w:rPr>
              <w:t>Instantiation of one or more Openflow Data Planes on an Openflow Capable Switch and assignment of resources to these data planes</w:t>
            </w:r>
            <w:r>
              <w:rPr>
                <w:noProof/>
              </w:rPr>
              <w:tab/>
            </w:r>
            <w:r>
              <w:rPr>
                <w:noProof/>
              </w:rPr>
              <w:fldChar w:fldCharType="begin"/>
            </w:r>
            <w:r>
              <w:rPr>
                <w:noProof/>
              </w:rPr>
              <w:instrText xml:space="preserve"> PAGEREF _Toc242727898 \h </w:instrText>
            </w:r>
            <w:r>
              <w:rPr>
                <w:noProof/>
              </w:rPr>
            </w:r>
          </w:ins>
          <w:r>
            <w:rPr>
              <w:noProof/>
            </w:rPr>
            <w:fldChar w:fldCharType="separate"/>
          </w:r>
          <w:ins w:id="54" w:author="Anees Shaikh" w:date="2013-10-07T01:15:00Z">
            <w:r>
              <w:rPr>
                <w:noProof/>
              </w:rPr>
              <w:t>11</w:t>
            </w:r>
            <w:r>
              <w:rPr>
                <w:noProof/>
              </w:rPr>
              <w:fldChar w:fldCharType="end"/>
            </w:r>
          </w:ins>
        </w:p>
        <w:p w14:paraId="74511DBE" w14:textId="77777777" w:rsidR="00874469" w:rsidRDefault="00874469">
          <w:pPr>
            <w:pStyle w:val="TOC3"/>
            <w:tabs>
              <w:tab w:val="left" w:pos="1136"/>
              <w:tab w:val="right" w:leader="dot" w:pos="9350"/>
            </w:tabs>
            <w:rPr>
              <w:ins w:id="55" w:author="Anees Shaikh" w:date="2013-10-07T01:15:00Z"/>
              <w:rFonts w:eastAsiaTheme="minorEastAsia"/>
              <w:noProof/>
              <w:sz w:val="24"/>
              <w:szCs w:val="24"/>
              <w:lang w:eastAsia="ja-JP"/>
            </w:rPr>
          </w:pPr>
          <w:ins w:id="56" w:author="Anees Shaikh" w:date="2013-10-07T01:15: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_Toc242727899 \h </w:instrText>
            </w:r>
            <w:r>
              <w:rPr>
                <w:noProof/>
              </w:rPr>
            </w:r>
          </w:ins>
          <w:r>
            <w:rPr>
              <w:noProof/>
            </w:rPr>
            <w:fldChar w:fldCharType="separate"/>
          </w:r>
          <w:ins w:id="57" w:author="Anees Shaikh" w:date="2013-10-07T01:15:00Z">
            <w:r>
              <w:rPr>
                <w:noProof/>
              </w:rPr>
              <w:t>11</w:t>
            </w:r>
            <w:r>
              <w:rPr>
                <w:noProof/>
              </w:rPr>
              <w:fldChar w:fldCharType="end"/>
            </w:r>
          </w:ins>
        </w:p>
        <w:p w14:paraId="66EEEB85" w14:textId="77777777" w:rsidR="00874469" w:rsidRDefault="00874469">
          <w:pPr>
            <w:pStyle w:val="TOC3"/>
            <w:tabs>
              <w:tab w:val="left" w:pos="1136"/>
              <w:tab w:val="right" w:leader="dot" w:pos="9350"/>
            </w:tabs>
            <w:rPr>
              <w:ins w:id="58" w:author="Anees Shaikh" w:date="2013-10-07T01:15:00Z"/>
              <w:rFonts w:eastAsiaTheme="minorEastAsia"/>
              <w:noProof/>
              <w:sz w:val="24"/>
              <w:szCs w:val="24"/>
              <w:lang w:eastAsia="ja-JP"/>
            </w:rPr>
          </w:pPr>
          <w:ins w:id="59" w:author="Anees Shaikh" w:date="2013-10-07T01:15: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_Toc242727900 \h </w:instrText>
            </w:r>
            <w:r>
              <w:rPr>
                <w:noProof/>
              </w:rPr>
            </w:r>
          </w:ins>
          <w:r>
            <w:rPr>
              <w:noProof/>
            </w:rPr>
            <w:fldChar w:fldCharType="separate"/>
          </w:r>
          <w:ins w:id="60" w:author="Anees Shaikh" w:date="2013-10-07T01:15:00Z">
            <w:r>
              <w:rPr>
                <w:noProof/>
              </w:rPr>
              <w:t>11</w:t>
            </w:r>
            <w:r>
              <w:rPr>
                <w:noProof/>
              </w:rPr>
              <w:fldChar w:fldCharType="end"/>
            </w:r>
          </w:ins>
        </w:p>
        <w:p w14:paraId="76CE43ED" w14:textId="77777777" w:rsidR="00874469" w:rsidRDefault="00874469">
          <w:pPr>
            <w:pStyle w:val="TOC3"/>
            <w:tabs>
              <w:tab w:val="left" w:pos="1136"/>
              <w:tab w:val="right" w:leader="dot" w:pos="9350"/>
            </w:tabs>
            <w:rPr>
              <w:ins w:id="61" w:author="Anees Shaikh" w:date="2013-10-07T01:15:00Z"/>
              <w:rFonts w:eastAsiaTheme="minorEastAsia"/>
              <w:noProof/>
              <w:sz w:val="24"/>
              <w:szCs w:val="24"/>
              <w:lang w:eastAsia="ja-JP"/>
            </w:rPr>
          </w:pPr>
          <w:ins w:id="62" w:author="Anees Shaikh" w:date="2013-10-07T01:15: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_Toc242727901 \h </w:instrText>
            </w:r>
            <w:r>
              <w:rPr>
                <w:noProof/>
              </w:rPr>
            </w:r>
          </w:ins>
          <w:r>
            <w:rPr>
              <w:noProof/>
            </w:rPr>
            <w:fldChar w:fldCharType="separate"/>
          </w:r>
          <w:ins w:id="63" w:author="Anees Shaikh" w:date="2013-10-07T01:15:00Z">
            <w:r>
              <w:rPr>
                <w:noProof/>
              </w:rPr>
              <w:t>11</w:t>
            </w:r>
            <w:r>
              <w:rPr>
                <w:noProof/>
              </w:rPr>
              <w:fldChar w:fldCharType="end"/>
            </w:r>
          </w:ins>
        </w:p>
        <w:p w14:paraId="6210C98A" w14:textId="77777777" w:rsidR="00874469" w:rsidRDefault="00874469">
          <w:pPr>
            <w:pStyle w:val="TOC3"/>
            <w:tabs>
              <w:tab w:val="left" w:pos="1136"/>
              <w:tab w:val="right" w:leader="dot" w:pos="9350"/>
            </w:tabs>
            <w:rPr>
              <w:ins w:id="64" w:author="Anees Shaikh" w:date="2013-10-07T01:15:00Z"/>
              <w:rFonts w:eastAsiaTheme="minorEastAsia"/>
              <w:noProof/>
              <w:sz w:val="24"/>
              <w:szCs w:val="24"/>
              <w:lang w:eastAsia="ja-JP"/>
            </w:rPr>
          </w:pPr>
          <w:ins w:id="65" w:author="Anees Shaikh" w:date="2013-10-07T01:15: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_Toc242727902 \h </w:instrText>
            </w:r>
            <w:r>
              <w:rPr>
                <w:noProof/>
              </w:rPr>
            </w:r>
          </w:ins>
          <w:r>
            <w:rPr>
              <w:noProof/>
            </w:rPr>
            <w:fldChar w:fldCharType="separate"/>
          </w:r>
          <w:ins w:id="66" w:author="Anees Shaikh" w:date="2013-10-07T01:15:00Z">
            <w:r>
              <w:rPr>
                <w:noProof/>
              </w:rPr>
              <w:t>11</w:t>
            </w:r>
            <w:r>
              <w:rPr>
                <w:noProof/>
              </w:rPr>
              <w:fldChar w:fldCharType="end"/>
            </w:r>
          </w:ins>
        </w:p>
        <w:p w14:paraId="3910A972" w14:textId="77777777" w:rsidR="00874469" w:rsidRDefault="00874469">
          <w:pPr>
            <w:pStyle w:val="TOC3"/>
            <w:tabs>
              <w:tab w:val="left" w:pos="1136"/>
              <w:tab w:val="right" w:leader="dot" w:pos="9350"/>
            </w:tabs>
            <w:rPr>
              <w:ins w:id="67" w:author="Anees Shaikh" w:date="2013-10-07T01:15:00Z"/>
              <w:rFonts w:eastAsiaTheme="minorEastAsia"/>
              <w:noProof/>
              <w:sz w:val="24"/>
              <w:szCs w:val="24"/>
              <w:lang w:eastAsia="ja-JP"/>
            </w:rPr>
          </w:pPr>
          <w:ins w:id="68" w:author="Anees Shaikh" w:date="2013-10-07T01:15: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_Toc242727903 \h </w:instrText>
            </w:r>
            <w:r>
              <w:rPr>
                <w:noProof/>
              </w:rPr>
            </w:r>
          </w:ins>
          <w:r>
            <w:rPr>
              <w:noProof/>
            </w:rPr>
            <w:fldChar w:fldCharType="separate"/>
          </w:r>
          <w:ins w:id="69" w:author="Anees Shaikh" w:date="2013-10-07T01:15:00Z">
            <w:r>
              <w:rPr>
                <w:noProof/>
              </w:rPr>
              <w:t>12</w:t>
            </w:r>
            <w:r>
              <w:rPr>
                <w:noProof/>
              </w:rPr>
              <w:fldChar w:fldCharType="end"/>
            </w:r>
          </w:ins>
        </w:p>
        <w:p w14:paraId="4F414CFC" w14:textId="77777777" w:rsidR="00874469" w:rsidRDefault="00874469">
          <w:pPr>
            <w:pStyle w:val="TOC3"/>
            <w:tabs>
              <w:tab w:val="left" w:pos="1136"/>
              <w:tab w:val="right" w:leader="dot" w:pos="9350"/>
            </w:tabs>
            <w:rPr>
              <w:ins w:id="70" w:author="Anees Shaikh" w:date="2013-10-07T01:15:00Z"/>
              <w:rFonts w:eastAsiaTheme="minorEastAsia"/>
              <w:noProof/>
              <w:sz w:val="24"/>
              <w:szCs w:val="24"/>
              <w:lang w:eastAsia="ja-JP"/>
            </w:rPr>
          </w:pPr>
          <w:ins w:id="71" w:author="Anees Shaikh" w:date="2013-10-07T01:15: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_Toc242727904 \h </w:instrText>
            </w:r>
            <w:r>
              <w:rPr>
                <w:noProof/>
              </w:rPr>
            </w:r>
          </w:ins>
          <w:r>
            <w:rPr>
              <w:noProof/>
            </w:rPr>
            <w:fldChar w:fldCharType="separate"/>
          </w:r>
          <w:ins w:id="72" w:author="Anees Shaikh" w:date="2013-10-07T01:15:00Z">
            <w:r>
              <w:rPr>
                <w:noProof/>
              </w:rPr>
              <w:t>12</w:t>
            </w:r>
            <w:r>
              <w:rPr>
                <w:noProof/>
              </w:rPr>
              <w:fldChar w:fldCharType="end"/>
            </w:r>
          </w:ins>
        </w:p>
        <w:p w14:paraId="17333FD5" w14:textId="77777777" w:rsidR="00874469" w:rsidRDefault="00874469">
          <w:pPr>
            <w:pStyle w:val="TOC3"/>
            <w:tabs>
              <w:tab w:val="left" w:pos="1136"/>
              <w:tab w:val="right" w:leader="dot" w:pos="9350"/>
            </w:tabs>
            <w:rPr>
              <w:ins w:id="73" w:author="Anees Shaikh" w:date="2013-10-07T01:15:00Z"/>
              <w:rFonts w:eastAsiaTheme="minorEastAsia"/>
              <w:noProof/>
              <w:sz w:val="24"/>
              <w:szCs w:val="24"/>
              <w:lang w:eastAsia="ja-JP"/>
            </w:rPr>
          </w:pPr>
          <w:ins w:id="74" w:author="Anees Shaikh" w:date="2013-10-07T01:15: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_Toc242727905 \h </w:instrText>
            </w:r>
            <w:r>
              <w:rPr>
                <w:noProof/>
              </w:rPr>
            </w:r>
          </w:ins>
          <w:r>
            <w:rPr>
              <w:noProof/>
            </w:rPr>
            <w:fldChar w:fldCharType="separate"/>
          </w:r>
          <w:ins w:id="75" w:author="Anees Shaikh" w:date="2013-10-07T01:15:00Z">
            <w:r>
              <w:rPr>
                <w:noProof/>
              </w:rPr>
              <w:t>12</w:t>
            </w:r>
            <w:r>
              <w:rPr>
                <w:noProof/>
              </w:rPr>
              <w:fldChar w:fldCharType="end"/>
            </w:r>
          </w:ins>
        </w:p>
        <w:p w14:paraId="24249184" w14:textId="77777777" w:rsidR="00874469" w:rsidRDefault="00874469">
          <w:pPr>
            <w:pStyle w:val="TOC3"/>
            <w:tabs>
              <w:tab w:val="left" w:pos="1136"/>
              <w:tab w:val="right" w:leader="dot" w:pos="9350"/>
            </w:tabs>
            <w:rPr>
              <w:ins w:id="76" w:author="Anees Shaikh" w:date="2013-10-07T01:15:00Z"/>
              <w:rFonts w:eastAsiaTheme="minorEastAsia"/>
              <w:noProof/>
              <w:sz w:val="24"/>
              <w:szCs w:val="24"/>
              <w:lang w:eastAsia="ja-JP"/>
            </w:rPr>
          </w:pPr>
          <w:ins w:id="77" w:author="Anees Shaikh" w:date="2013-10-07T01:15: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_Toc242727906 \h </w:instrText>
            </w:r>
            <w:r>
              <w:rPr>
                <w:noProof/>
              </w:rPr>
            </w:r>
          </w:ins>
          <w:r>
            <w:rPr>
              <w:noProof/>
            </w:rPr>
            <w:fldChar w:fldCharType="separate"/>
          </w:r>
          <w:ins w:id="78" w:author="Anees Shaikh" w:date="2013-10-07T01:15:00Z">
            <w:r>
              <w:rPr>
                <w:noProof/>
              </w:rPr>
              <w:t>13</w:t>
            </w:r>
            <w:r>
              <w:rPr>
                <w:noProof/>
              </w:rPr>
              <w:fldChar w:fldCharType="end"/>
            </w:r>
          </w:ins>
        </w:p>
        <w:p w14:paraId="29EF4534" w14:textId="77777777" w:rsidR="00874469" w:rsidRDefault="00874469">
          <w:pPr>
            <w:pStyle w:val="TOC3"/>
            <w:tabs>
              <w:tab w:val="left" w:pos="1258"/>
              <w:tab w:val="right" w:leader="dot" w:pos="9350"/>
            </w:tabs>
            <w:rPr>
              <w:ins w:id="79" w:author="Anees Shaikh" w:date="2013-10-07T01:15:00Z"/>
              <w:rFonts w:eastAsiaTheme="minorEastAsia"/>
              <w:noProof/>
              <w:sz w:val="24"/>
              <w:szCs w:val="24"/>
              <w:lang w:eastAsia="ja-JP"/>
            </w:rPr>
          </w:pPr>
          <w:ins w:id="80" w:author="Anees Shaikh" w:date="2013-10-07T01:15: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_Toc242727907 \h </w:instrText>
            </w:r>
            <w:r>
              <w:rPr>
                <w:noProof/>
              </w:rPr>
            </w:r>
          </w:ins>
          <w:r>
            <w:rPr>
              <w:noProof/>
            </w:rPr>
            <w:fldChar w:fldCharType="separate"/>
          </w:r>
          <w:ins w:id="81" w:author="Anees Shaikh" w:date="2013-10-07T01:15:00Z">
            <w:r>
              <w:rPr>
                <w:noProof/>
              </w:rPr>
              <w:t>13</w:t>
            </w:r>
            <w:r>
              <w:rPr>
                <w:noProof/>
              </w:rPr>
              <w:fldChar w:fldCharType="end"/>
            </w:r>
          </w:ins>
        </w:p>
        <w:p w14:paraId="5B3EA3F8" w14:textId="77777777" w:rsidR="00874469" w:rsidRDefault="00874469">
          <w:pPr>
            <w:pStyle w:val="TOC2"/>
            <w:tabs>
              <w:tab w:val="left" w:pos="749"/>
              <w:tab w:val="right" w:leader="dot" w:pos="9350"/>
            </w:tabs>
            <w:rPr>
              <w:ins w:id="82" w:author="Anees Shaikh" w:date="2013-10-07T01:15:00Z"/>
              <w:rFonts w:eastAsiaTheme="minorEastAsia"/>
              <w:noProof/>
              <w:sz w:val="24"/>
              <w:szCs w:val="24"/>
              <w:lang w:eastAsia="ja-JP"/>
            </w:rPr>
          </w:pPr>
          <w:ins w:id="83" w:author="Anees Shaikh" w:date="2013-10-07T01:15: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_Toc242727908 \h </w:instrText>
            </w:r>
            <w:r>
              <w:rPr>
                <w:noProof/>
              </w:rPr>
            </w:r>
          </w:ins>
          <w:r>
            <w:rPr>
              <w:noProof/>
            </w:rPr>
            <w:fldChar w:fldCharType="separate"/>
          </w:r>
          <w:ins w:id="84" w:author="Anees Shaikh" w:date="2013-10-07T01:15:00Z">
            <w:r>
              <w:rPr>
                <w:noProof/>
              </w:rPr>
              <w:t>13</w:t>
            </w:r>
            <w:r>
              <w:rPr>
                <w:noProof/>
              </w:rPr>
              <w:fldChar w:fldCharType="end"/>
            </w:r>
          </w:ins>
        </w:p>
        <w:p w14:paraId="0D255742" w14:textId="77777777" w:rsidR="00874469" w:rsidRDefault="00874469">
          <w:pPr>
            <w:pStyle w:val="TOC2"/>
            <w:tabs>
              <w:tab w:val="left" w:pos="749"/>
              <w:tab w:val="right" w:leader="dot" w:pos="9350"/>
            </w:tabs>
            <w:rPr>
              <w:ins w:id="85" w:author="Anees Shaikh" w:date="2013-10-07T01:15:00Z"/>
              <w:rFonts w:eastAsiaTheme="minorEastAsia"/>
              <w:noProof/>
              <w:sz w:val="24"/>
              <w:szCs w:val="24"/>
              <w:lang w:eastAsia="ja-JP"/>
            </w:rPr>
          </w:pPr>
          <w:ins w:id="86" w:author="Anees Shaikh" w:date="2013-10-07T01:15: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_Toc242727909 \h </w:instrText>
            </w:r>
            <w:r>
              <w:rPr>
                <w:noProof/>
              </w:rPr>
            </w:r>
          </w:ins>
          <w:r>
            <w:rPr>
              <w:noProof/>
            </w:rPr>
            <w:fldChar w:fldCharType="separate"/>
          </w:r>
          <w:ins w:id="87" w:author="Anees Shaikh" w:date="2013-10-07T01:15:00Z">
            <w:r>
              <w:rPr>
                <w:noProof/>
              </w:rPr>
              <w:t>14</w:t>
            </w:r>
            <w:r>
              <w:rPr>
                <w:noProof/>
              </w:rPr>
              <w:fldChar w:fldCharType="end"/>
            </w:r>
          </w:ins>
        </w:p>
        <w:p w14:paraId="6C91439C" w14:textId="77777777" w:rsidR="00874469" w:rsidRDefault="00874469">
          <w:pPr>
            <w:pStyle w:val="TOC2"/>
            <w:tabs>
              <w:tab w:val="left" w:pos="749"/>
              <w:tab w:val="right" w:leader="dot" w:pos="9350"/>
            </w:tabs>
            <w:rPr>
              <w:ins w:id="88" w:author="Anees Shaikh" w:date="2013-10-07T01:15:00Z"/>
              <w:rFonts w:eastAsiaTheme="minorEastAsia"/>
              <w:noProof/>
              <w:sz w:val="24"/>
              <w:szCs w:val="24"/>
              <w:lang w:eastAsia="ja-JP"/>
            </w:rPr>
          </w:pPr>
          <w:ins w:id="89" w:author="Anees Shaikh" w:date="2013-10-07T01:15: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_Toc242727910 \h </w:instrText>
            </w:r>
            <w:r>
              <w:rPr>
                <w:noProof/>
              </w:rPr>
            </w:r>
          </w:ins>
          <w:r>
            <w:rPr>
              <w:noProof/>
            </w:rPr>
            <w:fldChar w:fldCharType="separate"/>
          </w:r>
          <w:ins w:id="90" w:author="Anees Shaikh" w:date="2013-10-07T01:15:00Z">
            <w:r>
              <w:rPr>
                <w:noProof/>
              </w:rPr>
              <w:t>14</w:t>
            </w:r>
            <w:r>
              <w:rPr>
                <w:noProof/>
              </w:rPr>
              <w:fldChar w:fldCharType="end"/>
            </w:r>
          </w:ins>
        </w:p>
        <w:p w14:paraId="1BDBA033" w14:textId="77777777" w:rsidR="00874469" w:rsidRDefault="00874469">
          <w:pPr>
            <w:pStyle w:val="TOC1"/>
            <w:tabs>
              <w:tab w:val="left" w:pos="362"/>
              <w:tab w:val="right" w:leader="dot" w:pos="9350"/>
            </w:tabs>
            <w:rPr>
              <w:ins w:id="91" w:author="Anees Shaikh" w:date="2013-10-07T01:15:00Z"/>
              <w:rFonts w:eastAsiaTheme="minorEastAsia"/>
              <w:noProof/>
              <w:sz w:val="24"/>
              <w:szCs w:val="24"/>
              <w:lang w:eastAsia="ja-JP"/>
            </w:rPr>
          </w:pPr>
          <w:ins w:id="92" w:author="Anees Shaikh" w:date="2013-10-07T01:15: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_Toc242727911 \h </w:instrText>
            </w:r>
            <w:r>
              <w:rPr>
                <w:noProof/>
              </w:rPr>
            </w:r>
          </w:ins>
          <w:r>
            <w:rPr>
              <w:noProof/>
            </w:rPr>
            <w:fldChar w:fldCharType="separate"/>
          </w:r>
          <w:ins w:id="93" w:author="Anees Shaikh" w:date="2013-10-07T01:15:00Z">
            <w:r>
              <w:rPr>
                <w:noProof/>
              </w:rPr>
              <w:t>15</w:t>
            </w:r>
            <w:r>
              <w:rPr>
                <w:noProof/>
              </w:rPr>
              <w:fldChar w:fldCharType="end"/>
            </w:r>
          </w:ins>
        </w:p>
        <w:p w14:paraId="539D86FD" w14:textId="77777777" w:rsidR="00874469" w:rsidRDefault="00874469">
          <w:pPr>
            <w:pStyle w:val="TOC1"/>
            <w:tabs>
              <w:tab w:val="left" w:pos="362"/>
              <w:tab w:val="right" w:leader="dot" w:pos="9350"/>
            </w:tabs>
            <w:rPr>
              <w:ins w:id="94" w:author="Anees Shaikh" w:date="2013-10-07T01:15:00Z"/>
              <w:rFonts w:eastAsiaTheme="minorEastAsia"/>
              <w:noProof/>
              <w:sz w:val="24"/>
              <w:szCs w:val="24"/>
              <w:lang w:eastAsia="ja-JP"/>
            </w:rPr>
          </w:pPr>
          <w:ins w:id="95" w:author="Anees Shaikh" w:date="2013-10-07T01:15: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_Toc242727912 \h </w:instrText>
            </w:r>
            <w:r>
              <w:rPr>
                <w:noProof/>
              </w:rPr>
            </w:r>
          </w:ins>
          <w:r>
            <w:rPr>
              <w:noProof/>
            </w:rPr>
            <w:fldChar w:fldCharType="separate"/>
          </w:r>
          <w:ins w:id="96" w:author="Anees Shaikh" w:date="2013-10-07T01:15:00Z">
            <w:r>
              <w:rPr>
                <w:noProof/>
              </w:rPr>
              <w:t>17</w:t>
            </w:r>
            <w:r>
              <w:rPr>
                <w:noProof/>
              </w:rPr>
              <w:fldChar w:fldCharType="end"/>
            </w:r>
          </w:ins>
        </w:p>
        <w:p w14:paraId="5D50762B" w14:textId="77777777" w:rsidR="00874469" w:rsidRDefault="00874469">
          <w:pPr>
            <w:pStyle w:val="TOC2"/>
            <w:tabs>
              <w:tab w:val="left" w:pos="749"/>
              <w:tab w:val="right" w:leader="dot" w:pos="9350"/>
            </w:tabs>
            <w:rPr>
              <w:ins w:id="97" w:author="Anees Shaikh" w:date="2013-10-07T01:15:00Z"/>
              <w:rFonts w:eastAsiaTheme="minorEastAsia"/>
              <w:noProof/>
              <w:sz w:val="24"/>
              <w:szCs w:val="24"/>
              <w:lang w:eastAsia="ja-JP"/>
            </w:rPr>
          </w:pPr>
          <w:ins w:id="98" w:author="Anees Shaikh" w:date="2013-10-07T01:15:00Z">
            <w:r>
              <w:rPr>
                <w:noProof/>
              </w:rPr>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_Toc242727913 \h </w:instrText>
            </w:r>
            <w:r>
              <w:rPr>
                <w:noProof/>
              </w:rPr>
            </w:r>
          </w:ins>
          <w:r>
            <w:rPr>
              <w:noProof/>
            </w:rPr>
            <w:fldChar w:fldCharType="separate"/>
          </w:r>
          <w:ins w:id="99" w:author="Anees Shaikh" w:date="2013-10-07T01:15:00Z">
            <w:r>
              <w:rPr>
                <w:noProof/>
              </w:rPr>
              <w:t>18</w:t>
            </w:r>
            <w:r>
              <w:rPr>
                <w:noProof/>
              </w:rPr>
              <w:fldChar w:fldCharType="end"/>
            </w:r>
          </w:ins>
        </w:p>
        <w:p w14:paraId="72D23CCA" w14:textId="77777777" w:rsidR="00874469" w:rsidRDefault="00874469">
          <w:pPr>
            <w:pStyle w:val="TOC2"/>
            <w:tabs>
              <w:tab w:val="left" w:pos="749"/>
              <w:tab w:val="right" w:leader="dot" w:pos="9350"/>
            </w:tabs>
            <w:rPr>
              <w:ins w:id="100" w:author="Anees Shaikh" w:date="2013-10-07T01:15:00Z"/>
              <w:rFonts w:eastAsiaTheme="minorEastAsia"/>
              <w:noProof/>
              <w:sz w:val="24"/>
              <w:szCs w:val="24"/>
              <w:lang w:eastAsia="ja-JP"/>
            </w:rPr>
          </w:pPr>
          <w:ins w:id="101" w:author="Anees Shaikh" w:date="2013-10-07T01:15: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_Toc242727914 \h </w:instrText>
            </w:r>
            <w:r>
              <w:rPr>
                <w:noProof/>
              </w:rPr>
            </w:r>
          </w:ins>
          <w:r>
            <w:rPr>
              <w:noProof/>
            </w:rPr>
            <w:fldChar w:fldCharType="separate"/>
          </w:r>
          <w:ins w:id="102" w:author="Anees Shaikh" w:date="2013-10-07T01:15:00Z">
            <w:r>
              <w:rPr>
                <w:noProof/>
              </w:rPr>
              <w:t>18</w:t>
            </w:r>
            <w:r>
              <w:rPr>
                <w:noProof/>
              </w:rPr>
              <w:fldChar w:fldCharType="end"/>
            </w:r>
          </w:ins>
        </w:p>
        <w:p w14:paraId="0673042D" w14:textId="77777777" w:rsidR="00874469" w:rsidRDefault="00874469">
          <w:pPr>
            <w:pStyle w:val="TOC2"/>
            <w:tabs>
              <w:tab w:val="left" w:pos="749"/>
              <w:tab w:val="right" w:leader="dot" w:pos="9350"/>
            </w:tabs>
            <w:rPr>
              <w:ins w:id="103" w:author="Anees Shaikh" w:date="2013-10-07T01:15:00Z"/>
              <w:rFonts w:eastAsiaTheme="minorEastAsia"/>
              <w:noProof/>
              <w:sz w:val="24"/>
              <w:szCs w:val="24"/>
              <w:lang w:eastAsia="ja-JP"/>
            </w:rPr>
          </w:pPr>
          <w:ins w:id="104" w:author="Anees Shaikh" w:date="2013-10-07T01:15: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_Toc242727915 \h </w:instrText>
            </w:r>
            <w:r>
              <w:rPr>
                <w:noProof/>
              </w:rPr>
            </w:r>
          </w:ins>
          <w:r>
            <w:rPr>
              <w:noProof/>
            </w:rPr>
            <w:fldChar w:fldCharType="separate"/>
          </w:r>
          <w:ins w:id="105" w:author="Anees Shaikh" w:date="2013-10-07T01:15:00Z">
            <w:r>
              <w:rPr>
                <w:noProof/>
              </w:rPr>
              <w:t>19</w:t>
            </w:r>
            <w:r>
              <w:rPr>
                <w:noProof/>
              </w:rPr>
              <w:fldChar w:fldCharType="end"/>
            </w:r>
          </w:ins>
        </w:p>
        <w:p w14:paraId="0573F051" w14:textId="77777777" w:rsidR="00874469" w:rsidRDefault="00874469">
          <w:pPr>
            <w:pStyle w:val="TOC3"/>
            <w:tabs>
              <w:tab w:val="left" w:pos="1136"/>
              <w:tab w:val="right" w:leader="dot" w:pos="9350"/>
            </w:tabs>
            <w:rPr>
              <w:ins w:id="106" w:author="Anees Shaikh" w:date="2013-10-07T01:15:00Z"/>
              <w:rFonts w:eastAsiaTheme="minorEastAsia"/>
              <w:noProof/>
              <w:sz w:val="24"/>
              <w:szCs w:val="24"/>
              <w:lang w:eastAsia="ja-JP"/>
            </w:rPr>
          </w:pPr>
          <w:ins w:id="107" w:author="Anees Shaikh" w:date="2013-10-07T01:15: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_Toc242727916 \h </w:instrText>
            </w:r>
            <w:r>
              <w:rPr>
                <w:noProof/>
              </w:rPr>
            </w:r>
          </w:ins>
          <w:r>
            <w:rPr>
              <w:noProof/>
            </w:rPr>
            <w:fldChar w:fldCharType="separate"/>
          </w:r>
          <w:ins w:id="108" w:author="Anees Shaikh" w:date="2013-10-07T01:15:00Z">
            <w:r>
              <w:rPr>
                <w:noProof/>
              </w:rPr>
              <w:t>19</w:t>
            </w:r>
            <w:r>
              <w:rPr>
                <w:noProof/>
              </w:rPr>
              <w:fldChar w:fldCharType="end"/>
            </w:r>
          </w:ins>
        </w:p>
        <w:p w14:paraId="4BD70F38" w14:textId="77777777" w:rsidR="00874469" w:rsidRDefault="00874469">
          <w:pPr>
            <w:pStyle w:val="TOC3"/>
            <w:tabs>
              <w:tab w:val="left" w:pos="1136"/>
              <w:tab w:val="right" w:leader="dot" w:pos="9350"/>
            </w:tabs>
            <w:rPr>
              <w:ins w:id="109" w:author="Anees Shaikh" w:date="2013-10-07T01:15:00Z"/>
              <w:rFonts w:eastAsiaTheme="minorEastAsia"/>
              <w:noProof/>
              <w:sz w:val="24"/>
              <w:szCs w:val="24"/>
              <w:lang w:eastAsia="ja-JP"/>
            </w:rPr>
          </w:pPr>
          <w:ins w:id="110" w:author="Anees Shaikh" w:date="2013-10-07T01:15: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_Toc242727917 \h </w:instrText>
            </w:r>
            <w:r>
              <w:rPr>
                <w:noProof/>
              </w:rPr>
            </w:r>
          </w:ins>
          <w:r>
            <w:rPr>
              <w:noProof/>
            </w:rPr>
            <w:fldChar w:fldCharType="separate"/>
          </w:r>
          <w:ins w:id="111" w:author="Anees Shaikh" w:date="2013-10-07T01:15:00Z">
            <w:r>
              <w:rPr>
                <w:noProof/>
              </w:rPr>
              <w:t>20</w:t>
            </w:r>
            <w:r>
              <w:rPr>
                <w:noProof/>
              </w:rPr>
              <w:fldChar w:fldCharType="end"/>
            </w:r>
          </w:ins>
        </w:p>
        <w:p w14:paraId="146FAF3D" w14:textId="77777777" w:rsidR="00874469" w:rsidRDefault="00874469">
          <w:pPr>
            <w:pStyle w:val="TOC2"/>
            <w:tabs>
              <w:tab w:val="left" w:pos="749"/>
              <w:tab w:val="right" w:leader="dot" w:pos="9350"/>
            </w:tabs>
            <w:rPr>
              <w:ins w:id="112" w:author="Anees Shaikh" w:date="2013-10-07T01:15:00Z"/>
              <w:rFonts w:eastAsiaTheme="minorEastAsia"/>
              <w:noProof/>
              <w:sz w:val="24"/>
              <w:szCs w:val="24"/>
              <w:lang w:eastAsia="ja-JP"/>
            </w:rPr>
          </w:pPr>
          <w:ins w:id="113" w:author="Anees Shaikh" w:date="2013-10-07T01:15: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_Toc242727918 \h </w:instrText>
            </w:r>
            <w:r>
              <w:rPr>
                <w:noProof/>
              </w:rPr>
            </w:r>
          </w:ins>
          <w:r>
            <w:rPr>
              <w:noProof/>
            </w:rPr>
            <w:fldChar w:fldCharType="separate"/>
          </w:r>
          <w:ins w:id="114" w:author="Anees Shaikh" w:date="2013-10-07T01:15:00Z">
            <w:r>
              <w:rPr>
                <w:noProof/>
              </w:rPr>
              <w:t>20</w:t>
            </w:r>
            <w:r>
              <w:rPr>
                <w:noProof/>
              </w:rPr>
              <w:fldChar w:fldCharType="end"/>
            </w:r>
          </w:ins>
        </w:p>
        <w:p w14:paraId="1BA26D1C" w14:textId="77777777" w:rsidR="00874469" w:rsidRDefault="00874469">
          <w:pPr>
            <w:pStyle w:val="TOC3"/>
            <w:tabs>
              <w:tab w:val="left" w:pos="1136"/>
              <w:tab w:val="right" w:leader="dot" w:pos="9350"/>
            </w:tabs>
            <w:rPr>
              <w:ins w:id="115" w:author="Anees Shaikh" w:date="2013-10-07T01:15:00Z"/>
              <w:rFonts w:eastAsiaTheme="minorEastAsia"/>
              <w:noProof/>
              <w:sz w:val="24"/>
              <w:szCs w:val="24"/>
              <w:lang w:eastAsia="ja-JP"/>
            </w:rPr>
          </w:pPr>
          <w:ins w:id="116" w:author="Anees Shaikh" w:date="2013-10-07T01:15: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_Toc242727919 \h </w:instrText>
            </w:r>
            <w:r>
              <w:rPr>
                <w:noProof/>
              </w:rPr>
            </w:r>
          </w:ins>
          <w:r>
            <w:rPr>
              <w:noProof/>
            </w:rPr>
            <w:fldChar w:fldCharType="separate"/>
          </w:r>
          <w:ins w:id="117" w:author="Anees Shaikh" w:date="2013-10-07T01:15:00Z">
            <w:r>
              <w:rPr>
                <w:noProof/>
              </w:rPr>
              <w:t>20</w:t>
            </w:r>
            <w:r>
              <w:rPr>
                <w:noProof/>
              </w:rPr>
              <w:fldChar w:fldCharType="end"/>
            </w:r>
          </w:ins>
        </w:p>
        <w:p w14:paraId="41409C9F" w14:textId="77777777" w:rsidR="00874469" w:rsidRDefault="00874469">
          <w:pPr>
            <w:pStyle w:val="TOC3"/>
            <w:tabs>
              <w:tab w:val="left" w:pos="1136"/>
              <w:tab w:val="right" w:leader="dot" w:pos="9350"/>
            </w:tabs>
            <w:rPr>
              <w:ins w:id="118" w:author="Anees Shaikh" w:date="2013-10-07T01:15:00Z"/>
              <w:rFonts w:eastAsiaTheme="minorEastAsia"/>
              <w:noProof/>
              <w:sz w:val="24"/>
              <w:szCs w:val="24"/>
              <w:lang w:eastAsia="ja-JP"/>
            </w:rPr>
          </w:pPr>
          <w:ins w:id="119" w:author="Anees Shaikh" w:date="2013-10-07T01:15: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_Toc242727920 \h </w:instrText>
            </w:r>
            <w:r>
              <w:rPr>
                <w:noProof/>
              </w:rPr>
            </w:r>
          </w:ins>
          <w:r>
            <w:rPr>
              <w:noProof/>
            </w:rPr>
            <w:fldChar w:fldCharType="separate"/>
          </w:r>
          <w:ins w:id="120" w:author="Anees Shaikh" w:date="2013-10-07T01:15:00Z">
            <w:r>
              <w:rPr>
                <w:noProof/>
              </w:rPr>
              <w:t>21</w:t>
            </w:r>
            <w:r>
              <w:rPr>
                <w:noProof/>
              </w:rPr>
              <w:fldChar w:fldCharType="end"/>
            </w:r>
          </w:ins>
        </w:p>
        <w:p w14:paraId="66C5443E" w14:textId="77777777" w:rsidR="00874469" w:rsidRDefault="00874469">
          <w:pPr>
            <w:pStyle w:val="TOC2"/>
            <w:tabs>
              <w:tab w:val="left" w:pos="749"/>
              <w:tab w:val="right" w:leader="dot" w:pos="9350"/>
            </w:tabs>
            <w:rPr>
              <w:ins w:id="121" w:author="Anees Shaikh" w:date="2013-10-07T01:15:00Z"/>
              <w:rFonts w:eastAsiaTheme="minorEastAsia"/>
              <w:noProof/>
              <w:sz w:val="24"/>
              <w:szCs w:val="24"/>
              <w:lang w:eastAsia="ja-JP"/>
            </w:rPr>
          </w:pPr>
          <w:ins w:id="122" w:author="Anees Shaikh" w:date="2013-10-07T01:15: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_Toc242727921 \h </w:instrText>
            </w:r>
            <w:r>
              <w:rPr>
                <w:noProof/>
              </w:rPr>
            </w:r>
          </w:ins>
          <w:r>
            <w:rPr>
              <w:noProof/>
            </w:rPr>
            <w:fldChar w:fldCharType="separate"/>
          </w:r>
          <w:ins w:id="123" w:author="Anees Shaikh" w:date="2013-10-07T01:15:00Z">
            <w:r>
              <w:rPr>
                <w:noProof/>
              </w:rPr>
              <w:t>21</w:t>
            </w:r>
            <w:r>
              <w:rPr>
                <w:noProof/>
              </w:rPr>
              <w:fldChar w:fldCharType="end"/>
            </w:r>
          </w:ins>
        </w:p>
        <w:p w14:paraId="38D7FF7A" w14:textId="77777777" w:rsidR="00874469" w:rsidRDefault="00874469">
          <w:pPr>
            <w:pStyle w:val="TOC3"/>
            <w:tabs>
              <w:tab w:val="left" w:pos="1136"/>
              <w:tab w:val="right" w:leader="dot" w:pos="9350"/>
            </w:tabs>
            <w:rPr>
              <w:ins w:id="124" w:author="Anees Shaikh" w:date="2013-10-07T01:15:00Z"/>
              <w:rFonts w:eastAsiaTheme="minorEastAsia"/>
              <w:noProof/>
              <w:sz w:val="24"/>
              <w:szCs w:val="24"/>
              <w:lang w:eastAsia="ja-JP"/>
            </w:rPr>
          </w:pPr>
          <w:ins w:id="125" w:author="Anees Shaikh" w:date="2013-10-07T01:15: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_Toc242727922 \h </w:instrText>
            </w:r>
            <w:r>
              <w:rPr>
                <w:noProof/>
              </w:rPr>
            </w:r>
          </w:ins>
          <w:r>
            <w:rPr>
              <w:noProof/>
            </w:rPr>
            <w:fldChar w:fldCharType="separate"/>
          </w:r>
          <w:ins w:id="126" w:author="Anees Shaikh" w:date="2013-10-07T01:15:00Z">
            <w:r>
              <w:rPr>
                <w:noProof/>
              </w:rPr>
              <w:t>21</w:t>
            </w:r>
            <w:r>
              <w:rPr>
                <w:noProof/>
              </w:rPr>
              <w:fldChar w:fldCharType="end"/>
            </w:r>
          </w:ins>
        </w:p>
        <w:p w14:paraId="5170B5F3" w14:textId="77777777" w:rsidR="00874469" w:rsidRDefault="00874469">
          <w:pPr>
            <w:pStyle w:val="TOC3"/>
            <w:tabs>
              <w:tab w:val="left" w:pos="1136"/>
              <w:tab w:val="right" w:leader="dot" w:pos="9350"/>
            </w:tabs>
            <w:rPr>
              <w:ins w:id="127" w:author="Anees Shaikh" w:date="2013-10-07T01:15:00Z"/>
              <w:rFonts w:eastAsiaTheme="minorEastAsia"/>
              <w:noProof/>
              <w:sz w:val="24"/>
              <w:szCs w:val="24"/>
              <w:lang w:eastAsia="ja-JP"/>
            </w:rPr>
          </w:pPr>
          <w:ins w:id="128" w:author="Anees Shaikh" w:date="2013-10-07T01:15: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_Toc242727923 \h </w:instrText>
            </w:r>
            <w:r>
              <w:rPr>
                <w:noProof/>
              </w:rPr>
            </w:r>
          </w:ins>
          <w:r>
            <w:rPr>
              <w:noProof/>
            </w:rPr>
            <w:fldChar w:fldCharType="separate"/>
          </w:r>
          <w:ins w:id="129" w:author="Anees Shaikh" w:date="2013-10-07T01:15:00Z">
            <w:r>
              <w:rPr>
                <w:noProof/>
              </w:rPr>
              <w:t>22</w:t>
            </w:r>
            <w:r>
              <w:rPr>
                <w:noProof/>
              </w:rPr>
              <w:fldChar w:fldCharType="end"/>
            </w:r>
          </w:ins>
        </w:p>
        <w:p w14:paraId="6C0101D1" w14:textId="77777777" w:rsidR="00874469" w:rsidRDefault="00874469">
          <w:pPr>
            <w:pStyle w:val="TOC2"/>
            <w:tabs>
              <w:tab w:val="left" w:pos="749"/>
              <w:tab w:val="right" w:leader="dot" w:pos="9350"/>
            </w:tabs>
            <w:rPr>
              <w:ins w:id="130" w:author="Anees Shaikh" w:date="2013-10-07T01:15:00Z"/>
              <w:rFonts w:eastAsiaTheme="minorEastAsia"/>
              <w:noProof/>
              <w:sz w:val="24"/>
              <w:szCs w:val="24"/>
              <w:lang w:eastAsia="ja-JP"/>
            </w:rPr>
          </w:pPr>
          <w:ins w:id="131" w:author="Anees Shaikh" w:date="2013-10-07T01:15: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_Toc242727924 \h </w:instrText>
            </w:r>
            <w:r>
              <w:rPr>
                <w:noProof/>
              </w:rPr>
            </w:r>
          </w:ins>
          <w:r>
            <w:rPr>
              <w:noProof/>
            </w:rPr>
            <w:fldChar w:fldCharType="separate"/>
          </w:r>
          <w:ins w:id="132" w:author="Anees Shaikh" w:date="2013-10-07T01:15:00Z">
            <w:r>
              <w:rPr>
                <w:noProof/>
              </w:rPr>
              <w:t>23</w:t>
            </w:r>
            <w:r>
              <w:rPr>
                <w:noProof/>
              </w:rPr>
              <w:fldChar w:fldCharType="end"/>
            </w:r>
          </w:ins>
        </w:p>
        <w:p w14:paraId="7DAFA742" w14:textId="77777777" w:rsidR="00874469" w:rsidRDefault="00874469">
          <w:pPr>
            <w:pStyle w:val="TOC3"/>
            <w:tabs>
              <w:tab w:val="left" w:pos="1136"/>
              <w:tab w:val="right" w:leader="dot" w:pos="9350"/>
            </w:tabs>
            <w:rPr>
              <w:ins w:id="133" w:author="Anees Shaikh" w:date="2013-10-07T01:15:00Z"/>
              <w:rFonts w:eastAsiaTheme="minorEastAsia"/>
              <w:noProof/>
              <w:sz w:val="24"/>
              <w:szCs w:val="24"/>
              <w:lang w:eastAsia="ja-JP"/>
            </w:rPr>
          </w:pPr>
          <w:ins w:id="134" w:author="Anees Shaikh" w:date="2013-10-07T01:15: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_Toc242727925 \h </w:instrText>
            </w:r>
            <w:r>
              <w:rPr>
                <w:noProof/>
              </w:rPr>
            </w:r>
          </w:ins>
          <w:r>
            <w:rPr>
              <w:noProof/>
            </w:rPr>
            <w:fldChar w:fldCharType="separate"/>
          </w:r>
          <w:ins w:id="135" w:author="Anees Shaikh" w:date="2013-10-07T01:15:00Z">
            <w:r>
              <w:rPr>
                <w:noProof/>
              </w:rPr>
              <w:t>23</w:t>
            </w:r>
            <w:r>
              <w:rPr>
                <w:noProof/>
              </w:rPr>
              <w:fldChar w:fldCharType="end"/>
            </w:r>
          </w:ins>
        </w:p>
        <w:p w14:paraId="56B08463" w14:textId="77777777" w:rsidR="00874469" w:rsidRDefault="00874469">
          <w:pPr>
            <w:pStyle w:val="TOC3"/>
            <w:tabs>
              <w:tab w:val="left" w:pos="1136"/>
              <w:tab w:val="right" w:leader="dot" w:pos="9350"/>
            </w:tabs>
            <w:rPr>
              <w:ins w:id="136" w:author="Anees Shaikh" w:date="2013-10-07T01:15:00Z"/>
              <w:rFonts w:eastAsiaTheme="minorEastAsia"/>
              <w:noProof/>
              <w:sz w:val="24"/>
              <w:szCs w:val="24"/>
              <w:lang w:eastAsia="ja-JP"/>
            </w:rPr>
          </w:pPr>
          <w:ins w:id="137" w:author="Anees Shaikh" w:date="2013-10-07T01:15: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_Toc242727926 \h </w:instrText>
            </w:r>
            <w:r>
              <w:rPr>
                <w:noProof/>
              </w:rPr>
            </w:r>
          </w:ins>
          <w:r>
            <w:rPr>
              <w:noProof/>
            </w:rPr>
            <w:fldChar w:fldCharType="separate"/>
          </w:r>
          <w:ins w:id="138" w:author="Anees Shaikh" w:date="2013-10-07T01:15:00Z">
            <w:r>
              <w:rPr>
                <w:noProof/>
              </w:rPr>
              <w:t>23</w:t>
            </w:r>
            <w:r>
              <w:rPr>
                <w:noProof/>
              </w:rPr>
              <w:fldChar w:fldCharType="end"/>
            </w:r>
          </w:ins>
        </w:p>
        <w:p w14:paraId="4CD3BC15" w14:textId="77777777" w:rsidR="00874469" w:rsidRDefault="00874469">
          <w:pPr>
            <w:pStyle w:val="TOC2"/>
            <w:tabs>
              <w:tab w:val="left" w:pos="749"/>
              <w:tab w:val="right" w:leader="dot" w:pos="9350"/>
            </w:tabs>
            <w:rPr>
              <w:ins w:id="139" w:author="Anees Shaikh" w:date="2013-10-07T01:15:00Z"/>
              <w:rFonts w:eastAsiaTheme="minorEastAsia"/>
              <w:noProof/>
              <w:sz w:val="24"/>
              <w:szCs w:val="24"/>
              <w:lang w:eastAsia="ja-JP"/>
            </w:rPr>
          </w:pPr>
          <w:ins w:id="140" w:author="Anees Shaikh" w:date="2013-10-07T01:15: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_Toc242727927 \h </w:instrText>
            </w:r>
            <w:r>
              <w:rPr>
                <w:noProof/>
              </w:rPr>
            </w:r>
          </w:ins>
          <w:r>
            <w:rPr>
              <w:noProof/>
            </w:rPr>
            <w:fldChar w:fldCharType="separate"/>
          </w:r>
          <w:ins w:id="141" w:author="Anees Shaikh" w:date="2013-10-07T01:15:00Z">
            <w:r>
              <w:rPr>
                <w:noProof/>
              </w:rPr>
              <w:t>24</w:t>
            </w:r>
            <w:r>
              <w:rPr>
                <w:noProof/>
              </w:rPr>
              <w:fldChar w:fldCharType="end"/>
            </w:r>
          </w:ins>
        </w:p>
        <w:p w14:paraId="71E33D9A" w14:textId="77777777" w:rsidR="00874469" w:rsidRDefault="00874469">
          <w:pPr>
            <w:pStyle w:val="TOC3"/>
            <w:tabs>
              <w:tab w:val="left" w:pos="1136"/>
              <w:tab w:val="right" w:leader="dot" w:pos="9350"/>
            </w:tabs>
            <w:rPr>
              <w:ins w:id="142" w:author="Anees Shaikh" w:date="2013-10-07T01:15:00Z"/>
              <w:rFonts w:eastAsiaTheme="minorEastAsia"/>
              <w:noProof/>
              <w:sz w:val="24"/>
              <w:szCs w:val="24"/>
              <w:lang w:eastAsia="ja-JP"/>
            </w:rPr>
          </w:pPr>
          <w:ins w:id="143" w:author="Anees Shaikh" w:date="2013-10-07T01:15: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_Toc242727928 \h </w:instrText>
            </w:r>
            <w:r>
              <w:rPr>
                <w:noProof/>
              </w:rPr>
            </w:r>
          </w:ins>
          <w:r>
            <w:rPr>
              <w:noProof/>
            </w:rPr>
            <w:fldChar w:fldCharType="separate"/>
          </w:r>
          <w:ins w:id="144" w:author="Anees Shaikh" w:date="2013-10-07T01:15:00Z">
            <w:r>
              <w:rPr>
                <w:noProof/>
              </w:rPr>
              <w:t>24</w:t>
            </w:r>
            <w:r>
              <w:rPr>
                <w:noProof/>
              </w:rPr>
              <w:fldChar w:fldCharType="end"/>
            </w:r>
          </w:ins>
        </w:p>
        <w:p w14:paraId="35BF4431" w14:textId="77777777" w:rsidR="00874469" w:rsidRDefault="00874469">
          <w:pPr>
            <w:pStyle w:val="TOC3"/>
            <w:tabs>
              <w:tab w:val="left" w:pos="1136"/>
              <w:tab w:val="right" w:leader="dot" w:pos="9350"/>
            </w:tabs>
            <w:rPr>
              <w:ins w:id="145" w:author="Anees Shaikh" w:date="2013-10-07T01:15:00Z"/>
              <w:rFonts w:eastAsiaTheme="minorEastAsia"/>
              <w:noProof/>
              <w:sz w:val="24"/>
              <w:szCs w:val="24"/>
              <w:lang w:eastAsia="ja-JP"/>
            </w:rPr>
          </w:pPr>
          <w:ins w:id="146" w:author="Anees Shaikh" w:date="2013-10-07T01:15: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_Toc242727929 \h </w:instrText>
            </w:r>
            <w:r>
              <w:rPr>
                <w:noProof/>
              </w:rPr>
            </w:r>
          </w:ins>
          <w:r>
            <w:rPr>
              <w:noProof/>
            </w:rPr>
            <w:fldChar w:fldCharType="separate"/>
          </w:r>
          <w:ins w:id="147" w:author="Anees Shaikh" w:date="2013-10-07T01:15:00Z">
            <w:r>
              <w:rPr>
                <w:noProof/>
              </w:rPr>
              <w:t>25</w:t>
            </w:r>
            <w:r>
              <w:rPr>
                <w:noProof/>
              </w:rPr>
              <w:fldChar w:fldCharType="end"/>
            </w:r>
          </w:ins>
        </w:p>
        <w:p w14:paraId="05A7E066" w14:textId="77777777" w:rsidR="00874469" w:rsidRDefault="00874469">
          <w:pPr>
            <w:pStyle w:val="TOC2"/>
            <w:tabs>
              <w:tab w:val="left" w:pos="749"/>
              <w:tab w:val="right" w:leader="dot" w:pos="9350"/>
            </w:tabs>
            <w:rPr>
              <w:ins w:id="148" w:author="Anees Shaikh" w:date="2013-10-07T01:15:00Z"/>
              <w:rFonts w:eastAsiaTheme="minorEastAsia"/>
              <w:noProof/>
              <w:sz w:val="24"/>
              <w:szCs w:val="24"/>
              <w:lang w:eastAsia="ja-JP"/>
            </w:rPr>
          </w:pPr>
          <w:ins w:id="149" w:author="Anees Shaikh" w:date="2013-10-07T01:15: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_Toc242727930 \h </w:instrText>
            </w:r>
            <w:r>
              <w:rPr>
                <w:noProof/>
              </w:rPr>
            </w:r>
          </w:ins>
          <w:r>
            <w:rPr>
              <w:noProof/>
            </w:rPr>
            <w:fldChar w:fldCharType="separate"/>
          </w:r>
          <w:ins w:id="150" w:author="Anees Shaikh" w:date="2013-10-07T01:15:00Z">
            <w:r>
              <w:rPr>
                <w:noProof/>
              </w:rPr>
              <w:t>25</w:t>
            </w:r>
            <w:r>
              <w:rPr>
                <w:noProof/>
              </w:rPr>
              <w:fldChar w:fldCharType="end"/>
            </w:r>
          </w:ins>
        </w:p>
        <w:p w14:paraId="14585F4E" w14:textId="77777777" w:rsidR="00874469" w:rsidRDefault="00874469">
          <w:pPr>
            <w:pStyle w:val="TOC3"/>
            <w:tabs>
              <w:tab w:val="left" w:pos="1136"/>
              <w:tab w:val="right" w:leader="dot" w:pos="9350"/>
            </w:tabs>
            <w:rPr>
              <w:ins w:id="151" w:author="Anees Shaikh" w:date="2013-10-07T01:15:00Z"/>
              <w:rFonts w:eastAsiaTheme="minorEastAsia"/>
              <w:noProof/>
              <w:sz w:val="24"/>
              <w:szCs w:val="24"/>
              <w:lang w:eastAsia="ja-JP"/>
            </w:rPr>
          </w:pPr>
          <w:ins w:id="152" w:author="Anees Shaikh" w:date="2013-10-07T01:15: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_Toc242727931 \h </w:instrText>
            </w:r>
            <w:r>
              <w:rPr>
                <w:noProof/>
              </w:rPr>
            </w:r>
          </w:ins>
          <w:r>
            <w:rPr>
              <w:noProof/>
            </w:rPr>
            <w:fldChar w:fldCharType="separate"/>
          </w:r>
          <w:ins w:id="153" w:author="Anees Shaikh" w:date="2013-10-07T01:15:00Z">
            <w:r>
              <w:rPr>
                <w:noProof/>
              </w:rPr>
              <w:t>25</w:t>
            </w:r>
            <w:r>
              <w:rPr>
                <w:noProof/>
              </w:rPr>
              <w:fldChar w:fldCharType="end"/>
            </w:r>
          </w:ins>
        </w:p>
        <w:p w14:paraId="1D4CFA4C" w14:textId="77777777" w:rsidR="00874469" w:rsidRDefault="00874469">
          <w:pPr>
            <w:pStyle w:val="TOC3"/>
            <w:tabs>
              <w:tab w:val="left" w:pos="1136"/>
              <w:tab w:val="right" w:leader="dot" w:pos="9350"/>
            </w:tabs>
            <w:rPr>
              <w:ins w:id="154" w:author="Anees Shaikh" w:date="2013-10-07T01:15:00Z"/>
              <w:rFonts w:eastAsiaTheme="minorEastAsia"/>
              <w:noProof/>
              <w:sz w:val="24"/>
              <w:szCs w:val="24"/>
              <w:lang w:eastAsia="ja-JP"/>
            </w:rPr>
          </w:pPr>
          <w:ins w:id="155" w:author="Anees Shaikh" w:date="2013-10-07T01:15: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_Toc242727932 \h </w:instrText>
            </w:r>
            <w:r>
              <w:rPr>
                <w:noProof/>
              </w:rPr>
            </w:r>
          </w:ins>
          <w:r>
            <w:rPr>
              <w:noProof/>
            </w:rPr>
            <w:fldChar w:fldCharType="separate"/>
          </w:r>
          <w:ins w:id="156" w:author="Anees Shaikh" w:date="2013-10-07T01:15:00Z">
            <w:r>
              <w:rPr>
                <w:noProof/>
              </w:rPr>
              <w:t>25</w:t>
            </w:r>
            <w:r>
              <w:rPr>
                <w:noProof/>
              </w:rPr>
              <w:fldChar w:fldCharType="end"/>
            </w:r>
          </w:ins>
        </w:p>
        <w:p w14:paraId="2D2AE99C" w14:textId="77777777" w:rsidR="00874469" w:rsidRDefault="00874469">
          <w:pPr>
            <w:pStyle w:val="TOC2"/>
            <w:tabs>
              <w:tab w:val="left" w:pos="749"/>
              <w:tab w:val="right" w:leader="dot" w:pos="9350"/>
            </w:tabs>
            <w:rPr>
              <w:ins w:id="157" w:author="Anees Shaikh" w:date="2013-10-07T01:15:00Z"/>
              <w:rFonts w:eastAsiaTheme="minorEastAsia"/>
              <w:noProof/>
              <w:sz w:val="24"/>
              <w:szCs w:val="24"/>
              <w:lang w:eastAsia="ja-JP"/>
            </w:rPr>
          </w:pPr>
          <w:ins w:id="158" w:author="Anees Shaikh" w:date="2013-10-07T01:15: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_Toc242727933 \h </w:instrText>
            </w:r>
            <w:r>
              <w:rPr>
                <w:noProof/>
              </w:rPr>
            </w:r>
          </w:ins>
          <w:r>
            <w:rPr>
              <w:noProof/>
            </w:rPr>
            <w:fldChar w:fldCharType="separate"/>
          </w:r>
          <w:ins w:id="159" w:author="Anees Shaikh" w:date="2013-10-07T01:15:00Z">
            <w:r>
              <w:rPr>
                <w:noProof/>
              </w:rPr>
              <w:t>26</w:t>
            </w:r>
            <w:r>
              <w:rPr>
                <w:noProof/>
              </w:rPr>
              <w:fldChar w:fldCharType="end"/>
            </w:r>
          </w:ins>
        </w:p>
        <w:p w14:paraId="6250E1C2" w14:textId="77777777" w:rsidR="00874469" w:rsidRDefault="00874469">
          <w:pPr>
            <w:pStyle w:val="TOC3"/>
            <w:tabs>
              <w:tab w:val="left" w:pos="1136"/>
              <w:tab w:val="right" w:leader="dot" w:pos="9350"/>
            </w:tabs>
            <w:rPr>
              <w:ins w:id="160" w:author="Anees Shaikh" w:date="2013-10-07T01:15:00Z"/>
              <w:rFonts w:eastAsiaTheme="minorEastAsia"/>
              <w:noProof/>
              <w:sz w:val="24"/>
              <w:szCs w:val="24"/>
              <w:lang w:eastAsia="ja-JP"/>
            </w:rPr>
          </w:pPr>
          <w:ins w:id="161" w:author="Anees Shaikh" w:date="2013-10-07T01:15: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_Toc242727934 \h </w:instrText>
            </w:r>
            <w:r>
              <w:rPr>
                <w:noProof/>
              </w:rPr>
            </w:r>
          </w:ins>
          <w:r>
            <w:rPr>
              <w:noProof/>
            </w:rPr>
            <w:fldChar w:fldCharType="separate"/>
          </w:r>
          <w:ins w:id="162" w:author="Anees Shaikh" w:date="2013-10-07T01:15:00Z">
            <w:r>
              <w:rPr>
                <w:noProof/>
              </w:rPr>
              <w:t>26</w:t>
            </w:r>
            <w:r>
              <w:rPr>
                <w:noProof/>
              </w:rPr>
              <w:fldChar w:fldCharType="end"/>
            </w:r>
          </w:ins>
        </w:p>
        <w:p w14:paraId="53F1B262" w14:textId="77777777" w:rsidR="00874469" w:rsidRDefault="00874469">
          <w:pPr>
            <w:pStyle w:val="TOC3"/>
            <w:tabs>
              <w:tab w:val="left" w:pos="1136"/>
              <w:tab w:val="right" w:leader="dot" w:pos="9350"/>
            </w:tabs>
            <w:rPr>
              <w:ins w:id="163" w:author="Anees Shaikh" w:date="2013-10-07T01:15:00Z"/>
              <w:rFonts w:eastAsiaTheme="minorEastAsia"/>
              <w:noProof/>
              <w:sz w:val="24"/>
              <w:szCs w:val="24"/>
              <w:lang w:eastAsia="ja-JP"/>
            </w:rPr>
          </w:pPr>
          <w:ins w:id="164" w:author="Anees Shaikh" w:date="2013-10-07T01:15: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_Toc242727935 \h </w:instrText>
            </w:r>
            <w:r>
              <w:rPr>
                <w:noProof/>
              </w:rPr>
            </w:r>
          </w:ins>
          <w:r>
            <w:rPr>
              <w:noProof/>
            </w:rPr>
            <w:fldChar w:fldCharType="separate"/>
          </w:r>
          <w:ins w:id="165" w:author="Anees Shaikh" w:date="2013-10-07T01:15:00Z">
            <w:r>
              <w:rPr>
                <w:noProof/>
              </w:rPr>
              <w:t>27</w:t>
            </w:r>
            <w:r>
              <w:rPr>
                <w:noProof/>
              </w:rPr>
              <w:fldChar w:fldCharType="end"/>
            </w:r>
          </w:ins>
        </w:p>
        <w:p w14:paraId="7A552A72" w14:textId="77777777" w:rsidR="00874469" w:rsidRDefault="00874469">
          <w:pPr>
            <w:pStyle w:val="TOC2"/>
            <w:tabs>
              <w:tab w:val="left" w:pos="871"/>
              <w:tab w:val="right" w:leader="dot" w:pos="9350"/>
            </w:tabs>
            <w:rPr>
              <w:ins w:id="166" w:author="Anees Shaikh" w:date="2013-10-07T01:15:00Z"/>
              <w:rFonts w:eastAsiaTheme="minorEastAsia"/>
              <w:noProof/>
              <w:sz w:val="24"/>
              <w:szCs w:val="24"/>
              <w:lang w:eastAsia="ja-JP"/>
            </w:rPr>
          </w:pPr>
          <w:ins w:id="167" w:author="Anees Shaikh" w:date="2013-10-07T01:15: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_Toc242727936 \h </w:instrText>
            </w:r>
            <w:r>
              <w:rPr>
                <w:noProof/>
              </w:rPr>
            </w:r>
          </w:ins>
          <w:r>
            <w:rPr>
              <w:noProof/>
            </w:rPr>
            <w:fldChar w:fldCharType="separate"/>
          </w:r>
          <w:ins w:id="168" w:author="Anees Shaikh" w:date="2013-10-07T01:15:00Z">
            <w:r>
              <w:rPr>
                <w:noProof/>
              </w:rPr>
              <w:t>28</w:t>
            </w:r>
            <w:r>
              <w:rPr>
                <w:noProof/>
              </w:rPr>
              <w:fldChar w:fldCharType="end"/>
            </w:r>
          </w:ins>
        </w:p>
        <w:p w14:paraId="304A573E" w14:textId="77777777" w:rsidR="00874469" w:rsidRDefault="00874469">
          <w:pPr>
            <w:pStyle w:val="TOC3"/>
            <w:tabs>
              <w:tab w:val="left" w:pos="1258"/>
              <w:tab w:val="right" w:leader="dot" w:pos="9350"/>
            </w:tabs>
            <w:rPr>
              <w:ins w:id="169" w:author="Anees Shaikh" w:date="2013-10-07T01:15:00Z"/>
              <w:rFonts w:eastAsiaTheme="minorEastAsia"/>
              <w:noProof/>
              <w:sz w:val="24"/>
              <w:szCs w:val="24"/>
              <w:lang w:eastAsia="ja-JP"/>
            </w:rPr>
          </w:pPr>
          <w:ins w:id="170" w:author="Anees Shaikh" w:date="2013-10-07T01:15: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_Toc242727937 \h </w:instrText>
            </w:r>
            <w:r>
              <w:rPr>
                <w:noProof/>
              </w:rPr>
            </w:r>
          </w:ins>
          <w:r>
            <w:rPr>
              <w:noProof/>
            </w:rPr>
            <w:fldChar w:fldCharType="separate"/>
          </w:r>
          <w:ins w:id="171" w:author="Anees Shaikh" w:date="2013-10-07T01:15:00Z">
            <w:r>
              <w:rPr>
                <w:noProof/>
              </w:rPr>
              <w:t>29</w:t>
            </w:r>
            <w:r>
              <w:rPr>
                <w:noProof/>
              </w:rPr>
              <w:fldChar w:fldCharType="end"/>
            </w:r>
          </w:ins>
        </w:p>
        <w:p w14:paraId="2F01BADE" w14:textId="77777777" w:rsidR="00874469" w:rsidRDefault="00874469">
          <w:pPr>
            <w:pStyle w:val="TOC3"/>
            <w:tabs>
              <w:tab w:val="left" w:pos="1258"/>
              <w:tab w:val="right" w:leader="dot" w:pos="9350"/>
            </w:tabs>
            <w:rPr>
              <w:ins w:id="172" w:author="Anees Shaikh" w:date="2013-10-07T01:15:00Z"/>
              <w:rFonts w:eastAsiaTheme="minorEastAsia"/>
              <w:noProof/>
              <w:sz w:val="24"/>
              <w:szCs w:val="24"/>
              <w:lang w:eastAsia="ja-JP"/>
            </w:rPr>
          </w:pPr>
          <w:ins w:id="173" w:author="Anees Shaikh" w:date="2013-10-07T01:15: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_Toc242727938 \h </w:instrText>
            </w:r>
            <w:r>
              <w:rPr>
                <w:noProof/>
              </w:rPr>
            </w:r>
          </w:ins>
          <w:r>
            <w:rPr>
              <w:noProof/>
            </w:rPr>
            <w:fldChar w:fldCharType="separate"/>
          </w:r>
          <w:ins w:id="174" w:author="Anees Shaikh" w:date="2013-10-07T01:15:00Z">
            <w:r>
              <w:rPr>
                <w:noProof/>
              </w:rPr>
              <w:t>29</w:t>
            </w:r>
            <w:r>
              <w:rPr>
                <w:noProof/>
              </w:rPr>
              <w:fldChar w:fldCharType="end"/>
            </w:r>
          </w:ins>
        </w:p>
        <w:p w14:paraId="706AAC37" w14:textId="77777777" w:rsidR="00874469" w:rsidRDefault="00874469">
          <w:pPr>
            <w:pStyle w:val="TOC2"/>
            <w:tabs>
              <w:tab w:val="left" w:pos="871"/>
              <w:tab w:val="right" w:leader="dot" w:pos="9350"/>
            </w:tabs>
            <w:rPr>
              <w:ins w:id="175" w:author="Anees Shaikh" w:date="2013-10-07T01:15:00Z"/>
              <w:rFonts w:eastAsiaTheme="minorEastAsia"/>
              <w:noProof/>
              <w:sz w:val="24"/>
              <w:szCs w:val="24"/>
              <w:lang w:eastAsia="ja-JP"/>
            </w:rPr>
          </w:pPr>
          <w:ins w:id="176" w:author="Anees Shaikh" w:date="2013-10-07T01:15: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_Toc242727939 \h </w:instrText>
            </w:r>
            <w:r>
              <w:rPr>
                <w:noProof/>
              </w:rPr>
            </w:r>
          </w:ins>
          <w:r>
            <w:rPr>
              <w:noProof/>
            </w:rPr>
            <w:fldChar w:fldCharType="separate"/>
          </w:r>
          <w:ins w:id="177" w:author="Anees Shaikh" w:date="2013-10-07T01:15:00Z">
            <w:r>
              <w:rPr>
                <w:noProof/>
              </w:rPr>
              <w:t>29</w:t>
            </w:r>
            <w:r>
              <w:rPr>
                <w:noProof/>
              </w:rPr>
              <w:fldChar w:fldCharType="end"/>
            </w:r>
          </w:ins>
        </w:p>
        <w:p w14:paraId="475DA474" w14:textId="77777777" w:rsidR="00874469" w:rsidRDefault="00874469">
          <w:pPr>
            <w:pStyle w:val="TOC3"/>
            <w:tabs>
              <w:tab w:val="left" w:pos="1258"/>
              <w:tab w:val="right" w:leader="dot" w:pos="9350"/>
            </w:tabs>
            <w:rPr>
              <w:ins w:id="178" w:author="Anees Shaikh" w:date="2013-10-07T01:15:00Z"/>
              <w:rFonts w:eastAsiaTheme="minorEastAsia"/>
              <w:noProof/>
              <w:sz w:val="24"/>
              <w:szCs w:val="24"/>
              <w:lang w:eastAsia="ja-JP"/>
            </w:rPr>
          </w:pPr>
          <w:ins w:id="179" w:author="Anees Shaikh" w:date="2013-10-07T01:15: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_Toc242727940 \h </w:instrText>
            </w:r>
            <w:r>
              <w:rPr>
                <w:noProof/>
              </w:rPr>
            </w:r>
          </w:ins>
          <w:r>
            <w:rPr>
              <w:noProof/>
            </w:rPr>
            <w:fldChar w:fldCharType="separate"/>
          </w:r>
          <w:ins w:id="180" w:author="Anees Shaikh" w:date="2013-10-07T01:15:00Z">
            <w:r>
              <w:rPr>
                <w:noProof/>
              </w:rPr>
              <w:t>30</w:t>
            </w:r>
            <w:r>
              <w:rPr>
                <w:noProof/>
              </w:rPr>
              <w:fldChar w:fldCharType="end"/>
            </w:r>
          </w:ins>
        </w:p>
        <w:p w14:paraId="6E7AD453" w14:textId="77777777" w:rsidR="00874469" w:rsidRDefault="00874469">
          <w:pPr>
            <w:pStyle w:val="TOC3"/>
            <w:tabs>
              <w:tab w:val="left" w:pos="1258"/>
              <w:tab w:val="right" w:leader="dot" w:pos="9350"/>
            </w:tabs>
            <w:rPr>
              <w:ins w:id="181" w:author="Anees Shaikh" w:date="2013-10-07T01:15:00Z"/>
              <w:rFonts w:eastAsiaTheme="minorEastAsia"/>
              <w:noProof/>
              <w:sz w:val="24"/>
              <w:szCs w:val="24"/>
              <w:lang w:eastAsia="ja-JP"/>
            </w:rPr>
          </w:pPr>
          <w:ins w:id="182" w:author="Anees Shaikh" w:date="2013-10-07T01:15: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_Toc242727941 \h </w:instrText>
            </w:r>
            <w:r>
              <w:rPr>
                <w:noProof/>
              </w:rPr>
            </w:r>
          </w:ins>
          <w:r>
            <w:rPr>
              <w:noProof/>
            </w:rPr>
            <w:fldChar w:fldCharType="separate"/>
          </w:r>
          <w:ins w:id="183" w:author="Anees Shaikh" w:date="2013-10-07T01:15:00Z">
            <w:r>
              <w:rPr>
                <w:noProof/>
              </w:rPr>
              <w:t>30</w:t>
            </w:r>
            <w:r>
              <w:rPr>
                <w:noProof/>
              </w:rPr>
              <w:fldChar w:fldCharType="end"/>
            </w:r>
          </w:ins>
        </w:p>
        <w:p w14:paraId="79305A5A" w14:textId="77777777" w:rsidR="00874469" w:rsidRDefault="00874469">
          <w:pPr>
            <w:pStyle w:val="TOC2"/>
            <w:tabs>
              <w:tab w:val="left" w:pos="871"/>
              <w:tab w:val="right" w:leader="dot" w:pos="9350"/>
            </w:tabs>
            <w:rPr>
              <w:ins w:id="184" w:author="Anees Shaikh" w:date="2013-10-07T01:15:00Z"/>
              <w:rFonts w:eastAsiaTheme="minorEastAsia"/>
              <w:noProof/>
              <w:sz w:val="24"/>
              <w:szCs w:val="24"/>
              <w:lang w:eastAsia="ja-JP"/>
            </w:rPr>
          </w:pPr>
          <w:ins w:id="185" w:author="Anees Shaikh" w:date="2013-10-07T01:15: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_Toc242727942 \h </w:instrText>
            </w:r>
            <w:r>
              <w:rPr>
                <w:noProof/>
              </w:rPr>
            </w:r>
          </w:ins>
          <w:r>
            <w:rPr>
              <w:noProof/>
            </w:rPr>
            <w:fldChar w:fldCharType="separate"/>
          </w:r>
          <w:ins w:id="186" w:author="Anees Shaikh" w:date="2013-10-07T01:15:00Z">
            <w:r>
              <w:rPr>
                <w:noProof/>
              </w:rPr>
              <w:t>31</w:t>
            </w:r>
            <w:r>
              <w:rPr>
                <w:noProof/>
              </w:rPr>
              <w:fldChar w:fldCharType="end"/>
            </w:r>
          </w:ins>
        </w:p>
        <w:p w14:paraId="4F07259B" w14:textId="77777777" w:rsidR="00874469" w:rsidRDefault="00874469">
          <w:pPr>
            <w:pStyle w:val="TOC3"/>
            <w:tabs>
              <w:tab w:val="left" w:pos="1258"/>
              <w:tab w:val="right" w:leader="dot" w:pos="9350"/>
            </w:tabs>
            <w:rPr>
              <w:ins w:id="187" w:author="Anees Shaikh" w:date="2013-10-07T01:15:00Z"/>
              <w:rFonts w:eastAsiaTheme="minorEastAsia"/>
              <w:noProof/>
              <w:sz w:val="24"/>
              <w:szCs w:val="24"/>
              <w:lang w:eastAsia="ja-JP"/>
            </w:rPr>
          </w:pPr>
          <w:ins w:id="188" w:author="Anees Shaikh" w:date="2013-10-07T01:15: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_Toc242727943 \h </w:instrText>
            </w:r>
            <w:r>
              <w:rPr>
                <w:noProof/>
              </w:rPr>
            </w:r>
          </w:ins>
          <w:r>
            <w:rPr>
              <w:noProof/>
            </w:rPr>
            <w:fldChar w:fldCharType="separate"/>
          </w:r>
          <w:ins w:id="189" w:author="Anees Shaikh" w:date="2013-10-07T01:15:00Z">
            <w:r>
              <w:rPr>
                <w:noProof/>
              </w:rPr>
              <w:t>31</w:t>
            </w:r>
            <w:r>
              <w:rPr>
                <w:noProof/>
              </w:rPr>
              <w:fldChar w:fldCharType="end"/>
            </w:r>
          </w:ins>
        </w:p>
        <w:p w14:paraId="603A8F56" w14:textId="77777777" w:rsidR="00874469" w:rsidRDefault="00874469">
          <w:pPr>
            <w:pStyle w:val="TOC3"/>
            <w:tabs>
              <w:tab w:val="left" w:pos="1258"/>
              <w:tab w:val="right" w:leader="dot" w:pos="9350"/>
            </w:tabs>
            <w:rPr>
              <w:ins w:id="190" w:author="Anees Shaikh" w:date="2013-10-07T01:15:00Z"/>
              <w:rFonts w:eastAsiaTheme="minorEastAsia"/>
              <w:noProof/>
              <w:sz w:val="24"/>
              <w:szCs w:val="24"/>
              <w:lang w:eastAsia="ja-JP"/>
            </w:rPr>
          </w:pPr>
          <w:ins w:id="191" w:author="Anees Shaikh" w:date="2013-10-07T01:15: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_Toc242727944 \h </w:instrText>
            </w:r>
            <w:r>
              <w:rPr>
                <w:noProof/>
              </w:rPr>
            </w:r>
          </w:ins>
          <w:r>
            <w:rPr>
              <w:noProof/>
            </w:rPr>
            <w:fldChar w:fldCharType="separate"/>
          </w:r>
          <w:ins w:id="192" w:author="Anees Shaikh" w:date="2013-10-07T01:15:00Z">
            <w:r>
              <w:rPr>
                <w:noProof/>
              </w:rPr>
              <w:t>31</w:t>
            </w:r>
            <w:r>
              <w:rPr>
                <w:noProof/>
              </w:rPr>
              <w:fldChar w:fldCharType="end"/>
            </w:r>
          </w:ins>
        </w:p>
        <w:p w14:paraId="4199C2E3" w14:textId="77777777" w:rsidR="00874469" w:rsidRDefault="00874469">
          <w:pPr>
            <w:pStyle w:val="TOC2"/>
            <w:tabs>
              <w:tab w:val="left" w:pos="871"/>
              <w:tab w:val="right" w:leader="dot" w:pos="9350"/>
            </w:tabs>
            <w:rPr>
              <w:ins w:id="193" w:author="Anees Shaikh" w:date="2013-10-07T01:15:00Z"/>
              <w:rFonts w:eastAsiaTheme="minorEastAsia"/>
              <w:noProof/>
              <w:sz w:val="24"/>
              <w:szCs w:val="24"/>
              <w:lang w:eastAsia="ja-JP"/>
            </w:rPr>
          </w:pPr>
          <w:ins w:id="194" w:author="Anees Shaikh" w:date="2013-10-07T01:15: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_Toc242727945 \h </w:instrText>
            </w:r>
            <w:r>
              <w:rPr>
                <w:noProof/>
              </w:rPr>
            </w:r>
          </w:ins>
          <w:r>
            <w:rPr>
              <w:noProof/>
            </w:rPr>
            <w:fldChar w:fldCharType="separate"/>
          </w:r>
          <w:ins w:id="195" w:author="Anees Shaikh" w:date="2013-10-07T01:15:00Z">
            <w:r>
              <w:rPr>
                <w:noProof/>
              </w:rPr>
              <w:t>31</w:t>
            </w:r>
            <w:r>
              <w:rPr>
                <w:noProof/>
              </w:rPr>
              <w:fldChar w:fldCharType="end"/>
            </w:r>
          </w:ins>
        </w:p>
        <w:p w14:paraId="42D666D7" w14:textId="77777777" w:rsidR="00874469" w:rsidRDefault="00874469">
          <w:pPr>
            <w:pStyle w:val="TOC3"/>
            <w:tabs>
              <w:tab w:val="left" w:pos="1258"/>
              <w:tab w:val="right" w:leader="dot" w:pos="9350"/>
            </w:tabs>
            <w:rPr>
              <w:ins w:id="196" w:author="Anees Shaikh" w:date="2013-10-07T01:15:00Z"/>
              <w:rFonts w:eastAsiaTheme="minorEastAsia"/>
              <w:noProof/>
              <w:sz w:val="24"/>
              <w:szCs w:val="24"/>
              <w:lang w:eastAsia="ja-JP"/>
            </w:rPr>
          </w:pPr>
          <w:ins w:id="197" w:author="Anees Shaikh" w:date="2013-10-07T01:15:00Z">
            <w:r>
              <w:rPr>
                <w:noProof/>
              </w:rPr>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_Toc242727946 \h </w:instrText>
            </w:r>
            <w:r>
              <w:rPr>
                <w:noProof/>
              </w:rPr>
            </w:r>
          </w:ins>
          <w:r>
            <w:rPr>
              <w:noProof/>
            </w:rPr>
            <w:fldChar w:fldCharType="separate"/>
          </w:r>
          <w:ins w:id="198" w:author="Anees Shaikh" w:date="2013-10-07T01:15:00Z">
            <w:r>
              <w:rPr>
                <w:noProof/>
              </w:rPr>
              <w:t>32</w:t>
            </w:r>
            <w:r>
              <w:rPr>
                <w:noProof/>
              </w:rPr>
              <w:fldChar w:fldCharType="end"/>
            </w:r>
          </w:ins>
        </w:p>
        <w:p w14:paraId="363420EB" w14:textId="77777777" w:rsidR="00874469" w:rsidRDefault="00874469">
          <w:pPr>
            <w:pStyle w:val="TOC3"/>
            <w:tabs>
              <w:tab w:val="left" w:pos="1258"/>
              <w:tab w:val="right" w:leader="dot" w:pos="9350"/>
            </w:tabs>
            <w:rPr>
              <w:ins w:id="199" w:author="Anees Shaikh" w:date="2013-10-07T01:15:00Z"/>
              <w:rFonts w:eastAsiaTheme="minorEastAsia"/>
              <w:noProof/>
              <w:sz w:val="24"/>
              <w:szCs w:val="24"/>
              <w:lang w:eastAsia="ja-JP"/>
            </w:rPr>
          </w:pPr>
          <w:ins w:id="200" w:author="Anees Shaikh" w:date="2013-10-07T01:15: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_Toc242727947 \h </w:instrText>
            </w:r>
            <w:r>
              <w:rPr>
                <w:noProof/>
              </w:rPr>
            </w:r>
          </w:ins>
          <w:r>
            <w:rPr>
              <w:noProof/>
            </w:rPr>
            <w:fldChar w:fldCharType="separate"/>
          </w:r>
          <w:ins w:id="201" w:author="Anees Shaikh" w:date="2013-10-07T01:15:00Z">
            <w:r>
              <w:rPr>
                <w:noProof/>
              </w:rPr>
              <w:t>32</w:t>
            </w:r>
            <w:r>
              <w:rPr>
                <w:noProof/>
              </w:rPr>
              <w:fldChar w:fldCharType="end"/>
            </w:r>
          </w:ins>
        </w:p>
        <w:p w14:paraId="08DFB6E9" w14:textId="77777777" w:rsidR="00874469" w:rsidRDefault="00874469">
          <w:pPr>
            <w:pStyle w:val="TOC2"/>
            <w:tabs>
              <w:tab w:val="left" w:pos="871"/>
              <w:tab w:val="right" w:leader="dot" w:pos="9350"/>
            </w:tabs>
            <w:rPr>
              <w:ins w:id="202" w:author="Anees Shaikh" w:date="2013-10-07T01:15:00Z"/>
              <w:rFonts w:eastAsiaTheme="minorEastAsia"/>
              <w:noProof/>
              <w:sz w:val="24"/>
              <w:szCs w:val="24"/>
              <w:lang w:eastAsia="ja-JP"/>
            </w:rPr>
          </w:pPr>
          <w:ins w:id="203" w:author="Anees Shaikh" w:date="2013-10-07T01:15: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_Toc242727948 \h </w:instrText>
            </w:r>
            <w:r>
              <w:rPr>
                <w:noProof/>
              </w:rPr>
            </w:r>
          </w:ins>
          <w:r>
            <w:rPr>
              <w:noProof/>
            </w:rPr>
            <w:fldChar w:fldCharType="separate"/>
          </w:r>
          <w:ins w:id="204" w:author="Anees Shaikh" w:date="2013-10-07T01:15:00Z">
            <w:r>
              <w:rPr>
                <w:noProof/>
              </w:rPr>
              <w:t>33</w:t>
            </w:r>
            <w:r>
              <w:rPr>
                <w:noProof/>
              </w:rPr>
              <w:fldChar w:fldCharType="end"/>
            </w:r>
          </w:ins>
        </w:p>
        <w:p w14:paraId="0978AC77" w14:textId="77777777" w:rsidR="00874469" w:rsidRDefault="00874469">
          <w:pPr>
            <w:pStyle w:val="TOC3"/>
            <w:tabs>
              <w:tab w:val="left" w:pos="1258"/>
              <w:tab w:val="right" w:leader="dot" w:pos="9350"/>
            </w:tabs>
            <w:rPr>
              <w:ins w:id="205" w:author="Anees Shaikh" w:date="2013-10-07T01:15:00Z"/>
              <w:rFonts w:eastAsiaTheme="minorEastAsia"/>
              <w:noProof/>
              <w:sz w:val="24"/>
              <w:szCs w:val="24"/>
              <w:lang w:eastAsia="ja-JP"/>
            </w:rPr>
          </w:pPr>
          <w:ins w:id="206" w:author="Anees Shaikh" w:date="2013-10-07T01:15: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_Toc242727949 \h </w:instrText>
            </w:r>
            <w:r>
              <w:rPr>
                <w:noProof/>
              </w:rPr>
            </w:r>
          </w:ins>
          <w:r>
            <w:rPr>
              <w:noProof/>
            </w:rPr>
            <w:fldChar w:fldCharType="separate"/>
          </w:r>
          <w:ins w:id="207" w:author="Anees Shaikh" w:date="2013-10-07T01:15:00Z">
            <w:r>
              <w:rPr>
                <w:noProof/>
              </w:rPr>
              <w:t>33</w:t>
            </w:r>
            <w:r>
              <w:rPr>
                <w:noProof/>
              </w:rPr>
              <w:fldChar w:fldCharType="end"/>
            </w:r>
          </w:ins>
        </w:p>
        <w:p w14:paraId="757CFDF6" w14:textId="77777777" w:rsidR="00874469" w:rsidRDefault="00874469">
          <w:pPr>
            <w:pStyle w:val="TOC3"/>
            <w:tabs>
              <w:tab w:val="left" w:pos="1258"/>
              <w:tab w:val="right" w:leader="dot" w:pos="9350"/>
            </w:tabs>
            <w:rPr>
              <w:ins w:id="208" w:author="Anees Shaikh" w:date="2013-10-07T01:15:00Z"/>
              <w:rFonts w:eastAsiaTheme="minorEastAsia"/>
              <w:noProof/>
              <w:sz w:val="24"/>
              <w:szCs w:val="24"/>
              <w:lang w:eastAsia="ja-JP"/>
            </w:rPr>
          </w:pPr>
          <w:ins w:id="209" w:author="Anees Shaikh" w:date="2013-10-07T01:15: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_Toc242727950 \h </w:instrText>
            </w:r>
            <w:r>
              <w:rPr>
                <w:noProof/>
              </w:rPr>
            </w:r>
          </w:ins>
          <w:r>
            <w:rPr>
              <w:noProof/>
            </w:rPr>
            <w:fldChar w:fldCharType="separate"/>
          </w:r>
          <w:ins w:id="210" w:author="Anees Shaikh" w:date="2013-10-07T01:15:00Z">
            <w:r>
              <w:rPr>
                <w:noProof/>
              </w:rPr>
              <w:t>33</w:t>
            </w:r>
            <w:r>
              <w:rPr>
                <w:noProof/>
              </w:rPr>
              <w:fldChar w:fldCharType="end"/>
            </w:r>
          </w:ins>
        </w:p>
        <w:p w14:paraId="5727B110" w14:textId="77777777" w:rsidR="00874469" w:rsidRDefault="00874469">
          <w:pPr>
            <w:pStyle w:val="TOC2"/>
            <w:tabs>
              <w:tab w:val="left" w:pos="871"/>
              <w:tab w:val="right" w:leader="dot" w:pos="9350"/>
            </w:tabs>
            <w:rPr>
              <w:ins w:id="211" w:author="Anees Shaikh" w:date="2013-10-07T01:15:00Z"/>
              <w:rFonts w:eastAsiaTheme="minorEastAsia"/>
              <w:noProof/>
              <w:sz w:val="24"/>
              <w:szCs w:val="24"/>
              <w:lang w:eastAsia="ja-JP"/>
            </w:rPr>
          </w:pPr>
          <w:ins w:id="212" w:author="Anees Shaikh" w:date="2013-10-07T01:15: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_Toc242727951 \h </w:instrText>
            </w:r>
            <w:r>
              <w:rPr>
                <w:noProof/>
              </w:rPr>
            </w:r>
          </w:ins>
          <w:r>
            <w:rPr>
              <w:noProof/>
            </w:rPr>
            <w:fldChar w:fldCharType="separate"/>
          </w:r>
          <w:ins w:id="213" w:author="Anees Shaikh" w:date="2013-10-07T01:15:00Z">
            <w:r>
              <w:rPr>
                <w:noProof/>
              </w:rPr>
              <w:t>34</w:t>
            </w:r>
            <w:r>
              <w:rPr>
                <w:noProof/>
              </w:rPr>
              <w:fldChar w:fldCharType="end"/>
            </w:r>
          </w:ins>
        </w:p>
        <w:p w14:paraId="28C0A5D4" w14:textId="77777777" w:rsidR="00874469" w:rsidRDefault="00874469">
          <w:pPr>
            <w:pStyle w:val="TOC3"/>
            <w:tabs>
              <w:tab w:val="left" w:pos="1258"/>
              <w:tab w:val="right" w:leader="dot" w:pos="9350"/>
            </w:tabs>
            <w:rPr>
              <w:ins w:id="214" w:author="Anees Shaikh" w:date="2013-10-07T01:15:00Z"/>
              <w:rFonts w:eastAsiaTheme="minorEastAsia"/>
              <w:noProof/>
              <w:sz w:val="24"/>
              <w:szCs w:val="24"/>
              <w:lang w:eastAsia="ja-JP"/>
            </w:rPr>
          </w:pPr>
          <w:ins w:id="215" w:author="Anees Shaikh" w:date="2013-10-07T01:15: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_Toc242727952 \h </w:instrText>
            </w:r>
            <w:r>
              <w:rPr>
                <w:noProof/>
              </w:rPr>
            </w:r>
          </w:ins>
          <w:r>
            <w:rPr>
              <w:noProof/>
            </w:rPr>
            <w:fldChar w:fldCharType="separate"/>
          </w:r>
          <w:ins w:id="216" w:author="Anees Shaikh" w:date="2013-10-07T01:15:00Z">
            <w:r>
              <w:rPr>
                <w:noProof/>
              </w:rPr>
              <w:t>34</w:t>
            </w:r>
            <w:r>
              <w:rPr>
                <w:noProof/>
              </w:rPr>
              <w:fldChar w:fldCharType="end"/>
            </w:r>
          </w:ins>
        </w:p>
        <w:p w14:paraId="01A688E4" w14:textId="77777777" w:rsidR="00874469" w:rsidRDefault="00874469">
          <w:pPr>
            <w:pStyle w:val="TOC3"/>
            <w:tabs>
              <w:tab w:val="left" w:pos="1258"/>
              <w:tab w:val="right" w:leader="dot" w:pos="9350"/>
            </w:tabs>
            <w:rPr>
              <w:ins w:id="217" w:author="Anees Shaikh" w:date="2013-10-07T01:15:00Z"/>
              <w:rFonts w:eastAsiaTheme="minorEastAsia"/>
              <w:noProof/>
              <w:sz w:val="24"/>
              <w:szCs w:val="24"/>
              <w:lang w:eastAsia="ja-JP"/>
            </w:rPr>
          </w:pPr>
          <w:ins w:id="218" w:author="Anees Shaikh" w:date="2013-10-07T01:15:00Z">
            <w:r>
              <w:rPr>
                <w:noProof/>
              </w:rPr>
              <w:t>8.15.2</w:t>
            </w:r>
            <w:r>
              <w:rPr>
                <w:rFonts w:eastAsiaTheme="minorEastAsia"/>
                <w:noProof/>
                <w:sz w:val="24"/>
                <w:szCs w:val="24"/>
                <w:lang w:eastAsia="ja-JP"/>
              </w:rPr>
              <w:tab/>
            </w:r>
            <w:r>
              <w:rPr>
                <w:noProof/>
              </w:rPr>
              <w:t>XML Schema</w:t>
            </w:r>
            <w:r>
              <w:rPr>
                <w:noProof/>
              </w:rPr>
              <w:tab/>
            </w:r>
            <w:r>
              <w:rPr>
                <w:noProof/>
              </w:rPr>
              <w:fldChar w:fldCharType="begin"/>
            </w:r>
            <w:r>
              <w:rPr>
                <w:noProof/>
              </w:rPr>
              <w:instrText xml:space="preserve"> PAGEREF _Toc242727953 \h </w:instrText>
            </w:r>
            <w:r>
              <w:rPr>
                <w:noProof/>
              </w:rPr>
            </w:r>
          </w:ins>
          <w:r>
            <w:rPr>
              <w:noProof/>
            </w:rPr>
            <w:fldChar w:fldCharType="separate"/>
          </w:r>
          <w:ins w:id="219" w:author="Anees Shaikh" w:date="2013-10-07T01:15:00Z">
            <w:r>
              <w:rPr>
                <w:noProof/>
              </w:rPr>
              <w:t>34</w:t>
            </w:r>
            <w:r>
              <w:rPr>
                <w:noProof/>
              </w:rPr>
              <w:fldChar w:fldCharType="end"/>
            </w:r>
          </w:ins>
        </w:p>
        <w:p w14:paraId="6CDE4241" w14:textId="77777777" w:rsidR="00874469" w:rsidRDefault="00874469">
          <w:pPr>
            <w:pStyle w:val="TOC3"/>
            <w:tabs>
              <w:tab w:val="left" w:pos="1258"/>
              <w:tab w:val="right" w:leader="dot" w:pos="9350"/>
            </w:tabs>
            <w:rPr>
              <w:ins w:id="220" w:author="Anees Shaikh" w:date="2013-10-07T01:15:00Z"/>
              <w:rFonts w:eastAsiaTheme="minorEastAsia"/>
              <w:noProof/>
              <w:sz w:val="24"/>
              <w:szCs w:val="24"/>
              <w:lang w:eastAsia="ja-JP"/>
            </w:rPr>
          </w:pPr>
          <w:ins w:id="221" w:author="Anees Shaikh" w:date="2013-10-07T01:15:00Z">
            <w:r>
              <w:rPr>
                <w:noProof/>
              </w:rPr>
              <w:t>8.15.3</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_Toc242727954 \h </w:instrText>
            </w:r>
            <w:r>
              <w:rPr>
                <w:noProof/>
              </w:rPr>
            </w:r>
          </w:ins>
          <w:r>
            <w:rPr>
              <w:noProof/>
            </w:rPr>
            <w:fldChar w:fldCharType="separate"/>
          </w:r>
          <w:ins w:id="222" w:author="Anees Shaikh" w:date="2013-10-07T01:15:00Z">
            <w:r>
              <w:rPr>
                <w:noProof/>
              </w:rPr>
              <w:t>36</w:t>
            </w:r>
            <w:r>
              <w:rPr>
                <w:noProof/>
              </w:rPr>
              <w:fldChar w:fldCharType="end"/>
            </w:r>
          </w:ins>
        </w:p>
        <w:p w14:paraId="25A0B6FF" w14:textId="77777777" w:rsidR="00874469" w:rsidRDefault="00874469">
          <w:pPr>
            <w:pStyle w:val="TOC1"/>
            <w:tabs>
              <w:tab w:val="left" w:pos="362"/>
              <w:tab w:val="right" w:leader="dot" w:pos="9350"/>
            </w:tabs>
            <w:rPr>
              <w:ins w:id="223" w:author="Anees Shaikh" w:date="2013-10-07T01:15:00Z"/>
              <w:rFonts w:eastAsiaTheme="minorEastAsia"/>
              <w:noProof/>
              <w:sz w:val="24"/>
              <w:szCs w:val="24"/>
              <w:lang w:eastAsia="ja-JP"/>
            </w:rPr>
          </w:pPr>
          <w:ins w:id="224" w:author="Anees Shaikh" w:date="2013-10-07T01:15: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_Toc242727955 \h </w:instrText>
            </w:r>
            <w:r>
              <w:rPr>
                <w:noProof/>
              </w:rPr>
            </w:r>
          </w:ins>
          <w:r>
            <w:rPr>
              <w:noProof/>
            </w:rPr>
            <w:fldChar w:fldCharType="separate"/>
          </w:r>
          <w:ins w:id="225" w:author="Anees Shaikh" w:date="2013-10-07T01:15:00Z">
            <w:r>
              <w:rPr>
                <w:noProof/>
              </w:rPr>
              <w:t>36</w:t>
            </w:r>
            <w:r>
              <w:rPr>
                <w:noProof/>
              </w:rPr>
              <w:fldChar w:fldCharType="end"/>
            </w:r>
          </w:ins>
        </w:p>
        <w:p w14:paraId="21990B90" w14:textId="77777777" w:rsidR="00874469" w:rsidRDefault="00874469">
          <w:pPr>
            <w:pStyle w:val="TOC2"/>
            <w:tabs>
              <w:tab w:val="left" w:pos="749"/>
              <w:tab w:val="right" w:leader="dot" w:pos="9350"/>
            </w:tabs>
            <w:rPr>
              <w:ins w:id="226" w:author="Anees Shaikh" w:date="2013-10-07T01:15:00Z"/>
              <w:rFonts w:eastAsiaTheme="minorEastAsia"/>
              <w:noProof/>
              <w:sz w:val="24"/>
              <w:szCs w:val="24"/>
              <w:lang w:eastAsia="ja-JP"/>
            </w:rPr>
          </w:pPr>
          <w:ins w:id="227" w:author="Anees Shaikh" w:date="2013-10-07T01:15: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_Toc242727956 \h </w:instrText>
            </w:r>
            <w:r>
              <w:rPr>
                <w:noProof/>
              </w:rPr>
            </w:r>
          </w:ins>
          <w:r>
            <w:rPr>
              <w:noProof/>
            </w:rPr>
            <w:fldChar w:fldCharType="separate"/>
          </w:r>
          <w:ins w:id="228" w:author="Anees Shaikh" w:date="2013-10-07T01:15:00Z">
            <w:r>
              <w:rPr>
                <w:noProof/>
              </w:rPr>
              <w:t>36</w:t>
            </w:r>
            <w:r>
              <w:rPr>
                <w:noProof/>
              </w:rPr>
              <w:fldChar w:fldCharType="end"/>
            </w:r>
          </w:ins>
        </w:p>
        <w:p w14:paraId="075D4C43" w14:textId="77777777" w:rsidR="00874469" w:rsidRDefault="00874469">
          <w:pPr>
            <w:pStyle w:val="TOC2"/>
            <w:tabs>
              <w:tab w:val="left" w:pos="749"/>
              <w:tab w:val="right" w:leader="dot" w:pos="9350"/>
            </w:tabs>
            <w:rPr>
              <w:ins w:id="229" w:author="Anees Shaikh" w:date="2013-10-07T01:15:00Z"/>
              <w:rFonts w:eastAsiaTheme="minorEastAsia"/>
              <w:noProof/>
              <w:sz w:val="24"/>
              <w:szCs w:val="24"/>
              <w:lang w:eastAsia="ja-JP"/>
            </w:rPr>
          </w:pPr>
          <w:ins w:id="230" w:author="Anees Shaikh" w:date="2013-10-07T01:15: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_Toc242727957 \h </w:instrText>
            </w:r>
            <w:r>
              <w:rPr>
                <w:noProof/>
              </w:rPr>
            </w:r>
          </w:ins>
          <w:r>
            <w:rPr>
              <w:noProof/>
            </w:rPr>
            <w:fldChar w:fldCharType="separate"/>
          </w:r>
          <w:ins w:id="231" w:author="Anees Shaikh" w:date="2013-10-07T01:15:00Z">
            <w:r>
              <w:rPr>
                <w:noProof/>
              </w:rPr>
              <w:t>37</w:t>
            </w:r>
            <w:r>
              <w:rPr>
                <w:noProof/>
              </w:rPr>
              <w:fldChar w:fldCharType="end"/>
            </w:r>
          </w:ins>
        </w:p>
        <w:p w14:paraId="21435B9E" w14:textId="77777777" w:rsidR="00874469" w:rsidRDefault="00874469">
          <w:pPr>
            <w:pStyle w:val="TOC3"/>
            <w:tabs>
              <w:tab w:val="left" w:pos="1136"/>
              <w:tab w:val="right" w:leader="dot" w:pos="9350"/>
            </w:tabs>
            <w:rPr>
              <w:ins w:id="232" w:author="Anees Shaikh" w:date="2013-10-07T01:15:00Z"/>
              <w:rFonts w:eastAsiaTheme="minorEastAsia"/>
              <w:noProof/>
              <w:sz w:val="24"/>
              <w:szCs w:val="24"/>
              <w:lang w:eastAsia="ja-JP"/>
            </w:rPr>
          </w:pPr>
          <w:ins w:id="233" w:author="Anees Shaikh" w:date="2013-10-07T01:15: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_Toc242727958 \h </w:instrText>
            </w:r>
            <w:r>
              <w:rPr>
                <w:noProof/>
              </w:rPr>
            </w:r>
          </w:ins>
          <w:r>
            <w:rPr>
              <w:noProof/>
            </w:rPr>
            <w:fldChar w:fldCharType="separate"/>
          </w:r>
          <w:ins w:id="234" w:author="Anees Shaikh" w:date="2013-10-07T01:15:00Z">
            <w:r>
              <w:rPr>
                <w:noProof/>
              </w:rPr>
              <w:t>37</w:t>
            </w:r>
            <w:r>
              <w:rPr>
                <w:noProof/>
              </w:rPr>
              <w:fldChar w:fldCharType="end"/>
            </w:r>
          </w:ins>
        </w:p>
        <w:p w14:paraId="301E757F" w14:textId="77777777" w:rsidR="00874469" w:rsidRDefault="00874469">
          <w:pPr>
            <w:pStyle w:val="TOC3"/>
            <w:tabs>
              <w:tab w:val="left" w:pos="1136"/>
              <w:tab w:val="right" w:leader="dot" w:pos="9350"/>
            </w:tabs>
            <w:rPr>
              <w:ins w:id="235" w:author="Anees Shaikh" w:date="2013-10-07T01:15:00Z"/>
              <w:rFonts w:eastAsiaTheme="minorEastAsia"/>
              <w:noProof/>
              <w:sz w:val="24"/>
              <w:szCs w:val="24"/>
              <w:lang w:eastAsia="ja-JP"/>
            </w:rPr>
          </w:pPr>
          <w:ins w:id="236" w:author="Anees Shaikh" w:date="2013-10-07T01:15: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_Toc242727959 \h </w:instrText>
            </w:r>
            <w:r>
              <w:rPr>
                <w:noProof/>
              </w:rPr>
            </w:r>
          </w:ins>
          <w:r>
            <w:rPr>
              <w:noProof/>
            </w:rPr>
            <w:fldChar w:fldCharType="separate"/>
          </w:r>
          <w:ins w:id="237" w:author="Anees Shaikh" w:date="2013-10-07T01:15:00Z">
            <w:r>
              <w:rPr>
                <w:noProof/>
              </w:rPr>
              <w:t>39</w:t>
            </w:r>
            <w:r>
              <w:rPr>
                <w:noProof/>
              </w:rPr>
              <w:fldChar w:fldCharType="end"/>
            </w:r>
          </w:ins>
        </w:p>
        <w:p w14:paraId="1B8E4C5A" w14:textId="77777777" w:rsidR="00874469" w:rsidRDefault="00874469">
          <w:pPr>
            <w:pStyle w:val="TOC3"/>
            <w:tabs>
              <w:tab w:val="left" w:pos="1136"/>
              <w:tab w:val="right" w:leader="dot" w:pos="9350"/>
            </w:tabs>
            <w:rPr>
              <w:ins w:id="238" w:author="Anees Shaikh" w:date="2013-10-07T01:15:00Z"/>
              <w:rFonts w:eastAsiaTheme="minorEastAsia"/>
              <w:noProof/>
              <w:sz w:val="24"/>
              <w:szCs w:val="24"/>
              <w:lang w:eastAsia="ja-JP"/>
            </w:rPr>
          </w:pPr>
          <w:ins w:id="239" w:author="Anees Shaikh" w:date="2013-10-07T01:15: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_Toc242727960 \h </w:instrText>
            </w:r>
            <w:r>
              <w:rPr>
                <w:noProof/>
              </w:rPr>
            </w:r>
          </w:ins>
          <w:r>
            <w:rPr>
              <w:noProof/>
            </w:rPr>
            <w:fldChar w:fldCharType="separate"/>
          </w:r>
          <w:ins w:id="240" w:author="Anees Shaikh" w:date="2013-10-07T01:15:00Z">
            <w:r>
              <w:rPr>
                <w:noProof/>
              </w:rPr>
              <w:t>40</w:t>
            </w:r>
            <w:r>
              <w:rPr>
                <w:noProof/>
              </w:rPr>
              <w:fldChar w:fldCharType="end"/>
            </w:r>
          </w:ins>
        </w:p>
        <w:p w14:paraId="3D13C98D" w14:textId="77777777" w:rsidR="00874469" w:rsidRDefault="00874469">
          <w:pPr>
            <w:pStyle w:val="TOC3"/>
            <w:tabs>
              <w:tab w:val="left" w:pos="1136"/>
              <w:tab w:val="right" w:leader="dot" w:pos="9350"/>
            </w:tabs>
            <w:rPr>
              <w:ins w:id="241" w:author="Anees Shaikh" w:date="2013-10-07T01:15:00Z"/>
              <w:rFonts w:eastAsiaTheme="minorEastAsia"/>
              <w:noProof/>
              <w:sz w:val="24"/>
              <w:szCs w:val="24"/>
              <w:lang w:eastAsia="ja-JP"/>
            </w:rPr>
          </w:pPr>
          <w:ins w:id="242" w:author="Anees Shaikh" w:date="2013-10-07T01:15: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_Toc242727961 \h </w:instrText>
            </w:r>
            <w:r>
              <w:rPr>
                <w:noProof/>
              </w:rPr>
            </w:r>
          </w:ins>
          <w:r>
            <w:rPr>
              <w:noProof/>
            </w:rPr>
            <w:fldChar w:fldCharType="separate"/>
          </w:r>
          <w:ins w:id="243" w:author="Anees Shaikh" w:date="2013-10-07T01:15:00Z">
            <w:r>
              <w:rPr>
                <w:noProof/>
              </w:rPr>
              <w:t>40</w:t>
            </w:r>
            <w:r>
              <w:rPr>
                <w:noProof/>
              </w:rPr>
              <w:fldChar w:fldCharType="end"/>
            </w:r>
          </w:ins>
        </w:p>
        <w:p w14:paraId="3B27EA2F" w14:textId="77777777" w:rsidR="00874469" w:rsidRDefault="00874469">
          <w:pPr>
            <w:pStyle w:val="TOC2"/>
            <w:tabs>
              <w:tab w:val="left" w:pos="749"/>
              <w:tab w:val="right" w:leader="dot" w:pos="9350"/>
            </w:tabs>
            <w:rPr>
              <w:ins w:id="244" w:author="Anees Shaikh" w:date="2013-10-07T01:15:00Z"/>
              <w:rFonts w:eastAsiaTheme="minorEastAsia"/>
              <w:noProof/>
              <w:sz w:val="24"/>
              <w:szCs w:val="24"/>
              <w:lang w:eastAsia="ja-JP"/>
            </w:rPr>
          </w:pPr>
          <w:ins w:id="245" w:author="Anees Shaikh" w:date="2013-10-07T01:15: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_Toc242727962 \h </w:instrText>
            </w:r>
            <w:r>
              <w:rPr>
                <w:noProof/>
              </w:rPr>
            </w:r>
          </w:ins>
          <w:r>
            <w:rPr>
              <w:noProof/>
            </w:rPr>
            <w:fldChar w:fldCharType="separate"/>
          </w:r>
          <w:ins w:id="246" w:author="Anees Shaikh" w:date="2013-10-07T01:15:00Z">
            <w:r>
              <w:rPr>
                <w:noProof/>
              </w:rPr>
              <w:t>41</w:t>
            </w:r>
            <w:r>
              <w:rPr>
                <w:noProof/>
              </w:rPr>
              <w:fldChar w:fldCharType="end"/>
            </w:r>
          </w:ins>
        </w:p>
        <w:p w14:paraId="054FDD40" w14:textId="77777777" w:rsidR="00874469" w:rsidRDefault="00874469">
          <w:pPr>
            <w:pStyle w:val="TOC2"/>
            <w:tabs>
              <w:tab w:val="left" w:pos="1547"/>
              <w:tab w:val="right" w:leader="dot" w:pos="9350"/>
            </w:tabs>
            <w:rPr>
              <w:ins w:id="247" w:author="Anees Shaikh" w:date="2013-10-07T01:15:00Z"/>
              <w:rFonts w:eastAsiaTheme="minorEastAsia"/>
              <w:noProof/>
              <w:sz w:val="24"/>
              <w:szCs w:val="24"/>
              <w:lang w:eastAsia="ja-JP"/>
            </w:rPr>
          </w:pPr>
          <w:ins w:id="248" w:author="Anees Shaikh" w:date="2013-10-07T01:15:00Z">
            <w:r>
              <w:rPr>
                <w:noProof/>
              </w:rPr>
              <w:t>Appendix A</w:t>
            </w:r>
            <w:r>
              <w:rPr>
                <w:rFonts w:eastAsiaTheme="minorEastAsia"/>
                <w:noProof/>
                <w:sz w:val="24"/>
                <w:szCs w:val="24"/>
                <w:lang w:eastAsia="ja-JP"/>
              </w:rPr>
              <w:tab/>
            </w:r>
            <w:r>
              <w:rPr>
                <w:noProof/>
              </w:rPr>
              <w:t>Bibliography</w:t>
            </w:r>
            <w:r>
              <w:rPr>
                <w:noProof/>
              </w:rPr>
              <w:tab/>
            </w:r>
            <w:r>
              <w:rPr>
                <w:noProof/>
              </w:rPr>
              <w:fldChar w:fldCharType="begin"/>
            </w:r>
            <w:r>
              <w:rPr>
                <w:noProof/>
              </w:rPr>
              <w:instrText xml:space="preserve"> PAGEREF _Toc242727963 \h </w:instrText>
            </w:r>
            <w:r>
              <w:rPr>
                <w:noProof/>
              </w:rPr>
            </w:r>
          </w:ins>
          <w:r>
            <w:rPr>
              <w:noProof/>
            </w:rPr>
            <w:fldChar w:fldCharType="separate"/>
          </w:r>
          <w:ins w:id="249" w:author="Anees Shaikh" w:date="2013-10-07T01:15:00Z">
            <w:r>
              <w:rPr>
                <w:noProof/>
              </w:rPr>
              <w:t>43</w:t>
            </w:r>
            <w:r>
              <w:rPr>
                <w:noProof/>
              </w:rPr>
              <w:fldChar w:fldCharType="end"/>
            </w:r>
          </w:ins>
        </w:p>
        <w:p w14:paraId="63E7A15C" w14:textId="77777777" w:rsidR="00874469" w:rsidRDefault="00874469">
          <w:pPr>
            <w:pStyle w:val="TOC2"/>
            <w:tabs>
              <w:tab w:val="left" w:pos="1544"/>
              <w:tab w:val="right" w:leader="dot" w:pos="9350"/>
            </w:tabs>
            <w:rPr>
              <w:ins w:id="250" w:author="Anees Shaikh" w:date="2013-10-07T01:15:00Z"/>
              <w:rFonts w:eastAsiaTheme="minorEastAsia"/>
              <w:noProof/>
              <w:sz w:val="24"/>
              <w:szCs w:val="24"/>
              <w:lang w:eastAsia="ja-JP"/>
            </w:rPr>
          </w:pPr>
          <w:ins w:id="251" w:author="Anees Shaikh" w:date="2013-10-07T01:15:00Z">
            <w:r w:rsidRPr="00711A6D">
              <w:rPr>
                <w:rFonts w:cstheme="minorHAnsi"/>
                <w:noProof/>
              </w:rPr>
              <w:t>Appendix B</w:t>
            </w:r>
            <w:r>
              <w:rPr>
                <w:rFonts w:eastAsiaTheme="minorEastAsia"/>
                <w:noProof/>
                <w:sz w:val="24"/>
                <w:szCs w:val="24"/>
                <w:lang w:eastAsia="ja-JP"/>
              </w:rPr>
              <w:tab/>
            </w:r>
            <w:r w:rsidRPr="00711A6D">
              <w:rPr>
                <w:rFonts w:cstheme="minorHAnsi"/>
                <w:noProof/>
              </w:rPr>
              <w:t>OF-CONFIG XML Schema</w:t>
            </w:r>
            <w:r>
              <w:rPr>
                <w:noProof/>
              </w:rPr>
              <w:tab/>
            </w:r>
            <w:r>
              <w:rPr>
                <w:noProof/>
              </w:rPr>
              <w:fldChar w:fldCharType="begin"/>
            </w:r>
            <w:r>
              <w:rPr>
                <w:noProof/>
              </w:rPr>
              <w:instrText xml:space="preserve"> PAGEREF _Toc242727964 \h </w:instrText>
            </w:r>
            <w:r>
              <w:rPr>
                <w:noProof/>
              </w:rPr>
            </w:r>
          </w:ins>
          <w:r>
            <w:rPr>
              <w:noProof/>
            </w:rPr>
            <w:fldChar w:fldCharType="separate"/>
          </w:r>
          <w:ins w:id="252" w:author="Anees Shaikh" w:date="2013-10-07T01:15:00Z">
            <w:r>
              <w:rPr>
                <w:noProof/>
              </w:rPr>
              <w:t>44</w:t>
            </w:r>
            <w:r>
              <w:rPr>
                <w:noProof/>
              </w:rPr>
              <w:fldChar w:fldCharType="end"/>
            </w:r>
          </w:ins>
        </w:p>
        <w:p w14:paraId="08996CF2" w14:textId="77777777" w:rsidR="00E00D57" w:rsidDel="00E8426B" w:rsidRDefault="00E00D57">
          <w:pPr>
            <w:pStyle w:val="TOC1"/>
            <w:tabs>
              <w:tab w:val="left" w:pos="440"/>
              <w:tab w:val="right" w:leader="dot" w:pos="9350"/>
            </w:tabs>
            <w:rPr>
              <w:ins w:id="253" w:author="Curt Beckmann" w:date="2013-06-06T14:17:00Z"/>
              <w:del w:id="254" w:author="Anees Shaikh" w:date="2013-10-06T22:10:00Z"/>
              <w:rFonts w:eastAsiaTheme="minorEastAsia"/>
              <w:noProof/>
            </w:rPr>
          </w:pPr>
          <w:ins w:id="255" w:author="Curt Beckmann" w:date="2013-06-06T14:17:00Z">
            <w:del w:id="256" w:author="Anees Shaikh" w:date="2013-10-06T22:10:00Z">
              <w:r w:rsidRPr="00E8426B" w:rsidDel="00E8426B">
                <w:rPr>
                  <w:rStyle w:val="Hyperlink"/>
                  <w:noProof/>
                </w:rPr>
                <w:delText>1</w:delText>
              </w:r>
              <w:r w:rsidDel="00E8426B">
                <w:rPr>
                  <w:rFonts w:eastAsiaTheme="minorEastAsia"/>
                  <w:noProof/>
                </w:rPr>
                <w:tab/>
              </w:r>
              <w:r w:rsidRPr="00E8426B" w:rsidDel="00E8426B">
                <w:rPr>
                  <w:rStyle w:val="Hyperlink"/>
                  <w:noProof/>
                </w:rPr>
                <w:delText>Introduction</w:delText>
              </w:r>
              <w:r w:rsidDel="00E8426B">
                <w:rPr>
                  <w:noProof/>
                  <w:webHidden/>
                </w:rPr>
                <w:tab/>
                <w:delText>5</w:delText>
              </w:r>
            </w:del>
          </w:ins>
        </w:p>
        <w:p w14:paraId="00F540E2" w14:textId="77777777" w:rsidR="00E00D57" w:rsidDel="00E8426B" w:rsidRDefault="00E00D57">
          <w:pPr>
            <w:pStyle w:val="TOC1"/>
            <w:tabs>
              <w:tab w:val="left" w:pos="440"/>
              <w:tab w:val="right" w:leader="dot" w:pos="9350"/>
            </w:tabs>
            <w:rPr>
              <w:ins w:id="257" w:author="Curt Beckmann" w:date="2013-06-06T14:17:00Z"/>
              <w:del w:id="258" w:author="Anees Shaikh" w:date="2013-10-06T22:10:00Z"/>
              <w:rFonts w:eastAsiaTheme="minorEastAsia"/>
              <w:noProof/>
            </w:rPr>
          </w:pPr>
          <w:ins w:id="259" w:author="Curt Beckmann" w:date="2013-06-06T14:17:00Z">
            <w:del w:id="260" w:author="Anees Shaikh" w:date="2013-10-06T22:10:00Z">
              <w:r w:rsidRPr="00E8426B" w:rsidDel="00E8426B">
                <w:rPr>
                  <w:rStyle w:val="Hyperlink"/>
                  <w:noProof/>
                </w:rPr>
                <w:delText>2</w:delText>
              </w:r>
              <w:r w:rsidDel="00E8426B">
                <w:rPr>
                  <w:rFonts w:eastAsiaTheme="minorEastAsia"/>
                  <w:noProof/>
                </w:rPr>
                <w:tab/>
              </w:r>
              <w:r w:rsidRPr="00E8426B" w:rsidDel="00E8426B">
                <w:rPr>
                  <w:rStyle w:val="Hyperlink"/>
                  <w:noProof/>
                </w:rPr>
                <w:delText>Motivation</w:delText>
              </w:r>
              <w:r w:rsidDel="00E8426B">
                <w:rPr>
                  <w:noProof/>
                  <w:webHidden/>
                </w:rPr>
                <w:tab/>
                <w:delText>5</w:delText>
              </w:r>
            </w:del>
          </w:ins>
        </w:p>
        <w:p w14:paraId="5BC6BDB8" w14:textId="77777777" w:rsidR="00E00D57" w:rsidDel="00E8426B" w:rsidRDefault="00E00D57">
          <w:pPr>
            <w:pStyle w:val="TOC1"/>
            <w:tabs>
              <w:tab w:val="left" w:pos="440"/>
              <w:tab w:val="right" w:leader="dot" w:pos="9350"/>
            </w:tabs>
            <w:rPr>
              <w:ins w:id="261" w:author="Curt Beckmann" w:date="2013-06-06T14:17:00Z"/>
              <w:del w:id="262" w:author="Anees Shaikh" w:date="2013-10-06T22:10:00Z"/>
              <w:rFonts w:eastAsiaTheme="minorEastAsia"/>
              <w:noProof/>
            </w:rPr>
          </w:pPr>
          <w:ins w:id="263" w:author="Curt Beckmann" w:date="2013-06-06T14:17:00Z">
            <w:del w:id="264" w:author="Anees Shaikh" w:date="2013-10-06T22:10:00Z">
              <w:r w:rsidRPr="00E8426B" w:rsidDel="00E8426B">
                <w:rPr>
                  <w:rStyle w:val="Hyperlink"/>
                  <w:noProof/>
                </w:rPr>
                <w:delText>3</w:delText>
              </w:r>
              <w:r w:rsidDel="00E8426B">
                <w:rPr>
                  <w:rFonts w:eastAsiaTheme="minorEastAsia"/>
                  <w:noProof/>
                </w:rPr>
                <w:tab/>
              </w:r>
              <w:r w:rsidRPr="00E8426B" w:rsidDel="00E8426B">
                <w:rPr>
                  <w:rStyle w:val="Hyperlink"/>
                  <w:noProof/>
                </w:rPr>
                <w:delText>Scope</w:delText>
              </w:r>
              <w:r w:rsidDel="00E8426B">
                <w:rPr>
                  <w:noProof/>
                  <w:webHidden/>
                </w:rPr>
                <w:tab/>
                <w:delText>7</w:delText>
              </w:r>
            </w:del>
          </w:ins>
        </w:p>
        <w:p w14:paraId="72692EB5" w14:textId="77777777" w:rsidR="00E00D57" w:rsidDel="00E8426B" w:rsidRDefault="00E00D57">
          <w:pPr>
            <w:pStyle w:val="TOC1"/>
            <w:tabs>
              <w:tab w:val="left" w:pos="440"/>
              <w:tab w:val="right" w:leader="dot" w:pos="9350"/>
            </w:tabs>
            <w:rPr>
              <w:ins w:id="265" w:author="Curt Beckmann" w:date="2013-06-06T14:17:00Z"/>
              <w:del w:id="266" w:author="Anees Shaikh" w:date="2013-10-06T22:10:00Z"/>
              <w:rFonts w:eastAsiaTheme="minorEastAsia"/>
              <w:noProof/>
            </w:rPr>
          </w:pPr>
          <w:ins w:id="267" w:author="Curt Beckmann" w:date="2013-06-06T14:17:00Z">
            <w:del w:id="268" w:author="Anees Shaikh" w:date="2013-10-06T22:10:00Z">
              <w:r w:rsidRPr="00E8426B" w:rsidDel="00E8426B">
                <w:rPr>
                  <w:rStyle w:val="Hyperlink"/>
                  <w:noProof/>
                </w:rPr>
                <w:delText>4</w:delText>
              </w:r>
              <w:r w:rsidDel="00E8426B">
                <w:rPr>
                  <w:rFonts w:eastAsiaTheme="minorEastAsia"/>
                  <w:noProof/>
                </w:rPr>
                <w:tab/>
              </w:r>
              <w:r w:rsidRPr="00E8426B" w:rsidDel="00E8426B">
                <w:rPr>
                  <w:rStyle w:val="Hyperlink"/>
                  <w:noProof/>
                </w:rPr>
                <w:delText>Normative Language</w:delText>
              </w:r>
              <w:r w:rsidDel="00E8426B">
                <w:rPr>
                  <w:noProof/>
                  <w:webHidden/>
                </w:rPr>
                <w:tab/>
                <w:delText>8</w:delText>
              </w:r>
            </w:del>
          </w:ins>
        </w:p>
        <w:p w14:paraId="4831CC84" w14:textId="77777777" w:rsidR="00E00D57" w:rsidDel="00E8426B" w:rsidRDefault="00E00D57">
          <w:pPr>
            <w:pStyle w:val="TOC1"/>
            <w:tabs>
              <w:tab w:val="left" w:pos="440"/>
              <w:tab w:val="right" w:leader="dot" w:pos="9350"/>
            </w:tabs>
            <w:rPr>
              <w:ins w:id="269" w:author="Curt Beckmann" w:date="2013-06-06T14:17:00Z"/>
              <w:del w:id="270" w:author="Anees Shaikh" w:date="2013-10-06T22:10:00Z"/>
              <w:rFonts w:eastAsiaTheme="minorEastAsia"/>
              <w:noProof/>
            </w:rPr>
          </w:pPr>
          <w:ins w:id="271" w:author="Curt Beckmann" w:date="2013-06-06T14:17:00Z">
            <w:del w:id="272" w:author="Anees Shaikh" w:date="2013-10-06T22:10:00Z">
              <w:r w:rsidRPr="00E8426B" w:rsidDel="00E8426B">
                <w:rPr>
                  <w:rStyle w:val="Hyperlink"/>
                  <w:noProof/>
                </w:rPr>
                <w:delText>5</w:delText>
              </w:r>
              <w:r w:rsidDel="00E8426B">
                <w:rPr>
                  <w:rFonts w:eastAsiaTheme="minorEastAsia"/>
                  <w:noProof/>
                </w:rPr>
                <w:tab/>
              </w:r>
              <w:r w:rsidRPr="00E8426B" w:rsidDel="00E8426B">
                <w:rPr>
                  <w:rStyle w:val="Hyperlink"/>
                  <w:noProof/>
                </w:rPr>
                <w:delText>Terms</w:delText>
              </w:r>
              <w:r w:rsidDel="00E8426B">
                <w:rPr>
                  <w:noProof/>
                  <w:webHidden/>
                </w:rPr>
                <w:tab/>
                <w:delText>8</w:delText>
              </w:r>
            </w:del>
          </w:ins>
        </w:p>
        <w:p w14:paraId="397FBA0C" w14:textId="77777777" w:rsidR="00E00D57" w:rsidDel="00E8426B" w:rsidRDefault="00E00D57">
          <w:pPr>
            <w:pStyle w:val="TOC2"/>
            <w:tabs>
              <w:tab w:val="left" w:pos="880"/>
              <w:tab w:val="right" w:leader="dot" w:pos="9350"/>
            </w:tabs>
            <w:rPr>
              <w:ins w:id="273" w:author="Curt Beckmann" w:date="2013-06-06T14:17:00Z"/>
              <w:del w:id="274" w:author="Anees Shaikh" w:date="2013-10-06T22:10:00Z"/>
              <w:rFonts w:eastAsiaTheme="minorEastAsia"/>
              <w:noProof/>
            </w:rPr>
          </w:pPr>
          <w:ins w:id="275" w:author="Curt Beckmann" w:date="2013-06-06T14:17:00Z">
            <w:del w:id="276" w:author="Anees Shaikh" w:date="2013-10-06T22:10:00Z">
              <w:r w:rsidRPr="00E8426B" w:rsidDel="00E8426B">
                <w:rPr>
                  <w:rStyle w:val="Hyperlink"/>
                  <w:noProof/>
                </w:rPr>
                <w:delText>5.1</w:delText>
              </w:r>
              <w:r w:rsidDel="00E8426B">
                <w:rPr>
                  <w:rFonts w:eastAsiaTheme="minorEastAsia"/>
                  <w:noProof/>
                </w:rPr>
                <w:tab/>
              </w:r>
              <w:r w:rsidRPr="00E8426B" w:rsidDel="00E8426B">
                <w:rPr>
                  <w:rStyle w:val="Hyperlink"/>
                  <w:noProof/>
                </w:rPr>
                <w:delText>OpenFlow Capable Switch</w:delText>
              </w:r>
              <w:r w:rsidDel="00E8426B">
                <w:rPr>
                  <w:noProof/>
                  <w:webHidden/>
                </w:rPr>
                <w:tab/>
                <w:delText>8</w:delText>
              </w:r>
            </w:del>
          </w:ins>
        </w:p>
        <w:p w14:paraId="74112CE2" w14:textId="77777777" w:rsidR="00E00D57" w:rsidDel="00E8426B" w:rsidRDefault="00E00D57">
          <w:pPr>
            <w:pStyle w:val="TOC2"/>
            <w:tabs>
              <w:tab w:val="left" w:pos="880"/>
              <w:tab w:val="right" w:leader="dot" w:pos="9350"/>
            </w:tabs>
            <w:rPr>
              <w:ins w:id="277" w:author="Curt Beckmann" w:date="2013-06-06T14:17:00Z"/>
              <w:del w:id="278" w:author="Anees Shaikh" w:date="2013-10-06T22:10:00Z"/>
              <w:rFonts w:eastAsiaTheme="minorEastAsia"/>
              <w:noProof/>
            </w:rPr>
          </w:pPr>
          <w:ins w:id="279" w:author="Curt Beckmann" w:date="2013-06-06T14:17:00Z">
            <w:del w:id="280" w:author="Anees Shaikh" w:date="2013-10-06T22:10:00Z">
              <w:r w:rsidRPr="00E8426B" w:rsidDel="00E8426B">
                <w:rPr>
                  <w:rStyle w:val="Hyperlink"/>
                  <w:noProof/>
                </w:rPr>
                <w:delText>5.2</w:delText>
              </w:r>
              <w:r w:rsidDel="00E8426B">
                <w:rPr>
                  <w:rFonts w:eastAsiaTheme="minorEastAsia"/>
                  <w:noProof/>
                </w:rPr>
                <w:tab/>
              </w:r>
              <w:r w:rsidRPr="00E8426B" w:rsidDel="00E8426B">
                <w:rPr>
                  <w:rStyle w:val="Hyperlink"/>
                  <w:noProof/>
                </w:rPr>
                <w:delText>OpenFlow Configuration Point</w:delText>
              </w:r>
              <w:r w:rsidDel="00E8426B">
                <w:rPr>
                  <w:noProof/>
                  <w:webHidden/>
                </w:rPr>
                <w:tab/>
                <w:delText>8</w:delText>
              </w:r>
            </w:del>
          </w:ins>
        </w:p>
        <w:p w14:paraId="51F3C1BA" w14:textId="77777777" w:rsidR="00E00D57" w:rsidDel="00E8426B" w:rsidRDefault="00E00D57">
          <w:pPr>
            <w:pStyle w:val="TOC2"/>
            <w:tabs>
              <w:tab w:val="left" w:pos="880"/>
              <w:tab w:val="right" w:leader="dot" w:pos="9350"/>
            </w:tabs>
            <w:rPr>
              <w:ins w:id="281" w:author="Curt Beckmann" w:date="2013-06-06T14:17:00Z"/>
              <w:del w:id="282" w:author="Anees Shaikh" w:date="2013-10-06T22:10:00Z"/>
              <w:rFonts w:eastAsiaTheme="minorEastAsia"/>
              <w:noProof/>
            </w:rPr>
          </w:pPr>
          <w:ins w:id="283" w:author="Curt Beckmann" w:date="2013-06-06T14:17:00Z">
            <w:del w:id="284" w:author="Anees Shaikh" w:date="2013-10-06T22:10:00Z">
              <w:r w:rsidRPr="00E8426B" w:rsidDel="00E8426B">
                <w:rPr>
                  <w:rStyle w:val="Hyperlink"/>
                  <w:noProof/>
                </w:rPr>
                <w:delText>5.3</w:delText>
              </w:r>
              <w:r w:rsidDel="00E8426B">
                <w:rPr>
                  <w:rFonts w:eastAsiaTheme="minorEastAsia"/>
                  <w:noProof/>
                </w:rPr>
                <w:tab/>
              </w:r>
              <w:r w:rsidRPr="00E8426B" w:rsidDel="00E8426B">
                <w:rPr>
                  <w:rStyle w:val="Hyperlink"/>
                  <w:noProof/>
                </w:rPr>
                <w:delText>OpenFlow Logical Switch</w:delText>
              </w:r>
              <w:r w:rsidDel="00E8426B">
                <w:rPr>
                  <w:noProof/>
                  <w:webHidden/>
                </w:rPr>
                <w:tab/>
                <w:delText>8</w:delText>
              </w:r>
            </w:del>
          </w:ins>
        </w:p>
        <w:p w14:paraId="0F5BDE81" w14:textId="77777777" w:rsidR="00E00D57" w:rsidDel="00E8426B" w:rsidRDefault="00E00D57">
          <w:pPr>
            <w:pStyle w:val="TOC2"/>
            <w:tabs>
              <w:tab w:val="left" w:pos="880"/>
              <w:tab w:val="right" w:leader="dot" w:pos="9350"/>
            </w:tabs>
            <w:rPr>
              <w:ins w:id="285" w:author="Curt Beckmann" w:date="2013-06-06T14:17:00Z"/>
              <w:del w:id="286" w:author="Anees Shaikh" w:date="2013-10-06T22:10:00Z"/>
              <w:rFonts w:eastAsiaTheme="minorEastAsia"/>
              <w:noProof/>
            </w:rPr>
          </w:pPr>
          <w:ins w:id="287" w:author="Curt Beckmann" w:date="2013-06-06T14:17:00Z">
            <w:del w:id="288" w:author="Anees Shaikh" w:date="2013-10-06T22:10:00Z">
              <w:r w:rsidRPr="00E8426B" w:rsidDel="00E8426B">
                <w:rPr>
                  <w:rStyle w:val="Hyperlink"/>
                  <w:noProof/>
                </w:rPr>
                <w:delText>5.4</w:delText>
              </w:r>
              <w:r w:rsidDel="00E8426B">
                <w:rPr>
                  <w:rFonts w:eastAsiaTheme="minorEastAsia"/>
                  <w:noProof/>
                </w:rPr>
                <w:tab/>
              </w:r>
              <w:r w:rsidRPr="00E8426B" w:rsidDel="00E8426B">
                <w:rPr>
                  <w:rStyle w:val="Hyperlink"/>
                  <w:noProof/>
                </w:rPr>
                <w:delText>OpenFlow Resource</w:delText>
              </w:r>
              <w:r w:rsidDel="00E8426B">
                <w:rPr>
                  <w:noProof/>
                  <w:webHidden/>
                </w:rPr>
                <w:tab/>
                <w:delText>8</w:delText>
              </w:r>
            </w:del>
          </w:ins>
        </w:p>
        <w:p w14:paraId="5273BDD9" w14:textId="77777777" w:rsidR="00E00D57" w:rsidDel="00E8426B" w:rsidRDefault="00E00D57">
          <w:pPr>
            <w:pStyle w:val="TOC3"/>
            <w:tabs>
              <w:tab w:val="left" w:pos="1320"/>
              <w:tab w:val="right" w:leader="dot" w:pos="9350"/>
            </w:tabs>
            <w:rPr>
              <w:ins w:id="289" w:author="Curt Beckmann" w:date="2013-06-06T14:17:00Z"/>
              <w:del w:id="290" w:author="Anees Shaikh" w:date="2013-10-06T22:10:00Z"/>
              <w:rFonts w:eastAsiaTheme="minorEastAsia"/>
              <w:noProof/>
            </w:rPr>
          </w:pPr>
          <w:ins w:id="291" w:author="Curt Beckmann" w:date="2013-06-06T14:17:00Z">
            <w:del w:id="292" w:author="Anees Shaikh" w:date="2013-10-06T22:10:00Z">
              <w:r w:rsidRPr="00E8426B" w:rsidDel="00E8426B">
                <w:rPr>
                  <w:rStyle w:val="Hyperlink"/>
                  <w:noProof/>
                </w:rPr>
                <w:delText>5.4.1</w:delText>
              </w:r>
              <w:r w:rsidDel="00E8426B">
                <w:rPr>
                  <w:rFonts w:eastAsiaTheme="minorEastAsia"/>
                  <w:noProof/>
                </w:rPr>
                <w:tab/>
              </w:r>
              <w:r w:rsidRPr="00E8426B" w:rsidDel="00E8426B">
                <w:rPr>
                  <w:rStyle w:val="Hyperlink"/>
                  <w:noProof/>
                </w:rPr>
                <w:delText>OpenFlow Queue</w:delText>
              </w:r>
              <w:r w:rsidDel="00E8426B">
                <w:rPr>
                  <w:noProof/>
                  <w:webHidden/>
                </w:rPr>
                <w:tab/>
                <w:delText>9</w:delText>
              </w:r>
            </w:del>
          </w:ins>
        </w:p>
        <w:p w14:paraId="3D471682" w14:textId="77777777" w:rsidR="00E00D57" w:rsidDel="00E8426B" w:rsidRDefault="00E00D57">
          <w:pPr>
            <w:pStyle w:val="TOC3"/>
            <w:tabs>
              <w:tab w:val="left" w:pos="1320"/>
              <w:tab w:val="right" w:leader="dot" w:pos="9350"/>
            </w:tabs>
            <w:rPr>
              <w:ins w:id="293" w:author="Curt Beckmann" w:date="2013-06-06T14:17:00Z"/>
              <w:del w:id="294" w:author="Anees Shaikh" w:date="2013-10-06T22:10:00Z"/>
              <w:rFonts w:eastAsiaTheme="minorEastAsia"/>
              <w:noProof/>
            </w:rPr>
          </w:pPr>
          <w:ins w:id="295" w:author="Curt Beckmann" w:date="2013-06-06T14:17:00Z">
            <w:del w:id="296" w:author="Anees Shaikh" w:date="2013-10-06T22:10:00Z">
              <w:r w:rsidRPr="00E8426B" w:rsidDel="00E8426B">
                <w:rPr>
                  <w:rStyle w:val="Hyperlink"/>
                  <w:noProof/>
                </w:rPr>
                <w:delText>5.4.2</w:delText>
              </w:r>
              <w:r w:rsidDel="00E8426B">
                <w:rPr>
                  <w:rFonts w:eastAsiaTheme="minorEastAsia"/>
                  <w:noProof/>
                </w:rPr>
                <w:tab/>
              </w:r>
              <w:r w:rsidRPr="00E8426B" w:rsidDel="00E8426B">
                <w:rPr>
                  <w:rStyle w:val="Hyperlink"/>
                  <w:noProof/>
                </w:rPr>
                <w:delText>OpenFlow Port</w:delText>
              </w:r>
              <w:r w:rsidDel="00E8426B">
                <w:rPr>
                  <w:noProof/>
                  <w:webHidden/>
                </w:rPr>
                <w:tab/>
                <w:delText>9</w:delText>
              </w:r>
            </w:del>
          </w:ins>
        </w:p>
        <w:p w14:paraId="6B37498C" w14:textId="77777777" w:rsidR="00E00D57" w:rsidDel="00E8426B" w:rsidRDefault="00E00D57">
          <w:pPr>
            <w:pStyle w:val="TOC2"/>
            <w:tabs>
              <w:tab w:val="left" w:pos="880"/>
              <w:tab w:val="right" w:leader="dot" w:pos="9350"/>
            </w:tabs>
            <w:rPr>
              <w:ins w:id="297" w:author="Curt Beckmann" w:date="2013-06-06T14:17:00Z"/>
              <w:del w:id="298" w:author="Anees Shaikh" w:date="2013-10-06T22:10:00Z"/>
              <w:rFonts w:eastAsiaTheme="minorEastAsia"/>
              <w:noProof/>
            </w:rPr>
          </w:pPr>
          <w:ins w:id="299" w:author="Curt Beckmann" w:date="2013-06-06T14:17:00Z">
            <w:del w:id="300" w:author="Anees Shaikh" w:date="2013-10-06T22:10:00Z">
              <w:r w:rsidRPr="00E8426B" w:rsidDel="00E8426B">
                <w:rPr>
                  <w:rStyle w:val="Hyperlink"/>
                  <w:noProof/>
                </w:rPr>
                <w:delText>5.5</w:delText>
              </w:r>
              <w:r w:rsidDel="00E8426B">
                <w:rPr>
                  <w:rFonts w:eastAsiaTheme="minorEastAsia"/>
                  <w:noProof/>
                </w:rPr>
                <w:tab/>
              </w:r>
              <w:r w:rsidRPr="00E8426B" w:rsidDel="00E8426B">
                <w:rPr>
                  <w:rStyle w:val="Hyperlink"/>
                  <w:noProof/>
                </w:rPr>
                <w:delText>OpenFlow Controller</w:delText>
              </w:r>
              <w:r w:rsidDel="00E8426B">
                <w:rPr>
                  <w:noProof/>
                  <w:webHidden/>
                </w:rPr>
                <w:tab/>
                <w:delText>9</w:delText>
              </w:r>
            </w:del>
          </w:ins>
        </w:p>
        <w:p w14:paraId="430D7546" w14:textId="77777777" w:rsidR="00E00D57" w:rsidDel="00E8426B" w:rsidRDefault="00E00D57">
          <w:pPr>
            <w:pStyle w:val="TOC2"/>
            <w:tabs>
              <w:tab w:val="left" w:pos="880"/>
              <w:tab w:val="right" w:leader="dot" w:pos="9350"/>
            </w:tabs>
            <w:rPr>
              <w:ins w:id="301" w:author="Curt Beckmann" w:date="2013-06-06T14:17:00Z"/>
              <w:del w:id="302" w:author="Anees Shaikh" w:date="2013-10-06T22:10:00Z"/>
              <w:rFonts w:eastAsiaTheme="minorEastAsia"/>
              <w:noProof/>
            </w:rPr>
          </w:pPr>
          <w:ins w:id="303" w:author="Curt Beckmann" w:date="2013-06-06T14:17:00Z">
            <w:del w:id="304" w:author="Anees Shaikh" w:date="2013-10-06T22:10:00Z">
              <w:r w:rsidRPr="00E8426B" w:rsidDel="00E8426B">
                <w:rPr>
                  <w:rStyle w:val="Hyperlink"/>
                  <w:noProof/>
                </w:rPr>
                <w:delText>5.6</w:delText>
              </w:r>
              <w:r w:rsidDel="00E8426B">
                <w:rPr>
                  <w:rFonts w:eastAsiaTheme="minorEastAsia"/>
                  <w:noProof/>
                </w:rPr>
                <w:tab/>
              </w:r>
              <w:r w:rsidRPr="00E8426B" w:rsidDel="00E8426B">
                <w:rPr>
                  <w:rStyle w:val="Hyperlink"/>
                  <w:noProof/>
                </w:rPr>
                <w:delText>NDM</w:delText>
              </w:r>
              <w:r w:rsidDel="00E8426B">
                <w:rPr>
                  <w:noProof/>
                  <w:webHidden/>
                </w:rPr>
                <w:tab/>
                <w:delText>9</w:delText>
              </w:r>
            </w:del>
          </w:ins>
        </w:p>
        <w:p w14:paraId="7658CA2E" w14:textId="77777777" w:rsidR="00E00D57" w:rsidDel="00E8426B" w:rsidRDefault="00E00D57">
          <w:pPr>
            <w:pStyle w:val="TOC1"/>
            <w:tabs>
              <w:tab w:val="left" w:pos="440"/>
              <w:tab w:val="right" w:leader="dot" w:pos="9350"/>
            </w:tabs>
            <w:rPr>
              <w:ins w:id="305" w:author="Curt Beckmann" w:date="2013-06-06T14:17:00Z"/>
              <w:del w:id="306" w:author="Anees Shaikh" w:date="2013-10-06T22:10:00Z"/>
              <w:rFonts w:eastAsiaTheme="minorEastAsia"/>
              <w:noProof/>
            </w:rPr>
          </w:pPr>
          <w:ins w:id="307" w:author="Curt Beckmann" w:date="2013-06-06T14:17:00Z">
            <w:del w:id="308" w:author="Anees Shaikh" w:date="2013-10-06T22:10:00Z">
              <w:r w:rsidRPr="00E8426B" w:rsidDel="00E8426B">
                <w:rPr>
                  <w:rStyle w:val="Hyperlink"/>
                  <w:noProof/>
                </w:rPr>
                <w:delText>6</w:delText>
              </w:r>
              <w:r w:rsidDel="00E8426B">
                <w:rPr>
                  <w:rFonts w:eastAsiaTheme="minorEastAsia"/>
                  <w:noProof/>
                </w:rPr>
                <w:tab/>
              </w:r>
              <w:r w:rsidRPr="00E8426B" w:rsidDel="00E8426B">
                <w:rPr>
                  <w:rStyle w:val="Hyperlink"/>
                  <w:noProof/>
                </w:rPr>
                <w:delText>Requirements</w:delText>
              </w:r>
              <w:r w:rsidDel="00E8426B">
                <w:rPr>
                  <w:noProof/>
                  <w:webHidden/>
                </w:rPr>
                <w:tab/>
                <w:delText>9</w:delText>
              </w:r>
            </w:del>
          </w:ins>
        </w:p>
        <w:p w14:paraId="4751390D" w14:textId="77777777" w:rsidR="00E00D57" w:rsidDel="00E8426B" w:rsidRDefault="00E00D57">
          <w:pPr>
            <w:pStyle w:val="TOC2"/>
            <w:tabs>
              <w:tab w:val="left" w:pos="880"/>
              <w:tab w:val="right" w:leader="dot" w:pos="9350"/>
            </w:tabs>
            <w:rPr>
              <w:ins w:id="309" w:author="Curt Beckmann" w:date="2013-06-06T14:17:00Z"/>
              <w:del w:id="310" w:author="Anees Shaikh" w:date="2013-10-06T22:10:00Z"/>
              <w:rFonts w:eastAsiaTheme="minorEastAsia"/>
              <w:noProof/>
            </w:rPr>
          </w:pPr>
          <w:ins w:id="311" w:author="Curt Beckmann" w:date="2013-06-06T14:17:00Z">
            <w:del w:id="312" w:author="Anees Shaikh" w:date="2013-10-06T22:10:00Z">
              <w:r w:rsidRPr="00E8426B" w:rsidDel="00E8426B">
                <w:rPr>
                  <w:rStyle w:val="Hyperlink"/>
                  <w:noProof/>
                </w:rPr>
                <w:delText>6.1</w:delText>
              </w:r>
              <w:r w:rsidDel="00E8426B">
                <w:rPr>
                  <w:rFonts w:eastAsiaTheme="minorEastAsia"/>
                  <w:noProof/>
                </w:rPr>
                <w:tab/>
              </w:r>
              <w:r w:rsidRPr="00E8426B" w:rsidDel="00E8426B">
                <w:rPr>
                  <w:rStyle w:val="Hyperlink"/>
                  <w:noProof/>
                </w:rPr>
                <w:delText>Requirements from the OpenFlow 1.3 Protocol Specification</w:delText>
              </w:r>
              <w:r w:rsidDel="00E8426B">
                <w:rPr>
                  <w:noProof/>
                  <w:webHidden/>
                </w:rPr>
                <w:tab/>
                <w:delText>9</w:delText>
              </w:r>
            </w:del>
          </w:ins>
        </w:p>
        <w:p w14:paraId="120688C2" w14:textId="77777777" w:rsidR="00E00D57" w:rsidDel="00E8426B" w:rsidRDefault="00E00D57">
          <w:pPr>
            <w:pStyle w:val="TOC3"/>
            <w:tabs>
              <w:tab w:val="left" w:pos="1320"/>
              <w:tab w:val="right" w:leader="dot" w:pos="9350"/>
            </w:tabs>
            <w:rPr>
              <w:ins w:id="313" w:author="Curt Beckmann" w:date="2013-06-06T14:17:00Z"/>
              <w:del w:id="314" w:author="Anees Shaikh" w:date="2013-10-06T22:10:00Z"/>
              <w:rFonts w:eastAsiaTheme="minorEastAsia"/>
              <w:noProof/>
            </w:rPr>
          </w:pPr>
          <w:ins w:id="315" w:author="Curt Beckmann" w:date="2013-06-06T14:17:00Z">
            <w:del w:id="316" w:author="Anees Shaikh" w:date="2013-10-06T22:10:00Z">
              <w:r w:rsidRPr="00E8426B" w:rsidDel="00E8426B">
                <w:rPr>
                  <w:rStyle w:val="Hyperlink"/>
                  <w:noProof/>
                </w:rPr>
                <w:delText>6.1.1</w:delText>
              </w:r>
              <w:r w:rsidDel="00E8426B">
                <w:rPr>
                  <w:rFonts w:eastAsiaTheme="minorEastAsia"/>
                  <w:noProof/>
                </w:rPr>
                <w:tab/>
              </w:r>
              <w:r w:rsidRPr="00E8426B" w:rsidDel="00E8426B">
                <w:rPr>
                  <w:rStyle w:val="Hyperlink"/>
                  <w:noProof/>
                </w:rPr>
                <w:delText>Connection Setup to a Controller</w:delText>
              </w:r>
              <w:r w:rsidDel="00E8426B">
                <w:rPr>
                  <w:noProof/>
                  <w:webHidden/>
                </w:rPr>
                <w:tab/>
                <w:delText>9</w:delText>
              </w:r>
            </w:del>
          </w:ins>
        </w:p>
        <w:p w14:paraId="1FB93692" w14:textId="77777777" w:rsidR="00E00D57" w:rsidDel="00E8426B" w:rsidRDefault="00E00D57">
          <w:pPr>
            <w:pStyle w:val="TOC3"/>
            <w:tabs>
              <w:tab w:val="left" w:pos="1320"/>
              <w:tab w:val="right" w:leader="dot" w:pos="9350"/>
            </w:tabs>
            <w:rPr>
              <w:ins w:id="317" w:author="Curt Beckmann" w:date="2013-06-06T14:17:00Z"/>
              <w:del w:id="318" w:author="Anees Shaikh" w:date="2013-10-06T22:10:00Z"/>
              <w:rFonts w:eastAsiaTheme="minorEastAsia"/>
              <w:noProof/>
            </w:rPr>
          </w:pPr>
          <w:ins w:id="319" w:author="Curt Beckmann" w:date="2013-06-06T14:17:00Z">
            <w:del w:id="320" w:author="Anees Shaikh" w:date="2013-10-06T22:10:00Z">
              <w:r w:rsidRPr="00E8426B" w:rsidDel="00E8426B">
                <w:rPr>
                  <w:rStyle w:val="Hyperlink"/>
                  <w:noProof/>
                </w:rPr>
                <w:delText>6.1.2</w:delText>
              </w:r>
              <w:r w:rsidDel="00E8426B">
                <w:rPr>
                  <w:rFonts w:eastAsiaTheme="minorEastAsia"/>
                  <w:noProof/>
                </w:rPr>
                <w:tab/>
              </w:r>
              <w:r w:rsidRPr="00E8426B" w:rsidDel="00E8426B">
                <w:rPr>
                  <w:rStyle w:val="Hyperlink"/>
                  <w:noProof/>
                </w:rPr>
                <w:delText>Multiple Controllers</w:delText>
              </w:r>
              <w:r w:rsidDel="00E8426B">
                <w:rPr>
                  <w:noProof/>
                  <w:webHidden/>
                </w:rPr>
                <w:tab/>
                <w:delText>10</w:delText>
              </w:r>
            </w:del>
          </w:ins>
        </w:p>
        <w:p w14:paraId="1F6F4C71" w14:textId="77777777" w:rsidR="00E00D57" w:rsidDel="00E8426B" w:rsidRDefault="00E00D57">
          <w:pPr>
            <w:pStyle w:val="TOC3"/>
            <w:tabs>
              <w:tab w:val="left" w:pos="1320"/>
              <w:tab w:val="right" w:leader="dot" w:pos="9350"/>
            </w:tabs>
            <w:rPr>
              <w:ins w:id="321" w:author="Curt Beckmann" w:date="2013-06-06T14:17:00Z"/>
              <w:del w:id="322" w:author="Anees Shaikh" w:date="2013-10-06T22:10:00Z"/>
              <w:rFonts w:eastAsiaTheme="minorEastAsia"/>
              <w:noProof/>
            </w:rPr>
          </w:pPr>
          <w:ins w:id="323" w:author="Curt Beckmann" w:date="2013-06-06T14:17:00Z">
            <w:del w:id="324" w:author="Anees Shaikh" w:date="2013-10-06T22:10:00Z">
              <w:r w:rsidRPr="00E8426B" w:rsidDel="00E8426B">
                <w:rPr>
                  <w:rStyle w:val="Hyperlink"/>
                  <w:noProof/>
                </w:rPr>
                <w:delText>6.1.3</w:delText>
              </w:r>
              <w:r w:rsidDel="00E8426B">
                <w:rPr>
                  <w:rFonts w:eastAsiaTheme="minorEastAsia"/>
                  <w:noProof/>
                </w:rPr>
                <w:tab/>
              </w:r>
              <w:r w:rsidRPr="00E8426B" w:rsidDel="00E8426B">
                <w:rPr>
                  <w:rStyle w:val="Hyperlink"/>
                  <w:noProof/>
                </w:rPr>
                <w:delText>OpenFlow Logical Switches</w:delText>
              </w:r>
              <w:r w:rsidDel="00E8426B">
                <w:rPr>
                  <w:noProof/>
                  <w:webHidden/>
                </w:rPr>
                <w:tab/>
                <w:delText>10</w:delText>
              </w:r>
            </w:del>
          </w:ins>
        </w:p>
        <w:p w14:paraId="0BD456E2" w14:textId="77777777" w:rsidR="00E00D57" w:rsidDel="00E8426B" w:rsidRDefault="00E00D57">
          <w:pPr>
            <w:pStyle w:val="TOC3"/>
            <w:tabs>
              <w:tab w:val="left" w:pos="1320"/>
              <w:tab w:val="right" w:leader="dot" w:pos="9350"/>
            </w:tabs>
            <w:rPr>
              <w:ins w:id="325" w:author="Curt Beckmann" w:date="2013-06-06T14:17:00Z"/>
              <w:del w:id="326" w:author="Anees Shaikh" w:date="2013-10-06T22:10:00Z"/>
              <w:rFonts w:eastAsiaTheme="minorEastAsia"/>
              <w:noProof/>
            </w:rPr>
          </w:pPr>
          <w:ins w:id="327" w:author="Curt Beckmann" w:date="2013-06-06T14:17:00Z">
            <w:del w:id="328" w:author="Anees Shaikh" w:date="2013-10-06T22:10:00Z">
              <w:r w:rsidRPr="00E8426B" w:rsidDel="00E8426B">
                <w:rPr>
                  <w:rStyle w:val="Hyperlink"/>
                  <w:noProof/>
                </w:rPr>
                <w:delText>6.1.4</w:delText>
              </w:r>
              <w:r w:rsidDel="00E8426B">
                <w:rPr>
                  <w:rFonts w:eastAsiaTheme="minorEastAsia"/>
                  <w:noProof/>
                </w:rPr>
                <w:tab/>
              </w:r>
              <w:r w:rsidRPr="00E8426B" w:rsidDel="00E8426B">
                <w:rPr>
                  <w:rStyle w:val="Hyperlink"/>
                  <w:noProof/>
                </w:rPr>
                <w:delText>Connection Interruption</w:delText>
              </w:r>
              <w:r w:rsidDel="00E8426B">
                <w:rPr>
                  <w:noProof/>
                  <w:webHidden/>
                </w:rPr>
                <w:tab/>
                <w:delText>10</w:delText>
              </w:r>
            </w:del>
          </w:ins>
        </w:p>
        <w:p w14:paraId="6C15C8AE" w14:textId="77777777" w:rsidR="00E00D57" w:rsidDel="00E8426B" w:rsidRDefault="00E00D57">
          <w:pPr>
            <w:pStyle w:val="TOC3"/>
            <w:tabs>
              <w:tab w:val="left" w:pos="1320"/>
              <w:tab w:val="right" w:leader="dot" w:pos="9350"/>
            </w:tabs>
            <w:rPr>
              <w:ins w:id="329" w:author="Curt Beckmann" w:date="2013-06-06T14:17:00Z"/>
              <w:del w:id="330" w:author="Anees Shaikh" w:date="2013-10-06T22:10:00Z"/>
              <w:rFonts w:eastAsiaTheme="minorEastAsia"/>
              <w:noProof/>
            </w:rPr>
          </w:pPr>
          <w:ins w:id="331" w:author="Curt Beckmann" w:date="2013-06-06T14:17:00Z">
            <w:del w:id="332" w:author="Anees Shaikh" w:date="2013-10-06T22:10:00Z">
              <w:r w:rsidRPr="00E8426B" w:rsidDel="00E8426B">
                <w:rPr>
                  <w:rStyle w:val="Hyperlink"/>
                  <w:noProof/>
                </w:rPr>
                <w:delText>6.1.5</w:delText>
              </w:r>
              <w:r w:rsidDel="00E8426B">
                <w:rPr>
                  <w:rFonts w:eastAsiaTheme="minorEastAsia"/>
                  <w:noProof/>
                </w:rPr>
                <w:tab/>
              </w:r>
              <w:r w:rsidRPr="00E8426B" w:rsidDel="00E8426B">
                <w:rPr>
                  <w:rStyle w:val="Hyperlink"/>
                  <w:noProof/>
                </w:rPr>
                <w:delText>Encryption</w:delText>
              </w:r>
              <w:r w:rsidDel="00E8426B">
                <w:rPr>
                  <w:noProof/>
                  <w:webHidden/>
                </w:rPr>
                <w:tab/>
                <w:delText>10</w:delText>
              </w:r>
            </w:del>
          </w:ins>
        </w:p>
        <w:p w14:paraId="1AC0BE57" w14:textId="77777777" w:rsidR="00E00D57" w:rsidDel="00E8426B" w:rsidRDefault="00E00D57">
          <w:pPr>
            <w:pStyle w:val="TOC3"/>
            <w:tabs>
              <w:tab w:val="left" w:pos="1320"/>
              <w:tab w:val="right" w:leader="dot" w:pos="9350"/>
            </w:tabs>
            <w:rPr>
              <w:ins w:id="333" w:author="Curt Beckmann" w:date="2013-06-06T14:17:00Z"/>
              <w:del w:id="334" w:author="Anees Shaikh" w:date="2013-10-06T22:10:00Z"/>
              <w:rFonts w:eastAsiaTheme="minorEastAsia"/>
              <w:noProof/>
            </w:rPr>
          </w:pPr>
          <w:ins w:id="335" w:author="Curt Beckmann" w:date="2013-06-06T14:17:00Z">
            <w:del w:id="336" w:author="Anees Shaikh" w:date="2013-10-06T22:10:00Z">
              <w:r w:rsidRPr="00E8426B" w:rsidDel="00E8426B">
                <w:rPr>
                  <w:rStyle w:val="Hyperlink"/>
                  <w:noProof/>
                </w:rPr>
                <w:delText>6.1.6</w:delText>
              </w:r>
              <w:r w:rsidDel="00E8426B">
                <w:rPr>
                  <w:rFonts w:eastAsiaTheme="minorEastAsia"/>
                  <w:noProof/>
                </w:rPr>
                <w:tab/>
              </w:r>
              <w:r w:rsidRPr="00E8426B" w:rsidDel="00E8426B">
                <w:rPr>
                  <w:rStyle w:val="Hyperlink"/>
                  <w:noProof/>
                </w:rPr>
                <w:delText>Queues</w:delText>
              </w:r>
              <w:r w:rsidDel="00E8426B">
                <w:rPr>
                  <w:noProof/>
                  <w:webHidden/>
                </w:rPr>
                <w:tab/>
                <w:delText>10</w:delText>
              </w:r>
            </w:del>
          </w:ins>
        </w:p>
        <w:p w14:paraId="6F52BE49" w14:textId="77777777" w:rsidR="00E00D57" w:rsidDel="00E8426B" w:rsidRDefault="00E00D57">
          <w:pPr>
            <w:pStyle w:val="TOC3"/>
            <w:tabs>
              <w:tab w:val="left" w:pos="1320"/>
              <w:tab w:val="right" w:leader="dot" w:pos="9350"/>
            </w:tabs>
            <w:rPr>
              <w:ins w:id="337" w:author="Curt Beckmann" w:date="2013-06-06T14:17:00Z"/>
              <w:del w:id="338" w:author="Anees Shaikh" w:date="2013-10-06T22:10:00Z"/>
              <w:rFonts w:eastAsiaTheme="minorEastAsia"/>
              <w:noProof/>
            </w:rPr>
          </w:pPr>
          <w:ins w:id="339" w:author="Curt Beckmann" w:date="2013-06-06T14:17:00Z">
            <w:del w:id="340" w:author="Anees Shaikh" w:date="2013-10-06T22:10:00Z">
              <w:r w:rsidRPr="00E8426B" w:rsidDel="00E8426B">
                <w:rPr>
                  <w:rStyle w:val="Hyperlink"/>
                  <w:noProof/>
                </w:rPr>
                <w:delText>6.1.7</w:delText>
              </w:r>
              <w:r w:rsidDel="00E8426B">
                <w:rPr>
                  <w:rFonts w:eastAsiaTheme="minorEastAsia"/>
                  <w:noProof/>
                </w:rPr>
                <w:tab/>
              </w:r>
              <w:r w:rsidRPr="00E8426B" w:rsidDel="00E8426B">
                <w:rPr>
                  <w:rStyle w:val="Hyperlink"/>
                  <w:noProof/>
                </w:rPr>
                <w:delText>Ports</w:delText>
              </w:r>
              <w:r w:rsidDel="00E8426B">
                <w:rPr>
                  <w:noProof/>
                  <w:webHidden/>
                </w:rPr>
                <w:tab/>
                <w:delText>11</w:delText>
              </w:r>
            </w:del>
          </w:ins>
        </w:p>
        <w:p w14:paraId="545AD694" w14:textId="77777777" w:rsidR="00E00D57" w:rsidDel="00E8426B" w:rsidRDefault="00E00D57">
          <w:pPr>
            <w:pStyle w:val="TOC3"/>
            <w:tabs>
              <w:tab w:val="left" w:pos="1320"/>
              <w:tab w:val="right" w:leader="dot" w:pos="9350"/>
            </w:tabs>
            <w:rPr>
              <w:ins w:id="341" w:author="Curt Beckmann" w:date="2013-06-06T14:17:00Z"/>
              <w:del w:id="342" w:author="Anees Shaikh" w:date="2013-10-06T22:10:00Z"/>
              <w:rFonts w:eastAsiaTheme="minorEastAsia"/>
              <w:noProof/>
            </w:rPr>
          </w:pPr>
          <w:ins w:id="343" w:author="Curt Beckmann" w:date="2013-06-06T14:17:00Z">
            <w:del w:id="344" w:author="Anees Shaikh" w:date="2013-10-06T22:10:00Z">
              <w:r w:rsidRPr="00E8426B" w:rsidDel="00E8426B">
                <w:rPr>
                  <w:rStyle w:val="Hyperlink"/>
                  <w:noProof/>
                </w:rPr>
                <w:delText>6.1.8</w:delText>
              </w:r>
              <w:r w:rsidDel="00E8426B">
                <w:rPr>
                  <w:rFonts w:eastAsiaTheme="minorEastAsia"/>
                  <w:noProof/>
                </w:rPr>
                <w:tab/>
              </w:r>
              <w:r w:rsidRPr="00E8426B" w:rsidDel="00E8426B">
                <w:rPr>
                  <w:rStyle w:val="Hyperlink"/>
                  <w:noProof/>
                </w:rPr>
                <w:delText>Capability Discovery</w:delText>
              </w:r>
              <w:r w:rsidDel="00E8426B">
                <w:rPr>
                  <w:noProof/>
                  <w:webHidden/>
                </w:rPr>
                <w:tab/>
                <w:delText>12</w:delText>
              </w:r>
            </w:del>
          </w:ins>
        </w:p>
        <w:p w14:paraId="3BE6C083" w14:textId="77777777" w:rsidR="00E00D57" w:rsidDel="00E8426B" w:rsidRDefault="00E00D57">
          <w:pPr>
            <w:pStyle w:val="TOC3"/>
            <w:tabs>
              <w:tab w:val="left" w:pos="1320"/>
              <w:tab w:val="right" w:leader="dot" w:pos="9350"/>
            </w:tabs>
            <w:rPr>
              <w:ins w:id="345" w:author="Curt Beckmann" w:date="2013-06-06T14:17:00Z"/>
              <w:del w:id="346" w:author="Anees Shaikh" w:date="2013-10-06T22:10:00Z"/>
              <w:rFonts w:eastAsiaTheme="minorEastAsia"/>
              <w:noProof/>
            </w:rPr>
          </w:pPr>
          <w:ins w:id="347" w:author="Curt Beckmann" w:date="2013-06-06T14:17:00Z">
            <w:del w:id="348" w:author="Anees Shaikh" w:date="2013-10-06T22:10:00Z">
              <w:r w:rsidRPr="00E8426B" w:rsidDel="00E8426B">
                <w:rPr>
                  <w:rStyle w:val="Hyperlink"/>
                  <w:noProof/>
                </w:rPr>
                <w:delText>6.1.9</w:delText>
              </w:r>
              <w:r w:rsidDel="00E8426B">
                <w:rPr>
                  <w:rFonts w:eastAsiaTheme="minorEastAsia"/>
                  <w:noProof/>
                </w:rPr>
                <w:tab/>
              </w:r>
              <w:r w:rsidRPr="00E8426B" w:rsidDel="00E8426B">
                <w:rPr>
                  <w:rStyle w:val="Hyperlink"/>
                  <w:noProof/>
                </w:rPr>
                <w:delText>Datapath ID</w:delText>
              </w:r>
              <w:r w:rsidDel="00E8426B">
                <w:rPr>
                  <w:noProof/>
                  <w:webHidden/>
                </w:rPr>
                <w:tab/>
                <w:delText>12</w:delText>
              </w:r>
            </w:del>
          </w:ins>
        </w:p>
        <w:p w14:paraId="1E7425C7" w14:textId="77777777" w:rsidR="00E00D57" w:rsidDel="00E8426B" w:rsidRDefault="00E00D57">
          <w:pPr>
            <w:pStyle w:val="TOC2"/>
            <w:tabs>
              <w:tab w:val="left" w:pos="880"/>
              <w:tab w:val="right" w:leader="dot" w:pos="9350"/>
            </w:tabs>
            <w:rPr>
              <w:ins w:id="349" w:author="Curt Beckmann" w:date="2013-06-06T14:17:00Z"/>
              <w:del w:id="350" w:author="Anees Shaikh" w:date="2013-10-06T22:10:00Z"/>
              <w:rFonts w:eastAsiaTheme="minorEastAsia"/>
              <w:noProof/>
            </w:rPr>
          </w:pPr>
          <w:ins w:id="351" w:author="Curt Beckmann" w:date="2013-06-06T14:17:00Z">
            <w:del w:id="352" w:author="Anees Shaikh" w:date="2013-10-06T22:10:00Z">
              <w:r w:rsidRPr="00E8426B" w:rsidDel="00E8426B">
                <w:rPr>
                  <w:rStyle w:val="Hyperlink"/>
                  <w:noProof/>
                </w:rPr>
                <w:delText>6.2</w:delText>
              </w:r>
              <w:r w:rsidDel="00E8426B">
                <w:rPr>
                  <w:rFonts w:eastAsiaTheme="minorEastAsia"/>
                  <w:noProof/>
                </w:rPr>
                <w:tab/>
              </w:r>
              <w:r w:rsidRPr="00E8426B" w:rsidDel="00E8426B">
                <w:rPr>
                  <w:rStyle w:val="Hyperlink"/>
                  <w:noProof/>
                </w:rPr>
                <w:delText>Requirements for NDMs</w:delText>
              </w:r>
              <w:r w:rsidDel="00E8426B">
                <w:rPr>
                  <w:noProof/>
                  <w:webHidden/>
                </w:rPr>
                <w:tab/>
                <w:delText>12</w:delText>
              </w:r>
            </w:del>
          </w:ins>
        </w:p>
        <w:p w14:paraId="68DA0201" w14:textId="77777777" w:rsidR="00E00D57" w:rsidDel="00E8426B" w:rsidRDefault="00E00D57">
          <w:pPr>
            <w:pStyle w:val="TOC2"/>
            <w:tabs>
              <w:tab w:val="left" w:pos="880"/>
              <w:tab w:val="right" w:leader="dot" w:pos="9350"/>
            </w:tabs>
            <w:rPr>
              <w:ins w:id="353" w:author="Curt Beckmann" w:date="2013-06-06T14:17:00Z"/>
              <w:del w:id="354" w:author="Anees Shaikh" w:date="2013-10-06T22:10:00Z"/>
              <w:rFonts w:eastAsiaTheme="minorEastAsia"/>
              <w:noProof/>
            </w:rPr>
          </w:pPr>
          <w:ins w:id="355" w:author="Curt Beckmann" w:date="2013-06-06T14:17:00Z">
            <w:del w:id="356" w:author="Anees Shaikh" w:date="2013-10-06T22:10:00Z">
              <w:r w:rsidRPr="00E8426B" w:rsidDel="00E8426B">
                <w:rPr>
                  <w:rStyle w:val="Hyperlink"/>
                  <w:noProof/>
                </w:rPr>
                <w:delText>6.3</w:delText>
              </w:r>
              <w:r w:rsidDel="00E8426B">
                <w:rPr>
                  <w:rFonts w:eastAsiaTheme="minorEastAsia"/>
                  <w:noProof/>
                </w:rPr>
                <w:tab/>
              </w:r>
              <w:r w:rsidRPr="00E8426B" w:rsidDel="00E8426B">
                <w:rPr>
                  <w:rStyle w:val="Hyperlink"/>
                  <w:noProof/>
                </w:rPr>
                <w:delText>Operational Requirements</w:delText>
              </w:r>
              <w:r w:rsidDel="00E8426B">
                <w:rPr>
                  <w:noProof/>
                  <w:webHidden/>
                </w:rPr>
                <w:tab/>
                <w:delText>12</w:delText>
              </w:r>
            </w:del>
          </w:ins>
        </w:p>
        <w:p w14:paraId="0E8BE1D8" w14:textId="77777777" w:rsidR="00E00D57" w:rsidDel="00E8426B" w:rsidRDefault="00E00D57">
          <w:pPr>
            <w:pStyle w:val="TOC2"/>
            <w:tabs>
              <w:tab w:val="left" w:pos="880"/>
              <w:tab w:val="right" w:leader="dot" w:pos="9350"/>
            </w:tabs>
            <w:rPr>
              <w:ins w:id="357" w:author="Curt Beckmann" w:date="2013-06-06T14:17:00Z"/>
              <w:del w:id="358" w:author="Anees Shaikh" w:date="2013-10-06T22:10:00Z"/>
              <w:rFonts w:eastAsiaTheme="minorEastAsia"/>
              <w:noProof/>
            </w:rPr>
          </w:pPr>
          <w:ins w:id="359" w:author="Curt Beckmann" w:date="2013-06-06T14:17:00Z">
            <w:del w:id="360" w:author="Anees Shaikh" w:date="2013-10-06T22:10:00Z">
              <w:r w:rsidRPr="00E8426B" w:rsidDel="00E8426B">
                <w:rPr>
                  <w:rStyle w:val="Hyperlink"/>
                  <w:noProof/>
                </w:rPr>
                <w:delText>6.4</w:delText>
              </w:r>
              <w:r w:rsidDel="00E8426B">
                <w:rPr>
                  <w:rFonts w:eastAsiaTheme="minorEastAsia"/>
                  <w:noProof/>
                </w:rPr>
                <w:tab/>
              </w:r>
              <w:r w:rsidRPr="00E8426B" w:rsidDel="00E8426B">
                <w:rPr>
                  <w:rStyle w:val="Hyperlink"/>
                  <w:noProof/>
                </w:rPr>
                <w:delText>Requirements for the Switch Management Protocol</w:delText>
              </w:r>
              <w:r w:rsidDel="00E8426B">
                <w:rPr>
                  <w:noProof/>
                  <w:webHidden/>
                </w:rPr>
                <w:tab/>
                <w:delText>13</w:delText>
              </w:r>
            </w:del>
          </w:ins>
        </w:p>
        <w:p w14:paraId="2763CA27" w14:textId="77777777" w:rsidR="00E00D57" w:rsidDel="00E8426B" w:rsidRDefault="00E00D57">
          <w:pPr>
            <w:pStyle w:val="TOC1"/>
            <w:tabs>
              <w:tab w:val="left" w:pos="440"/>
              <w:tab w:val="right" w:leader="dot" w:pos="9350"/>
            </w:tabs>
            <w:rPr>
              <w:ins w:id="361" w:author="Curt Beckmann" w:date="2013-06-06T14:17:00Z"/>
              <w:del w:id="362" w:author="Anees Shaikh" w:date="2013-10-06T22:10:00Z"/>
              <w:rFonts w:eastAsiaTheme="minorEastAsia"/>
              <w:noProof/>
            </w:rPr>
          </w:pPr>
          <w:ins w:id="363" w:author="Curt Beckmann" w:date="2013-06-06T14:17:00Z">
            <w:del w:id="364" w:author="Anees Shaikh" w:date="2013-10-06T22:10:00Z">
              <w:r w:rsidRPr="00E8426B" w:rsidDel="00E8426B">
                <w:rPr>
                  <w:rStyle w:val="Hyperlink"/>
                  <w:noProof/>
                </w:rPr>
                <w:delText>7</w:delText>
              </w:r>
              <w:r w:rsidDel="00E8426B">
                <w:rPr>
                  <w:rFonts w:eastAsiaTheme="minorEastAsia"/>
                  <w:noProof/>
                </w:rPr>
                <w:tab/>
              </w:r>
              <w:r w:rsidRPr="00E8426B" w:rsidDel="00E8426B">
                <w:rPr>
                  <w:rStyle w:val="Hyperlink"/>
                  <w:noProof/>
                </w:rPr>
                <w:delText>NETCONF as the Transport Protocol</w:delText>
              </w:r>
              <w:r w:rsidDel="00E8426B">
                <w:rPr>
                  <w:noProof/>
                  <w:webHidden/>
                </w:rPr>
                <w:tab/>
                <w:delText>14</w:delText>
              </w:r>
            </w:del>
          </w:ins>
        </w:p>
        <w:p w14:paraId="3A4EF3DD" w14:textId="77777777" w:rsidR="00E00D57" w:rsidDel="00E8426B" w:rsidRDefault="00E00D57">
          <w:pPr>
            <w:pStyle w:val="TOC1"/>
            <w:tabs>
              <w:tab w:val="left" w:pos="440"/>
              <w:tab w:val="right" w:leader="dot" w:pos="9350"/>
            </w:tabs>
            <w:rPr>
              <w:ins w:id="365" w:author="Curt Beckmann" w:date="2013-06-06T14:17:00Z"/>
              <w:del w:id="366" w:author="Anees Shaikh" w:date="2013-10-06T22:10:00Z"/>
              <w:rFonts w:eastAsiaTheme="minorEastAsia"/>
              <w:noProof/>
            </w:rPr>
          </w:pPr>
          <w:ins w:id="367" w:author="Curt Beckmann" w:date="2013-06-06T14:17:00Z">
            <w:del w:id="368" w:author="Anees Shaikh" w:date="2013-10-06T22:10:00Z">
              <w:r w:rsidRPr="00E8426B" w:rsidDel="00E8426B">
                <w:rPr>
                  <w:rStyle w:val="Hyperlink"/>
                  <w:noProof/>
                </w:rPr>
                <w:delText>8</w:delText>
              </w:r>
              <w:r w:rsidDel="00E8426B">
                <w:rPr>
                  <w:rFonts w:eastAsiaTheme="minorEastAsia"/>
                  <w:noProof/>
                </w:rPr>
                <w:tab/>
              </w:r>
              <w:r w:rsidRPr="00E8426B" w:rsidDel="00E8426B">
                <w:rPr>
                  <w:rStyle w:val="Hyperlink"/>
                  <w:noProof/>
                </w:rPr>
                <w:delText>Data Model</w:delText>
              </w:r>
              <w:r w:rsidDel="00E8426B">
                <w:rPr>
                  <w:noProof/>
                  <w:webHidden/>
                </w:rPr>
                <w:tab/>
                <w:delText>16</w:delText>
              </w:r>
            </w:del>
          </w:ins>
        </w:p>
        <w:p w14:paraId="01EE39E2" w14:textId="77777777" w:rsidR="00E00D57" w:rsidDel="00E8426B" w:rsidRDefault="00E00D57">
          <w:pPr>
            <w:pStyle w:val="TOC2"/>
            <w:tabs>
              <w:tab w:val="left" w:pos="880"/>
              <w:tab w:val="right" w:leader="dot" w:pos="9350"/>
            </w:tabs>
            <w:rPr>
              <w:ins w:id="369" w:author="Curt Beckmann" w:date="2013-06-06T14:17:00Z"/>
              <w:del w:id="370" w:author="Anees Shaikh" w:date="2013-10-06T22:10:00Z"/>
              <w:rFonts w:eastAsiaTheme="minorEastAsia"/>
              <w:noProof/>
            </w:rPr>
          </w:pPr>
          <w:ins w:id="371" w:author="Curt Beckmann" w:date="2013-06-06T14:17:00Z">
            <w:del w:id="372" w:author="Anees Shaikh" w:date="2013-10-06T22:10:00Z">
              <w:r w:rsidRPr="00E8426B" w:rsidDel="00E8426B">
                <w:rPr>
                  <w:rStyle w:val="Hyperlink"/>
                  <w:noProof/>
                </w:rPr>
                <w:delText>8.1</w:delText>
              </w:r>
              <w:r w:rsidDel="00E8426B">
                <w:rPr>
                  <w:rFonts w:eastAsiaTheme="minorEastAsia"/>
                  <w:noProof/>
                </w:rPr>
                <w:tab/>
              </w:r>
              <w:r w:rsidRPr="00E8426B" w:rsidDel="00E8426B">
                <w:rPr>
                  <w:rStyle w:val="Hyperlink"/>
                  <w:noProof/>
                </w:rPr>
                <w:delText>YANG Module</w:delText>
              </w:r>
              <w:r w:rsidDel="00E8426B">
                <w:rPr>
                  <w:noProof/>
                  <w:webHidden/>
                </w:rPr>
                <w:tab/>
                <w:delText>16</w:delText>
              </w:r>
            </w:del>
          </w:ins>
        </w:p>
        <w:p w14:paraId="2B2F495A" w14:textId="77777777" w:rsidR="00E00D57" w:rsidDel="00E8426B" w:rsidRDefault="00E00D57">
          <w:pPr>
            <w:pStyle w:val="TOC2"/>
            <w:tabs>
              <w:tab w:val="left" w:pos="880"/>
              <w:tab w:val="right" w:leader="dot" w:pos="9350"/>
            </w:tabs>
            <w:rPr>
              <w:ins w:id="373" w:author="Curt Beckmann" w:date="2013-06-06T14:17:00Z"/>
              <w:del w:id="374" w:author="Anees Shaikh" w:date="2013-10-06T22:10:00Z"/>
              <w:rFonts w:eastAsiaTheme="minorEastAsia"/>
              <w:noProof/>
            </w:rPr>
          </w:pPr>
          <w:ins w:id="375" w:author="Curt Beckmann" w:date="2013-06-06T14:17:00Z">
            <w:del w:id="376" w:author="Anees Shaikh" w:date="2013-10-06T22:10:00Z">
              <w:r w:rsidRPr="00E8426B" w:rsidDel="00E8426B">
                <w:rPr>
                  <w:rStyle w:val="Hyperlink"/>
                  <w:noProof/>
                </w:rPr>
                <w:delText>8.2</w:delText>
              </w:r>
              <w:r w:rsidDel="00E8426B">
                <w:rPr>
                  <w:rFonts w:eastAsiaTheme="minorEastAsia"/>
                  <w:noProof/>
                </w:rPr>
                <w:tab/>
              </w:r>
              <w:r w:rsidRPr="00E8426B" w:rsidDel="00E8426B">
                <w:rPr>
                  <w:rStyle w:val="Hyperlink"/>
                  <w:noProof/>
                </w:rPr>
                <w:delText>Core Data Model</w:delText>
              </w:r>
              <w:r w:rsidDel="00E8426B">
                <w:rPr>
                  <w:noProof/>
                  <w:webHidden/>
                </w:rPr>
                <w:tab/>
                <w:delText>16</w:delText>
              </w:r>
            </w:del>
          </w:ins>
        </w:p>
        <w:p w14:paraId="501DC8A7" w14:textId="77777777" w:rsidR="00E00D57" w:rsidDel="00E8426B" w:rsidRDefault="00E00D57">
          <w:pPr>
            <w:pStyle w:val="TOC2"/>
            <w:tabs>
              <w:tab w:val="left" w:pos="880"/>
              <w:tab w:val="right" w:leader="dot" w:pos="9350"/>
            </w:tabs>
            <w:rPr>
              <w:ins w:id="377" w:author="Curt Beckmann" w:date="2013-06-06T14:17:00Z"/>
              <w:del w:id="378" w:author="Anees Shaikh" w:date="2013-10-06T22:10:00Z"/>
              <w:rFonts w:eastAsiaTheme="minorEastAsia"/>
              <w:noProof/>
            </w:rPr>
          </w:pPr>
          <w:ins w:id="379" w:author="Curt Beckmann" w:date="2013-06-06T14:17:00Z">
            <w:del w:id="380" w:author="Anees Shaikh" w:date="2013-10-06T22:10:00Z">
              <w:r w:rsidRPr="00E8426B" w:rsidDel="00E8426B">
                <w:rPr>
                  <w:rStyle w:val="Hyperlink"/>
                  <w:noProof/>
                </w:rPr>
                <w:delText>8.3</w:delText>
              </w:r>
              <w:r w:rsidDel="00E8426B">
                <w:rPr>
                  <w:rFonts w:eastAsiaTheme="minorEastAsia"/>
                  <w:noProof/>
                </w:rPr>
                <w:tab/>
              </w:r>
              <w:r w:rsidRPr="00E8426B" w:rsidDel="00E8426B">
                <w:rPr>
                  <w:rStyle w:val="Hyperlink"/>
                  <w:noProof/>
                </w:rPr>
                <w:delText>OpenFlow Capable Switch</w:delText>
              </w:r>
              <w:r w:rsidDel="00E8426B">
                <w:rPr>
                  <w:noProof/>
                  <w:webHidden/>
                </w:rPr>
                <w:tab/>
                <w:delText>18</w:delText>
              </w:r>
            </w:del>
          </w:ins>
        </w:p>
        <w:p w14:paraId="21A7A009" w14:textId="77777777" w:rsidR="00E00D57" w:rsidDel="00E8426B" w:rsidRDefault="00E00D57">
          <w:pPr>
            <w:pStyle w:val="TOC3"/>
            <w:tabs>
              <w:tab w:val="left" w:pos="1320"/>
              <w:tab w:val="right" w:leader="dot" w:pos="9350"/>
            </w:tabs>
            <w:rPr>
              <w:ins w:id="381" w:author="Curt Beckmann" w:date="2013-06-06T14:17:00Z"/>
              <w:del w:id="382" w:author="Anees Shaikh" w:date="2013-10-06T22:10:00Z"/>
              <w:rFonts w:eastAsiaTheme="minorEastAsia"/>
              <w:noProof/>
            </w:rPr>
          </w:pPr>
          <w:ins w:id="383" w:author="Curt Beckmann" w:date="2013-06-06T14:17:00Z">
            <w:del w:id="384" w:author="Anees Shaikh" w:date="2013-10-06T22:10:00Z">
              <w:r w:rsidRPr="00E8426B" w:rsidDel="00E8426B">
                <w:rPr>
                  <w:rStyle w:val="Hyperlink"/>
                  <w:noProof/>
                </w:rPr>
                <w:delText>8.3.1</w:delText>
              </w:r>
              <w:r w:rsidDel="00E8426B">
                <w:rPr>
                  <w:rFonts w:eastAsiaTheme="minorEastAsia"/>
                  <w:noProof/>
                </w:rPr>
                <w:tab/>
              </w:r>
              <w:r w:rsidRPr="00E8426B" w:rsidDel="00E8426B">
                <w:rPr>
                  <w:rStyle w:val="Hyperlink"/>
                  <w:noProof/>
                </w:rPr>
                <w:delText>UML Diagram</w:delText>
              </w:r>
              <w:r w:rsidDel="00E8426B">
                <w:rPr>
                  <w:noProof/>
                  <w:webHidden/>
                </w:rPr>
                <w:tab/>
                <w:delText>18</w:delText>
              </w:r>
            </w:del>
          </w:ins>
        </w:p>
        <w:p w14:paraId="36B34C4A" w14:textId="77777777" w:rsidR="00E00D57" w:rsidDel="00E8426B" w:rsidRDefault="00E00D57">
          <w:pPr>
            <w:pStyle w:val="TOC3"/>
            <w:tabs>
              <w:tab w:val="left" w:pos="1320"/>
              <w:tab w:val="right" w:leader="dot" w:pos="9350"/>
            </w:tabs>
            <w:rPr>
              <w:ins w:id="385" w:author="Curt Beckmann" w:date="2013-06-06T14:17:00Z"/>
              <w:del w:id="386" w:author="Anees Shaikh" w:date="2013-10-06T22:10:00Z"/>
              <w:rFonts w:eastAsiaTheme="minorEastAsia"/>
              <w:noProof/>
            </w:rPr>
          </w:pPr>
          <w:ins w:id="387" w:author="Curt Beckmann" w:date="2013-06-06T14:17:00Z">
            <w:del w:id="388" w:author="Anees Shaikh" w:date="2013-10-06T22:10:00Z">
              <w:r w:rsidRPr="00E8426B" w:rsidDel="00E8426B">
                <w:rPr>
                  <w:rStyle w:val="Hyperlink"/>
                  <w:noProof/>
                </w:rPr>
                <w:delText>8.3.2</w:delText>
              </w:r>
              <w:r w:rsidDel="00E8426B">
                <w:rPr>
                  <w:rFonts w:eastAsiaTheme="minorEastAsia"/>
                  <w:noProof/>
                </w:rPr>
                <w:tab/>
              </w:r>
              <w:r w:rsidRPr="00E8426B" w:rsidDel="00E8426B">
                <w:rPr>
                  <w:rStyle w:val="Hyperlink"/>
                  <w:noProof/>
                </w:rPr>
                <w:delText>XML Schema</w:delText>
              </w:r>
              <w:r w:rsidDel="00E8426B">
                <w:rPr>
                  <w:noProof/>
                  <w:webHidden/>
                </w:rPr>
                <w:tab/>
                <w:delText>18</w:delText>
              </w:r>
            </w:del>
          </w:ins>
        </w:p>
        <w:p w14:paraId="1782969D" w14:textId="77777777" w:rsidR="00E00D57" w:rsidDel="00E8426B" w:rsidRDefault="00E00D57">
          <w:pPr>
            <w:pStyle w:val="TOC3"/>
            <w:tabs>
              <w:tab w:val="left" w:pos="1320"/>
              <w:tab w:val="right" w:leader="dot" w:pos="9350"/>
            </w:tabs>
            <w:rPr>
              <w:ins w:id="389" w:author="Curt Beckmann" w:date="2013-06-06T14:17:00Z"/>
              <w:del w:id="390" w:author="Anees Shaikh" w:date="2013-10-06T22:10:00Z"/>
              <w:rFonts w:eastAsiaTheme="minorEastAsia"/>
              <w:noProof/>
            </w:rPr>
          </w:pPr>
          <w:ins w:id="391" w:author="Curt Beckmann" w:date="2013-06-06T14:17:00Z">
            <w:del w:id="392" w:author="Anees Shaikh" w:date="2013-10-06T22:10:00Z">
              <w:r w:rsidRPr="00E8426B" w:rsidDel="00E8426B">
                <w:rPr>
                  <w:rStyle w:val="Hyperlink"/>
                  <w:noProof/>
                </w:rPr>
                <w:delText>8.3.3</w:delText>
              </w:r>
              <w:r w:rsidDel="00E8426B">
                <w:rPr>
                  <w:rFonts w:eastAsiaTheme="minorEastAsia"/>
                  <w:noProof/>
                </w:rPr>
                <w:tab/>
              </w:r>
              <w:r w:rsidRPr="00E8426B" w:rsidDel="00E8426B">
                <w:rPr>
                  <w:rStyle w:val="Hyperlink"/>
                  <w:noProof/>
                </w:rPr>
                <w:delText>XML Example</w:delText>
              </w:r>
              <w:r w:rsidDel="00E8426B">
                <w:rPr>
                  <w:noProof/>
                  <w:webHidden/>
                </w:rPr>
                <w:tab/>
                <w:delText>22</w:delText>
              </w:r>
            </w:del>
          </w:ins>
        </w:p>
        <w:p w14:paraId="07D8D5D0" w14:textId="77777777" w:rsidR="00E00D57" w:rsidDel="00E8426B" w:rsidRDefault="00E00D57">
          <w:pPr>
            <w:pStyle w:val="TOC2"/>
            <w:tabs>
              <w:tab w:val="left" w:pos="880"/>
              <w:tab w:val="right" w:leader="dot" w:pos="9350"/>
            </w:tabs>
            <w:rPr>
              <w:ins w:id="393" w:author="Curt Beckmann" w:date="2013-06-06T14:17:00Z"/>
              <w:del w:id="394" w:author="Anees Shaikh" w:date="2013-10-06T22:10:00Z"/>
              <w:rFonts w:eastAsiaTheme="minorEastAsia"/>
              <w:noProof/>
            </w:rPr>
          </w:pPr>
          <w:ins w:id="395" w:author="Curt Beckmann" w:date="2013-06-06T14:17:00Z">
            <w:del w:id="396" w:author="Anees Shaikh" w:date="2013-10-06T22:10:00Z">
              <w:r w:rsidRPr="00E8426B" w:rsidDel="00E8426B">
                <w:rPr>
                  <w:rStyle w:val="Hyperlink"/>
                  <w:noProof/>
                </w:rPr>
                <w:delText>8.4</w:delText>
              </w:r>
              <w:r w:rsidDel="00E8426B">
                <w:rPr>
                  <w:rFonts w:eastAsiaTheme="minorEastAsia"/>
                  <w:noProof/>
                </w:rPr>
                <w:tab/>
              </w:r>
              <w:r w:rsidRPr="00E8426B" w:rsidDel="00E8426B">
                <w:rPr>
                  <w:rStyle w:val="Hyperlink"/>
                  <w:noProof/>
                </w:rPr>
                <w:delText>OpenFlow Configuration Point</w:delText>
              </w:r>
              <w:r w:rsidDel="00E8426B">
                <w:rPr>
                  <w:noProof/>
                  <w:webHidden/>
                </w:rPr>
                <w:tab/>
                <w:delText>23</w:delText>
              </w:r>
            </w:del>
          </w:ins>
        </w:p>
        <w:p w14:paraId="248F38B3" w14:textId="77777777" w:rsidR="00E00D57" w:rsidDel="00E8426B" w:rsidRDefault="00E00D57">
          <w:pPr>
            <w:pStyle w:val="TOC3"/>
            <w:tabs>
              <w:tab w:val="left" w:pos="1320"/>
              <w:tab w:val="right" w:leader="dot" w:pos="9350"/>
            </w:tabs>
            <w:rPr>
              <w:ins w:id="397" w:author="Curt Beckmann" w:date="2013-06-06T14:17:00Z"/>
              <w:del w:id="398" w:author="Anees Shaikh" w:date="2013-10-06T22:10:00Z"/>
              <w:rFonts w:eastAsiaTheme="minorEastAsia"/>
              <w:noProof/>
            </w:rPr>
          </w:pPr>
          <w:ins w:id="399" w:author="Curt Beckmann" w:date="2013-06-06T14:17:00Z">
            <w:del w:id="400" w:author="Anees Shaikh" w:date="2013-10-06T22:10:00Z">
              <w:r w:rsidRPr="00E8426B" w:rsidDel="00E8426B">
                <w:rPr>
                  <w:rStyle w:val="Hyperlink"/>
                  <w:noProof/>
                </w:rPr>
                <w:delText>8.4.1</w:delText>
              </w:r>
              <w:r w:rsidDel="00E8426B">
                <w:rPr>
                  <w:rFonts w:eastAsiaTheme="minorEastAsia"/>
                  <w:noProof/>
                </w:rPr>
                <w:tab/>
              </w:r>
              <w:r w:rsidRPr="00E8426B" w:rsidDel="00E8426B">
                <w:rPr>
                  <w:rStyle w:val="Hyperlink"/>
                  <w:noProof/>
                </w:rPr>
                <w:delText>UML Diagram</w:delText>
              </w:r>
              <w:r w:rsidDel="00E8426B">
                <w:rPr>
                  <w:noProof/>
                  <w:webHidden/>
                </w:rPr>
                <w:tab/>
                <w:delText>23</w:delText>
              </w:r>
            </w:del>
          </w:ins>
        </w:p>
        <w:p w14:paraId="257EDDFB" w14:textId="77777777" w:rsidR="00E00D57" w:rsidDel="00E8426B" w:rsidRDefault="00E00D57">
          <w:pPr>
            <w:pStyle w:val="TOC3"/>
            <w:tabs>
              <w:tab w:val="left" w:pos="1320"/>
              <w:tab w:val="right" w:leader="dot" w:pos="9350"/>
            </w:tabs>
            <w:rPr>
              <w:ins w:id="401" w:author="Curt Beckmann" w:date="2013-06-06T14:17:00Z"/>
              <w:del w:id="402" w:author="Anees Shaikh" w:date="2013-10-06T22:10:00Z"/>
              <w:rFonts w:eastAsiaTheme="minorEastAsia"/>
              <w:noProof/>
            </w:rPr>
          </w:pPr>
          <w:ins w:id="403" w:author="Curt Beckmann" w:date="2013-06-06T14:17:00Z">
            <w:del w:id="404" w:author="Anees Shaikh" w:date="2013-10-06T22:10:00Z">
              <w:r w:rsidRPr="00E8426B" w:rsidDel="00E8426B">
                <w:rPr>
                  <w:rStyle w:val="Hyperlink"/>
                  <w:noProof/>
                </w:rPr>
                <w:delText>8.4.2</w:delText>
              </w:r>
              <w:r w:rsidDel="00E8426B">
                <w:rPr>
                  <w:rFonts w:eastAsiaTheme="minorEastAsia"/>
                  <w:noProof/>
                </w:rPr>
                <w:tab/>
              </w:r>
              <w:r w:rsidRPr="00E8426B" w:rsidDel="00E8426B">
                <w:rPr>
                  <w:rStyle w:val="Hyperlink"/>
                  <w:noProof/>
                </w:rPr>
                <w:delText>XML Schema</w:delText>
              </w:r>
              <w:r w:rsidDel="00E8426B">
                <w:rPr>
                  <w:noProof/>
                  <w:webHidden/>
                </w:rPr>
                <w:tab/>
                <w:delText>23</w:delText>
              </w:r>
            </w:del>
          </w:ins>
        </w:p>
        <w:p w14:paraId="0F16AD72" w14:textId="77777777" w:rsidR="00E00D57" w:rsidDel="00E8426B" w:rsidRDefault="00E00D57">
          <w:pPr>
            <w:pStyle w:val="TOC3"/>
            <w:tabs>
              <w:tab w:val="left" w:pos="1320"/>
              <w:tab w:val="right" w:leader="dot" w:pos="9350"/>
            </w:tabs>
            <w:rPr>
              <w:ins w:id="405" w:author="Curt Beckmann" w:date="2013-06-06T14:17:00Z"/>
              <w:del w:id="406" w:author="Anees Shaikh" w:date="2013-10-06T22:10:00Z"/>
              <w:rFonts w:eastAsiaTheme="minorEastAsia"/>
              <w:noProof/>
            </w:rPr>
          </w:pPr>
          <w:ins w:id="407" w:author="Curt Beckmann" w:date="2013-06-06T14:17:00Z">
            <w:del w:id="408" w:author="Anees Shaikh" w:date="2013-10-06T22:10:00Z">
              <w:r w:rsidRPr="00E8426B" w:rsidDel="00E8426B">
                <w:rPr>
                  <w:rStyle w:val="Hyperlink"/>
                  <w:noProof/>
                </w:rPr>
                <w:delText>8.4.3</w:delText>
              </w:r>
              <w:r w:rsidDel="00E8426B">
                <w:rPr>
                  <w:rFonts w:eastAsiaTheme="minorEastAsia"/>
                  <w:noProof/>
                </w:rPr>
                <w:tab/>
              </w:r>
              <w:r w:rsidRPr="00E8426B" w:rsidDel="00E8426B">
                <w:rPr>
                  <w:rStyle w:val="Hyperlink"/>
                  <w:noProof/>
                </w:rPr>
                <w:delText>XML Example</w:delText>
              </w:r>
              <w:r w:rsidDel="00E8426B">
                <w:rPr>
                  <w:noProof/>
                  <w:webHidden/>
                </w:rPr>
                <w:tab/>
                <w:delText>25</w:delText>
              </w:r>
            </w:del>
          </w:ins>
        </w:p>
        <w:p w14:paraId="740897EC" w14:textId="77777777" w:rsidR="00E00D57" w:rsidDel="00E8426B" w:rsidRDefault="00E00D57">
          <w:pPr>
            <w:pStyle w:val="TOC2"/>
            <w:tabs>
              <w:tab w:val="left" w:pos="880"/>
              <w:tab w:val="right" w:leader="dot" w:pos="9350"/>
            </w:tabs>
            <w:rPr>
              <w:ins w:id="409" w:author="Curt Beckmann" w:date="2013-06-06T14:17:00Z"/>
              <w:del w:id="410" w:author="Anees Shaikh" w:date="2013-10-06T22:10:00Z"/>
              <w:rFonts w:eastAsiaTheme="minorEastAsia"/>
              <w:noProof/>
            </w:rPr>
          </w:pPr>
          <w:ins w:id="411" w:author="Curt Beckmann" w:date="2013-06-06T14:17:00Z">
            <w:del w:id="412" w:author="Anees Shaikh" w:date="2013-10-06T22:10:00Z">
              <w:r w:rsidRPr="00E8426B" w:rsidDel="00E8426B">
                <w:rPr>
                  <w:rStyle w:val="Hyperlink"/>
                  <w:noProof/>
                </w:rPr>
                <w:delText>8.5</w:delText>
              </w:r>
              <w:r w:rsidDel="00E8426B">
                <w:rPr>
                  <w:rFonts w:eastAsiaTheme="minorEastAsia"/>
                  <w:noProof/>
                </w:rPr>
                <w:tab/>
              </w:r>
              <w:r w:rsidRPr="00E8426B" w:rsidDel="00E8426B">
                <w:rPr>
                  <w:rStyle w:val="Hyperlink"/>
                  <w:noProof/>
                </w:rPr>
                <w:delText>OpenFlow Logical Switch</w:delText>
              </w:r>
              <w:r w:rsidDel="00E8426B">
                <w:rPr>
                  <w:noProof/>
                  <w:webHidden/>
                </w:rPr>
                <w:tab/>
                <w:delText>25</w:delText>
              </w:r>
            </w:del>
          </w:ins>
        </w:p>
        <w:p w14:paraId="08B92AB4" w14:textId="77777777" w:rsidR="00E00D57" w:rsidDel="00E8426B" w:rsidRDefault="00E00D57">
          <w:pPr>
            <w:pStyle w:val="TOC3"/>
            <w:tabs>
              <w:tab w:val="left" w:pos="1320"/>
              <w:tab w:val="right" w:leader="dot" w:pos="9350"/>
            </w:tabs>
            <w:rPr>
              <w:ins w:id="413" w:author="Curt Beckmann" w:date="2013-06-06T14:17:00Z"/>
              <w:del w:id="414" w:author="Anees Shaikh" w:date="2013-10-06T22:10:00Z"/>
              <w:rFonts w:eastAsiaTheme="minorEastAsia"/>
              <w:noProof/>
            </w:rPr>
          </w:pPr>
          <w:ins w:id="415" w:author="Curt Beckmann" w:date="2013-06-06T14:17:00Z">
            <w:del w:id="416" w:author="Anees Shaikh" w:date="2013-10-06T22:10:00Z">
              <w:r w:rsidRPr="00E8426B" w:rsidDel="00E8426B">
                <w:rPr>
                  <w:rStyle w:val="Hyperlink"/>
                  <w:noProof/>
                </w:rPr>
                <w:delText>8.5.1</w:delText>
              </w:r>
              <w:r w:rsidDel="00E8426B">
                <w:rPr>
                  <w:rFonts w:eastAsiaTheme="minorEastAsia"/>
                  <w:noProof/>
                </w:rPr>
                <w:tab/>
              </w:r>
              <w:r w:rsidRPr="00E8426B" w:rsidDel="00E8426B">
                <w:rPr>
                  <w:rStyle w:val="Hyperlink"/>
                  <w:noProof/>
                </w:rPr>
                <w:delText>UML Diagram</w:delText>
              </w:r>
              <w:r w:rsidDel="00E8426B">
                <w:rPr>
                  <w:noProof/>
                  <w:webHidden/>
                </w:rPr>
                <w:tab/>
                <w:delText>26</w:delText>
              </w:r>
            </w:del>
          </w:ins>
        </w:p>
        <w:p w14:paraId="42A7F982" w14:textId="77777777" w:rsidR="00E00D57" w:rsidDel="00E8426B" w:rsidRDefault="00E00D57">
          <w:pPr>
            <w:pStyle w:val="TOC3"/>
            <w:tabs>
              <w:tab w:val="left" w:pos="1320"/>
              <w:tab w:val="right" w:leader="dot" w:pos="9350"/>
            </w:tabs>
            <w:rPr>
              <w:ins w:id="417" w:author="Curt Beckmann" w:date="2013-06-06T14:17:00Z"/>
              <w:del w:id="418" w:author="Anees Shaikh" w:date="2013-10-06T22:10:00Z"/>
              <w:rFonts w:eastAsiaTheme="minorEastAsia"/>
              <w:noProof/>
            </w:rPr>
          </w:pPr>
          <w:ins w:id="419" w:author="Curt Beckmann" w:date="2013-06-06T14:17:00Z">
            <w:del w:id="420" w:author="Anees Shaikh" w:date="2013-10-06T22:10:00Z">
              <w:r w:rsidRPr="00E8426B" w:rsidDel="00E8426B">
                <w:rPr>
                  <w:rStyle w:val="Hyperlink"/>
                  <w:noProof/>
                </w:rPr>
                <w:delText>8.5.2</w:delText>
              </w:r>
              <w:r w:rsidDel="00E8426B">
                <w:rPr>
                  <w:rFonts w:eastAsiaTheme="minorEastAsia"/>
                  <w:noProof/>
                </w:rPr>
                <w:tab/>
              </w:r>
              <w:r w:rsidRPr="00E8426B" w:rsidDel="00E8426B">
                <w:rPr>
                  <w:rStyle w:val="Hyperlink"/>
                  <w:noProof/>
                </w:rPr>
                <w:delText>XML Schema</w:delText>
              </w:r>
              <w:r w:rsidDel="00E8426B">
                <w:rPr>
                  <w:noProof/>
                  <w:webHidden/>
                </w:rPr>
                <w:tab/>
                <w:delText>26</w:delText>
              </w:r>
            </w:del>
          </w:ins>
        </w:p>
        <w:p w14:paraId="411BB9F5" w14:textId="77777777" w:rsidR="00E00D57" w:rsidDel="00E8426B" w:rsidRDefault="00E00D57">
          <w:pPr>
            <w:pStyle w:val="TOC3"/>
            <w:tabs>
              <w:tab w:val="left" w:pos="1320"/>
              <w:tab w:val="right" w:leader="dot" w:pos="9350"/>
            </w:tabs>
            <w:rPr>
              <w:ins w:id="421" w:author="Curt Beckmann" w:date="2013-06-06T14:17:00Z"/>
              <w:del w:id="422" w:author="Anees Shaikh" w:date="2013-10-06T22:10:00Z"/>
              <w:rFonts w:eastAsiaTheme="minorEastAsia"/>
              <w:noProof/>
            </w:rPr>
          </w:pPr>
          <w:ins w:id="423" w:author="Curt Beckmann" w:date="2013-06-06T14:17:00Z">
            <w:del w:id="424" w:author="Anees Shaikh" w:date="2013-10-06T22:10:00Z">
              <w:r w:rsidRPr="00E8426B" w:rsidDel="00E8426B">
                <w:rPr>
                  <w:rStyle w:val="Hyperlink"/>
                  <w:noProof/>
                </w:rPr>
                <w:delText>8.5.3</w:delText>
              </w:r>
              <w:r w:rsidDel="00E8426B">
                <w:rPr>
                  <w:rFonts w:eastAsiaTheme="minorEastAsia"/>
                  <w:noProof/>
                </w:rPr>
                <w:tab/>
              </w:r>
              <w:r w:rsidRPr="00E8426B" w:rsidDel="00E8426B">
                <w:rPr>
                  <w:rStyle w:val="Hyperlink"/>
                  <w:noProof/>
                </w:rPr>
                <w:delText>XML Example</w:delText>
              </w:r>
              <w:r w:rsidDel="00E8426B">
                <w:rPr>
                  <w:noProof/>
                  <w:webHidden/>
                </w:rPr>
                <w:tab/>
                <w:delText>32</w:delText>
              </w:r>
            </w:del>
          </w:ins>
        </w:p>
        <w:p w14:paraId="5FB9BBA7" w14:textId="77777777" w:rsidR="00E00D57" w:rsidDel="00E8426B" w:rsidRDefault="00E00D57">
          <w:pPr>
            <w:pStyle w:val="TOC2"/>
            <w:tabs>
              <w:tab w:val="left" w:pos="880"/>
              <w:tab w:val="right" w:leader="dot" w:pos="9350"/>
            </w:tabs>
            <w:rPr>
              <w:ins w:id="425" w:author="Curt Beckmann" w:date="2013-06-06T14:17:00Z"/>
              <w:del w:id="426" w:author="Anees Shaikh" w:date="2013-10-06T22:10:00Z"/>
              <w:rFonts w:eastAsiaTheme="minorEastAsia"/>
              <w:noProof/>
            </w:rPr>
          </w:pPr>
          <w:ins w:id="427" w:author="Curt Beckmann" w:date="2013-06-06T14:17:00Z">
            <w:del w:id="428" w:author="Anees Shaikh" w:date="2013-10-06T22:10:00Z">
              <w:r w:rsidRPr="00E8426B" w:rsidDel="00E8426B">
                <w:rPr>
                  <w:rStyle w:val="Hyperlink"/>
                  <w:noProof/>
                </w:rPr>
                <w:delText>8.6</w:delText>
              </w:r>
              <w:r w:rsidDel="00E8426B">
                <w:rPr>
                  <w:rFonts w:eastAsiaTheme="minorEastAsia"/>
                  <w:noProof/>
                </w:rPr>
                <w:tab/>
              </w:r>
              <w:r w:rsidRPr="00E8426B" w:rsidDel="00E8426B">
                <w:rPr>
                  <w:rStyle w:val="Hyperlink"/>
                  <w:noProof/>
                </w:rPr>
                <w:delText>Logical Switch Capabilities</w:delText>
              </w:r>
              <w:r w:rsidDel="00E8426B">
                <w:rPr>
                  <w:noProof/>
                  <w:webHidden/>
                </w:rPr>
                <w:tab/>
                <w:delText>33</w:delText>
              </w:r>
            </w:del>
          </w:ins>
        </w:p>
        <w:p w14:paraId="7360D2BA" w14:textId="77777777" w:rsidR="00E00D57" w:rsidDel="00E8426B" w:rsidRDefault="00E00D57">
          <w:pPr>
            <w:pStyle w:val="TOC3"/>
            <w:tabs>
              <w:tab w:val="left" w:pos="1320"/>
              <w:tab w:val="right" w:leader="dot" w:pos="9350"/>
            </w:tabs>
            <w:rPr>
              <w:ins w:id="429" w:author="Curt Beckmann" w:date="2013-06-06T14:17:00Z"/>
              <w:del w:id="430" w:author="Anees Shaikh" w:date="2013-10-06T22:10:00Z"/>
              <w:rFonts w:eastAsiaTheme="minorEastAsia"/>
              <w:noProof/>
            </w:rPr>
          </w:pPr>
          <w:ins w:id="431" w:author="Curt Beckmann" w:date="2013-06-06T14:17:00Z">
            <w:del w:id="432" w:author="Anees Shaikh" w:date="2013-10-06T22:10:00Z">
              <w:r w:rsidRPr="00E8426B" w:rsidDel="00E8426B">
                <w:rPr>
                  <w:rStyle w:val="Hyperlink"/>
                  <w:noProof/>
                </w:rPr>
                <w:delText>8.6.1</w:delText>
              </w:r>
              <w:r w:rsidDel="00E8426B">
                <w:rPr>
                  <w:rFonts w:eastAsiaTheme="minorEastAsia"/>
                  <w:noProof/>
                </w:rPr>
                <w:tab/>
              </w:r>
              <w:r w:rsidRPr="00E8426B" w:rsidDel="00E8426B">
                <w:rPr>
                  <w:rStyle w:val="Hyperlink"/>
                  <w:noProof/>
                </w:rPr>
                <w:delText>UML Diagram</w:delText>
              </w:r>
              <w:r w:rsidDel="00E8426B">
                <w:rPr>
                  <w:noProof/>
                  <w:webHidden/>
                </w:rPr>
                <w:tab/>
                <w:delText>33</w:delText>
              </w:r>
            </w:del>
          </w:ins>
        </w:p>
        <w:p w14:paraId="64811A56" w14:textId="77777777" w:rsidR="00E00D57" w:rsidDel="00E8426B" w:rsidRDefault="00E00D57">
          <w:pPr>
            <w:pStyle w:val="TOC3"/>
            <w:tabs>
              <w:tab w:val="left" w:pos="1320"/>
              <w:tab w:val="right" w:leader="dot" w:pos="9350"/>
            </w:tabs>
            <w:rPr>
              <w:ins w:id="433" w:author="Curt Beckmann" w:date="2013-06-06T14:17:00Z"/>
              <w:del w:id="434" w:author="Anees Shaikh" w:date="2013-10-06T22:10:00Z"/>
              <w:rFonts w:eastAsiaTheme="minorEastAsia"/>
              <w:noProof/>
            </w:rPr>
          </w:pPr>
          <w:ins w:id="435" w:author="Curt Beckmann" w:date="2013-06-06T14:17:00Z">
            <w:del w:id="436" w:author="Anees Shaikh" w:date="2013-10-06T22:10:00Z">
              <w:r w:rsidRPr="00E8426B" w:rsidDel="00E8426B">
                <w:rPr>
                  <w:rStyle w:val="Hyperlink"/>
                  <w:noProof/>
                </w:rPr>
                <w:delText>8.6.2</w:delText>
              </w:r>
              <w:r w:rsidDel="00E8426B">
                <w:rPr>
                  <w:rFonts w:eastAsiaTheme="minorEastAsia"/>
                  <w:noProof/>
                </w:rPr>
                <w:tab/>
              </w:r>
              <w:r w:rsidRPr="00E8426B" w:rsidDel="00E8426B">
                <w:rPr>
                  <w:rStyle w:val="Hyperlink"/>
                  <w:noProof/>
                </w:rPr>
                <w:delText>XML Schema</w:delText>
              </w:r>
              <w:r w:rsidDel="00E8426B">
                <w:rPr>
                  <w:noProof/>
                  <w:webHidden/>
                </w:rPr>
                <w:tab/>
                <w:delText>33</w:delText>
              </w:r>
            </w:del>
          </w:ins>
        </w:p>
        <w:p w14:paraId="47DC3D51" w14:textId="77777777" w:rsidR="00E00D57" w:rsidDel="00E8426B" w:rsidRDefault="00E00D57">
          <w:pPr>
            <w:pStyle w:val="TOC3"/>
            <w:tabs>
              <w:tab w:val="left" w:pos="1320"/>
              <w:tab w:val="right" w:leader="dot" w:pos="9350"/>
            </w:tabs>
            <w:rPr>
              <w:ins w:id="437" w:author="Curt Beckmann" w:date="2013-06-06T14:17:00Z"/>
              <w:del w:id="438" w:author="Anees Shaikh" w:date="2013-10-06T22:10:00Z"/>
              <w:rFonts w:eastAsiaTheme="minorEastAsia"/>
              <w:noProof/>
            </w:rPr>
          </w:pPr>
          <w:ins w:id="439" w:author="Curt Beckmann" w:date="2013-06-06T14:17:00Z">
            <w:del w:id="440" w:author="Anees Shaikh" w:date="2013-10-06T22:10:00Z">
              <w:r w:rsidRPr="00E8426B" w:rsidDel="00E8426B">
                <w:rPr>
                  <w:rStyle w:val="Hyperlink"/>
                  <w:noProof/>
                </w:rPr>
                <w:delText>8.6.3</w:delText>
              </w:r>
              <w:r w:rsidDel="00E8426B">
                <w:rPr>
                  <w:rFonts w:eastAsiaTheme="minorEastAsia"/>
                  <w:noProof/>
                </w:rPr>
                <w:tab/>
              </w:r>
              <w:r w:rsidRPr="00E8426B" w:rsidDel="00E8426B">
                <w:rPr>
                  <w:rStyle w:val="Hyperlink"/>
                  <w:noProof/>
                </w:rPr>
                <w:delText>XML Example</w:delText>
              </w:r>
              <w:r w:rsidDel="00E8426B">
                <w:rPr>
                  <w:noProof/>
                  <w:webHidden/>
                </w:rPr>
                <w:tab/>
                <w:delText>38</w:delText>
              </w:r>
            </w:del>
          </w:ins>
        </w:p>
        <w:p w14:paraId="672931BA" w14:textId="77777777" w:rsidR="00E00D57" w:rsidDel="00E8426B" w:rsidRDefault="00E00D57">
          <w:pPr>
            <w:pStyle w:val="TOC2"/>
            <w:tabs>
              <w:tab w:val="left" w:pos="880"/>
              <w:tab w:val="right" w:leader="dot" w:pos="9350"/>
            </w:tabs>
            <w:rPr>
              <w:ins w:id="441" w:author="Curt Beckmann" w:date="2013-06-06T14:17:00Z"/>
              <w:del w:id="442" w:author="Anees Shaikh" w:date="2013-10-06T22:10:00Z"/>
              <w:rFonts w:eastAsiaTheme="minorEastAsia"/>
              <w:noProof/>
            </w:rPr>
          </w:pPr>
          <w:ins w:id="443" w:author="Curt Beckmann" w:date="2013-06-06T14:17:00Z">
            <w:del w:id="444" w:author="Anees Shaikh" w:date="2013-10-06T22:10:00Z">
              <w:r w:rsidRPr="00E8426B" w:rsidDel="00E8426B">
                <w:rPr>
                  <w:rStyle w:val="Hyperlink"/>
                  <w:noProof/>
                </w:rPr>
                <w:delText>8.7</w:delText>
              </w:r>
              <w:r w:rsidDel="00E8426B">
                <w:rPr>
                  <w:rFonts w:eastAsiaTheme="minorEastAsia"/>
                  <w:noProof/>
                </w:rPr>
                <w:tab/>
              </w:r>
              <w:r w:rsidRPr="00E8426B" w:rsidDel="00E8426B">
                <w:rPr>
                  <w:rStyle w:val="Hyperlink"/>
                  <w:noProof/>
                </w:rPr>
                <w:delText>OpenFlow Controller</w:delText>
              </w:r>
              <w:r w:rsidDel="00E8426B">
                <w:rPr>
                  <w:noProof/>
                  <w:webHidden/>
                </w:rPr>
                <w:tab/>
                <w:delText>38</w:delText>
              </w:r>
            </w:del>
          </w:ins>
        </w:p>
        <w:p w14:paraId="32659C97" w14:textId="77777777" w:rsidR="00E00D57" w:rsidDel="00E8426B" w:rsidRDefault="00E00D57">
          <w:pPr>
            <w:pStyle w:val="TOC3"/>
            <w:tabs>
              <w:tab w:val="left" w:pos="1320"/>
              <w:tab w:val="right" w:leader="dot" w:pos="9350"/>
            </w:tabs>
            <w:rPr>
              <w:ins w:id="445" w:author="Curt Beckmann" w:date="2013-06-06T14:17:00Z"/>
              <w:del w:id="446" w:author="Anees Shaikh" w:date="2013-10-06T22:10:00Z"/>
              <w:rFonts w:eastAsiaTheme="minorEastAsia"/>
              <w:noProof/>
            </w:rPr>
          </w:pPr>
          <w:ins w:id="447" w:author="Curt Beckmann" w:date="2013-06-06T14:17:00Z">
            <w:del w:id="448" w:author="Anees Shaikh" w:date="2013-10-06T22:10:00Z">
              <w:r w:rsidRPr="00E8426B" w:rsidDel="00E8426B">
                <w:rPr>
                  <w:rStyle w:val="Hyperlink"/>
                  <w:noProof/>
                </w:rPr>
                <w:delText>8.7.1</w:delText>
              </w:r>
              <w:r w:rsidDel="00E8426B">
                <w:rPr>
                  <w:rFonts w:eastAsiaTheme="minorEastAsia"/>
                  <w:noProof/>
                </w:rPr>
                <w:tab/>
              </w:r>
              <w:r w:rsidRPr="00E8426B" w:rsidDel="00E8426B">
                <w:rPr>
                  <w:rStyle w:val="Hyperlink"/>
                  <w:noProof/>
                </w:rPr>
                <w:delText>UML Diagram</w:delText>
              </w:r>
              <w:r w:rsidDel="00E8426B">
                <w:rPr>
                  <w:noProof/>
                  <w:webHidden/>
                </w:rPr>
                <w:tab/>
                <w:delText>39</w:delText>
              </w:r>
            </w:del>
          </w:ins>
        </w:p>
        <w:p w14:paraId="7F351588" w14:textId="77777777" w:rsidR="00E00D57" w:rsidDel="00E8426B" w:rsidRDefault="00E00D57">
          <w:pPr>
            <w:pStyle w:val="TOC3"/>
            <w:tabs>
              <w:tab w:val="left" w:pos="1320"/>
              <w:tab w:val="right" w:leader="dot" w:pos="9350"/>
            </w:tabs>
            <w:rPr>
              <w:ins w:id="449" w:author="Curt Beckmann" w:date="2013-06-06T14:17:00Z"/>
              <w:del w:id="450" w:author="Anees Shaikh" w:date="2013-10-06T22:10:00Z"/>
              <w:rFonts w:eastAsiaTheme="minorEastAsia"/>
              <w:noProof/>
            </w:rPr>
          </w:pPr>
          <w:ins w:id="451" w:author="Curt Beckmann" w:date="2013-06-06T14:17:00Z">
            <w:del w:id="452" w:author="Anees Shaikh" w:date="2013-10-06T22:10:00Z">
              <w:r w:rsidRPr="00E8426B" w:rsidDel="00E8426B">
                <w:rPr>
                  <w:rStyle w:val="Hyperlink"/>
                  <w:noProof/>
                </w:rPr>
                <w:delText>8.7.2</w:delText>
              </w:r>
              <w:r w:rsidDel="00E8426B">
                <w:rPr>
                  <w:rFonts w:eastAsiaTheme="minorEastAsia"/>
                  <w:noProof/>
                </w:rPr>
                <w:tab/>
              </w:r>
              <w:r w:rsidRPr="00E8426B" w:rsidDel="00E8426B">
                <w:rPr>
                  <w:rStyle w:val="Hyperlink"/>
                  <w:noProof/>
                </w:rPr>
                <w:delText>XML Schema</w:delText>
              </w:r>
              <w:r w:rsidDel="00E8426B">
                <w:rPr>
                  <w:noProof/>
                  <w:webHidden/>
                </w:rPr>
                <w:tab/>
                <w:delText>40</w:delText>
              </w:r>
            </w:del>
          </w:ins>
        </w:p>
        <w:p w14:paraId="328809F4" w14:textId="77777777" w:rsidR="00E00D57" w:rsidDel="00E8426B" w:rsidRDefault="00E00D57">
          <w:pPr>
            <w:pStyle w:val="TOC3"/>
            <w:tabs>
              <w:tab w:val="left" w:pos="1320"/>
              <w:tab w:val="right" w:leader="dot" w:pos="9350"/>
            </w:tabs>
            <w:rPr>
              <w:ins w:id="453" w:author="Curt Beckmann" w:date="2013-06-06T14:17:00Z"/>
              <w:del w:id="454" w:author="Anees Shaikh" w:date="2013-10-06T22:10:00Z"/>
              <w:rFonts w:eastAsiaTheme="minorEastAsia"/>
              <w:noProof/>
            </w:rPr>
          </w:pPr>
          <w:ins w:id="455" w:author="Curt Beckmann" w:date="2013-06-06T14:17:00Z">
            <w:del w:id="456" w:author="Anees Shaikh" w:date="2013-10-06T22:10:00Z">
              <w:r w:rsidRPr="00E8426B" w:rsidDel="00E8426B">
                <w:rPr>
                  <w:rStyle w:val="Hyperlink"/>
                  <w:noProof/>
                </w:rPr>
                <w:delText>8.7.3</w:delText>
              </w:r>
              <w:r w:rsidDel="00E8426B">
                <w:rPr>
                  <w:rFonts w:eastAsiaTheme="minorEastAsia"/>
                  <w:noProof/>
                </w:rPr>
                <w:tab/>
              </w:r>
              <w:r w:rsidRPr="00E8426B" w:rsidDel="00E8426B">
                <w:rPr>
                  <w:rStyle w:val="Hyperlink"/>
                  <w:noProof/>
                </w:rPr>
                <w:delText>XML Example</w:delText>
              </w:r>
              <w:r w:rsidDel="00E8426B">
                <w:rPr>
                  <w:noProof/>
                  <w:webHidden/>
                </w:rPr>
                <w:tab/>
                <w:delText>45</w:delText>
              </w:r>
            </w:del>
          </w:ins>
        </w:p>
        <w:p w14:paraId="27F29FBF" w14:textId="77777777" w:rsidR="00E00D57" w:rsidDel="00E8426B" w:rsidRDefault="00E00D57">
          <w:pPr>
            <w:pStyle w:val="TOC2"/>
            <w:tabs>
              <w:tab w:val="left" w:pos="880"/>
              <w:tab w:val="right" w:leader="dot" w:pos="9350"/>
            </w:tabs>
            <w:rPr>
              <w:ins w:id="457" w:author="Curt Beckmann" w:date="2013-06-06T14:17:00Z"/>
              <w:del w:id="458" w:author="Anees Shaikh" w:date="2013-10-06T22:10:00Z"/>
              <w:rFonts w:eastAsiaTheme="minorEastAsia"/>
              <w:noProof/>
            </w:rPr>
          </w:pPr>
          <w:ins w:id="459" w:author="Curt Beckmann" w:date="2013-06-06T14:17:00Z">
            <w:del w:id="460" w:author="Anees Shaikh" w:date="2013-10-06T22:10:00Z">
              <w:r w:rsidRPr="00E8426B" w:rsidDel="00E8426B">
                <w:rPr>
                  <w:rStyle w:val="Hyperlink"/>
                  <w:noProof/>
                </w:rPr>
                <w:delText>8.8</w:delText>
              </w:r>
              <w:r w:rsidDel="00E8426B">
                <w:rPr>
                  <w:rFonts w:eastAsiaTheme="minorEastAsia"/>
                  <w:noProof/>
                </w:rPr>
                <w:tab/>
              </w:r>
              <w:r w:rsidRPr="00E8426B" w:rsidDel="00E8426B">
                <w:rPr>
                  <w:rStyle w:val="Hyperlink"/>
                  <w:noProof/>
                </w:rPr>
                <w:delText>OpenFlow Resource</w:delText>
              </w:r>
              <w:r w:rsidDel="00E8426B">
                <w:rPr>
                  <w:noProof/>
                  <w:webHidden/>
                </w:rPr>
                <w:tab/>
                <w:delText>45</w:delText>
              </w:r>
            </w:del>
          </w:ins>
        </w:p>
        <w:p w14:paraId="21E72E84" w14:textId="77777777" w:rsidR="00E00D57" w:rsidDel="00E8426B" w:rsidRDefault="00E00D57">
          <w:pPr>
            <w:pStyle w:val="TOC3"/>
            <w:tabs>
              <w:tab w:val="left" w:pos="1320"/>
              <w:tab w:val="right" w:leader="dot" w:pos="9350"/>
            </w:tabs>
            <w:rPr>
              <w:ins w:id="461" w:author="Curt Beckmann" w:date="2013-06-06T14:17:00Z"/>
              <w:del w:id="462" w:author="Anees Shaikh" w:date="2013-10-06T22:10:00Z"/>
              <w:rFonts w:eastAsiaTheme="minorEastAsia"/>
              <w:noProof/>
            </w:rPr>
          </w:pPr>
          <w:ins w:id="463" w:author="Curt Beckmann" w:date="2013-06-06T14:17:00Z">
            <w:del w:id="464" w:author="Anees Shaikh" w:date="2013-10-06T22:10:00Z">
              <w:r w:rsidRPr="00E8426B" w:rsidDel="00E8426B">
                <w:rPr>
                  <w:rStyle w:val="Hyperlink"/>
                  <w:noProof/>
                </w:rPr>
                <w:delText>8.8.1</w:delText>
              </w:r>
              <w:r w:rsidDel="00E8426B">
                <w:rPr>
                  <w:rFonts w:eastAsiaTheme="minorEastAsia"/>
                  <w:noProof/>
                </w:rPr>
                <w:tab/>
              </w:r>
              <w:r w:rsidRPr="00E8426B" w:rsidDel="00E8426B">
                <w:rPr>
                  <w:rStyle w:val="Hyperlink"/>
                  <w:noProof/>
                </w:rPr>
                <w:delText>UML Diagram</w:delText>
              </w:r>
              <w:r w:rsidDel="00E8426B">
                <w:rPr>
                  <w:noProof/>
                  <w:webHidden/>
                </w:rPr>
                <w:tab/>
                <w:delText>45</w:delText>
              </w:r>
            </w:del>
          </w:ins>
        </w:p>
        <w:p w14:paraId="3CF04669" w14:textId="77777777" w:rsidR="00E00D57" w:rsidDel="00E8426B" w:rsidRDefault="00E00D57">
          <w:pPr>
            <w:pStyle w:val="TOC3"/>
            <w:tabs>
              <w:tab w:val="left" w:pos="1320"/>
              <w:tab w:val="right" w:leader="dot" w:pos="9350"/>
            </w:tabs>
            <w:rPr>
              <w:ins w:id="465" w:author="Curt Beckmann" w:date="2013-06-06T14:17:00Z"/>
              <w:del w:id="466" w:author="Anees Shaikh" w:date="2013-10-06T22:10:00Z"/>
              <w:rFonts w:eastAsiaTheme="minorEastAsia"/>
              <w:noProof/>
            </w:rPr>
          </w:pPr>
          <w:ins w:id="467" w:author="Curt Beckmann" w:date="2013-06-06T14:17:00Z">
            <w:del w:id="468" w:author="Anees Shaikh" w:date="2013-10-06T22:10:00Z">
              <w:r w:rsidRPr="00E8426B" w:rsidDel="00E8426B">
                <w:rPr>
                  <w:rStyle w:val="Hyperlink"/>
                  <w:noProof/>
                </w:rPr>
                <w:delText>8.8.2</w:delText>
              </w:r>
              <w:r w:rsidDel="00E8426B">
                <w:rPr>
                  <w:rFonts w:eastAsiaTheme="minorEastAsia"/>
                  <w:noProof/>
                </w:rPr>
                <w:tab/>
              </w:r>
              <w:r w:rsidRPr="00E8426B" w:rsidDel="00E8426B">
                <w:rPr>
                  <w:rStyle w:val="Hyperlink"/>
                  <w:noProof/>
                </w:rPr>
                <w:delText>XML Schema</w:delText>
              </w:r>
              <w:r w:rsidDel="00E8426B">
                <w:rPr>
                  <w:noProof/>
                  <w:webHidden/>
                </w:rPr>
                <w:tab/>
                <w:delText>45</w:delText>
              </w:r>
            </w:del>
          </w:ins>
        </w:p>
        <w:p w14:paraId="68C9F66B" w14:textId="77777777" w:rsidR="00E00D57" w:rsidDel="00E8426B" w:rsidRDefault="00E00D57">
          <w:pPr>
            <w:pStyle w:val="TOC3"/>
            <w:tabs>
              <w:tab w:val="left" w:pos="1320"/>
              <w:tab w:val="right" w:leader="dot" w:pos="9350"/>
            </w:tabs>
            <w:rPr>
              <w:ins w:id="469" w:author="Curt Beckmann" w:date="2013-06-06T14:17:00Z"/>
              <w:del w:id="470" w:author="Anees Shaikh" w:date="2013-10-06T22:10:00Z"/>
              <w:rFonts w:eastAsiaTheme="minorEastAsia"/>
              <w:noProof/>
            </w:rPr>
          </w:pPr>
          <w:ins w:id="471" w:author="Curt Beckmann" w:date="2013-06-06T14:17:00Z">
            <w:del w:id="472" w:author="Anees Shaikh" w:date="2013-10-06T22:10:00Z">
              <w:r w:rsidRPr="00E8426B" w:rsidDel="00E8426B">
                <w:rPr>
                  <w:rStyle w:val="Hyperlink"/>
                  <w:noProof/>
                </w:rPr>
                <w:delText>8.8.3</w:delText>
              </w:r>
              <w:r w:rsidDel="00E8426B">
                <w:rPr>
                  <w:rFonts w:eastAsiaTheme="minorEastAsia"/>
                  <w:noProof/>
                </w:rPr>
                <w:tab/>
              </w:r>
              <w:r w:rsidRPr="00E8426B" w:rsidDel="00E8426B">
                <w:rPr>
                  <w:rStyle w:val="Hyperlink"/>
                  <w:noProof/>
                </w:rPr>
                <w:delText>XML Example</w:delText>
              </w:r>
              <w:r w:rsidDel="00E8426B">
                <w:rPr>
                  <w:noProof/>
                  <w:webHidden/>
                </w:rPr>
                <w:tab/>
                <w:delText>46</w:delText>
              </w:r>
            </w:del>
          </w:ins>
        </w:p>
        <w:p w14:paraId="26FF63A1" w14:textId="77777777" w:rsidR="00E00D57" w:rsidDel="00E8426B" w:rsidRDefault="00E00D57">
          <w:pPr>
            <w:pStyle w:val="TOC2"/>
            <w:tabs>
              <w:tab w:val="left" w:pos="880"/>
              <w:tab w:val="right" w:leader="dot" w:pos="9350"/>
            </w:tabs>
            <w:rPr>
              <w:ins w:id="473" w:author="Curt Beckmann" w:date="2013-06-06T14:17:00Z"/>
              <w:del w:id="474" w:author="Anees Shaikh" w:date="2013-10-06T22:10:00Z"/>
              <w:rFonts w:eastAsiaTheme="minorEastAsia"/>
              <w:noProof/>
            </w:rPr>
          </w:pPr>
          <w:ins w:id="475" w:author="Curt Beckmann" w:date="2013-06-06T14:17:00Z">
            <w:del w:id="476" w:author="Anees Shaikh" w:date="2013-10-06T22:10:00Z">
              <w:r w:rsidRPr="00E8426B" w:rsidDel="00E8426B">
                <w:rPr>
                  <w:rStyle w:val="Hyperlink"/>
                  <w:noProof/>
                </w:rPr>
                <w:delText>8.9</w:delText>
              </w:r>
              <w:r w:rsidDel="00E8426B">
                <w:rPr>
                  <w:rFonts w:eastAsiaTheme="minorEastAsia"/>
                  <w:noProof/>
                </w:rPr>
                <w:tab/>
              </w:r>
              <w:r w:rsidRPr="00E8426B" w:rsidDel="00E8426B">
                <w:rPr>
                  <w:rStyle w:val="Hyperlink"/>
                  <w:noProof/>
                </w:rPr>
                <w:delText>OpenFlow Port</w:delText>
              </w:r>
              <w:r w:rsidDel="00E8426B">
                <w:rPr>
                  <w:noProof/>
                  <w:webHidden/>
                </w:rPr>
                <w:tab/>
                <w:delText>46</w:delText>
              </w:r>
            </w:del>
          </w:ins>
        </w:p>
        <w:p w14:paraId="2E9DDB86" w14:textId="77777777" w:rsidR="00E00D57" w:rsidDel="00E8426B" w:rsidRDefault="00E00D57">
          <w:pPr>
            <w:pStyle w:val="TOC3"/>
            <w:tabs>
              <w:tab w:val="left" w:pos="1320"/>
              <w:tab w:val="right" w:leader="dot" w:pos="9350"/>
            </w:tabs>
            <w:rPr>
              <w:ins w:id="477" w:author="Curt Beckmann" w:date="2013-06-06T14:17:00Z"/>
              <w:del w:id="478" w:author="Anees Shaikh" w:date="2013-10-06T22:10:00Z"/>
              <w:rFonts w:eastAsiaTheme="minorEastAsia"/>
              <w:noProof/>
            </w:rPr>
          </w:pPr>
          <w:ins w:id="479" w:author="Curt Beckmann" w:date="2013-06-06T14:17:00Z">
            <w:del w:id="480" w:author="Anees Shaikh" w:date="2013-10-06T22:10:00Z">
              <w:r w:rsidRPr="00E8426B" w:rsidDel="00E8426B">
                <w:rPr>
                  <w:rStyle w:val="Hyperlink"/>
                  <w:noProof/>
                </w:rPr>
                <w:delText>8.9.1</w:delText>
              </w:r>
              <w:r w:rsidDel="00E8426B">
                <w:rPr>
                  <w:rFonts w:eastAsiaTheme="minorEastAsia"/>
                  <w:noProof/>
                </w:rPr>
                <w:tab/>
              </w:r>
              <w:r w:rsidRPr="00E8426B" w:rsidDel="00E8426B">
                <w:rPr>
                  <w:rStyle w:val="Hyperlink"/>
                  <w:noProof/>
                </w:rPr>
                <w:delText>UML Diagram</w:delText>
              </w:r>
              <w:r w:rsidDel="00E8426B">
                <w:rPr>
                  <w:noProof/>
                  <w:webHidden/>
                </w:rPr>
                <w:tab/>
                <w:delText>47</w:delText>
              </w:r>
            </w:del>
          </w:ins>
        </w:p>
        <w:p w14:paraId="78FB7AD1" w14:textId="77777777" w:rsidR="00E00D57" w:rsidDel="00E8426B" w:rsidRDefault="00E00D57">
          <w:pPr>
            <w:pStyle w:val="TOC3"/>
            <w:tabs>
              <w:tab w:val="left" w:pos="1320"/>
              <w:tab w:val="right" w:leader="dot" w:pos="9350"/>
            </w:tabs>
            <w:rPr>
              <w:ins w:id="481" w:author="Curt Beckmann" w:date="2013-06-06T14:17:00Z"/>
              <w:del w:id="482" w:author="Anees Shaikh" w:date="2013-10-06T22:10:00Z"/>
              <w:rFonts w:eastAsiaTheme="minorEastAsia"/>
              <w:noProof/>
            </w:rPr>
          </w:pPr>
          <w:ins w:id="483" w:author="Curt Beckmann" w:date="2013-06-06T14:17:00Z">
            <w:del w:id="484" w:author="Anees Shaikh" w:date="2013-10-06T22:10:00Z">
              <w:r w:rsidRPr="00E8426B" w:rsidDel="00E8426B">
                <w:rPr>
                  <w:rStyle w:val="Hyperlink"/>
                  <w:noProof/>
                </w:rPr>
                <w:delText>8.9.2</w:delText>
              </w:r>
              <w:r w:rsidDel="00E8426B">
                <w:rPr>
                  <w:rFonts w:eastAsiaTheme="minorEastAsia"/>
                  <w:noProof/>
                </w:rPr>
                <w:tab/>
              </w:r>
              <w:r w:rsidRPr="00E8426B" w:rsidDel="00E8426B">
                <w:rPr>
                  <w:rStyle w:val="Hyperlink"/>
                  <w:noProof/>
                </w:rPr>
                <w:delText>XML Schema</w:delText>
              </w:r>
              <w:r w:rsidDel="00E8426B">
                <w:rPr>
                  <w:noProof/>
                  <w:webHidden/>
                </w:rPr>
                <w:tab/>
                <w:delText>48</w:delText>
              </w:r>
            </w:del>
          </w:ins>
        </w:p>
        <w:p w14:paraId="62A3ADA4" w14:textId="77777777" w:rsidR="00E00D57" w:rsidDel="00E8426B" w:rsidRDefault="00E00D57">
          <w:pPr>
            <w:pStyle w:val="TOC3"/>
            <w:tabs>
              <w:tab w:val="left" w:pos="1320"/>
              <w:tab w:val="right" w:leader="dot" w:pos="9350"/>
            </w:tabs>
            <w:rPr>
              <w:ins w:id="485" w:author="Curt Beckmann" w:date="2013-06-06T14:17:00Z"/>
              <w:del w:id="486" w:author="Anees Shaikh" w:date="2013-10-06T22:10:00Z"/>
              <w:rFonts w:eastAsiaTheme="minorEastAsia"/>
              <w:noProof/>
            </w:rPr>
          </w:pPr>
          <w:ins w:id="487" w:author="Curt Beckmann" w:date="2013-06-06T14:17:00Z">
            <w:del w:id="488" w:author="Anees Shaikh" w:date="2013-10-06T22:10:00Z">
              <w:r w:rsidRPr="00E8426B" w:rsidDel="00E8426B">
                <w:rPr>
                  <w:rStyle w:val="Hyperlink"/>
                  <w:noProof/>
                </w:rPr>
                <w:delText>8.9.3</w:delText>
              </w:r>
              <w:r w:rsidDel="00E8426B">
                <w:rPr>
                  <w:rFonts w:eastAsiaTheme="minorEastAsia"/>
                  <w:noProof/>
                </w:rPr>
                <w:tab/>
              </w:r>
              <w:r w:rsidRPr="00E8426B" w:rsidDel="00E8426B">
                <w:rPr>
                  <w:rStyle w:val="Hyperlink"/>
                  <w:noProof/>
                </w:rPr>
                <w:delText>XML Examples</w:delText>
              </w:r>
              <w:r w:rsidDel="00E8426B">
                <w:rPr>
                  <w:noProof/>
                  <w:webHidden/>
                </w:rPr>
                <w:tab/>
                <w:delText>59</w:delText>
              </w:r>
            </w:del>
          </w:ins>
        </w:p>
        <w:p w14:paraId="3C496763" w14:textId="77777777" w:rsidR="00E00D57" w:rsidDel="00E8426B" w:rsidRDefault="00E00D57">
          <w:pPr>
            <w:pStyle w:val="TOC2"/>
            <w:tabs>
              <w:tab w:val="left" w:pos="880"/>
              <w:tab w:val="right" w:leader="dot" w:pos="9350"/>
            </w:tabs>
            <w:rPr>
              <w:ins w:id="489" w:author="Curt Beckmann" w:date="2013-06-06T14:17:00Z"/>
              <w:del w:id="490" w:author="Anees Shaikh" w:date="2013-10-06T22:10:00Z"/>
              <w:rFonts w:eastAsiaTheme="minorEastAsia"/>
              <w:noProof/>
            </w:rPr>
          </w:pPr>
          <w:ins w:id="491" w:author="Curt Beckmann" w:date="2013-06-06T14:17:00Z">
            <w:del w:id="492" w:author="Anees Shaikh" w:date="2013-10-06T22:10:00Z">
              <w:r w:rsidRPr="00E8426B" w:rsidDel="00E8426B">
                <w:rPr>
                  <w:rStyle w:val="Hyperlink"/>
                  <w:noProof/>
                </w:rPr>
                <w:delText>8.10</w:delText>
              </w:r>
              <w:r w:rsidDel="00E8426B">
                <w:rPr>
                  <w:rFonts w:eastAsiaTheme="minorEastAsia"/>
                  <w:noProof/>
                </w:rPr>
                <w:tab/>
              </w:r>
              <w:r w:rsidRPr="00E8426B" w:rsidDel="00E8426B">
                <w:rPr>
                  <w:rStyle w:val="Hyperlink"/>
                  <w:noProof/>
                </w:rPr>
                <w:delText>OpenFlow Port Feature</w:delText>
              </w:r>
              <w:r w:rsidDel="00E8426B">
                <w:rPr>
                  <w:noProof/>
                  <w:webHidden/>
                </w:rPr>
                <w:tab/>
                <w:delText>61</w:delText>
              </w:r>
            </w:del>
          </w:ins>
        </w:p>
        <w:p w14:paraId="67100FA3" w14:textId="77777777" w:rsidR="00E00D57" w:rsidDel="00E8426B" w:rsidRDefault="00E00D57">
          <w:pPr>
            <w:pStyle w:val="TOC3"/>
            <w:tabs>
              <w:tab w:val="left" w:pos="1320"/>
              <w:tab w:val="right" w:leader="dot" w:pos="9350"/>
            </w:tabs>
            <w:rPr>
              <w:ins w:id="493" w:author="Curt Beckmann" w:date="2013-06-06T14:17:00Z"/>
              <w:del w:id="494" w:author="Anees Shaikh" w:date="2013-10-06T22:10:00Z"/>
              <w:rFonts w:eastAsiaTheme="minorEastAsia"/>
              <w:noProof/>
            </w:rPr>
          </w:pPr>
          <w:ins w:id="495" w:author="Curt Beckmann" w:date="2013-06-06T14:17:00Z">
            <w:del w:id="496" w:author="Anees Shaikh" w:date="2013-10-06T22:10:00Z">
              <w:r w:rsidRPr="00E8426B" w:rsidDel="00E8426B">
                <w:rPr>
                  <w:rStyle w:val="Hyperlink"/>
                  <w:noProof/>
                </w:rPr>
                <w:delText>8.10.1</w:delText>
              </w:r>
              <w:r w:rsidDel="00E8426B">
                <w:rPr>
                  <w:rFonts w:eastAsiaTheme="minorEastAsia"/>
                  <w:noProof/>
                </w:rPr>
                <w:tab/>
              </w:r>
              <w:r w:rsidRPr="00E8426B" w:rsidDel="00E8426B">
                <w:rPr>
                  <w:rStyle w:val="Hyperlink"/>
                  <w:noProof/>
                </w:rPr>
                <w:delText>UML Diagram</w:delText>
              </w:r>
              <w:r w:rsidDel="00E8426B">
                <w:rPr>
                  <w:noProof/>
                  <w:webHidden/>
                </w:rPr>
                <w:tab/>
                <w:delText>61</w:delText>
              </w:r>
            </w:del>
          </w:ins>
        </w:p>
        <w:p w14:paraId="6E34D5C6" w14:textId="77777777" w:rsidR="00E00D57" w:rsidDel="00E8426B" w:rsidRDefault="00E00D57">
          <w:pPr>
            <w:pStyle w:val="TOC3"/>
            <w:tabs>
              <w:tab w:val="left" w:pos="1320"/>
              <w:tab w:val="right" w:leader="dot" w:pos="9350"/>
            </w:tabs>
            <w:rPr>
              <w:ins w:id="497" w:author="Curt Beckmann" w:date="2013-06-06T14:17:00Z"/>
              <w:del w:id="498" w:author="Anees Shaikh" w:date="2013-10-06T22:10:00Z"/>
              <w:rFonts w:eastAsiaTheme="minorEastAsia"/>
              <w:noProof/>
            </w:rPr>
          </w:pPr>
          <w:ins w:id="499" w:author="Curt Beckmann" w:date="2013-06-06T14:17:00Z">
            <w:del w:id="500" w:author="Anees Shaikh" w:date="2013-10-06T22:10:00Z">
              <w:r w:rsidRPr="00E8426B" w:rsidDel="00E8426B">
                <w:rPr>
                  <w:rStyle w:val="Hyperlink"/>
                  <w:noProof/>
                </w:rPr>
                <w:delText>8.10.2</w:delText>
              </w:r>
              <w:r w:rsidDel="00E8426B">
                <w:rPr>
                  <w:rFonts w:eastAsiaTheme="minorEastAsia"/>
                  <w:noProof/>
                </w:rPr>
                <w:tab/>
              </w:r>
              <w:r w:rsidRPr="00E8426B" w:rsidDel="00E8426B">
                <w:rPr>
                  <w:rStyle w:val="Hyperlink"/>
                  <w:noProof/>
                </w:rPr>
                <w:delText>XML Schema</w:delText>
              </w:r>
              <w:r w:rsidDel="00E8426B">
                <w:rPr>
                  <w:noProof/>
                  <w:webHidden/>
                </w:rPr>
                <w:tab/>
                <w:delText>61</w:delText>
              </w:r>
            </w:del>
          </w:ins>
        </w:p>
        <w:p w14:paraId="7BFA0CE7" w14:textId="77777777" w:rsidR="00E00D57" w:rsidDel="00E8426B" w:rsidRDefault="00E00D57">
          <w:pPr>
            <w:pStyle w:val="TOC3"/>
            <w:tabs>
              <w:tab w:val="left" w:pos="1320"/>
              <w:tab w:val="right" w:leader="dot" w:pos="9350"/>
            </w:tabs>
            <w:rPr>
              <w:ins w:id="501" w:author="Curt Beckmann" w:date="2013-06-06T14:17:00Z"/>
              <w:del w:id="502" w:author="Anees Shaikh" w:date="2013-10-06T22:10:00Z"/>
              <w:rFonts w:eastAsiaTheme="minorEastAsia"/>
              <w:noProof/>
            </w:rPr>
          </w:pPr>
          <w:ins w:id="503" w:author="Curt Beckmann" w:date="2013-06-06T14:17:00Z">
            <w:del w:id="504" w:author="Anees Shaikh" w:date="2013-10-06T22:10:00Z">
              <w:r w:rsidRPr="00E8426B" w:rsidDel="00E8426B">
                <w:rPr>
                  <w:rStyle w:val="Hyperlink"/>
                  <w:noProof/>
                </w:rPr>
                <w:delText>8.10.3</w:delText>
              </w:r>
              <w:r w:rsidDel="00E8426B">
                <w:rPr>
                  <w:rFonts w:eastAsiaTheme="minorEastAsia"/>
                  <w:noProof/>
                </w:rPr>
                <w:tab/>
              </w:r>
              <w:r w:rsidRPr="00E8426B" w:rsidDel="00E8426B">
                <w:rPr>
                  <w:rStyle w:val="Hyperlink"/>
                  <w:noProof/>
                </w:rPr>
                <w:delText>XML Example</w:delText>
              </w:r>
              <w:r w:rsidDel="00E8426B">
                <w:rPr>
                  <w:noProof/>
                  <w:webHidden/>
                </w:rPr>
                <w:tab/>
                <w:delText>65</w:delText>
              </w:r>
            </w:del>
          </w:ins>
        </w:p>
        <w:p w14:paraId="42CE0369" w14:textId="77777777" w:rsidR="00E00D57" w:rsidDel="00E8426B" w:rsidRDefault="00E00D57">
          <w:pPr>
            <w:pStyle w:val="TOC2"/>
            <w:tabs>
              <w:tab w:val="left" w:pos="880"/>
              <w:tab w:val="right" w:leader="dot" w:pos="9350"/>
            </w:tabs>
            <w:rPr>
              <w:ins w:id="505" w:author="Curt Beckmann" w:date="2013-06-06T14:17:00Z"/>
              <w:del w:id="506" w:author="Anees Shaikh" w:date="2013-10-06T22:10:00Z"/>
              <w:rFonts w:eastAsiaTheme="minorEastAsia"/>
              <w:noProof/>
            </w:rPr>
          </w:pPr>
          <w:ins w:id="507" w:author="Curt Beckmann" w:date="2013-06-06T14:17:00Z">
            <w:del w:id="508" w:author="Anees Shaikh" w:date="2013-10-06T22:10:00Z">
              <w:r w:rsidRPr="00E8426B" w:rsidDel="00E8426B">
                <w:rPr>
                  <w:rStyle w:val="Hyperlink"/>
                  <w:noProof/>
                </w:rPr>
                <w:delText>8.11</w:delText>
              </w:r>
              <w:r w:rsidDel="00E8426B">
                <w:rPr>
                  <w:rFonts w:eastAsiaTheme="minorEastAsia"/>
                  <w:noProof/>
                </w:rPr>
                <w:tab/>
              </w:r>
              <w:r w:rsidRPr="00E8426B" w:rsidDel="00E8426B">
                <w:rPr>
                  <w:rStyle w:val="Hyperlink"/>
                  <w:noProof/>
                </w:rPr>
                <w:delText>OpenFlow Queue</w:delText>
              </w:r>
              <w:r w:rsidDel="00E8426B">
                <w:rPr>
                  <w:noProof/>
                  <w:webHidden/>
                </w:rPr>
                <w:tab/>
                <w:delText>65</w:delText>
              </w:r>
            </w:del>
          </w:ins>
        </w:p>
        <w:p w14:paraId="7465B8F8" w14:textId="77777777" w:rsidR="00E00D57" w:rsidDel="00E8426B" w:rsidRDefault="00E00D57">
          <w:pPr>
            <w:pStyle w:val="TOC3"/>
            <w:tabs>
              <w:tab w:val="left" w:pos="1320"/>
              <w:tab w:val="right" w:leader="dot" w:pos="9350"/>
            </w:tabs>
            <w:rPr>
              <w:ins w:id="509" w:author="Curt Beckmann" w:date="2013-06-06T14:17:00Z"/>
              <w:del w:id="510" w:author="Anees Shaikh" w:date="2013-10-06T22:10:00Z"/>
              <w:rFonts w:eastAsiaTheme="minorEastAsia"/>
              <w:noProof/>
            </w:rPr>
          </w:pPr>
          <w:ins w:id="511" w:author="Curt Beckmann" w:date="2013-06-06T14:17:00Z">
            <w:del w:id="512" w:author="Anees Shaikh" w:date="2013-10-06T22:10:00Z">
              <w:r w:rsidRPr="00E8426B" w:rsidDel="00E8426B">
                <w:rPr>
                  <w:rStyle w:val="Hyperlink"/>
                  <w:noProof/>
                </w:rPr>
                <w:delText>8.11.1</w:delText>
              </w:r>
              <w:r w:rsidDel="00E8426B">
                <w:rPr>
                  <w:rFonts w:eastAsiaTheme="minorEastAsia"/>
                  <w:noProof/>
                </w:rPr>
                <w:tab/>
              </w:r>
              <w:r w:rsidRPr="00E8426B" w:rsidDel="00E8426B">
                <w:rPr>
                  <w:rStyle w:val="Hyperlink"/>
                  <w:noProof/>
                </w:rPr>
                <w:delText>UML Diagram</w:delText>
              </w:r>
              <w:r w:rsidDel="00E8426B">
                <w:rPr>
                  <w:noProof/>
                  <w:webHidden/>
                </w:rPr>
                <w:tab/>
                <w:delText>66</w:delText>
              </w:r>
            </w:del>
          </w:ins>
        </w:p>
        <w:p w14:paraId="7D75FC86" w14:textId="77777777" w:rsidR="00E00D57" w:rsidDel="00E8426B" w:rsidRDefault="00E00D57">
          <w:pPr>
            <w:pStyle w:val="TOC3"/>
            <w:tabs>
              <w:tab w:val="left" w:pos="1320"/>
              <w:tab w:val="right" w:leader="dot" w:pos="9350"/>
            </w:tabs>
            <w:rPr>
              <w:ins w:id="513" w:author="Curt Beckmann" w:date="2013-06-06T14:17:00Z"/>
              <w:del w:id="514" w:author="Anees Shaikh" w:date="2013-10-06T22:10:00Z"/>
              <w:rFonts w:eastAsiaTheme="minorEastAsia"/>
              <w:noProof/>
            </w:rPr>
          </w:pPr>
          <w:ins w:id="515" w:author="Curt Beckmann" w:date="2013-06-06T14:17:00Z">
            <w:del w:id="516" w:author="Anees Shaikh" w:date="2013-10-06T22:10:00Z">
              <w:r w:rsidRPr="00E8426B" w:rsidDel="00E8426B">
                <w:rPr>
                  <w:rStyle w:val="Hyperlink"/>
                  <w:noProof/>
                </w:rPr>
                <w:delText>8.11.2</w:delText>
              </w:r>
              <w:r w:rsidDel="00E8426B">
                <w:rPr>
                  <w:rFonts w:eastAsiaTheme="minorEastAsia"/>
                  <w:noProof/>
                </w:rPr>
                <w:tab/>
              </w:r>
              <w:r w:rsidRPr="00E8426B" w:rsidDel="00E8426B">
                <w:rPr>
                  <w:rStyle w:val="Hyperlink"/>
                  <w:noProof/>
                </w:rPr>
                <w:delText>XML Schema</w:delText>
              </w:r>
              <w:r w:rsidDel="00E8426B">
                <w:rPr>
                  <w:noProof/>
                  <w:webHidden/>
                </w:rPr>
                <w:tab/>
                <w:delText>66</w:delText>
              </w:r>
            </w:del>
          </w:ins>
        </w:p>
        <w:p w14:paraId="32659964" w14:textId="77777777" w:rsidR="00E00D57" w:rsidDel="00E8426B" w:rsidRDefault="00E00D57">
          <w:pPr>
            <w:pStyle w:val="TOC3"/>
            <w:tabs>
              <w:tab w:val="left" w:pos="1320"/>
              <w:tab w:val="right" w:leader="dot" w:pos="9350"/>
            </w:tabs>
            <w:rPr>
              <w:ins w:id="517" w:author="Curt Beckmann" w:date="2013-06-06T14:17:00Z"/>
              <w:del w:id="518" w:author="Anees Shaikh" w:date="2013-10-06T22:10:00Z"/>
              <w:rFonts w:eastAsiaTheme="minorEastAsia"/>
              <w:noProof/>
            </w:rPr>
          </w:pPr>
          <w:ins w:id="519" w:author="Curt Beckmann" w:date="2013-06-06T14:17:00Z">
            <w:del w:id="520" w:author="Anees Shaikh" w:date="2013-10-06T22:10:00Z">
              <w:r w:rsidRPr="00E8426B" w:rsidDel="00E8426B">
                <w:rPr>
                  <w:rStyle w:val="Hyperlink"/>
                  <w:noProof/>
                </w:rPr>
                <w:delText>8.11.3</w:delText>
              </w:r>
              <w:r w:rsidDel="00E8426B">
                <w:rPr>
                  <w:rFonts w:eastAsiaTheme="minorEastAsia"/>
                  <w:noProof/>
                </w:rPr>
                <w:tab/>
              </w:r>
              <w:r w:rsidRPr="00E8426B" w:rsidDel="00E8426B">
                <w:rPr>
                  <w:rStyle w:val="Hyperlink"/>
                  <w:noProof/>
                </w:rPr>
                <w:delText>XML Example</w:delText>
              </w:r>
              <w:r w:rsidDel="00E8426B">
                <w:rPr>
                  <w:noProof/>
                  <w:webHidden/>
                </w:rPr>
                <w:tab/>
                <w:delText>69</w:delText>
              </w:r>
            </w:del>
          </w:ins>
        </w:p>
        <w:p w14:paraId="7EBA5CC7" w14:textId="77777777" w:rsidR="00E00D57" w:rsidDel="00E8426B" w:rsidRDefault="00E00D57">
          <w:pPr>
            <w:pStyle w:val="TOC2"/>
            <w:tabs>
              <w:tab w:val="left" w:pos="880"/>
              <w:tab w:val="right" w:leader="dot" w:pos="9350"/>
            </w:tabs>
            <w:rPr>
              <w:ins w:id="521" w:author="Curt Beckmann" w:date="2013-06-06T14:17:00Z"/>
              <w:del w:id="522" w:author="Anees Shaikh" w:date="2013-10-06T22:10:00Z"/>
              <w:rFonts w:eastAsiaTheme="minorEastAsia"/>
              <w:noProof/>
            </w:rPr>
          </w:pPr>
          <w:ins w:id="523" w:author="Curt Beckmann" w:date="2013-06-06T14:17:00Z">
            <w:del w:id="524" w:author="Anees Shaikh" w:date="2013-10-06T22:10:00Z">
              <w:r w:rsidRPr="00E8426B" w:rsidDel="00E8426B">
                <w:rPr>
                  <w:rStyle w:val="Hyperlink"/>
                  <w:noProof/>
                </w:rPr>
                <w:delText>8.12</w:delText>
              </w:r>
              <w:r w:rsidDel="00E8426B">
                <w:rPr>
                  <w:rFonts w:eastAsiaTheme="minorEastAsia"/>
                  <w:noProof/>
                </w:rPr>
                <w:tab/>
              </w:r>
              <w:r w:rsidRPr="00E8426B" w:rsidDel="00E8426B">
                <w:rPr>
                  <w:rStyle w:val="Hyperlink"/>
                  <w:noProof/>
                </w:rPr>
                <w:delText>External Certificate</w:delText>
              </w:r>
              <w:r w:rsidDel="00E8426B">
                <w:rPr>
                  <w:noProof/>
                  <w:webHidden/>
                </w:rPr>
                <w:tab/>
                <w:delText>69</w:delText>
              </w:r>
            </w:del>
          </w:ins>
        </w:p>
        <w:p w14:paraId="4E863B1F" w14:textId="77777777" w:rsidR="00E00D57" w:rsidDel="00E8426B" w:rsidRDefault="00E00D57">
          <w:pPr>
            <w:pStyle w:val="TOC3"/>
            <w:tabs>
              <w:tab w:val="left" w:pos="1320"/>
              <w:tab w:val="right" w:leader="dot" w:pos="9350"/>
            </w:tabs>
            <w:rPr>
              <w:ins w:id="525" w:author="Curt Beckmann" w:date="2013-06-06T14:17:00Z"/>
              <w:del w:id="526" w:author="Anees Shaikh" w:date="2013-10-06T22:10:00Z"/>
              <w:rFonts w:eastAsiaTheme="minorEastAsia"/>
              <w:noProof/>
            </w:rPr>
          </w:pPr>
          <w:ins w:id="527" w:author="Curt Beckmann" w:date="2013-06-06T14:17:00Z">
            <w:del w:id="528" w:author="Anees Shaikh" w:date="2013-10-06T22:10:00Z">
              <w:r w:rsidRPr="00E8426B" w:rsidDel="00E8426B">
                <w:rPr>
                  <w:rStyle w:val="Hyperlink"/>
                  <w:noProof/>
                </w:rPr>
                <w:delText>8.12.1</w:delText>
              </w:r>
              <w:r w:rsidDel="00E8426B">
                <w:rPr>
                  <w:rFonts w:eastAsiaTheme="minorEastAsia"/>
                  <w:noProof/>
                </w:rPr>
                <w:tab/>
              </w:r>
              <w:r w:rsidRPr="00E8426B" w:rsidDel="00E8426B">
                <w:rPr>
                  <w:rStyle w:val="Hyperlink"/>
                  <w:noProof/>
                </w:rPr>
                <w:delText>UML Diagram</w:delText>
              </w:r>
              <w:r w:rsidDel="00E8426B">
                <w:rPr>
                  <w:noProof/>
                  <w:webHidden/>
                </w:rPr>
                <w:tab/>
                <w:delText>69</w:delText>
              </w:r>
            </w:del>
          </w:ins>
        </w:p>
        <w:p w14:paraId="0E9705C8" w14:textId="77777777" w:rsidR="00E00D57" w:rsidDel="00E8426B" w:rsidRDefault="00E00D57">
          <w:pPr>
            <w:pStyle w:val="TOC3"/>
            <w:tabs>
              <w:tab w:val="left" w:pos="1320"/>
              <w:tab w:val="right" w:leader="dot" w:pos="9350"/>
            </w:tabs>
            <w:rPr>
              <w:ins w:id="529" w:author="Curt Beckmann" w:date="2013-06-06T14:17:00Z"/>
              <w:del w:id="530" w:author="Anees Shaikh" w:date="2013-10-06T22:10:00Z"/>
              <w:rFonts w:eastAsiaTheme="minorEastAsia"/>
              <w:noProof/>
            </w:rPr>
          </w:pPr>
          <w:ins w:id="531" w:author="Curt Beckmann" w:date="2013-06-06T14:17:00Z">
            <w:del w:id="532" w:author="Anees Shaikh" w:date="2013-10-06T22:10:00Z">
              <w:r w:rsidRPr="00E8426B" w:rsidDel="00E8426B">
                <w:rPr>
                  <w:rStyle w:val="Hyperlink"/>
                  <w:noProof/>
                </w:rPr>
                <w:delText>8.12.2</w:delText>
              </w:r>
              <w:r w:rsidDel="00E8426B">
                <w:rPr>
                  <w:rFonts w:eastAsiaTheme="minorEastAsia"/>
                  <w:noProof/>
                </w:rPr>
                <w:tab/>
              </w:r>
              <w:r w:rsidRPr="00E8426B" w:rsidDel="00E8426B">
                <w:rPr>
                  <w:rStyle w:val="Hyperlink"/>
                  <w:noProof/>
                </w:rPr>
                <w:delText>XML Schema</w:delText>
              </w:r>
              <w:r w:rsidDel="00E8426B">
                <w:rPr>
                  <w:noProof/>
                  <w:webHidden/>
                </w:rPr>
                <w:tab/>
                <w:delText>69</w:delText>
              </w:r>
            </w:del>
          </w:ins>
        </w:p>
        <w:p w14:paraId="52C58440" w14:textId="77777777" w:rsidR="00E00D57" w:rsidDel="00E8426B" w:rsidRDefault="00E00D57">
          <w:pPr>
            <w:pStyle w:val="TOC3"/>
            <w:tabs>
              <w:tab w:val="left" w:pos="1320"/>
              <w:tab w:val="right" w:leader="dot" w:pos="9350"/>
            </w:tabs>
            <w:rPr>
              <w:ins w:id="533" w:author="Curt Beckmann" w:date="2013-06-06T14:17:00Z"/>
              <w:del w:id="534" w:author="Anees Shaikh" w:date="2013-10-06T22:10:00Z"/>
              <w:rFonts w:eastAsiaTheme="minorEastAsia"/>
              <w:noProof/>
            </w:rPr>
          </w:pPr>
          <w:ins w:id="535" w:author="Curt Beckmann" w:date="2013-06-06T14:17:00Z">
            <w:del w:id="536" w:author="Anees Shaikh" w:date="2013-10-06T22:10:00Z">
              <w:r w:rsidRPr="00E8426B" w:rsidDel="00E8426B">
                <w:rPr>
                  <w:rStyle w:val="Hyperlink"/>
                  <w:noProof/>
                </w:rPr>
                <w:delText>8.12.3</w:delText>
              </w:r>
              <w:r w:rsidDel="00E8426B">
                <w:rPr>
                  <w:rFonts w:eastAsiaTheme="minorEastAsia"/>
                  <w:noProof/>
                </w:rPr>
                <w:tab/>
              </w:r>
              <w:r w:rsidRPr="00E8426B" w:rsidDel="00E8426B">
                <w:rPr>
                  <w:rStyle w:val="Hyperlink"/>
                  <w:noProof/>
                </w:rPr>
                <w:delText>XML Example</w:delText>
              </w:r>
              <w:r w:rsidDel="00E8426B">
                <w:rPr>
                  <w:noProof/>
                  <w:webHidden/>
                </w:rPr>
                <w:tab/>
                <w:delText>70</w:delText>
              </w:r>
            </w:del>
          </w:ins>
        </w:p>
        <w:p w14:paraId="7E6F66BC" w14:textId="77777777" w:rsidR="00E00D57" w:rsidDel="00E8426B" w:rsidRDefault="00E00D57">
          <w:pPr>
            <w:pStyle w:val="TOC2"/>
            <w:tabs>
              <w:tab w:val="left" w:pos="880"/>
              <w:tab w:val="right" w:leader="dot" w:pos="9350"/>
            </w:tabs>
            <w:rPr>
              <w:ins w:id="537" w:author="Curt Beckmann" w:date="2013-06-06T14:17:00Z"/>
              <w:del w:id="538" w:author="Anees Shaikh" w:date="2013-10-06T22:10:00Z"/>
              <w:rFonts w:eastAsiaTheme="minorEastAsia"/>
              <w:noProof/>
            </w:rPr>
          </w:pPr>
          <w:ins w:id="539" w:author="Curt Beckmann" w:date="2013-06-06T14:17:00Z">
            <w:del w:id="540" w:author="Anees Shaikh" w:date="2013-10-06T22:10:00Z">
              <w:r w:rsidRPr="00E8426B" w:rsidDel="00E8426B">
                <w:rPr>
                  <w:rStyle w:val="Hyperlink"/>
                  <w:noProof/>
                </w:rPr>
                <w:delText>8.13</w:delText>
              </w:r>
              <w:r w:rsidDel="00E8426B">
                <w:rPr>
                  <w:rFonts w:eastAsiaTheme="minorEastAsia"/>
                  <w:noProof/>
                </w:rPr>
                <w:tab/>
              </w:r>
              <w:r w:rsidRPr="00E8426B" w:rsidDel="00E8426B">
                <w:rPr>
                  <w:rStyle w:val="Hyperlink"/>
                  <w:noProof/>
                </w:rPr>
                <w:delText>Owned Certificate</w:delText>
              </w:r>
              <w:r w:rsidDel="00E8426B">
                <w:rPr>
                  <w:noProof/>
                  <w:webHidden/>
                </w:rPr>
                <w:tab/>
                <w:delText>70</w:delText>
              </w:r>
            </w:del>
          </w:ins>
        </w:p>
        <w:p w14:paraId="12C5322F" w14:textId="77777777" w:rsidR="00E00D57" w:rsidDel="00E8426B" w:rsidRDefault="00E00D57">
          <w:pPr>
            <w:pStyle w:val="TOC3"/>
            <w:tabs>
              <w:tab w:val="left" w:pos="1320"/>
              <w:tab w:val="right" w:leader="dot" w:pos="9350"/>
            </w:tabs>
            <w:rPr>
              <w:ins w:id="541" w:author="Curt Beckmann" w:date="2013-06-06T14:17:00Z"/>
              <w:del w:id="542" w:author="Anees Shaikh" w:date="2013-10-06T22:10:00Z"/>
              <w:rFonts w:eastAsiaTheme="minorEastAsia"/>
              <w:noProof/>
            </w:rPr>
          </w:pPr>
          <w:ins w:id="543" w:author="Curt Beckmann" w:date="2013-06-06T14:17:00Z">
            <w:del w:id="544" w:author="Anees Shaikh" w:date="2013-10-06T22:10:00Z">
              <w:r w:rsidRPr="00E8426B" w:rsidDel="00E8426B">
                <w:rPr>
                  <w:rStyle w:val="Hyperlink"/>
                  <w:noProof/>
                </w:rPr>
                <w:delText>8.13.1</w:delText>
              </w:r>
              <w:r w:rsidDel="00E8426B">
                <w:rPr>
                  <w:rFonts w:eastAsiaTheme="minorEastAsia"/>
                  <w:noProof/>
                </w:rPr>
                <w:tab/>
              </w:r>
              <w:r w:rsidRPr="00E8426B" w:rsidDel="00E8426B">
                <w:rPr>
                  <w:rStyle w:val="Hyperlink"/>
                  <w:noProof/>
                </w:rPr>
                <w:delText>UML Diagram</w:delText>
              </w:r>
              <w:r w:rsidDel="00E8426B">
                <w:rPr>
                  <w:noProof/>
                  <w:webHidden/>
                </w:rPr>
                <w:tab/>
                <w:delText>71</w:delText>
              </w:r>
            </w:del>
          </w:ins>
        </w:p>
        <w:p w14:paraId="32230087" w14:textId="77777777" w:rsidR="00E00D57" w:rsidDel="00E8426B" w:rsidRDefault="00E00D57">
          <w:pPr>
            <w:pStyle w:val="TOC3"/>
            <w:tabs>
              <w:tab w:val="left" w:pos="1320"/>
              <w:tab w:val="right" w:leader="dot" w:pos="9350"/>
            </w:tabs>
            <w:rPr>
              <w:ins w:id="545" w:author="Curt Beckmann" w:date="2013-06-06T14:17:00Z"/>
              <w:del w:id="546" w:author="Anees Shaikh" w:date="2013-10-06T22:10:00Z"/>
              <w:rFonts w:eastAsiaTheme="minorEastAsia"/>
              <w:noProof/>
            </w:rPr>
          </w:pPr>
          <w:ins w:id="547" w:author="Curt Beckmann" w:date="2013-06-06T14:17:00Z">
            <w:del w:id="548" w:author="Anees Shaikh" w:date="2013-10-06T22:10:00Z">
              <w:r w:rsidRPr="00E8426B" w:rsidDel="00E8426B">
                <w:rPr>
                  <w:rStyle w:val="Hyperlink"/>
                  <w:noProof/>
                </w:rPr>
                <w:delText>8.13.2</w:delText>
              </w:r>
              <w:r w:rsidDel="00E8426B">
                <w:rPr>
                  <w:rFonts w:eastAsiaTheme="minorEastAsia"/>
                  <w:noProof/>
                </w:rPr>
                <w:tab/>
              </w:r>
              <w:r w:rsidRPr="00E8426B" w:rsidDel="00E8426B">
                <w:rPr>
                  <w:rStyle w:val="Hyperlink"/>
                  <w:noProof/>
                </w:rPr>
                <w:delText>XML Schema</w:delText>
              </w:r>
              <w:r w:rsidDel="00E8426B">
                <w:rPr>
                  <w:noProof/>
                  <w:webHidden/>
                </w:rPr>
                <w:tab/>
                <w:delText>71</w:delText>
              </w:r>
            </w:del>
          </w:ins>
        </w:p>
        <w:p w14:paraId="03D81184" w14:textId="77777777" w:rsidR="00E00D57" w:rsidDel="00E8426B" w:rsidRDefault="00E00D57">
          <w:pPr>
            <w:pStyle w:val="TOC3"/>
            <w:tabs>
              <w:tab w:val="left" w:pos="1320"/>
              <w:tab w:val="right" w:leader="dot" w:pos="9350"/>
            </w:tabs>
            <w:rPr>
              <w:ins w:id="549" w:author="Curt Beckmann" w:date="2013-06-06T14:17:00Z"/>
              <w:del w:id="550" w:author="Anees Shaikh" w:date="2013-10-06T22:10:00Z"/>
              <w:rFonts w:eastAsiaTheme="minorEastAsia"/>
              <w:noProof/>
            </w:rPr>
          </w:pPr>
          <w:ins w:id="551" w:author="Curt Beckmann" w:date="2013-06-06T14:17:00Z">
            <w:del w:id="552" w:author="Anees Shaikh" w:date="2013-10-06T22:10:00Z">
              <w:r w:rsidRPr="00E8426B" w:rsidDel="00E8426B">
                <w:rPr>
                  <w:rStyle w:val="Hyperlink"/>
                  <w:noProof/>
                </w:rPr>
                <w:delText>8.13.3</w:delText>
              </w:r>
              <w:r w:rsidDel="00E8426B">
                <w:rPr>
                  <w:rFonts w:eastAsiaTheme="minorEastAsia"/>
                  <w:noProof/>
                </w:rPr>
                <w:tab/>
              </w:r>
              <w:r w:rsidRPr="00E8426B" w:rsidDel="00E8426B">
                <w:rPr>
                  <w:rStyle w:val="Hyperlink"/>
                  <w:noProof/>
                </w:rPr>
                <w:delText>XML Example</w:delText>
              </w:r>
              <w:r w:rsidDel="00E8426B">
                <w:rPr>
                  <w:noProof/>
                  <w:webHidden/>
                </w:rPr>
                <w:tab/>
                <w:delText>76</w:delText>
              </w:r>
            </w:del>
          </w:ins>
        </w:p>
        <w:p w14:paraId="13249999" w14:textId="77777777" w:rsidR="00E00D57" w:rsidDel="00E8426B" w:rsidRDefault="00E00D57">
          <w:pPr>
            <w:pStyle w:val="TOC2"/>
            <w:tabs>
              <w:tab w:val="left" w:pos="880"/>
              <w:tab w:val="right" w:leader="dot" w:pos="9350"/>
            </w:tabs>
            <w:rPr>
              <w:ins w:id="553" w:author="Curt Beckmann" w:date="2013-06-06T14:17:00Z"/>
              <w:del w:id="554" w:author="Anees Shaikh" w:date="2013-10-06T22:10:00Z"/>
              <w:rFonts w:eastAsiaTheme="minorEastAsia"/>
              <w:noProof/>
            </w:rPr>
          </w:pPr>
          <w:ins w:id="555" w:author="Curt Beckmann" w:date="2013-06-06T14:17:00Z">
            <w:del w:id="556" w:author="Anees Shaikh" w:date="2013-10-06T22:10:00Z">
              <w:r w:rsidRPr="00E8426B" w:rsidDel="00E8426B">
                <w:rPr>
                  <w:rStyle w:val="Hyperlink"/>
                  <w:noProof/>
                </w:rPr>
                <w:delText>8.14</w:delText>
              </w:r>
              <w:r w:rsidDel="00E8426B">
                <w:rPr>
                  <w:rFonts w:eastAsiaTheme="minorEastAsia"/>
                  <w:noProof/>
                </w:rPr>
                <w:tab/>
              </w:r>
              <w:r w:rsidRPr="00E8426B" w:rsidDel="00E8426B">
                <w:rPr>
                  <w:rStyle w:val="Hyperlink"/>
                  <w:noProof/>
                </w:rPr>
                <w:delText>OpenFlow Flow Table</w:delText>
              </w:r>
              <w:r w:rsidDel="00E8426B">
                <w:rPr>
                  <w:noProof/>
                  <w:webHidden/>
                </w:rPr>
                <w:tab/>
                <w:delText>76</w:delText>
              </w:r>
            </w:del>
          </w:ins>
        </w:p>
        <w:p w14:paraId="7E252F3C" w14:textId="77777777" w:rsidR="00E00D57" w:rsidDel="00E8426B" w:rsidRDefault="00E00D57">
          <w:pPr>
            <w:pStyle w:val="TOC3"/>
            <w:tabs>
              <w:tab w:val="left" w:pos="1320"/>
              <w:tab w:val="right" w:leader="dot" w:pos="9350"/>
            </w:tabs>
            <w:rPr>
              <w:ins w:id="557" w:author="Curt Beckmann" w:date="2013-06-06T14:17:00Z"/>
              <w:del w:id="558" w:author="Anees Shaikh" w:date="2013-10-06T22:10:00Z"/>
              <w:rFonts w:eastAsiaTheme="minorEastAsia"/>
              <w:noProof/>
            </w:rPr>
          </w:pPr>
          <w:ins w:id="559" w:author="Curt Beckmann" w:date="2013-06-06T14:17:00Z">
            <w:del w:id="560" w:author="Anees Shaikh" w:date="2013-10-06T22:10:00Z">
              <w:r w:rsidRPr="00E8426B" w:rsidDel="00E8426B">
                <w:rPr>
                  <w:rStyle w:val="Hyperlink"/>
                  <w:noProof/>
                </w:rPr>
                <w:delText>8.14.1</w:delText>
              </w:r>
              <w:r w:rsidDel="00E8426B">
                <w:rPr>
                  <w:rFonts w:eastAsiaTheme="minorEastAsia"/>
                  <w:noProof/>
                </w:rPr>
                <w:tab/>
              </w:r>
              <w:r w:rsidRPr="00E8426B" w:rsidDel="00E8426B">
                <w:rPr>
                  <w:rStyle w:val="Hyperlink"/>
                  <w:noProof/>
                </w:rPr>
                <w:delText>UML Diagram</w:delText>
              </w:r>
              <w:r w:rsidDel="00E8426B">
                <w:rPr>
                  <w:noProof/>
                  <w:webHidden/>
                </w:rPr>
                <w:tab/>
                <w:delText>77</w:delText>
              </w:r>
            </w:del>
          </w:ins>
        </w:p>
        <w:p w14:paraId="73921AE3" w14:textId="77777777" w:rsidR="00E00D57" w:rsidDel="00E8426B" w:rsidRDefault="00E00D57">
          <w:pPr>
            <w:pStyle w:val="TOC3"/>
            <w:tabs>
              <w:tab w:val="left" w:pos="1320"/>
              <w:tab w:val="right" w:leader="dot" w:pos="9350"/>
            </w:tabs>
            <w:rPr>
              <w:ins w:id="561" w:author="Curt Beckmann" w:date="2013-06-06T14:17:00Z"/>
              <w:del w:id="562" w:author="Anees Shaikh" w:date="2013-10-06T22:10:00Z"/>
              <w:rFonts w:eastAsiaTheme="minorEastAsia"/>
              <w:noProof/>
            </w:rPr>
          </w:pPr>
          <w:ins w:id="563" w:author="Curt Beckmann" w:date="2013-06-06T14:17:00Z">
            <w:del w:id="564" w:author="Anees Shaikh" w:date="2013-10-06T22:10:00Z">
              <w:r w:rsidRPr="00E8426B" w:rsidDel="00E8426B">
                <w:rPr>
                  <w:rStyle w:val="Hyperlink"/>
                  <w:noProof/>
                </w:rPr>
                <w:delText>8.14.2</w:delText>
              </w:r>
              <w:r w:rsidDel="00E8426B">
                <w:rPr>
                  <w:rFonts w:eastAsiaTheme="minorEastAsia"/>
                  <w:noProof/>
                </w:rPr>
                <w:tab/>
              </w:r>
              <w:r w:rsidRPr="00E8426B" w:rsidDel="00E8426B">
                <w:rPr>
                  <w:rStyle w:val="Hyperlink"/>
                  <w:noProof/>
                </w:rPr>
                <w:delText>XML Schema</w:delText>
              </w:r>
              <w:r w:rsidDel="00E8426B">
                <w:rPr>
                  <w:noProof/>
                  <w:webHidden/>
                </w:rPr>
                <w:tab/>
                <w:delText>77</w:delText>
              </w:r>
            </w:del>
          </w:ins>
        </w:p>
        <w:p w14:paraId="471E6DAD" w14:textId="77777777" w:rsidR="00E00D57" w:rsidDel="00E8426B" w:rsidRDefault="00E00D57">
          <w:pPr>
            <w:pStyle w:val="TOC3"/>
            <w:tabs>
              <w:tab w:val="left" w:pos="1320"/>
              <w:tab w:val="right" w:leader="dot" w:pos="9350"/>
            </w:tabs>
            <w:rPr>
              <w:ins w:id="565" w:author="Curt Beckmann" w:date="2013-06-06T14:17:00Z"/>
              <w:del w:id="566" w:author="Anees Shaikh" w:date="2013-10-06T22:10:00Z"/>
              <w:rFonts w:eastAsiaTheme="minorEastAsia"/>
              <w:noProof/>
            </w:rPr>
          </w:pPr>
          <w:ins w:id="567" w:author="Curt Beckmann" w:date="2013-06-06T14:17:00Z">
            <w:del w:id="568" w:author="Anees Shaikh" w:date="2013-10-06T22:10:00Z">
              <w:r w:rsidRPr="00E8426B" w:rsidDel="00E8426B">
                <w:rPr>
                  <w:rStyle w:val="Hyperlink"/>
                  <w:noProof/>
                </w:rPr>
                <w:delText>8.14.3</w:delText>
              </w:r>
              <w:r w:rsidDel="00E8426B">
                <w:rPr>
                  <w:rFonts w:eastAsiaTheme="minorEastAsia"/>
                  <w:noProof/>
                </w:rPr>
                <w:tab/>
              </w:r>
              <w:r w:rsidRPr="00E8426B" w:rsidDel="00E8426B">
                <w:rPr>
                  <w:rStyle w:val="Hyperlink"/>
                  <w:noProof/>
                </w:rPr>
                <w:delText>XML Example</w:delText>
              </w:r>
              <w:r w:rsidDel="00E8426B">
                <w:rPr>
                  <w:noProof/>
                  <w:webHidden/>
                </w:rPr>
                <w:tab/>
                <w:delText>81</w:delText>
              </w:r>
            </w:del>
          </w:ins>
        </w:p>
        <w:p w14:paraId="75625F62" w14:textId="77777777" w:rsidR="00E00D57" w:rsidDel="00E8426B" w:rsidRDefault="00E00D57">
          <w:pPr>
            <w:pStyle w:val="TOC2"/>
            <w:tabs>
              <w:tab w:val="left" w:pos="880"/>
              <w:tab w:val="right" w:leader="dot" w:pos="9350"/>
            </w:tabs>
            <w:rPr>
              <w:ins w:id="569" w:author="Curt Beckmann" w:date="2013-06-06T14:17:00Z"/>
              <w:del w:id="570" w:author="Anees Shaikh" w:date="2013-10-06T22:10:00Z"/>
              <w:rFonts w:eastAsiaTheme="minorEastAsia"/>
              <w:noProof/>
            </w:rPr>
          </w:pPr>
          <w:ins w:id="571" w:author="Curt Beckmann" w:date="2013-06-06T14:17:00Z">
            <w:del w:id="572" w:author="Anees Shaikh" w:date="2013-10-06T22:10:00Z">
              <w:r w:rsidRPr="00E8426B" w:rsidDel="00E8426B">
                <w:rPr>
                  <w:rStyle w:val="Hyperlink"/>
                  <w:noProof/>
                </w:rPr>
                <w:delText>8.15</w:delText>
              </w:r>
              <w:r w:rsidDel="00E8426B">
                <w:rPr>
                  <w:rFonts w:eastAsiaTheme="minorEastAsia"/>
                  <w:noProof/>
                </w:rPr>
                <w:tab/>
              </w:r>
              <w:r w:rsidRPr="00E8426B" w:rsidDel="00E8426B">
                <w:rPr>
                  <w:rStyle w:val="Hyperlink"/>
                  <w:noProof/>
                </w:rPr>
                <w:delText>NDM</w:delText>
              </w:r>
              <w:r w:rsidDel="00E8426B">
                <w:rPr>
                  <w:noProof/>
                  <w:webHidden/>
                </w:rPr>
                <w:tab/>
                <w:delText>82</w:delText>
              </w:r>
            </w:del>
          </w:ins>
        </w:p>
        <w:p w14:paraId="59F23520" w14:textId="77777777" w:rsidR="00E00D57" w:rsidDel="00E8426B" w:rsidRDefault="00E00D57">
          <w:pPr>
            <w:pStyle w:val="TOC3"/>
            <w:tabs>
              <w:tab w:val="left" w:pos="1320"/>
              <w:tab w:val="right" w:leader="dot" w:pos="9350"/>
            </w:tabs>
            <w:rPr>
              <w:ins w:id="573" w:author="Curt Beckmann" w:date="2013-06-06T14:17:00Z"/>
              <w:del w:id="574" w:author="Anees Shaikh" w:date="2013-10-06T22:10:00Z"/>
              <w:rFonts w:eastAsiaTheme="minorEastAsia"/>
              <w:noProof/>
            </w:rPr>
          </w:pPr>
          <w:ins w:id="575" w:author="Curt Beckmann" w:date="2013-06-06T14:17:00Z">
            <w:del w:id="576" w:author="Anees Shaikh" w:date="2013-10-06T22:10:00Z">
              <w:r w:rsidRPr="00E8426B" w:rsidDel="00E8426B">
                <w:rPr>
                  <w:rStyle w:val="Hyperlink"/>
                  <w:noProof/>
                </w:rPr>
                <w:delText>8.15.1</w:delText>
              </w:r>
              <w:r w:rsidDel="00E8426B">
                <w:rPr>
                  <w:rFonts w:eastAsiaTheme="minorEastAsia"/>
                  <w:noProof/>
                </w:rPr>
                <w:tab/>
              </w:r>
              <w:r w:rsidRPr="00E8426B" w:rsidDel="00E8426B">
                <w:rPr>
                  <w:rStyle w:val="Hyperlink"/>
                  <w:noProof/>
                </w:rPr>
                <w:delText>UML Diagram</w:delText>
              </w:r>
              <w:r w:rsidDel="00E8426B">
                <w:rPr>
                  <w:noProof/>
                  <w:webHidden/>
                </w:rPr>
                <w:tab/>
                <w:delText>82</w:delText>
              </w:r>
            </w:del>
          </w:ins>
        </w:p>
        <w:p w14:paraId="3BECF6A6" w14:textId="77777777" w:rsidR="00E00D57" w:rsidDel="00E8426B" w:rsidRDefault="00E00D57">
          <w:pPr>
            <w:pStyle w:val="TOC3"/>
            <w:tabs>
              <w:tab w:val="left" w:pos="1320"/>
              <w:tab w:val="right" w:leader="dot" w:pos="9350"/>
            </w:tabs>
            <w:rPr>
              <w:ins w:id="577" w:author="Curt Beckmann" w:date="2013-06-06T14:17:00Z"/>
              <w:del w:id="578" w:author="Anees Shaikh" w:date="2013-10-06T22:10:00Z"/>
              <w:rFonts w:eastAsiaTheme="minorEastAsia"/>
              <w:noProof/>
            </w:rPr>
          </w:pPr>
          <w:ins w:id="579" w:author="Curt Beckmann" w:date="2013-06-06T14:17:00Z">
            <w:del w:id="580" w:author="Anees Shaikh" w:date="2013-10-06T22:10:00Z">
              <w:r w:rsidRPr="00E8426B" w:rsidDel="00E8426B">
                <w:rPr>
                  <w:rStyle w:val="Hyperlink"/>
                  <w:noProof/>
                </w:rPr>
                <w:delText>8.15.2</w:delText>
              </w:r>
              <w:r w:rsidDel="00E8426B">
                <w:rPr>
                  <w:rFonts w:eastAsiaTheme="minorEastAsia"/>
                  <w:noProof/>
                </w:rPr>
                <w:tab/>
              </w:r>
              <w:r w:rsidRPr="00E8426B" w:rsidDel="00E8426B">
                <w:rPr>
                  <w:rStyle w:val="Hyperlink"/>
                  <w:noProof/>
                </w:rPr>
                <w:delText>XML Schema</w:delText>
              </w:r>
              <w:r w:rsidDel="00E8426B">
                <w:rPr>
                  <w:noProof/>
                  <w:webHidden/>
                </w:rPr>
                <w:tab/>
                <w:delText>82</w:delText>
              </w:r>
            </w:del>
          </w:ins>
        </w:p>
        <w:p w14:paraId="0CBF18F9" w14:textId="77777777" w:rsidR="00E00D57" w:rsidDel="00E8426B" w:rsidRDefault="00E00D57">
          <w:pPr>
            <w:pStyle w:val="TOC3"/>
            <w:tabs>
              <w:tab w:val="left" w:pos="1320"/>
              <w:tab w:val="right" w:leader="dot" w:pos="9350"/>
            </w:tabs>
            <w:rPr>
              <w:ins w:id="581" w:author="Curt Beckmann" w:date="2013-06-06T14:17:00Z"/>
              <w:del w:id="582" w:author="Anees Shaikh" w:date="2013-10-06T22:10:00Z"/>
              <w:rFonts w:eastAsiaTheme="minorEastAsia"/>
              <w:noProof/>
            </w:rPr>
          </w:pPr>
          <w:ins w:id="583" w:author="Curt Beckmann" w:date="2013-06-06T14:17:00Z">
            <w:del w:id="584" w:author="Anees Shaikh" w:date="2013-10-06T22:10:00Z">
              <w:r w:rsidRPr="00E8426B" w:rsidDel="00E8426B">
                <w:rPr>
                  <w:rStyle w:val="Hyperlink"/>
                  <w:noProof/>
                </w:rPr>
                <w:delText>8.15.3</w:delText>
              </w:r>
              <w:r w:rsidDel="00E8426B">
                <w:rPr>
                  <w:rFonts w:eastAsiaTheme="minorEastAsia"/>
                  <w:noProof/>
                </w:rPr>
                <w:tab/>
              </w:r>
              <w:r w:rsidRPr="00E8426B" w:rsidDel="00E8426B">
                <w:rPr>
                  <w:rStyle w:val="Hyperlink"/>
                  <w:noProof/>
                </w:rPr>
                <w:delText>XML Example</w:delText>
              </w:r>
              <w:r w:rsidDel="00E8426B">
                <w:rPr>
                  <w:noProof/>
                  <w:webHidden/>
                </w:rPr>
                <w:tab/>
                <w:delText>84</w:delText>
              </w:r>
            </w:del>
          </w:ins>
        </w:p>
        <w:p w14:paraId="1A2DB3B1" w14:textId="77777777" w:rsidR="00E00D57" w:rsidDel="00E8426B" w:rsidRDefault="00E00D57">
          <w:pPr>
            <w:pStyle w:val="TOC1"/>
            <w:tabs>
              <w:tab w:val="left" w:pos="440"/>
              <w:tab w:val="right" w:leader="dot" w:pos="9350"/>
            </w:tabs>
            <w:rPr>
              <w:ins w:id="585" w:author="Curt Beckmann" w:date="2013-06-06T14:17:00Z"/>
              <w:del w:id="586" w:author="Anees Shaikh" w:date="2013-10-06T22:10:00Z"/>
              <w:rFonts w:eastAsiaTheme="minorEastAsia"/>
              <w:noProof/>
            </w:rPr>
          </w:pPr>
          <w:ins w:id="587" w:author="Curt Beckmann" w:date="2013-06-06T14:17:00Z">
            <w:del w:id="588" w:author="Anees Shaikh" w:date="2013-10-06T22:10:00Z">
              <w:r w:rsidRPr="00E8426B" w:rsidDel="00E8426B">
                <w:rPr>
                  <w:rStyle w:val="Hyperlink"/>
                  <w:noProof/>
                </w:rPr>
                <w:delText>9</w:delText>
              </w:r>
              <w:r w:rsidDel="00E8426B">
                <w:rPr>
                  <w:rFonts w:eastAsiaTheme="minorEastAsia"/>
                  <w:noProof/>
                </w:rPr>
                <w:tab/>
              </w:r>
              <w:r w:rsidRPr="00E8426B" w:rsidDel="00E8426B">
                <w:rPr>
                  <w:rStyle w:val="Hyperlink"/>
                  <w:noProof/>
                </w:rPr>
                <w:delText>Binding to NETCONF</w:delText>
              </w:r>
              <w:r w:rsidDel="00E8426B">
                <w:rPr>
                  <w:noProof/>
                  <w:webHidden/>
                </w:rPr>
                <w:tab/>
                <w:delText>84</w:delText>
              </w:r>
            </w:del>
          </w:ins>
        </w:p>
        <w:p w14:paraId="66535FB8" w14:textId="77777777" w:rsidR="00E00D57" w:rsidDel="00E8426B" w:rsidRDefault="00E00D57">
          <w:pPr>
            <w:pStyle w:val="TOC2"/>
            <w:tabs>
              <w:tab w:val="left" w:pos="880"/>
              <w:tab w:val="right" w:leader="dot" w:pos="9350"/>
            </w:tabs>
            <w:rPr>
              <w:ins w:id="589" w:author="Curt Beckmann" w:date="2013-06-06T14:17:00Z"/>
              <w:del w:id="590" w:author="Anees Shaikh" w:date="2013-10-06T22:10:00Z"/>
              <w:rFonts w:eastAsiaTheme="minorEastAsia"/>
              <w:noProof/>
            </w:rPr>
          </w:pPr>
          <w:ins w:id="591" w:author="Curt Beckmann" w:date="2013-06-06T14:17:00Z">
            <w:del w:id="592" w:author="Anees Shaikh" w:date="2013-10-06T22:10:00Z">
              <w:r w:rsidRPr="00E8426B" w:rsidDel="00E8426B">
                <w:rPr>
                  <w:rStyle w:val="Hyperlink"/>
                  <w:noProof/>
                </w:rPr>
                <w:delText>9.1</w:delText>
              </w:r>
              <w:r w:rsidDel="00E8426B">
                <w:rPr>
                  <w:rFonts w:eastAsiaTheme="minorEastAsia"/>
                  <w:noProof/>
                </w:rPr>
                <w:tab/>
              </w:r>
              <w:r w:rsidRPr="00E8426B" w:rsidDel="00E8426B">
                <w:rPr>
                  <w:rStyle w:val="Hyperlink"/>
                  <w:noProof/>
                </w:rPr>
                <w:delText>Requirements</w:delText>
              </w:r>
              <w:r w:rsidDel="00E8426B">
                <w:rPr>
                  <w:noProof/>
                  <w:webHidden/>
                </w:rPr>
                <w:tab/>
                <w:delText>84</w:delText>
              </w:r>
            </w:del>
          </w:ins>
        </w:p>
        <w:p w14:paraId="278C0E8E" w14:textId="77777777" w:rsidR="00E00D57" w:rsidDel="00E8426B" w:rsidRDefault="00E00D57">
          <w:pPr>
            <w:pStyle w:val="TOC2"/>
            <w:tabs>
              <w:tab w:val="left" w:pos="880"/>
              <w:tab w:val="right" w:leader="dot" w:pos="9350"/>
            </w:tabs>
            <w:rPr>
              <w:ins w:id="593" w:author="Curt Beckmann" w:date="2013-06-06T14:17:00Z"/>
              <w:del w:id="594" w:author="Anees Shaikh" w:date="2013-10-06T22:10:00Z"/>
              <w:rFonts w:eastAsiaTheme="minorEastAsia"/>
              <w:noProof/>
            </w:rPr>
          </w:pPr>
          <w:ins w:id="595" w:author="Curt Beckmann" w:date="2013-06-06T14:17:00Z">
            <w:del w:id="596" w:author="Anees Shaikh" w:date="2013-10-06T22:10:00Z">
              <w:r w:rsidRPr="00E8426B" w:rsidDel="00E8426B">
                <w:rPr>
                  <w:rStyle w:val="Hyperlink"/>
                  <w:noProof/>
                </w:rPr>
                <w:delText>9.2</w:delText>
              </w:r>
              <w:r w:rsidDel="00E8426B">
                <w:rPr>
                  <w:rFonts w:eastAsiaTheme="minorEastAsia"/>
                  <w:noProof/>
                </w:rPr>
                <w:tab/>
              </w:r>
              <w:r w:rsidRPr="00E8426B" w:rsidDel="00E8426B">
                <w:rPr>
                  <w:rStyle w:val="Hyperlink"/>
                  <w:noProof/>
                </w:rPr>
                <w:delText>How the Data Model is Bound to NETCONF</w:delText>
              </w:r>
              <w:r w:rsidDel="00E8426B">
                <w:rPr>
                  <w:noProof/>
                  <w:webHidden/>
                </w:rPr>
                <w:tab/>
                <w:delText>85</w:delText>
              </w:r>
            </w:del>
          </w:ins>
        </w:p>
        <w:p w14:paraId="431728F7" w14:textId="77777777" w:rsidR="00E00D57" w:rsidDel="00E8426B" w:rsidRDefault="00E00D57">
          <w:pPr>
            <w:pStyle w:val="TOC3"/>
            <w:tabs>
              <w:tab w:val="left" w:pos="1320"/>
              <w:tab w:val="right" w:leader="dot" w:pos="9350"/>
            </w:tabs>
            <w:rPr>
              <w:ins w:id="597" w:author="Curt Beckmann" w:date="2013-06-06T14:17:00Z"/>
              <w:del w:id="598" w:author="Anees Shaikh" w:date="2013-10-06T22:10:00Z"/>
              <w:rFonts w:eastAsiaTheme="minorEastAsia"/>
              <w:noProof/>
            </w:rPr>
          </w:pPr>
          <w:ins w:id="599" w:author="Curt Beckmann" w:date="2013-06-06T14:17:00Z">
            <w:del w:id="600" w:author="Anees Shaikh" w:date="2013-10-06T22:10:00Z">
              <w:r w:rsidRPr="00E8426B" w:rsidDel="00E8426B">
                <w:rPr>
                  <w:rStyle w:val="Hyperlink"/>
                  <w:noProof/>
                </w:rPr>
                <w:delText>9.2.1</w:delText>
              </w:r>
              <w:r w:rsidDel="00E8426B">
                <w:rPr>
                  <w:rFonts w:eastAsiaTheme="minorEastAsia"/>
                  <w:noProof/>
                </w:rPr>
                <w:tab/>
              </w:r>
              <w:r w:rsidRPr="00E8426B" w:rsidDel="00E8426B">
                <w:rPr>
                  <w:rStyle w:val="Hyperlink"/>
                  <w:noProof/>
                </w:rPr>
                <w:delText>edit-config</w:delText>
              </w:r>
              <w:r w:rsidDel="00E8426B">
                <w:rPr>
                  <w:noProof/>
                  <w:webHidden/>
                </w:rPr>
                <w:tab/>
                <w:delText>85</w:delText>
              </w:r>
            </w:del>
          </w:ins>
        </w:p>
        <w:p w14:paraId="6A8B5B3A" w14:textId="77777777" w:rsidR="00E00D57" w:rsidDel="00E8426B" w:rsidRDefault="00E00D57">
          <w:pPr>
            <w:pStyle w:val="TOC3"/>
            <w:tabs>
              <w:tab w:val="left" w:pos="1320"/>
              <w:tab w:val="right" w:leader="dot" w:pos="9350"/>
            </w:tabs>
            <w:rPr>
              <w:ins w:id="601" w:author="Curt Beckmann" w:date="2013-06-06T14:17:00Z"/>
              <w:del w:id="602" w:author="Anees Shaikh" w:date="2013-10-06T22:10:00Z"/>
              <w:rFonts w:eastAsiaTheme="minorEastAsia"/>
              <w:noProof/>
            </w:rPr>
          </w:pPr>
          <w:ins w:id="603" w:author="Curt Beckmann" w:date="2013-06-06T14:17:00Z">
            <w:del w:id="604" w:author="Anees Shaikh" w:date="2013-10-06T22:10:00Z">
              <w:r w:rsidRPr="00E8426B" w:rsidDel="00E8426B">
                <w:rPr>
                  <w:rStyle w:val="Hyperlink"/>
                  <w:noProof/>
                </w:rPr>
                <w:delText>9.2.2</w:delText>
              </w:r>
              <w:r w:rsidDel="00E8426B">
                <w:rPr>
                  <w:rFonts w:eastAsiaTheme="minorEastAsia"/>
                  <w:noProof/>
                </w:rPr>
                <w:tab/>
              </w:r>
              <w:r w:rsidRPr="00E8426B" w:rsidDel="00E8426B">
                <w:rPr>
                  <w:rStyle w:val="Hyperlink"/>
                  <w:noProof/>
                </w:rPr>
                <w:delText>get-config</w:delText>
              </w:r>
              <w:r w:rsidDel="00E8426B">
                <w:rPr>
                  <w:noProof/>
                  <w:webHidden/>
                </w:rPr>
                <w:tab/>
                <w:delText>87</w:delText>
              </w:r>
            </w:del>
          </w:ins>
        </w:p>
        <w:p w14:paraId="7F37B58E" w14:textId="77777777" w:rsidR="00E00D57" w:rsidDel="00E8426B" w:rsidRDefault="00E00D57">
          <w:pPr>
            <w:pStyle w:val="TOC3"/>
            <w:tabs>
              <w:tab w:val="left" w:pos="1320"/>
              <w:tab w:val="right" w:leader="dot" w:pos="9350"/>
            </w:tabs>
            <w:rPr>
              <w:ins w:id="605" w:author="Curt Beckmann" w:date="2013-06-06T14:17:00Z"/>
              <w:del w:id="606" w:author="Anees Shaikh" w:date="2013-10-06T22:10:00Z"/>
              <w:rFonts w:eastAsiaTheme="minorEastAsia"/>
              <w:noProof/>
            </w:rPr>
          </w:pPr>
          <w:ins w:id="607" w:author="Curt Beckmann" w:date="2013-06-06T14:17:00Z">
            <w:del w:id="608" w:author="Anees Shaikh" w:date="2013-10-06T22:10:00Z">
              <w:r w:rsidRPr="00E8426B" w:rsidDel="00E8426B">
                <w:rPr>
                  <w:rStyle w:val="Hyperlink"/>
                  <w:noProof/>
                </w:rPr>
                <w:delText>9.2.3</w:delText>
              </w:r>
              <w:r w:rsidDel="00E8426B">
                <w:rPr>
                  <w:rFonts w:eastAsiaTheme="minorEastAsia"/>
                  <w:noProof/>
                </w:rPr>
                <w:tab/>
              </w:r>
              <w:r w:rsidRPr="00E8426B" w:rsidDel="00E8426B">
                <w:rPr>
                  <w:rStyle w:val="Hyperlink"/>
                  <w:noProof/>
                </w:rPr>
                <w:delText>copy-config</w:delText>
              </w:r>
              <w:r w:rsidDel="00E8426B">
                <w:rPr>
                  <w:noProof/>
                  <w:webHidden/>
                </w:rPr>
                <w:tab/>
                <w:delText>88</w:delText>
              </w:r>
            </w:del>
          </w:ins>
        </w:p>
        <w:p w14:paraId="173D0199" w14:textId="77777777" w:rsidR="00E00D57" w:rsidDel="00E8426B" w:rsidRDefault="00E00D57">
          <w:pPr>
            <w:pStyle w:val="TOC3"/>
            <w:tabs>
              <w:tab w:val="left" w:pos="1320"/>
              <w:tab w:val="right" w:leader="dot" w:pos="9350"/>
            </w:tabs>
            <w:rPr>
              <w:ins w:id="609" w:author="Curt Beckmann" w:date="2013-06-06T14:17:00Z"/>
              <w:del w:id="610" w:author="Anees Shaikh" w:date="2013-10-06T22:10:00Z"/>
              <w:rFonts w:eastAsiaTheme="minorEastAsia"/>
              <w:noProof/>
            </w:rPr>
          </w:pPr>
          <w:ins w:id="611" w:author="Curt Beckmann" w:date="2013-06-06T14:17:00Z">
            <w:del w:id="612" w:author="Anees Shaikh" w:date="2013-10-06T22:10:00Z">
              <w:r w:rsidRPr="00E8426B" w:rsidDel="00E8426B">
                <w:rPr>
                  <w:rStyle w:val="Hyperlink"/>
                  <w:noProof/>
                </w:rPr>
                <w:delText>9.2.4</w:delText>
              </w:r>
              <w:r w:rsidDel="00E8426B">
                <w:rPr>
                  <w:rFonts w:eastAsiaTheme="minorEastAsia"/>
                  <w:noProof/>
                </w:rPr>
                <w:tab/>
              </w:r>
              <w:r w:rsidRPr="00E8426B" w:rsidDel="00E8426B">
                <w:rPr>
                  <w:rStyle w:val="Hyperlink"/>
                  <w:noProof/>
                </w:rPr>
                <w:delText>delete-config</w:delText>
              </w:r>
              <w:r w:rsidDel="00E8426B">
                <w:rPr>
                  <w:noProof/>
                  <w:webHidden/>
                </w:rPr>
                <w:tab/>
                <w:delText>88</w:delText>
              </w:r>
            </w:del>
          </w:ins>
        </w:p>
        <w:p w14:paraId="1A730B8C" w14:textId="77777777" w:rsidR="00E00D57" w:rsidDel="00E8426B" w:rsidRDefault="00E00D57">
          <w:pPr>
            <w:pStyle w:val="TOC2"/>
            <w:tabs>
              <w:tab w:val="left" w:pos="880"/>
              <w:tab w:val="right" w:leader="dot" w:pos="9350"/>
            </w:tabs>
            <w:rPr>
              <w:ins w:id="613" w:author="Curt Beckmann" w:date="2013-06-06T14:17:00Z"/>
              <w:del w:id="614" w:author="Anees Shaikh" w:date="2013-10-06T22:10:00Z"/>
              <w:rFonts w:eastAsiaTheme="minorEastAsia"/>
              <w:noProof/>
            </w:rPr>
          </w:pPr>
          <w:ins w:id="615" w:author="Curt Beckmann" w:date="2013-06-06T14:17:00Z">
            <w:del w:id="616" w:author="Anees Shaikh" w:date="2013-10-06T22:10:00Z">
              <w:r w:rsidRPr="00E8426B" w:rsidDel="00E8426B">
                <w:rPr>
                  <w:rStyle w:val="Hyperlink"/>
                  <w:noProof/>
                </w:rPr>
                <w:delText>9.3</w:delText>
              </w:r>
              <w:r w:rsidDel="00E8426B">
                <w:rPr>
                  <w:rFonts w:eastAsiaTheme="minorEastAsia"/>
                  <w:noProof/>
                </w:rPr>
                <w:tab/>
              </w:r>
              <w:r w:rsidRPr="00E8426B" w:rsidDel="00E8426B">
                <w:rPr>
                  <w:rStyle w:val="Hyperlink"/>
                  <w:noProof/>
                </w:rPr>
                <w:delText>RPC error</w:delText>
              </w:r>
              <w:r w:rsidDel="00E8426B">
                <w:rPr>
                  <w:noProof/>
                  <w:webHidden/>
                </w:rPr>
                <w:tab/>
                <w:delText>89</w:delText>
              </w:r>
            </w:del>
          </w:ins>
        </w:p>
        <w:p w14:paraId="4A8EBFD8" w14:textId="77777777" w:rsidR="00E00D57" w:rsidDel="00E8426B" w:rsidRDefault="00E00D57">
          <w:pPr>
            <w:pStyle w:val="TOC2"/>
            <w:tabs>
              <w:tab w:val="left" w:pos="1540"/>
              <w:tab w:val="right" w:leader="dot" w:pos="9350"/>
            </w:tabs>
            <w:rPr>
              <w:ins w:id="617" w:author="Curt Beckmann" w:date="2013-06-06T14:17:00Z"/>
              <w:del w:id="618" w:author="Anees Shaikh" w:date="2013-10-06T22:10:00Z"/>
              <w:rFonts w:eastAsiaTheme="minorEastAsia"/>
              <w:noProof/>
            </w:rPr>
          </w:pPr>
          <w:ins w:id="619" w:author="Curt Beckmann" w:date="2013-06-06T14:17:00Z">
            <w:del w:id="620" w:author="Anees Shaikh" w:date="2013-10-06T22:10:00Z">
              <w:r w:rsidRPr="00E8426B" w:rsidDel="00E8426B">
                <w:rPr>
                  <w:rStyle w:val="Hyperlink"/>
                  <w:noProof/>
                </w:rPr>
                <w:delText>Appendix A</w:delText>
              </w:r>
              <w:r w:rsidDel="00E8426B">
                <w:rPr>
                  <w:rFonts w:eastAsiaTheme="minorEastAsia"/>
                  <w:noProof/>
                </w:rPr>
                <w:tab/>
              </w:r>
              <w:r w:rsidRPr="00E8426B" w:rsidDel="00E8426B">
                <w:rPr>
                  <w:rStyle w:val="Hyperlink"/>
                  <w:noProof/>
                </w:rPr>
                <w:delText>Bibliography</w:delText>
              </w:r>
              <w:r w:rsidDel="00E8426B">
                <w:rPr>
                  <w:noProof/>
                  <w:webHidden/>
                </w:rPr>
                <w:tab/>
                <w:delText>90</w:delText>
              </w:r>
            </w:del>
          </w:ins>
        </w:p>
        <w:p w14:paraId="2A65027D" w14:textId="77777777" w:rsidR="00C128FA" w:rsidDel="00E8426B" w:rsidRDefault="00C128FA">
          <w:pPr>
            <w:pStyle w:val="TOC1"/>
            <w:tabs>
              <w:tab w:val="left" w:pos="440"/>
              <w:tab w:val="right" w:leader="dot" w:pos="9350"/>
            </w:tabs>
            <w:rPr>
              <w:del w:id="621" w:author="Anees Shaikh" w:date="2013-10-06T22:10:00Z"/>
              <w:rFonts w:eastAsiaTheme="minorEastAsia"/>
              <w:noProof/>
            </w:rPr>
          </w:pPr>
          <w:del w:id="622" w:author="Anees Shaikh" w:date="2013-10-06T22:10:00Z">
            <w:r w:rsidRPr="00E00D57" w:rsidDel="00E8426B">
              <w:rPr>
                <w:noProof/>
                <w:rPrChange w:id="623" w:author="Curt Beckmann" w:date="2013-06-06T14:17:00Z">
                  <w:rPr>
                    <w:rStyle w:val="Hyperlink"/>
                    <w:noProof/>
                  </w:rPr>
                </w:rPrChange>
              </w:rPr>
              <w:delText>1</w:delText>
            </w:r>
            <w:r w:rsidDel="00E8426B">
              <w:rPr>
                <w:rFonts w:eastAsiaTheme="minorEastAsia"/>
                <w:noProof/>
              </w:rPr>
              <w:tab/>
            </w:r>
            <w:r w:rsidRPr="00E00D57" w:rsidDel="00E8426B">
              <w:rPr>
                <w:noProof/>
                <w:rPrChange w:id="624" w:author="Curt Beckmann" w:date="2013-06-06T14:17:00Z">
                  <w:rPr>
                    <w:rStyle w:val="Hyperlink"/>
                    <w:noProof/>
                  </w:rPr>
                </w:rPrChange>
              </w:rPr>
              <w:delText>Introduction</w:delText>
            </w:r>
            <w:r w:rsidDel="00E8426B">
              <w:rPr>
                <w:noProof/>
                <w:webHidden/>
              </w:rPr>
              <w:tab/>
              <w:delText>5</w:delText>
            </w:r>
          </w:del>
        </w:p>
        <w:p w14:paraId="001D49EF" w14:textId="77777777" w:rsidR="00C128FA" w:rsidDel="00E8426B" w:rsidRDefault="00C128FA">
          <w:pPr>
            <w:pStyle w:val="TOC1"/>
            <w:tabs>
              <w:tab w:val="left" w:pos="440"/>
              <w:tab w:val="right" w:leader="dot" w:pos="9350"/>
            </w:tabs>
            <w:rPr>
              <w:del w:id="625" w:author="Anees Shaikh" w:date="2013-10-06T22:10:00Z"/>
              <w:rFonts w:eastAsiaTheme="minorEastAsia"/>
              <w:noProof/>
            </w:rPr>
          </w:pPr>
          <w:del w:id="626" w:author="Anees Shaikh" w:date="2013-10-06T22:10:00Z">
            <w:r w:rsidRPr="00E00D57" w:rsidDel="00E8426B">
              <w:rPr>
                <w:noProof/>
                <w:rPrChange w:id="627" w:author="Curt Beckmann" w:date="2013-06-06T14:17:00Z">
                  <w:rPr>
                    <w:rStyle w:val="Hyperlink"/>
                    <w:noProof/>
                  </w:rPr>
                </w:rPrChange>
              </w:rPr>
              <w:delText>2</w:delText>
            </w:r>
            <w:r w:rsidDel="00E8426B">
              <w:rPr>
                <w:rFonts w:eastAsiaTheme="minorEastAsia"/>
                <w:noProof/>
              </w:rPr>
              <w:tab/>
            </w:r>
            <w:r w:rsidRPr="00E00D57" w:rsidDel="00E8426B">
              <w:rPr>
                <w:noProof/>
                <w:rPrChange w:id="628" w:author="Curt Beckmann" w:date="2013-06-06T14:17:00Z">
                  <w:rPr>
                    <w:rStyle w:val="Hyperlink"/>
                    <w:noProof/>
                  </w:rPr>
                </w:rPrChange>
              </w:rPr>
              <w:delText>Motivation</w:delText>
            </w:r>
            <w:r w:rsidDel="00E8426B">
              <w:rPr>
                <w:noProof/>
                <w:webHidden/>
              </w:rPr>
              <w:tab/>
              <w:delText>5</w:delText>
            </w:r>
          </w:del>
        </w:p>
        <w:p w14:paraId="7EAA051A" w14:textId="77777777" w:rsidR="00C128FA" w:rsidDel="00E8426B" w:rsidRDefault="00C128FA">
          <w:pPr>
            <w:pStyle w:val="TOC1"/>
            <w:tabs>
              <w:tab w:val="left" w:pos="440"/>
              <w:tab w:val="right" w:leader="dot" w:pos="9350"/>
            </w:tabs>
            <w:rPr>
              <w:del w:id="629" w:author="Anees Shaikh" w:date="2013-10-06T22:10:00Z"/>
              <w:rFonts w:eastAsiaTheme="minorEastAsia"/>
              <w:noProof/>
            </w:rPr>
          </w:pPr>
          <w:del w:id="630" w:author="Anees Shaikh" w:date="2013-10-06T22:10:00Z">
            <w:r w:rsidRPr="00E00D57" w:rsidDel="00E8426B">
              <w:rPr>
                <w:noProof/>
                <w:rPrChange w:id="631" w:author="Curt Beckmann" w:date="2013-06-06T14:17:00Z">
                  <w:rPr>
                    <w:rStyle w:val="Hyperlink"/>
                    <w:noProof/>
                  </w:rPr>
                </w:rPrChange>
              </w:rPr>
              <w:delText>3</w:delText>
            </w:r>
            <w:r w:rsidDel="00E8426B">
              <w:rPr>
                <w:rFonts w:eastAsiaTheme="minorEastAsia"/>
                <w:noProof/>
              </w:rPr>
              <w:tab/>
            </w:r>
            <w:r w:rsidRPr="00E00D57" w:rsidDel="00E8426B">
              <w:rPr>
                <w:noProof/>
                <w:rPrChange w:id="632" w:author="Curt Beckmann" w:date="2013-06-06T14:17:00Z">
                  <w:rPr>
                    <w:rStyle w:val="Hyperlink"/>
                    <w:noProof/>
                  </w:rPr>
                </w:rPrChange>
              </w:rPr>
              <w:delText>Scope</w:delText>
            </w:r>
            <w:r w:rsidDel="00E8426B">
              <w:rPr>
                <w:noProof/>
                <w:webHidden/>
              </w:rPr>
              <w:tab/>
              <w:delText>7</w:delText>
            </w:r>
          </w:del>
        </w:p>
        <w:p w14:paraId="5B92A7E3" w14:textId="77777777" w:rsidR="00C128FA" w:rsidDel="00E8426B" w:rsidRDefault="00C128FA">
          <w:pPr>
            <w:pStyle w:val="TOC1"/>
            <w:tabs>
              <w:tab w:val="left" w:pos="440"/>
              <w:tab w:val="right" w:leader="dot" w:pos="9350"/>
            </w:tabs>
            <w:rPr>
              <w:del w:id="633" w:author="Anees Shaikh" w:date="2013-10-06T22:10:00Z"/>
              <w:rFonts w:eastAsiaTheme="minorEastAsia"/>
              <w:noProof/>
            </w:rPr>
          </w:pPr>
          <w:del w:id="634" w:author="Anees Shaikh" w:date="2013-10-06T22:10:00Z">
            <w:r w:rsidRPr="00E00D57" w:rsidDel="00E8426B">
              <w:rPr>
                <w:noProof/>
                <w:rPrChange w:id="635" w:author="Curt Beckmann" w:date="2013-06-06T14:17:00Z">
                  <w:rPr>
                    <w:rStyle w:val="Hyperlink"/>
                    <w:noProof/>
                  </w:rPr>
                </w:rPrChange>
              </w:rPr>
              <w:delText>4</w:delText>
            </w:r>
            <w:r w:rsidDel="00E8426B">
              <w:rPr>
                <w:rFonts w:eastAsiaTheme="minorEastAsia"/>
                <w:noProof/>
              </w:rPr>
              <w:tab/>
            </w:r>
            <w:r w:rsidRPr="00E00D57" w:rsidDel="00E8426B">
              <w:rPr>
                <w:noProof/>
                <w:rPrChange w:id="636" w:author="Curt Beckmann" w:date="2013-06-06T14:17:00Z">
                  <w:rPr>
                    <w:rStyle w:val="Hyperlink"/>
                    <w:noProof/>
                  </w:rPr>
                </w:rPrChange>
              </w:rPr>
              <w:delText>Normative Language</w:delText>
            </w:r>
            <w:r w:rsidDel="00E8426B">
              <w:rPr>
                <w:noProof/>
                <w:webHidden/>
              </w:rPr>
              <w:tab/>
              <w:delText>8</w:delText>
            </w:r>
          </w:del>
        </w:p>
        <w:p w14:paraId="243F97D8" w14:textId="77777777" w:rsidR="00C128FA" w:rsidDel="00E8426B" w:rsidRDefault="00C128FA">
          <w:pPr>
            <w:pStyle w:val="TOC1"/>
            <w:tabs>
              <w:tab w:val="left" w:pos="440"/>
              <w:tab w:val="right" w:leader="dot" w:pos="9350"/>
            </w:tabs>
            <w:rPr>
              <w:del w:id="637" w:author="Anees Shaikh" w:date="2013-10-06T22:10:00Z"/>
              <w:rFonts w:eastAsiaTheme="minorEastAsia"/>
              <w:noProof/>
            </w:rPr>
          </w:pPr>
          <w:del w:id="638" w:author="Anees Shaikh" w:date="2013-10-06T22:10:00Z">
            <w:r w:rsidRPr="00E00D57" w:rsidDel="00E8426B">
              <w:rPr>
                <w:noProof/>
                <w:rPrChange w:id="639" w:author="Curt Beckmann" w:date="2013-06-06T14:17:00Z">
                  <w:rPr>
                    <w:rStyle w:val="Hyperlink"/>
                    <w:noProof/>
                  </w:rPr>
                </w:rPrChange>
              </w:rPr>
              <w:delText>5</w:delText>
            </w:r>
            <w:r w:rsidDel="00E8426B">
              <w:rPr>
                <w:rFonts w:eastAsiaTheme="minorEastAsia"/>
                <w:noProof/>
              </w:rPr>
              <w:tab/>
            </w:r>
            <w:r w:rsidRPr="00E00D57" w:rsidDel="00E8426B">
              <w:rPr>
                <w:noProof/>
                <w:rPrChange w:id="640" w:author="Curt Beckmann" w:date="2013-06-06T14:17:00Z">
                  <w:rPr>
                    <w:rStyle w:val="Hyperlink"/>
                    <w:noProof/>
                  </w:rPr>
                </w:rPrChange>
              </w:rPr>
              <w:delText>Terms</w:delText>
            </w:r>
            <w:r w:rsidDel="00E8426B">
              <w:rPr>
                <w:noProof/>
                <w:webHidden/>
              </w:rPr>
              <w:tab/>
              <w:delText>8</w:delText>
            </w:r>
          </w:del>
        </w:p>
        <w:p w14:paraId="36B0EDEB" w14:textId="77777777" w:rsidR="00C128FA" w:rsidDel="00E8426B" w:rsidRDefault="00C128FA">
          <w:pPr>
            <w:pStyle w:val="TOC2"/>
            <w:tabs>
              <w:tab w:val="left" w:pos="880"/>
              <w:tab w:val="right" w:leader="dot" w:pos="9350"/>
            </w:tabs>
            <w:rPr>
              <w:del w:id="641" w:author="Anees Shaikh" w:date="2013-10-06T22:10:00Z"/>
              <w:rFonts w:eastAsiaTheme="minorEastAsia"/>
              <w:noProof/>
            </w:rPr>
          </w:pPr>
          <w:del w:id="642" w:author="Anees Shaikh" w:date="2013-10-06T22:10:00Z">
            <w:r w:rsidRPr="00E00D57" w:rsidDel="00E8426B">
              <w:rPr>
                <w:noProof/>
                <w:rPrChange w:id="643" w:author="Curt Beckmann" w:date="2013-06-06T14:17:00Z">
                  <w:rPr>
                    <w:rStyle w:val="Hyperlink"/>
                    <w:noProof/>
                  </w:rPr>
                </w:rPrChange>
              </w:rPr>
              <w:delText>5.1</w:delText>
            </w:r>
            <w:r w:rsidDel="00E8426B">
              <w:rPr>
                <w:rFonts w:eastAsiaTheme="minorEastAsia"/>
                <w:noProof/>
              </w:rPr>
              <w:tab/>
            </w:r>
            <w:r w:rsidRPr="00E00D57" w:rsidDel="00E8426B">
              <w:rPr>
                <w:noProof/>
                <w:rPrChange w:id="644" w:author="Curt Beckmann" w:date="2013-06-06T14:17:00Z">
                  <w:rPr>
                    <w:rStyle w:val="Hyperlink"/>
                    <w:noProof/>
                  </w:rPr>
                </w:rPrChange>
              </w:rPr>
              <w:delText>OpenFlow Capable Switch</w:delText>
            </w:r>
            <w:r w:rsidDel="00E8426B">
              <w:rPr>
                <w:noProof/>
                <w:webHidden/>
              </w:rPr>
              <w:tab/>
              <w:delText>8</w:delText>
            </w:r>
          </w:del>
        </w:p>
        <w:p w14:paraId="3CA42FE8" w14:textId="77777777" w:rsidR="00C128FA" w:rsidDel="00E8426B" w:rsidRDefault="00C128FA">
          <w:pPr>
            <w:pStyle w:val="TOC2"/>
            <w:tabs>
              <w:tab w:val="left" w:pos="880"/>
              <w:tab w:val="right" w:leader="dot" w:pos="9350"/>
            </w:tabs>
            <w:rPr>
              <w:del w:id="645" w:author="Anees Shaikh" w:date="2013-10-06T22:10:00Z"/>
              <w:rFonts w:eastAsiaTheme="minorEastAsia"/>
              <w:noProof/>
            </w:rPr>
          </w:pPr>
          <w:del w:id="646" w:author="Anees Shaikh" w:date="2013-10-06T22:10:00Z">
            <w:r w:rsidRPr="00E00D57" w:rsidDel="00E8426B">
              <w:rPr>
                <w:noProof/>
                <w:rPrChange w:id="647" w:author="Curt Beckmann" w:date="2013-06-06T14:17:00Z">
                  <w:rPr>
                    <w:rStyle w:val="Hyperlink"/>
                    <w:noProof/>
                  </w:rPr>
                </w:rPrChange>
              </w:rPr>
              <w:delText>5.2</w:delText>
            </w:r>
            <w:r w:rsidDel="00E8426B">
              <w:rPr>
                <w:rFonts w:eastAsiaTheme="minorEastAsia"/>
                <w:noProof/>
              </w:rPr>
              <w:tab/>
            </w:r>
            <w:r w:rsidRPr="00E00D57" w:rsidDel="00E8426B">
              <w:rPr>
                <w:noProof/>
                <w:rPrChange w:id="648" w:author="Curt Beckmann" w:date="2013-06-06T14:17:00Z">
                  <w:rPr>
                    <w:rStyle w:val="Hyperlink"/>
                    <w:noProof/>
                  </w:rPr>
                </w:rPrChange>
              </w:rPr>
              <w:delText>OpenFlow Configuration Point</w:delText>
            </w:r>
            <w:r w:rsidDel="00E8426B">
              <w:rPr>
                <w:noProof/>
                <w:webHidden/>
              </w:rPr>
              <w:tab/>
              <w:delText>8</w:delText>
            </w:r>
          </w:del>
        </w:p>
        <w:p w14:paraId="01CEA177" w14:textId="77777777" w:rsidR="00C128FA" w:rsidDel="00E8426B" w:rsidRDefault="00C128FA">
          <w:pPr>
            <w:pStyle w:val="TOC2"/>
            <w:tabs>
              <w:tab w:val="left" w:pos="880"/>
              <w:tab w:val="right" w:leader="dot" w:pos="9350"/>
            </w:tabs>
            <w:rPr>
              <w:del w:id="649" w:author="Anees Shaikh" w:date="2013-10-06T22:10:00Z"/>
              <w:rFonts w:eastAsiaTheme="minorEastAsia"/>
              <w:noProof/>
            </w:rPr>
          </w:pPr>
          <w:del w:id="650" w:author="Anees Shaikh" w:date="2013-10-06T22:10:00Z">
            <w:r w:rsidRPr="00E00D57" w:rsidDel="00E8426B">
              <w:rPr>
                <w:noProof/>
                <w:rPrChange w:id="651" w:author="Curt Beckmann" w:date="2013-06-06T14:17:00Z">
                  <w:rPr>
                    <w:rStyle w:val="Hyperlink"/>
                    <w:noProof/>
                  </w:rPr>
                </w:rPrChange>
              </w:rPr>
              <w:delText>5.3</w:delText>
            </w:r>
            <w:r w:rsidDel="00E8426B">
              <w:rPr>
                <w:rFonts w:eastAsiaTheme="minorEastAsia"/>
                <w:noProof/>
              </w:rPr>
              <w:tab/>
            </w:r>
            <w:r w:rsidRPr="00E00D57" w:rsidDel="00E8426B">
              <w:rPr>
                <w:noProof/>
                <w:rPrChange w:id="652" w:author="Curt Beckmann" w:date="2013-06-06T14:17:00Z">
                  <w:rPr>
                    <w:rStyle w:val="Hyperlink"/>
                    <w:noProof/>
                  </w:rPr>
                </w:rPrChange>
              </w:rPr>
              <w:delText>OpenFlow Logical Switch</w:delText>
            </w:r>
            <w:r w:rsidDel="00E8426B">
              <w:rPr>
                <w:noProof/>
                <w:webHidden/>
              </w:rPr>
              <w:tab/>
              <w:delText>8</w:delText>
            </w:r>
          </w:del>
        </w:p>
        <w:p w14:paraId="6F14FEF6" w14:textId="77777777" w:rsidR="00C128FA" w:rsidDel="00E8426B" w:rsidRDefault="00C128FA">
          <w:pPr>
            <w:pStyle w:val="TOC2"/>
            <w:tabs>
              <w:tab w:val="left" w:pos="880"/>
              <w:tab w:val="right" w:leader="dot" w:pos="9350"/>
            </w:tabs>
            <w:rPr>
              <w:del w:id="653" w:author="Anees Shaikh" w:date="2013-10-06T22:10:00Z"/>
              <w:rFonts w:eastAsiaTheme="minorEastAsia"/>
              <w:noProof/>
            </w:rPr>
          </w:pPr>
          <w:del w:id="654" w:author="Anees Shaikh" w:date="2013-10-06T22:10:00Z">
            <w:r w:rsidRPr="00E00D57" w:rsidDel="00E8426B">
              <w:rPr>
                <w:noProof/>
                <w:rPrChange w:id="655" w:author="Curt Beckmann" w:date="2013-06-06T14:17:00Z">
                  <w:rPr>
                    <w:rStyle w:val="Hyperlink"/>
                    <w:noProof/>
                  </w:rPr>
                </w:rPrChange>
              </w:rPr>
              <w:delText>5.4</w:delText>
            </w:r>
            <w:r w:rsidDel="00E8426B">
              <w:rPr>
                <w:rFonts w:eastAsiaTheme="minorEastAsia"/>
                <w:noProof/>
              </w:rPr>
              <w:tab/>
            </w:r>
            <w:r w:rsidRPr="00E00D57" w:rsidDel="00E8426B">
              <w:rPr>
                <w:noProof/>
                <w:rPrChange w:id="656" w:author="Curt Beckmann" w:date="2013-06-06T14:17:00Z">
                  <w:rPr>
                    <w:rStyle w:val="Hyperlink"/>
                    <w:noProof/>
                  </w:rPr>
                </w:rPrChange>
              </w:rPr>
              <w:delText>OpenFlow Resource</w:delText>
            </w:r>
            <w:r w:rsidDel="00E8426B">
              <w:rPr>
                <w:noProof/>
                <w:webHidden/>
              </w:rPr>
              <w:tab/>
              <w:delText>8</w:delText>
            </w:r>
          </w:del>
        </w:p>
        <w:p w14:paraId="13860E12" w14:textId="77777777" w:rsidR="00C128FA" w:rsidDel="00E8426B" w:rsidRDefault="00C128FA">
          <w:pPr>
            <w:pStyle w:val="TOC3"/>
            <w:tabs>
              <w:tab w:val="left" w:pos="1320"/>
              <w:tab w:val="right" w:leader="dot" w:pos="9350"/>
            </w:tabs>
            <w:rPr>
              <w:del w:id="657" w:author="Anees Shaikh" w:date="2013-10-06T22:10:00Z"/>
              <w:rFonts w:eastAsiaTheme="minorEastAsia"/>
              <w:noProof/>
            </w:rPr>
          </w:pPr>
          <w:del w:id="658" w:author="Anees Shaikh" w:date="2013-10-06T22:10:00Z">
            <w:r w:rsidRPr="00E00D57" w:rsidDel="00E8426B">
              <w:rPr>
                <w:noProof/>
                <w:rPrChange w:id="659" w:author="Curt Beckmann" w:date="2013-06-06T14:17:00Z">
                  <w:rPr>
                    <w:rStyle w:val="Hyperlink"/>
                    <w:noProof/>
                  </w:rPr>
                </w:rPrChange>
              </w:rPr>
              <w:delText>5.4.1</w:delText>
            </w:r>
            <w:r w:rsidDel="00E8426B">
              <w:rPr>
                <w:rFonts w:eastAsiaTheme="minorEastAsia"/>
                <w:noProof/>
              </w:rPr>
              <w:tab/>
            </w:r>
            <w:r w:rsidRPr="00E00D57" w:rsidDel="00E8426B">
              <w:rPr>
                <w:noProof/>
                <w:rPrChange w:id="660" w:author="Curt Beckmann" w:date="2013-06-06T14:17:00Z">
                  <w:rPr>
                    <w:rStyle w:val="Hyperlink"/>
                    <w:noProof/>
                  </w:rPr>
                </w:rPrChange>
              </w:rPr>
              <w:delText>OpenFlow Queue</w:delText>
            </w:r>
            <w:r w:rsidDel="00E8426B">
              <w:rPr>
                <w:noProof/>
                <w:webHidden/>
              </w:rPr>
              <w:tab/>
              <w:delText>9</w:delText>
            </w:r>
          </w:del>
        </w:p>
        <w:p w14:paraId="18D685C2" w14:textId="77777777" w:rsidR="00C128FA" w:rsidDel="00E8426B" w:rsidRDefault="00C128FA">
          <w:pPr>
            <w:pStyle w:val="TOC3"/>
            <w:tabs>
              <w:tab w:val="left" w:pos="1320"/>
              <w:tab w:val="right" w:leader="dot" w:pos="9350"/>
            </w:tabs>
            <w:rPr>
              <w:del w:id="661" w:author="Anees Shaikh" w:date="2013-10-06T22:10:00Z"/>
              <w:rFonts w:eastAsiaTheme="minorEastAsia"/>
              <w:noProof/>
            </w:rPr>
          </w:pPr>
          <w:del w:id="662" w:author="Anees Shaikh" w:date="2013-10-06T22:10:00Z">
            <w:r w:rsidRPr="00E00D57" w:rsidDel="00E8426B">
              <w:rPr>
                <w:noProof/>
                <w:rPrChange w:id="663" w:author="Curt Beckmann" w:date="2013-06-06T14:17:00Z">
                  <w:rPr>
                    <w:rStyle w:val="Hyperlink"/>
                    <w:noProof/>
                  </w:rPr>
                </w:rPrChange>
              </w:rPr>
              <w:delText>5.4.2</w:delText>
            </w:r>
            <w:r w:rsidDel="00E8426B">
              <w:rPr>
                <w:rFonts w:eastAsiaTheme="minorEastAsia"/>
                <w:noProof/>
              </w:rPr>
              <w:tab/>
            </w:r>
            <w:r w:rsidRPr="00E00D57" w:rsidDel="00E8426B">
              <w:rPr>
                <w:noProof/>
                <w:rPrChange w:id="664" w:author="Curt Beckmann" w:date="2013-06-06T14:17:00Z">
                  <w:rPr>
                    <w:rStyle w:val="Hyperlink"/>
                    <w:noProof/>
                  </w:rPr>
                </w:rPrChange>
              </w:rPr>
              <w:delText>OpenFlow Port</w:delText>
            </w:r>
            <w:r w:rsidDel="00E8426B">
              <w:rPr>
                <w:noProof/>
                <w:webHidden/>
              </w:rPr>
              <w:tab/>
              <w:delText>9</w:delText>
            </w:r>
          </w:del>
        </w:p>
        <w:p w14:paraId="78D6264F" w14:textId="77777777" w:rsidR="00C128FA" w:rsidDel="00E8426B" w:rsidRDefault="00C128FA">
          <w:pPr>
            <w:pStyle w:val="TOC2"/>
            <w:tabs>
              <w:tab w:val="left" w:pos="880"/>
              <w:tab w:val="right" w:leader="dot" w:pos="9350"/>
            </w:tabs>
            <w:rPr>
              <w:del w:id="665" w:author="Anees Shaikh" w:date="2013-10-06T22:10:00Z"/>
              <w:rFonts w:eastAsiaTheme="minorEastAsia"/>
              <w:noProof/>
            </w:rPr>
          </w:pPr>
          <w:del w:id="666" w:author="Anees Shaikh" w:date="2013-10-06T22:10:00Z">
            <w:r w:rsidRPr="00E00D57" w:rsidDel="00E8426B">
              <w:rPr>
                <w:noProof/>
                <w:rPrChange w:id="667" w:author="Curt Beckmann" w:date="2013-06-06T14:17:00Z">
                  <w:rPr>
                    <w:rStyle w:val="Hyperlink"/>
                    <w:noProof/>
                  </w:rPr>
                </w:rPrChange>
              </w:rPr>
              <w:delText>5.5</w:delText>
            </w:r>
            <w:r w:rsidDel="00E8426B">
              <w:rPr>
                <w:rFonts w:eastAsiaTheme="minorEastAsia"/>
                <w:noProof/>
              </w:rPr>
              <w:tab/>
            </w:r>
            <w:r w:rsidRPr="00E00D57" w:rsidDel="00E8426B">
              <w:rPr>
                <w:noProof/>
                <w:rPrChange w:id="668" w:author="Curt Beckmann" w:date="2013-06-06T14:17:00Z">
                  <w:rPr>
                    <w:rStyle w:val="Hyperlink"/>
                    <w:noProof/>
                  </w:rPr>
                </w:rPrChange>
              </w:rPr>
              <w:delText>OpenFlow Controller</w:delText>
            </w:r>
            <w:r w:rsidDel="00E8426B">
              <w:rPr>
                <w:noProof/>
                <w:webHidden/>
              </w:rPr>
              <w:tab/>
              <w:delText>9</w:delText>
            </w:r>
          </w:del>
        </w:p>
        <w:p w14:paraId="4A88A5CD" w14:textId="77777777" w:rsidR="00C128FA" w:rsidDel="00E8426B" w:rsidRDefault="00C128FA">
          <w:pPr>
            <w:pStyle w:val="TOC1"/>
            <w:tabs>
              <w:tab w:val="left" w:pos="440"/>
              <w:tab w:val="right" w:leader="dot" w:pos="9350"/>
            </w:tabs>
            <w:rPr>
              <w:del w:id="669" w:author="Anees Shaikh" w:date="2013-10-06T22:10:00Z"/>
              <w:rFonts w:eastAsiaTheme="minorEastAsia"/>
              <w:noProof/>
            </w:rPr>
          </w:pPr>
          <w:del w:id="670" w:author="Anees Shaikh" w:date="2013-10-06T22:10:00Z">
            <w:r w:rsidRPr="00E00D57" w:rsidDel="00E8426B">
              <w:rPr>
                <w:noProof/>
                <w:rPrChange w:id="671" w:author="Curt Beckmann" w:date="2013-06-06T14:17:00Z">
                  <w:rPr>
                    <w:rStyle w:val="Hyperlink"/>
                    <w:noProof/>
                  </w:rPr>
                </w:rPrChange>
              </w:rPr>
              <w:delText>6</w:delText>
            </w:r>
            <w:r w:rsidDel="00E8426B">
              <w:rPr>
                <w:rFonts w:eastAsiaTheme="minorEastAsia"/>
                <w:noProof/>
              </w:rPr>
              <w:tab/>
            </w:r>
            <w:r w:rsidRPr="00E00D57" w:rsidDel="00E8426B">
              <w:rPr>
                <w:noProof/>
                <w:rPrChange w:id="672" w:author="Curt Beckmann" w:date="2013-06-06T14:17:00Z">
                  <w:rPr>
                    <w:rStyle w:val="Hyperlink"/>
                    <w:noProof/>
                  </w:rPr>
                </w:rPrChange>
              </w:rPr>
              <w:delText>Requirements</w:delText>
            </w:r>
            <w:r w:rsidDel="00E8426B">
              <w:rPr>
                <w:noProof/>
                <w:webHidden/>
              </w:rPr>
              <w:tab/>
              <w:delText>9</w:delText>
            </w:r>
          </w:del>
        </w:p>
        <w:p w14:paraId="774D821C" w14:textId="77777777" w:rsidR="00C128FA" w:rsidDel="00E8426B" w:rsidRDefault="00C128FA">
          <w:pPr>
            <w:pStyle w:val="TOC2"/>
            <w:tabs>
              <w:tab w:val="left" w:pos="880"/>
              <w:tab w:val="right" w:leader="dot" w:pos="9350"/>
            </w:tabs>
            <w:rPr>
              <w:del w:id="673" w:author="Anees Shaikh" w:date="2013-10-06T22:10:00Z"/>
              <w:rFonts w:eastAsiaTheme="minorEastAsia"/>
              <w:noProof/>
            </w:rPr>
          </w:pPr>
          <w:del w:id="674" w:author="Anees Shaikh" w:date="2013-10-06T22:10:00Z">
            <w:r w:rsidRPr="00E00D57" w:rsidDel="00E8426B">
              <w:rPr>
                <w:noProof/>
                <w:rPrChange w:id="675" w:author="Curt Beckmann" w:date="2013-06-06T14:17:00Z">
                  <w:rPr>
                    <w:rStyle w:val="Hyperlink"/>
                    <w:noProof/>
                  </w:rPr>
                </w:rPrChange>
              </w:rPr>
              <w:delText>6.1</w:delText>
            </w:r>
            <w:r w:rsidDel="00E8426B">
              <w:rPr>
                <w:rFonts w:eastAsiaTheme="minorEastAsia"/>
                <w:noProof/>
              </w:rPr>
              <w:tab/>
            </w:r>
            <w:r w:rsidRPr="00E00D57" w:rsidDel="00E8426B">
              <w:rPr>
                <w:noProof/>
                <w:rPrChange w:id="676" w:author="Curt Beckmann" w:date="2013-06-06T14:17:00Z">
                  <w:rPr>
                    <w:rStyle w:val="Hyperlink"/>
                    <w:noProof/>
                  </w:rPr>
                </w:rPrChange>
              </w:rPr>
              <w:delText>Requirements from the OpenFlow 1.3 Protocol Specification</w:delText>
            </w:r>
            <w:r w:rsidDel="00E8426B">
              <w:rPr>
                <w:noProof/>
                <w:webHidden/>
              </w:rPr>
              <w:tab/>
              <w:delText>9</w:delText>
            </w:r>
          </w:del>
        </w:p>
        <w:p w14:paraId="738567CD" w14:textId="77777777" w:rsidR="00C128FA" w:rsidDel="00E8426B" w:rsidRDefault="00C128FA">
          <w:pPr>
            <w:pStyle w:val="TOC3"/>
            <w:tabs>
              <w:tab w:val="left" w:pos="1320"/>
              <w:tab w:val="right" w:leader="dot" w:pos="9350"/>
            </w:tabs>
            <w:rPr>
              <w:del w:id="677" w:author="Anees Shaikh" w:date="2013-10-06T22:10:00Z"/>
              <w:rFonts w:eastAsiaTheme="minorEastAsia"/>
              <w:noProof/>
            </w:rPr>
          </w:pPr>
          <w:del w:id="678" w:author="Anees Shaikh" w:date="2013-10-06T22:10:00Z">
            <w:r w:rsidRPr="00E00D57" w:rsidDel="00E8426B">
              <w:rPr>
                <w:noProof/>
                <w:rPrChange w:id="679" w:author="Curt Beckmann" w:date="2013-06-06T14:17:00Z">
                  <w:rPr>
                    <w:rStyle w:val="Hyperlink"/>
                    <w:noProof/>
                  </w:rPr>
                </w:rPrChange>
              </w:rPr>
              <w:delText>6.1.1</w:delText>
            </w:r>
            <w:r w:rsidDel="00E8426B">
              <w:rPr>
                <w:rFonts w:eastAsiaTheme="minorEastAsia"/>
                <w:noProof/>
              </w:rPr>
              <w:tab/>
            </w:r>
            <w:r w:rsidRPr="00E00D57" w:rsidDel="00E8426B">
              <w:rPr>
                <w:noProof/>
                <w:rPrChange w:id="680" w:author="Curt Beckmann" w:date="2013-06-06T14:17:00Z">
                  <w:rPr>
                    <w:rStyle w:val="Hyperlink"/>
                    <w:noProof/>
                  </w:rPr>
                </w:rPrChange>
              </w:rPr>
              <w:delText>Connection Setup to a Controller</w:delText>
            </w:r>
            <w:r w:rsidDel="00E8426B">
              <w:rPr>
                <w:noProof/>
                <w:webHidden/>
              </w:rPr>
              <w:tab/>
              <w:delText>9</w:delText>
            </w:r>
          </w:del>
        </w:p>
        <w:p w14:paraId="5FEC186F" w14:textId="77777777" w:rsidR="00C128FA" w:rsidDel="00E8426B" w:rsidRDefault="00C128FA">
          <w:pPr>
            <w:pStyle w:val="TOC3"/>
            <w:tabs>
              <w:tab w:val="left" w:pos="1320"/>
              <w:tab w:val="right" w:leader="dot" w:pos="9350"/>
            </w:tabs>
            <w:rPr>
              <w:del w:id="681" w:author="Anees Shaikh" w:date="2013-10-06T22:10:00Z"/>
              <w:rFonts w:eastAsiaTheme="minorEastAsia"/>
              <w:noProof/>
            </w:rPr>
          </w:pPr>
          <w:del w:id="682" w:author="Anees Shaikh" w:date="2013-10-06T22:10:00Z">
            <w:r w:rsidRPr="00E00D57" w:rsidDel="00E8426B">
              <w:rPr>
                <w:noProof/>
                <w:rPrChange w:id="683" w:author="Curt Beckmann" w:date="2013-06-06T14:17:00Z">
                  <w:rPr>
                    <w:rStyle w:val="Hyperlink"/>
                    <w:noProof/>
                  </w:rPr>
                </w:rPrChange>
              </w:rPr>
              <w:delText>6.1.2</w:delText>
            </w:r>
            <w:r w:rsidDel="00E8426B">
              <w:rPr>
                <w:rFonts w:eastAsiaTheme="minorEastAsia"/>
                <w:noProof/>
              </w:rPr>
              <w:tab/>
            </w:r>
            <w:r w:rsidRPr="00E00D57" w:rsidDel="00E8426B">
              <w:rPr>
                <w:noProof/>
                <w:rPrChange w:id="684" w:author="Curt Beckmann" w:date="2013-06-06T14:17:00Z">
                  <w:rPr>
                    <w:rStyle w:val="Hyperlink"/>
                    <w:noProof/>
                  </w:rPr>
                </w:rPrChange>
              </w:rPr>
              <w:delText>Multiple Controllers</w:delText>
            </w:r>
            <w:r w:rsidDel="00E8426B">
              <w:rPr>
                <w:noProof/>
                <w:webHidden/>
              </w:rPr>
              <w:tab/>
              <w:delText>10</w:delText>
            </w:r>
          </w:del>
        </w:p>
        <w:p w14:paraId="7F7248FD" w14:textId="77777777" w:rsidR="00C128FA" w:rsidDel="00E8426B" w:rsidRDefault="00C128FA">
          <w:pPr>
            <w:pStyle w:val="TOC3"/>
            <w:tabs>
              <w:tab w:val="left" w:pos="1320"/>
              <w:tab w:val="right" w:leader="dot" w:pos="9350"/>
            </w:tabs>
            <w:rPr>
              <w:del w:id="685" w:author="Anees Shaikh" w:date="2013-10-06T22:10:00Z"/>
              <w:rFonts w:eastAsiaTheme="minorEastAsia"/>
              <w:noProof/>
            </w:rPr>
          </w:pPr>
          <w:del w:id="686" w:author="Anees Shaikh" w:date="2013-10-06T22:10:00Z">
            <w:r w:rsidRPr="00E00D57" w:rsidDel="00E8426B">
              <w:rPr>
                <w:noProof/>
                <w:rPrChange w:id="687" w:author="Curt Beckmann" w:date="2013-06-06T14:17:00Z">
                  <w:rPr>
                    <w:rStyle w:val="Hyperlink"/>
                    <w:noProof/>
                  </w:rPr>
                </w:rPrChange>
              </w:rPr>
              <w:delText>6.1.3</w:delText>
            </w:r>
            <w:r w:rsidDel="00E8426B">
              <w:rPr>
                <w:rFonts w:eastAsiaTheme="minorEastAsia"/>
                <w:noProof/>
              </w:rPr>
              <w:tab/>
            </w:r>
            <w:r w:rsidRPr="00E00D57" w:rsidDel="00E8426B">
              <w:rPr>
                <w:noProof/>
                <w:rPrChange w:id="688" w:author="Curt Beckmann" w:date="2013-06-06T14:17:00Z">
                  <w:rPr>
                    <w:rStyle w:val="Hyperlink"/>
                    <w:noProof/>
                  </w:rPr>
                </w:rPrChange>
              </w:rPr>
              <w:delText>OpenFlow Logical Switches</w:delText>
            </w:r>
            <w:r w:rsidDel="00E8426B">
              <w:rPr>
                <w:noProof/>
                <w:webHidden/>
              </w:rPr>
              <w:tab/>
              <w:delText>10</w:delText>
            </w:r>
          </w:del>
        </w:p>
        <w:p w14:paraId="5E671CFA" w14:textId="77777777" w:rsidR="00C128FA" w:rsidDel="00E8426B" w:rsidRDefault="00C128FA">
          <w:pPr>
            <w:pStyle w:val="TOC3"/>
            <w:tabs>
              <w:tab w:val="left" w:pos="1320"/>
              <w:tab w:val="right" w:leader="dot" w:pos="9350"/>
            </w:tabs>
            <w:rPr>
              <w:del w:id="689" w:author="Anees Shaikh" w:date="2013-10-06T22:10:00Z"/>
              <w:rFonts w:eastAsiaTheme="minorEastAsia"/>
              <w:noProof/>
            </w:rPr>
          </w:pPr>
          <w:del w:id="690" w:author="Anees Shaikh" w:date="2013-10-06T22:10:00Z">
            <w:r w:rsidRPr="00E00D57" w:rsidDel="00E8426B">
              <w:rPr>
                <w:noProof/>
                <w:rPrChange w:id="691" w:author="Curt Beckmann" w:date="2013-06-06T14:17:00Z">
                  <w:rPr>
                    <w:rStyle w:val="Hyperlink"/>
                    <w:noProof/>
                  </w:rPr>
                </w:rPrChange>
              </w:rPr>
              <w:delText>6.1.4</w:delText>
            </w:r>
            <w:r w:rsidDel="00E8426B">
              <w:rPr>
                <w:rFonts w:eastAsiaTheme="minorEastAsia"/>
                <w:noProof/>
              </w:rPr>
              <w:tab/>
            </w:r>
            <w:r w:rsidRPr="00E00D57" w:rsidDel="00E8426B">
              <w:rPr>
                <w:noProof/>
                <w:rPrChange w:id="692" w:author="Curt Beckmann" w:date="2013-06-06T14:17:00Z">
                  <w:rPr>
                    <w:rStyle w:val="Hyperlink"/>
                    <w:noProof/>
                  </w:rPr>
                </w:rPrChange>
              </w:rPr>
              <w:delText>Connection Interruption</w:delText>
            </w:r>
            <w:r w:rsidDel="00E8426B">
              <w:rPr>
                <w:noProof/>
                <w:webHidden/>
              </w:rPr>
              <w:tab/>
              <w:delText>10</w:delText>
            </w:r>
          </w:del>
        </w:p>
        <w:p w14:paraId="34CF8175" w14:textId="77777777" w:rsidR="00C128FA" w:rsidDel="00E8426B" w:rsidRDefault="00C128FA">
          <w:pPr>
            <w:pStyle w:val="TOC3"/>
            <w:tabs>
              <w:tab w:val="left" w:pos="1320"/>
              <w:tab w:val="right" w:leader="dot" w:pos="9350"/>
            </w:tabs>
            <w:rPr>
              <w:del w:id="693" w:author="Anees Shaikh" w:date="2013-10-06T22:10:00Z"/>
              <w:rFonts w:eastAsiaTheme="minorEastAsia"/>
              <w:noProof/>
            </w:rPr>
          </w:pPr>
          <w:del w:id="694" w:author="Anees Shaikh" w:date="2013-10-06T22:10:00Z">
            <w:r w:rsidRPr="00E00D57" w:rsidDel="00E8426B">
              <w:rPr>
                <w:noProof/>
                <w:rPrChange w:id="695" w:author="Curt Beckmann" w:date="2013-06-06T14:17:00Z">
                  <w:rPr>
                    <w:rStyle w:val="Hyperlink"/>
                    <w:noProof/>
                  </w:rPr>
                </w:rPrChange>
              </w:rPr>
              <w:delText>6.1.5</w:delText>
            </w:r>
            <w:r w:rsidDel="00E8426B">
              <w:rPr>
                <w:rFonts w:eastAsiaTheme="minorEastAsia"/>
                <w:noProof/>
              </w:rPr>
              <w:tab/>
            </w:r>
            <w:r w:rsidRPr="00E00D57" w:rsidDel="00E8426B">
              <w:rPr>
                <w:noProof/>
                <w:rPrChange w:id="696" w:author="Curt Beckmann" w:date="2013-06-06T14:17:00Z">
                  <w:rPr>
                    <w:rStyle w:val="Hyperlink"/>
                    <w:noProof/>
                  </w:rPr>
                </w:rPrChange>
              </w:rPr>
              <w:delText>Encryption</w:delText>
            </w:r>
            <w:r w:rsidDel="00E8426B">
              <w:rPr>
                <w:noProof/>
                <w:webHidden/>
              </w:rPr>
              <w:tab/>
              <w:delText>10</w:delText>
            </w:r>
          </w:del>
        </w:p>
        <w:p w14:paraId="17A628CB" w14:textId="77777777" w:rsidR="00C128FA" w:rsidDel="00E8426B" w:rsidRDefault="00C128FA">
          <w:pPr>
            <w:pStyle w:val="TOC3"/>
            <w:tabs>
              <w:tab w:val="left" w:pos="1320"/>
              <w:tab w:val="right" w:leader="dot" w:pos="9350"/>
            </w:tabs>
            <w:rPr>
              <w:del w:id="697" w:author="Anees Shaikh" w:date="2013-10-06T22:10:00Z"/>
              <w:rFonts w:eastAsiaTheme="minorEastAsia"/>
              <w:noProof/>
            </w:rPr>
          </w:pPr>
          <w:del w:id="698" w:author="Anees Shaikh" w:date="2013-10-06T22:10:00Z">
            <w:r w:rsidRPr="00E00D57" w:rsidDel="00E8426B">
              <w:rPr>
                <w:noProof/>
                <w:rPrChange w:id="699" w:author="Curt Beckmann" w:date="2013-06-06T14:17:00Z">
                  <w:rPr>
                    <w:rStyle w:val="Hyperlink"/>
                    <w:noProof/>
                  </w:rPr>
                </w:rPrChange>
              </w:rPr>
              <w:delText>6.1.6</w:delText>
            </w:r>
            <w:r w:rsidDel="00E8426B">
              <w:rPr>
                <w:rFonts w:eastAsiaTheme="minorEastAsia"/>
                <w:noProof/>
              </w:rPr>
              <w:tab/>
            </w:r>
            <w:r w:rsidRPr="00E00D57" w:rsidDel="00E8426B">
              <w:rPr>
                <w:noProof/>
                <w:rPrChange w:id="700" w:author="Curt Beckmann" w:date="2013-06-06T14:17:00Z">
                  <w:rPr>
                    <w:rStyle w:val="Hyperlink"/>
                    <w:noProof/>
                  </w:rPr>
                </w:rPrChange>
              </w:rPr>
              <w:delText>Queues</w:delText>
            </w:r>
            <w:r w:rsidDel="00E8426B">
              <w:rPr>
                <w:noProof/>
                <w:webHidden/>
              </w:rPr>
              <w:tab/>
              <w:delText>10</w:delText>
            </w:r>
          </w:del>
        </w:p>
        <w:p w14:paraId="5C77AB91" w14:textId="77777777" w:rsidR="00C128FA" w:rsidDel="00E8426B" w:rsidRDefault="00C128FA">
          <w:pPr>
            <w:pStyle w:val="TOC3"/>
            <w:tabs>
              <w:tab w:val="left" w:pos="1320"/>
              <w:tab w:val="right" w:leader="dot" w:pos="9350"/>
            </w:tabs>
            <w:rPr>
              <w:del w:id="701" w:author="Anees Shaikh" w:date="2013-10-06T22:10:00Z"/>
              <w:rFonts w:eastAsiaTheme="minorEastAsia"/>
              <w:noProof/>
            </w:rPr>
          </w:pPr>
          <w:del w:id="702" w:author="Anees Shaikh" w:date="2013-10-06T22:10:00Z">
            <w:r w:rsidRPr="00E00D57" w:rsidDel="00E8426B">
              <w:rPr>
                <w:noProof/>
                <w:rPrChange w:id="703" w:author="Curt Beckmann" w:date="2013-06-06T14:17:00Z">
                  <w:rPr>
                    <w:rStyle w:val="Hyperlink"/>
                    <w:noProof/>
                  </w:rPr>
                </w:rPrChange>
              </w:rPr>
              <w:delText>6.1.7</w:delText>
            </w:r>
            <w:r w:rsidDel="00E8426B">
              <w:rPr>
                <w:rFonts w:eastAsiaTheme="minorEastAsia"/>
                <w:noProof/>
              </w:rPr>
              <w:tab/>
            </w:r>
            <w:r w:rsidRPr="00E00D57" w:rsidDel="00E8426B">
              <w:rPr>
                <w:noProof/>
                <w:rPrChange w:id="704" w:author="Curt Beckmann" w:date="2013-06-06T14:17:00Z">
                  <w:rPr>
                    <w:rStyle w:val="Hyperlink"/>
                    <w:noProof/>
                  </w:rPr>
                </w:rPrChange>
              </w:rPr>
              <w:delText>Ports</w:delText>
            </w:r>
            <w:r w:rsidDel="00E8426B">
              <w:rPr>
                <w:noProof/>
                <w:webHidden/>
              </w:rPr>
              <w:tab/>
              <w:delText>11</w:delText>
            </w:r>
          </w:del>
        </w:p>
        <w:p w14:paraId="75FDBFE0" w14:textId="77777777" w:rsidR="00C128FA" w:rsidDel="00E8426B" w:rsidRDefault="00C128FA">
          <w:pPr>
            <w:pStyle w:val="TOC3"/>
            <w:tabs>
              <w:tab w:val="left" w:pos="1320"/>
              <w:tab w:val="right" w:leader="dot" w:pos="9350"/>
            </w:tabs>
            <w:rPr>
              <w:del w:id="705" w:author="Anees Shaikh" w:date="2013-10-06T22:10:00Z"/>
              <w:rFonts w:eastAsiaTheme="minorEastAsia"/>
              <w:noProof/>
            </w:rPr>
          </w:pPr>
          <w:del w:id="706" w:author="Anees Shaikh" w:date="2013-10-06T22:10:00Z">
            <w:r w:rsidRPr="00E00D57" w:rsidDel="00E8426B">
              <w:rPr>
                <w:noProof/>
                <w:rPrChange w:id="707" w:author="Curt Beckmann" w:date="2013-06-06T14:17:00Z">
                  <w:rPr>
                    <w:rStyle w:val="Hyperlink"/>
                    <w:noProof/>
                  </w:rPr>
                </w:rPrChange>
              </w:rPr>
              <w:delText>6.1.8</w:delText>
            </w:r>
            <w:r w:rsidDel="00E8426B">
              <w:rPr>
                <w:rFonts w:eastAsiaTheme="minorEastAsia"/>
                <w:noProof/>
              </w:rPr>
              <w:tab/>
            </w:r>
            <w:r w:rsidRPr="00E00D57" w:rsidDel="00E8426B">
              <w:rPr>
                <w:noProof/>
                <w:rPrChange w:id="708" w:author="Curt Beckmann" w:date="2013-06-06T14:17:00Z">
                  <w:rPr>
                    <w:rStyle w:val="Hyperlink"/>
                    <w:noProof/>
                  </w:rPr>
                </w:rPrChange>
              </w:rPr>
              <w:delText>Capability Discovery</w:delText>
            </w:r>
            <w:r w:rsidDel="00E8426B">
              <w:rPr>
                <w:noProof/>
                <w:webHidden/>
              </w:rPr>
              <w:tab/>
              <w:delText>12</w:delText>
            </w:r>
          </w:del>
        </w:p>
        <w:p w14:paraId="22B6EB4A" w14:textId="77777777" w:rsidR="00C128FA" w:rsidDel="00E8426B" w:rsidRDefault="00C128FA">
          <w:pPr>
            <w:pStyle w:val="TOC3"/>
            <w:tabs>
              <w:tab w:val="left" w:pos="1320"/>
              <w:tab w:val="right" w:leader="dot" w:pos="9350"/>
            </w:tabs>
            <w:rPr>
              <w:del w:id="709" w:author="Anees Shaikh" w:date="2013-10-06T22:10:00Z"/>
              <w:rFonts w:eastAsiaTheme="minorEastAsia"/>
              <w:noProof/>
            </w:rPr>
          </w:pPr>
          <w:del w:id="710" w:author="Anees Shaikh" w:date="2013-10-06T22:10:00Z">
            <w:r w:rsidRPr="00E00D57" w:rsidDel="00E8426B">
              <w:rPr>
                <w:noProof/>
                <w:rPrChange w:id="711" w:author="Curt Beckmann" w:date="2013-06-06T14:17:00Z">
                  <w:rPr>
                    <w:rStyle w:val="Hyperlink"/>
                    <w:noProof/>
                  </w:rPr>
                </w:rPrChange>
              </w:rPr>
              <w:delText>6.1.9</w:delText>
            </w:r>
            <w:r w:rsidDel="00E8426B">
              <w:rPr>
                <w:rFonts w:eastAsiaTheme="minorEastAsia"/>
                <w:noProof/>
              </w:rPr>
              <w:tab/>
            </w:r>
            <w:r w:rsidRPr="00E00D57" w:rsidDel="00E8426B">
              <w:rPr>
                <w:noProof/>
                <w:rPrChange w:id="712" w:author="Curt Beckmann" w:date="2013-06-06T14:17:00Z">
                  <w:rPr>
                    <w:rStyle w:val="Hyperlink"/>
                    <w:noProof/>
                  </w:rPr>
                </w:rPrChange>
              </w:rPr>
              <w:delText>Datapath ID</w:delText>
            </w:r>
            <w:r w:rsidDel="00E8426B">
              <w:rPr>
                <w:noProof/>
                <w:webHidden/>
              </w:rPr>
              <w:tab/>
              <w:delText>12</w:delText>
            </w:r>
          </w:del>
        </w:p>
        <w:p w14:paraId="5E6D338C" w14:textId="77777777" w:rsidR="00C128FA" w:rsidDel="00E8426B" w:rsidRDefault="00C128FA">
          <w:pPr>
            <w:pStyle w:val="TOC2"/>
            <w:tabs>
              <w:tab w:val="left" w:pos="880"/>
              <w:tab w:val="right" w:leader="dot" w:pos="9350"/>
            </w:tabs>
            <w:rPr>
              <w:del w:id="713" w:author="Anees Shaikh" w:date="2013-10-06T22:10:00Z"/>
              <w:rFonts w:eastAsiaTheme="minorEastAsia"/>
              <w:noProof/>
            </w:rPr>
          </w:pPr>
          <w:del w:id="714" w:author="Anees Shaikh" w:date="2013-10-06T22:10:00Z">
            <w:r w:rsidRPr="00E00D57" w:rsidDel="00E8426B">
              <w:rPr>
                <w:noProof/>
                <w:rPrChange w:id="715" w:author="Curt Beckmann" w:date="2013-06-06T14:17:00Z">
                  <w:rPr>
                    <w:rStyle w:val="Hyperlink"/>
                    <w:noProof/>
                  </w:rPr>
                </w:rPrChange>
              </w:rPr>
              <w:delText>6.2</w:delText>
            </w:r>
            <w:r w:rsidDel="00E8426B">
              <w:rPr>
                <w:rFonts w:eastAsiaTheme="minorEastAsia"/>
                <w:noProof/>
              </w:rPr>
              <w:tab/>
            </w:r>
            <w:r w:rsidRPr="00E00D57" w:rsidDel="00E8426B">
              <w:rPr>
                <w:noProof/>
                <w:rPrChange w:id="716" w:author="Curt Beckmann" w:date="2013-06-06T14:17:00Z">
                  <w:rPr>
                    <w:rStyle w:val="Hyperlink"/>
                    <w:noProof/>
                  </w:rPr>
                </w:rPrChange>
              </w:rPr>
              <w:delText>Operational Requirements</w:delText>
            </w:r>
            <w:r w:rsidDel="00E8426B">
              <w:rPr>
                <w:noProof/>
                <w:webHidden/>
              </w:rPr>
              <w:tab/>
              <w:delText>12</w:delText>
            </w:r>
          </w:del>
        </w:p>
        <w:p w14:paraId="1E5F6E82" w14:textId="77777777" w:rsidR="00C128FA" w:rsidDel="00E8426B" w:rsidRDefault="00C128FA">
          <w:pPr>
            <w:pStyle w:val="TOC2"/>
            <w:tabs>
              <w:tab w:val="left" w:pos="880"/>
              <w:tab w:val="right" w:leader="dot" w:pos="9350"/>
            </w:tabs>
            <w:rPr>
              <w:del w:id="717" w:author="Anees Shaikh" w:date="2013-10-06T22:10:00Z"/>
              <w:rFonts w:eastAsiaTheme="minorEastAsia"/>
              <w:noProof/>
            </w:rPr>
          </w:pPr>
          <w:del w:id="718" w:author="Anees Shaikh" w:date="2013-10-06T22:10:00Z">
            <w:r w:rsidRPr="00E00D57" w:rsidDel="00E8426B">
              <w:rPr>
                <w:noProof/>
                <w:rPrChange w:id="719" w:author="Curt Beckmann" w:date="2013-06-06T14:17:00Z">
                  <w:rPr>
                    <w:rStyle w:val="Hyperlink"/>
                    <w:noProof/>
                  </w:rPr>
                </w:rPrChange>
              </w:rPr>
              <w:delText>6.3</w:delText>
            </w:r>
            <w:r w:rsidDel="00E8426B">
              <w:rPr>
                <w:rFonts w:eastAsiaTheme="minorEastAsia"/>
                <w:noProof/>
              </w:rPr>
              <w:tab/>
            </w:r>
            <w:r w:rsidRPr="00E00D57" w:rsidDel="00E8426B">
              <w:rPr>
                <w:noProof/>
                <w:rPrChange w:id="720" w:author="Curt Beckmann" w:date="2013-06-06T14:17:00Z">
                  <w:rPr>
                    <w:rStyle w:val="Hyperlink"/>
                    <w:noProof/>
                  </w:rPr>
                </w:rPrChange>
              </w:rPr>
              <w:delText>Requirements for the Switch Management Protocol</w:delText>
            </w:r>
            <w:r w:rsidDel="00E8426B">
              <w:rPr>
                <w:noProof/>
                <w:webHidden/>
              </w:rPr>
              <w:tab/>
              <w:delText>12</w:delText>
            </w:r>
          </w:del>
        </w:p>
        <w:p w14:paraId="4E1F333D" w14:textId="77777777" w:rsidR="00C128FA" w:rsidDel="00E8426B" w:rsidRDefault="00C128FA">
          <w:pPr>
            <w:pStyle w:val="TOC1"/>
            <w:tabs>
              <w:tab w:val="left" w:pos="440"/>
              <w:tab w:val="right" w:leader="dot" w:pos="9350"/>
            </w:tabs>
            <w:rPr>
              <w:del w:id="721" w:author="Anees Shaikh" w:date="2013-10-06T22:10:00Z"/>
              <w:rFonts w:eastAsiaTheme="minorEastAsia"/>
              <w:noProof/>
            </w:rPr>
          </w:pPr>
          <w:del w:id="722" w:author="Anees Shaikh" w:date="2013-10-06T22:10:00Z">
            <w:r w:rsidRPr="00E00D57" w:rsidDel="00E8426B">
              <w:rPr>
                <w:noProof/>
                <w:rPrChange w:id="723" w:author="Curt Beckmann" w:date="2013-06-06T14:17:00Z">
                  <w:rPr>
                    <w:rStyle w:val="Hyperlink"/>
                    <w:noProof/>
                  </w:rPr>
                </w:rPrChange>
              </w:rPr>
              <w:delText>7</w:delText>
            </w:r>
            <w:r w:rsidDel="00E8426B">
              <w:rPr>
                <w:rFonts w:eastAsiaTheme="minorEastAsia"/>
                <w:noProof/>
              </w:rPr>
              <w:tab/>
            </w:r>
            <w:r w:rsidRPr="00E00D57" w:rsidDel="00E8426B">
              <w:rPr>
                <w:noProof/>
                <w:rPrChange w:id="724" w:author="Curt Beckmann" w:date="2013-06-06T14:17:00Z">
                  <w:rPr>
                    <w:rStyle w:val="Hyperlink"/>
                    <w:noProof/>
                  </w:rPr>
                </w:rPrChange>
              </w:rPr>
              <w:delText>NETCONF as the Transport Protocol</w:delText>
            </w:r>
            <w:r w:rsidDel="00E8426B">
              <w:rPr>
                <w:noProof/>
                <w:webHidden/>
              </w:rPr>
              <w:tab/>
              <w:delText>13</w:delText>
            </w:r>
          </w:del>
        </w:p>
        <w:p w14:paraId="1DFD85FA" w14:textId="77777777" w:rsidR="00C128FA" w:rsidDel="00E8426B" w:rsidRDefault="00C128FA">
          <w:pPr>
            <w:pStyle w:val="TOC1"/>
            <w:tabs>
              <w:tab w:val="left" w:pos="440"/>
              <w:tab w:val="right" w:leader="dot" w:pos="9350"/>
            </w:tabs>
            <w:rPr>
              <w:del w:id="725" w:author="Anees Shaikh" w:date="2013-10-06T22:10:00Z"/>
              <w:rFonts w:eastAsiaTheme="minorEastAsia"/>
              <w:noProof/>
            </w:rPr>
          </w:pPr>
          <w:del w:id="726" w:author="Anees Shaikh" w:date="2013-10-06T22:10:00Z">
            <w:r w:rsidRPr="00E00D57" w:rsidDel="00E8426B">
              <w:rPr>
                <w:noProof/>
                <w:rPrChange w:id="727" w:author="Curt Beckmann" w:date="2013-06-06T14:17:00Z">
                  <w:rPr>
                    <w:rStyle w:val="Hyperlink"/>
                    <w:noProof/>
                  </w:rPr>
                </w:rPrChange>
              </w:rPr>
              <w:delText>8</w:delText>
            </w:r>
            <w:r w:rsidDel="00E8426B">
              <w:rPr>
                <w:rFonts w:eastAsiaTheme="minorEastAsia"/>
                <w:noProof/>
              </w:rPr>
              <w:tab/>
            </w:r>
            <w:r w:rsidRPr="00E00D57" w:rsidDel="00E8426B">
              <w:rPr>
                <w:noProof/>
                <w:rPrChange w:id="728" w:author="Curt Beckmann" w:date="2013-06-06T14:17:00Z">
                  <w:rPr>
                    <w:rStyle w:val="Hyperlink"/>
                    <w:noProof/>
                  </w:rPr>
                </w:rPrChange>
              </w:rPr>
              <w:delText>Data Model</w:delText>
            </w:r>
            <w:r w:rsidDel="00E8426B">
              <w:rPr>
                <w:noProof/>
                <w:webHidden/>
              </w:rPr>
              <w:tab/>
              <w:delText>15</w:delText>
            </w:r>
          </w:del>
        </w:p>
        <w:p w14:paraId="220980FE" w14:textId="77777777" w:rsidR="00C128FA" w:rsidDel="00E8426B" w:rsidRDefault="00C128FA">
          <w:pPr>
            <w:pStyle w:val="TOC2"/>
            <w:tabs>
              <w:tab w:val="left" w:pos="880"/>
              <w:tab w:val="right" w:leader="dot" w:pos="9350"/>
            </w:tabs>
            <w:rPr>
              <w:del w:id="729" w:author="Anees Shaikh" w:date="2013-10-06T22:10:00Z"/>
              <w:rFonts w:eastAsiaTheme="minorEastAsia"/>
              <w:noProof/>
            </w:rPr>
          </w:pPr>
          <w:del w:id="730" w:author="Anees Shaikh" w:date="2013-10-06T22:10:00Z">
            <w:r w:rsidRPr="00E00D57" w:rsidDel="00E8426B">
              <w:rPr>
                <w:noProof/>
                <w:rPrChange w:id="731" w:author="Curt Beckmann" w:date="2013-06-06T14:17:00Z">
                  <w:rPr>
                    <w:rStyle w:val="Hyperlink"/>
                    <w:noProof/>
                  </w:rPr>
                </w:rPrChange>
              </w:rPr>
              <w:delText>8.1</w:delText>
            </w:r>
            <w:r w:rsidDel="00E8426B">
              <w:rPr>
                <w:rFonts w:eastAsiaTheme="minorEastAsia"/>
                <w:noProof/>
              </w:rPr>
              <w:tab/>
            </w:r>
            <w:r w:rsidRPr="00E00D57" w:rsidDel="00E8426B">
              <w:rPr>
                <w:noProof/>
                <w:rPrChange w:id="732" w:author="Curt Beckmann" w:date="2013-06-06T14:17:00Z">
                  <w:rPr>
                    <w:rStyle w:val="Hyperlink"/>
                    <w:noProof/>
                  </w:rPr>
                </w:rPrChange>
              </w:rPr>
              <w:delText>YANG Module</w:delText>
            </w:r>
            <w:r w:rsidDel="00E8426B">
              <w:rPr>
                <w:noProof/>
                <w:webHidden/>
              </w:rPr>
              <w:tab/>
              <w:delText>16</w:delText>
            </w:r>
          </w:del>
        </w:p>
        <w:p w14:paraId="61A65A73" w14:textId="77777777" w:rsidR="00C128FA" w:rsidDel="00E8426B" w:rsidRDefault="00C128FA">
          <w:pPr>
            <w:pStyle w:val="TOC2"/>
            <w:tabs>
              <w:tab w:val="left" w:pos="880"/>
              <w:tab w:val="right" w:leader="dot" w:pos="9350"/>
            </w:tabs>
            <w:rPr>
              <w:del w:id="733" w:author="Anees Shaikh" w:date="2013-10-06T22:10:00Z"/>
              <w:rFonts w:eastAsiaTheme="minorEastAsia"/>
              <w:noProof/>
            </w:rPr>
          </w:pPr>
          <w:del w:id="734" w:author="Anees Shaikh" w:date="2013-10-06T22:10:00Z">
            <w:r w:rsidRPr="00E00D57" w:rsidDel="00E8426B">
              <w:rPr>
                <w:noProof/>
                <w:rPrChange w:id="735" w:author="Curt Beckmann" w:date="2013-06-06T14:17:00Z">
                  <w:rPr>
                    <w:rStyle w:val="Hyperlink"/>
                    <w:noProof/>
                  </w:rPr>
                </w:rPrChange>
              </w:rPr>
              <w:delText>8.2</w:delText>
            </w:r>
            <w:r w:rsidDel="00E8426B">
              <w:rPr>
                <w:rFonts w:eastAsiaTheme="minorEastAsia"/>
                <w:noProof/>
              </w:rPr>
              <w:tab/>
            </w:r>
            <w:r w:rsidRPr="00E00D57" w:rsidDel="00E8426B">
              <w:rPr>
                <w:noProof/>
                <w:rPrChange w:id="736" w:author="Curt Beckmann" w:date="2013-06-06T14:17:00Z">
                  <w:rPr>
                    <w:rStyle w:val="Hyperlink"/>
                    <w:noProof/>
                  </w:rPr>
                </w:rPrChange>
              </w:rPr>
              <w:delText>Core Data Model</w:delText>
            </w:r>
            <w:r w:rsidDel="00E8426B">
              <w:rPr>
                <w:noProof/>
                <w:webHidden/>
              </w:rPr>
              <w:tab/>
              <w:delText>16</w:delText>
            </w:r>
          </w:del>
        </w:p>
        <w:p w14:paraId="45E8E73C" w14:textId="77777777" w:rsidR="00C128FA" w:rsidDel="00E8426B" w:rsidRDefault="00C128FA">
          <w:pPr>
            <w:pStyle w:val="TOC2"/>
            <w:tabs>
              <w:tab w:val="left" w:pos="880"/>
              <w:tab w:val="right" w:leader="dot" w:pos="9350"/>
            </w:tabs>
            <w:rPr>
              <w:del w:id="737" w:author="Anees Shaikh" w:date="2013-10-06T22:10:00Z"/>
              <w:rFonts w:eastAsiaTheme="minorEastAsia"/>
              <w:noProof/>
            </w:rPr>
          </w:pPr>
          <w:del w:id="738" w:author="Anees Shaikh" w:date="2013-10-06T22:10:00Z">
            <w:r w:rsidRPr="00E00D57" w:rsidDel="00E8426B">
              <w:rPr>
                <w:noProof/>
                <w:rPrChange w:id="739" w:author="Curt Beckmann" w:date="2013-06-06T14:17:00Z">
                  <w:rPr>
                    <w:rStyle w:val="Hyperlink"/>
                    <w:noProof/>
                  </w:rPr>
                </w:rPrChange>
              </w:rPr>
              <w:delText>8.3</w:delText>
            </w:r>
            <w:r w:rsidDel="00E8426B">
              <w:rPr>
                <w:rFonts w:eastAsiaTheme="minorEastAsia"/>
                <w:noProof/>
              </w:rPr>
              <w:tab/>
            </w:r>
            <w:r w:rsidRPr="00E00D57" w:rsidDel="00E8426B">
              <w:rPr>
                <w:noProof/>
                <w:rPrChange w:id="740" w:author="Curt Beckmann" w:date="2013-06-06T14:17:00Z">
                  <w:rPr>
                    <w:rStyle w:val="Hyperlink"/>
                    <w:noProof/>
                  </w:rPr>
                </w:rPrChange>
              </w:rPr>
              <w:delText>OpenFlow Capable Switch</w:delText>
            </w:r>
            <w:r w:rsidDel="00E8426B">
              <w:rPr>
                <w:noProof/>
                <w:webHidden/>
              </w:rPr>
              <w:tab/>
              <w:delText>17</w:delText>
            </w:r>
          </w:del>
        </w:p>
        <w:p w14:paraId="12FBD37F" w14:textId="77777777" w:rsidR="00C128FA" w:rsidDel="00E8426B" w:rsidRDefault="00C128FA">
          <w:pPr>
            <w:pStyle w:val="TOC3"/>
            <w:tabs>
              <w:tab w:val="left" w:pos="1320"/>
              <w:tab w:val="right" w:leader="dot" w:pos="9350"/>
            </w:tabs>
            <w:rPr>
              <w:del w:id="741" w:author="Anees Shaikh" w:date="2013-10-06T22:10:00Z"/>
              <w:rFonts w:eastAsiaTheme="minorEastAsia"/>
              <w:noProof/>
            </w:rPr>
          </w:pPr>
          <w:del w:id="742" w:author="Anees Shaikh" w:date="2013-10-06T22:10:00Z">
            <w:r w:rsidRPr="00E00D57" w:rsidDel="00E8426B">
              <w:rPr>
                <w:noProof/>
                <w:rPrChange w:id="743" w:author="Curt Beckmann" w:date="2013-06-06T14:17:00Z">
                  <w:rPr>
                    <w:rStyle w:val="Hyperlink"/>
                    <w:noProof/>
                  </w:rPr>
                </w:rPrChange>
              </w:rPr>
              <w:delText>8.3.1</w:delText>
            </w:r>
            <w:r w:rsidDel="00E8426B">
              <w:rPr>
                <w:rFonts w:eastAsiaTheme="minorEastAsia"/>
                <w:noProof/>
              </w:rPr>
              <w:tab/>
            </w:r>
            <w:r w:rsidRPr="00E00D57" w:rsidDel="00E8426B">
              <w:rPr>
                <w:noProof/>
                <w:rPrChange w:id="744" w:author="Curt Beckmann" w:date="2013-06-06T14:17:00Z">
                  <w:rPr>
                    <w:rStyle w:val="Hyperlink"/>
                    <w:noProof/>
                  </w:rPr>
                </w:rPrChange>
              </w:rPr>
              <w:delText>UML Diagram</w:delText>
            </w:r>
            <w:r w:rsidDel="00E8426B">
              <w:rPr>
                <w:noProof/>
                <w:webHidden/>
              </w:rPr>
              <w:tab/>
              <w:delText>17</w:delText>
            </w:r>
          </w:del>
        </w:p>
        <w:p w14:paraId="61ED7BC9" w14:textId="77777777" w:rsidR="00C128FA" w:rsidDel="00E8426B" w:rsidRDefault="00C128FA">
          <w:pPr>
            <w:pStyle w:val="TOC3"/>
            <w:tabs>
              <w:tab w:val="left" w:pos="1320"/>
              <w:tab w:val="right" w:leader="dot" w:pos="9350"/>
            </w:tabs>
            <w:rPr>
              <w:del w:id="745" w:author="Anees Shaikh" w:date="2013-10-06T22:10:00Z"/>
              <w:rFonts w:eastAsiaTheme="minorEastAsia"/>
              <w:noProof/>
            </w:rPr>
          </w:pPr>
          <w:del w:id="746" w:author="Anees Shaikh" w:date="2013-10-06T22:10:00Z">
            <w:r w:rsidRPr="00E00D57" w:rsidDel="00E8426B">
              <w:rPr>
                <w:noProof/>
                <w:rPrChange w:id="747" w:author="Curt Beckmann" w:date="2013-06-06T14:17:00Z">
                  <w:rPr>
                    <w:rStyle w:val="Hyperlink"/>
                    <w:noProof/>
                  </w:rPr>
                </w:rPrChange>
              </w:rPr>
              <w:delText>8.3.2</w:delText>
            </w:r>
            <w:r w:rsidDel="00E8426B">
              <w:rPr>
                <w:rFonts w:eastAsiaTheme="minorEastAsia"/>
                <w:noProof/>
              </w:rPr>
              <w:tab/>
            </w:r>
            <w:r w:rsidRPr="00E00D57" w:rsidDel="00E8426B">
              <w:rPr>
                <w:noProof/>
                <w:rPrChange w:id="748" w:author="Curt Beckmann" w:date="2013-06-06T14:17:00Z">
                  <w:rPr>
                    <w:rStyle w:val="Hyperlink"/>
                    <w:noProof/>
                  </w:rPr>
                </w:rPrChange>
              </w:rPr>
              <w:delText>XML Schema</w:delText>
            </w:r>
            <w:r w:rsidDel="00E8426B">
              <w:rPr>
                <w:noProof/>
                <w:webHidden/>
              </w:rPr>
              <w:tab/>
              <w:delText>18</w:delText>
            </w:r>
          </w:del>
        </w:p>
        <w:p w14:paraId="6EB2C740" w14:textId="77777777" w:rsidR="00C128FA" w:rsidDel="00E8426B" w:rsidRDefault="00C128FA">
          <w:pPr>
            <w:pStyle w:val="TOC3"/>
            <w:tabs>
              <w:tab w:val="left" w:pos="1320"/>
              <w:tab w:val="right" w:leader="dot" w:pos="9350"/>
            </w:tabs>
            <w:rPr>
              <w:del w:id="749" w:author="Anees Shaikh" w:date="2013-10-06T22:10:00Z"/>
              <w:rFonts w:eastAsiaTheme="minorEastAsia"/>
              <w:noProof/>
            </w:rPr>
          </w:pPr>
          <w:del w:id="750" w:author="Anees Shaikh" w:date="2013-10-06T22:10:00Z">
            <w:r w:rsidRPr="00E00D57" w:rsidDel="00E8426B">
              <w:rPr>
                <w:noProof/>
                <w:rPrChange w:id="751" w:author="Curt Beckmann" w:date="2013-06-06T14:17:00Z">
                  <w:rPr>
                    <w:rStyle w:val="Hyperlink"/>
                    <w:noProof/>
                  </w:rPr>
                </w:rPrChange>
              </w:rPr>
              <w:delText>8.3.3</w:delText>
            </w:r>
            <w:r w:rsidDel="00E8426B">
              <w:rPr>
                <w:rFonts w:eastAsiaTheme="minorEastAsia"/>
                <w:noProof/>
              </w:rPr>
              <w:tab/>
            </w:r>
            <w:r w:rsidRPr="00E00D57" w:rsidDel="00E8426B">
              <w:rPr>
                <w:noProof/>
                <w:rPrChange w:id="752" w:author="Curt Beckmann" w:date="2013-06-06T14:17:00Z">
                  <w:rPr>
                    <w:rStyle w:val="Hyperlink"/>
                    <w:noProof/>
                  </w:rPr>
                </w:rPrChange>
              </w:rPr>
              <w:delText>XML Example</w:delText>
            </w:r>
            <w:r w:rsidDel="00E8426B">
              <w:rPr>
                <w:noProof/>
                <w:webHidden/>
              </w:rPr>
              <w:tab/>
              <w:delText>22</w:delText>
            </w:r>
          </w:del>
        </w:p>
        <w:p w14:paraId="5B92DE68" w14:textId="77777777" w:rsidR="00C128FA" w:rsidDel="00E8426B" w:rsidRDefault="00C128FA">
          <w:pPr>
            <w:pStyle w:val="TOC2"/>
            <w:tabs>
              <w:tab w:val="left" w:pos="880"/>
              <w:tab w:val="right" w:leader="dot" w:pos="9350"/>
            </w:tabs>
            <w:rPr>
              <w:del w:id="753" w:author="Anees Shaikh" w:date="2013-10-06T22:10:00Z"/>
              <w:rFonts w:eastAsiaTheme="minorEastAsia"/>
              <w:noProof/>
            </w:rPr>
          </w:pPr>
          <w:del w:id="754" w:author="Anees Shaikh" w:date="2013-10-06T22:10:00Z">
            <w:r w:rsidRPr="00E00D57" w:rsidDel="00E8426B">
              <w:rPr>
                <w:noProof/>
                <w:rPrChange w:id="755" w:author="Curt Beckmann" w:date="2013-06-06T14:17:00Z">
                  <w:rPr>
                    <w:rStyle w:val="Hyperlink"/>
                    <w:noProof/>
                  </w:rPr>
                </w:rPrChange>
              </w:rPr>
              <w:delText>8.4</w:delText>
            </w:r>
            <w:r w:rsidDel="00E8426B">
              <w:rPr>
                <w:rFonts w:eastAsiaTheme="minorEastAsia"/>
                <w:noProof/>
              </w:rPr>
              <w:tab/>
            </w:r>
            <w:r w:rsidRPr="00E00D57" w:rsidDel="00E8426B">
              <w:rPr>
                <w:noProof/>
                <w:rPrChange w:id="756" w:author="Curt Beckmann" w:date="2013-06-06T14:17:00Z">
                  <w:rPr>
                    <w:rStyle w:val="Hyperlink"/>
                    <w:noProof/>
                  </w:rPr>
                </w:rPrChange>
              </w:rPr>
              <w:delText>OpenFlow Configuration Point</w:delText>
            </w:r>
            <w:r w:rsidDel="00E8426B">
              <w:rPr>
                <w:noProof/>
                <w:webHidden/>
              </w:rPr>
              <w:tab/>
              <w:delText>22</w:delText>
            </w:r>
          </w:del>
        </w:p>
        <w:p w14:paraId="2C6B14DF" w14:textId="77777777" w:rsidR="00C128FA" w:rsidDel="00E8426B" w:rsidRDefault="00C128FA">
          <w:pPr>
            <w:pStyle w:val="TOC3"/>
            <w:tabs>
              <w:tab w:val="left" w:pos="1320"/>
              <w:tab w:val="right" w:leader="dot" w:pos="9350"/>
            </w:tabs>
            <w:rPr>
              <w:del w:id="757" w:author="Anees Shaikh" w:date="2013-10-06T22:10:00Z"/>
              <w:rFonts w:eastAsiaTheme="minorEastAsia"/>
              <w:noProof/>
            </w:rPr>
          </w:pPr>
          <w:del w:id="758" w:author="Anees Shaikh" w:date="2013-10-06T22:10:00Z">
            <w:r w:rsidRPr="00E00D57" w:rsidDel="00E8426B">
              <w:rPr>
                <w:noProof/>
                <w:rPrChange w:id="759" w:author="Curt Beckmann" w:date="2013-06-06T14:17:00Z">
                  <w:rPr>
                    <w:rStyle w:val="Hyperlink"/>
                    <w:noProof/>
                  </w:rPr>
                </w:rPrChange>
              </w:rPr>
              <w:delText>8.4.1</w:delText>
            </w:r>
            <w:r w:rsidDel="00E8426B">
              <w:rPr>
                <w:rFonts w:eastAsiaTheme="minorEastAsia"/>
                <w:noProof/>
              </w:rPr>
              <w:tab/>
            </w:r>
            <w:r w:rsidRPr="00E00D57" w:rsidDel="00E8426B">
              <w:rPr>
                <w:noProof/>
                <w:rPrChange w:id="760" w:author="Curt Beckmann" w:date="2013-06-06T14:17:00Z">
                  <w:rPr>
                    <w:rStyle w:val="Hyperlink"/>
                    <w:noProof/>
                  </w:rPr>
                </w:rPrChange>
              </w:rPr>
              <w:delText>UML Diagram</w:delText>
            </w:r>
            <w:r w:rsidDel="00E8426B">
              <w:rPr>
                <w:noProof/>
                <w:webHidden/>
              </w:rPr>
              <w:tab/>
              <w:delText>23</w:delText>
            </w:r>
          </w:del>
        </w:p>
        <w:p w14:paraId="230C87BB" w14:textId="77777777" w:rsidR="00C128FA" w:rsidDel="00E8426B" w:rsidRDefault="00C128FA">
          <w:pPr>
            <w:pStyle w:val="TOC3"/>
            <w:tabs>
              <w:tab w:val="left" w:pos="1320"/>
              <w:tab w:val="right" w:leader="dot" w:pos="9350"/>
            </w:tabs>
            <w:rPr>
              <w:del w:id="761" w:author="Anees Shaikh" w:date="2013-10-06T22:10:00Z"/>
              <w:rFonts w:eastAsiaTheme="minorEastAsia"/>
              <w:noProof/>
            </w:rPr>
          </w:pPr>
          <w:del w:id="762" w:author="Anees Shaikh" w:date="2013-10-06T22:10:00Z">
            <w:r w:rsidRPr="00E00D57" w:rsidDel="00E8426B">
              <w:rPr>
                <w:noProof/>
                <w:rPrChange w:id="763" w:author="Curt Beckmann" w:date="2013-06-06T14:17:00Z">
                  <w:rPr>
                    <w:rStyle w:val="Hyperlink"/>
                    <w:noProof/>
                  </w:rPr>
                </w:rPrChange>
              </w:rPr>
              <w:delText>8.4.2</w:delText>
            </w:r>
            <w:r w:rsidDel="00E8426B">
              <w:rPr>
                <w:rFonts w:eastAsiaTheme="minorEastAsia"/>
                <w:noProof/>
              </w:rPr>
              <w:tab/>
            </w:r>
            <w:r w:rsidRPr="00E00D57" w:rsidDel="00E8426B">
              <w:rPr>
                <w:noProof/>
                <w:rPrChange w:id="764" w:author="Curt Beckmann" w:date="2013-06-06T14:17:00Z">
                  <w:rPr>
                    <w:rStyle w:val="Hyperlink"/>
                    <w:noProof/>
                  </w:rPr>
                </w:rPrChange>
              </w:rPr>
              <w:delText>XML Schema</w:delText>
            </w:r>
            <w:r w:rsidDel="00E8426B">
              <w:rPr>
                <w:noProof/>
                <w:webHidden/>
              </w:rPr>
              <w:tab/>
              <w:delText>23</w:delText>
            </w:r>
          </w:del>
        </w:p>
        <w:p w14:paraId="32BFC6CF" w14:textId="77777777" w:rsidR="00C128FA" w:rsidDel="00E8426B" w:rsidRDefault="00C128FA">
          <w:pPr>
            <w:pStyle w:val="TOC3"/>
            <w:tabs>
              <w:tab w:val="left" w:pos="1320"/>
              <w:tab w:val="right" w:leader="dot" w:pos="9350"/>
            </w:tabs>
            <w:rPr>
              <w:del w:id="765" w:author="Anees Shaikh" w:date="2013-10-06T22:10:00Z"/>
              <w:rFonts w:eastAsiaTheme="minorEastAsia"/>
              <w:noProof/>
            </w:rPr>
          </w:pPr>
          <w:del w:id="766" w:author="Anees Shaikh" w:date="2013-10-06T22:10:00Z">
            <w:r w:rsidRPr="00E00D57" w:rsidDel="00E8426B">
              <w:rPr>
                <w:noProof/>
                <w:rPrChange w:id="767" w:author="Curt Beckmann" w:date="2013-06-06T14:17:00Z">
                  <w:rPr>
                    <w:rStyle w:val="Hyperlink"/>
                    <w:noProof/>
                  </w:rPr>
                </w:rPrChange>
              </w:rPr>
              <w:delText>8.4.3</w:delText>
            </w:r>
            <w:r w:rsidDel="00E8426B">
              <w:rPr>
                <w:rFonts w:eastAsiaTheme="minorEastAsia"/>
                <w:noProof/>
              </w:rPr>
              <w:tab/>
            </w:r>
            <w:r w:rsidRPr="00E00D57" w:rsidDel="00E8426B">
              <w:rPr>
                <w:noProof/>
                <w:rPrChange w:id="768" w:author="Curt Beckmann" w:date="2013-06-06T14:17:00Z">
                  <w:rPr>
                    <w:rStyle w:val="Hyperlink"/>
                    <w:noProof/>
                  </w:rPr>
                </w:rPrChange>
              </w:rPr>
              <w:delText>XML Example</w:delText>
            </w:r>
            <w:r w:rsidDel="00E8426B">
              <w:rPr>
                <w:noProof/>
                <w:webHidden/>
              </w:rPr>
              <w:tab/>
              <w:delText>25</w:delText>
            </w:r>
          </w:del>
        </w:p>
        <w:p w14:paraId="023ABDAF" w14:textId="77777777" w:rsidR="00C128FA" w:rsidDel="00E8426B" w:rsidRDefault="00C128FA">
          <w:pPr>
            <w:pStyle w:val="TOC2"/>
            <w:tabs>
              <w:tab w:val="left" w:pos="880"/>
              <w:tab w:val="right" w:leader="dot" w:pos="9350"/>
            </w:tabs>
            <w:rPr>
              <w:del w:id="769" w:author="Anees Shaikh" w:date="2013-10-06T22:10:00Z"/>
              <w:rFonts w:eastAsiaTheme="minorEastAsia"/>
              <w:noProof/>
            </w:rPr>
          </w:pPr>
          <w:del w:id="770" w:author="Anees Shaikh" w:date="2013-10-06T22:10:00Z">
            <w:r w:rsidRPr="00E00D57" w:rsidDel="00E8426B">
              <w:rPr>
                <w:noProof/>
                <w:rPrChange w:id="771" w:author="Curt Beckmann" w:date="2013-06-06T14:17:00Z">
                  <w:rPr>
                    <w:rStyle w:val="Hyperlink"/>
                    <w:noProof/>
                  </w:rPr>
                </w:rPrChange>
              </w:rPr>
              <w:delText>8.5</w:delText>
            </w:r>
            <w:r w:rsidDel="00E8426B">
              <w:rPr>
                <w:rFonts w:eastAsiaTheme="minorEastAsia"/>
                <w:noProof/>
              </w:rPr>
              <w:tab/>
            </w:r>
            <w:r w:rsidRPr="00E00D57" w:rsidDel="00E8426B">
              <w:rPr>
                <w:noProof/>
                <w:rPrChange w:id="772" w:author="Curt Beckmann" w:date="2013-06-06T14:17:00Z">
                  <w:rPr>
                    <w:rStyle w:val="Hyperlink"/>
                    <w:noProof/>
                  </w:rPr>
                </w:rPrChange>
              </w:rPr>
              <w:delText>OpenFlow Logical Switch</w:delText>
            </w:r>
            <w:r w:rsidDel="00E8426B">
              <w:rPr>
                <w:noProof/>
                <w:webHidden/>
              </w:rPr>
              <w:tab/>
              <w:delText>25</w:delText>
            </w:r>
          </w:del>
        </w:p>
        <w:p w14:paraId="228B84D2" w14:textId="77777777" w:rsidR="00C128FA" w:rsidDel="00E8426B" w:rsidRDefault="00C128FA">
          <w:pPr>
            <w:pStyle w:val="TOC3"/>
            <w:tabs>
              <w:tab w:val="left" w:pos="1320"/>
              <w:tab w:val="right" w:leader="dot" w:pos="9350"/>
            </w:tabs>
            <w:rPr>
              <w:del w:id="773" w:author="Anees Shaikh" w:date="2013-10-06T22:10:00Z"/>
              <w:rFonts w:eastAsiaTheme="minorEastAsia"/>
              <w:noProof/>
            </w:rPr>
          </w:pPr>
          <w:del w:id="774" w:author="Anees Shaikh" w:date="2013-10-06T22:10:00Z">
            <w:r w:rsidRPr="00E00D57" w:rsidDel="00E8426B">
              <w:rPr>
                <w:noProof/>
                <w:rPrChange w:id="775" w:author="Curt Beckmann" w:date="2013-06-06T14:17:00Z">
                  <w:rPr>
                    <w:rStyle w:val="Hyperlink"/>
                    <w:noProof/>
                  </w:rPr>
                </w:rPrChange>
              </w:rPr>
              <w:delText>8.5.1</w:delText>
            </w:r>
            <w:r w:rsidDel="00E8426B">
              <w:rPr>
                <w:rFonts w:eastAsiaTheme="minorEastAsia"/>
                <w:noProof/>
              </w:rPr>
              <w:tab/>
            </w:r>
            <w:r w:rsidRPr="00E00D57" w:rsidDel="00E8426B">
              <w:rPr>
                <w:noProof/>
                <w:rPrChange w:id="776" w:author="Curt Beckmann" w:date="2013-06-06T14:17:00Z">
                  <w:rPr>
                    <w:rStyle w:val="Hyperlink"/>
                    <w:noProof/>
                  </w:rPr>
                </w:rPrChange>
              </w:rPr>
              <w:delText>UML Diagram</w:delText>
            </w:r>
            <w:r w:rsidDel="00E8426B">
              <w:rPr>
                <w:noProof/>
                <w:webHidden/>
              </w:rPr>
              <w:tab/>
              <w:delText>26</w:delText>
            </w:r>
          </w:del>
        </w:p>
        <w:p w14:paraId="5D732024" w14:textId="77777777" w:rsidR="00C128FA" w:rsidDel="00E8426B" w:rsidRDefault="00C128FA">
          <w:pPr>
            <w:pStyle w:val="TOC3"/>
            <w:tabs>
              <w:tab w:val="left" w:pos="1320"/>
              <w:tab w:val="right" w:leader="dot" w:pos="9350"/>
            </w:tabs>
            <w:rPr>
              <w:del w:id="777" w:author="Anees Shaikh" w:date="2013-10-06T22:10:00Z"/>
              <w:rFonts w:eastAsiaTheme="minorEastAsia"/>
              <w:noProof/>
            </w:rPr>
          </w:pPr>
          <w:del w:id="778" w:author="Anees Shaikh" w:date="2013-10-06T22:10:00Z">
            <w:r w:rsidRPr="00E00D57" w:rsidDel="00E8426B">
              <w:rPr>
                <w:noProof/>
                <w:rPrChange w:id="779" w:author="Curt Beckmann" w:date="2013-06-06T14:17:00Z">
                  <w:rPr>
                    <w:rStyle w:val="Hyperlink"/>
                    <w:noProof/>
                  </w:rPr>
                </w:rPrChange>
              </w:rPr>
              <w:delText>8.5.2</w:delText>
            </w:r>
            <w:r w:rsidDel="00E8426B">
              <w:rPr>
                <w:rFonts w:eastAsiaTheme="minorEastAsia"/>
                <w:noProof/>
              </w:rPr>
              <w:tab/>
            </w:r>
            <w:r w:rsidRPr="00E00D57" w:rsidDel="00E8426B">
              <w:rPr>
                <w:noProof/>
                <w:rPrChange w:id="780" w:author="Curt Beckmann" w:date="2013-06-06T14:17:00Z">
                  <w:rPr>
                    <w:rStyle w:val="Hyperlink"/>
                    <w:noProof/>
                  </w:rPr>
                </w:rPrChange>
              </w:rPr>
              <w:delText>XML Schema</w:delText>
            </w:r>
            <w:r w:rsidDel="00E8426B">
              <w:rPr>
                <w:noProof/>
                <w:webHidden/>
              </w:rPr>
              <w:tab/>
              <w:delText>26</w:delText>
            </w:r>
          </w:del>
        </w:p>
        <w:p w14:paraId="24A4EA3C" w14:textId="77777777" w:rsidR="00C128FA" w:rsidDel="00E8426B" w:rsidRDefault="00C128FA">
          <w:pPr>
            <w:pStyle w:val="TOC3"/>
            <w:tabs>
              <w:tab w:val="left" w:pos="1320"/>
              <w:tab w:val="right" w:leader="dot" w:pos="9350"/>
            </w:tabs>
            <w:rPr>
              <w:del w:id="781" w:author="Anees Shaikh" w:date="2013-10-06T22:10:00Z"/>
              <w:rFonts w:eastAsiaTheme="minorEastAsia"/>
              <w:noProof/>
            </w:rPr>
          </w:pPr>
          <w:del w:id="782" w:author="Anees Shaikh" w:date="2013-10-06T22:10:00Z">
            <w:r w:rsidRPr="00E00D57" w:rsidDel="00E8426B">
              <w:rPr>
                <w:noProof/>
                <w:rPrChange w:id="783" w:author="Curt Beckmann" w:date="2013-06-06T14:17:00Z">
                  <w:rPr>
                    <w:rStyle w:val="Hyperlink"/>
                    <w:noProof/>
                  </w:rPr>
                </w:rPrChange>
              </w:rPr>
              <w:delText>8.5.3</w:delText>
            </w:r>
            <w:r w:rsidDel="00E8426B">
              <w:rPr>
                <w:rFonts w:eastAsiaTheme="minorEastAsia"/>
                <w:noProof/>
              </w:rPr>
              <w:tab/>
            </w:r>
            <w:r w:rsidRPr="00E00D57" w:rsidDel="00E8426B">
              <w:rPr>
                <w:noProof/>
                <w:rPrChange w:id="784" w:author="Curt Beckmann" w:date="2013-06-06T14:17:00Z">
                  <w:rPr>
                    <w:rStyle w:val="Hyperlink"/>
                    <w:noProof/>
                  </w:rPr>
                </w:rPrChange>
              </w:rPr>
              <w:delText>XML Example</w:delText>
            </w:r>
            <w:r w:rsidDel="00E8426B">
              <w:rPr>
                <w:noProof/>
                <w:webHidden/>
              </w:rPr>
              <w:tab/>
              <w:delText>32</w:delText>
            </w:r>
          </w:del>
        </w:p>
        <w:p w14:paraId="65BABB83" w14:textId="77777777" w:rsidR="00C128FA" w:rsidDel="00E8426B" w:rsidRDefault="00C128FA">
          <w:pPr>
            <w:pStyle w:val="TOC2"/>
            <w:tabs>
              <w:tab w:val="left" w:pos="880"/>
              <w:tab w:val="right" w:leader="dot" w:pos="9350"/>
            </w:tabs>
            <w:rPr>
              <w:del w:id="785" w:author="Anees Shaikh" w:date="2013-10-06T22:10:00Z"/>
              <w:rFonts w:eastAsiaTheme="minorEastAsia"/>
              <w:noProof/>
            </w:rPr>
          </w:pPr>
          <w:del w:id="786" w:author="Anees Shaikh" w:date="2013-10-06T22:10:00Z">
            <w:r w:rsidRPr="00E00D57" w:rsidDel="00E8426B">
              <w:rPr>
                <w:noProof/>
                <w:rPrChange w:id="787" w:author="Curt Beckmann" w:date="2013-06-06T14:17:00Z">
                  <w:rPr>
                    <w:rStyle w:val="Hyperlink"/>
                    <w:noProof/>
                  </w:rPr>
                </w:rPrChange>
              </w:rPr>
              <w:delText>8.6</w:delText>
            </w:r>
            <w:r w:rsidDel="00E8426B">
              <w:rPr>
                <w:rFonts w:eastAsiaTheme="minorEastAsia"/>
                <w:noProof/>
              </w:rPr>
              <w:tab/>
            </w:r>
            <w:r w:rsidRPr="00E00D57" w:rsidDel="00E8426B">
              <w:rPr>
                <w:noProof/>
                <w:rPrChange w:id="788" w:author="Curt Beckmann" w:date="2013-06-06T14:17:00Z">
                  <w:rPr>
                    <w:rStyle w:val="Hyperlink"/>
                    <w:noProof/>
                  </w:rPr>
                </w:rPrChange>
              </w:rPr>
              <w:delText>Logical Switch Capabilities</w:delText>
            </w:r>
            <w:r w:rsidDel="00E8426B">
              <w:rPr>
                <w:noProof/>
                <w:webHidden/>
              </w:rPr>
              <w:tab/>
              <w:delText>33</w:delText>
            </w:r>
          </w:del>
        </w:p>
        <w:p w14:paraId="47B887E0" w14:textId="77777777" w:rsidR="00C128FA" w:rsidDel="00E8426B" w:rsidRDefault="00C128FA">
          <w:pPr>
            <w:pStyle w:val="TOC3"/>
            <w:tabs>
              <w:tab w:val="left" w:pos="1320"/>
              <w:tab w:val="right" w:leader="dot" w:pos="9350"/>
            </w:tabs>
            <w:rPr>
              <w:del w:id="789" w:author="Anees Shaikh" w:date="2013-10-06T22:10:00Z"/>
              <w:rFonts w:eastAsiaTheme="minorEastAsia"/>
              <w:noProof/>
            </w:rPr>
          </w:pPr>
          <w:del w:id="790" w:author="Anees Shaikh" w:date="2013-10-06T22:10:00Z">
            <w:r w:rsidRPr="00E00D57" w:rsidDel="00E8426B">
              <w:rPr>
                <w:noProof/>
                <w:rPrChange w:id="791" w:author="Curt Beckmann" w:date="2013-06-06T14:17:00Z">
                  <w:rPr>
                    <w:rStyle w:val="Hyperlink"/>
                    <w:noProof/>
                  </w:rPr>
                </w:rPrChange>
              </w:rPr>
              <w:delText>8.6.1</w:delText>
            </w:r>
            <w:r w:rsidDel="00E8426B">
              <w:rPr>
                <w:rFonts w:eastAsiaTheme="minorEastAsia"/>
                <w:noProof/>
              </w:rPr>
              <w:tab/>
            </w:r>
            <w:r w:rsidRPr="00E00D57" w:rsidDel="00E8426B">
              <w:rPr>
                <w:noProof/>
                <w:rPrChange w:id="792" w:author="Curt Beckmann" w:date="2013-06-06T14:17:00Z">
                  <w:rPr>
                    <w:rStyle w:val="Hyperlink"/>
                    <w:noProof/>
                  </w:rPr>
                </w:rPrChange>
              </w:rPr>
              <w:delText>UML Diagram</w:delText>
            </w:r>
            <w:r w:rsidDel="00E8426B">
              <w:rPr>
                <w:noProof/>
                <w:webHidden/>
              </w:rPr>
              <w:tab/>
              <w:delText>33</w:delText>
            </w:r>
          </w:del>
        </w:p>
        <w:p w14:paraId="0D417CD0" w14:textId="77777777" w:rsidR="00C128FA" w:rsidDel="00E8426B" w:rsidRDefault="00C128FA">
          <w:pPr>
            <w:pStyle w:val="TOC3"/>
            <w:tabs>
              <w:tab w:val="left" w:pos="1320"/>
              <w:tab w:val="right" w:leader="dot" w:pos="9350"/>
            </w:tabs>
            <w:rPr>
              <w:del w:id="793" w:author="Anees Shaikh" w:date="2013-10-06T22:10:00Z"/>
              <w:rFonts w:eastAsiaTheme="minorEastAsia"/>
              <w:noProof/>
            </w:rPr>
          </w:pPr>
          <w:del w:id="794" w:author="Anees Shaikh" w:date="2013-10-06T22:10:00Z">
            <w:r w:rsidRPr="00E00D57" w:rsidDel="00E8426B">
              <w:rPr>
                <w:noProof/>
                <w:rPrChange w:id="795" w:author="Curt Beckmann" w:date="2013-06-06T14:17:00Z">
                  <w:rPr>
                    <w:rStyle w:val="Hyperlink"/>
                    <w:noProof/>
                  </w:rPr>
                </w:rPrChange>
              </w:rPr>
              <w:delText>8.6.2</w:delText>
            </w:r>
            <w:r w:rsidDel="00E8426B">
              <w:rPr>
                <w:rFonts w:eastAsiaTheme="minorEastAsia"/>
                <w:noProof/>
              </w:rPr>
              <w:tab/>
            </w:r>
            <w:r w:rsidRPr="00E00D57" w:rsidDel="00E8426B">
              <w:rPr>
                <w:noProof/>
                <w:rPrChange w:id="796" w:author="Curt Beckmann" w:date="2013-06-06T14:17:00Z">
                  <w:rPr>
                    <w:rStyle w:val="Hyperlink"/>
                    <w:noProof/>
                  </w:rPr>
                </w:rPrChange>
              </w:rPr>
              <w:delText>XML Schema</w:delText>
            </w:r>
            <w:r w:rsidDel="00E8426B">
              <w:rPr>
                <w:noProof/>
                <w:webHidden/>
              </w:rPr>
              <w:tab/>
              <w:delText>33</w:delText>
            </w:r>
          </w:del>
        </w:p>
        <w:p w14:paraId="245DE246" w14:textId="77777777" w:rsidR="00C128FA" w:rsidDel="00E8426B" w:rsidRDefault="00C128FA">
          <w:pPr>
            <w:pStyle w:val="TOC3"/>
            <w:tabs>
              <w:tab w:val="left" w:pos="1320"/>
              <w:tab w:val="right" w:leader="dot" w:pos="9350"/>
            </w:tabs>
            <w:rPr>
              <w:del w:id="797" w:author="Anees Shaikh" w:date="2013-10-06T22:10:00Z"/>
              <w:rFonts w:eastAsiaTheme="minorEastAsia"/>
              <w:noProof/>
            </w:rPr>
          </w:pPr>
          <w:del w:id="798" w:author="Anees Shaikh" w:date="2013-10-06T22:10:00Z">
            <w:r w:rsidRPr="00E00D57" w:rsidDel="00E8426B">
              <w:rPr>
                <w:noProof/>
                <w:rPrChange w:id="799" w:author="Curt Beckmann" w:date="2013-06-06T14:17:00Z">
                  <w:rPr>
                    <w:rStyle w:val="Hyperlink"/>
                    <w:noProof/>
                  </w:rPr>
                </w:rPrChange>
              </w:rPr>
              <w:delText>8.6.3</w:delText>
            </w:r>
            <w:r w:rsidDel="00E8426B">
              <w:rPr>
                <w:rFonts w:eastAsiaTheme="minorEastAsia"/>
                <w:noProof/>
              </w:rPr>
              <w:tab/>
            </w:r>
            <w:r w:rsidRPr="00E00D57" w:rsidDel="00E8426B">
              <w:rPr>
                <w:noProof/>
                <w:rPrChange w:id="800" w:author="Curt Beckmann" w:date="2013-06-06T14:17:00Z">
                  <w:rPr>
                    <w:rStyle w:val="Hyperlink"/>
                    <w:noProof/>
                  </w:rPr>
                </w:rPrChange>
              </w:rPr>
              <w:delText>XML Example</w:delText>
            </w:r>
            <w:r w:rsidDel="00E8426B">
              <w:rPr>
                <w:noProof/>
                <w:webHidden/>
              </w:rPr>
              <w:tab/>
              <w:delText>38</w:delText>
            </w:r>
          </w:del>
        </w:p>
        <w:p w14:paraId="40BE5F70" w14:textId="77777777" w:rsidR="00C128FA" w:rsidDel="00E8426B" w:rsidRDefault="00C128FA">
          <w:pPr>
            <w:pStyle w:val="TOC2"/>
            <w:tabs>
              <w:tab w:val="left" w:pos="880"/>
              <w:tab w:val="right" w:leader="dot" w:pos="9350"/>
            </w:tabs>
            <w:rPr>
              <w:del w:id="801" w:author="Anees Shaikh" w:date="2013-10-06T22:10:00Z"/>
              <w:rFonts w:eastAsiaTheme="minorEastAsia"/>
              <w:noProof/>
            </w:rPr>
          </w:pPr>
          <w:del w:id="802" w:author="Anees Shaikh" w:date="2013-10-06T22:10:00Z">
            <w:r w:rsidRPr="00E00D57" w:rsidDel="00E8426B">
              <w:rPr>
                <w:noProof/>
                <w:rPrChange w:id="803" w:author="Curt Beckmann" w:date="2013-06-06T14:17:00Z">
                  <w:rPr>
                    <w:rStyle w:val="Hyperlink"/>
                    <w:noProof/>
                  </w:rPr>
                </w:rPrChange>
              </w:rPr>
              <w:delText>8.7</w:delText>
            </w:r>
            <w:r w:rsidDel="00E8426B">
              <w:rPr>
                <w:rFonts w:eastAsiaTheme="minorEastAsia"/>
                <w:noProof/>
              </w:rPr>
              <w:tab/>
            </w:r>
            <w:r w:rsidRPr="00E00D57" w:rsidDel="00E8426B">
              <w:rPr>
                <w:noProof/>
                <w:rPrChange w:id="804" w:author="Curt Beckmann" w:date="2013-06-06T14:17:00Z">
                  <w:rPr>
                    <w:rStyle w:val="Hyperlink"/>
                    <w:noProof/>
                  </w:rPr>
                </w:rPrChange>
              </w:rPr>
              <w:delText>OpenFlow Controller</w:delText>
            </w:r>
            <w:r w:rsidDel="00E8426B">
              <w:rPr>
                <w:noProof/>
                <w:webHidden/>
              </w:rPr>
              <w:tab/>
              <w:delText>38</w:delText>
            </w:r>
          </w:del>
        </w:p>
        <w:p w14:paraId="62601484" w14:textId="77777777" w:rsidR="00C128FA" w:rsidDel="00E8426B" w:rsidRDefault="00C128FA">
          <w:pPr>
            <w:pStyle w:val="TOC3"/>
            <w:tabs>
              <w:tab w:val="left" w:pos="1320"/>
              <w:tab w:val="right" w:leader="dot" w:pos="9350"/>
            </w:tabs>
            <w:rPr>
              <w:del w:id="805" w:author="Anees Shaikh" w:date="2013-10-06T22:10:00Z"/>
              <w:rFonts w:eastAsiaTheme="minorEastAsia"/>
              <w:noProof/>
            </w:rPr>
          </w:pPr>
          <w:del w:id="806" w:author="Anees Shaikh" w:date="2013-10-06T22:10:00Z">
            <w:r w:rsidRPr="00E00D57" w:rsidDel="00E8426B">
              <w:rPr>
                <w:noProof/>
                <w:rPrChange w:id="807" w:author="Curt Beckmann" w:date="2013-06-06T14:17:00Z">
                  <w:rPr>
                    <w:rStyle w:val="Hyperlink"/>
                    <w:noProof/>
                  </w:rPr>
                </w:rPrChange>
              </w:rPr>
              <w:delText>8.7.1</w:delText>
            </w:r>
            <w:r w:rsidDel="00E8426B">
              <w:rPr>
                <w:rFonts w:eastAsiaTheme="minorEastAsia"/>
                <w:noProof/>
              </w:rPr>
              <w:tab/>
            </w:r>
            <w:r w:rsidRPr="00E00D57" w:rsidDel="00E8426B">
              <w:rPr>
                <w:noProof/>
                <w:rPrChange w:id="808" w:author="Curt Beckmann" w:date="2013-06-06T14:17:00Z">
                  <w:rPr>
                    <w:rStyle w:val="Hyperlink"/>
                    <w:noProof/>
                  </w:rPr>
                </w:rPrChange>
              </w:rPr>
              <w:delText>UML Diagram</w:delText>
            </w:r>
            <w:r w:rsidDel="00E8426B">
              <w:rPr>
                <w:noProof/>
                <w:webHidden/>
              </w:rPr>
              <w:tab/>
              <w:delText>39</w:delText>
            </w:r>
          </w:del>
        </w:p>
        <w:p w14:paraId="1AFFFB13" w14:textId="77777777" w:rsidR="00C128FA" w:rsidDel="00E8426B" w:rsidRDefault="00C128FA">
          <w:pPr>
            <w:pStyle w:val="TOC3"/>
            <w:tabs>
              <w:tab w:val="left" w:pos="1320"/>
              <w:tab w:val="right" w:leader="dot" w:pos="9350"/>
            </w:tabs>
            <w:rPr>
              <w:del w:id="809" w:author="Anees Shaikh" w:date="2013-10-06T22:10:00Z"/>
              <w:rFonts w:eastAsiaTheme="minorEastAsia"/>
              <w:noProof/>
            </w:rPr>
          </w:pPr>
          <w:del w:id="810" w:author="Anees Shaikh" w:date="2013-10-06T22:10:00Z">
            <w:r w:rsidRPr="00E00D57" w:rsidDel="00E8426B">
              <w:rPr>
                <w:noProof/>
                <w:rPrChange w:id="811" w:author="Curt Beckmann" w:date="2013-06-06T14:17:00Z">
                  <w:rPr>
                    <w:rStyle w:val="Hyperlink"/>
                    <w:noProof/>
                  </w:rPr>
                </w:rPrChange>
              </w:rPr>
              <w:delText>8.7.2</w:delText>
            </w:r>
            <w:r w:rsidDel="00E8426B">
              <w:rPr>
                <w:rFonts w:eastAsiaTheme="minorEastAsia"/>
                <w:noProof/>
              </w:rPr>
              <w:tab/>
            </w:r>
            <w:r w:rsidRPr="00E00D57" w:rsidDel="00E8426B">
              <w:rPr>
                <w:noProof/>
                <w:rPrChange w:id="812" w:author="Curt Beckmann" w:date="2013-06-06T14:17:00Z">
                  <w:rPr>
                    <w:rStyle w:val="Hyperlink"/>
                    <w:noProof/>
                  </w:rPr>
                </w:rPrChange>
              </w:rPr>
              <w:delText>XML Schema</w:delText>
            </w:r>
            <w:r w:rsidDel="00E8426B">
              <w:rPr>
                <w:noProof/>
                <w:webHidden/>
              </w:rPr>
              <w:tab/>
              <w:delText>40</w:delText>
            </w:r>
          </w:del>
        </w:p>
        <w:p w14:paraId="694FC9B0" w14:textId="77777777" w:rsidR="00C128FA" w:rsidDel="00E8426B" w:rsidRDefault="00C128FA">
          <w:pPr>
            <w:pStyle w:val="TOC3"/>
            <w:tabs>
              <w:tab w:val="left" w:pos="1320"/>
              <w:tab w:val="right" w:leader="dot" w:pos="9350"/>
            </w:tabs>
            <w:rPr>
              <w:del w:id="813" w:author="Anees Shaikh" w:date="2013-10-06T22:10:00Z"/>
              <w:rFonts w:eastAsiaTheme="minorEastAsia"/>
              <w:noProof/>
            </w:rPr>
          </w:pPr>
          <w:del w:id="814" w:author="Anees Shaikh" w:date="2013-10-06T22:10:00Z">
            <w:r w:rsidRPr="00E00D57" w:rsidDel="00E8426B">
              <w:rPr>
                <w:noProof/>
                <w:rPrChange w:id="815" w:author="Curt Beckmann" w:date="2013-06-06T14:17:00Z">
                  <w:rPr>
                    <w:rStyle w:val="Hyperlink"/>
                    <w:noProof/>
                  </w:rPr>
                </w:rPrChange>
              </w:rPr>
              <w:delText>8.7.3</w:delText>
            </w:r>
            <w:r w:rsidDel="00E8426B">
              <w:rPr>
                <w:rFonts w:eastAsiaTheme="minorEastAsia"/>
                <w:noProof/>
              </w:rPr>
              <w:tab/>
            </w:r>
            <w:r w:rsidRPr="00E00D57" w:rsidDel="00E8426B">
              <w:rPr>
                <w:noProof/>
                <w:rPrChange w:id="816" w:author="Curt Beckmann" w:date="2013-06-06T14:17:00Z">
                  <w:rPr>
                    <w:rStyle w:val="Hyperlink"/>
                    <w:noProof/>
                  </w:rPr>
                </w:rPrChange>
              </w:rPr>
              <w:delText>XML Example</w:delText>
            </w:r>
            <w:r w:rsidDel="00E8426B">
              <w:rPr>
                <w:noProof/>
                <w:webHidden/>
              </w:rPr>
              <w:tab/>
              <w:delText>45</w:delText>
            </w:r>
          </w:del>
        </w:p>
        <w:p w14:paraId="34F95136" w14:textId="77777777" w:rsidR="00C128FA" w:rsidDel="00E8426B" w:rsidRDefault="00C128FA">
          <w:pPr>
            <w:pStyle w:val="TOC2"/>
            <w:tabs>
              <w:tab w:val="left" w:pos="880"/>
              <w:tab w:val="right" w:leader="dot" w:pos="9350"/>
            </w:tabs>
            <w:rPr>
              <w:del w:id="817" w:author="Anees Shaikh" w:date="2013-10-06T22:10:00Z"/>
              <w:rFonts w:eastAsiaTheme="minorEastAsia"/>
              <w:noProof/>
            </w:rPr>
          </w:pPr>
          <w:del w:id="818" w:author="Anees Shaikh" w:date="2013-10-06T22:10:00Z">
            <w:r w:rsidRPr="00E00D57" w:rsidDel="00E8426B">
              <w:rPr>
                <w:noProof/>
                <w:rPrChange w:id="819" w:author="Curt Beckmann" w:date="2013-06-06T14:17:00Z">
                  <w:rPr>
                    <w:rStyle w:val="Hyperlink"/>
                    <w:noProof/>
                  </w:rPr>
                </w:rPrChange>
              </w:rPr>
              <w:delText>8.8</w:delText>
            </w:r>
            <w:r w:rsidDel="00E8426B">
              <w:rPr>
                <w:rFonts w:eastAsiaTheme="minorEastAsia"/>
                <w:noProof/>
              </w:rPr>
              <w:tab/>
            </w:r>
            <w:r w:rsidRPr="00E00D57" w:rsidDel="00E8426B">
              <w:rPr>
                <w:noProof/>
                <w:rPrChange w:id="820" w:author="Curt Beckmann" w:date="2013-06-06T14:17:00Z">
                  <w:rPr>
                    <w:rStyle w:val="Hyperlink"/>
                    <w:noProof/>
                  </w:rPr>
                </w:rPrChange>
              </w:rPr>
              <w:delText>OpenFlow Resource</w:delText>
            </w:r>
            <w:r w:rsidDel="00E8426B">
              <w:rPr>
                <w:noProof/>
                <w:webHidden/>
              </w:rPr>
              <w:tab/>
              <w:delText>45</w:delText>
            </w:r>
          </w:del>
        </w:p>
        <w:p w14:paraId="5BAD4A26" w14:textId="77777777" w:rsidR="00C128FA" w:rsidDel="00E8426B" w:rsidRDefault="00C128FA">
          <w:pPr>
            <w:pStyle w:val="TOC3"/>
            <w:tabs>
              <w:tab w:val="left" w:pos="1320"/>
              <w:tab w:val="right" w:leader="dot" w:pos="9350"/>
            </w:tabs>
            <w:rPr>
              <w:del w:id="821" w:author="Anees Shaikh" w:date="2013-10-06T22:10:00Z"/>
              <w:rFonts w:eastAsiaTheme="minorEastAsia"/>
              <w:noProof/>
            </w:rPr>
          </w:pPr>
          <w:del w:id="822" w:author="Anees Shaikh" w:date="2013-10-06T22:10:00Z">
            <w:r w:rsidRPr="00E00D57" w:rsidDel="00E8426B">
              <w:rPr>
                <w:noProof/>
                <w:rPrChange w:id="823" w:author="Curt Beckmann" w:date="2013-06-06T14:17:00Z">
                  <w:rPr>
                    <w:rStyle w:val="Hyperlink"/>
                    <w:noProof/>
                  </w:rPr>
                </w:rPrChange>
              </w:rPr>
              <w:delText>8.8.1</w:delText>
            </w:r>
            <w:r w:rsidDel="00E8426B">
              <w:rPr>
                <w:rFonts w:eastAsiaTheme="minorEastAsia"/>
                <w:noProof/>
              </w:rPr>
              <w:tab/>
            </w:r>
            <w:r w:rsidRPr="00E00D57" w:rsidDel="00E8426B">
              <w:rPr>
                <w:noProof/>
                <w:rPrChange w:id="824" w:author="Curt Beckmann" w:date="2013-06-06T14:17:00Z">
                  <w:rPr>
                    <w:rStyle w:val="Hyperlink"/>
                    <w:noProof/>
                  </w:rPr>
                </w:rPrChange>
              </w:rPr>
              <w:delText>UML Diagram</w:delText>
            </w:r>
            <w:r w:rsidDel="00E8426B">
              <w:rPr>
                <w:noProof/>
                <w:webHidden/>
              </w:rPr>
              <w:tab/>
              <w:delText>45</w:delText>
            </w:r>
          </w:del>
        </w:p>
        <w:p w14:paraId="2202833A" w14:textId="77777777" w:rsidR="00C128FA" w:rsidDel="00E8426B" w:rsidRDefault="00C128FA">
          <w:pPr>
            <w:pStyle w:val="TOC3"/>
            <w:tabs>
              <w:tab w:val="left" w:pos="1320"/>
              <w:tab w:val="right" w:leader="dot" w:pos="9350"/>
            </w:tabs>
            <w:rPr>
              <w:del w:id="825" w:author="Anees Shaikh" w:date="2013-10-06T22:10:00Z"/>
              <w:rFonts w:eastAsiaTheme="minorEastAsia"/>
              <w:noProof/>
            </w:rPr>
          </w:pPr>
          <w:del w:id="826" w:author="Anees Shaikh" w:date="2013-10-06T22:10:00Z">
            <w:r w:rsidRPr="00E00D57" w:rsidDel="00E8426B">
              <w:rPr>
                <w:noProof/>
                <w:rPrChange w:id="827" w:author="Curt Beckmann" w:date="2013-06-06T14:17:00Z">
                  <w:rPr>
                    <w:rStyle w:val="Hyperlink"/>
                    <w:noProof/>
                  </w:rPr>
                </w:rPrChange>
              </w:rPr>
              <w:delText>8.8.2</w:delText>
            </w:r>
            <w:r w:rsidDel="00E8426B">
              <w:rPr>
                <w:rFonts w:eastAsiaTheme="minorEastAsia"/>
                <w:noProof/>
              </w:rPr>
              <w:tab/>
            </w:r>
            <w:r w:rsidRPr="00E00D57" w:rsidDel="00E8426B">
              <w:rPr>
                <w:noProof/>
                <w:rPrChange w:id="828" w:author="Curt Beckmann" w:date="2013-06-06T14:17:00Z">
                  <w:rPr>
                    <w:rStyle w:val="Hyperlink"/>
                    <w:noProof/>
                  </w:rPr>
                </w:rPrChange>
              </w:rPr>
              <w:delText>XML Schema</w:delText>
            </w:r>
            <w:r w:rsidDel="00E8426B">
              <w:rPr>
                <w:noProof/>
                <w:webHidden/>
              </w:rPr>
              <w:tab/>
              <w:delText>45</w:delText>
            </w:r>
          </w:del>
        </w:p>
        <w:p w14:paraId="5570FF5E" w14:textId="77777777" w:rsidR="00C128FA" w:rsidDel="00E8426B" w:rsidRDefault="00C128FA">
          <w:pPr>
            <w:pStyle w:val="TOC3"/>
            <w:tabs>
              <w:tab w:val="left" w:pos="1320"/>
              <w:tab w:val="right" w:leader="dot" w:pos="9350"/>
            </w:tabs>
            <w:rPr>
              <w:del w:id="829" w:author="Anees Shaikh" w:date="2013-10-06T22:10:00Z"/>
              <w:rFonts w:eastAsiaTheme="minorEastAsia"/>
              <w:noProof/>
            </w:rPr>
          </w:pPr>
          <w:del w:id="830" w:author="Anees Shaikh" w:date="2013-10-06T22:10:00Z">
            <w:r w:rsidRPr="00E00D57" w:rsidDel="00E8426B">
              <w:rPr>
                <w:noProof/>
                <w:rPrChange w:id="831" w:author="Curt Beckmann" w:date="2013-06-06T14:17:00Z">
                  <w:rPr>
                    <w:rStyle w:val="Hyperlink"/>
                    <w:noProof/>
                  </w:rPr>
                </w:rPrChange>
              </w:rPr>
              <w:delText>8.8.3</w:delText>
            </w:r>
            <w:r w:rsidDel="00E8426B">
              <w:rPr>
                <w:rFonts w:eastAsiaTheme="minorEastAsia"/>
                <w:noProof/>
              </w:rPr>
              <w:tab/>
            </w:r>
            <w:r w:rsidRPr="00E00D57" w:rsidDel="00E8426B">
              <w:rPr>
                <w:noProof/>
                <w:rPrChange w:id="832" w:author="Curt Beckmann" w:date="2013-06-06T14:17:00Z">
                  <w:rPr>
                    <w:rStyle w:val="Hyperlink"/>
                    <w:noProof/>
                  </w:rPr>
                </w:rPrChange>
              </w:rPr>
              <w:delText>XML Example</w:delText>
            </w:r>
            <w:r w:rsidDel="00E8426B">
              <w:rPr>
                <w:noProof/>
                <w:webHidden/>
              </w:rPr>
              <w:tab/>
              <w:delText>46</w:delText>
            </w:r>
          </w:del>
        </w:p>
        <w:p w14:paraId="6B0194EF" w14:textId="77777777" w:rsidR="00C128FA" w:rsidDel="00E8426B" w:rsidRDefault="00C128FA">
          <w:pPr>
            <w:pStyle w:val="TOC2"/>
            <w:tabs>
              <w:tab w:val="left" w:pos="880"/>
              <w:tab w:val="right" w:leader="dot" w:pos="9350"/>
            </w:tabs>
            <w:rPr>
              <w:del w:id="833" w:author="Anees Shaikh" w:date="2013-10-06T22:10:00Z"/>
              <w:rFonts w:eastAsiaTheme="minorEastAsia"/>
              <w:noProof/>
            </w:rPr>
          </w:pPr>
          <w:del w:id="834" w:author="Anees Shaikh" w:date="2013-10-06T22:10:00Z">
            <w:r w:rsidRPr="00E00D57" w:rsidDel="00E8426B">
              <w:rPr>
                <w:noProof/>
                <w:rPrChange w:id="835" w:author="Curt Beckmann" w:date="2013-06-06T14:17:00Z">
                  <w:rPr>
                    <w:rStyle w:val="Hyperlink"/>
                    <w:noProof/>
                  </w:rPr>
                </w:rPrChange>
              </w:rPr>
              <w:delText>8.9</w:delText>
            </w:r>
            <w:r w:rsidDel="00E8426B">
              <w:rPr>
                <w:rFonts w:eastAsiaTheme="minorEastAsia"/>
                <w:noProof/>
              </w:rPr>
              <w:tab/>
            </w:r>
            <w:r w:rsidRPr="00E00D57" w:rsidDel="00E8426B">
              <w:rPr>
                <w:noProof/>
                <w:rPrChange w:id="836" w:author="Curt Beckmann" w:date="2013-06-06T14:17:00Z">
                  <w:rPr>
                    <w:rStyle w:val="Hyperlink"/>
                    <w:noProof/>
                  </w:rPr>
                </w:rPrChange>
              </w:rPr>
              <w:delText>OpenFlow Port</w:delText>
            </w:r>
            <w:r w:rsidDel="00E8426B">
              <w:rPr>
                <w:noProof/>
                <w:webHidden/>
              </w:rPr>
              <w:tab/>
              <w:delText>46</w:delText>
            </w:r>
          </w:del>
        </w:p>
        <w:p w14:paraId="36BB8238" w14:textId="77777777" w:rsidR="00C128FA" w:rsidDel="00E8426B" w:rsidRDefault="00C128FA">
          <w:pPr>
            <w:pStyle w:val="TOC3"/>
            <w:tabs>
              <w:tab w:val="left" w:pos="1320"/>
              <w:tab w:val="right" w:leader="dot" w:pos="9350"/>
            </w:tabs>
            <w:rPr>
              <w:del w:id="837" w:author="Anees Shaikh" w:date="2013-10-06T22:10:00Z"/>
              <w:rFonts w:eastAsiaTheme="minorEastAsia"/>
              <w:noProof/>
            </w:rPr>
          </w:pPr>
          <w:del w:id="838" w:author="Anees Shaikh" w:date="2013-10-06T22:10:00Z">
            <w:r w:rsidRPr="00E00D57" w:rsidDel="00E8426B">
              <w:rPr>
                <w:noProof/>
                <w:rPrChange w:id="839" w:author="Curt Beckmann" w:date="2013-06-06T14:17:00Z">
                  <w:rPr>
                    <w:rStyle w:val="Hyperlink"/>
                    <w:noProof/>
                  </w:rPr>
                </w:rPrChange>
              </w:rPr>
              <w:delText>8.9.1</w:delText>
            </w:r>
            <w:r w:rsidDel="00E8426B">
              <w:rPr>
                <w:rFonts w:eastAsiaTheme="minorEastAsia"/>
                <w:noProof/>
              </w:rPr>
              <w:tab/>
            </w:r>
            <w:r w:rsidRPr="00E00D57" w:rsidDel="00E8426B">
              <w:rPr>
                <w:noProof/>
                <w:rPrChange w:id="840" w:author="Curt Beckmann" w:date="2013-06-06T14:17:00Z">
                  <w:rPr>
                    <w:rStyle w:val="Hyperlink"/>
                    <w:noProof/>
                  </w:rPr>
                </w:rPrChange>
              </w:rPr>
              <w:delText>UML Diagram</w:delText>
            </w:r>
            <w:r w:rsidDel="00E8426B">
              <w:rPr>
                <w:noProof/>
                <w:webHidden/>
              </w:rPr>
              <w:tab/>
              <w:delText>47</w:delText>
            </w:r>
          </w:del>
        </w:p>
        <w:p w14:paraId="527F7FAD" w14:textId="77777777" w:rsidR="00C128FA" w:rsidDel="00E8426B" w:rsidRDefault="00C128FA">
          <w:pPr>
            <w:pStyle w:val="TOC3"/>
            <w:tabs>
              <w:tab w:val="left" w:pos="1320"/>
              <w:tab w:val="right" w:leader="dot" w:pos="9350"/>
            </w:tabs>
            <w:rPr>
              <w:del w:id="841" w:author="Anees Shaikh" w:date="2013-10-06T22:10:00Z"/>
              <w:rFonts w:eastAsiaTheme="minorEastAsia"/>
              <w:noProof/>
            </w:rPr>
          </w:pPr>
          <w:del w:id="842" w:author="Anees Shaikh" w:date="2013-10-06T22:10:00Z">
            <w:r w:rsidRPr="00E00D57" w:rsidDel="00E8426B">
              <w:rPr>
                <w:noProof/>
                <w:rPrChange w:id="843" w:author="Curt Beckmann" w:date="2013-06-06T14:17:00Z">
                  <w:rPr>
                    <w:rStyle w:val="Hyperlink"/>
                    <w:noProof/>
                  </w:rPr>
                </w:rPrChange>
              </w:rPr>
              <w:delText>8.9.2</w:delText>
            </w:r>
            <w:r w:rsidDel="00E8426B">
              <w:rPr>
                <w:rFonts w:eastAsiaTheme="minorEastAsia"/>
                <w:noProof/>
              </w:rPr>
              <w:tab/>
            </w:r>
            <w:r w:rsidRPr="00E00D57" w:rsidDel="00E8426B">
              <w:rPr>
                <w:noProof/>
                <w:rPrChange w:id="844" w:author="Curt Beckmann" w:date="2013-06-06T14:17:00Z">
                  <w:rPr>
                    <w:rStyle w:val="Hyperlink"/>
                    <w:noProof/>
                  </w:rPr>
                </w:rPrChange>
              </w:rPr>
              <w:delText>XML Schema</w:delText>
            </w:r>
            <w:r w:rsidDel="00E8426B">
              <w:rPr>
                <w:noProof/>
                <w:webHidden/>
              </w:rPr>
              <w:tab/>
              <w:delText>48</w:delText>
            </w:r>
          </w:del>
        </w:p>
        <w:p w14:paraId="0051E7D1" w14:textId="77777777" w:rsidR="00C128FA" w:rsidDel="00E8426B" w:rsidRDefault="00C128FA">
          <w:pPr>
            <w:pStyle w:val="TOC3"/>
            <w:tabs>
              <w:tab w:val="left" w:pos="1320"/>
              <w:tab w:val="right" w:leader="dot" w:pos="9350"/>
            </w:tabs>
            <w:rPr>
              <w:del w:id="845" w:author="Anees Shaikh" w:date="2013-10-06T22:10:00Z"/>
              <w:rFonts w:eastAsiaTheme="minorEastAsia"/>
              <w:noProof/>
            </w:rPr>
          </w:pPr>
          <w:del w:id="846" w:author="Anees Shaikh" w:date="2013-10-06T22:10:00Z">
            <w:r w:rsidRPr="00E00D57" w:rsidDel="00E8426B">
              <w:rPr>
                <w:noProof/>
                <w:rPrChange w:id="847" w:author="Curt Beckmann" w:date="2013-06-06T14:17:00Z">
                  <w:rPr>
                    <w:rStyle w:val="Hyperlink"/>
                    <w:noProof/>
                  </w:rPr>
                </w:rPrChange>
              </w:rPr>
              <w:delText>8.9.3</w:delText>
            </w:r>
            <w:r w:rsidDel="00E8426B">
              <w:rPr>
                <w:rFonts w:eastAsiaTheme="minorEastAsia"/>
                <w:noProof/>
              </w:rPr>
              <w:tab/>
            </w:r>
            <w:r w:rsidRPr="00E00D57" w:rsidDel="00E8426B">
              <w:rPr>
                <w:noProof/>
                <w:rPrChange w:id="848" w:author="Curt Beckmann" w:date="2013-06-06T14:17:00Z">
                  <w:rPr>
                    <w:rStyle w:val="Hyperlink"/>
                    <w:noProof/>
                  </w:rPr>
                </w:rPrChange>
              </w:rPr>
              <w:delText>XML Examples</w:delText>
            </w:r>
            <w:r w:rsidDel="00E8426B">
              <w:rPr>
                <w:noProof/>
                <w:webHidden/>
              </w:rPr>
              <w:tab/>
              <w:delText>59</w:delText>
            </w:r>
          </w:del>
        </w:p>
        <w:p w14:paraId="6136F9D7" w14:textId="77777777" w:rsidR="00C128FA" w:rsidDel="00E8426B" w:rsidRDefault="00C128FA">
          <w:pPr>
            <w:pStyle w:val="TOC2"/>
            <w:tabs>
              <w:tab w:val="left" w:pos="880"/>
              <w:tab w:val="right" w:leader="dot" w:pos="9350"/>
            </w:tabs>
            <w:rPr>
              <w:del w:id="849" w:author="Anees Shaikh" w:date="2013-10-06T22:10:00Z"/>
              <w:rFonts w:eastAsiaTheme="minorEastAsia"/>
              <w:noProof/>
            </w:rPr>
          </w:pPr>
          <w:del w:id="850" w:author="Anees Shaikh" w:date="2013-10-06T22:10:00Z">
            <w:r w:rsidRPr="00E00D57" w:rsidDel="00E8426B">
              <w:rPr>
                <w:noProof/>
                <w:rPrChange w:id="851" w:author="Curt Beckmann" w:date="2013-06-06T14:17:00Z">
                  <w:rPr>
                    <w:rStyle w:val="Hyperlink"/>
                    <w:noProof/>
                  </w:rPr>
                </w:rPrChange>
              </w:rPr>
              <w:delText>8.10</w:delText>
            </w:r>
            <w:r w:rsidDel="00E8426B">
              <w:rPr>
                <w:rFonts w:eastAsiaTheme="minorEastAsia"/>
                <w:noProof/>
              </w:rPr>
              <w:tab/>
            </w:r>
            <w:r w:rsidRPr="00E00D57" w:rsidDel="00E8426B">
              <w:rPr>
                <w:noProof/>
                <w:rPrChange w:id="852" w:author="Curt Beckmann" w:date="2013-06-06T14:17:00Z">
                  <w:rPr>
                    <w:rStyle w:val="Hyperlink"/>
                    <w:noProof/>
                  </w:rPr>
                </w:rPrChange>
              </w:rPr>
              <w:delText>OpenFlow Port Feature</w:delText>
            </w:r>
            <w:r w:rsidDel="00E8426B">
              <w:rPr>
                <w:noProof/>
                <w:webHidden/>
              </w:rPr>
              <w:tab/>
              <w:delText>61</w:delText>
            </w:r>
          </w:del>
        </w:p>
        <w:p w14:paraId="151BA0CD" w14:textId="77777777" w:rsidR="00C128FA" w:rsidDel="00E8426B" w:rsidRDefault="00C128FA">
          <w:pPr>
            <w:pStyle w:val="TOC3"/>
            <w:tabs>
              <w:tab w:val="left" w:pos="1320"/>
              <w:tab w:val="right" w:leader="dot" w:pos="9350"/>
            </w:tabs>
            <w:rPr>
              <w:del w:id="853" w:author="Anees Shaikh" w:date="2013-10-06T22:10:00Z"/>
              <w:rFonts w:eastAsiaTheme="minorEastAsia"/>
              <w:noProof/>
            </w:rPr>
          </w:pPr>
          <w:del w:id="854" w:author="Anees Shaikh" w:date="2013-10-06T22:10:00Z">
            <w:r w:rsidRPr="00E00D57" w:rsidDel="00E8426B">
              <w:rPr>
                <w:noProof/>
                <w:rPrChange w:id="855" w:author="Curt Beckmann" w:date="2013-06-06T14:17:00Z">
                  <w:rPr>
                    <w:rStyle w:val="Hyperlink"/>
                    <w:noProof/>
                  </w:rPr>
                </w:rPrChange>
              </w:rPr>
              <w:delText>8.10.1</w:delText>
            </w:r>
            <w:r w:rsidDel="00E8426B">
              <w:rPr>
                <w:rFonts w:eastAsiaTheme="minorEastAsia"/>
                <w:noProof/>
              </w:rPr>
              <w:tab/>
            </w:r>
            <w:r w:rsidRPr="00E00D57" w:rsidDel="00E8426B">
              <w:rPr>
                <w:noProof/>
                <w:rPrChange w:id="856" w:author="Curt Beckmann" w:date="2013-06-06T14:17:00Z">
                  <w:rPr>
                    <w:rStyle w:val="Hyperlink"/>
                    <w:noProof/>
                  </w:rPr>
                </w:rPrChange>
              </w:rPr>
              <w:delText>UML Diagram</w:delText>
            </w:r>
            <w:r w:rsidDel="00E8426B">
              <w:rPr>
                <w:noProof/>
                <w:webHidden/>
              </w:rPr>
              <w:tab/>
              <w:delText>61</w:delText>
            </w:r>
          </w:del>
        </w:p>
        <w:p w14:paraId="5FF4855A" w14:textId="77777777" w:rsidR="00C128FA" w:rsidDel="00E8426B" w:rsidRDefault="00C128FA">
          <w:pPr>
            <w:pStyle w:val="TOC3"/>
            <w:tabs>
              <w:tab w:val="left" w:pos="1320"/>
              <w:tab w:val="right" w:leader="dot" w:pos="9350"/>
            </w:tabs>
            <w:rPr>
              <w:del w:id="857" w:author="Anees Shaikh" w:date="2013-10-06T22:10:00Z"/>
              <w:rFonts w:eastAsiaTheme="minorEastAsia"/>
              <w:noProof/>
            </w:rPr>
          </w:pPr>
          <w:del w:id="858" w:author="Anees Shaikh" w:date="2013-10-06T22:10:00Z">
            <w:r w:rsidRPr="00E00D57" w:rsidDel="00E8426B">
              <w:rPr>
                <w:noProof/>
                <w:rPrChange w:id="859" w:author="Curt Beckmann" w:date="2013-06-06T14:17:00Z">
                  <w:rPr>
                    <w:rStyle w:val="Hyperlink"/>
                    <w:noProof/>
                  </w:rPr>
                </w:rPrChange>
              </w:rPr>
              <w:delText>8.10.2</w:delText>
            </w:r>
            <w:r w:rsidDel="00E8426B">
              <w:rPr>
                <w:rFonts w:eastAsiaTheme="minorEastAsia"/>
                <w:noProof/>
              </w:rPr>
              <w:tab/>
            </w:r>
            <w:r w:rsidRPr="00E00D57" w:rsidDel="00E8426B">
              <w:rPr>
                <w:noProof/>
                <w:rPrChange w:id="860" w:author="Curt Beckmann" w:date="2013-06-06T14:17:00Z">
                  <w:rPr>
                    <w:rStyle w:val="Hyperlink"/>
                    <w:noProof/>
                  </w:rPr>
                </w:rPrChange>
              </w:rPr>
              <w:delText>XML Schema</w:delText>
            </w:r>
            <w:r w:rsidDel="00E8426B">
              <w:rPr>
                <w:noProof/>
                <w:webHidden/>
              </w:rPr>
              <w:tab/>
              <w:delText>61</w:delText>
            </w:r>
          </w:del>
        </w:p>
        <w:p w14:paraId="42ACC654" w14:textId="77777777" w:rsidR="00C128FA" w:rsidDel="00E8426B" w:rsidRDefault="00C128FA">
          <w:pPr>
            <w:pStyle w:val="TOC3"/>
            <w:tabs>
              <w:tab w:val="left" w:pos="1320"/>
              <w:tab w:val="right" w:leader="dot" w:pos="9350"/>
            </w:tabs>
            <w:rPr>
              <w:del w:id="861" w:author="Anees Shaikh" w:date="2013-10-06T22:10:00Z"/>
              <w:rFonts w:eastAsiaTheme="minorEastAsia"/>
              <w:noProof/>
            </w:rPr>
          </w:pPr>
          <w:del w:id="862" w:author="Anees Shaikh" w:date="2013-10-06T22:10:00Z">
            <w:r w:rsidRPr="00E00D57" w:rsidDel="00E8426B">
              <w:rPr>
                <w:noProof/>
                <w:rPrChange w:id="863" w:author="Curt Beckmann" w:date="2013-06-06T14:17:00Z">
                  <w:rPr>
                    <w:rStyle w:val="Hyperlink"/>
                    <w:noProof/>
                  </w:rPr>
                </w:rPrChange>
              </w:rPr>
              <w:delText>8.10.3</w:delText>
            </w:r>
            <w:r w:rsidDel="00E8426B">
              <w:rPr>
                <w:rFonts w:eastAsiaTheme="minorEastAsia"/>
                <w:noProof/>
              </w:rPr>
              <w:tab/>
            </w:r>
            <w:r w:rsidRPr="00E00D57" w:rsidDel="00E8426B">
              <w:rPr>
                <w:noProof/>
                <w:rPrChange w:id="864" w:author="Curt Beckmann" w:date="2013-06-06T14:17:00Z">
                  <w:rPr>
                    <w:rStyle w:val="Hyperlink"/>
                    <w:noProof/>
                  </w:rPr>
                </w:rPrChange>
              </w:rPr>
              <w:delText>XML Example</w:delText>
            </w:r>
            <w:r w:rsidDel="00E8426B">
              <w:rPr>
                <w:noProof/>
                <w:webHidden/>
              </w:rPr>
              <w:tab/>
              <w:delText>65</w:delText>
            </w:r>
          </w:del>
        </w:p>
        <w:p w14:paraId="79416F49" w14:textId="77777777" w:rsidR="00C128FA" w:rsidDel="00E8426B" w:rsidRDefault="00C128FA">
          <w:pPr>
            <w:pStyle w:val="TOC2"/>
            <w:tabs>
              <w:tab w:val="left" w:pos="880"/>
              <w:tab w:val="right" w:leader="dot" w:pos="9350"/>
            </w:tabs>
            <w:rPr>
              <w:del w:id="865" w:author="Anees Shaikh" w:date="2013-10-06T22:10:00Z"/>
              <w:rFonts w:eastAsiaTheme="minorEastAsia"/>
              <w:noProof/>
            </w:rPr>
          </w:pPr>
          <w:del w:id="866" w:author="Anees Shaikh" w:date="2013-10-06T22:10:00Z">
            <w:r w:rsidRPr="00E00D57" w:rsidDel="00E8426B">
              <w:rPr>
                <w:noProof/>
                <w:rPrChange w:id="867" w:author="Curt Beckmann" w:date="2013-06-06T14:17:00Z">
                  <w:rPr>
                    <w:rStyle w:val="Hyperlink"/>
                    <w:noProof/>
                  </w:rPr>
                </w:rPrChange>
              </w:rPr>
              <w:delText>8.11</w:delText>
            </w:r>
            <w:r w:rsidDel="00E8426B">
              <w:rPr>
                <w:rFonts w:eastAsiaTheme="minorEastAsia"/>
                <w:noProof/>
              </w:rPr>
              <w:tab/>
            </w:r>
            <w:r w:rsidRPr="00E00D57" w:rsidDel="00E8426B">
              <w:rPr>
                <w:noProof/>
                <w:rPrChange w:id="868" w:author="Curt Beckmann" w:date="2013-06-06T14:17:00Z">
                  <w:rPr>
                    <w:rStyle w:val="Hyperlink"/>
                    <w:noProof/>
                  </w:rPr>
                </w:rPrChange>
              </w:rPr>
              <w:delText>OpenFlow Queue</w:delText>
            </w:r>
            <w:r w:rsidDel="00E8426B">
              <w:rPr>
                <w:noProof/>
                <w:webHidden/>
              </w:rPr>
              <w:tab/>
              <w:delText>65</w:delText>
            </w:r>
          </w:del>
        </w:p>
        <w:p w14:paraId="5E573D80" w14:textId="77777777" w:rsidR="00C128FA" w:rsidDel="00E8426B" w:rsidRDefault="00C128FA">
          <w:pPr>
            <w:pStyle w:val="TOC3"/>
            <w:tabs>
              <w:tab w:val="left" w:pos="1320"/>
              <w:tab w:val="right" w:leader="dot" w:pos="9350"/>
            </w:tabs>
            <w:rPr>
              <w:del w:id="869" w:author="Anees Shaikh" w:date="2013-10-06T22:10:00Z"/>
              <w:rFonts w:eastAsiaTheme="minorEastAsia"/>
              <w:noProof/>
            </w:rPr>
          </w:pPr>
          <w:del w:id="870" w:author="Anees Shaikh" w:date="2013-10-06T22:10:00Z">
            <w:r w:rsidRPr="00E00D57" w:rsidDel="00E8426B">
              <w:rPr>
                <w:noProof/>
                <w:rPrChange w:id="871" w:author="Curt Beckmann" w:date="2013-06-06T14:17:00Z">
                  <w:rPr>
                    <w:rStyle w:val="Hyperlink"/>
                    <w:noProof/>
                  </w:rPr>
                </w:rPrChange>
              </w:rPr>
              <w:delText>8.11.1</w:delText>
            </w:r>
            <w:r w:rsidDel="00E8426B">
              <w:rPr>
                <w:rFonts w:eastAsiaTheme="minorEastAsia"/>
                <w:noProof/>
              </w:rPr>
              <w:tab/>
            </w:r>
            <w:r w:rsidRPr="00E00D57" w:rsidDel="00E8426B">
              <w:rPr>
                <w:noProof/>
                <w:rPrChange w:id="872" w:author="Curt Beckmann" w:date="2013-06-06T14:17:00Z">
                  <w:rPr>
                    <w:rStyle w:val="Hyperlink"/>
                    <w:noProof/>
                  </w:rPr>
                </w:rPrChange>
              </w:rPr>
              <w:delText>UML Diagram</w:delText>
            </w:r>
            <w:r w:rsidDel="00E8426B">
              <w:rPr>
                <w:noProof/>
                <w:webHidden/>
              </w:rPr>
              <w:tab/>
              <w:delText>66</w:delText>
            </w:r>
          </w:del>
        </w:p>
        <w:p w14:paraId="53DF4C9D" w14:textId="77777777" w:rsidR="00C128FA" w:rsidDel="00E8426B" w:rsidRDefault="00C128FA">
          <w:pPr>
            <w:pStyle w:val="TOC3"/>
            <w:tabs>
              <w:tab w:val="left" w:pos="1320"/>
              <w:tab w:val="right" w:leader="dot" w:pos="9350"/>
            </w:tabs>
            <w:rPr>
              <w:del w:id="873" w:author="Anees Shaikh" w:date="2013-10-06T22:10:00Z"/>
              <w:rFonts w:eastAsiaTheme="minorEastAsia"/>
              <w:noProof/>
            </w:rPr>
          </w:pPr>
          <w:del w:id="874" w:author="Anees Shaikh" w:date="2013-10-06T22:10:00Z">
            <w:r w:rsidRPr="00E00D57" w:rsidDel="00E8426B">
              <w:rPr>
                <w:noProof/>
                <w:rPrChange w:id="875" w:author="Curt Beckmann" w:date="2013-06-06T14:17:00Z">
                  <w:rPr>
                    <w:rStyle w:val="Hyperlink"/>
                    <w:noProof/>
                  </w:rPr>
                </w:rPrChange>
              </w:rPr>
              <w:delText>8.11.2</w:delText>
            </w:r>
            <w:r w:rsidDel="00E8426B">
              <w:rPr>
                <w:rFonts w:eastAsiaTheme="minorEastAsia"/>
                <w:noProof/>
              </w:rPr>
              <w:tab/>
            </w:r>
            <w:r w:rsidRPr="00E00D57" w:rsidDel="00E8426B">
              <w:rPr>
                <w:noProof/>
                <w:rPrChange w:id="876" w:author="Curt Beckmann" w:date="2013-06-06T14:17:00Z">
                  <w:rPr>
                    <w:rStyle w:val="Hyperlink"/>
                    <w:noProof/>
                  </w:rPr>
                </w:rPrChange>
              </w:rPr>
              <w:delText>XML Schema</w:delText>
            </w:r>
            <w:r w:rsidDel="00E8426B">
              <w:rPr>
                <w:noProof/>
                <w:webHidden/>
              </w:rPr>
              <w:tab/>
              <w:delText>66</w:delText>
            </w:r>
          </w:del>
        </w:p>
        <w:p w14:paraId="388AF934" w14:textId="77777777" w:rsidR="00C128FA" w:rsidDel="00E8426B" w:rsidRDefault="00C128FA">
          <w:pPr>
            <w:pStyle w:val="TOC3"/>
            <w:tabs>
              <w:tab w:val="left" w:pos="1320"/>
              <w:tab w:val="right" w:leader="dot" w:pos="9350"/>
            </w:tabs>
            <w:rPr>
              <w:del w:id="877" w:author="Anees Shaikh" w:date="2013-10-06T22:10:00Z"/>
              <w:rFonts w:eastAsiaTheme="minorEastAsia"/>
              <w:noProof/>
            </w:rPr>
          </w:pPr>
          <w:del w:id="878" w:author="Anees Shaikh" w:date="2013-10-06T22:10:00Z">
            <w:r w:rsidRPr="00E00D57" w:rsidDel="00E8426B">
              <w:rPr>
                <w:noProof/>
                <w:rPrChange w:id="879" w:author="Curt Beckmann" w:date="2013-06-06T14:17:00Z">
                  <w:rPr>
                    <w:rStyle w:val="Hyperlink"/>
                    <w:noProof/>
                  </w:rPr>
                </w:rPrChange>
              </w:rPr>
              <w:delText>8.11.3</w:delText>
            </w:r>
            <w:r w:rsidDel="00E8426B">
              <w:rPr>
                <w:rFonts w:eastAsiaTheme="minorEastAsia"/>
                <w:noProof/>
              </w:rPr>
              <w:tab/>
            </w:r>
            <w:r w:rsidRPr="00E00D57" w:rsidDel="00E8426B">
              <w:rPr>
                <w:noProof/>
                <w:rPrChange w:id="880" w:author="Curt Beckmann" w:date="2013-06-06T14:17:00Z">
                  <w:rPr>
                    <w:rStyle w:val="Hyperlink"/>
                    <w:noProof/>
                  </w:rPr>
                </w:rPrChange>
              </w:rPr>
              <w:delText>XML Example</w:delText>
            </w:r>
            <w:r w:rsidDel="00E8426B">
              <w:rPr>
                <w:noProof/>
                <w:webHidden/>
              </w:rPr>
              <w:tab/>
              <w:delText>69</w:delText>
            </w:r>
          </w:del>
        </w:p>
        <w:p w14:paraId="46871562" w14:textId="77777777" w:rsidR="00C128FA" w:rsidDel="00E8426B" w:rsidRDefault="00C128FA">
          <w:pPr>
            <w:pStyle w:val="TOC2"/>
            <w:tabs>
              <w:tab w:val="left" w:pos="880"/>
              <w:tab w:val="right" w:leader="dot" w:pos="9350"/>
            </w:tabs>
            <w:rPr>
              <w:del w:id="881" w:author="Anees Shaikh" w:date="2013-10-06T22:10:00Z"/>
              <w:rFonts w:eastAsiaTheme="minorEastAsia"/>
              <w:noProof/>
            </w:rPr>
          </w:pPr>
          <w:del w:id="882" w:author="Anees Shaikh" w:date="2013-10-06T22:10:00Z">
            <w:r w:rsidRPr="00E00D57" w:rsidDel="00E8426B">
              <w:rPr>
                <w:noProof/>
                <w:rPrChange w:id="883" w:author="Curt Beckmann" w:date="2013-06-06T14:17:00Z">
                  <w:rPr>
                    <w:rStyle w:val="Hyperlink"/>
                    <w:noProof/>
                  </w:rPr>
                </w:rPrChange>
              </w:rPr>
              <w:delText>8.12</w:delText>
            </w:r>
            <w:r w:rsidDel="00E8426B">
              <w:rPr>
                <w:rFonts w:eastAsiaTheme="minorEastAsia"/>
                <w:noProof/>
              </w:rPr>
              <w:tab/>
            </w:r>
            <w:r w:rsidRPr="00E00D57" w:rsidDel="00E8426B">
              <w:rPr>
                <w:noProof/>
                <w:rPrChange w:id="884" w:author="Curt Beckmann" w:date="2013-06-06T14:17:00Z">
                  <w:rPr>
                    <w:rStyle w:val="Hyperlink"/>
                    <w:noProof/>
                  </w:rPr>
                </w:rPrChange>
              </w:rPr>
              <w:delText>External Certificate</w:delText>
            </w:r>
            <w:r w:rsidDel="00E8426B">
              <w:rPr>
                <w:noProof/>
                <w:webHidden/>
              </w:rPr>
              <w:tab/>
              <w:delText>69</w:delText>
            </w:r>
          </w:del>
        </w:p>
        <w:p w14:paraId="474C341B" w14:textId="77777777" w:rsidR="00C128FA" w:rsidDel="00E8426B" w:rsidRDefault="00C128FA">
          <w:pPr>
            <w:pStyle w:val="TOC3"/>
            <w:tabs>
              <w:tab w:val="left" w:pos="1320"/>
              <w:tab w:val="right" w:leader="dot" w:pos="9350"/>
            </w:tabs>
            <w:rPr>
              <w:del w:id="885" w:author="Anees Shaikh" w:date="2013-10-06T22:10:00Z"/>
              <w:rFonts w:eastAsiaTheme="minorEastAsia"/>
              <w:noProof/>
            </w:rPr>
          </w:pPr>
          <w:del w:id="886" w:author="Anees Shaikh" w:date="2013-10-06T22:10:00Z">
            <w:r w:rsidRPr="00E00D57" w:rsidDel="00E8426B">
              <w:rPr>
                <w:noProof/>
                <w:rPrChange w:id="887" w:author="Curt Beckmann" w:date="2013-06-06T14:17:00Z">
                  <w:rPr>
                    <w:rStyle w:val="Hyperlink"/>
                    <w:noProof/>
                  </w:rPr>
                </w:rPrChange>
              </w:rPr>
              <w:delText>8.12.1</w:delText>
            </w:r>
            <w:r w:rsidDel="00E8426B">
              <w:rPr>
                <w:rFonts w:eastAsiaTheme="minorEastAsia"/>
                <w:noProof/>
              </w:rPr>
              <w:tab/>
            </w:r>
            <w:r w:rsidRPr="00E00D57" w:rsidDel="00E8426B">
              <w:rPr>
                <w:noProof/>
                <w:rPrChange w:id="888" w:author="Curt Beckmann" w:date="2013-06-06T14:17:00Z">
                  <w:rPr>
                    <w:rStyle w:val="Hyperlink"/>
                    <w:noProof/>
                  </w:rPr>
                </w:rPrChange>
              </w:rPr>
              <w:delText>UML Diagram</w:delText>
            </w:r>
            <w:r w:rsidDel="00E8426B">
              <w:rPr>
                <w:noProof/>
                <w:webHidden/>
              </w:rPr>
              <w:tab/>
              <w:delText>69</w:delText>
            </w:r>
          </w:del>
        </w:p>
        <w:p w14:paraId="5177D20A" w14:textId="77777777" w:rsidR="00C128FA" w:rsidDel="00E8426B" w:rsidRDefault="00C128FA">
          <w:pPr>
            <w:pStyle w:val="TOC3"/>
            <w:tabs>
              <w:tab w:val="left" w:pos="1320"/>
              <w:tab w:val="right" w:leader="dot" w:pos="9350"/>
            </w:tabs>
            <w:rPr>
              <w:del w:id="889" w:author="Anees Shaikh" w:date="2013-10-06T22:10:00Z"/>
              <w:rFonts w:eastAsiaTheme="minorEastAsia"/>
              <w:noProof/>
            </w:rPr>
          </w:pPr>
          <w:del w:id="890" w:author="Anees Shaikh" w:date="2013-10-06T22:10:00Z">
            <w:r w:rsidRPr="00E00D57" w:rsidDel="00E8426B">
              <w:rPr>
                <w:noProof/>
                <w:rPrChange w:id="891" w:author="Curt Beckmann" w:date="2013-06-06T14:17:00Z">
                  <w:rPr>
                    <w:rStyle w:val="Hyperlink"/>
                    <w:noProof/>
                  </w:rPr>
                </w:rPrChange>
              </w:rPr>
              <w:delText>8.12.2</w:delText>
            </w:r>
            <w:r w:rsidDel="00E8426B">
              <w:rPr>
                <w:rFonts w:eastAsiaTheme="minorEastAsia"/>
                <w:noProof/>
              </w:rPr>
              <w:tab/>
            </w:r>
            <w:r w:rsidRPr="00E00D57" w:rsidDel="00E8426B">
              <w:rPr>
                <w:noProof/>
                <w:rPrChange w:id="892" w:author="Curt Beckmann" w:date="2013-06-06T14:17:00Z">
                  <w:rPr>
                    <w:rStyle w:val="Hyperlink"/>
                    <w:noProof/>
                  </w:rPr>
                </w:rPrChange>
              </w:rPr>
              <w:delText>XML Schema</w:delText>
            </w:r>
            <w:r w:rsidDel="00E8426B">
              <w:rPr>
                <w:noProof/>
                <w:webHidden/>
              </w:rPr>
              <w:tab/>
              <w:delText>69</w:delText>
            </w:r>
          </w:del>
        </w:p>
        <w:p w14:paraId="7CC1A87D" w14:textId="77777777" w:rsidR="00C128FA" w:rsidDel="00E8426B" w:rsidRDefault="00C128FA">
          <w:pPr>
            <w:pStyle w:val="TOC3"/>
            <w:tabs>
              <w:tab w:val="left" w:pos="1320"/>
              <w:tab w:val="right" w:leader="dot" w:pos="9350"/>
            </w:tabs>
            <w:rPr>
              <w:del w:id="893" w:author="Anees Shaikh" w:date="2013-10-06T22:10:00Z"/>
              <w:rFonts w:eastAsiaTheme="minorEastAsia"/>
              <w:noProof/>
            </w:rPr>
          </w:pPr>
          <w:del w:id="894" w:author="Anees Shaikh" w:date="2013-10-06T22:10:00Z">
            <w:r w:rsidRPr="00E00D57" w:rsidDel="00E8426B">
              <w:rPr>
                <w:noProof/>
                <w:rPrChange w:id="895" w:author="Curt Beckmann" w:date="2013-06-06T14:17:00Z">
                  <w:rPr>
                    <w:rStyle w:val="Hyperlink"/>
                    <w:noProof/>
                  </w:rPr>
                </w:rPrChange>
              </w:rPr>
              <w:delText>8.12.3</w:delText>
            </w:r>
            <w:r w:rsidDel="00E8426B">
              <w:rPr>
                <w:rFonts w:eastAsiaTheme="minorEastAsia"/>
                <w:noProof/>
              </w:rPr>
              <w:tab/>
            </w:r>
            <w:r w:rsidRPr="00E00D57" w:rsidDel="00E8426B">
              <w:rPr>
                <w:noProof/>
                <w:rPrChange w:id="896" w:author="Curt Beckmann" w:date="2013-06-06T14:17:00Z">
                  <w:rPr>
                    <w:rStyle w:val="Hyperlink"/>
                    <w:noProof/>
                  </w:rPr>
                </w:rPrChange>
              </w:rPr>
              <w:delText>XML Example</w:delText>
            </w:r>
            <w:r w:rsidDel="00E8426B">
              <w:rPr>
                <w:noProof/>
                <w:webHidden/>
              </w:rPr>
              <w:tab/>
              <w:delText>70</w:delText>
            </w:r>
          </w:del>
        </w:p>
        <w:p w14:paraId="2C69C1F7" w14:textId="77777777" w:rsidR="00C128FA" w:rsidDel="00E8426B" w:rsidRDefault="00C128FA">
          <w:pPr>
            <w:pStyle w:val="TOC2"/>
            <w:tabs>
              <w:tab w:val="left" w:pos="880"/>
              <w:tab w:val="right" w:leader="dot" w:pos="9350"/>
            </w:tabs>
            <w:rPr>
              <w:del w:id="897" w:author="Anees Shaikh" w:date="2013-10-06T22:10:00Z"/>
              <w:rFonts w:eastAsiaTheme="minorEastAsia"/>
              <w:noProof/>
            </w:rPr>
          </w:pPr>
          <w:del w:id="898" w:author="Anees Shaikh" w:date="2013-10-06T22:10:00Z">
            <w:r w:rsidRPr="00E00D57" w:rsidDel="00E8426B">
              <w:rPr>
                <w:noProof/>
                <w:rPrChange w:id="899" w:author="Curt Beckmann" w:date="2013-06-06T14:17:00Z">
                  <w:rPr>
                    <w:rStyle w:val="Hyperlink"/>
                    <w:noProof/>
                  </w:rPr>
                </w:rPrChange>
              </w:rPr>
              <w:delText>8.13</w:delText>
            </w:r>
            <w:r w:rsidDel="00E8426B">
              <w:rPr>
                <w:rFonts w:eastAsiaTheme="minorEastAsia"/>
                <w:noProof/>
              </w:rPr>
              <w:tab/>
            </w:r>
            <w:r w:rsidRPr="00E00D57" w:rsidDel="00E8426B">
              <w:rPr>
                <w:noProof/>
                <w:rPrChange w:id="900" w:author="Curt Beckmann" w:date="2013-06-06T14:17:00Z">
                  <w:rPr>
                    <w:rStyle w:val="Hyperlink"/>
                    <w:noProof/>
                  </w:rPr>
                </w:rPrChange>
              </w:rPr>
              <w:delText>Owned Certificate</w:delText>
            </w:r>
            <w:r w:rsidDel="00E8426B">
              <w:rPr>
                <w:noProof/>
                <w:webHidden/>
              </w:rPr>
              <w:tab/>
              <w:delText>70</w:delText>
            </w:r>
          </w:del>
        </w:p>
        <w:p w14:paraId="7042F2A0" w14:textId="77777777" w:rsidR="00C128FA" w:rsidDel="00E8426B" w:rsidRDefault="00C128FA">
          <w:pPr>
            <w:pStyle w:val="TOC3"/>
            <w:tabs>
              <w:tab w:val="left" w:pos="1320"/>
              <w:tab w:val="right" w:leader="dot" w:pos="9350"/>
            </w:tabs>
            <w:rPr>
              <w:del w:id="901" w:author="Anees Shaikh" w:date="2013-10-06T22:10:00Z"/>
              <w:rFonts w:eastAsiaTheme="minorEastAsia"/>
              <w:noProof/>
            </w:rPr>
          </w:pPr>
          <w:del w:id="902" w:author="Anees Shaikh" w:date="2013-10-06T22:10:00Z">
            <w:r w:rsidRPr="00E00D57" w:rsidDel="00E8426B">
              <w:rPr>
                <w:noProof/>
                <w:rPrChange w:id="903" w:author="Curt Beckmann" w:date="2013-06-06T14:17:00Z">
                  <w:rPr>
                    <w:rStyle w:val="Hyperlink"/>
                    <w:noProof/>
                  </w:rPr>
                </w:rPrChange>
              </w:rPr>
              <w:delText>8.13.1</w:delText>
            </w:r>
            <w:r w:rsidDel="00E8426B">
              <w:rPr>
                <w:rFonts w:eastAsiaTheme="minorEastAsia"/>
                <w:noProof/>
              </w:rPr>
              <w:tab/>
            </w:r>
            <w:r w:rsidRPr="00E00D57" w:rsidDel="00E8426B">
              <w:rPr>
                <w:noProof/>
                <w:rPrChange w:id="904" w:author="Curt Beckmann" w:date="2013-06-06T14:17:00Z">
                  <w:rPr>
                    <w:rStyle w:val="Hyperlink"/>
                    <w:noProof/>
                  </w:rPr>
                </w:rPrChange>
              </w:rPr>
              <w:delText>UML Diagram</w:delText>
            </w:r>
            <w:r w:rsidDel="00E8426B">
              <w:rPr>
                <w:noProof/>
                <w:webHidden/>
              </w:rPr>
              <w:tab/>
              <w:delText>71</w:delText>
            </w:r>
          </w:del>
        </w:p>
        <w:p w14:paraId="5362D26B" w14:textId="77777777" w:rsidR="00C128FA" w:rsidDel="00E8426B" w:rsidRDefault="00C128FA">
          <w:pPr>
            <w:pStyle w:val="TOC3"/>
            <w:tabs>
              <w:tab w:val="left" w:pos="1320"/>
              <w:tab w:val="right" w:leader="dot" w:pos="9350"/>
            </w:tabs>
            <w:rPr>
              <w:del w:id="905" w:author="Anees Shaikh" w:date="2013-10-06T22:10:00Z"/>
              <w:rFonts w:eastAsiaTheme="minorEastAsia"/>
              <w:noProof/>
            </w:rPr>
          </w:pPr>
          <w:del w:id="906" w:author="Anees Shaikh" w:date="2013-10-06T22:10:00Z">
            <w:r w:rsidRPr="00E00D57" w:rsidDel="00E8426B">
              <w:rPr>
                <w:noProof/>
                <w:rPrChange w:id="907" w:author="Curt Beckmann" w:date="2013-06-06T14:17:00Z">
                  <w:rPr>
                    <w:rStyle w:val="Hyperlink"/>
                    <w:noProof/>
                  </w:rPr>
                </w:rPrChange>
              </w:rPr>
              <w:delText>8.13.2</w:delText>
            </w:r>
            <w:r w:rsidDel="00E8426B">
              <w:rPr>
                <w:rFonts w:eastAsiaTheme="minorEastAsia"/>
                <w:noProof/>
              </w:rPr>
              <w:tab/>
            </w:r>
            <w:r w:rsidRPr="00E00D57" w:rsidDel="00E8426B">
              <w:rPr>
                <w:noProof/>
                <w:rPrChange w:id="908" w:author="Curt Beckmann" w:date="2013-06-06T14:17:00Z">
                  <w:rPr>
                    <w:rStyle w:val="Hyperlink"/>
                    <w:noProof/>
                  </w:rPr>
                </w:rPrChange>
              </w:rPr>
              <w:delText>XML Schema</w:delText>
            </w:r>
            <w:r w:rsidDel="00E8426B">
              <w:rPr>
                <w:noProof/>
                <w:webHidden/>
              </w:rPr>
              <w:tab/>
              <w:delText>71</w:delText>
            </w:r>
          </w:del>
        </w:p>
        <w:p w14:paraId="112F3B19" w14:textId="77777777" w:rsidR="00C128FA" w:rsidDel="00E8426B" w:rsidRDefault="00C128FA">
          <w:pPr>
            <w:pStyle w:val="TOC3"/>
            <w:tabs>
              <w:tab w:val="left" w:pos="1320"/>
              <w:tab w:val="right" w:leader="dot" w:pos="9350"/>
            </w:tabs>
            <w:rPr>
              <w:del w:id="909" w:author="Anees Shaikh" w:date="2013-10-06T22:10:00Z"/>
              <w:rFonts w:eastAsiaTheme="minorEastAsia"/>
              <w:noProof/>
            </w:rPr>
          </w:pPr>
          <w:del w:id="910" w:author="Anees Shaikh" w:date="2013-10-06T22:10:00Z">
            <w:r w:rsidRPr="00E00D57" w:rsidDel="00E8426B">
              <w:rPr>
                <w:noProof/>
                <w:rPrChange w:id="911" w:author="Curt Beckmann" w:date="2013-06-06T14:17:00Z">
                  <w:rPr>
                    <w:rStyle w:val="Hyperlink"/>
                    <w:noProof/>
                  </w:rPr>
                </w:rPrChange>
              </w:rPr>
              <w:delText>8.13.3</w:delText>
            </w:r>
            <w:r w:rsidDel="00E8426B">
              <w:rPr>
                <w:rFonts w:eastAsiaTheme="minorEastAsia"/>
                <w:noProof/>
              </w:rPr>
              <w:tab/>
            </w:r>
            <w:r w:rsidRPr="00E00D57" w:rsidDel="00E8426B">
              <w:rPr>
                <w:noProof/>
                <w:rPrChange w:id="912" w:author="Curt Beckmann" w:date="2013-06-06T14:17:00Z">
                  <w:rPr>
                    <w:rStyle w:val="Hyperlink"/>
                    <w:noProof/>
                  </w:rPr>
                </w:rPrChange>
              </w:rPr>
              <w:delText>XML Example</w:delText>
            </w:r>
            <w:r w:rsidDel="00E8426B">
              <w:rPr>
                <w:noProof/>
                <w:webHidden/>
              </w:rPr>
              <w:tab/>
              <w:delText>76</w:delText>
            </w:r>
          </w:del>
        </w:p>
        <w:p w14:paraId="5BFAFAF5" w14:textId="77777777" w:rsidR="00C128FA" w:rsidDel="00E8426B" w:rsidRDefault="00C128FA">
          <w:pPr>
            <w:pStyle w:val="TOC2"/>
            <w:tabs>
              <w:tab w:val="left" w:pos="880"/>
              <w:tab w:val="right" w:leader="dot" w:pos="9350"/>
            </w:tabs>
            <w:rPr>
              <w:del w:id="913" w:author="Anees Shaikh" w:date="2013-10-06T22:10:00Z"/>
              <w:rFonts w:eastAsiaTheme="minorEastAsia"/>
              <w:noProof/>
            </w:rPr>
          </w:pPr>
          <w:del w:id="914" w:author="Anees Shaikh" w:date="2013-10-06T22:10:00Z">
            <w:r w:rsidRPr="00E00D57" w:rsidDel="00E8426B">
              <w:rPr>
                <w:noProof/>
                <w:rPrChange w:id="915" w:author="Curt Beckmann" w:date="2013-06-06T14:17:00Z">
                  <w:rPr>
                    <w:rStyle w:val="Hyperlink"/>
                    <w:noProof/>
                  </w:rPr>
                </w:rPrChange>
              </w:rPr>
              <w:delText>8.14</w:delText>
            </w:r>
            <w:r w:rsidDel="00E8426B">
              <w:rPr>
                <w:rFonts w:eastAsiaTheme="minorEastAsia"/>
                <w:noProof/>
              </w:rPr>
              <w:tab/>
            </w:r>
            <w:r w:rsidRPr="00E00D57" w:rsidDel="00E8426B">
              <w:rPr>
                <w:noProof/>
                <w:rPrChange w:id="916" w:author="Curt Beckmann" w:date="2013-06-06T14:17:00Z">
                  <w:rPr>
                    <w:rStyle w:val="Hyperlink"/>
                    <w:noProof/>
                  </w:rPr>
                </w:rPrChange>
              </w:rPr>
              <w:delText>OpenFlow Flow Table</w:delText>
            </w:r>
            <w:r w:rsidDel="00E8426B">
              <w:rPr>
                <w:noProof/>
                <w:webHidden/>
              </w:rPr>
              <w:tab/>
              <w:delText>76</w:delText>
            </w:r>
          </w:del>
        </w:p>
        <w:p w14:paraId="467A70C8" w14:textId="77777777" w:rsidR="00C128FA" w:rsidDel="00E8426B" w:rsidRDefault="00C128FA">
          <w:pPr>
            <w:pStyle w:val="TOC3"/>
            <w:tabs>
              <w:tab w:val="left" w:pos="1320"/>
              <w:tab w:val="right" w:leader="dot" w:pos="9350"/>
            </w:tabs>
            <w:rPr>
              <w:del w:id="917" w:author="Anees Shaikh" w:date="2013-10-06T22:10:00Z"/>
              <w:rFonts w:eastAsiaTheme="minorEastAsia"/>
              <w:noProof/>
            </w:rPr>
          </w:pPr>
          <w:del w:id="918" w:author="Anees Shaikh" w:date="2013-10-06T22:10:00Z">
            <w:r w:rsidRPr="00E00D57" w:rsidDel="00E8426B">
              <w:rPr>
                <w:noProof/>
                <w:rPrChange w:id="919" w:author="Curt Beckmann" w:date="2013-06-06T14:17:00Z">
                  <w:rPr>
                    <w:rStyle w:val="Hyperlink"/>
                    <w:noProof/>
                  </w:rPr>
                </w:rPrChange>
              </w:rPr>
              <w:delText>8.14.1</w:delText>
            </w:r>
            <w:r w:rsidDel="00E8426B">
              <w:rPr>
                <w:rFonts w:eastAsiaTheme="minorEastAsia"/>
                <w:noProof/>
              </w:rPr>
              <w:tab/>
            </w:r>
            <w:r w:rsidRPr="00E00D57" w:rsidDel="00E8426B">
              <w:rPr>
                <w:noProof/>
                <w:rPrChange w:id="920" w:author="Curt Beckmann" w:date="2013-06-06T14:17:00Z">
                  <w:rPr>
                    <w:rStyle w:val="Hyperlink"/>
                    <w:noProof/>
                  </w:rPr>
                </w:rPrChange>
              </w:rPr>
              <w:delText>UML Diagram</w:delText>
            </w:r>
            <w:r w:rsidDel="00E8426B">
              <w:rPr>
                <w:noProof/>
                <w:webHidden/>
              </w:rPr>
              <w:tab/>
              <w:delText>77</w:delText>
            </w:r>
          </w:del>
        </w:p>
        <w:p w14:paraId="62457216" w14:textId="77777777" w:rsidR="00C128FA" w:rsidDel="00E8426B" w:rsidRDefault="00C128FA">
          <w:pPr>
            <w:pStyle w:val="TOC3"/>
            <w:tabs>
              <w:tab w:val="left" w:pos="1320"/>
              <w:tab w:val="right" w:leader="dot" w:pos="9350"/>
            </w:tabs>
            <w:rPr>
              <w:del w:id="921" w:author="Anees Shaikh" w:date="2013-10-06T22:10:00Z"/>
              <w:rFonts w:eastAsiaTheme="minorEastAsia"/>
              <w:noProof/>
            </w:rPr>
          </w:pPr>
          <w:del w:id="922" w:author="Anees Shaikh" w:date="2013-10-06T22:10:00Z">
            <w:r w:rsidRPr="00E00D57" w:rsidDel="00E8426B">
              <w:rPr>
                <w:noProof/>
                <w:rPrChange w:id="923" w:author="Curt Beckmann" w:date="2013-06-06T14:17:00Z">
                  <w:rPr>
                    <w:rStyle w:val="Hyperlink"/>
                    <w:noProof/>
                  </w:rPr>
                </w:rPrChange>
              </w:rPr>
              <w:delText>8.14.2</w:delText>
            </w:r>
            <w:r w:rsidDel="00E8426B">
              <w:rPr>
                <w:rFonts w:eastAsiaTheme="minorEastAsia"/>
                <w:noProof/>
              </w:rPr>
              <w:tab/>
            </w:r>
            <w:r w:rsidRPr="00E00D57" w:rsidDel="00E8426B">
              <w:rPr>
                <w:noProof/>
                <w:rPrChange w:id="924" w:author="Curt Beckmann" w:date="2013-06-06T14:17:00Z">
                  <w:rPr>
                    <w:rStyle w:val="Hyperlink"/>
                    <w:noProof/>
                  </w:rPr>
                </w:rPrChange>
              </w:rPr>
              <w:delText>XML Schema</w:delText>
            </w:r>
            <w:r w:rsidDel="00E8426B">
              <w:rPr>
                <w:noProof/>
                <w:webHidden/>
              </w:rPr>
              <w:tab/>
              <w:delText>77</w:delText>
            </w:r>
          </w:del>
        </w:p>
        <w:p w14:paraId="1D369022" w14:textId="77777777" w:rsidR="00C128FA" w:rsidDel="00E8426B" w:rsidRDefault="00C128FA">
          <w:pPr>
            <w:pStyle w:val="TOC3"/>
            <w:tabs>
              <w:tab w:val="left" w:pos="1320"/>
              <w:tab w:val="right" w:leader="dot" w:pos="9350"/>
            </w:tabs>
            <w:rPr>
              <w:del w:id="925" w:author="Anees Shaikh" w:date="2013-10-06T22:10:00Z"/>
              <w:rFonts w:eastAsiaTheme="minorEastAsia"/>
              <w:noProof/>
            </w:rPr>
          </w:pPr>
          <w:del w:id="926" w:author="Anees Shaikh" w:date="2013-10-06T22:10:00Z">
            <w:r w:rsidRPr="00E00D57" w:rsidDel="00E8426B">
              <w:rPr>
                <w:noProof/>
                <w:rPrChange w:id="927" w:author="Curt Beckmann" w:date="2013-06-06T14:17:00Z">
                  <w:rPr>
                    <w:rStyle w:val="Hyperlink"/>
                    <w:noProof/>
                  </w:rPr>
                </w:rPrChange>
              </w:rPr>
              <w:delText>8.14.3</w:delText>
            </w:r>
            <w:r w:rsidDel="00E8426B">
              <w:rPr>
                <w:rFonts w:eastAsiaTheme="minorEastAsia"/>
                <w:noProof/>
              </w:rPr>
              <w:tab/>
            </w:r>
            <w:r w:rsidRPr="00E00D57" w:rsidDel="00E8426B">
              <w:rPr>
                <w:noProof/>
                <w:rPrChange w:id="928" w:author="Curt Beckmann" w:date="2013-06-06T14:17:00Z">
                  <w:rPr>
                    <w:rStyle w:val="Hyperlink"/>
                    <w:noProof/>
                  </w:rPr>
                </w:rPrChange>
              </w:rPr>
              <w:delText>XML Example</w:delText>
            </w:r>
            <w:r w:rsidDel="00E8426B">
              <w:rPr>
                <w:noProof/>
                <w:webHidden/>
              </w:rPr>
              <w:tab/>
              <w:delText>81</w:delText>
            </w:r>
          </w:del>
        </w:p>
        <w:p w14:paraId="51442F88" w14:textId="77777777" w:rsidR="00C128FA" w:rsidDel="00E8426B" w:rsidRDefault="00C128FA">
          <w:pPr>
            <w:pStyle w:val="TOC1"/>
            <w:tabs>
              <w:tab w:val="left" w:pos="440"/>
              <w:tab w:val="right" w:leader="dot" w:pos="9350"/>
            </w:tabs>
            <w:rPr>
              <w:del w:id="929" w:author="Anees Shaikh" w:date="2013-10-06T22:10:00Z"/>
              <w:rFonts w:eastAsiaTheme="minorEastAsia"/>
              <w:noProof/>
            </w:rPr>
          </w:pPr>
          <w:del w:id="930" w:author="Anees Shaikh" w:date="2013-10-06T22:10:00Z">
            <w:r w:rsidRPr="00E00D57" w:rsidDel="00E8426B">
              <w:rPr>
                <w:noProof/>
                <w:rPrChange w:id="931" w:author="Curt Beckmann" w:date="2013-06-06T14:17:00Z">
                  <w:rPr>
                    <w:rStyle w:val="Hyperlink"/>
                    <w:noProof/>
                  </w:rPr>
                </w:rPrChange>
              </w:rPr>
              <w:delText>9</w:delText>
            </w:r>
            <w:r w:rsidDel="00E8426B">
              <w:rPr>
                <w:rFonts w:eastAsiaTheme="minorEastAsia"/>
                <w:noProof/>
              </w:rPr>
              <w:tab/>
            </w:r>
            <w:r w:rsidRPr="00E00D57" w:rsidDel="00E8426B">
              <w:rPr>
                <w:noProof/>
                <w:rPrChange w:id="932" w:author="Curt Beckmann" w:date="2013-06-06T14:17:00Z">
                  <w:rPr>
                    <w:rStyle w:val="Hyperlink"/>
                    <w:noProof/>
                  </w:rPr>
                </w:rPrChange>
              </w:rPr>
              <w:delText>Binding to NETCONF</w:delText>
            </w:r>
            <w:r w:rsidDel="00E8426B">
              <w:rPr>
                <w:noProof/>
                <w:webHidden/>
              </w:rPr>
              <w:tab/>
              <w:delText>82</w:delText>
            </w:r>
          </w:del>
        </w:p>
        <w:p w14:paraId="3FE063AD" w14:textId="77777777" w:rsidR="00C128FA" w:rsidDel="00E8426B" w:rsidRDefault="00C128FA">
          <w:pPr>
            <w:pStyle w:val="TOC2"/>
            <w:tabs>
              <w:tab w:val="left" w:pos="880"/>
              <w:tab w:val="right" w:leader="dot" w:pos="9350"/>
            </w:tabs>
            <w:rPr>
              <w:del w:id="933" w:author="Anees Shaikh" w:date="2013-10-06T22:10:00Z"/>
              <w:rFonts w:eastAsiaTheme="minorEastAsia"/>
              <w:noProof/>
            </w:rPr>
          </w:pPr>
          <w:del w:id="934" w:author="Anees Shaikh" w:date="2013-10-06T22:10:00Z">
            <w:r w:rsidRPr="00E00D57" w:rsidDel="00E8426B">
              <w:rPr>
                <w:noProof/>
                <w:rPrChange w:id="935" w:author="Curt Beckmann" w:date="2013-06-06T14:17:00Z">
                  <w:rPr>
                    <w:rStyle w:val="Hyperlink"/>
                    <w:noProof/>
                  </w:rPr>
                </w:rPrChange>
              </w:rPr>
              <w:delText>9.1</w:delText>
            </w:r>
            <w:r w:rsidDel="00E8426B">
              <w:rPr>
                <w:rFonts w:eastAsiaTheme="minorEastAsia"/>
                <w:noProof/>
              </w:rPr>
              <w:tab/>
            </w:r>
            <w:r w:rsidRPr="00E00D57" w:rsidDel="00E8426B">
              <w:rPr>
                <w:noProof/>
                <w:rPrChange w:id="936" w:author="Curt Beckmann" w:date="2013-06-06T14:17:00Z">
                  <w:rPr>
                    <w:rStyle w:val="Hyperlink"/>
                    <w:noProof/>
                  </w:rPr>
                </w:rPrChange>
              </w:rPr>
              <w:delText>Requirements</w:delText>
            </w:r>
            <w:r w:rsidDel="00E8426B">
              <w:rPr>
                <w:noProof/>
                <w:webHidden/>
              </w:rPr>
              <w:tab/>
              <w:delText>82</w:delText>
            </w:r>
          </w:del>
        </w:p>
        <w:p w14:paraId="1E5CB393" w14:textId="77777777" w:rsidR="00C128FA" w:rsidDel="00E8426B" w:rsidRDefault="00C128FA">
          <w:pPr>
            <w:pStyle w:val="TOC2"/>
            <w:tabs>
              <w:tab w:val="left" w:pos="880"/>
              <w:tab w:val="right" w:leader="dot" w:pos="9350"/>
            </w:tabs>
            <w:rPr>
              <w:del w:id="937" w:author="Anees Shaikh" w:date="2013-10-06T22:10:00Z"/>
              <w:rFonts w:eastAsiaTheme="minorEastAsia"/>
              <w:noProof/>
            </w:rPr>
          </w:pPr>
          <w:del w:id="938" w:author="Anees Shaikh" w:date="2013-10-06T22:10:00Z">
            <w:r w:rsidRPr="00E00D57" w:rsidDel="00E8426B">
              <w:rPr>
                <w:noProof/>
                <w:rPrChange w:id="939" w:author="Curt Beckmann" w:date="2013-06-06T14:17:00Z">
                  <w:rPr>
                    <w:rStyle w:val="Hyperlink"/>
                    <w:noProof/>
                  </w:rPr>
                </w:rPrChange>
              </w:rPr>
              <w:delText>9.2</w:delText>
            </w:r>
            <w:r w:rsidDel="00E8426B">
              <w:rPr>
                <w:rFonts w:eastAsiaTheme="minorEastAsia"/>
                <w:noProof/>
              </w:rPr>
              <w:tab/>
            </w:r>
            <w:r w:rsidRPr="00E00D57" w:rsidDel="00E8426B">
              <w:rPr>
                <w:noProof/>
                <w:rPrChange w:id="940" w:author="Curt Beckmann" w:date="2013-06-06T14:17:00Z">
                  <w:rPr>
                    <w:rStyle w:val="Hyperlink"/>
                    <w:noProof/>
                  </w:rPr>
                </w:rPrChange>
              </w:rPr>
              <w:delText>How the Data Model is Bound to NETCONF</w:delText>
            </w:r>
            <w:r w:rsidDel="00E8426B">
              <w:rPr>
                <w:noProof/>
                <w:webHidden/>
              </w:rPr>
              <w:tab/>
              <w:delText>82</w:delText>
            </w:r>
          </w:del>
        </w:p>
        <w:p w14:paraId="6561CC11" w14:textId="77777777" w:rsidR="00C128FA" w:rsidDel="00E8426B" w:rsidRDefault="00C128FA">
          <w:pPr>
            <w:pStyle w:val="TOC3"/>
            <w:tabs>
              <w:tab w:val="left" w:pos="1320"/>
              <w:tab w:val="right" w:leader="dot" w:pos="9350"/>
            </w:tabs>
            <w:rPr>
              <w:del w:id="941" w:author="Anees Shaikh" w:date="2013-10-06T22:10:00Z"/>
              <w:rFonts w:eastAsiaTheme="minorEastAsia"/>
              <w:noProof/>
            </w:rPr>
          </w:pPr>
          <w:del w:id="942" w:author="Anees Shaikh" w:date="2013-10-06T22:10:00Z">
            <w:r w:rsidRPr="00E00D57" w:rsidDel="00E8426B">
              <w:rPr>
                <w:noProof/>
                <w:rPrChange w:id="943" w:author="Curt Beckmann" w:date="2013-06-06T14:17:00Z">
                  <w:rPr>
                    <w:rStyle w:val="Hyperlink"/>
                    <w:noProof/>
                  </w:rPr>
                </w:rPrChange>
              </w:rPr>
              <w:delText>9.2.1</w:delText>
            </w:r>
            <w:r w:rsidDel="00E8426B">
              <w:rPr>
                <w:rFonts w:eastAsiaTheme="minorEastAsia"/>
                <w:noProof/>
              </w:rPr>
              <w:tab/>
            </w:r>
            <w:r w:rsidRPr="00E00D57" w:rsidDel="00E8426B">
              <w:rPr>
                <w:noProof/>
                <w:rPrChange w:id="944" w:author="Curt Beckmann" w:date="2013-06-06T14:17:00Z">
                  <w:rPr>
                    <w:rStyle w:val="Hyperlink"/>
                    <w:noProof/>
                  </w:rPr>
                </w:rPrChange>
              </w:rPr>
              <w:delText>edit-config</w:delText>
            </w:r>
            <w:r w:rsidDel="00E8426B">
              <w:rPr>
                <w:noProof/>
                <w:webHidden/>
              </w:rPr>
              <w:tab/>
              <w:delText>83</w:delText>
            </w:r>
          </w:del>
        </w:p>
        <w:p w14:paraId="73DE94D2" w14:textId="77777777" w:rsidR="00C128FA" w:rsidDel="00E8426B" w:rsidRDefault="00C128FA">
          <w:pPr>
            <w:pStyle w:val="TOC3"/>
            <w:tabs>
              <w:tab w:val="left" w:pos="1320"/>
              <w:tab w:val="right" w:leader="dot" w:pos="9350"/>
            </w:tabs>
            <w:rPr>
              <w:del w:id="945" w:author="Anees Shaikh" w:date="2013-10-06T22:10:00Z"/>
              <w:rFonts w:eastAsiaTheme="minorEastAsia"/>
              <w:noProof/>
            </w:rPr>
          </w:pPr>
          <w:del w:id="946" w:author="Anees Shaikh" w:date="2013-10-06T22:10:00Z">
            <w:r w:rsidRPr="00E00D57" w:rsidDel="00E8426B">
              <w:rPr>
                <w:noProof/>
                <w:rPrChange w:id="947" w:author="Curt Beckmann" w:date="2013-06-06T14:17:00Z">
                  <w:rPr>
                    <w:rStyle w:val="Hyperlink"/>
                    <w:noProof/>
                  </w:rPr>
                </w:rPrChange>
              </w:rPr>
              <w:delText>9.2.2</w:delText>
            </w:r>
            <w:r w:rsidDel="00E8426B">
              <w:rPr>
                <w:rFonts w:eastAsiaTheme="minorEastAsia"/>
                <w:noProof/>
              </w:rPr>
              <w:tab/>
            </w:r>
            <w:r w:rsidRPr="00E00D57" w:rsidDel="00E8426B">
              <w:rPr>
                <w:noProof/>
                <w:rPrChange w:id="948" w:author="Curt Beckmann" w:date="2013-06-06T14:17:00Z">
                  <w:rPr>
                    <w:rStyle w:val="Hyperlink"/>
                    <w:noProof/>
                  </w:rPr>
                </w:rPrChange>
              </w:rPr>
              <w:delText>get-config</w:delText>
            </w:r>
            <w:r w:rsidDel="00E8426B">
              <w:rPr>
                <w:noProof/>
                <w:webHidden/>
              </w:rPr>
              <w:tab/>
              <w:delText>84</w:delText>
            </w:r>
          </w:del>
        </w:p>
        <w:p w14:paraId="3D0024AA" w14:textId="77777777" w:rsidR="00C128FA" w:rsidDel="00E8426B" w:rsidRDefault="00C128FA">
          <w:pPr>
            <w:pStyle w:val="TOC3"/>
            <w:tabs>
              <w:tab w:val="left" w:pos="1320"/>
              <w:tab w:val="right" w:leader="dot" w:pos="9350"/>
            </w:tabs>
            <w:rPr>
              <w:del w:id="949" w:author="Anees Shaikh" w:date="2013-10-06T22:10:00Z"/>
              <w:rFonts w:eastAsiaTheme="minorEastAsia"/>
              <w:noProof/>
            </w:rPr>
          </w:pPr>
          <w:del w:id="950" w:author="Anees Shaikh" w:date="2013-10-06T22:10:00Z">
            <w:r w:rsidRPr="00E00D57" w:rsidDel="00E8426B">
              <w:rPr>
                <w:noProof/>
                <w:rPrChange w:id="951" w:author="Curt Beckmann" w:date="2013-06-06T14:17:00Z">
                  <w:rPr>
                    <w:rStyle w:val="Hyperlink"/>
                    <w:noProof/>
                  </w:rPr>
                </w:rPrChange>
              </w:rPr>
              <w:delText>9.2.3</w:delText>
            </w:r>
            <w:r w:rsidDel="00E8426B">
              <w:rPr>
                <w:rFonts w:eastAsiaTheme="minorEastAsia"/>
                <w:noProof/>
              </w:rPr>
              <w:tab/>
            </w:r>
            <w:r w:rsidRPr="00E00D57" w:rsidDel="00E8426B">
              <w:rPr>
                <w:noProof/>
                <w:rPrChange w:id="952" w:author="Curt Beckmann" w:date="2013-06-06T14:17:00Z">
                  <w:rPr>
                    <w:rStyle w:val="Hyperlink"/>
                    <w:noProof/>
                  </w:rPr>
                </w:rPrChange>
              </w:rPr>
              <w:delText>copy-config</w:delText>
            </w:r>
            <w:r w:rsidDel="00E8426B">
              <w:rPr>
                <w:noProof/>
                <w:webHidden/>
              </w:rPr>
              <w:tab/>
              <w:delText>85</w:delText>
            </w:r>
          </w:del>
        </w:p>
        <w:p w14:paraId="498B68A5" w14:textId="77777777" w:rsidR="00C128FA" w:rsidDel="00E8426B" w:rsidRDefault="00C128FA">
          <w:pPr>
            <w:pStyle w:val="TOC3"/>
            <w:tabs>
              <w:tab w:val="left" w:pos="1320"/>
              <w:tab w:val="right" w:leader="dot" w:pos="9350"/>
            </w:tabs>
            <w:rPr>
              <w:del w:id="953" w:author="Anees Shaikh" w:date="2013-10-06T22:10:00Z"/>
              <w:rFonts w:eastAsiaTheme="minorEastAsia"/>
              <w:noProof/>
            </w:rPr>
          </w:pPr>
          <w:del w:id="954" w:author="Anees Shaikh" w:date="2013-10-06T22:10:00Z">
            <w:r w:rsidRPr="00E00D57" w:rsidDel="00E8426B">
              <w:rPr>
                <w:noProof/>
                <w:rPrChange w:id="955" w:author="Curt Beckmann" w:date="2013-06-06T14:17:00Z">
                  <w:rPr>
                    <w:rStyle w:val="Hyperlink"/>
                    <w:noProof/>
                  </w:rPr>
                </w:rPrChange>
              </w:rPr>
              <w:delText>9.2.4</w:delText>
            </w:r>
            <w:r w:rsidDel="00E8426B">
              <w:rPr>
                <w:rFonts w:eastAsiaTheme="minorEastAsia"/>
                <w:noProof/>
              </w:rPr>
              <w:tab/>
            </w:r>
            <w:r w:rsidRPr="00E00D57" w:rsidDel="00E8426B">
              <w:rPr>
                <w:noProof/>
                <w:rPrChange w:id="956" w:author="Curt Beckmann" w:date="2013-06-06T14:17:00Z">
                  <w:rPr>
                    <w:rStyle w:val="Hyperlink"/>
                    <w:noProof/>
                  </w:rPr>
                </w:rPrChange>
              </w:rPr>
              <w:delText>delete-config</w:delText>
            </w:r>
            <w:r w:rsidDel="00E8426B">
              <w:rPr>
                <w:noProof/>
                <w:webHidden/>
              </w:rPr>
              <w:tab/>
              <w:delText>86</w:delText>
            </w:r>
          </w:del>
        </w:p>
        <w:p w14:paraId="043A6873" w14:textId="77777777" w:rsidR="00C128FA" w:rsidDel="00E8426B" w:rsidRDefault="00C128FA">
          <w:pPr>
            <w:pStyle w:val="TOC2"/>
            <w:tabs>
              <w:tab w:val="left" w:pos="880"/>
              <w:tab w:val="right" w:leader="dot" w:pos="9350"/>
            </w:tabs>
            <w:rPr>
              <w:del w:id="957" w:author="Anees Shaikh" w:date="2013-10-06T22:10:00Z"/>
              <w:rFonts w:eastAsiaTheme="minorEastAsia"/>
              <w:noProof/>
            </w:rPr>
          </w:pPr>
          <w:del w:id="958" w:author="Anees Shaikh" w:date="2013-10-06T22:10:00Z">
            <w:r w:rsidRPr="00E00D57" w:rsidDel="00E8426B">
              <w:rPr>
                <w:noProof/>
                <w:rPrChange w:id="959" w:author="Curt Beckmann" w:date="2013-06-06T14:17:00Z">
                  <w:rPr>
                    <w:rStyle w:val="Hyperlink"/>
                    <w:noProof/>
                  </w:rPr>
                </w:rPrChange>
              </w:rPr>
              <w:delText>9.3</w:delText>
            </w:r>
            <w:r w:rsidDel="00E8426B">
              <w:rPr>
                <w:rFonts w:eastAsiaTheme="minorEastAsia"/>
                <w:noProof/>
              </w:rPr>
              <w:tab/>
            </w:r>
            <w:r w:rsidRPr="00E00D57" w:rsidDel="00E8426B">
              <w:rPr>
                <w:noProof/>
                <w:rPrChange w:id="960" w:author="Curt Beckmann" w:date="2013-06-06T14:17:00Z">
                  <w:rPr>
                    <w:rStyle w:val="Hyperlink"/>
                    <w:noProof/>
                  </w:rPr>
                </w:rPrChange>
              </w:rPr>
              <w:delText>RPC error</w:delText>
            </w:r>
            <w:r w:rsidDel="00E8426B">
              <w:rPr>
                <w:noProof/>
                <w:webHidden/>
              </w:rPr>
              <w:tab/>
              <w:delText>86</w:delText>
            </w:r>
          </w:del>
        </w:p>
        <w:p w14:paraId="4FC5A379" w14:textId="503B6890" w:rsidR="00C128FA" w:rsidDel="00E8426B" w:rsidRDefault="00E95DBE">
          <w:pPr>
            <w:pStyle w:val="TOC2"/>
            <w:tabs>
              <w:tab w:val="left" w:pos="1540"/>
              <w:tab w:val="right" w:leader="dot" w:pos="9350"/>
            </w:tabs>
            <w:rPr>
              <w:del w:id="961" w:author="Anees Shaikh" w:date="2013-10-06T22:10:00Z"/>
              <w:rFonts w:eastAsiaTheme="minorEastAsia"/>
              <w:noProof/>
            </w:rPr>
          </w:pPr>
          <w:del w:id="962" w:author="Anees Shaikh" w:date="2013-10-06T22:10:00Z">
            <w:r w:rsidRPr="00E00D57" w:rsidDel="00E8426B">
              <w:rPr>
                <w:noProof/>
                <w:rPrChange w:id="963" w:author="Curt Beckmann" w:date="2013-06-06T14:17:00Z">
                  <w:rPr>
                    <w:rStyle w:val="Hyperlink"/>
                    <w:noProof/>
                  </w:rPr>
                </w:rPrChange>
              </w:rPr>
              <w:delText>2013</w:delText>
            </w:r>
            <w:r w:rsidR="00C128FA" w:rsidDel="00E8426B">
              <w:rPr>
                <w:rFonts w:eastAsiaTheme="minorEastAsia"/>
                <w:noProof/>
              </w:rPr>
              <w:tab/>
            </w:r>
            <w:r w:rsidR="00C128FA" w:rsidRPr="00E00D57" w:rsidDel="00E8426B">
              <w:rPr>
                <w:noProof/>
                <w:rPrChange w:id="964" w:author="Curt Beckmann" w:date="2013-06-06T14:17:00Z">
                  <w:rPr>
                    <w:rStyle w:val="Hyperlink"/>
                    <w:noProof/>
                  </w:rPr>
                </w:rPrChange>
              </w:rPr>
              <w:delText>XML Schema</w:delText>
            </w:r>
            <w:r w:rsidR="00C128FA" w:rsidDel="00E8426B">
              <w:rPr>
                <w:noProof/>
                <w:webHidden/>
              </w:rPr>
              <w:tab/>
              <w:delText>88</w:delText>
            </w:r>
          </w:del>
        </w:p>
        <w:p w14:paraId="6C1D2C6D" w14:textId="77777777" w:rsidR="00C128FA" w:rsidDel="00E8426B" w:rsidRDefault="00C128FA">
          <w:pPr>
            <w:pStyle w:val="TOC2"/>
            <w:tabs>
              <w:tab w:val="left" w:pos="1540"/>
              <w:tab w:val="right" w:leader="dot" w:pos="9350"/>
            </w:tabs>
            <w:rPr>
              <w:del w:id="965" w:author="Anees Shaikh" w:date="2013-10-06T22:10:00Z"/>
              <w:rFonts w:eastAsiaTheme="minorEastAsia"/>
              <w:noProof/>
            </w:rPr>
          </w:pPr>
          <w:del w:id="966" w:author="Anees Shaikh" w:date="2013-10-06T22:10:00Z">
            <w:r w:rsidRPr="00E00D57" w:rsidDel="00E8426B">
              <w:rPr>
                <w:noProof/>
                <w:rPrChange w:id="967" w:author="Curt Beckmann" w:date="2013-06-06T14:17:00Z">
                  <w:rPr>
                    <w:rStyle w:val="Hyperlink"/>
                    <w:noProof/>
                  </w:rPr>
                </w:rPrChange>
              </w:rPr>
              <w:delText>Appendix B</w:delText>
            </w:r>
            <w:r w:rsidDel="00E8426B">
              <w:rPr>
                <w:rFonts w:eastAsiaTheme="minorEastAsia"/>
                <w:noProof/>
              </w:rPr>
              <w:tab/>
            </w:r>
            <w:r w:rsidRPr="00E00D57" w:rsidDel="00E8426B">
              <w:rPr>
                <w:noProof/>
                <w:rPrChange w:id="968" w:author="Curt Beckmann" w:date="2013-06-06T14:17:00Z">
                  <w:rPr>
                    <w:rStyle w:val="Hyperlink"/>
                    <w:noProof/>
                  </w:rPr>
                </w:rPrChange>
              </w:rPr>
              <w:delText>YANG Specification</w:delText>
            </w:r>
            <w:r w:rsidDel="00E8426B">
              <w:rPr>
                <w:noProof/>
                <w:webHidden/>
              </w:rPr>
              <w:tab/>
              <w:delText>137</w:delText>
            </w:r>
          </w:del>
        </w:p>
        <w:p w14:paraId="363E38C6" w14:textId="77777777" w:rsidR="00C128FA" w:rsidDel="00E8426B" w:rsidRDefault="00C128FA">
          <w:pPr>
            <w:pStyle w:val="TOC2"/>
            <w:tabs>
              <w:tab w:val="left" w:pos="1540"/>
              <w:tab w:val="right" w:leader="dot" w:pos="9350"/>
            </w:tabs>
            <w:rPr>
              <w:del w:id="969" w:author="Anees Shaikh" w:date="2013-10-06T22:10:00Z"/>
              <w:rFonts w:eastAsiaTheme="minorEastAsia"/>
              <w:noProof/>
            </w:rPr>
          </w:pPr>
          <w:del w:id="970" w:author="Anees Shaikh" w:date="2013-10-06T22:10:00Z">
            <w:r w:rsidRPr="00E00D57" w:rsidDel="00E8426B">
              <w:rPr>
                <w:noProof/>
                <w:rPrChange w:id="971" w:author="Curt Beckmann" w:date="2013-06-06T14:17:00Z">
                  <w:rPr>
                    <w:rStyle w:val="Hyperlink"/>
                    <w:noProof/>
                  </w:rPr>
                </w:rPrChange>
              </w:rPr>
              <w:delText>Appendix C</w:delText>
            </w:r>
            <w:r w:rsidDel="00E8426B">
              <w:rPr>
                <w:rFonts w:eastAsiaTheme="minorEastAsia"/>
                <w:noProof/>
              </w:rPr>
              <w:tab/>
            </w:r>
            <w:r w:rsidRPr="00E00D57" w:rsidDel="00E8426B">
              <w:rPr>
                <w:noProof/>
                <w:rPrChange w:id="972" w:author="Curt Beckmann" w:date="2013-06-06T14:17:00Z">
                  <w:rPr>
                    <w:rStyle w:val="Hyperlink"/>
                    <w:noProof/>
                  </w:rPr>
                </w:rPrChange>
              </w:rPr>
              <w:delText>Bibliography</w:delText>
            </w:r>
            <w:r w:rsidDel="00E8426B">
              <w:rPr>
                <w:noProof/>
                <w:webHidden/>
              </w:rPr>
              <w:tab/>
              <w:delText>172</w:delText>
            </w:r>
          </w:del>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973" w:name="_Toc242727882"/>
      <w:r w:rsidR="00E64B71" w:rsidRPr="00013F69">
        <w:lastRenderedPageBreak/>
        <w:t>Introduction</w:t>
      </w:r>
      <w:bookmarkEnd w:id="973"/>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43pt" o:ole="">
            <v:imagedata r:id="rId15" o:title=""/>
          </v:shape>
          <o:OLEObject Type="Embed" ProgID="Visio.Drawing.11" ShapeID="_x0000_i1025" DrawAspect="Content" ObjectID="_1316469971" r:id="rId16"/>
        </w:object>
      </w:r>
      <w:r w:rsidDel="006B018A">
        <w:rPr>
          <w:noProof/>
          <w:lang w:eastAsia="zh-CN"/>
        </w:rPr>
        <w:t xml:space="preserve"> </w:t>
      </w:r>
    </w:p>
    <w:p w14:paraId="35F9758F" w14:textId="77777777" w:rsidR="00E64B71" w:rsidRDefault="00E64B71" w:rsidP="00E64B71">
      <w:pPr>
        <w:pStyle w:val="Caption"/>
      </w:pPr>
      <w:bookmarkStart w:id="974" w:name="_Ref316755854"/>
      <w:r>
        <w:t xml:space="preserve">Figure </w:t>
      </w:r>
      <w:fldSimple w:instr=" SEQ Figure \* ARABIC ">
        <w:r w:rsidR="001F476B">
          <w:rPr>
            <w:noProof/>
          </w:rPr>
          <w:t>1</w:t>
        </w:r>
      </w:fldSimple>
      <w:bookmarkEnd w:id="974"/>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del w:id="975" w:author="Anees Shaikh" w:date="2013-08-24T15:49:00Z">
        <w:r w:rsidR="00C02FD7" w:rsidDel="002A4D52">
          <w:delText>e</w:delText>
        </w:r>
      </w:del>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976" w:name="_Toc242727883"/>
      <w:r>
        <w:t>Motivation</w:t>
      </w:r>
      <w:bookmarkEnd w:id="976"/>
    </w:p>
    <w:p w14:paraId="6DEFFA64" w14:textId="1F6CA62A"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ins w:id="977" w:author="Anees Shaikh" w:date="2013-08-24T15:50:00Z">
        <w:r w:rsidR="002A4D52">
          <w:t xml:space="preserve">generally </w:t>
        </w:r>
      </w:ins>
      <w:r w:rsidR="00B76D83">
        <w:t>does not need to be done at the timescale of a flow and</w:t>
      </w:r>
      <w:ins w:id="978" w:author="Anees Shaikh" w:date="2013-08-24T15:50:00Z">
        <w:r w:rsidR="002A4D52">
          <w:t>,</w:t>
        </w:r>
      </w:ins>
      <w:r w:rsidR="00B76D83">
        <w:t xml:space="preserve">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351D71BC" w:rsidR="00E64B71" w:rsidRDefault="00C128FA" w:rsidP="00E64B71">
      <w:r>
        <w:t xml:space="preserve">OF-CONFIG </w:t>
      </w:r>
      <w:r w:rsidR="00E64B71">
        <w:t xml:space="preserve">introduces an operating context </w:t>
      </w:r>
      <w:ins w:id="979" w:author="Anees Shaikh" w:date="2013-08-24T15:51:00Z">
        <w:r w:rsidR="002A4D52">
          <w:t xml:space="preserve">called an OpenFlow Capable Switch </w:t>
        </w:r>
      </w:ins>
      <w:r w:rsidR="00E64B71">
        <w:t>for one or more OpenFlow datapaths</w:t>
      </w:r>
      <w:del w:id="980" w:author="Anees Shaikh" w:date="2013-08-24T15:51:00Z">
        <w:r w:rsidR="00E64B71" w:rsidDel="002A4D52">
          <w:delText xml:space="preserve"> called an OpenFlow Capable Switch</w:delText>
        </w:r>
      </w:del>
      <w:r w:rsidR="00E64B71">
        <w:t xml:space="preserve">.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del w:id="981" w:author="Anees Shaikh" w:date="2013-08-24T15:52:00Z">
        <w:r w:rsidR="00E64B71" w:rsidDel="002A4D52">
          <w:delText xml:space="preserve">amongst </w:delText>
        </w:r>
      </w:del>
      <w:ins w:id="982" w:author="Anees Shaikh" w:date="2013-08-24T15:52:00Z">
        <w:r w:rsidR="002A4D52">
          <w:t xml:space="preserve">between </w:t>
        </w:r>
      </w:ins>
      <w:r w:rsidR="00E64B71">
        <w:t>multiple OpenFlow Logical Switches such that each OpenFlow Logical Switch can assume full control over the resources that is assigned to it.</w:t>
      </w:r>
    </w:p>
    <w:p w14:paraId="24162C8E" w14:textId="5E848DDC"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w:t>
      </w:r>
      <w:ins w:id="983" w:author="Anees Shaikh" w:date="2013-08-24T15:55:00Z">
        <w:r w:rsidR="00CB5DE8">
          <w:t>, for example.</w:t>
        </w:r>
      </w:ins>
      <w:del w:id="984" w:author="Anees Shaikh" w:date="2013-08-24T15:55:00Z">
        <w:r w:rsidR="00E64B71" w:rsidDel="00CB5DE8">
          <w:delText xml:space="preserve">. </w:delText>
        </w:r>
      </w:del>
    </w:p>
    <w:p w14:paraId="01B7FB90" w14:textId="20F77A56" w:rsidR="00E64B71" w:rsidRDefault="00E64B71" w:rsidP="00E64B71">
      <w:r>
        <w:t>The service which sends OF-CONFIG messages to an OpenFlow Capable Switch is called an OpenFlow Configuration Point. No assumptions are made about the nature of the OpenFlow Configuration Point. For example, it may be</w:t>
      </w:r>
      <w:ins w:id="985" w:author="Anees Shaikh" w:date="2013-08-24T15:55:00Z">
        <w:r w:rsidR="00CB5DE8">
          <w:t xml:space="preserve"> </w:t>
        </w:r>
      </w:ins>
      <w:del w:id="986" w:author="Anees Shaikh" w:date="2013-08-24T15:55:00Z">
        <w:r w:rsidDel="00CB5DE8">
          <w:delText xml:space="preserve"> a service </w:delText>
        </w:r>
      </w:del>
      <w:r>
        <w:t xml:space="preserve">provided by software acting as an OpenFlow controller or it may by a service provided by a traditional network management framework. </w:t>
      </w:r>
      <w:ins w:id="987" w:author="Anees Shaikh" w:date="2013-08-24T15:55:00Z">
        <w:r w:rsidR="00CB5DE8">
          <w:t xml:space="preserve"> </w:t>
        </w:r>
      </w:ins>
      <w:del w:id="988" w:author="Anees Shaikh" w:date="2013-08-24T15:56:00Z">
        <w:r w:rsidDel="00CB5DE8">
          <w:delText xml:space="preserve">Any </w:delText>
        </w:r>
      </w:del>
      <w:ins w:id="989" w:author="Anees Shaikh" w:date="2013-08-24T15:56:00Z">
        <w:r w:rsidR="00CB5DE8">
          <w:t>Interactions</w:t>
        </w:r>
      </w:ins>
      <w:del w:id="990" w:author="Anees Shaikh" w:date="2013-08-24T15:56:00Z">
        <w:r w:rsidDel="00CB5DE8">
          <w:delText>interaction</w:delText>
        </w:r>
      </w:del>
      <w:r>
        <w:t xml:space="preserve"> between the OpenFlow Configuration Points and OpenFlow controllers is outside the scope of </w:t>
      </w:r>
      <w:r w:rsidR="00E34319">
        <w:t>OF-CONFIG 1.2</w:t>
      </w:r>
      <w:ins w:id="991" w:author="Anees Shaikh" w:date="2013-08-24T15:56:00Z">
        <w:r w:rsidR="00CB5DE8">
          <w:t>, but is expected to be addressed in future versions of the specification.</w:t>
        </w:r>
      </w:ins>
      <w:del w:id="992" w:author="Anees Shaikh" w:date="2013-08-24T15:56:00Z">
        <w:r w:rsidDel="00CB5DE8">
          <w:delText>.</w:delText>
        </w:r>
      </w:del>
    </w:p>
    <w:p w14:paraId="0A3A6ABA" w14:textId="3B07BE30"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993" w:name="_Ref316755787"/>
      <w:r>
        <w:t xml:space="preserve">Figure </w:t>
      </w:r>
      <w:fldSimple w:instr=" SEQ Figure \* ARABIC ">
        <w:r w:rsidR="001F476B">
          <w:rPr>
            <w:noProof/>
          </w:rPr>
          <w:t>2</w:t>
        </w:r>
      </w:fldSimple>
      <w:bookmarkEnd w:id="993"/>
      <w:r>
        <w:t xml:space="preserve">: </w:t>
      </w:r>
      <w:r w:rsidRPr="004B4623">
        <w:t>Relationship between components defined in this specification, the OF-CONFIG protocol and the OpenFlow protocol</w:t>
      </w:r>
    </w:p>
    <w:p w14:paraId="07110944" w14:textId="77777777" w:rsidR="00E64B71" w:rsidRDefault="00E64B71" w:rsidP="00E64B71">
      <w:pPr>
        <w:rPr>
          <w:ins w:id="994" w:author="Anees Shaikh" w:date="2013-08-24T16:52:00Z"/>
        </w:rPr>
      </w:pPr>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pPr>
        <w:pStyle w:val="Heading2"/>
        <w:rPr>
          <w:ins w:id="995" w:author="Anees Shaikh" w:date="2013-08-24T16:56:00Z"/>
        </w:rPr>
        <w:pPrChange w:id="996" w:author="Anees Shaikh" w:date="2013-08-24T16:52:00Z">
          <w:pPr/>
        </w:pPrChange>
      </w:pPr>
      <w:bookmarkStart w:id="997" w:name="_Toc242727884"/>
      <w:ins w:id="998" w:author="Anees Shaikh" w:date="2013-08-24T16:52:00Z">
        <w:r>
          <w:t>OF-CONFIG and OF-</w:t>
        </w:r>
      </w:ins>
      <w:ins w:id="999" w:author="Anees Shaikh" w:date="2013-08-24T16:56:00Z">
        <w:r w:rsidR="001B345E">
          <w:t>SWITCH</w:t>
        </w:r>
        <w:bookmarkEnd w:id="997"/>
      </w:ins>
    </w:p>
    <w:p w14:paraId="7533C0D7" w14:textId="401D4A83" w:rsidR="001B345E" w:rsidRDefault="001B345E">
      <w:pPr>
        <w:rPr>
          <w:ins w:id="1000" w:author="Anees Shaikh" w:date="2013-08-24T16:59:00Z"/>
        </w:rPr>
      </w:pPr>
      <w:ins w:id="1001" w:author="Anees Shaikh" w:date="2013-08-24T16:57:00Z">
        <w:r>
          <w:t xml:space="preserve">Although </w:t>
        </w:r>
      </w:ins>
      <w:ins w:id="1002" w:author="Anees Shaikh" w:date="2013-08-24T16:56:00Z">
        <w:r>
          <w:t xml:space="preserve">OF-CONFIG is considered a complementary protocol to the </w:t>
        </w:r>
      </w:ins>
      <w:ins w:id="1003" w:author="Anees Shaikh" w:date="2013-08-24T16:57:00Z">
        <w:r>
          <w:t xml:space="preserve">main </w:t>
        </w:r>
      </w:ins>
      <w:ins w:id="1004" w:author="Anees Shaikh" w:date="2013-08-24T16:56:00Z">
        <w:r>
          <w:t>OpenFlow switch specification</w:t>
        </w:r>
      </w:ins>
      <w:ins w:id="1005" w:author="Anees Shaikh" w:date="2013-08-24T16:57:00Z">
        <w:r>
          <w:t xml:space="preserve"> (OF-SWITCH), it is useful to describe the differences that motivate the need for a separate protocol specification in ONF.  The </w:t>
        </w:r>
      </w:ins>
      <w:ins w:id="1006" w:author="Anees Shaikh" w:date="2013-08-24T16:59:00Z">
        <w:r>
          <w:t>table below summarizes the key differences.</w:t>
        </w:r>
      </w:ins>
    </w:p>
    <w:tbl>
      <w:tblPr>
        <w:tblStyle w:val="TableGrid"/>
        <w:tblW w:w="0" w:type="auto"/>
        <w:tblLook w:val="04A0" w:firstRow="1" w:lastRow="0" w:firstColumn="1" w:lastColumn="0" w:noHBand="0" w:noVBand="1"/>
        <w:tblPrChange w:id="1007" w:author="Anees Shaikh" w:date="2013-08-24T17:06:00Z">
          <w:tblPr>
            <w:tblStyle w:val="TableGrid"/>
            <w:tblW w:w="0" w:type="auto"/>
            <w:tblLook w:val="04A0" w:firstRow="1" w:lastRow="0" w:firstColumn="1" w:lastColumn="0" w:noHBand="0" w:noVBand="1"/>
          </w:tblPr>
        </w:tblPrChange>
      </w:tblPr>
      <w:tblGrid>
        <w:gridCol w:w="1908"/>
        <w:gridCol w:w="3834"/>
        <w:gridCol w:w="3834"/>
        <w:tblGridChange w:id="1008">
          <w:tblGrid>
            <w:gridCol w:w="1908"/>
            <w:gridCol w:w="1284"/>
            <w:gridCol w:w="2550"/>
            <w:gridCol w:w="642"/>
            <w:gridCol w:w="3192"/>
          </w:tblGrid>
        </w:tblGridChange>
      </w:tblGrid>
      <w:tr w:rsidR="001B345E" w14:paraId="15BF408D" w14:textId="77777777" w:rsidTr="00691DAE">
        <w:trPr>
          <w:ins w:id="1009" w:author="Anees Shaikh" w:date="2013-08-24T17:00:00Z"/>
        </w:trPr>
        <w:tc>
          <w:tcPr>
            <w:tcW w:w="1908" w:type="dxa"/>
            <w:tcPrChange w:id="1010" w:author="Anees Shaikh" w:date="2013-08-24T17:06:00Z">
              <w:tcPr>
                <w:tcW w:w="3192" w:type="dxa"/>
                <w:gridSpan w:val="2"/>
              </w:tcPr>
            </w:tcPrChange>
          </w:tcPr>
          <w:p w14:paraId="612BB45D" w14:textId="77777777" w:rsidR="001B345E" w:rsidRDefault="001B345E" w:rsidP="001B345E">
            <w:pPr>
              <w:rPr>
                <w:ins w:id="1011" w:author="Anees Shaikh" w:date="2013-08-24T17:00:00Z"/>
              </w:rPr>
            </w:pPr>
          </w:p>
        </w:tc>
        <w:tc>
          <w:tcPr>
            <w:tcW w:w="3834" w:type="dxa"/>
            <w:tcPrChange w:id="1012" w:author="Anees Shaikh" w:date="2013-08-24T17:06:00Z">
              <w:tcPr>
                <w:tcW w:w="3192" w:type="dxa"/>
                <w:gridSpan w:val="2"/>
              </w:tcPr>
            </w:tcPrChange>
          </w:tcPr>
          <w:p w14:paraId="64B3508A" w14:textId="192F2137" w:rsidR="001B345E" w:rsidRDefault="001B345E" w:rsidP="001B345E">
            <w:pPr>
              <w:rPr>
                <w:ins w:id="1013" w:author="Anees Shaikh" w:date="2013-08-24T17:00:00Z"/>
              </w:rPr>
            </w:pPr>
            <w:ins w:id="1014" w:author="Anees Shaikh" w:date="2013-08-24T17:00:00Z">
              <w:r>
                <w:t>OpenFlow</w:t>
              </w:r>
            </w:ins>
          </w:p>
        </w:tc>
        <w:tc>
          <w:tcPr>
            <w:tcW w:w="3834" w:type="dxa"/>
            <w:tcPrChange w:id="1015" w:author="Anees Shaikh" w:date="2013-08-24T17:06:00Z">
              <w:tcPr>
                <w:tcW w:w="3192" w:type="dxa"/>
              </w:tcPr>
            </w:tcPrChange>
          </w:tcPr>
          <w:p w14:paraId="4E25A888" w14:textId="4019F56D" w:rsidR="001B345E" w:rsidRDefault="001B345E" w:rsidP="001B345E">
            <w:pPr>
              <w:rPr>
                <w:ins w:id="1016" w:author="Anees Shaikh" w:date="2013-08-24T17:00:00Z"/>
              </w:rPr>
            </w:pPr>
            <w:ins w:id="1017" w:author="Anees Shaikh" w:date="2013-08-24T17:00:00Z">
              <w:r>
                <w:t>OF-CONFIG</w:t>
              </w:r>
            </w:ins>
          </w:p>
        </w:tc>
      </w:tr>
      <w:tr w:rsidR="001B345E" w14:paraId="564A44D9" w14:textId="77777777" w:rsidTr="00691DAE">
        <w:trPr>
          <w:ins w:id="1018" w:author="Anees Shaikh" w:date="2013-08-24T17:00:00Z"/>
        </w:trPr>
        <w:tc>
          <w:tcPr>
            <w:tcW w:w="1908" w:type="dxa"/>
            <w:tcPrChange w:id="1019" w:author="Anees Shaikh" w:date="2013-08-24T17:06:00Z">
              <w:tcPr>
                <w:tcW w:w="3192" w:type="dxa"/>
                <w:gridSpan w:val="2"/>
              </w:tcPr>
            </w:tcPrChange>
          </w:tcPr>
          <w:p w14:paraId="651C1E36" w14:textId="4DFF4C89" w:rsidR="001B345E" w:rsidRDefault="001B345E" w:rsidP="001B345E">
            <w:pPr>
              <w:rPr>
                <w:ins w:id="1020" w:author="Anees Shaikh" w:date="2013-08-24T17:00:00Z"/>
              </w:rPr>
            </w:pPr>
            <w:ins w:id="1021" w:author="Anees Shaikh" w:date="2013-08-24T17:00:00Z">
              <w:r>
                <w:t>Primary purpose</w:t>
              </w:r>
            </w:ins>
          </w:p>
        </w:tc>
        <w:tc>
          <w:tcPr>
            <w:tcW w:w="3834" w:type="dxa"/>
            <w:tcPrChange w:id="1022" w:author="Anees Shaikh" w:date="2013-08-24T17:06:00Z">
              <w:tcPr>
                <w:tcW w:w="3192" w:type="dxa"/>
                <w:gridSpan w:val="2"/>
              </w:tcPr>
            </w:tcPrChange>
          </w:tcPr>
          <w:p w14:paraId="02BFF847" w14:textId="6AC1ACC6" w:rsidR="001B345E" w:rsidRDefault="001B345E" w:rsidP="001B345E">
            <w:pPr>
              <w:rPr>
                <w:ins w:id="1023" w:author="Anees Shaikh" w:date="2013-08-24T17:00:00Z"/>
              </w:rPr>
            </w:pPr>
            <w:ins w:id="1024" w:author="Anees Shaikh" w:date="2013-08-24T17:01:00Z">
              <w:r>
                <w:t>Modification of match-action rules effecting flows of network packets across an OpenFlow datapath</w:t>
              </w:r>
            </w:ins>
          </w:p>
        </w:tc>
        <w:tc>
          <w:tcPr>
            <w:tcW w:w="3834" w:type="dxa"/>
            <w:tcPrChange w:id="1025" w:author="Anees Shaikh" w:date="2013-08-24T17:06:00Z">
              <w:tcPr>
                <w:tcW w:w="3192" w:type="dxa"/>
              </w:tcPr>
            </w:tcPrChange>
          </w:tcPr>
          <w:p w14:paraId="19A47C89" w14:textId="16A9D997" w:rsidR="001B345E" w:rsidRDefault="001B345E" w:rsidP="001B345E">
            <w:pPr>
              <w:rPr>
                <w:ins w:id="1026" w:author="Anees Shaikh" w:date="2013-08-24T17:00:00Z"/>
              </w:rPr>
            </w:pPr>
            <w:ins w:id="1027" w:author="Anees Shaikh" w:date="2013-08-24T17:01:00Z">
              <w:r w:rsidRPr="001B345E">
                <w:t>Remote configuration of possibly multiple OpenFlow datapaths on a physical or virtual platform</w:t>
              </w:r>
            </w:ins>
          </w:p>
        </w:tc>
      </w:tr>
      <w:tr w:rsidR="001B345E" w14:paraId="056C1494" w14:textId="77777777" w:rsidTr="00691DAE">
        <w:trPr>
          <w:ins w:id="1028" w:author="Anees Shaikh" w:date="2013-08-24T17:00:00Z"/>
        </w:trPr>
        <w:tc>
          <w:tcPr>
            <w:tcW w:w="1908" w:type="dxa"/>
            <w:tcPrChange w:id="1029" w:author="Anees Shaikh" w:date="2013-08-24T17:06:00Z">
              <w:tcPr>
                <w:tcW w:w="3192" w:type="dxa"/>
                <w:gridSpan w:val="2"/>
              </w:tcPr>
            </w:tcPrChange>
          </w:tcPr>
          <w:p w14:paraId="7A4028B2" w14:textId="0D0D31F4" w:rsidR="001B345E" w:rsidRDefault="001B345E" w:rsidP="001B345E">
            <w:pPr>
              <w:rPr>
                <w:ins w:id="1030" w:author="Anees Shaikh" w:date="2013-08-24T17:00:00Z"/>
              </w:rPr>
            </w:pPr>
            <w:ins w:id="1031" w:author="Anees Shaikh" w:date="2013-08-24T17:02:00Z">
              <w:r>
                <w:t>Terminology</w:t>
              </w:r>
            </w:ins>
          </w:p>
        </w:tc>
        <w:tc>
          <w:tcPr>
            <w:tcW w:w="3834" w:type="dxa"/>
            <w:tcPrChange w:id="1032" w:author="Anees Shaikh" w:date="2013-08-24T17:06:00Z">
              <w:tcPr>
                <w:tcW w:w="3192" w:type="dxa"/>
                <w:gridSpan w:val="2"/>
              </w:tcPr>
            </w:tcPrChange>
          </w:tcPr>
          <w:p w14:paraId="0A663C23" w14:textId="1592C7A8" w:rsidR="001B345E" w:rsidRDefault="001B345E" w:rsidP="001B345E">
            <w:pPr>
              <w:rPr>
                <w:ins w:id="1033" w:author="Anees Shaikh" w:date="2013-08-24T17:00:00Z"/>
              </w:rPr>
            </w:pPr>
            <w:ins w:id="1034" w:author="Anees Shaikh" w:date="2013-08-24T17:02:00Z">
              <w:r>
                <w:t>In the OpenFlow 1.3.1 specification and earlier, the terms OpenFlow datapath and OpenFlow Switch are essentially interchangeable</w:t>
              </w:r>
            </w:ins>
          </w:p>
        </w:tc>
        <w:tc>
          <w:tcPr>
            <w:tcW w:w="3834" w:type="dxa"/>
            <w:tcPrChange w:id="1035" w:author="Anees Shaikh" w:date="2013-08-24T17:06:00Z">
              <w:tcPr>
                <w:tcW w:w="3192" w:type="dxa"/>
              </w:tcPr>
            </w:tcPrChange>
          </w:tcPr>
          <w:p w14:paraId="1A24A247" w14:textId="756189BA" w:rsidR="00691DAE" w:rsidRDefault="00691DAE" w:rsidP="00691DAE">
            <w:pPr>
              <w:rPr>
                <w:ins w:id="1036" w:author="Anees Shaikh" w:date="2013-08-24T17:03:00Z"/>
              </w:rPr>
            </w:pPr>
            <w:ins w:id="1037" w:author="Anees Shaikh" w:date="2013-08-24T17:03:00Z">
              <w:r>
                <w:t>In the OF-Config 1.1.1 specification and earlier, the term OpenFlow Logical Switch maps to the OpenFlow datapath in the OpenFlow 1.3.1 and earlier specs. The term OpenFlow Capable Switch</w:t>
              </w:r>
            </w:ins>
            <w:ins w:id="1038" w:author="Anees Shaikh" w:date="2013-08-24T17:04:00Z">
              <w:r>
                <w:t xml:space="preserve"> </w:t>
              </w:r>
            </w:ins>
            <w:ins w:id="1039" w:author="Anees Shaikh" w:date="2013-08-24T17:03:00Z">
              <w:r>
                <w:t>introduces a new abstraction</w:t>
              </w:r>
            </w:ins>
            <w:ins w:id="1040" w:author="Anees Shaikh" w:date="2013-08-24T17:04:00Z">
              <w:r>
                <w:t>.</w:t>
              </w:r>
            </w:ins>
          </w:p>
          <w:p w14:paraId="0A723A44" w14:textId="77777777" w:rsidR="00691DAE" w:rsidRDefault="00691DAE" w:rsidP="00691DAE">
            <w:pPr>
              <w:rPr>
                <w:ins w:id="1041" w:author="Anees Shaikh" w:date="2013-08-24T17:03:00Z"/>
              </w:rPr>
            </w:pPr>
            <w:ins w:id="1042" w:author="Anees Shaikh" w:date="2013-08-24T17:03:00Z">
              <w:r>
                <w:t>OpenFlow Logical Switch = OpenFlow datapath (as defined in the OpenFlow specification)</w:t>
              </w:r>
            </w:ins>
          </w:p>
          <w:p w14:paraId="5B31E638" w14:textId="77777777" w:rsidR="00691DAE" w:rsidRDefault="00691DAE" w:rsidP="00691DAE">
            <w:pPr>
              <w:rPr>
                <w:ins w:id="1043" w:author="Anees Shaikh" w:date="2013-08-24T17:03:00Z"/>
              </w:rPr>
            </w:pPr>
            <w:ins w:id="1044" w:author="Anees Shaikh" w:date="2013-08-24T17:03:00Z">
              <w:r>
                <w:lastRenderedPageBreak/>
                <w:t>OpenFlow Controller = controller (as defined in the OpenFlow specification)</w:t>
              </w:r>
            </w:ins>
          </w:p>
          <w:p w14:paraId="2459CFEE" w14:textId="6BF3FBD1" w:rsidR="00691DAE" w:rsidRDefault="00691DAE" w:rsidP="00691DAE">
            <w:pPr>
              <w:rPr>
                <w:ins w:id="1045" w:author="Anees Shaikh" w:date="2013-08-24T17:03:00Z"/>
              </w:rPr>
            </w:pPr>
            <w:ins w:id="1046" w:author="Anees Shaikh" w:date="2013-08-24T17:03:00Z">
              <w:r>
                <w:t xml:space="preserve">OpenFlow Capable Switch = a new </w:t>
              </w:r>
            </w:ins>
            <w:ins w:id="1047" w:author="Anees Shaikh" w:date="2013-08-24T17:04:00Z">
              <w:r>
                <w:t>element</w:t>
              </w:r>
            </w:ins>
          </w:p>
          <w:p w14:paraId="0F1DCDC7" w14:textId="3331639A" w:rsidR="001B345E" w:rsidRDefault="00691DAE" w:rsidP="00691DAE">
            <w:pPr>
              <w:rPr>
                <w:ins w:id="1048" w:author="Anees Shaikh" w:date="2013-08-24T17:00:00Z"/>
              </w:rPr>
            </w:pPr>
            <w:ins w:id="1049" w:author="Anees Shaikh" w:date="2013-08-24T17:03:00Z">
              <w:r>
                <w:t xml:space="preserve">OpenFlow Configuration Point = a new </w:t>
              </w:r>
            </w:ins>
            <w:ins w:id="1050" w:author="Anees Shaikh" w:date="2013-08-24T17:04:00Z">
              <w:r>
                <w:t>element</w:t>
              </w:r>
            </w:ins>
          </w:p>
        </w:tc>
      </w:tr>
      <w:tr w:rsidR="001B345E" w14:paraId="3CF560E8" w14:textId="77777777" w:rsidTr="00691DAE">
        <w:trPr>
          <w:ins w:id="1051" w:author="Anees Shaikh" w:date="2013-08-24T17:00:00Z"/>
        </w:trPr>
        <w:tc>
          <w:tcPr>
            <w:tcW w:w="1908" w:type="dxa"/>
            <w:tcPrChange w:id="1052" w:author="Anees Shaikh" w:date="2013-08-24T17:06:00Z">
              <w:tcPr>
                <w:tcW w:w="3192" w:type="dxa"/>
                <w:gridSpan w:val="2"/>
              </w:tcPr>
            </w:tcPrChange>
          </w:tcPr>
          <w:p w14:paraId="1E5E179B" w14:textId="37AADACE" w:rsidR="001B345E" w:rsidRDefault="00691DAE" w:rsidP="001B345E">
            <w:pPr>
              <w:rPr>
                <w:ins w:id="1053" w:author="Anees Shaikh" w:date="2013-08-24T17:00:00Z"/>
              </w:rPr>
            </w:pPr>
            <w:ins w:id="1054" w:author="Anees Shaikh" w:date="2013-08-24T17:04:00Z">
              <w:r w:rsidRPr="00691DAE">
                <w:lastRenderedPageBreak/>
                <w:t>Transport</w:t>
              </w:r>
            </w:ins>
          </w:p>
        </w:tc>
        <w:tc>
          <w:tcPr>
            <w:tcW w:w="3834" w:type="dxa"/>
            <w:tcPrChange w:id="1055" w:author="Anees Shaikh" w:date="2013-08-24T17:06:00Z">
              <w:tcPr>
                <w:tcW w:w="3192" w:type="dxa"/>
                <w:gridSpan w:val="2"/>
              </w:tcPr>
            </w:tcPrChange>
          </w:tcPr>
          <w:p w14:paraId="1ABC64BC" w14:textId="00BE0A03" w:rsidR="001B345E" w:rsidRDefault="00691DAE" w:rsidP="00691DAE">
            <w:pPr>
              <w:rPr>
                <w:ins w:id="1056" w:author="Anees Shaikh" w:date="2013-08-24T17:00:00Z"/>
              </w:rPr>
            </w:pPr>
            <w:ins w:id="1057" w:author="Anees Shaikh" w:date="2013-08-24T17:05:00Z">
              <w:r>
                <w:t>A bit-level protocol specified in the OpenFlow standard currently supported over TCP, TLS, or SSL</w:t>
              </w:r>
            </w:ins>
          </w:p>
        </w:tc>
        <w:tc>
          <w:tcPr>
            <w:tcW w:w="3834" w:type="dxa"/>
            <w:tcPrChange w:id="1058" w:author="Anees Shaikh" w:date="2013-08-24T17:06:00Z">
              <w:tcPr>
                <w:tcW w:w="3192" w:type="dxa"/>
              </w:tcPr>
            </w:tcPrChange>
          </w:tcPr>
          <w:p w14:paraId="48714874" w14:textId="00E31BAA" w:rsidR="001B345E" w:rsidRDefault="000A5992" w:rsidP="000A5992">
            <w:pPr>
              <w:rPr>
                <w:ins w:id="1059" w:author="Anees Shaikh" w:date="2013-08-24T17:00:00Z"/>
              </w:rPr>
            </w:pPr>
            <w:ins w:id="1060" w:author="Anees Shaikh" w:date="2013-08-24T17:07:00Z">
              <w:r>
                <w:t>An XML data model and operational behavior specified in the OF-Config standard bound to the NETCONF operations and transport standard for network device configuration and management</w:t>
              </w:r>
            </w:ins>
          </w:p>
        </w:tc>
      </w:tr>
      <w:tr w:rsidR="001B345E" w14:paraId="15026D7D" w14:textId="77777777" w:rsidTr="00691DAE">
        <w:trPr>
          <w:ins w:id="1061" w:author="Anees Shaikh" w:date="2013-08-24T17:00:00Z"/>
        </w:trPr>
        <w:tc>
          <w:tcPr>
            <w:tcW w:w="1908" w:type="dxa"/>
            <w:tcPrChange w:id="1062" w:author="Anees Shaikh" w:date="2013-08-24T17:06:00Z">
              <w:tcPr>
                <w:tcW w:w="3192" w:type="dxa"/>
                <w:gridSpan w:val="2"/>
              </w:tcPr>
            </w:tcPrChange>
          </w:tcPr>
          <w:p w14:paraId="2C938B29" w14:textId="4BEE692F" w:rsidR="001B345E" w:rsidRDefault="007B4A83" w:rsidP="001B345E">
            <w:pPr>
              <w:rPr>
                <w:ins w:id="1063" w:author="Anees Shaikh" w:date="2013-08-24T17:00:00Z"/>
              </w:rPr>
            </w:pPr>
            <w:ins w:id="1064" w:author="Anees Shaikh" w:date="2013-08-24T17:08:00Z">
              <w:r>
                <w:t>Protocol endpoints</w:t>
              </w:r>
            </w:ins>
          </w:p>
        </w:tc>
        <w:tc>
          <w:tcPr>
            <w:tcW w:w="3834" w:type="dxa"/>
            <w:tcPrChange w:id="1065" w:author="Anees Shaikh" w:date="2013-08-24T17:06:00Z">
              <w:tcPr>
                <w:tcW w:w="3192" w:type="dxa"/>
                <w:gridSpan w:val="2"/>
              </w:tcPr>
            </w:tcPrChange>
          </w:tcPr>
          <w:p w14:paraId="610F4E18" w14:textId="6091777A" w:rsidR="009D0127" w:rsidRDefault="009D0127" w:rsidP="009D0127">
            <w:pPr>
              <w:rPr>
                <w:ins w:id="1066" w:author="Anees Shaikh" w:date="2013-08-24T17:20:00Z"/>
              </w:rPr>
            </w:pPr>
            <w:ins w:id="1067" w:author="Anees Shaikh" w:date="2013-08-24T17:20:00Z">
              <w:r>
                <w:t>1) An OpenFlow datapath, also referred to as OpenFlow Logical Switch (OFLS)</w:t>
              </w:r>
            </w:ins>
          </w:p>
          <w:p w14:paraId="334E666F" w14:textId="2333E46F" w:rsidR="001B345E" w:rsidRDefault="009D0127" w:rsidP="009D0127">
            <w:pPr>
              <w:rPr>
                <w:ins w:id="1068" w:author="Anees Shaikh" w:date="2013-08-24T17:00:00Z"/>
              </w:rPr>
            </w:pPr>
            <w:ins w:id="1069" w:author="Anees Shaikh" w:date="2013-08-24T17:20:00Z">
              <w:r>
                <w:t>2) An OpenFlow Controller  (OFC)</w:t>
              </w:r>
            </w:ins>
          </w:p>
        </w:tc>
        <w:tc>
          <w:tcPr>
            <w:tcW w:w="3834" w:type="dxa"/>
            <w:tcPrChange w:id="1070" w:author="Anees Shaikh" w:date="2013-08-24T17:06:00Z">
              <w:tcPr>
                <w:tcW w:w="3192" w:type="dxa"/>
              </w:tcPr>
            </w:tcPrChange>
          </w:tcPr>
          <w:p w14:paraId="439F1420" w14:textId="052EC637" w:rsidR="009D0127" w:rsidRDefault="009D0127" w:rsidP="009D0127">
            <w:pPr>
              <w:rPr>
                <w:ins w:id="1071" w:author="Anees Shaikh" w:date="2013-08-24T17:20:00Z"/>
              </w:rPr>
            </w:pPr>
            <w:ins w:id="1072" w:author="Anees Shaikh" w:date="2013-08-24T17:20:00Z">
              <w:r>
                <w:t>1) An OpenFlow Capable Switch (OFCS) able to instantiate one or more OpenFlow Logical Switches (i.e. OpenFlow datapaths)</w:t>
              </w:r>
            </w:ins>
          </w:p>
          <w:p w14:paraId="61BC6F30" w14:textId="48D3ECC3" w:rsidR="001B345E" w:rsidRDefault="009D0127" w:rsidP="009D0127">
            <w:pPr>
              <w:rPr>
                <w:ins w:id="1073" w:author="Anees Shaikh" w:date="2013-08-24T17:00:00Z"/>
              </w:rPr>
            </w:pPr>
            <w:ins w:id="1074" w:author="Anees Shaikh" w:date="2013-08-24T17:20:00Z">
              <w:r>
                <w:t>2) An OpenFlow Configuration Point (OFCP)</w:t>
              </w:r>
            </w:ins>
          </w:p>
        </w:tc>
      </w:tr>
      <w:tr w:rsidR="009D0127" w14:paraId="2FE6716F" w14:textId="77777777" w:rsidTr="00691DAE">
        <w:trPr>
          <w:ins w:id="1075" w:author="Anees Shaikh" w:date="2013-08-24T17:21:00Z"/>
        </w:trPr>
        <w:tc>
          <w:tcPr>
            <w:tcW w:w="1908" w:type="dxa"/>
          </w:tcPr>
          <w:p w14:paraId="6FEEDE78" w14:textId="1770C10C" w:rsidR="009D0127" w:rsidRDefault="009D0127" w:rsidP="009D0127">
            <w:pPr>
              <w:rPr>
                <w:ins w:id="1076" w:author="Anees Shaikh" w:date="2013-08-24T17:21:00Z"/>
              </w:rPr>
            </w:pPr>
            <w:ins w:id="1077" w:author="Anees Shaikh" w:date="2013-08-24T17:21:00Z">
              <w:r w:rsidRPr="009D0127">
                <w:t xml:space="preserve">Example </w:t>
              </w:r>
              <w:r>
                <w:t>usage</w:t>
              </w:r>
            </w:ins>
          </w:p>
        </w:tc>
        <w:tc>
          <w:tcPr>
            <w:tcW w:w="3834" w:type="dxa"/>
          </w:tcPr>
          <w:p w14:paraId="39D983FA" w14:textId="4FB8390E" w:rsidR="009D0127" w:rsidRDefault="000B2CBA" w:rsidP="000B2CBA">
            <w:pPr>
              <w:rPr>
                <w:ins w:id="1078" w:author="Anees Shaikh" w:date="2013-08-24T17:21:00Z"/>
              </w:rPr>
            </w:pPr>
            <w:ins w:id="1079" w:author="Anees Shaikh" w:date="2013-08-24T17:21:00Z">
              <w:r>
                <w:t>An OpenFlow Controller adds a flow modification to an OpenFlow datapath (OFLS) which allows Ethernet frames containing IP packets which originated from 192.168.3.10 and are coming in</w:t>
              </w:r>
            </w:ins>
            <w:ins w:id="1080" w:author="Anees Shaikh" w:date="2013-08-24T17:22:00Z">
              <w:r>
                <w:t xml:space="preserve"> </w:t>
              </w:r>
            </w:ins>
            <w:ins w:id="1081" w:author="Anees Shaikh" w:date="2013-08-24T17:21:00Z">
              <w:r>
                <w:t xml:space="preserve">on the datapath's port 2 to </w:t>
              </w:r>
            </w:ins>
            <w:ins w:id="1082" w:author="Anees Shaikh" w:date="2013-08-24T17:22:00Z">
              <w:r>
                <w:t>be forwarded</w:t>
              </w:r>
            </w:ins>
            <w:ins w:id="1083" w:author="Anees Shaikh" w:date="2013-08-24T17:21:00Z">
              <w:r>
                <w:t xml:space="preserve"> out on the datapath's port 14</w:t>
              </w:r>
            </w:ins>
          </w:p>
        </w:tc>
        <w:tc>
          <w:tcPr>
            <w:tcW w:w="3834" w:type="dxa"/>
          </w:tcPr>
          <w:p w14:paraId="68A8D453" w14:textId="593D3E18" w:rsidR="009D0127" w:rsidRDefault="000B2CBA" w:rsidP="000B2CBA">
            <w:pPr>
              <w:rPr>
                <w:ins w:id="1084" w:author="Anees Shaikh" w:date="2013-08-24T17:21:00Z"/>
              </w:rPr>
            </w:pPr>
            <w:ins w:id="1085" w:author="Anees Shaikh" w:date="2013-08-24T17:22:00Z">
              <w:r>
                <w:t>An OpenFlow Configuration Point configures a particular OpenFlow Logical Switch (OF datapath) to be associated with a particular OpenFlow Controller</w:t>
              </w:r>
            </w:ins>
          </w:p>
        </w:tc>
      </w:tr>
    </w:tbl>
    <w:p w14:paraId="0CC36C45" w14:textId="58162D94" w:rsidR="001B345E" w:rsidRPr="001B345E" w:rsidRDefault="001E337C" w:rsidP="001B345E">
      <w:ins w:id="1086" w:author="Anees Shaikh" w:date="2013-08-24T17:23:00Z">
        <w:r w:rsidRPr="001E337C">
          <w:t xml:space="preserve">It should be noted that some properties of the OpenFlow Logical Switch (i.e. OpenFlow datapath)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ins>
      <w:ins w:id="1087" w:author="Anees Shaikh" w:date="2013-08-24T17:24:00Z">
        <w:r>
          <w:t>update</w:t>
        </w:r>
      </w:ins>
      <w:ins w:id="1088" w:author="Anees Shaikh" w:date="2013-08-24T17:23:00Z">
        <w:r w:rsidRPr="001E337C">
          <w:t xml:space="preserve"> of either standard.</w:t>
        </w:r>
      </w:ins>
    </w:p>
    <w:p w14:paraId="339D1852" w14:textId="77777777" w:rsidR="00E64B71" w:rsidRDefault="00E64B71" w:rsidP="00BA30A0">
      <w:pPr>
        <w:pStyle w:val="Heading1"/>
      </w:pPr>
      <w:bookmarkStart w:id="1089" w:name="_Toc242727885"/>
      <w:r>
        <w:t>Scope</w:t>
      </w:r>
      <w:bookmarkEnd w:id="1089"/>
    </w:p>
    <w:p w14:paraId="195AD289" w14:textId="39C6ABB8" w:rsidR="00D35927" w:rsidRDefault="00E34319" w:rsidP="00D35927">
      <w:r>
        <w:t>OF-CONFIG 1.2</w:t>
      </w:r>
      <w:r w:rsidR="00D35927">
        <w:t xml:space="preserve"> is focused on the following functions needed to configure an OpenFlow 1.3  datapath:</w:t>
      </w:r>
    </w:p>
    <w:p w14:paraId="4C4B8731" w14:textId="013B37B7" w:rsidR="00D35927" w:rsidRDefault="00D35927" w:rsidP="00D35927">
      <w:pPr>
        <w:numPr>
          <w:ilvl w:val="0"/>
          <w:numId w:val="1"/>
        </w:numPr>
        <w:rPr>
          <w:ins w:id="1090" w:author="Deepak Bansal (AZURE)" w:date="2013-09-07T19:15:00Z"/>
        </w:rPr>
      </w:pPr>
      <w:r>
        <w:t>The assignment of one or more OpenFlow controllers</w:t>
      </w:r>
      <w:ins w:id="1091" w:author="Deepak Bansal (AZURE)" w:date="2013-09-07T19:15:00Z">
        <w:r w:rsidR="000D4800">
          <w:t xml:space="preserve"> to openflow data planes</w:t>
        </w:r>
      </w:ins>
    </w:p>
    <w:p w14:paraId="6DDE38F0" w14:textId="03E29291" w:rsidR="000D4800" w:rsidDel="000D4800" w:rsidRDefault="000D4800" w:rsidP="00D35927">
      <w:pPr>
        <w:numPr>
          <w:ilvl w:val="0"/>
          <w:numId w:val="1"/>
        </w:numPr>
        <w:rPr>
          <w:del w:id="1092" w:author="Deepak Bansal (AZURE)" w:date="2013-09-07T19:17:00Z"/>
        </w:rPr>
      </w:pP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lastRenderedPageBreak/>
        <w:t>Discovery of capabilities of an OpenFlow Logical Switch</w:t>
      </w:r>
    </w:p>
    <w:p w14:paraId="5F555FF8" w14:textId="724EEB74" w:rsidR="00D35927" w:rsidRDefault="00D35927" w:rsidP="00D35927">
      <w:pPr>
        <w:numPr>
          <w:ilvl w:val="0"/>
          <w:numId w:val="1"/>
        </w:numPr>
      </w:pPr>
      <w:r>
        <w:t xml:space="preserve">Configuration of a </w:t>
      </w:r>
      <w:del w:id="1093" w:author="Anees Shaikh" w:date="2013-08-24T16:07:00Z">
        <w:r w:rsidDel="00DA4FF1">
          <w:delText xml:space="preserve">small </w:delText>
        </w:r>
      </w:del>
      <w:r>
        <w:t xml:space="preserve">set of </w:t>
      </w:r>
      <w:ins w:id="1094" w:author="Anees Shaikh" w:date="2013-08-24T16:07:00Z">
        <w:r w:rsidR="00DA4FF1">
          <w:t xml:space="preserve">specific </w:t>
        </w:r>
      </w:ins>
      <w:r>
        <w:t>tunnel types such as IP-in-GRE, NV-GRE, VxLAN</w:t>
      </w:r>
    </w:p>
    <w:p w14:paraId="04DA5EFE" w14:textId="5261BB3E" w:rsidR="00BB7B53" w:rsidRDefault="00DA4FF1" w:rsidP="00D35927">
      <w:ins w:id="1095" w:author="Anees Shaikh" w:date="2013-08-24T16:11:00Z">
        <w:r>
          <w:t xml:space="preserve">New </w:t>
        </w:r>
      </w:ins>
      <w:del w:id="1096" w:author="Anees Shaikh" w:date="2013-08-24T16:11:00Z">
        <w:r w:rsidR="007A30A1" w:rsidDel="00DA4FF1">
          <w:delText>F</w:delText>
        </w:r>
      </w:del>
      <w:ins w:id="1097" w:author="Anees Shaikh" w:date="2013-08-24T16:11:00Z">
        <w:r>
          <w:t>f</w:t>
        </w:r>
      </w:ins>
      <w:r w:rsidR="007A30A1">
        <w:t xml:space="preserve">unctionality introduced in </w:t>
      </w:r>
      <w:r w:rsidR="00E34319">
        <w:t>OF-CONFIG 1.2</w:t>
      </w:r>
      <w:r w:rsidR="007A30A1">
        <w:t xml:space="preserve"> includes:</w:t>
      </w:r>
    </w:p>
    <w:p w14:paraId="69D75EE6" w14:textId="04A20242" w:rsidR="000D4800" w:rsidRDefault="000D4800" w:rsidP="000D4800">
      <w:pPr>
        <w:numPr>
          <w:ilvl w:val="0"/>
          <w:numId w:val="31"/>
        </w:numPr>
        <w:rPr>
          <w:ins w:id="1098" w:author="Deepak Bansal (AZURE)" w:date="2013-09-07T19:17:00Z"/>
        </w:rPr>
      </w:pPr>
      <w:ins w:id="1099" w:author="Deepak Bansal (AZURE)" w:date="2013-09-07T19:17:00Z">
        <w:r>
          <w:t>Instantiation of openflow data planes (called openflow logical switches)</w:t>
        </w:r>
      </w:ins>
    </w:p>
    <w:p w14:paraId="0A05D1BD" w14:textId="1515C190" w:rsidR="00DA4FF1" w:rsidRDefault="00DA4FF1" w:rsidP="00DA4FF1">
      <w:pPr>
        <w:numPr>
          <w:ilvl w:val="0"/>
          <w:numId w:val="31"/>
        </w:numPr>
        <w:rPr>
          <w:ins w:id="1100" w:author="Anees Shaikh" w:date="2013-08-24T16:07:00Z"/>
        </w:rPr>
      </w:pPr>
      <w:ins w:id="1101" w:author="Anees Shaikh" w:date="2013-08-24T16:07:00Z">
        <w:r>
          <w:t>Assignment of resources o</w:t>
        </w:r>
      </w:ins>
      <w:ins w:id="1102" w:author="Deepak Bansal (AZURE)" w:date="2013-09-07T19:17:00Z">
        <w:r w:rsidR="000D4800">
          <w:t>f an</w:t>
        </w:r>
      </w:ins>
      <w:ins w:id="1103" w:author="Anees Shaikh" w:date="2013-08-24T16:07:00Z">
        <w:del w:id="1104" w:author="Deepak Bansal (AZURE)" w:date="2013-09-07T19:17:00Z">
          <w:r w:rsidDel="000D4800">
            <w:delText>n N</w:delText>
          </w:r>
        </w:del>
        <w:r>
          <w:t xml:space="preserve"> OpenFlow Capable Switch to one or more OpenFlow Logical Switches</w:t>
        </w:r>
      </w:ins>
    </w:p>
    <w:p w14:paraId="2F19C0CA" w14:textId="12CE3D4E" w:rsidR="00DA4FF1" w:rsidRPr="00DA4FF1" w:rsidRDefault="00DA4FF1" w:rsidP="00C128FA">
      <w:pPr>
        <w:pStyle w:val="ListParagraph"/>
        <w:numPr>
          <w:ilvl w:val="0"/>
          <w:numId w:val="31"/>
        </w:numPr>
        <w:rPr>
          <w:ins w:id="1105" w:author="Anees Shaikh" w:date="2013-08-24T16:07:00Z"/>
          <w:rFonts w:cstheme="minorHAnsi"/>
          <w:rPrChange w:id="1106" w:author="Anees Shaikh" w:date="2013-08-24T16:07:00Z">
            <w:rPr>
              <w:ins w:id="1107" w:author="Anees Shaikh" w:date="2013-08-24T16:07:00Z"/>
              <w:rFonts w:asciiTheme="minorHAnsi" w:hAnsiTheme="minorHAnsi" w:cstheme="minorHAnsi"/>
            </w:rPr>
          </w:rPrChange>
        </w:rPr>
      </w:pPr>
      <w:ins w:id="1108" w:author="Anees Shaikh" w:date="2013-08-24T16:09:00Z">
        <w:r>
          <w:rPr>
            <w:rFonts w:cstheme="minorHAnsi"/>
          </w:rPr>
          <w:t>Support for the emerging Negotiable Datapath Model (NDM)</w:t>
        </w:r>
      </w:ins>
      <w:ins w:id="1109" w:author="Anees Shaikh" w:date="2013-08-24T16:10:00Z">
        <w:r>
          <w:rPr>
            <w:rFonts w:cstheme="minorHAnsi"/>
          </w:rPr>
          <w:t xml:space="preserve"> being developed in the ONF</w:t>
        </w:r>
      </w:ins>
      <w:ins w:id="1110" w:author="Anees Shaikh" w:date="2013-08-24T16:08:00Z">
        <w:r>
          <w:rPr>
            <w:rFonts w:cstheme="minorHAnsi"/>
          </w:rPr>
          <w:t xml:space="preserve"> </w:t>
        </w:r>
      </w:ins>
    </w:p>
    <w:p w14:paraId="6C0974AD" w14:textId="4D234B19" w:rsidR="007A30A1" w:rsidRPr="00DA4FF1" w:rsidRDefault="007A30A1" w:rsidP="00C128FA">
      <w:pPr>
        <w:pStyle w:val="ListParagraph"/>
        <w:numPr>
          <w:ilvl w:val="0"/>
          <w:numId w:val="31"/>
        </w:numPr>
        <w:rPr>
          <w:ins w:id="1111" w:author="Anees Shaikh" w:date="2013-08-24T16:07:00Z"/>
          <w:rFonts w:cstheme="minorHAnsi"/>
          <w:rPrChange w:id="1112" w:author="Anees Shaikh" w:date="2013-08-24T16:07:00Z">
            <w:rPr>
              <w:ins w:id="1113" w:author="Anees Shaikh" w:date="2013-08-24T16:07:00Z"/>
              <w:rFonts w:asciiTheme="minorHAnsi" w:hAnsiTheme="minorHAnsi" w:cstheme="minorHAnsi"/>
            </w:rPr>
          </w:rPrChange>
        </w:rPr>
      </w:pPr>
      <w:r w:rsidRPr="00C128FA">
        <w:rPr>
          <w:rFonts w:asciiTheme="minorHAnsi" w:hAnsiTheme="minorHAnsi" w:cstheme="minorHAnsi"/>
        </w:rPr>
        <w:t>Versioning Support</w:t>
      </w:r>
    </w:p>
    <w:p w14:paraId="57A9FB47" w14:textId="77777777" w:rsidR="00DA4FF1" w:rsidRPr="00AF5EB4" w:rsidRDefault="00DA4FF1">
      <w:pPr>
        <w:pStyle w:val="ListParagraph"/>
        <w:rPr>
          <w:rFonts w:cstheme="minorHAnsi"/>
        </w:rPr>
        <w:pPrChange w:id="1114" w:author="Anees Shaikh" w:date="2013-08-24T16:50:00Z">
          <w:pPr>
            <w:pStyle w:val="ListParagraph"/>
            <w:numPr>
              <w:numId w:val="31"/>
            </w:numPr>
            <w:ind w:hanging="360"/>
          </w:pPr>
        </w:pPrChange>
      </w:pPr>
    </w:p>
    <w:p w14:paraId="19D22515" w14:textId="3CB61F72" w:rsidR="007A30A1" w:rsidRDefault="007A30A1" w:rsidP="00D35927">
      <w:r>
        <w:t>Other functions and/or the description of their use have been improved.</w:t>
      </w:r>
    </w:p>
    <w:p w14:paraId="694F9F48" w14:textId="563D5054"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ins w:id="1115" w:author="Anees Shaikh" w:date="2013-08-24T16:45:00Z">
        <w:r w:rsidR="005918EE">
          <w:t xml:space="preserve"> The ONF Configuration and Management working group will publish additional specifications for </w:t>
        </w:r>
      </w:ins>
      <w:ins w:id="1116" w:author="Anees Shaikh" w:date="2013-08-24T16:50:00Z">
        <w:r w:rsidR="005918EE">
          <w:t>net</w:t>
        </w:r>
      </w:ins>
      <w:ins w:id="1117" w:author="Deepak Bansal (AZURE)" w:date="2013-09-07T19:18:00Z">
        <w:r w:rsidR="000D4800">
          <w:t>w</w:t>
        </w:r>
      </w:ins>
      <w:ins w:id="1118" w:author="Anees Shaikh" w:date="2013-08-24T16:50:00Z">
        <w:r w:rsidR="005918EE">
          <w:t>ork operations, administration, and management (OAM), including</w:t>
        </w:r>
      </w:ins>
      <w:del w:id="1119" w:author="Anees Shaikh" w:date="2013-08-24T16:51:00Z">
        <w:r w:rsidDel="005918EE">
          <w:delText>Switch discovery</w:delText>
        </w:r>
      </w:del>
      <w:r>
        <w:t>, topology discovery</w:t>
      </w:r>
      <w:del w:id="1120" w:author="Anees Shaikh" w:date="2013-08-24T16:51:00Z">
        <w:r w:rsidDel="005918EE">
          <w:delText>, capability configuration</w:delText>
        </w:r>
      </w:del>
      <w:r w:rsidR="009C7A8A">
        <w:t xml:space="preserve">, </w:t>
      </w:r>
      <w:r>
        <w:t xml:space="preserve">event </w:t>
      </w:r>
      <w:del w:id="1121" w:author="Anees Shaikh" w:date="2013-08-24T16:51:00Z">
        <w:r w:rsidDel="005918EE">
          <w:delText>triggers</w:delText>
        </w:r>
      </w:del>
      <w:ins w:id="1122" w:author="Anees Shaikh" w:date="2013-08-24T16:51:00Z">
        <w:r w:rsidR="005918EE">
          <w:t>management</w:t>
        </w:r>
      </w:ins>
      <w:del w:id="1123" w:author="Anees Shaikh" w:date="2013-08-24T16:43:00Z">
        <w:r w:rsidDel="005918EE">
          <w:delText>,</w:delText>
        </w:r>
        <w:r w:rsidR="00E25161" w:rsidDel="005918EE">
          <w:delText xml:space="preserve"> </w:delText>
        </w:r>
        <w:r w:rsidDel="005918EE">
          <w:delText>instantiation of OpenFlow Logical Switches, assignment of resources such as ports and queues to OpenFlow Logical Switches</w:delText>
        </w:r>
      </w:del>
      <w:r>
        <w:t>, and bootstrap of the OpenFlow capable network</w:t>
      </w:r>
      <w:del w:id="1124" w:author="Anees Shaikh" w:date="2013-08-24T16:51:00Z">
        <w:r w:rsidDel="005918EE">
          <w:delText xml:space="preserve"> are outside the scope of </w:delText>
        </w:r>
        <w:r w:rsidR="00E34319" w:rsidDel="005918EE">
          <w:delText>OF-CONFIG 1.2</w:delText>
        </w:r>
        <w:r w:rsidDel="005918EE">
          <w:delText xml:space="preserve"> protocol. These may be included in future versions</w:delText>
        </w:r>
      </w:del>
      <w:r>
        <w:t>.</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1125" w:name="_Toc242727886"/>
      <w:r>
        <w:t>Normative Language</w:t>
      </w:r>
      <w:bookmarkEnd w:id="1125"/>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1126" w:name="_Toc242727887"/>
      <w:r>
        <w:t>Terms</w:t>
      </w:r>
      <w:bookmarkEnd w:id="1126"/>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1127" w:name="_Toc242727888"/>
      <w:r>
        <w:t>OpenFlow Capable Switch</w:t>
      </w:r>
      <w:bookmarkEnd w:id="1127"/>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1128" w:name="_Toc242727889"/>
      <w:r>
        <w:t>OpenFlow Configuration Point</w:t>
      </w:r>
      <w:bookmarkEnd w:id="1128"/>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1129" w:name="_Toc242727890"/>
      <w:r>
        <w:lastRenderedPageBreak/>
        <w:t>OpenFlow Logical Switch</w:t>
      </w:r>
      <w:bookmarkEnd w:id="1129"/>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1130" w:name="_Toc242727891"/>
      <w:r>
        <w:t>OpenFlow Resource</w:t>
      </w:r>
      <w:bookmarkEnd w:id="1130"/>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1131" w:name="_Toc242727892"/>
      <w:r>
        <w:t>OpenFlow Queue</w:t>
      </w:r>
      <w:bookmarkEnd w:id="1131"/>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1132" w:name="_Toc242727893"/>
      <w:r>
        <w:t>OpenFlow Port</w:t>
      </w:r>
      <w:bookmarkEnd w:id="1132"/>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1133" w:name="_Toc242727894"/>
      <w:r>
        <w:t>OpenFlow Controller</w:t>
      </w:r>
      <w:bookmarkEnd w:id="1133"/>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rPr>
          <w:ins w:id="1134" w:author="Carl Moberg" w:date="2013-06-03T22:47:00Z"/>
        </w:rPr>
      </w:pPr>
      <w:bookmarkStart w:id="1135" w:name="_Toc242727895"/>
      <w:ins w:id="1136" w:author="Carl Moberg" w:date="2013-06-03T22:47:00Z">
        <w:r>
          <w:t>NDM</w:t>
        </w:r>
        <w:bookmarkEnd w:id="1135"/>
      </w:ins>
    </w:p>
    <w:p w14:paraId="161F8262" w14:textId="35B0C90B" w:rsidR="00747312" w:rsidRPr="00747312" w:rsidRDefault="00747312" w:rsidP="00747312">
      <w:pPr>
        <w:rPr>
          <w:ins w:id="1137" w:author="Carl Moberg" w:date="2013-06-03T22:47:00Z"/>
        </w:rPr>
      </w:pPr>
      <w:ins w:id="1138" w:author="Carl Moberg" w:date="2013-06-03T22:47:00Z">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ins>
    </w:p>
    <w:p w14:paraId="5EDFE88E" w14:textId="77777777" w:rsidR="00E64B71" w:rsidRDefault="00E64B71" w:rsidP="00BA30A0">
      <w:pPr>
        <w:pStyle w:val="Heading1"/>
      </w:pPr>
      <w:bookmarkStart w:id="1139" w:name="_Toc242727896"/>
      <w:r>
        <w:t>Requirements</w:t>
      </w:r>
      <w:bookmarkEnd w:id="1139"/>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1140" w:name="_Toc242727897"/>
      <w:r w:rsidRPr="008206D7">
        <w:t>Requirements</w:t>
      </w:r>
      <w:r>
        <w:t xml:space="preserve"> from the OpenFlow 1.</w:t>
      </w:r>
      <w:r w:rsidR="00D35927">
        <w:t>3</w:t>
      </w:r>
      <w:r>
        <w:t xml:space="preserve"> Protocol Specification</w:t>
      </w:r>
      <w:bookmarkEnd w:id="1140"/>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w:t>
      </w:r>
      <w:r>
        <w:lastRenderedPageBreak/>
        <w:t>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5810F27B" w:rsidR="000D4800" w:rsidRDefault="000D4800" w:rsidP="00C128FA">
      <w:pPr>
        <w:pStyle w:val="Heading3"/>
        <w:rPr>
          <w:ins w:id="1141" w:author="Deepak Bansal (AZURE)" w:date="2013-09-07T19:19:00Z"/>
        </w:rPr>
      </w:pPr>
      <w:bookmarkStart w:id="1142" w:name="_Toc242727898"/>
      <w:ins w:id="1143" w:author="Deepak Bansal (AZURE)" w:date="2013-09-07T19:18:00Z">
        <w:r>
          <w:t>Instantiation of one or more Openflow Data Plane</w:t>
        </w:r>
      </w:ins>
      <w:ins w:id="1144" w:author="Deepak Bansal (AZURE)" w:date="2013-09-07T19:19:00Z">
        <w:r>
          <w:t>s on an Openflow Capable Switch</w:t>
        </w:r>
      </w:ins>
      <w:ins w:id="1145" w:author="Deepak Bansal (AZURE)" w:date="2013-09-07T19:24:00Z">
        <w:r w:rsidR="00016664">
          <w:t xml:space="preserve"> and assignment of resources to these data planes</w:t>
        </w:r>
      </w:ins>
      <w:bookmarkEnd w:id="1142"/>
    </w:p>
    <w:p w14:paraId="750AFA41" w14:textId="549E1CE1" w:rsidR="000D4800" w:rsidRPr="00B433CD" w:rsidRDefault="000D4800">
      <w:pPr>
        <w:rPr>
          <w:ins w:id="1146" w:author="Deepak Bansal (AZURE)" w:date="2013-09-07T19:18:00Z"/>
        </w:rPr>
        <w:pPrChange w:id="1147" w:author="Deepak Bansal (AZURE)" w:date="2013-09-07T19:19:00Z">
          <w:pPr>
            <w:pStyle w:val="Heading3"/>
          </w:pPr>
        </w:pPrChange>
      </w:pPr>
      <w:ins w:id="1148" w:author="Deepak Bansal (AZURE)" w:date="2013-09-07T19:19:00Z">
        <w:r>
          <w:t>An openflow capable switch is capable of host</w:t>
        </w:r>
      </w:ins>
      <w:ins w:id="1149" w:author="Deepak Bansal (AZURE)" w:date="2013-09-07T19:21:00Z">
        <w:r>
          <w:t>ing</w:t>
        </w:r>
      </w:ins>
      <w:ins w:id="1150" w:author="Deepak Bansal (AZURE)" w:date="2013-09-07T19:19:00Z">
        <w:r>
          <w:t xml:space="preserve"> one or more openflow data planes</w:t>
        </w:r>
      </w:ins>
      <w:ins w:id="1151" w:author="Deepak Bansal (AZURE)" w:date="2013-09-07T19:24:00Z">
        <w:r w:rsidR="00016664">
          <w:t xml:space="preserve"> (also refered to as openflow logical switch)</w:t>
        </w:r>
      </w:ins>
      <w:ins w:id="1152" w:author="Deepak Bansal (AZURE)" w:date="2013-09-07T19:19:00Z">
        <w:r>
          <w:t xml:space="preserve">. </w:t>
        </w:r>
      </w:ins>
      <w:ins w:id="1153" w:author="Deepak Bansal (AZURE)" w:date="2013-09-07T19:20:00Z">
        <w:r>
          <w:t xml:space="preserve">Initially, </w:t>
        </w:r>
      </w:ins>
      <w:ins w:id="1154" w:author="Deepak Bansal (AZURE)" w:date="2013-09-07T19:21:00Z">
        <w:r w:rsidR="00261194">
          <w:t xml:space="preserve">the openflow capable switch owns all the resources of the switch and does not have any data plane instantiated. Using the of-config 1.2 protocol, OFCP can instantiate one or more openflow data planes and can assign resources such as queues and ports to these openflow data planes. </w:t>
        </w:r>
      </w:ins>
      <w:ins w:id="1155" w:author="Deepak Bansal (AZURE)" w:date="2013-09-07T19:25:00Z">
        <w:r w:rsidR="00016664">
          <w:t xml:space="preserve">Some of the resources like management port may not be assigned to any openflow data plane. </w:t>
        </w:r>
      </w:ins>
    </w:p>
    <w:p w14:paraId="1F2B9F8C" w14:textId="77777777" w:rsidR="00E64B71" w:rsidRDefault="00E64B71" w:rsidP="00C128FA">
      <w:pPr>
        <w:pStyle w:val="Heading3"/>
      </w:pPr>
      <w:bookmarkStart w:id="1156" w:name="_Toc242727899"/>
      <w:r>
        <w:t>Connection Setup to a Controller</w:t>
      </w:r>
      <w:bookmarkEnd w:id="1156"/>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1157" w:name="_Toc242727900"/>
      <w:r>
        <w:t xml:space="preserve">Multiple </w:t>
      </w:r>
      <w:r w:rsidRPr="005250DF">
        <w:t>Controllers</w:t>
      </w:r>
      <w:bookmarkEnd w:id="1157"/>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1158" w:name="_Toc242727901"/>
      <w:r>
        <w:t>OpenFlow</w:t>
      </w:r>
      <w:r w:rsidR="00E64B71">
        <w:t xml:space="preserve"> Logical Switches</w:t>
      </w:r>
      <w:bookmarkEnd w:id="1158"/>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1159" w:name="_Toc242727902"/>
      <w:r>
        <w:t>Connection Interruption</w:t>
      </w:r>
      <w:bookmarkEnd w:id="1159"/>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lastRenderedPageBreak/>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1160" w:name="_Toc242727903"/>
      <w:r>
        <w:t>Encryption</w:t>
      </w:r>
      <w:bookmarkEnd w:id="1160"/>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1161" w:name="_Toc242727904"/>
      <w:r>
        <w:t>Queues</w:t>
      </w:r>
      <w:bookmarkEnd w:id="1161"/>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1162" w:name="_Toc242727905"/>
      <w:r>
        <w:t>Ports</w:t>
      </w:r>
      <w:bookmarkEnd w:id="1162"/>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lastRenderedPageBreak/>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1163" w:name="_Toc242727906"/>
      <w:r>
        <w:t>Capability Discovery</w:t>
      </w:r>
      <w:bookmarkEnd w:id="1163"/>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1164" w:name="_Toc242727907"/>
      <w:r>
        <w:t>Datapath ID</w:t>
      </w:r>
      <w:bookmarkEnd w:id="1164"/>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rPr>
          <w:ins w:id="1165" w:author="Carl Moberg" w:date="2013-06-03T22:47:00Z"/>
        </w:rPr>
      </w:pPr>
      <w:bookmarkStart w:id="1166" w:name="_Toc242727908"/>
      <w:ins w:id="1167" w:author="Carl Moberg" w:date="2013-06-03T22:47:00Z">
        <w:r>
          <w:t>Requirements for NDMs</w:t>
        </w:r>
        <w:bookmarkEnd w:id="1166"/>
      </w:ins>
    </w:p>
    <w:p w14:paraId="41264338" w14:textId="77777777" w:rsidR="00DF5716" w:rsidRDefault="00DF5716" w:rsidP="00DF5716">
      <w:pPr>
        <w:rPr>
          <w:ins w:id="1168" w:author="Carl Moberg" w:date="2013-06-03T22:47:00Z"/>
        </w:rPr>
      </w:pPr>
      <w:ins w:id="1169" w:author="Carl Moberg" w:date="2013-06-03T22:47:00Z">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ins>
    </w:p>
    <w:p w14:paraId="32A327FD" w14:textId="77777777" w:rsidR="00DF5716" w:rsidRDefault="00DF5716" w:rsidP="00DF5716">
      <w:pPr>
        <w:rPr>
          <w:ins w:id="1170" w:author="Curt Beckmann" w:date="2013-06-06T14:23:00Z"/>
        </w:rPr>
      </w:pPr>
      <w:ins w:id="1171" w:author="Carl Moberg" w:date="2013-06-03T22:47:00Z">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ins>
    </w:p>
    <w:p w14:paraId="1E29EB9B" w14:textId="10D43163" w:rsidR="001D0E99" w:rsidRDefault="001D0E99" w:rsidP="00DF5716">
      <w:pPr>
        <w:rPr>
          <w:ins w:id="1172" w:author="Carl Moberg" w:date="2013-06-03T22:47:00Z"/>
        </w:rPr>
      </w:pPr>
      <w:ins w:id="1173" w:author="Curt Beckmann" w:date="2013-06-06T14:23:00Z">
        <w:r>
          <w:t>NDMs are characterized by parameters</w:t>
        </w:r>
      </w:ins>
      <w:ins w:id="1174" w:author="Curt Beckmann" w:date="2013-06-06T14:25:00Z">
        <w:r>
          <w:t xml:space="preserve"> related to table sizes or optional functionality.  </w:t>
        </w:r>
      </w:ins>
      <w:ins w:id="1175" w:author="Curt Beckmann" w:date="2013-06-06T14:27:00Z">
        <w:r>
          <w:t xml:space="preserve">The NDM framework allows for implementations to have a range of flexibility in their parameters.  Some implementations may have no flexibility; others will </w:t>
        </w:r>
      </w:ins>
      <w:ins w:id="1176" w:author="Curt Beckmann" w:date="2013-06-06T14:28:00Z">
        <w:r>
          <w:t xml:space="preserve">allow </w:t>
        </w:r>
      </w:ins>
      <w:ins w:id="1177" w:author="Curt Beckmann" w:date="2013-06-06T14:29:00Z">
        <w:r>
          <w:t xml:space="preserve">some </w:t>
        </w:r>
      </w:ins>
      <w:ins w:id="1178" w:author="Curt Beckmann" w:date="2013-06-06T14:28:00Z">
        <w:r>
          <w:t xml:space="preserve">adjustment of parameters at the time the OFCP associates </w:t>
        </w:r>
      </w:ins>
      <w:ins w:id="1179" w:author="Curt Beckmann" w:date="2013-06-06T14:30:00Z">
        <w:r w:rsidR="00C61314">
          <w:t xml:space="preserve">the NDM with a logical switch.  NDM implementations that support parameter </w:t>
        </w:r>
        <w:r w:rsidR="00C61314">
          <w:lastRenderedPageBreak/>
          <w:t xml:space="preserve">adjustment </w:t>
        </w:r>
      </w:ins>
      <w:ins w:id="1180" w:author="Curt Beckmann" w:date="2013-06-06T14:33:00Z">
        <w:r w:rsidR="00C61314">
          <w:t xml:space="preserve">should (?) </w:t>
        </w:r>
      </w:ins>
      <w:ins w:id="1181" w:author="Curt Beckmann" w:date="2013-06-06T14:30:00Z">
        <w:r w:rsidR="00C61314">
          <w:t xml:space="preserve">also offer an RPC mechanism to allow the OFCP and the </w:t>
        </w:r>
      </w:ins>
      <w:ins w:id="1182" w:author="Curt Beckmann" w:date="2013-06-06T14:32:00Z">
        <w:r w:rsidR="00C61314">
          <w:t>capable</w:t>
        </w:r>
      </w:ins>
      <w:ins w:id="1183" w:author="Curt Beckmann" w:date="2013-06-06T14:33:00Z">
        <w:r w:rsidR="00C61314">
          <w:t xml:space="preserve"> </w:t>
        </w:r>
      </w:ins>
      <w:ins w:id="1184" w:author="Curt Beckmann" w:date="2013-06-06T14:32:00Z">
        <w:r w:rsidR="00C61314">
          <w:t xml:space="preserve">(?) </w:t>
        </w:r>
      </w:ins>
      <w:ins w:id="1185" w:author="Curt Beckmann" w:date="2013-06-06T14:30:00Z">
        <w:r w:rsidR="00C61314">
          <w:t>switch</w:t>
        </w:r>
      </w:ins>
      <w:ins w:id="1186" w:author="Curt Beckmann" w:date="2013-06-06T14:32:00Z">
        <w:r w:rsidR="00C61314">
          <w:t xml:space="preserve"> to determine the parameters in a specific situation.</w:t>
        </w:r>
      </w:ins>
    </w:p>
    <w:p w14:paraId="3593CB5F" w14:textId="01EDC578" w:rsidR="00DF5716" w:rsidRDefault="00DF5716" w:rsidP="00DF5716">
      <w:pPr>
        <w:rPr>
          <w:ins w:id="1187" w:author="Carl Moberg" w:date="2013-06-03T22:47:00Z"/>
        </w:rPr>
      </w:pPr>
      <w:ins w:id="1188" w:author="Carl Moberg" w:date="2013-06-03T22:47:00Z">
        <w:r w:rsidRPr="00DF5716">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ins>
    </w:p>
    <w:p w14:paraId="19BD4AC9" w14:textId="4830865F" w:rsidR="00DF5716" w:rsidRDefault="00DF5716" w:rsidP="00CB7B88">
      <w:pPr>
        <w:rPr>
          <w:ins w:id="1189" w:author="Carl Moberg" w:date="2013-06-03T22:47:00Z"/>
        </w:rPr>
      </w:pPr>
      <w:ins w:id="1190" w:author="Carl Moberg" w:date="2013-06-03T22:47:00Z">
        <w:r>
          <w:t>The optional NDM manageability feature must support the following requirements:</w:t>
        </w:r>
      </w:ins>
    </w:p>
    <w:p w14:paraId="25FFC656" w14:textId="16CBBDC1" w:rsidR="00CB7B88" w:rsidRDefault="00CB7B88" w:rsidP="00CB7B88">
      <w:pPr>
        <w:numPr>
          <w:ilvl w:val="0"/>
          <w:numId w:val="10"/>
        </w:numPr>
        <w:rPr>
          <w:ins w:id="1191" w:author="Carl Moberg" w:date="2013-06-03T22:47:00Z"/>
        </w:rPr>
      </w:pPr>
      <w:ins w:id="1192" w:author="Carl Moberg" w:date="2013-06-03T22:47:00Z">
        <w:r>
          <w:t>The ability to query the capable switch about support for NDMs</w:t>
        </w:r>
      </w:ins>
    </w:p>
    <w:p w14:paraId="307D0B8A" w14:textId="2E700BB0" w:rsidR="00DF5716" w:rsidRDefault="005D5382" w:rsidP="00CB7B88">
      <w:pPr>
        <w:numPr>
          <w:ilvl w:val="0"/>
          <w:numId w:val="10"/>
        </w:numPr>
        <w:rPr>
          <w:ins w:id="1193" w:author="Carl Moberg" w:date="2013-06-03T22:47:00Z"/>
        </w:rPr>
      </w:pPr>
      <w:ins w:id="1194" w:author="Carl Moberg" w:date="2013-06-03T22:47:00Z">
        <w:r>
          <w:t xml:space="preserve">The ability to query the capable switch for </w:t>
        </w:r>
        <w:r w:rsidR="00CB7B88">
          <w:t xml:space="preserve">the set of </w:t>
        </w:r>
        <w:r>
          <w:t xml:space="preserve">available </w:t>
        </w:r>
      </w:ins>
      <w:ins w:id="1195" w:author="Curt Beckmann" w:date="2013-06-06T14:20:00Z">
        <w:r w:rsidR="001D0E99">
          <w:t xml:space="preserve">supported </w:t>
        </w:r>
      </w:ins>
      <w:ins w:id="1196" w:author="Carl Moberg" w:date="2013-06-03T22:47:00Z">
        <w:r>
          <w:t>NDMs</w:t>
        </w:r>
      </w:ins>
    </w:p>
    <w:p w14:paraId="63B85B03" w14:textId="66782449" w:rsidR="005D5382" w:rsidRDefault="005D5382" w:rsidP="00CB7B88">
      <w:pPr>
        <w:numPr>
          <w:ilvl w:val="0"/>
          <w:numId w:val="10"/>
        </w:numPr>
        <w:rPr>
          <w:ins w:id="1197" w:author="Carl Moberg" w:date="2013-06-03T22:47:00Z"/>
        </w:rPr>
      </w:pPr>
      <w:ins w:id="1198" w:author="Carl Moberg" w:date="2013-06-03T22:47:00Z">
        <w:r>
          <w:t>The ability to associate a logical switch with a paramet</w:t>
        </w:r>
      </w:ins>
      <w:ins w:id="1199" w:author="Curt Beckmann" w:date="2013-06-06T14:22:00Z">
        <w:r w:rsidR="001D0E99">
          <w:t>e</w:t>
        </w:r>
      </w:ins>
      <w:ins w:id="1200" w:author="Carl Moberg" w:date="2013-06-03T22:47:00Z">
        <w:r>
          <w:t>rized NDM</w:t>
        </w:r>
      </w:ins>
    </w:p>
    <w:p w14:paraId="2EE40B41" w14:textId="2A14E421" w:rsidR="005D5382" w:rsidRPr="00DF5716" w:rsidRDefault="005D5382" w:rsidP="00CB7B88">
      <w:pPr>
        <w:numPr>
          <w:ilvl w:val="0"/>
          <w:numId w:val="10"/>
        </w:numPr>
        <w:rPr>
          <w:ins w:id="1201" w:author="Carl Moberg" w:date="2013-06-03T22:47:00Z"/>
        </w:rPr>
      </w:pPr>
      <w:ins w:id="1202" w:author="Carl Moberg" w:date="2013-06-03T22:47:00Z">
        <w:r>
          <w:t>The ability to remove a paramet</w:t>
        </w:r>
      </w:ins>
      <w:ins w:id="1203" w:author="Curt Beckmann" w:date="2013-06-06T14:23:00Z">
        <w:r w:rsidR="001D0E99">
          <w:t>e</w:t>
        </w:r>
      </w:ins>
      <w:ins w:id="1204" w:author="Carl Moberg" w:date="2013-06-03T22:47:00Z">
        <w:r>
          <w:t>rized NDM from a logical switch</w:t>
        </w:r>
      </w:ins>
    </w:p>
    <w:p w14:paraId="7B64F9E1" w14:textId="77777777" w:rsidR="00E64B71" w:rsidRDefault="00E64B71" w:rsidP="00C128FA">
      <w:pPr>
        <w:pStyle w:val="Heading2"/>
      </w:pPr>
      <w:bookmarkStart w:id="1205" w:name="_Toc242727909"/>
      <w:r>
        <w:t>Operational Requirements</w:t>
      </w:r>
      <w:bookmarkEnd w:id="1205"/>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1206" w:name="_Toc242727910"/>
      <w:r>
        <w:t>Requirements for the Switch Management Protocol</w:t>
      </w:r>
      <w:bookmarkEnd w:id="1206"/>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lastRenderedPageBreak/>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0AE5C87F"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249F6B1D" w:rsidR="005A3974" w:rsidRDefault="005A3974" w:rsidP="00C128FA">
      <w:pPr>
        <w:pStyle w:val="Heading1"/>
      </w:pPr>
      <w:bookmarkStart w:id="1207" w:name="_Ref316762640"/>
      <w:bookmarkStart w:id="1208" w:name="_Toc242727911"/>
      <w:r>
        <w:t>N</w:t>
      </w:r>
      <w:r w:rsidR="00C92724">
        <w:t>ETCONF</w:t>
      </w:r>
      <w:r>
        <w:t xml:space="preserve"> as the </w:t>
      </w:r>
      <w:r w:rsidR="00C92724">
        <w:t>T</w:t>
      </w:r>
      <w:r>
        <w:t xml:space="preserve">ransport </w:t>
      </w:r>
      <w:r w:rsidR="00C92724">
        <w:t>P</w:t>
      </w:r>
      <w:r>
        <w:t>rotocol</w:t>
      </w:r>
      <w:bookmarkEnd w:id="1208"/>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lastRenderedPageBreak/>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r w:rsidRPr="00CE3A81">
          <w:t>1</w:t>
        </w:r>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lastRenderedPageBreak/>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1209" w:name="_Ref333636009"/>
      <w:bookmarkStart w:id="1210" w:name="_Toc242727912"/>
      <w:r>
        <w:t>Data Model</w:t>
      </w:r>
      <w:bookmarkEnd w:id="1207"/>
      <w:bookmarkEnd w:id="1209"/>
      <w:bookmarkEnd w:id="1210"/>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30CB3C13" w14:textId="0F014EBF" w:rsidR="00E64B71" w:rsidDel="002316BC" w:rsidRDefault="00E64B71" w:rsidP="002C0E22">
      <w:pPr>
        <w:numPr>
          <w:ilvl w:val="0"/>
          <w:numId w:val="11"/>
        </w:numPr>
        <w:rPr>
          <w:del w:id="1211" w:author="Anees Shaikh" w:date="2013-10-06T21:04:00Z"/>
        </w:rPr>
        <w:pPrChange w:id="1212" w:author="Anees Shaikh" w:date="2013-10-06T21:04:00Z">
          <w:pPr>
            <w:numPr>
              <w:numId w:val="11"/>
            </w:numPr>
            <w:ind w:left="720" w:hanging="360"/>
          </w:pPr>
        </w:pPrChange>
      </w:pPr>
      <w:r>
        <w:t>a UML diagram giving an overview of the class,</w:t>
      </w:r>
    </w:p>
    <w:p w14:paraId="7FCC718D" w14:textId="71F6D4CE" w:rsidR="00E64B71" w:rsidRDefault="00E64B71" w:rsidP="002316BC">
      <w:pPr>
        <w:numPr>
          <w:ilvl w:val="0"/>
          <w:numId w:val="11"/>
        </w:numPr>
      </w:pPr>
      <w:del w:id="1213" w:author="Anees Shaikh" w:date="2013-10-06T21:04:00Z">
        <w:r w:rsidDel="002316BC">
          <w:delText>a portion of an XML schema</w:delText>
        </w:r>
        <w:r w:rsidR="00B719B3" w:rsidDel="002316BC">
          <w:delText xml:space="preserve"> </w:delText>
        </w:r>
        <w:r w:rsidDel="002316BC">
          <w:delText xml:space="preserve">extracted from the normative XML schema in </w:delText>
        </w:r>
        <w:r w:rsidR="00E95DBE" w:rsidDel="002316BC">
          <w:delText>2013</w:delText>
        </w:r>
        <w:r w:rsidDel="002316BC">
          <w:delText>,</w:delText>
        </w:r>
        <w:r w:rsidR="002B638C" w:rsidDel="002316BC">
          <w:delText xml:space="preserve"> including normative constraints for instances of the class extending the XML schema by semantic specifications,</w:delText>
        </w:r>
      </w:del>
    </w:p>
    <w:p w14:paraId="1C4F8973" w14:textId="340A50D4" w:rsidR="00E64B71" w:rsidDel="002316BC" w:rsidRDefault="00E64B71" w:rsidP="002B638C">
      <w:pPr>
        <w:numPr>
          <w:ilvl w:val="0"/>
          <w:numId w:val="11"/>
        </w:numPr>
        <w:rPr>
          <w:del w:id="1214" w:author="Anees Shaikh" w:date="2013-10-06T21:05:00Z"/>
        </w:rPr>
      </w:pPr>
      <w:r>
        <w:t>an example for XML code encoding an instance of the class</w:t>
      </w:r>
    </w:p>
    <w:p w14:paraId="3258C15E" w14:textId="1A30D9FF" w:rsidR="00E64B71" w:rsidRDefault="00E64B71" w:rsidP="002316BC">
      <w:pPr>
        <w:numPr>
          <w:ilvl w:val="0"/>
          <w:numId w:val="11"/>
        </w:numPr>
        <w:pPrChange w:id="1215" w:author="Anees Shaikh" w:date="2013-10-06T21:05:00Z">
          <w:pPr>
            <w:ind w:left="720"/>
          </w:pPr>
        </w:pPrChange>
      </w:pPr>
    </w:p>
    <w:p w14:paraId="11FEFCA8" w14:textId="41015A7A" w:rsidR="00E64B71" w:rsidRDefault="00E64B71" w:rsidP="00E64B71">
      <w:r>
        <w:t xml:space="preserve">The full XML schema </w:t>
      </w:r>
      <w:ins w:id="1216" w:author="Anees Shaikh" w:date="2013-10-06T21:09:00Z">
        <w:r w:rsidR="00DF6825">
          <w:t xml:space="preserve">is </w:t>
        </w:r>
      </w:ins>
      <w:del w:id="1217" w:author="Anees Shaikh" w:date="2013-10-06T21:09:00Z">
        <w:r w:rsidDel="00DF6825">
          <w:delText xml:space="preserve">and the full YANG module are </w:delText>
        </w:r>
      </w:del>
      <w:r>
        <w:t>listed in Appendi</w:t>
      </w:r>
      <w:ins w:id="1218" w:author="Anees Shaikh" w:date="2013-10-06T21:09:00Z">
        <w:r w:rsidR="00DF6825">
          <w:t>x</w:t>
        </w:r>
      </w:ins>
      <w:del w:id="1219" w:author="Anees Shaikh" w:date="2013-10-06T21:09:00Z">
        <w:r w:rsidDel="00DF6825">
          <w:delText>ces</w:delText>
        </w:r>
      </w:del>
      <w:r>
        <w:t xml:space="preserve"> A </w:t>
      </w:r>
      <w:del w:id="1220" w:author="Anees Shaikh" w:date="2013-10-06T21:09:00Z">
        <w:r w:rsidDel="00DF6825">
          <w:delText>and B</w:delText>
        </w:r>
      </w:del>
      <w:r>
        <w:t xml:space="preserve">. Normative for </w:t>
      </w:r>
      <w:r w:rsidR="00E34319">
        <w:t>OF-CONFIG 1.2</w:t>
      </w:r>
      <w:r>
        <w:t xml:space="preserve"> is the XML schema in </w:t>
      </w:r>
      <w:r w:rsidR="00E95DBE">
        <w:t>2013</w:t>
      </w:r>
      <w:r>
        <w:t xml:space="preserve"> and the normative constraints in </w:t>
      </w:r>
      <w:r w:rsidR="002B638C">
        <w:t>the descriptions of the individual elements.</w:t>
      </w:r>
      <w:r>
        <w:t xml:space="preserve"> </w:t>
      </w:r>
      <w:moveFromRangeStart w:id="1221" w:author="Anees Shaikh" w:date="2013-10-06T21:10:00Z" w:name="move242713177"/>
      <w:moveFrom w:id="1222" w:author="Anees Shaikh" w:date="2013-10-06T21:10:00Z">
        <w:r w:rsidDel="00DF6825">
          <w:t>The YANG module in Appendix B incorporates the XML schema specifications as well as the normative constraints</w:t>
        </w:r>
        <w:r w:rsidR="00264303" w:rsidDel="00DF6825">
          <w:t xml:space="preserve"> though is not normative for this specification</w:t>
        </w:r>
        <w:r w:rsidDel="00DF6825">
          <w:t>.</w:t>
        </w:r>
      </w:moveFrom>
      <w:moveFromRangeEnd w:id="1221"/>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1223" w:name="_Toc242727913"/>
      <w:r>
        <w:lastRenderedPageBreak/>
        <w:t>YANG Module</w:t>
      </w:r>
      <w:bookmarkEnd w:id="1223"/>
    </w:p>
    <w:p w14:paraId="418A4881" w14:textId="5E02EF51" w:rsidR="00BA474E" w:rsidRDefault="00DF6825" w:rsidP="00BA474E">
      <w:pPr>
        <w:pStyle w:val="PlainText"/>
      </w:pPr>
      <w:ins w:id="1224" w:author="Anees Shaikh" w:date="2013-10-06T21:10:00Z">
        <w:r>
          <w:t xml:space="preserve">OF-CONFIG 1.2 has a companion </w:t>
        </w:r>
      </w:ins>
      <w:moveToRangeStart w:id="1225" w:author="Anees Shaikh" w:date="2013-10-06T21:10:00Z" w:name="move242713177"/>
      <w:moveTo w:id="1226" w:author="Anees Shaikh" w:date="2013-10-06T21:10:00Z">
        <w:del w:id="1227" w:author="Anees Shaikh" w:date="2013-10-06T21:10:00Z">
          <w:r w:rsidDel="00DF6825">
            <w:delText xml:space="preserve">The </w:delText>
          </w:r>
        </w:del>
        <w:r>
          <w:t>YANG module</w:t>
        </w:r>
      </w:moveTo>
      <w:ins w:id="1228" w:author="Anees Shaikh" w:date="2013-10-06T21:11:00Z">
        <w:r>
          <w:t xml:space="preserve">, distributed as a separate file to aid in implementation of the OF-CONFIG data model.  </w:t>
        </w:r>
      </w:ins>
      <w:moveTo w:id="1229" w:author="Anees Shaikh" w:date="2013-10-06T21:10:00Z">
        <w:del w:id="1230" w:author="Anees Shaikh" w:date="2013-10-06T21:11:00Z">
          <w:r w:rsidDel="00DF6825">
            <w:delText xml:space="preserve"> in Appendix B </w:delText>
          </w:r>
        </w:del>
      </w:moveTo>
      <w:ins w:id="1231" w:author="Anees Shaikh" w:date="2013-10-06T21:11:00Z">
        <w:r>
          <w:t xml:space="preserve">It </w:t>
        </w:r>
      </w:ins>
      <w:moveTo w:id="1232" w:author="Anees Shaikh" w:date="2013-10-06T21:10:00Z">
        <w:r>
          <w:t>incorporates the XML schema specifications as well as the normative constraints though is not normative for this specification.</w:t>
        </w:r>
      </w:moveTo>
      <w:moveToRangeEnd w:id="1225"/>
      <w:ins w:id="1233" w:author="Anees Shaikh" w:date="2013-10-06T21:11:00Z">
        <w:r>
          <w:t xml:space="preserve">  The </w:t>
        </w:r>
      </w:ins>
      <w:del w:id="1234" w:author="Anees Shaikh" w:date="2013-10-06T21:10:00Z">
        <w:r w:rsidR="00BA474E" w:rsidDel="00DF6825">
          <w:delText xml:space="preserve">In Appendix B you can find a </w:delText>
        </w:r>
      </w:del>
      <w:r w:rsidR="00BA474E">
        <w:t xml:space="preserve">YANG module </w:t>
      </w:r>
      <w:del w:id="1235" w:author="Anees Shaikh" w:date="2013-10-06T21:11:00Z">
        <w:r w:rsidR="00BA474E" w:rsidDel="00DF6825">
          <w:delText xml:space="preserve">that </w:delText>
        </w:r>
      </w:del>
      <w:r w:rsidR="00BA474E">
        <w:t xml:space="preserve">conforms to the normative constraints given in XML schema of </w:t>
      </w:r>
      <w:r w:rsidR="00E95DBE">
        <w:t>2013</w:t>
      </w:r>
      <w:r w:rsidR="00BA474E">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236" w:name="_Toc242727914"/>
      <w:r>
        <w:t>Core Data Model</w:t>
      </w:r>
      <w:bookmarkEnd w:id="1236"/>
    </w:p>
    <w:p w14:paraId="7E2F73C6" w14:textId="193A8D70" w:rsidR="00E64B71" w:rsidRDefault="00E64B71" w:rsidP="00E64B71">
      <w:r>
        <w:t xml:space="preserve">The following UML diagram describes the top-level classes of the data model. </w:t>
      </w:r>
    </w:p>
    <w:p w14:paraId="7D795C5A" w14:textId="7650BCCE" w:rsidR="00E64B71" w:rsidRDefault="001D1E49" w:rsidP="00E64B71">
      <w:r>
        <w:object w:dxaOrig="8965" w:dyaOrig="7275" w14:anchorId="753617CE">
          <v:shape id="_x0000_i1026" type="#_x0000_t75" style="width:6in;height:350pt" o:ole="">
            <v:imagedata r:id="rId19" o:title=""/>
          </v:shape>
          <o:OLEObject Type="Embed" ProgID="Visio.Drawing.11" ShapeID="_x0000_i1026" DrawAspect="Content" ObjectID="_1316469972" r:id="rId20"/>
        </w:object>
      </w:r>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lastRenderedPageBreak/>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1237" w:name="_Toc333522884"/>
      <w:bookmarkStart w:id="1238" w:name="_Toc335146808"/>
      <w:bookmarkStart w:id="1239" w:name="_Toc242727915"/>
      <w:bookmarkEnd w:id="1237"/>
      <w:bookmarkEnd w:id="1238"/>
      <w:r>
        <w:t>OpenFlow Capable Switch</w:t>
      </w:r>
      <w:bookmarkEnd w:id="1239"/>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1240" w:name="_Toc242727916"/>
      <w:r>
        <w:t>UML Diagram</w:t>
      </w:r>
      <w:bookmarkEnd w:id="1240"/>
    </w:p>
    <w:p w14:paraId="0BFC3B0A" w14:textId="7F71EB9F" w:rsidR="00E64B71" w:rsidRDefault="00B80901" w:rsidP="000B2FB6">
      <w:pPr>
        <w:jc w:val="center"/>
      </w:pPr>
      <w:r>
        <w:object w:dxaOrig="8155" w:dyaOrig="4195" w14:anchorId="5AA61D9C">
          <v:shape id="_x0000_i1027" type="#_x0000_t75" style="width:408pt;height:209pt" o:ole="">
            <v:imagedata r:id="rId21" o:title=""/>
          </v:shape>
          <o:OLEObject Type="Embed" ProgID="Visio.Drawing.11" ShapeID="_x0000_i1027" DrawAspect="Content" ObjectID="_1316469973" r:id="rId22"/>
        </w:object>
      </w:r>
    </w:p>
    <w:p w14:paraId="6671A780" w14:textId="77777777" w:rsidR="00E64B71" w:rsidDel="00481203" w:rsidRDefault="001F476B" w:rsidP="001F476B">
      <w:pPr>
        <w:pStyle w:val="Caption"/>
        <w:rPr>
          <w:del w:id="1241" w:author="Anees Shaikh" w:date="2013-10-06T21:45:00Z"/>
        </w:rPr>
      </w:pPr>
      <w:r>
        <w:lastRenderedPageBreak/>
        <w:t xml:space="preserve">Figure </w:t>
      </w:r>
      <w:fldSimple w:instr=" SEQ Figure \* ARABIC ">
        <w:r>
          <w:rPr>
            <w:noProof/>
          </w:rPr>
          <w:t>4</w:t>
        </w:r>
      </w:fldSimple>
      <w:r>
        <w:t xml:space="preserve">: </w:t>
      </w:r>
      <w:r w:rsidRPr="00337B8B">
        <w:t>Data Model Diagram for OpenFlow Capable Switch</w:t>
      </w:r>
    </w:p>
    <w:p w14:paraId="3133D489" w14:textId="06CA6CF2" w:rsidR="00D84428" w:rsidRPr="009F1B7D" w:rsidRDefault="00013F69" w:rsidP="00481203">
      <w:pPr>
        <w:pStyle w:val="Caption"/>
        <w:pPrChange w:id="1242" w:author="Anees Shaikh" w:date="2013-10-06T21:45:00Z">
          <w:pPr>
            <w:pStyle w:val="Heading3"/>
          </w:pPr>
        </w:pPrChange>
      </w:pPr>
      <w:moveFromRangeStart w:id="1243" w:author="Anees Shaikh" w:date="2013-10-06T21:13:00Z" w:name="move242713339"/>
      <w:moveFrom w:id="1244" w:author="Anees Shaikh" w:date="2013-10-06T21:13:00Z">
        <w:r w:rsidDel="00A75DFA">
          <w:t xml:space="preserve">XML </w:t>
        </w:r>
        <w:r w:rsidR="001F476B" w:rsidDel="00A75DFA">
          <w:t>Schema</w:t>
        </w:r>
      </w:moveFrom>
      <w:moveFromRangeEnd w:id="1243"/>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rsidDel="00481203" w14:paraId="5BCE7943" w14:textId="6CD4FCD0" w:rsidTr="00C128FA">
        <w:trPr>
          <w:del w:id="1245" w:author="Anees Shaikh" w:date="2013-10-06T21:45:00Z"/>
        </w:trPr>
        <w:tc>
          <w:tcPr>
            <w:tcW w:w="5000" w:type="pct"/>
            <w:shd w:val="clear" w:color="auto" w:fill="C8FCCD"/>
          </w:tcPr>
          <w:p w14:paraId="422E721B" w14:textId="5F92289A" w:rsidR="00DC2CE4" w:rsidDel="00481203" w:rsidRDefault="00DC2CE4" w:rsidP="00DC2CE4">
            <w:pPr>
              <w:pStyle w:val="XML1"/>
              <w:rPr>
                <w:del w:id="1246" w:author="Anees Shaikh" w:date="2013-10-06T21:45:00Z"/>
              </w:rPr>
            </w:pPr>
            <w:del w:id="1247" w:author="Anees Shaikh" w:date="2013-10-06T21:45:00Z">
              <w:r w:rsidDel="00481203">
                <w:delText xml:space="preserve">  &lt;xs:element name="capable-switch"&gt;</w:delText>
              </w:r>
            </w:del>
          </w:p>
          <w:p w14:paraId="0ADC4875" w14:textId="052C7C15" w:rsidR="00DC2CE4" w:rsidDel="00481203" w:rsidRDefault="00DC2CE4" w:rsidP="00DC2CE4">
            <w:pPr>
              <w:pStyle w:val="XML1"/>
              <w:rPr>
                <w:del w:id="1248" w:author="Anees Shaikh" w:date="2013-10-06T21:45:00Z"/>
              </w:rPr>
            </w:pPr>
            <w:del w:id="1249" w:author="Anees Shaikh" w:date="2013-10-06T21:45:00Z">
              <w:r w:rsidDel="00481203">
                <w:delText xml:space="preserve">    &lt;xs:annotation&gt;</w:delText>
              </w:r>
            </w:del>
          </w:p>
          <w:p w14:paraId="3FD47164" w14:textId="16A0E6D5" w:rsidR="00DC2CE4" w:rsidDel="00481203" w:rsidRDefault="00DC2CE4" w:rsidP="00DC2CE4">
            <w:pPr>
              <w:pStyle w:val="XML1"/>
              <w:rPr>
                <w:del w:id="1250" w:author="Anees Shaikh" w:date="2013-10-06T21:45:00Z"/>
              </w:rPr>
            </w:pPr>
            <w:del w:id="1251" w:author="Anees Shaikh" w:date="2013-10-06T21:45:00Z">
              <w:r w:rsidDel="00481203">
                <w:delText xml:space="preserve">      &lt;xs:documentation&gt;</w:delText>
              </w:r>
            </w:del>
          </w:p>
          <w:p w14:paraId="540EEEB5" w14:textId="35C42B82" w:rsidR="00DC2CE4" w:rsidDel="00481203" w:rsidRDefault="00DC2CE4" w:rsidP="00DC2CE4">
            <w:pPr>
              <w:pStyle w:val="XML1"/>
              <w:rPr>
                <w:del w:id="1252" w:author="Anees Shaikh" w:date="2013-10-06T21:45:00Z"/>
              </w:rPr>
            </w:pPr>
            <w:del w:id="1253" w:author="Anees Shaikh" w:date="2013-10-06T21:45:00Z">
              <w:r w:rsidDel="00481203">
                <w:delText xml:space="preserve">        The OpenFlow Capable Switch serves as the root </w:delText>
              </w:r>
            </w:del>
          </w:p>
          <w:p w14:paraId="5BE86660" w14:textId="7ABED6D9" w:rsidR="00DC2CE4" w:rsidDel="00481203" w:rsidRDefault="00DC2CE4" w:rsidP="00DC2CE4">
            <w:pPr>
              <w:pStyle w:val="XML1"/>
              <w:rPr>
                <w:del w:id="1254" w:author="Anees Shaikh" w:date="2013-10-06T21:45:00Z"/>
              </w:rPr>
            </w:pPr>
            <w:del w:id="1255" w:author="Anees Shaikh" w:date="2013-10-06T21:45:00Z">
              <w:r w:rsidDel="00481203">
                <w:delText xml:space="preserve">        element </w:delText>
              </w:r>
            </w:del>
            <w:moveToRangeStart w:id="1256" w:author="Anees Shaikh" w:date="2013-10-06T21:13:00Z" w:name="move242713339"/>
            <w:moveTo w:id="1257" w:author="Anees Shaikh" w:date="2013-10-06T21:13:00Z">
              <w:del w:id="1258" w:author="Anees Shaikh" w:date="2013-10-06T21:45:00Z">
                <w:r w:rsidR="00A75DFA" w:rsidDel="00481203">
                  <w:delText>XML Schema</w:delText>
                </w:r>
              </w:del>
            </w:moveTo>
            <w:moveToRangeEnd w:id="1256"/>
            <w:del w:id="1259" w:author="Anees Shaikh" w:date="2013-10-06T21:45:00Z">
              <w:r w:rsidDel="00481203">
                <w:delText xml:space="preserve">for an OpenFlow configuration.  It contains </w:delText>
              </w:r>
              <w:r w:rsidR="00076EE8" w:rsidDel="00481203">
                <w:delText xml:space="preserve">OpenFlow </w:delText>
              </w:r>
              <w:r w:rsidDel="00481203">
                <w:delText>logical</w:delText>
              </w:r>
            </w:del>
          </w:p>
          <w:p w14:paraId="7DAC5BCB" w14:textId="2ADE99F2" w:rsidR="00DC2CE4" w:rsidDel="00481203" w:rsidRDefault="00DC2CE4" w:rsidP="00DC2CE4">
            <w:pPr>
              <w:pStyle w:val="XML1"/>
              <w:rPr>
                <w:del w:id="1260" w:author="Anees Shaikh" w:date="2013-10-06T21:45:00Z"/>
              </w:rPr>
            </w:pPr>
            <w:del w:id="1261" w:author="Anees Shaikh" w:date="2013-10-06T21:45:00Z">
              <w:r w:rsidDel="00481203">
                <w:delText xml:space="preserve">        switches and resources that can be assigned to logical</w:delText>
              </w:r>
            </w:del>
          </w:p>
          <w:p w14:paraId="584A82AA" w14:textId="38C4A2CB" w:rsidR="00DC2CE4" w:rsidDel="00481203" w:rsidRDefault="00DC2CE4" w:rsidP="00DC2CE4">
            <w:pPr>
              <w:pStyle w:val="XML1"/>
              <w:rPr>
                <w:del w:id="1262" w:author="Anees Shaikh" w:date="2013-10-06T21:45:00Z"/>
              </w:rPr>
            </w:pPr>
            <w:del w:id="1263" w:author="Anees Shaikh" w:date="2013-10-06T21:45:00Z">
              <w:r w:rsidDel="00481203">
                <w:delText xml:space="preserve">        switches.  It may have relations to OpenFlow Configuration </w:delText>
              </w:r>
            </w:del>
          </w:p>
          <w:p w14:paraId="3D83A0A1" w14:textId="6AA62354" w:rsidR="00DC2CE4" w:rsidDel="00481203" w:rsidRDefault="00DC2CE4" w:rsidP="00DC2CE4">
            <w:pPr>
              <w:pStyle w:val="XML1"/>
              <w:rPr>
                <w:del w:id="1264" w:author="Anees Shaikh" w:date="2013-10-06T21:45:00Z"/>
              </w:rPr>
            </w:pPr>
            <w:del w:id="1265" w:author="Anees Shaikh" w:date="2013-10-06T21:45:00Z">
              <w:r w:rsidDel="00481203">
                <w:delText xml:space="preserve">        Points.</w:delText>
              </w:r>
            </w:del>
          </w:p>
          <w:p w14:paraId="7DB61767" w14:textId="02A648B4" w:rsidR="00DC2CE4" w:rsidDel="00481203" w:rsidRDefault="00DC2CE4" w:rsidP="00DC2CE4">
            <w:pPr>
              <w:pStyle w:val="XML1"/>
              <w:rPr>
                <w:del w:id="1266" w:author="Anees Shaikh" w:date="2013-10-06T21:45:00Z"/>
              </w:rPr>
            </w:pPr>
            <w:del w:id="1267" w:author="Anees Shaikh" w:date="2013-10-06T21:45:00Z">
              <w:r w:rsidDel="00481203">
                <w:delText xml:space="preserve">      &lt;/xs:documentation&gt;</w:delText>
              </w:r>
            </w:del>
          </w:p>
          <w:p w14:paraId="4DACBF3B" w14:textId="403FC62E" w:rsidR="00DC2CE4" w:rsidDel="00481203" w:rsidRDefault="00DC2CE4" w:rsidP="00DC2CE4">
            <w:pPr>
              <w:pStyle w:val="XML1"/>
              <w:rPr>
                <w:del w:id="1268" w:author="Anees Shaikh" w:date="2013-10-06T21:45:00Z"/>
              </w:rPr>
            </w:pPr>
            <w:del w:id="1269" w:author="Anees Shaikh" w:date="2013-10-06T21:45:00Z">
              <w:r w:rsidDel="00481203">
                <w:delText xml:space="preserve">    &lt;/xs:annotation&gt;</w:delText>
              </w:r>
            </w:del>
          </w:p>
          <w:p w14:paraId="77311B2A" w14:textId="69A2B3AB" w:rsidR="00DC2CE4" w:rsidDel="00481203" w:rsidRDefault="00DC2CE4" w:rsidP="00DC2CE4">
            <w:pPr>
              <w:pStyle w:val="XML1"/>
              <w:rPr>
                <w:del w:id="1270" w:author="Anees Shaikh" w:date="2013-10-06T21:45:00Z"/>
              </w:rPr>
            </w:pPr>
            <w:del w:id="1271" w:author="Anees Shaikh" w:date="2013-10-06T21:45:00Z">
              <w:r w:rsidDel="00481203">
                <w:delText xml:space="preserve">    &lt;xs:complexType&gt;</w:delText>
              </w:r>
            </w:del>
          </w:p>
          <w:p w14:paraId="31EC0734" w14:textId="21D3999D" w:rsidR="00DC2CE4" w:rsidDel="00481203" w:rsidRDefault="00DC2CE4" w:rsidP="00DC2CE4">
            <w:pPr>
              <w:pStyle w:val="XML1"/>
              <w:rPr>
                <w:del w:id="1272" w:author="Anees Shaikh" w:date="2013-10-06T21:45:00Z"/>
              </w:rPr>
            </w:pPr>
            <w:del w:id="1273" w:author="Anees Shaikh" w:date="2013-10-06T21:45:00Z">
              <w:r w:rsidDel="00481203">
                <w:delText xml:space="preserve">      &lt;xs:sequence&gt;</w:delText>
              </w:r>
            </w:del>
          </w:p>
          <w:p w14:paraId="46DD33C7" w14:textId="4DB8E47E" w:rsidR="00DC2CE4" w:rsidDel="00481203" w:rsidRDefault="00DC2CE4" w:rsidP="00DC2CE4">
            <w:pPr>
              <w:pStyle w:val="XML1"/>
              <w:rPr>
                <w:del w:id="1274" w:author="Anees Shaikh" w:date="2013-10-06T21:45:00Z"/>
              </w:rPr>
            </w:pPr>
            <w:del w:id="1275" w:author="Anees Shaikh" w:date="2013-10-06T21:45:00Z">
              <w:r w:rsidDel="00481203">
                <w:delText xml:space="preserve">        &lt;xs:element name="id"  type="inet:uri"&gt;</w:delText>
              </w:r>
            </w:del>
          </w:p>
          <w:p w14:paraId="2F1823A0" w14:textId="4BE4031D" w:rsidR="00DC2CE4" w:rsidDel="00481203" w:rsidRDefault="00DC2CE4" w:rsidP="00DC2CE4">
            <w:pPr>
              <w:pStyle w:val="XML1"/>
              <w:rPr>
                <w:del w:id="1276" w:author="Anees Shaikh" w:date="2013-10-06T21:45:00Z"/>
              </w:rPr>
            </w:pPr>
            <w:del w:id="1277" w:author="Anees Shaikh" w:date="2013-10-06T21:45:00Z">
              <w:r w:rsidDel="00481203">
                <w:delText xml:space="preserve">          &lt;xs:annotation&gt;</w:delText>
              </w:r>
            </w:del>
          </w:p>
          <w:p w14:paraId="4C1B6BCB" w14:textId="055859F0" w:rsidR="00DC2CE4" w:rsidDel="00481203" w:rsidRDefault="00DC2CE4" w:rsidP="00DC2CE4">
            <w:pPr>
              <w:pStyle w:val="XML1"/>
              <w:rPr>
                <w:del w:id="1278" w:author="Anees Shaikh" w:date="2013-10-06T21:45:00Z"/>
              </w:rPr>
            </w:pPr>
            <w:del w:id="1279" w:author="Anees Shaikh" w:date="2013-10-06T21:45:00Z">
              <w:r w:rsidDel="00481203">
                <w:delText xml:space="preserve">            &lt;xs:documentation&gt;</w:delText>
              </w:r>
            </w:del>
          </w:p>
          <w:p w14:paraId="53032D33" w14:textId="297EFCF8" w:rsidR="00DC2CE4" w:rsidDel="00481203" w:rsidRDefault="00DC2CE4" w:rsidP="00DC2CE4">
            <w:pPr>
              <w:pStyle w:val="XML1"/>
              <w:rPr>
                <w:del w:id="1280" w:author="Anees Shaikh" w:date="2013-10-06T21:45:00Z"/>
              </w:rPr>
            </w:pPr>
            <w:del w:id="1281" w:author="Anees Shaikh" w:date="2013-10-06T21:45:00Z">
              <w:r w:rsidDel="00481203">
                <w:delText xml:space="preserve">              A unique but locally arbitrary identifier that</w:delText>
              </w:r>
            </w:del>
          </w:p>
          <w:p w14:paraId="3BE9F14B" w14:textId="07BB7317" w:rsidR="00DC2CE4" w:rsidDel="00481203" w:rsidRDefault="00DC2CE4" w:rsidP="00DC2CE4">
            <w:pPr>
              <w:pStyle w:val="XML1"/>
              <w:rPr>
                <w:del w:id="1282" w:author="Anees Shaikh" w:date="2013-10-06T21:45:00Z"/>
              </w:rPr>
            </w:pPr>
            <w:del w:id="1283" w:author="Anees Shaikh" w:date="2013-10-06T21:45:00Z">
              <w:r w:rsidDel="00481203">
                <w:delText xml:space="preserve">              uniquely identifies a Capable Switch within the context of </w:delText>
              </w:r>
            </w:del>
          </w:p>
          <w:p w14:paraId="18DA9614" w14:textId="3D3AE749" w:rsidR="00DC2CE4" w:rsidDel="00481203" w:rsidRDefault="00DC2CE4" w:rsidP="00DC2CE4">
            <w:pPr>
              <w:pStyle w:val="XML1"/>
              <w:rPr>
                <w:del w:id="1284" w:author="Anees Shaikh" w:date="2013-10-06T21:45:00Z"/>
              </w:rPr>
            </w:pPr>
            <w:del w:id="1285" w:author="Anees Shaikh" w:date="2013-10-06T21:45:00Z">
              <w:r w:rsidDel="00481203">
                <w:delText xml:space="preserve">              potential OpenFlow Configuration Points.  It MUST be </w:delText>
              </w:r>
            </w:del>
          </w:p>
          <w:p w14:paraId="14BC29DA" w14:textId="65822533" w:rsidR="00DC2CE4" w:rsidDel="00481203" w:rsidRDefault="00DC2CE4" w:rsidP="00DC2CE4">
            <w:pPr>
              <w:pStyle w:val="XML1"/>
              <w:rPr>
                <w:del w:id="1286" w:author="Anees Shaikh" w:date="2013-10-06T21:45:00Z"/>
              </w:rPr>
            </w:pPr>
            <w:del w:id="1287" w:author="Anees Shaikh" w:date="2013-10-06T21:45:00Z">
              <w:r w:rsidDel="00481203">
                <w:delText xml:space="preserve">              persistent across reboots of the OpenFlow Capable Switch.</w:delText>
              </w:r>
            </w:del>
          </w:p>
          <w:p w14:paraId="119E4699" w14:textId="4CDA14C1" w:rsidR="00DC2CE4" w:rsidDel="00481203" w:rsidRDefault="00DC2CE4" w:rsidP="00DC2CE4">
            <w:pPr>
              <w:pStyle w:val="XML1"/>
              <w:rPr>
                <w:del w:id="1288" w:author="Anees Shaikh" w:date="2013-10-06T21:45:00Z"/>
              </w:rPr>
            </w:pPr>
          </w:p>
          <w:p w14:paraId="00070A1E" w14:textId="655B1A49" w:rsidR="00DC2CE4" w:rsidDel="00481203" w:rsidRDefault="00DC2CE4" w:rsidP="00DC2CE4">
            <w:pPr>
              <w:pStyle w:val="XML1"/>
              <w:rPr>
                <w:del w:id="1289" w:author="Anees Shaikh" w:date="2013-10-06T21:45:00Z"/>
              </w:rPr>
            </w:pPr>
            <w:del w:id="1290" w:author="Anees Shaikh" w:date="2013-10-06T21:45:00Z">
              <w:r w:rsidDel="00481203">
                <w:delText xml:space="preserve">              This element MUST be present in the NETCONF data store.</w:delText>
              </w:r>
            </w:del>
          </w:p>
          <w:p w14:paraId="291BCCA9" w14:textId="730C4B1E" w:rsidR="00DC2CE4" w:rsidDel="00481203" w:rsidRDefault="00DC2CE4" w:rsidP="00DC2CE4">
            <w:pPr>
              <w:pStyle w:val="XML1"/>
              <w:rPr>
                <w:del w:id="1291" w:author="Anees Shaikh" w:date="2013-10-06T21:45:00Z"/>
              </w:rPr>
            </w:pPr>
            <w:del w:id="1292" w:author="Anees Shaikh" w:date="2013-10-06T21:45:00Z">
              <w:r w:rsidDel="00481203">
                <w:delText xml:space="preserve">              If this element is not present in a NETCONF &amp;lt;edit-config&amp;gt;</w:delText>
              </w:r>
            </w:del>
          </w:p>
          <w:p w14:paraId="2A8725DF" w14:textId="63D359A4" w:rsidR="00DC2CE4" w:rsidDel="00481203" w:rsidRDefault="00DC2CE4" w:rsidP="00DC2CE4">
            <w:pPr>
              <w:pStyle w:val="XML1"/>
              <w:rPr>
                <w:del w:id="1293" w:author="Anees Shaikh" w:date="2013-10-06T21:45:00Z"/>
              </w:rPr>
            </w:pPr>
            <w:del w:id="1294" w:author="Anees Shaikh" w:date="2013-10-06T21:45:00Z">
              <w:r w:rsidDel="00481203">
                <w:delText xml:space="preserve">              operation 'create', 'merge' or 'replace' and the parent</w:delText>
              </w:r>
            </w:del>
          </w:p>
          <w:p w14:paraId="1DC49F26" w14:textId="3E22E137" w:rsidR="00DC2CE4" w:rsidDel="00481203" w:rsidRDefault="00DC2CE4" w:rsidP="00DC2CE4">
            <w:pPr>
              <w:pStyle w:val="XML1"/>
              <w:rPr>
                <w:del w:id="1295" w:author="Anees Shaikh" w:date="2013-10-06T21:45:00Z"/>
              </w:rPr>
            </w:pPr>
            <w:del w:id="1296" w:author="Anees Shaikh" w:date="2013-10-06T21:45:00Z">
              <w:r w:rsidDel="00481203">
                <w:delText xml:space="preserve">              element does not exist, a 'data-missing' error is</w:delText>
              </w:r>
            </w:del>
          </w:p>
          <w:p w14:paraId="1B1A450E" w14:textId="5B26BF63" w:rsidR="00DC2CE4" w:rsidDel="00481203" w:rsidRDefault="00DC2CE4" w:rsidP="00DC2CE4">
            <w:pPr>
              <w:pStyle w:val="XML1"/>
              <w:rPr>
                <w:del w:id="1297" w:author="Anees Shaikh" w:date="2013-10-06T21:45:00Z"/>
              </w:rPr>
            </w:pPr>
            <w:del w:id="1298" w:author="Anees Shaikh" w:date="2013-10-06T21:45:00Z">
              <w:r w:rsidDel="00481203">
                <w:delText xml:space="preserve">              returned.</w:delText>
              </w:r>
            </w:del>
          </w:p>
          <w:p w14:paraId="59D7F22A" w14:textId="788932F2" w:rsidR="00DC2CE4" w:rsidDel="00481203" w:rsidRDefault="00DC2CE4" w:rsidP="00DC2CE4">
            <w:pPr>
              <w:pStyle w:val="XML1"/>
              <w:rPr>
                <w:del w:id="1299" w:author="Anees Shaikh" w:date="2013-10-06T21:45:00Z"/>
              </w:rPr>
            </w:pPr>
            <w:del w:id="1300" w:author="Anees Shaikh" w:date="2013-10-06T21:45:00Z">
              <w:r w:rsidDel="00481203">
                <w:delText xml:space="preserve">            &lt;/xs:documentation&gt;</w:delText>
              </w:r>
            </w:del>
          </w:p>
          <w:p w14:paraId="4C722B6B" w14:textId="42746307" w:rsidR="00DC2CE4" w:rsidDel="00481203" w:rsidRDefault="00DC2CE4" w:rsidP="00DC2CE4">
            <w:pPr>
              <w:pStyle w:val="XML1"/>
              <w:rPr>
                <w:del w:id="1301" w:author="Anees Shaikh" w:date="2013-10-06T21:45:00Z"/>
              </w:rPr>
            </w:pPr>
            <w:del w:id="1302" w:author="Anees Shaikh" w:date="2013-10-06T21:45:00Z">
              <w:r w:rsidDel="00481203">
                <w:delText xml:space="preserve">          &lt;/xs:annotation&gt;</w:delText>
              </w:r>
            </w:del>
          </w:p>
          <w:p w14:paraId="52F892DE" w14:textId="0607D9CA" w:rsidR="00DC2CE4" w:rsidDel="00481203" w:rsidRDefault="00DC2CE4" w:rsidP="00DC2CE4">
            <w:pPr>
              <w:pStyle w:val="XML1"/>
              <w:rPr>
                <w:del w:id="1303" w:author="Anees Shaikh" w:date="2013-10-06T21:45:00Z"/>
              </w:rPr>
            </w:pPr>
            <w:del w:id="1304" w:author="Anees Shaikh" w:date="2013-10-06T21:45:00Z">
              <w:r w:rsidDel="00481203">
                <w:delText xml:space="preserve">        &lt;/xs:element&gt;</w:delText>
              </w:r>
            </w:del>
          </w:p>
          <w:p w14:paraId="2527372D" w14:textId="495CDE11" w:rsidR="00DC2CE4" w:rsidDel="00481203" w:rsidRDefault="00DC2CE4" w:rsidP="00DC2CE4">
            <w:pPr>
              <w:pStyle w:val="XML1"/>
              <w:rPr>
                <w:del w:id="1305" w:author="Anees Shaikh" w:date="2013-10-06T21:45:00Z"/>
              </w:rPr>
            </w:pPr>
            <w:del w:id="1306" w:author="Anees Shaikh" w:date="2013-10-06T21:45:00Z">
              <w:r w:rsidDel="00481203">
                <w:delText xml:space="preserve">        &lt;xs:element name="config-version" minOccurs="0"  type="xs:string"&gt;</w:delText>
              </w:r>
            </w:del>
          </w:p>
          <w:p w14:paraId="6C7C7BBB" w14:textId="0AC014DC" w:rsidR="00DC2CE4" w:rsidDel="00481203" w:rsidRDefault="00DC2CE4" w:rsidP="00DC2CE4">
            <w:pPr>
              <w:pStyle w:val="XML1"/>
              <w:rPr>
                <w:del w:id="1307" w:author="Anees Shaikh" w:date="2013-10-06T21:45:00Z"/>
              </w:rPr>
            </w:pPr>
            <w:del w:id="1308" w:author="Anees Shaikh" w:date="2013-10-06T21:45:00Z">
              <w:r w:rsidDel="00481203">
                <w:delText xml:space="preserve">          &lt;xs:annotation&gt;</w:delText>
              </w:r>
            </w:del>
          </w:p>
          <w:p w14:paraId="7EA3B296" w14:textId="05ECF7DE" w:rsidR="00DC2CE4" w:rsidDel="00481203" w:rsidRDefault="00DC2CE4" w:rsidP="00DC2CE4">
            <w:pPr>
              <w:pStyle w:val="XML1"/>
              <w:rPr>
                <w:del w:id="1309" w:author="Anees Shaikh" w:date="2013-10-06T21:45:00Z"/>
              </w:rPr>
            </w:pPr>
            <w:del w:id="1310" w:author="Anees Shaikh" w:date="2013-10-06T21:45:00Z">
              <w:r w:rsidDel="00481203">
                <w:delText xml:space="preserve">            &lt;xs:documentation&gt;</w:delText>
              </w:r>
            </w:del>
          </w:p>
          <w:p w14:paraId="690715DB" w14:textId="6EEDBF1C" w:rsidR="00DC2CE4" w:rsidDel="00481203" w:rsidRDefault="00DC2CE4" w:rsidP="00DC2CE4">
            <w:pPr>
              <w:pStyle w:val="XML1"/>
              <w:rPr>
                <w:del w:id="1311" w:author="Anees Shaikh" w:date="2013-10-06T21:45:00Z"/>
              </w:rPr>
            </w:pPr>
            <w:del w:id="1312" w:author="Anees Shaikh" w:date="2013-10-06T21:45:00Z">
              <w:r w:rsidDel="00481203">
                <w:delText xml:space="preserve">              The maximum supported OF-CONFIG version that is</w:delText>
              </w:r>
            </w:del>
          </w:p>
          <w:p w14:paraId="4FDE6C04" w14:textId="31C98F9B" w:rsidR="00DC2CE4" w:rsidDel="00481203" w:rsidRDefault="00DC2CE4" w:rsidP="00DC2CE4">
            <w:pPr>
              <w:pStyle w:val="XML1"/>
              <w:rPr>
                <w:del w:id="1313" w:author="Anees Shaikh" w:date="2013-10-06T21:45:00Z"/>
              </w:rPr>
            </w:pPr>
            <w:del w:id="1314" w:author="Anees Shaikh" w:date="2013-10-06T21:45:00Z">
              <w:r w:rsidDel="00481203">
                <w:delText xml:space="preserve">              supported by the OpenFlow Capable Switch. For switches</w:delText>
              </w:r>
            </w:del>
          </w:p>
          <w:p w14:paraId="22E2C027" w14:textId="67DA9B68" w:rsidR="00DC2CE4" w:rsidDel="00481203" w:rsidRDefault="00DC2CE4" w:rsidP="00DC2CE4">
            <w:pPr>
              <w:pStyle w:val="XML1"/>
              <w:rPr>
                <w:del w:id="1315" w:author="Anees Shaikh" w:date="2013-10-06T21:45:00Z"/>
              </w:rPr>
            </w:pPr>
            <w:del w:id="1316" w:author="Anees Shaikh" w:date="2013-10-06T21:45:00Z">
              <w:r w:rsidDel="00481203">
                <w:delText xml:space="preserve">              implementing this version of the OF-CONFIG protocol this</w:delText>
              </w:r>
            </w:del>
          </w:p>
          <w:p w14:paraId="6FF264D1" w14:textId="4888DAA5" w:rsidR="00DC2CE4" w:rsidDel="00481203" w:rsidRDefault="00DC2CE4" w:rsidP="00DC2CE4">
            <w:pPr>
              <w:pStyle w:val="XML1"/>
              <w:rPr>
                <w:del w:id="1317" w:author="Anees Shaikh" w:date="2013-10-06T21:45:00Z"/>
              </w:rPr>
            </w:pPr>
            <w:del w:id="1318" w:author="Anees Shaikh" w:date="2013-10-06T21:45:00Z">
              <w:r w:rsidDel="00481203">
                <w:delText xml:space="preserve">              MUST always be 1.1.1.</w:delText>
              </w:r>
            </w:del>
          </w:p>
          <w:p w14:paraId="41129F29" w14:textId="4538BB11" w:rsidR="00DC2CE4" w:rsidDel="00481203" w:rsidRDefault="00DC2CE4" w:rsidP="00DC2CE4">
            <w:pPr>
              <w:pStyle w:val="XML1"/>
              <w:rPr>
                <w:del w:id="1319" w:author="Anees Shaikh" w:date="2013-10-06T21:45:00Z"/>
              </w:rPr>
            </w:pPr>
          </w:p>
          <w:p w14:paraId="0270BDB1" w14:textId="2C6D4DD3" w:rsidR="00DC2CE4" w:rsidDel="00481203" w:rsidRDefault="00DC2CE4" w:rsidP="00DC2CE4">
            <w:pPr>
              <w:pStyle w:val="XML1"/>
              <w:rPr>
                <w:del w:id="1320" w:author="Anees Shaikh" w:date="2013-10-06T21:45:00Z"/>
              </w:rPr>
            </w:pPr>
            <w:del w:id="1321" w:author="Anees Shaikh" w:date="2013-10-06T21:45:00Z">
              <w:r w:rsidDel="00481203">
                <w:delText xml:space="preserve">              This object can be used to identify the OF-CONFIG version</w:delText>
              </w:r>
            </w:del>
          </w:p>
          <w:p w14:paraId="3A29E1F4" w14:textId="784F588A" w:rsidR="00DC2CE4" w:rsidDel="00481203" w:rsidRDefault="00DC2CE4" w:rsidP="00DC2CE4">
            <w:pPr>
              <w:pStyle w:val="XML1"/>
              <w:rPr>
                <w:del w:id="1322" w:author="Anees Shaikh" w:date="2013-10-06T21:45:00Z"/>
              </w:rPr>
            </w:pPr>
            <w:del w:id="1323" w:author="Anees Shaikh" w:date="2013-10-06T21:45:00Z">
              <w:r w:rsidDel="00481203">
                <w:delText xml:space="preserve">              a capable switch supports beginning with version 1.1.1 of </w:delText>
              </w:r>
            </w:del>
          </w:p>
          <w:p w14:paraId="73CE1F63" w14:textId="5DA7EC94" w:rsidR="00DC2CE4" w:rsidDel="00481203" w:rsidRDefault="00DC2CE4" w:rsidP="00DC2CE4">
            <w:pPr>
              <w:pStyle w:val="XML1"/>
              <w:rPr>
                <w:del w:id="1324" w:author="Anees Shaikh" w:date="2013-10-06T21:45:00Z"/>
              </w:rPr>
            </w:pPr>
            <w:del w:id="1325" w:author="Anees Shaikh" w:date="2013-10-06T21:45:00Z">
              <w:r w:rsidDel="00481203">
                <w:delText xml:space="preserve">              OF-CONFIG. In add</w:delText>
              </w:r>
              <w:r w:rsidR="00EF7C1F" w:rsidDel="00481203">
                <w:delText>i</w:delText>
              </w:r>
              <w:r w:rsidDel="00481203">
                <w:delText>tion the supported version can be</w:delText>
              </w:r>
            </w:del>
          </w:p>
          <w:p w14:paraId="45971053" w14:textId="0E2BD704" w:rsidR="00DC2CE4" w:rsidDel="00481203" w:rsidRDefault="00DC2CE4" w:rsidP="00DC2CE4">
            <w:pPr>
              <w:pStyle w:val="XML1"/>
              <w:rPr>
                <w:del w:id="1326" w:author="Anees Shaikh" w:date="2013-10-06T21:45:00Z"/>
              </w:rPr>
            </w:pPr>
            <w:del w:id="1327" w:author="Anees Shaikh" w:date="2013-10-06T21:45:00Z">
              <w:r w:rsidDel="00481203">
                <w:delText xml:space="preserve">              determined by the namespace the OpenFlow Capable Switch</w:delText>
              </w:r>
            </w:del>
          </w:p>
          <w:p w14:paraId="4F5A27A1" w14:textId="42E4617C" w:rsidR="00DC2CE4" w:rsidDel="00481203" w:rsidRDefault="00DC2CE4" w:rsidP="00DC2CE4">
            <w:pPr>
              <w:pStyle w:val="XML1"/>
              <w:rPr>
                <w:del w:id="1328" w:author="Anees Shaikh" w:date="2013-10-06T21:45:00Z"/>
              </w:rPr>
            </w:pPr>
            <w:del w:id="1329" w:author="Anees Shaikh" w:date="2013-10-06T21:45:00Z">
              <w:r w:rsidDel="00481203">
                <w:delText xml:space="preserve">              returns to configuration request of an element (like </w:delText>
              </w:r>
            </w:del>
          </w:p>
          <w:p w14:paraId="50AF1F68" w14:textId="4E7CB241" w:rsidR="00DC2CE4" w:rsidDel="00481203" w:rsidRDefault="00DC2CE4" w:rsidP="00DC2CE4">
            <w:pPr>
              <w:pStyle w:val="XML1"/>
              <w:rPr>
                <w:del w:id="1330" w:author="Anees Shaikh" w:date="2013-10-06T21:45:00Z"/>
              </w:rPr>
            </w:pPr>
            <w:del w:id="1331" w:author="Anees Shaikh" w:date="2013-10-06T21:45:00Z">
              <w:r w:rsidDel="00481203">
                <w:delText xml:space="preserve">              capable-switch) that is present in all OF-CONFIG versions</w:delText>
              </w:r>
            </w:del>
          </w:p>
          <w:p w14:paraId="6954C367" w14:textId="4B5C41CF" w:rsidR="00DC2CE4" w:rsidDel="00481203" w:rsidRDefault="00DC2CE4" w:rsidP="00DC2CE4">
            <w:pPr>
              <w:pStyle w:val="XML1"/>
              <w:rPr>
                <w:del w:id="1332" w:author="Anees Shaikh" w:date="2013-10-06T21:45:00Z"/>
              </w:rPr>
            </w:pPr>
            <w:del w:id="1333" w:author="Anees Shaikh" w:date="2013-10-06T21:45:00Z">
              <w:r w:rsidDel="00481203">
                <w:delText xml:space="preserve">              specified so far. This is the only possiblity to identify</w:delText>
              </w:r>
            </w:del>
          </w:p>
          <w:p w14:paraId="73D93276" w14:textId="16400135" w:rsidR="00DC2CE4" w:rsidDel="00481203" w:rsidRDefault="00DC2CE4" w:rsidP="00DC2CE4">
            <w:pPr>
              <w:pStyle w:val="XML1"/>
              <w:rPr>
                <w:del w:id="1334" w:author="Anees Shaikh" w:date="2013-10-06T21:45:00Z"/>
              </w:rPr>
            </w:pPr>
            <w:del w:id="1335" w:author="Anees Shaikh" w:date="2013-10-06T21:45:00Z">
              <w:r w:rsidDel="00481203">
                <w:delText xml:space="preserve">              OF-CONFIG versions prior to </w:delText>
              </w:r>
              <w:r w:rsidR="00E34319" w:rsidDel="00481203">
                <w:delText>OF-CONFIG 1.2</w:delText>
              </w:r>
              <w:r w:rsidDel="00481203">
                <w:delText>.</w:delText>
              </w:r>
            </w:del>
          </w:p>
          <w:p w14:paraId="6E71D638" w14:textId="307B0E8B" w:rsidR="00DC2CE4" w:rsidDel="00481203" w:rsidRDefault="00DC2CE4" w:rsidP="00DC2CE4">
            <w:pPr>
              <w:pStyle w:val="XML1"/>
              <w:rPr>
                <w:del w:id="1336" w:author="Anees Shaikh" w:date="2013-10-06T21:45:00Z"/>
              </w:rPr>
            </w:pPr>
            <w:del w:id="1337" w:author="Anees Shaikh" w:date="2013-10-06T21:45:00Z">
              <w:r w:rsidDel="00481203">
                <w:delText xml:space="preserve">            &lt;/xs:documentation&gt;</w:delText>
              </w:r>
            </w:del>
          </w:p>
          <w:p w14:paraId="20341E34" w14:textId="7BE9BE7D" w:rsidR="00DC2CE4" w:rsidDel="00481203" w:rsidRDefault="00DC2CE4" w:rsidP="00DC2CE4">
            <w:pPr>
              <w:pStyle w:val="XML1"/>
              <w:rPr>
                <w:del w:id="1338" w:author="Anees Shaikh" w:date="2013-10-06T21:45:00Z"/>
              </w:rPr>
            </w:pPr>
            <w:del w:id="1339" w:author="Anees Shaikh" w:date="2013-10-06T21:45:00Z">
              <w:r w:rsidDel="00481203">
                <w:delText xml:space="preserve">          &lt;/xs:annotation&gt;</w:delText>
              </w:r>
            </w:del>
          </w:p>
          <w:p w14:paraId="0A776E1C" w14:textId="513DB300" w:rsidR="00DC2CE4" w:rsidDel="00481203" w:rsidRDefault="00DC2CE4" w:rsidP="00DC2CE4">
            <w:pPr>
              <w:pStyle w:val="XML1"/>
              <w:rPr>
                <w:del w:id="1340" w:author="Anees Shaikh" w:date="2013-10-06T21:45:00Z"/>
              </w:rPr>
            </w:pPr>
            <w:del w:id="1341" w:author="Anees Shaikh" w:date="2013-10-06T21:45:00Z">
              <w:r w:rsidDel="00481203">
                <w:delText xml:space="preserve">        &lt;/xs:element&gt;</w:delText>
              </w:r>
            </w:del>
          </w:p>
          <w:p w14:paraId="22C7EB03" w14:textId="4708EEED" w:rsidR="00DC2CE4" w:rsidDel="00481203" w:rsidRDefault="00DC2CE4" w:rsidP="00DC2CE4">
            <w:pPr>
              <w:pStyle w:val="XML1"/>
              <w:rPr>
                <w:del w:id="1342" w:author="Anees Shaikh" w:date="2013-10-06T21:45:00Z"/>
              </w:rPr>
            </w:pPr>
            <w:del w:id="1343" w:author="Anees Shaikh" w:date="2013-10-06T21:45:00Z">
              <w:r w:rsidDel="00481203">
                <w:delText xml:space="preserve">        &lt;xs:element name="configuration-points" minOccurs="0"&gt;</w:delText>
              </w:r>
            </w:del>
          </w:p>
          <w:p w14:paraId="6A8F8676" w14:textId="18EA9421" w:rsidR="00DC2CE4" w:rsidDel="00481203" w:rsidRDefault="00DC2CE4" w:rsidP="00DC2CE4">
            <w:pPr>
              <w:pStyle w:val="XML1"/>
              <w:rPr>
                <w:del w:id="1344" w:author="Anees Shaikh" w:date="2013-10-06T21:45:00Z"/>
              </w:rPr>
            </w:pPr>
            <w:del w:id="1345" w:author="Anees Shaikh" w:date="2013-10-06T21:45:00Z">
              <w:r w:rsidDel="00481203">
                <w:delText xml:space="preserve">          &lt;xs:complexType&gt;</w:delText>
              </w:r>
            </w:del>
          </w:p>
          <w:p w14:paraId="1F265BCC" w14:textId="7A417DEB" w:rsidR="00DC2CE4" w:rsidDel="00481203" w:rsidRDefault="00DC2CE4" w:rsidP="00DC2CE4">
            <w:pPr>
              <w:pStyle w:val="XML1"/>
              <w:rPr>
                <w:del w:id="1346" w:author="Anees Shaikh" w:date="2013-10-06T21:45:00Z"/>
              </w:rPr>
            </w:pPr>
            <w:del w:id="1347" w:author="Anees Shaikh" w:date="2013-10-06T21:45:00Z">
              <w:r w:rsidDel="00481203">
                <w:delText xml:space="preserve">            &lt;xs:sequence&gt;</w:delText>
              </w:r>
            </w:del>
          </w:p>
          <w:p w14:paraId="1D9C6F69" w14:textId="3D888899" w:rsidR="00DC2CE4" w:rsidDel="00481203" w:rsidRDefault="00DC2CE4" w:rsidP="00DC2CE4">
            <w:pPr>
              <w:pStyle w:val="XML1"/>
              <w:rPr>
                <w:del w:id="1348" w:author="Anees Shaikh" w:date="2013-10-06T21:45:00Z"/>
              </w:rPr>
            </w:pPr>
            <w:del w:id="1349" w:author="Anees Shaikh" w:date="2013-10-06T21:45:00Z">
              <w:r w:rsidDel="00481203">
                <w:delText xml:space="preserve">              &lt;xs:element name="configuration-point" minOccurs="0" maxOccurs="unbounded"&gt;</w:delText>
              </w:r>
            </w:del>
          </w:p>
          <w:p w14:paraId="156AE1DE" w14:textId="39ED2289" w:rsidR="00DC2CE4" w:rsidDel="00481203" w:rsidRDefault="00DC2CE4" w:rsidP="00DC2CE4">
            <w:pPr>
              <w:pStyle w:val="XML1"/>
              <w:rPr>
                <w:del w:id="1350" w:author="Anees Shaikh" w:date="2013-10-06T21:45:00Z"/>
              </w:rPr>
            </w:pPr>
            <w:del w:id="1351" w:author="Anees Shaikh" w:date="2013-10-06T21:45:00Z">
              <w:r w:rsidDel="00481203">
                <w:delText xml:space="preserve">                &lt;xs:annotation&gt;</w:delText>
              </w:r>
            </w:del>
          </w:p>
          <w:p w14:paraId="4067C981" w14:textId="5952AA26" w:rsidR="00DC2CE4" w:rsidDel="00481203" w:rsidRDefault="00DC2CE4" w:rsidP="00DC2CE4">
            <w:pPr>
              <w:pStyle w:val="XML1"/>
              <w:rPr>
                <w:del w:id="1352" w:author="Anees Shaikh" w:date="2013-10-06T21:45:00Z"/>
              </w:rPr>
            </w:pPr>
            <w:del w:id="1353" w:author="Anees Shaikh" w:date="2013-10-06T21:45:00Z">
              <w:r w:rsidDel="00481203">
                <w:delText xml:space="preserve">                  &lt;xs:documentation&gt;</w:delText>
              </w:r>
            </w:del>
          </w:p>
          <w:p w14:paraId="68AA3B1E" w14:textId="53565F7A" w:rsidR="00DC2CE4" w:rsidDel="00481203" w:rsidRDefault="00DC2CE4" w:rsidP="00DC2CE4">
            <w:pPr>
              <w:pStyle w:val="XML1"/>
              <w:rPr>
                <w:del w:id="1354" w:author="Anees Shaikh" w:date="2013-10-06T21:45:00Z"/>
              </w:rPr>
            </w:pPr>
            <w:del w:id="1355" w:author="Anees Shaikh" w:date="2013-10-06T21:45:00Z">
              <w:r w:rsidDel="00481203">
                <w:delText xml:space="preserve">                    The list of all Configuration Points known to</w:delText>
              </w:r>
            </w:del>
          </w:p>
          <w:p w14:paraId="65AAE542" w14:textId="287BC667" w:rsidR="00DC2CE4" w:rsidDel="00481203" w:rsidRDefault="00DC2CE4" w:rsidP="00DC2CE4">
            <w:pPr>
              <w:pStyle w:val="XML1"/>
              <w:rPr>
                <w:del w:id="1356" w:author="Anees Shaikh" w:date="2013-10-06T21:45:00Z"/>
              </w:rPr>
            </w:pPr>
            <w:del w:id="1357" w:author="Anees Shaikh" w:date="2013-10-06T21:45:00Z">
              <w:r w:rsidDel="00481203">
                <w:delText xml:space="preserve">                    the OpenFlow Capable Switch that may manage it using</w:delText>
              </w:r>
            </w:del>
          </w:p>
          <w:p w14:paraId="6829FC60" w14:textId="2F773815" w:rsidR="00DC2CE4" w:rsidDel="00481203" w:rsidRDefault="00DC2CE4" w:rsidP="00DC2CE4">
            <w:pPr>
              <w:pStyle w:val="XML1"/>
              <w:rPr>
                <w:del w:id="1358" w:author="Anees Shaikh" w:date="2013-10-06T21:45:00Z"/>
              </w:rPr>
            </w:pPr>
            <w:del w:id="1359" w:author="Anees Shaikh" w:date="2013-10-06T21:45:00Z">
              <w:r w:rsidDel="00481203">
                <w:delText xml:space="preserve">                    OF-CONFIG.</w:delText>
              </w:r>
            </w:del>
          </w:p>
          <w:p w14:paraId="2DC3E231" w14:textId="0BAF4F3B" w:rsidR="00DC2CE4" w:rsidDel="00481203" w:rsidRDefault="00DC2CE4" w:rsidP="00DC2CE4">
            <w:pPr>
              <w:pStyle w:val="XML1"/>
              <w:rPr>
                <w:del w:id="1360" w:author="Anees Shaikh" w:date="2013-10-06T21:45:00Z"/>
              </w:rPr>
            </w:pPr>
          </w:p>
          <w:p w14:paraId="4EC93A2E" w14:textId="5F7F367D" w:rsidR="00DC2CE4" w:rsidDel="00481203" w:rsidRDefault="00DC2CE4" w:rsidP="00DC2CE4">
            <w:pPr>
              <w:pStyle w:val="XML1"/>
              <w:rPr>
                <w:del w:id="1361" w:author="Anees Shaikh" w:date="2013-10-06T21:45:00Z"/>
              </w:rPr>
            </w:pPr>
            <w:del w:id="1362" w:author="Anees Shaikh" w:date="2013-10-06T21:45:00Z">
              <w:r w:rsidDel="00481203">
                <w:delText xml:space="preserve">                    The element 'id' of OFConfigurationType MUST be unique</w:delText>
              </w:r>
            </w:del>
          </w:p>
          <w:p w14:paraId="18C9E263" w14:textId="2E5A521F" w:rsidR="00DC2CE4" w:rsidDel="00481203" w:rsidRDefault="00DC2CE4" w:rsidP="00DC2CE4">
            <w:pPr>
              <w:pStyle w:val="XML1"/>
              <w:rPr>
                <w:del w:id="1363" w:author="Anees Shaikh" w:date="2013-10-06T21:45:00Z"/>
              </w:rPr>
            </w:pPr>
            <w:del w:id="1364" w:author="Anees Shaikh" w:date="2013-10-06T21:45:00Z">
              <w:r w:rsidDel="00481203">
                <w:delText xml:space="preserve">                    within this list.</w:delText>
              </w:r>
            </w:del>
          </w:p>
          <w:p w14:paraId="13FEA41E" w14:textId="5A0D3AA3" w:rsidR="00DC2CE4" w:rsidDel="00481203" w:rsidRDefault="00DC2CE4" w:rsidP="00DC2CE4">
            <w:pPr>
              <w:pStyle w:val="XML1"/>
              <w:rPr>
                <w:del w:id="1365" w:author="Anees Shaikh" w:date="2013-10-06T21:45:00Z"/>
              </w:rPr>
            </w:pPr>
            <w:del w:id="1366" w:author="Anees Shaikh" w:date="2013-10-06T21:45:00Z">
              <w:r w:rsidDel="00481203">
                <w:delText xml:space="preserve">                  &lt;/xs:documentation&gt;</w:delText>
              </w:r>
            </w:del>
          </w:p>
          <w:p w14:paraId="2AEAD68F" w14:textId="428B4F64" w:rsidR="00DC2CE4" w:rsidDel="00481203" w:rsidRDefault="00DC2CE4" w:rsidP="00DC2CE4">
            <w:pPr>
              <w:pStyle w:val="XML1"/>
              <w:rPr>
                <w:del w:id="1367" w:author="Anees Shaikh" w:date="2013-10-06T21:45:00Z"/>
              </w:rPr>
            </w:pPr>
            <w:del w:id="1368" w:author="Anees Shaikh" w:date="2013-10-06T21:45:00Z">
              <w:r w:rsidDel="00481203">
                <w:delText xml:space="preserve">                &lt;/xs:annotation&gt;</w:delText>
              </w:r>
            </w:del>
          </w:p>
          <w:p w14:paraId="0E36069E" w14:textId="757181F9" w:rsidR="00DC2CE4" w:rsidDel="00481203" w:rsidRDefault="00DC2CE4" w:rsidP="00DC2CE4">
            <w:pPr>
              <w:pStyle w:val="XML1"/>
              <w:rPr>
                <w:del w:id="1369" w:author="Anees Shaikh" w:date="2013-10-06T21:45:00Z"/>
              </w:rPr>
            </w:pPr>
            <w:del w:id="1370" w:author="Anees Shaikh" w:date="2013-10-06T21:45:00Z">
              <w:r w:rsidDel="00481203">
                <w:delText xml:space="preserve">                &lt;xs:complexType&gt;</w:delText>
              </w:r>
            </w:del>
          </w:p>
          <w:p w14:paraId="49A886A2" w14:textId="1E9414B6" w:rsidR="00DC2CE4" w:rsidDel="00481203" w:rsidRDefault="00DC2CE4" w:rsidP="00DC2CE4">
            <w:pPr>
              <w:pStyle w:val="XML1"/>
              <w:rPr>
                <w:del w:id="1371" w:author="Anees Shaikh" w:date="2013-10-06T21:45:00Z"/>
              </w:rPr>
            </w:pPr>
            <w:del w:id="1372" w:author="Anees Shaikh" w:date="2013-10-06T21:45:00Z">
              <w:r w:rsidDel="00481203">
                <w:delText xml:space="preserve">                  &lt;xs:sequence&gt;</w:delText>
              </w:r>
            </w:del>
          </w:p>
          <w:p w14:paraId="6141C745" w14:textId="31EB4948" w:rsidR="00DC2CE4" w:rsidDel="00481203" w:rsidRDefault="00DC2CE4" w:rsidP="00DC2CE4">
            <w:pPr>
              <w:pStyle w:val="XML1"/>
              <w:rPr>
                <w:del w:id="1373" w:author="Anees Shaikh" w:date="2013-10-06T21:45:00Z"/>
              </w:rPr>
            </w:pPr>
            <w:del w:id="1374" w:author="Anees Shaikh" w:date="2013-10-06T21:45:00Z">
              <w:r w:rsidDel="00481203">
                <w:delText xml:space="preserve">                    &lt;xs:group ref="OFConfigurationPointType"/&gt;</w:delText>
              </w:r>
            </w:del>
          </w:p>
          <w:p w14:paraId="33869AC7" w14:textId="2A672DB8" w:rsidR="00DC2CE4" w:rsidDel="00481203" w:rsidRDefault="00DC2CE4" w:rsidP="00DC2CE4">
            <w:pPr>
              <w:pStyle w:val="XML1"/>
              <w:rPr>
                <w:del w:id="1375" w:author="Anees Shaikh" w:date="2013-10-06T21:45:00Z"/>
              </w:rPr>
            </w:pPr>
            <w:del w:id="1376" w:author="Anees Shaikh" w:date="2013-10-06T21:45:00Z">
              <w:r w:rsidDel="00481203">
                <w:delText xml:space="preserve">                  &lt;/xs:sequence&gt;</w:delText>
              </w:r>
            </w:del>
          </w:p>
          <w:p w14:paraId="4DEC8FAC" w14:textId="5351A829" w:rsidR="00DC2CE4" w:rsidDel="00481203" w:rsidRDefault="00DC2CE4" w:rsidP="00DC2CE4">
            <w:pPr>
              <w:pStyle w:val="XML1"/>
              <w:rPr>
                <w:del w:id="1377" w:author="Anees Shaikh" w:date="2013-10-06T21:45:00Z"/>
              </w:rPr>
            </w:pPr>
            <w:del w:id="1378" w:author="Anees Shaikh" w:date="2013-10-06T21:45:00Z">
              <w:r w:rsidDel="00481203">
                <w:delText xml:space="preserve">                &lt;/xs:complexType&gt;</w:delText>
              </w:r>
            </w:del>
          </w:p>
          <w:p w14:paraId="075088FD" w14:textId="7EAD0F32" w:rsidR="00DC2CE4" w:rsidDel="00481203" w:rsidRDefault="00DC2CE4" w:rsidP="00DC2CE4">
            <w:pPr>
              <w:pStyle w:val="XML1"/>
              <w:rPr>
                <w:del w:id="1379" w:author="Anees Shaikh" w:date="2013-10-06T21:45:00Z"/>
              </w:rPr>
            </w:pPr>
            <w:del w:id="1380" w:author="Anees Shaikh" w:date="2013-10-06T21:45:00Z">
              <w:r w:rsidDel="00481203">
                <w:delText xml:space="preserve">              &lt;/xs:element&gt;</w:delText>
              </w:r>
            </w:del>
          </w:p>
          <w:p w14:paraId="37A3FAAC" w14:textId="69006033" w:rsidR="00DC2CE4" w:rsidDel="00481203" w:rsidRDefault="00DC2CE4" w:rsidP="00DC2CE4">
            <w:pPr>
              <w:pStyle w:val="XML1"/>
              <w:rPr>
                <w:del w:id="1381" w:author="Anees Shaikh" w:date="2013-10-06T21:45:00Z"/>
              </w:rPr>
            </w:pPr>
            <w:del w:id="1382" w:author="Anees Shaikh" w:date="2013-10-06T21:45:00Z">
              <w:r w:rsidDel="00481203">
                <w:delText xml:space="preserve">            &lt;/xs:sequence&gt;</w:delText>
              </w:r>
            </w:del>
          </w:p>
          <w:p w14:paraId="28D46B22" w14:textId="4E77840E" w:rsidR="00DC2CE4" w:rsidDel="00481203" w:rsidRDefault="00DC2CE4" w:rsidP="00DC2CE4">
            <w:pPr>
              <w:pStyle w:val="XML1"/>
              <w:rPr>
                <w:del w:id="1383" w:author="Anees Shaikh" w:date="2013-10-06T21:45:00Z"/>
              </w:rPr>
            </w:pPr>
            <w:del w:id="1384" w:author="Anees Shaikh" w:date="2013-10-06T21:45:00Z">
              <w:r w:rsidDel="00481203">
                <w:delText xml:space="preserve">          &lt;/xs:complexType&gt;</w:delText>
              </w:r>
            </w:del>
          </w:p>
          <w:p w14:paraId="781EB83D" w14:textId="5A11ECC5" w:rsidR="00DC2CE4" w:rsidDel="00481203" w:rsidRDefault="00DC2CE4" w:rsidP="00DC2CE4">
            <w:pPr>
              <w:pStyle w:val="XML1"/>
              <w:rPr>
                <w:del w:id="1385" w:author="Anees Shaikh" w:date="2013-10-06T21:45:00Z"/>
              </w:rPr>
            </w:pPr>
            <w:del w:id="1386" w:author="Anees Shaikh" w:date="2013-10-06T21:45:00Z">
              <w:r w:rsidDel="00481203">
                <w:delText xml:space="preserve">          &lt;xs:key name="key_configuration-points_capable-switch_configuration-point"&gt;</w:delText>
              </w:r>
            </w:del>
          </w:p>
          <w:p w14:paraId="4D8EE18A" w14:textId="7CB519AE" w:rsidR="00DC2CE4" w:rsidDel="00481203" w:rsidRDefault="00DC2CE4" w:rsidP="00DC2CE4">
            <w:pPr>
              <w:pStyle w:val="XML1"/>
              <w:rPr>
                <w:del w:id="1387" w:author="Anees Shaikh" w:date="2013-10-06T21:45:00Z"/>
              </w:rPr>
            </w:pPr>
            <w:del w:id="1388" w:author="Anees Shaikh" w:date="2013-10-06T21:45:00Z">
              <w:r w:rsidDel="00481203">
                <w:delText xml:space="preserve">            &lt;xs:selector xpath="of11-config:configuration-point"/&gt;</w:delText>
              </w:r>
            </w:del>
          </w:p>
          <w:p w14:paraId="7D6F3BD4" w14:textId="4AA7196D" w:rsidR="00DC2CE4" w:rsidDel="00481203" w:rsidRDefault="00DC2CE4" w:rsidP="00DC2CE4">
            <w:pPr>
              <w:pStyle w:val="XML1"/>
              <w:rPr>
                <w:del w:id="1389" w:author="Anees Shaikh" w:date="2013-10-06T21:45:00Z"/>
              </w:rPr>
            </w:pPr>
            <w:del w:id="1390" w:author="Anees Shaikh" w:date="2013-10-06T21:45:00Z">
              <w:r w:rsidDel="00481203">
                <w:delText xml:space="preserve">            &lt;xs:field xpath="of11-config:id"/&gt;</w:delText>
              </w:r>
            </w:del>
          </w:p>
          <w:p w14:paraId="2F5725E8" w14:textId="6DFFAFD6" w:rsidR="00DC2CE4" w:rsidDel="00481203" w:rsidRDefault="00DC2CE4" w:rsidP="00DC2CE4">
            <w:pPr>
              <w:pStyle w:val="XML1"/>
              <w:rPr>
                <w:del w:id="1391" w:author="Anees Shaikh" w:date="2013-10-06T21:45:00Z"/>
              </w:rPr>
            </w:pPr>
            <w:del w:id="1392" w:author="Anees Shaikh" w:date="2013-10-06T21:45:00Z">
              <w:r w:rsidDel="00481203">
                <w:delText xml:space="preserve">          &lt;/xs:key&gt;</w:delText>
              </w:r>
            </w:del>
          </w:p>
          <w:p w14:paraId="3D5612B8" w14:textId="05099703" w:rsidR="00DC2CE4" w:rsidDel="00481203" w:rsidRDefault="00DC2CE4" w:rsidP="00DC2CE4">
            <w:pPr>
              <w:pStyle w:val="XML1"/>
              <w:rPr>
                <w:del w:id="1393" w:author="Anees Shaikh" w:date="2013-10-06T21:45:00Z"/>
              </w:rPr>
            </w:pPr>
            <w:del w:id="1394" w:author="Anees Shaikh" w:date="2013-10-06T21:45:00Z">
              <w:r w:rsidDel="00481203">
                <w:delText xml:space="preserve">        &lt;/xs:element&gt;</w:delText>
              </w:r>
            </w:del>
          </w:p>
          <w:p w14:paraId="2A18E3BA" w14:textId="5BF301B7" w:rsidR="00DC2CE4" w:rsidDel="00481203" w:rsidRDefault="00DC2CE4" w:rsidP="00DC2CE4">
            <w:pPr>
              <w:pStyle w:val="XML1"/>
              <w:rPr>
                <w:del w:id="1395" w:author="Anees Shaikh" w:date="2013-10-06T21:45:00Z"/>
              </w:rPr>
            </w:pPr>
            <w:del w:id="1396" w:author="Anees Shaikh" w:date="2013-10-06T21:45:00Z">
              <w:r w:rsidDel="00481203">
                <w:delText xml:space="preserve">        &lt;xs:element name="resources" minOccurs="0"&gt;</w:delText>
              </w:r>
            </w:del>
          </w:p>
          <w:p w14:paraId="17E529F8" w14:textId="1495A918" w:rsidR="00DC2CE4" w:rsidDel="00481203" w:rsidRDefault="00DC2CE4" w:rsidP="00DC2CE4">
            <w:pPr>
              <w:pStyle w:val="XML1"/>
              <w:rPr>
                <w:del w:id="1397" w:author="Anees Shaikh" w:date="2013-10-06T21:45:00Z"/>
              </w:rPr>
            </w:pPr>
            <w:del w:id="1398" w:author="Anees Shaikh" w:date="2013-10-06T21:45:00Z">
              <w:r w:rsidDel="00481203">
                <w:delText xml:space="preserve">          &lt;xs:annotation&gt;</w:delText>
              </w:r>
            </w:del>
          </w:p>
          <w:p w14:paraId="4D87C8F0" w14:textId="4C84A881" w:rsidR="00DC2CE4" w:rsidDel="00481203" w:rsidRDefault="00DC2CE4" w:rsidP="00DC2CE4">
            <w:pPr>
              <w:pStyle w:val="XML1"/>
              <w:rPr>
                <w:del w:id="1399" w:author="Anees Shaikh" w:date="2013-10-06T21:45:00Z"/>
              </w:rPr>
            </w:pPr>
            <w:del w:id="1400" w:author="Anees Shaikh" w:date="2013-10-06T21:45:00Z">
              <w:r w:rsidDel="00481203">
                <w:delText xml:space="preserve">            &lt;xs:documentation&gt;</w:delText>
              </w:r>
            </w:del>
          </w:p>
          <w:p w14:paraId="6D3481B7" w14:textId="18412BD7" w:rsidR="00DC2CE4" w:rsidDel="00481203" w:rsidRDefault="00DC2CE4" w:rsidP="00DC2CE4">
            <w:pPr>
              <w:pStyle w:val="XML1"/>
              <w:rPr>
                <w:del w:id="1401" w:author="Anees Shaikh" w:date="2013-10-06T21:45:00Z"/>
              </w:rPr>
            </w:pPr>
            <w:del w:id="1402" w:author="Anees Shaikh" w:date="2013-10-06T21:45:00Z">
              <w:r w:rsidDel="00481203">
                <w:delText xml:space="preserve">              A lists containing all resources of the OpenFlow</w:delText>
              </w:r>
            </w:del>
          </w:p>
          <w:p w14:paraId="12614437" w14:textId="64D56A0E" w:rsidR="00DC2CE4" w:rsidDel="00481203" w:rsidRDefault="00DC2CE4" w:rsidP="00DC2CE4">
            <w:pPr>
              <w:pStyle w:val="XML1"/>
              <w:rPr>
                <w:del w:id="1403" w:author="Anees Shaikh" w:date="2013-10-06T21:45:00Z"/>
              </w:rPr>
            </w:pPr>
            <w:del w:id="1404" w:author="Anees Shaikh" w:date="2013-10-06T21:45:00Z">
              <w:r w:rsidDel="00481203">
                <w:delText xml:space="preserve">              Capable Switch that can be used by OpenFlow Logical</w:delText>
              </w:r>
            </w:del>
          </w:p>
          <w:p w14:paraId="3882B9B0" w14:textId="6A527FB6" w:rsidR="00DC2CE4" w:rsidDel="00481203" w:rsidRDefault="00DC2CE4" w:rsidP="00DC2CE4">
            <w:pPr>
              <w:pStyle w:val="XML1"/>
              <w:rPr>
                <w:del w:id="1405" w:author="Anees Shaikh" w:date="2013-10-06T21:45:00Z"/>
              </w:rPr>
            </w:pPr>
            <w:del w:id="1406" w:author="Anees Shaikh" w:date="2013-10-06T21:45:00Z">
              <w:r w:rsidDel="00481203">
                <w:delText xml:space="preserve">              Switches.  Resources are listed here independent of their</w:delText>
              </w:r>
            </w:del>
          </w:p>
          <w:p w14:paraId="0A1A6843" w14:textId="79FA6725" w:rsidR="00DC2CE4" w:rsidDel="00481203" w:rsidRDefault="00DC2CE4" w:rsidP="00DC2CE4">
            <w:pPr>
              <w:pStyle w:val="XML1"/>
              <w:rPr>
                <w:del w:id="1407" w:author="Anees Shaikh" w:date="2013-10-06T21:45:00Z"/>
              </w:rPr>
            </w:pPr>
            <w:del w:id="1408" w:author="Anees Shaikh" w:date="2013-10-06T21:45:00Z">
              <w:r w:rsidDel="00481203">
                <w:delText xml:space="preserve">              actual assignment to OpenFlow Logical Switches.  They may</w:delText>
              </w:r>
            </w:del>
          </w:p>
          <w:p w14:paraId="321E8538" w14:textId="1653E437" w:rsidR="00DC2CE4" w:rsidDel="00481203" w:rsidRDefault="00DC2CE4" w:rsidP="00DC2CE4">
            <w:pPr>
              <w:pStyle w:val="XML1"/>
              <w:rPr>
                <w:del w:id="1409" w:author="Anees Shaikh" w:date="2013-10-06T21:45:00Z"/>
              </w:rPr>
            </w:pPr>
            <w:del w:id="1410" w:author="Anees Shaikh" w:date="2013-10-06T21:45:00Z">
              <w:r w:rsidDel="00481203">
                <w:delText xml:space="preserve">              be available to be assigned to an OpenFlow Logical Switch</w:delText>
              </w:r>
            </w:del>
          </w:p>
          <w:p w14:paraId="57E975A2" w14:textId="214D2432" w:rsidR="00DC2CE4" w:rsidDel="00481203" w:rsidRDefault="00DC2CE4" w:rsidP="00DC2CE4">
            <w:pPr>
              <w:pStyle w:val="XML1"/>
              <w:rPr>
                <w:del w:id="1411" w:author="Anees Shaikh" w:date="2013-10-06T21:45:00Z"/>
              </w:rPr>
            </w:pPr>
            <w:del w:id="1412" w:author="Anees Shaikh" w:date="2013-10-06T21:45:00Z">
              <w:r w:rsidDel="00481203">
                <w:delText xml:space="preserve">              or already in use by an OpenFlow Logical Switch.</w:delText>
              </w:r>
            </w:del>
          </w:p>
          <w:p w14:paraId="32529BD9" w14:textId="27724CD6" w:rsidR="00DC2CE4" w:rsidDel="00481203" w:rsidRDefault="00DC2CE4" w:rsidP="00DC2CE4">
            <w:pPr>
              <w:pStyle w:val="XML1"/>
              <w:rPr>
                <w:del w:id="1413" w:author="Anees Shaikh" w:date="2013-10-06T21:45:00Z"/>
              </w:rPr>
            </w:pPr>
            <w:del w:id="1414" w:author="Anees Shaikh" w:date="2013-10-06T21:45:00Z">
              <w:r w:rsidDel="00481203">
                <w:delText xml:space="preserve">            &lt;/xs:documentation&gt;</w:delText>
              </w:r>
            </w:del>
          </w:p>
          <w:p w14:paraId="26319F10" w14:textId="66FA69D5" w:rsidR="00DC2CE4" w:rsidDel="00481203" w:rsidRDefault="00DC2CE4" w:rsidP="00DC2CE4">
            <w:pPr>
              <w:pStyle w:val="XML1"/>
              <w:rPr>
                <w:del w:id="1415" w:author="Anees Shaikh" w:date="2013-10-06T21:45:00Z"/>
              </w:rPr>
            </w:pPr>
            <w:del w:id="1416" w:author="Anees Shaikh" w:date="2013-10-06T21:45:00Z">
              <w:r w:rsidDel="00481203">
                <w:delText xml:space="preserve">          &lt;/xs:annotation&gt;</w:delText>
              </w:r>
            </w:del>
          </w:p>
          <w:p w14:paraId="58AFEA60" w14:textId="2FBB0425" w:rsidR="00DC2CE4" w:rsidDel="00481203" w:rsidRDefault="00DC2CE4" w:rsidP="00DC2CE4">
            <w:pPr>
              <w:pStyle w:val="XML1"/>
              <w:rPr>
                <w:del w:id="1417" w:author="Anees Shaikh" w:date="2013-10-06T21:45:00Z"/>
              </w:rPr>
            </w:pPr>
            <w:del w:id="1418" w:author="Anees Shaikh" w:date="2013-10-06T21:45:00Z">
              <w:r w:rsidDel="00481203">
                <w:delText xml:space="preserve">          &lt;xs:complexType&gt;</w:delText>
              </w:r>
            </w:del>
          </w:p>
          <w:p w14:paraId="6FBF3C3D" w14:textId="349ACB45" w:rsidR="00DC2CE4" w:rsidDel="00481203" w:rsidRDefault="00DC2CE4" w:rsidP="00DC2CE4">
            <w:pPr>
              <w:pStyle w:val="XML1"/>
              <w:rPr>
                <w:del w:id="1419" w:author="Anees Shaikh" w:date="2013-10-06T21:45:00Z"/>
              </w:rPr>
            </w:pPr>
            <w:del w:id="1420" w:author="Anees Shaikh" w:date="2013-10-06T21:45:00Z">
              <w:r w:rsidDel="00481203">
                <w:delText xml:space="preserve">            &lt;xs:sequence&gt;</w:delText>
              </w:r>
            </w:del>
          </w:p>
          <w:p w14:paraId="1676E86C" w14:textId="3174E903" w:rsidR="00DC2CE4" w:rsidDel="00481203" w:rsidRDefault="00DC2CE4" w:rsidP="00DC2CE4">
            <w:pPr>
              <w:pStyle w:val="XML1"/>
              <w:rPr>
                <w:del w:id="1421" w:author="Anees Shaikh" w:date="2013-10-06T21:45:00Z"/>
              </w:rPr>
            </w:pPr>
            <w:del w:id="1422" w:author="Anees Shaikh" w:date="2013-10-06T21:45:00Z">
              <w:r w:rsidDel="00481203">
                <w:delText xml:space="preserve">              &lt;xs:element name="port" minOccurs="0" maxOccurs="unbounded"&gt;</w:delText>
              </w:r>
            </w:del>
          </w:p>
          <w:p w14:paraId="6ABF3F3D" w14:textId="648D2416" w:rsidR="00DC2CE4" w:rsidDel="00481203" w:rsidRDefault="00DC2CE4" w:rsidP="00DC2CE4">
            <w:pPr>
              <w:pStyle w:val="XML1"/>
              <w:rPr>
                <w:del w:id="1423" w:author="Anees Shaikh" w:date="2013-10-06T21:45:00Z"/>
              </w:rPr>
            </w:pPr>
            <w:del w:id="1424" w:author="Anees Shaikh" w:date="2013-10-06T21:45:00Z">
              <w:r w:rsidDel="00481203">
                <w:delText xml:space="preserve">                &lt;xs:annotation&gt;</w:delText>
              </w:r>
            </w:del>
          </w:p>
          <w:p w14:paraId="45E9F65B" w14:textId="15AE588E" w:rsidR="00DC2CE4" w:rsidDel="00481203" w:rsidRDefault="00DC2CE4" w:rsidP="00DC2CE4">
            <w:pPr>
              <w:pStyle w:val="XML1"/>
              <w:rPr>
                <w:del w:id="1425" w:author="Anees Shaikh" w:date="2013-10-06T21:45:00Z"/>
              </w:rPr>
            </w:pPr>
            <w:del w:id="1426" w:author="Anees Shaikh" w:date="2013-10-06T21:45:00Z">
              <w:r w:rsidDel="00481203">
                <w:delText xml:space="preserve">                  &lt;xs:documentation&gt;</w:delText>
              </w:r>
            </w:del>
          </w:p>
          <w:p w14:paraId="3B9CC9D1" w14:textId="5C87FD07" w:rsidR="00DC2CE4" w:rsidDel="00481203" w:rsidRDefault="00DC2CE4" w:rsidP="00DC2CE4">
            <w:pPr>
              <w:pStyle w:val="XML1"/>
              <w:rPr>
                <w:del w:id="1427" w:author="Anees Shaikh" w:date="2013-10-06T21:45:00Z"/>
              </w:rPr>
            </w:pPr>
            <w:del w:id="1428" w:author="Anees Shaikh" w:date="2013-10-06T21:45:00Z">
              <w:r w:rsidDel="00481203">
                <w:delText xml:space="preserve">                    The list contains all port resources of the</w:delText>
              </w:r>
            </w:del>
          </w:p>
          <w:p w14:paraId="08F718B7" w14:textId="6802CD48" w:rsidR="00DC2CE4" w:rsidDel="00481203" w:rsidRDefault="00DC2CE4" w:rsidP="00DC2CE4">
            <w:pPr>
              <w:pStyle w:val="XML1"/>
              <w:rPr>
                <w:del w:id="1429" w:author="Anees Shaikh" w:date="2013-10-06T21:45:00Z"/>
              </w:rPr>
            </w:pPr>
            <w:del w:id="1430" w:author="Anees Shaikh" w:date="2013-10-06T21:45:00Z">
              <w:r w:rsidDel="00481203">
                <w:delText xml:space="preserve">                    OpenFlow Capable Switch.</w:delText>
              </w:r>
            </w:del>
          </w:p>
          <w:p w14:paraId="0A7BEA64" w14:textId="4E8A37E5" w:rsidR="00DC2CE4" w:rsidDel="00481203" w:rsidRDefault="00DC2CE4" w:rsidP="00DC2CE4">
            <w:pPr>
              <w:pStyle w:val="XML1"/>
              <w:rPr>
                <w:del w:id="1431" w:author="Anees Shaikh" w:date="2013-10-06T21:45:00Z"/>
              </w:rPr>
            </w:pPr>
          </w:p>
          <w:p w14:paraId="4EDBC3DC" w14:textId="278F25E2" w:rsidR="00DC2CE4" w:rsidDel="00481203" w:rsidRDefault="00DC2CE4" w:rsidP="00DC2CE4">
            <w:pPr>
              <w:pStyle w:val="XML1"/>
              <w:rPr>
                <w:del w:id="1432" w:author="Anees Shaikh" w:date="2013-10-06T21:45:00Z"/>
              </w:rPr>
            </w:pPr>
            <w:del w:id="1433" w:author="Anees Shaikh" w:date="2013-10-06T21:45:00Z">
              <w:r w:rsidDel="00481203">
                <w:delText xml:space="preserve">                    The element 'resource-id' of OFPortType MUST be unique</w:delText>
              </w:r>
            </w:del>
          </w:p>
          <w:p w14:paraId="5FF5BE57" w14:textId="3FB87D60" w:rsidR="00DC2CE4" w:rsidDel="00481203" w:rsidRDefault="00DC2CE4" w:rsidP="00DC2CE4">
            <w:pPr>
              <w:pStyle w:val="XML1"/>
              <w:rPr>
                <w:del w:id="1434" w:author="Anees Shaikh" w:date="2013-10-06T21:45:00Z"/>
              </w:rPr>
            </w:pPr>
            <w:del w:id="1435" w:author="Anees Shaikh" w:date="2013-10-06T21:45:00Z">
              <w:r w:rsidDel="00481203">
                <w:delText xml:space="preserve">                    within this list.</w:delText>
              </w:r>
            </w:del>
          </w:p>
          <w:p w14:paraId="7193ED43" w14:textId="23AE995A" w:rsidR="00DC2CE4" w:rsidDel="00481203" w:rsidRDefault="00DC2CE4" w:rsidP="00DC2CE4">
            <w:pPr>
              <w:pStyle w:val="XML1"/>
              <w:rPr>
                <w:del w:id="1436" w:author="Anees Shaikh" w:date="2013-10-06T21:45:00Z"/>
              </w:rPr>
            </w:pPr>
            <w:del w:id="1437" w:author="Anees Shaikh" w:date="2013-10-06T21:45:00Z">
              <w:r w:rsidDel="00481203">
                <w:delText xml:space="preserve">                  &lt;/xs:documentation&gt;</w:delText>
              </w:r>
            </w:del>
          </w:p>
          <w:p w14:paraId="5302257D" w14:textId="7C3DE47D" w:rsidR="00DC2CE4" w:rsidDel="00481203" w:rsidRDefault="00DC2CE4" w:rsidP="00DC2CE4">
            <w:pPr>
              <w:pStyle w:val="XML1"/>
              <w:rPr>
                <w:del w:id="1438" w:author="Anees Shaikh" w:date="2013-10-06T21:45:00Z"/>
              </w:rPr>
            </w:pPr>
            <w:del w:id="1439" w:author="Anees Shaikh" w:date="2013-10-06T21:45:00Z">
              <w:r w:rsidDel="00481203">
                <w:delText xml:space="preserve">                &lt;/xs:annotation&gt;</w:delText>
              </w:r>
            </w:del>
          </w:p>
          <w:p w14:paraId="146519E2" w14:textId="6D738498" w:rsidR="00DC2CE4" w:rsidDel="00481203" w:rsidRDefault="00DC2CE4" w:rsidP="00DC2CE4">
            <w:pPr>
              <w:pStyle w:val="XML1"/>
              <w:rPr>
                <w:del w:id="1440" w:author="Anees Shaikh" w:date="2013-10-06T21:45:00Z"/>
              </w:rPr>
            </w:pPr>
            <w:del w:id="1441" w:author="Anees Shaikh" w:date="2013-10-06T21:45:00Z">
              <w:r w:rsidDel="00481203">
                <w:delText xml:space="preserve">                &lt;xs:complexType&gt;</w:delText>
              </w:r>
            </w:del>
          </w:p>
          <w:p w14:paraId="059EB50B" w14:textId="03B2BEB9" w:rsidR="00DC2CE4" w:rsidDel="00481203" w:rsidRDefault="00DC2CE4" w:rsidP="00DC2CE4">
            <w:pPr>
              <w:pStyle w:val="XML1"/>
              <w:rPr>
                <w:del w:id="1442" w:author="Anees Shaikh" w:date="2013-10-06T21:45:00Z"/>
              </w:rPr>
            </w:pPr>
            <w:del w:id="1443" w:author="Anees Shaikh" w:date="2013-10-06T21:45:00Z">
              <w:r w:rsidDel="00481203">
                <w:delText xml:space="preserve">                  &lt;xs:sequence&gt;</w:delText>
              </w:r>
            </w:del>
          </w:p>
          <w:p w14:paraId="3494147B" w14:textId="7B4B6A4A" w:rsidR="00DC2CE4" w:rsidDel="00481203" w:rsidRDefault="00DC2CE4" w:rsidP="00DC2CE4">
            <w:pPr>
              <w:pStyle w:val="XML1"/>
              <w:rPr>
                <w:del w:id="1444" w:author="Anees Shaikh" w:date="2013-10-06T21:45:00Z"/>
              </w:rPr>
            </w:pPr>
            <w:del w:id="1445" w:author="Anees Shaikh" w:date="2013-10-06T21:45:00Z">
              <w:r w:rsidDel="00481203">
                <w:delText xml:space="preserve">                    &lt;xs:group ref="OFPortType"/&gt;</w:delText>
              </w:r>
            </w:del>
          </w:p>
          <w:p w14:paraId="2FE26FFA" w14:textId="173983BC" w:rsidR="00DC2CE4" w:rsidDel="00481203" w:rsidRDefault="00DC2CE4" w:rsidP="00DC2CE4">
            <w:pPr>
              <w:pStyle w:val="XML1"/>
              <w:rPr>
                <w:del w:id="1446" w:author="Anees Shaikh" w:date="2013-10-06T21:45:00Z"/>
              </w:rPr>
            </w:pPr>
            <w:del w:id="1447" w:author="Anees Shaikh" w:date="2013-10-06T21:45:00Z">
              <w:r w:rsidDel="00481203">
                <w:delText xml:space="preserve">                  &lt;/xs:sequence&gt;</w:delText>
              </w:r>
            </w:del>
          </w:p>
          <w:p w14:paraId="1CEE93A1" w14:textId="791EDA0C" w:rsidR="00DC2CE4" w:rsidDel="00481203" w:rsidRDefault="00DC2CE4" w:rsidP="00DC2CE4">
            <w:pPr>
              <w:pStyle w:val="XML1"/>
              <w:rPr>
                <w:del w:id="1448" w:author="Anees Shaikh" w:date="2013-10-06T21:45:00Z"/>
              </w:rPr>
            </w:pPr>
            <w:del w:id="1449" w:author="Anees Shaikh" w:date="2013-10-06T21:45:00Z">
              <w:r w:rsidDel="00481203">
                <w:delText xml:space="preserve">                &lt;/xs:complexType&gt;</w:delText>
              </w:r>
            </w:del>
          </w:p>
          <w:p w14:paraId="07A237BF" w14:textId="2F9FF306" w:rsidR="00DC2CE4" w:rsidDel="00481203" w:rsidRDefault="00DC2CE4" w:rsidP="00DC2CE4">
            <w:pPr>
              <w:pStyle w:val="XML1"/>
              <w:rPr>
                <w:del w:id="1450" w:author="Anees Shaikh" w:date="2013-10-06T21:45:00Z"/>
              </w:rPr>
            </w:pPr>
            <w:del w:id="1451" w:author="Anees Shaikh" w:date="2013-10-06T21:45:00Z">
              <w:r w:rsidDel="00481203">
                <w:delText xml:space="preserve">              &lt;/xs:element&gt;</w:delText>
              </w:r>
            </w:del>
          </w:p>
          <w:p w14:paraId="75414CF6" w14:textId="263AFFFA" w:rsidR="00DC2CE4" w:rsidDel="00481203" w:rsidRDefault="00DC2CE4" w:rsidP="00DC2CE4">
            <w:pPr>
              <w:pStyle w:val="XML1"/>
              <w:rPr>
                <w:del w:id="1452" w:author="Anees Shaikh" w:date="2013-10-06T21:45:00Z"/>
              </w:rPr>
            </w:pPr>
            <w:del w:id="1453" w:author="Anees Shaikh" w:date="2013-10-06T21:45:00Z">
              <w:r w:rsidDel="00481203">
                <w:delText xml:space="preserve">              &lt;xs:element name="queue" minOccurs="0" maxOccurs="unbounded"&gt;</w:delText>
              </w:r>
            </w:del>
          </w:p>
          <w:p w14:paraId="65326A82" w14:textId="407AE8A5" w:rsidR="00DC2CE4" w:rsidDel="00481203" w:rsidRDefault="00DC2CE4" w:rsidP="00DC2CE4">
            <w:pPr>
              <w:pStyle w:val="XML1"/>
              <w:rPr>
                <w:del w:id="1454" w:author="Anees Shaikh" w:date="2013-10-06T21:45:00Z"/>
              </w:rPr>
            </w:pPr>
            <w:del w:id="1455" w:author="Anees Shaikh" w:date="2013-10-06T21:45:00Z">
              <w:r w:rsidDel="00481203">
                <w:delText xml:space="preserve">                &lt;xs:annotation&gt;</w:delText>
              </w:r>
            </w:del>
          </w:p>
          <w:p w14:paraId="5A2CE1B4" w14:textId="463BDF14" w:rsidR="00DC2CE4" w:rsidDel="00481203" w:rsidRDefault="00DC2CE4" w:rsidP="00DC2CE4">
            <w:pPr>
              <w:pStyle w:val="XML1"/>
              <w:rPr>
                <w:del w:id="1456" w:author="Anees Shaikh" w:date="2013-10-06T21:45:00Z"/>
              </w:rPr>
            </w:pPr>
            <w:del w:id="1457" w:author="Anees Shaikh" w:date="2013-10-06T21:45:00Z">
              <w:r w:rsidDel="00481203">
                <w:delText xml:space="preserve">                  &lt;xs:documentation&gt;</w:delText>
              </w:r>
            </w:del>
          </w:p>
          <w:p w14:paraId="06DBA67D" w14:textId="01E9D3A4" w:rsidR="00DC2CE4" w:rsidDel="00481203" w:rsidRDefault="00DC2CE4" w:rsidP="00DC2CE4">
            <w:pPr>
              <w:pStyle w:val="XML1"/>
              <w:rPr>
                <w:del w:id="1458" w:author="Anees Shaikh" w:date="2013-10-06T21:45:00Z"/>
              </w:rPr>
            </w:pPr>
            <w:del w:id="1459" w:author="Anees Shaikh" w:date="2013-10-06T21:45:00Z">
              <w:r w:rsidDel="00481203">
                <w:delText xml:space="preserve">                    The list contains all queue resources of the</w:delText>
              </w:r>
            </w:del>
          </w:p>
          <w:p w14:paraId="338EB2B2" w14:textId="10028F6F" w:rsidR="00DC2CE4" w:rsidDel="00481203" w:rsidRDefault="00DC2CE4" w:rsidP="00DC2CE4">
            <w:pPr>
              <w:pStyle w:val="XML1"/>
              <w:rPr>
                <w:del w:id="1460" w:author="Anees Shaikh" w:date="2013-10-06T21:45:00Z"/>
              </w:rPr>
            </w:pPr>
            <w:del w:id="1461" w:author="Anees Shaikh" w:date="2013-10-06T21:45:00Z">
              <w:r w:rsidDel="00481203">
                <w:delText xml:space="preserve">                    OpenFlow Capable Switch.</w:delText>
              </w:r>
            </w:del>
          </w:p>
          <w:p w14:paraId="046A33BB" w14:textId="4D455036" w:rsidR="00DC2CE4" w:rsidDel="00481203" w:rsidRDefault="00DC2CE4" w:rsidP="00DC2CE4">
            <w:pPr>
              <w:pStyle w:val="XML1"/>
              <w:rPr>
                <w:del w:id="1462" w:author="Anees Shaikh" w:date="2013-10-06T21:45:00Z"/>
              </w:rPr>
            </w:pPr>
          </w:p>
          <w:p w14:paraId="794F30F9" w14:textId="7723175A" w:rsidR="00DC2CE4" w:rsidDel="00481203" w:rsidRDefault="00DC2CE4" w:rsidP="00DC2CE4">
            <w:pPr>
              <w:pStyle w:val="XML1"/>
              <w:rPr>
                <w:del w:id="1463" w:author="Anees Shaikh" w:date="2013-10-06T21:45:00Z"/>
              </w:rPr>
            </w:pPr>
            <w:del w:id="1464" w:author="Anees Shaikh" w:date="2013-10-06T21:45:00Z">
              <w:r w:rsidDel="00481203">
                <w:delText xml:space="preserve">                    The element 'resource-id' of OFQueueType MUST be unique</w:delText>
              </w:r>
            </w:del>
          </w:p>
          <w:p w14:paraId="6E16A874" w14:textId="1843C95D" w:rsidR="00DC2CE4" w:rsidDel="00481203" w:rsidRDefault="00DC2CE4" w:rsidP="00DC2CE4">
            <w:pPr>
              <w:pStyle w:val="XML1"/>
              <w:rPr>
                <w:del w:id="1465" w:author="Anees Shaikh" w:date="2013-10-06T21:45:00Z"/>
              </w:rPr>
            </w:pPr>
            <w:del w:id="1466" w:author="Anees Shaikh" w:date="2013-10-06T21:45:00Z">
              <w:r w:rsidDel="00481203">
                <w:delText xml:space="preserve">                    within this list.</w:delText>
              </w:r>
            </w:del>
          </w:p>
          <w:p w14:paraId="76496ED6" w14:textId="7B90BD63" w:rsidR="00DC2CE4" w:rsidDel="00481203" w:rsidRDefault="00DC2CE4" w:rsidP="00DC2CE4">
            <w:pPr>
              <w:pStyle w:val="XML1"/>
              <w:rPr>
                <w:del w:id="1467" w:author="Anees Shaikh" w:date="2013-10-06T21:45:00Z"/>
              </w:rPr>
            </w:pPr>
            <w:del w:id="1468" w:author="Anees Shaikh" w:date="2013-10-06T21:45:00Z">
              <w:r w:rsidDel="00481203">
                <w:delText xml:space="preserve">                  &lt;/xs:documentation&gt;</w:delText>
              </w:r>
            </w:del>
          </w:p>
          <w:p w14:paraId="7A2DFBF4" w14:textId="7ABE7F8A" w:rsidR="00DC2CE4" w:rsidDel="00481203" w:rsidRDefault="00DC2CE4" w:rsidP="00DC2CE4">
            <w:pPr>
              <w:pStyle w:val="XML1"/>
              <w:rPr>
                <w:del w:id="1469" w:author="Anees Shaikh" w:date="2013-10-06T21:45:00Z"/>
              </w:rPr>
            </w:pPr>
            <w:del w:id="1470" w:author="Anees Shaikh" w:date="2013-10-06T21:45:00Z">
              <w:r w:rsidDel="00481203">
                <w:delText xml:space="preserve">                &lt;/xs:annotation&gt;</w:delText>
              </w:r>
            </w:del>
          </w:p>
          <w:p w14:paraId="5127B55A" w14:textId="792FC5A5" w:rsidR="00DC2CE4" w:rsidDel="00481203" w:rsidRDefault="00DC2CE4" w:rsidP="00DC2CE4">
            <w:pPr>
              <w:pStyle w:val="XML1"/>
              <w:rPr>
                <w:del w:id="1471" w:author="Anees Shaikh" w:date="2013-10-06T21:45:00Z"/>
              </w:rPr>
            </w:pPr>
            <w:del w:id="1472" w:author="Anees Shaikh" w:date="2013-10-06T21:45:00Z">
              <w:r w:rsidDel="00481203">
                <w:delText xml:space="preserve">                &lt;xs:complexType&gt;</w:delText>
              </w:r>
            </w:del>
          </w:p>
          <w:p w14:paraId="7B652551" w14:textId="7430C066" w:rsidR="00DC2CE4" w:rsidDel="00481203" w:rsidRDefault="00DC2CE4" w:rsidP="00DC2CE4">
            <w:pPr>
              <w:pStyle w:val="XML1"/>
              <w:rPr>
                <w:del w:id="1473" w:author="Anees Shaikh" w:date="2013-10-06T21:45:00Z"/>
              </w:rPr>
            </w:pPr>
            <w:del w:id="1474" w:author="Anees Shaikh" w:date="2013-10-06T21:45:00Z">
              <w:r w:rsidDel="00481203">
                <w:delText xml:space="preserve">                  &lt;xs:sequence&gt;</w:delText>
              </w:r>
            </w:del>
          </w:p>
          <w:p w14:paraId="72559CA5" w14:textId="0D51EC6A" w:rsidR="00DC2CE4" w:rsidDel="00481203" w:rsidRDefault="00DC2CE4" w:rsidP="00DC2CE4">
            <w:pPr>
              <w:pStyle w:val="XML1"/>
              <w:rPr>
                <w:del w:id="1475" w:author="Anees Shaikh" w:date="2013-10-06T21:45:00Z"/>
              </w:rPr>
            </w:pPr>
            <w:del w:id="1476" w:author="Anees Shaikh" w:date="2013-10-06T21:45:00Z">
              <w:r w:rsidDel="00481203">
                <w:delText xml:space="preserve">                    &lt;xs:group ref="OFQueueType"/&gt;</w:delText>
              </w:r>
            </w:del>
          </w:p>
          <w:p w14:paraId="59674852" w14:textId="1AE74C97" w:rsidR="00DC2CE4" w:rsidDel="00481203" w:rsidRDefault="00DC2CE4" w:rsidP="00DC2CE4">
            <w:pPr>
              <w:pStyle w:val="XML1"/>
              <w:rPr>
                <w:del w:id="1477" w:author="Anees Shaikh" w:date="2013-10-06T21:45:00Z"/>
              </w:rPr>
            </w:pPr>
            <w:del w:id="1478" w:author="Anees Shaikh" w:date="2013-10-06T21:45:00Z">
              <w:r w:rsidDel="00481203">
                <w:delText xml:space="preserve">                  &lt;/xs:sequence&gt;</w:delText>
              </w:r>
            </w:del>
          </w:p>
          <w:p w14:paraId="6A4E5EA8" w14:textId="36720B88" w:rsidR="00DC2CE4" w:rsidDel="00481203" w:rsidRDefault="00DC2CE4" w:rsidP="00DC2CE4">
            <w:pPr>
              <w:pStyle w:val="XML1"/>
              <w:rPr>
                <w:del w:id="1479" w:author="Anees Shaikh" w:date="2013-10-06T21:45:00Z"/>
              </w:rPr>
            </w:pPr>
            <w:del w:id="1480" w:author="Anees Shaikh" w:date="2013-10-06T21:45:00Z">
              <w:r w:rsidDel="00481203">
                <w:delText xml:space="preserve">                &lt;/xs:complexType&gt;</w:delText>
              </w:r>
            </w:del>
          </w:p>
          <w:p w14:paraId="5B92504F" w14:textId="50312F9B" w:rsidR="00DC2CE4" w:rsidDel="00481203" w:rsidRDefault="00DC2CE4" w:rsidP="00DC2CE4">
            <w:pPr>
              <w:pStyle w:val="XML1"/>
              <w:rPr>
                <w:del w:id="1481" w:author="Anees Shaikh" w:date="2013-10-06T21:45:00Z"/>
              </w:rPr>
            </w:pPr>
            <w:del w:id="1482" w:author="Anees Shaikh" w:date="2013-10-06T21:45:00Z">
              <w:r w:rsidDel="00481203">
                <w:delText xml:space="preserve">              &lt;/xs:element&gt;</w:delText>
              </w:r>
            </w:del>
          </w:p>
          <w:p w14:paraId="171FDB84" w14:textId="296E0EDE" w:rsidR="00DC2CE4" w:rsidDel="00481203" w:rsidRDefault="00DC2CE4" w:rsidP="00DC2CE4">
            <w:pPr>
              <w:pStyle w:val="XML1"/>
              <w:rPr>
                <w:del w:id="1483" w:author="Anees Shaikh" w:date="2013-10-06T21:45:00Z"/>
              </w:rPr>
            </w:pPr>
            <w:del w:id="1484" w:author="Anees Shaikh" w:date="2013-10-06T21:45:00Z">
              <w:r w:rsidDel="00481203">
                <w:delText xml:space="preserve">              &lt;xs:element name="owned-certificate" minOccurs="0" maxOccurs="unbounded"&gt;</w:delText>
              </w:r>
            </w:del>
          </w:p>
          <w:p w14:paraId="3C35113F" w14:textId="7E3D1A09" w:rsidR="00DC2CE4" w:rsidDel="00481203" w:rsidRDefault="00DC2CE4" w:rsidP="00DC2CE4">
            <w:pPr>
              <w:pStyle w:val="XML1"/>
              <w:rPr>
                <w:del w:id="1485" w:author="Anees Shaikh" w:date="2013-10-06T21:45:00Z"/>
              </w:rPr>
            </w:pPr>
            <w:del w:id="1486" w:author="Anees Shaikh" w:date="2013-10-06T21:45:00Z">
              <w:r w:rsidDel="00481203">
                <w:delText xml:space="preserve">                &lt;xs:annotation&gt;</w:delText>
              </w:r>
            </w:del>
          </w:p>
          <w:p w14:paraId="5AE383DD" w14:textId="091CBEBD" w:rsidR="00DC2CE4" w:rsidDel="00481203" w:rsidRDefault="00DC2CE4" w:rsidP="00DC2CE4">
            <w:pPr>
              <w:pStyle w:val="XML1"/>
              <w:rPr>
                <w:del w:id="1487" w:author="Anees Shaikh" w:date="2013-10-06T21:45:00Z"/>
              </w:rPr>
            </w:pPr>
            <w:del w:id="1488" w:author="Anees Shaikh" w:date="2013-10-06T21:45:00Z">
              <w:r w:rsidDel="00481203">
                <w:delText xml:space="preserve">                  &lt;xs:documentation&gt;</w:delText>
              </w:r>
            </w:del>
          </w:p>
          <w:p w14:paraId="6546974A" w14:textId="2ECE08B1" w:rsidR="00DC2CE4" w:rsidDel="00481203" w:rsidRDefault="00DC2CE4" w:rsidP="00DC2CE4">
            <w:pPr>
              <w:pStyle w:val="XML1"/>
              <w:rPr>
                <w:del w:id="1489" w:author="Anees Shaikh" w:date="2013-10-06T21:45:00Z"/>
              </w:rPr>
            </w:pPr>
            <w:del w:id="1490" w:author="Anees Shaikh" w:date="2013-10-06T21:45:00Z">
              <w:r w:rsidDel="00481203">
                <w:delText xml:space="preserve">                    The list contains all owned certificate</w:delText>
              </w:r>
            </w:del>
          </w:p>
          <w:p w14:paraId="6026E233" w14:textId="31303256" w:rsidR="00DC2CE4" w:rsidDel="00481203" w:rsidRDefault="00DC2CE4" w:rsidP="00DC2CE4">
            <w:pPr>
              <w:pStyle w:val="XML1"/>
              <w:rPr>
                <w:del w:id="1491" w:author="Anees Shaikh" w:date="2013-10-06T21:45:00Z"/>
              </w:rPr>
            </w:pPr>
            <w:del w:id="1492" w:author="Anees Shaikh" w:date="2013-10-06T21:45:00Z">
              <w:r w:rsidDel="00481203">
                <w:delText xml:space="preserve">                    resources of the OpenFlow Capable Switch.</w:delText>
              </w:r>
            </w:del>
          </w:p>
          <w:p w14:paraId="4EC0A315" w14:textId="2107E463" w:rsidR="00DC2CE4" w:rsidDel="00481203" w:rsidRDefault="00DC2CE4" w:rsidP="00DC2CE4">
            <w:pPr>
              <w:pStyle w:val="XML1"/>
              <w:rPr>
                <w:del w:id="1493" w:author="Anees Shaikh" w:date="2013-10-06T21:45:00Z"/>
              </w:rPr>
            </w:pPr>
          </w:p>
          <w:p w14:paraId="4F3D2D53" w14:textId="6A67994C" w:rsidR="00DC2CE4" w:rsidDel="00481203" w:rsidRDefault="00DC2CE4" w:rsidP="00DC2CE4">
            <w:pPr>
              <w:pStyle w:val="XML1"/>
              <w:rPr>
                <w:del w:id="1494" w:author="Anees Shaikh" w:date="2013-10-06T21:45:00Z"/>
              </w:rPr>
            </w:pPr>
            <w:del w:id="1495" w:author="Anees Shaikh" w:date="2013-10-06T21:45:00Z">
              <w:r w:rsidDel="00481203">
                <w:delText xml:space="preserve">                    The element 'resource-id' of OFOwnedCertificateType MUST</w:delText>
              </w:r>
            </w:del>
          </w:p>
          <w:p w14:paraId="7900BB0A" w14:textId="2370DFB6" w:rsidR="00DC2CE4" w:rsidDel="00481203" w:rsidRDefault="00DC2CE4" w:rsidP="00DC2CE4">
            <w:pPr>
              <w:pStyle w:val="XML1"/>
              <w:rPr>
                <w:del w:id="1496" w:author="Anees Shaikh" w:date="2013-10-06T21:45:00Z"/>
              </w:rPr>
            </w:pPr>
            <w:del w:id="1497" w:author="Anees Shaikh" w:date="2013-10-06T21:45:00Z">
              <w:r w:rsidDel="00481203">
                <w:delText xml:space="preserve">                    be unique within this list.</w:delText>
              </w:r>
            </w:del>
          </w:p>
          <w:p w14:paraId="2C14726F" w14:textId="3C43208F" w:rsidR="00DC2CE4" w:rsidDel="00481203" w:rsidRDefault="00DC2CE4" w:rsidP="00DC2CE4">
            <w:pPr>
              <w:pStyle w:val="XML1"/>
              <w:rPr>
                <w:del w:id="1498" w:author="Anees Shaikh" w:date="2013-10-06T21:45:00Z"/>
              </w:rPr>
            </w:pPr>
            <w:del w:id="1499" w:author="Anees Shaikh" w:date="2013-10-06T21:45:00Z">
              <w:r w:rsidDel="00481203">
                <w:delText xml:space="preserve">                  &lt;/xs:documentation&gt;</w:delText>
              </w:r>
            </w:del>
          </w:p>
          <w:p w14:paraId="2776D348" w14:textId="7644E6D0" w:rsidR="00DC2CE4" w:rsidDel="00481203" w:rsidRDefault="00DC2CE4" w:rsidP="00DC2CE4">
            <w:pPr>
              <w:pStyle w:val="XML1"/>
              <w:rPr>
                <w:del w:id="1500" w:author="Anees Shaikh" w:date="2013-10-06T21:45:00Z"/>
              </w:rPr>
            </w:pPr>
            <w:del w:id="1501" w:author="Anees Shaikh" w:date="2013-10-06T21:45:00Z">
              <w:r w:rsidDel="00481203">
                <w:delText xml:space="preserve">                &lt;/xs:annotation&gt;</w:delText>
              </w:r>
            </w:del>
          </w:p>
          <w:p w14:paraId="14944B86" w14:textId="4C57A3BC" w:rsidR="00DC2CE4" w:rsidDel="00481203" w:rsidRDefault="00DC2CE4" w:rsidP="00DC2CE4">
            <w:pPr>
              <w:pStyle w:val="XML1"/>
              <w:rPr>
                <w:del w:id="1502" w:author="Anees Shaikh" w:date="2013-10-06T21:45:00Z"/>
              </w:rPr>
            </w:pPr>
            <w:del w:id="1503" w:author="Anees Shaikh" w:date="2013-10-06T21:45:00Z">
              <w:r w:rsidDel="00481203">
                <w:delText xml:space="preserve">                &lt;xs:complexType&gt;</w:delText>
              </w:r>
            </w:del>
          </w:p>
          <w:p w14:paraId="18220968" w14:textId="59314BF8" w:rsidR="00DC2CE4" w:rsidDel="00481203" w:rsidRDefault="00DC2CE4" w:rsidP="00DC2CE4">
            <w:pPr>
              <w:pStyle w:val="XML1"/>
              <w:rPr>
                <w:del w:id="1504" w:author="Anees Shaikh" w:date="2013-10-06T21:45:00Z"/>
              </w:rPr>
            </w:pPr>
            <w:del w:id="1505" w:author="Anees Shaikh" w:date="2013-10-06T21:45:00Z">
              <w:r w:rsidDel="00481203">
                <w:delText xml:space="preserve">                  &lt;xs:sequence&gt;</w:delText>
              </w:r>
            </w:del>
          </w:p>
          <w:p w14:paraId="6CCF9752" w14:textId="4E334AB4" w:rsidR="00DC2CE4" w:rsidDel="00481203" w:rsidRDefault="00DC2CE4" w:rsidP="00DC2CE4">
            <w:pPr>
              <w:pStyle w:val="XML1"/>
              <w:rPr>
                <w:del w:id="1506" w:author="Anees Shaikh" w:date="2013-10-06T21:45:00Z"/>
              </w:rPr>
            </w:pPr>
            <w:del w:id="1507" w:author="Anees Shaikh" w:date="2013-10-06T21:45:00Z">
              <w:r w:rsidDel="00481203">
                <w:delText xml:space="preserve">                    &lt;xs:group ref="OFOwnedCertificateType"/&gt;</w:delText>
              </w:r>
            </w:del>
          </w:p>
          <w:p w14:paraId="72ED1BFF" w14:textId="20C5CD6F" w:rsidR="00DC2CE4" w:rsidDel="00481203" w:rsidRDefault="00DC2CE4" w:rsidP="00DC2CE4">
            <w:pPr>
              <w:pStyle w:val="XML1"/>
              <w:rPr>
                <w:del w:id="1508" w:author="Anees Shaikh" w:date="2013-10-06T21:45:00Z"/>
              </w:rPr>
            </w:pPr>
            <w:del w:id="1509" w:author="Anees Shaikh" w:date="2013-10-06T21:45:00Z">
              <w:r w:rsidDel="00481203">
                <w:delText xml:space="preserve">                  &lt;/xs:sequence&gt;</w:delText>
              </w:r>
            </w:del>
          </w:p>
          <w:p w14:paraId="0D58058B" w14:textId="5F66E055" w:rsidR="00DC2CE4" w:rsidDel="00481203" w:rsidRDefault="00DC2CE4" w:rsidP="00DC2CE4">
            <w:pPr>
              <w:pStyle w:val="XML1"/>
              <w:rPr>
                <w:del w:id="1510" w:author="Anees Shaikh" w:date="2013-10-06T21:45:00Z"/>
              </w:rPr>
            </w:pPr>
            <w:del w:id="1511" w:author="Anees Shaikh" w:date="2013-10-06T21:45:00Z">
              <w:r w:rsidDel="00481203">
                <w:delText xml:space="preserve">                &lt;/xs:complexType&gt;</w:delText>
              </w:r>
            </w:del>
          </w:p>
          <w:p w14:paraId="04D95B60" w14:textId="08B901E3" w:rsidR="00DC2CE4" w:rsidDel="00481203" w:rsidRDefault="00DC2CE4" w:rsidP="00DC2CE4">
            <w:pPr>
              <w:pStyle w:val="XML1"/>
              <w:rPr>
                <w:del w:id="1512" w:author="Anees Shaikh" w:date="2013-10-06T21:45:00Z"/>
              </w:rPr>
            </w:pPr>
            <w:del w:id="1513" w:author="Anees Shaikh" w:date="2013-10-06T21:45:00Z">
              <w:r w:rsidDel="00481203">
                <w:delText xml:space="preserve">              &lt;/xs:element&gt;</w:delText>
              </w:r>
            </w:del>
          </w:p>
          <w:p w14:paraId="219315FE" w14:textId="3C8A0F3F" w:rsidR="00DC2CE4" w:rsidDel="00481203" w:rsidRDefault="00DC2CE4" w:rsidP="00DC2CE4">
            <w:pPr>
              <w:pStyle w:val="XML1"/>
              <w:rPr>
                <w:del w:id="1514" w:author="Anees Shaikh" w:date="2013-10-06T21:45:00Z"/>
              </w:rPr>
            </w:pPr>
            <w:del w:id="1515" w:author="Anees Shaikh" w:date="2013-10-06T21:45:00Z">
              <w:r w:rsidDel="00481203">
                <w:delText xml:space="preserve">              &lt;xs:element name="external-certificate" minOccurs="0" maxOccurs="unbounded"&gt;</w:delText>
              </w:r>
            </w:del>
          </w:p>
          <w:p w14:paraId="22BF79E2" w14:textId="1777BD0E" w:rsidR="00DC2CE4" w:rsidDel="00481203" w:rsidRDefault="00DC2CE4" w:rsidP="00DC2CE4">
            <w:pPr>
              <w:pStyle w:val="XML1"/>
              <w:rPr>
                <w:del w:id="1516" w:author="Anees Shaikh" w:date="2013-10-06T21:45:00Z"/>
              </w:rPr>
            </w:pPr>
            <w:del w:id="1517" w:author="Anees Shaikh" w:date="2013-10-06T21:45:00Z">
              <w:r w:rsidDel="00481203">
                <w:delText xml:space="preserve">                &lt;xs:annotation&gt;</w:delText>
              </w:r>
            </w:del>
          </w:p>
          <w:p w14:paraId="26B386F4" w14:textId="79371CE5" w:rsidR="00DC2CE4" w:rsidDel="00481203" w:rsidRDefault="00DC2CE4" w:rsidP="00DC2CE4">
            <w:pPr>
              <w:pStyle w:val="XML1"/>
              <w:rPr>
                <w:del w:id="1518" w:author="Anees Shaikh" w:date="2013-10-06T21:45:00Z"/>
              </w:rPr>
            </w:pPr>
            <w:del w:id="1519" w:author="Anees Shaikh" w:date="2013-10-06T21:45:00Z">
              <w:r w:rsidDel="00481203">
                <w:delText xml:space="preserve">                  &lt;xs:documentation&gt;</w:delText>
              </w:r>
            </w:del>
          </w:p>
          <w:p w14:paraId="504D0CCA" w14:textId="525C6E68" w:rsidR="00DC2CE4" w:rsidDel="00481203" w:rsidRDefault="00DC2CE4" w:rsidP="00DC2CE4">
            <w:pPr>
              <w:pStyle w:val="XML1"/>
              <w:rPr>
                <w:del w:id="1520" w:author="Anees Shaikh" w:date="2013-10-06T21:45:00Z"/>
              </w:rPr>
            </w:pPr>
            <w:del w:id="1521" w:author="Anees Shaikh" w:date="2013-10-06T21:45:00Z">
              <w:r w:rsidDel="00481203">
                <w:delText xml:space="preserve">                    The list contains all external certificate</w:delText>
              </w:r>
            </w:del>
          </w:p>
          <w:p w14:paraId="36F08C88" w14:textId="3F04774E" w:rsidR="00DC2CE4" w:rsidDel="00481203" w:rsidRDefault="00DC2CE4" w:rsidP="00DC2CE4">
            <w:pPr>
              <w:pStyle w:val="XML1"/>
              <w:rPr>
                <w:del w:id="1522" w:author="Anees Shaikh" w:date="2013-10-06T21:45:00Z"/>
              </w:rPr>
            </w:pPr>
            <w:del w:id="1523" w:author="Anees Shaikh" w:date="2013-10-06T21:45:00Z">
              <w:r w:rsidDel="00481203">
                <w:delText xml:space="preserve">                    resources of the OpenFlow Capable Switch.</w:delText>
              </w:r>
            </w:del>
          </w:p>
          <w:p w14:paraId="454C0D81" w14:textId="2961B7EA" w:rsidR="00DC2CE4" w:rsidDel="00481203" w:rsidRDefault="00DC2CE4" w:rsidP="00DC2CE4">
            <w:pPr>
              <w:pStyle w:val="XML1"/>
              <w:rPr>
                <w:del w:id="1524" w:author="Anees Shaikh" w:date="2013-10-06T21:45:00Z"/>
              </w:rPr>
            </w:pPr>
          </w:p>
          <w:p w14:paraId="11AEEE60" w14:textId="24D957EA" w:rsidR="00DC2CE4" w:rsidDel="00481203" w:rsidRDefault="00DC2CE4" w:rsidP="00DC2CE4">
            <w:pPr>
              <w:pStyle w:val="XML1"/>
              <w:rPr>
                <w:del w:id="1525" w:author="Anees Shaikh" w:date="2013-10-06T21:45:00Z"/>
              </w:rPr>
            </w:pPr>
            <w:del w:id="1526" w:author="Anees Shaikh" w:date="2013-10-06T21:45:00Z">
              <w:r w:rsidDel="00481203">
                <w:delText xml:space="preserve">                    The element 'resource-id' of OFExternalCertificateType</w:delText>
              </w:r>
            </w:del>
          </w:p>
          <w:p w14:paraId="7EFB8A8D" w14:textId="5F74C996" w:rsidR="00DC2CE4" w:rsidDel="00481203" w:rsidRDefault="00DC2CE4" w:rsidP="00DC2CE4">
            <w:pPr>
              <w:pStyle w:val="XML1"/>
              <w:rPr>
                <w:del w:id="1527" w:author="Anees Shaikh" w:date="2013-10-06T21:45:00Z"/>
              </w:rPr>
            </w:pPr>
            <w:del w:id="1528" w:author="Anees Shaikh" w:date="2013-10-06T21:45:00Z">
              <w:r w:rsidDel="00481203">
                <w:delText xml:space="preserve">                    MUST be unique within this list.</w:delText>
              </w:r>
            </w:del>
          </w:p>
          <w:p w14:paraId="12FF2D79" w14:textId="1E667B20" w:rsidR="00DC2CE4" w:rsidDel="00481203" w:rsidRDefault="00DC2CE4" w:rsidP="00DC2CE4">
            <w:pPr>
              <w:pStyle w:val="XML1"/>
              <w:rPr>
                <w:del w:id="1529" w:author="Anees Shaikh" w:date="2013-10-06T21:45:00Z"/>
              </w:rPr>
            </w:pPr>
            <w:del w:id="1530" w:author="Anees Shaikh" w:date="2013-10-06T21:45:00Z">
              <w:r w:rsidDel="00481203">
                <w:delText xml:space="preserve">                  &lt;/xs:documentation&gt;</w:delText>
              </w:r>
            </w:del>
          </w:p>
          <w:p w14:paraId="62804429" w14:textId="5C8E4939" w:rsidR="00DC2CE4" w:rsidDel="00481203" w:rsidRDefault="00DC2CE4" w:rsidP="00DC2CE4">
            <w:pPr>
              <w:pStyle w:val="XML1"/>
              <w:rPr>
                <w:del w:id="1531" w:author="Anees Shaikh" w:date="2013-10-06T21:45:00Z"/>
              </w:rPr>
            </w:pPr>
            <w:del w:id="1532" w:author="Anees Shaikh" w:date="2013-10-06T21:45:00Z">
              <w:r w:rsidDel="00481203">
                <w:delText xml:space="preserve">                &lt;/xs:annotation&gt;</w:delText>
              </w:r>
            </w:del>
          </w:p>
          <w:p w14:paraId="6DC3C47D" w14:textId="599BFE4D" w:rsidR="00DC2CE4" w:rsidDel="00481203" w:rsidRDefault="00DC2CE4" w:rsidP="00DC2CE4">
            <w:pPr>
              <w:pStyle w:val="XML1"/>
              <w:rPr>
                <w:del w:id="1533" w:author="Anees Shaikh" w:date="2013-10-06T21:45:00Z"/>
              </w:rPr>
            </w:pPr>
            <w:del w:id="1534" w:author="Anees Shaikh" w:date="2013-10-06T21:45:00Z">
              <w:r w:rsidDel="00481203">
                <w:delText xml:space="preserve">                &lt;xs:complexType&gt;</w:delText>
              </w:r>
            </w:del>
          </w:p>
          <w:p w14:paraId="0A55E952" w14:textId="5077ADB5" w:rsidR="00DC2CE4" w:rsidDel="00481203" w:rsidRDefault="00DC2CE4" w:rsidP="00DC2CE4">
            <w:pPr>
              <w:pStyle w:val="XML1"/>
              <w:rPr>
                <w:del w:id="1535" w:author="Anees Shaikh" w:date="2013-10-06T21:45:00Z"/>
              </w:rPr>
            </w:pPr>
            <w:del w:id="1536" w:author="Anees Shaikh" w:date="2013-10-06T21:45:00Z">
              <w:r w:rsidDel="00481203">
                <w:delText xml:space="preserve">                  &lt;xs:sequence&gt;</w:delText>
              </w:r>
            </w:del>
          </w:p>
          <w:p w14:paraId="1CE4B6A6" w14:textId="1A4FDB83" w:rsidR="00DC2CE4" w:rsidDel="00481203" w:rsidRDefault="00DC2CE4" w:rsidP="00DC2CE4">
            <w:pPr>
              <w:pStyle w:val="XML1"/>
              <w:rPr>
                <w:del w:id="1537" w:author="Anees Shaikh" w:date="2013-10-06T21:45:00Z"/>
              </w:rPr>
            </w:pPr>
            <w:del w:id="1538" w:author="Anees Shaikh" w:date="2013-10-06T21:45:00Z">
              <w:r w:rsidDel="00481203">
                <w:delText xml:space="preserve">                    &lt;xs:group ref="OFExternalCertificateType"/&gt;</w:delText>
              </w:r>
            </w:del>
          </w:p>
          <w:p w14:paraId="0D3FB934" w14:textId="04A4F381" w:rsidR="00DC2CE4" w:rsidDel="00481203" w:rsidRDefault="00DC2CE4" w:rsidP="00DC2CE4">
            <w:pPr>
              <w:pStyle w:val="XML1"/>
              <w:rPr>
                <w:del w:id="1539" w:author="Anees Shaikh" w:date="2013-10-06T21:45:00Z"/>
              </w:rPr>
            </w:pPr>
            <w:del w:id="1540" w:author="Anees Shaikh" w:date="2013-10-06T21:45:00Z">
              <w:r w:rsidDel="00481203">
                <w:delText xml:space="preserve">                  &lt;/xs:sequence&gt;</w:delText>
              </w:r>
            </w:del>
          </w:p>
          <w:p w14:paraId="60B0AA86" w14:textId="720460B2" w:rsidR="00DC2CE4" w:rsidDel="00481203" w:rsidRDefault="00DC2CE4" w:rsidP="00DC2CE4">
            <w:pPr>
              <w:pStyle w:val="XML1"/>
              <w:rPr>
                <w:del w:id="1541" w:author="Anees Shaikh" w:date="2013-10-06T21:45:00Z"/>
              </w:rPr>
            </w:pPr>
            <w:del w:id="1542" w:author="Anees Shaikh" w:date="2013-10-06T21:45:00Z">
              <w:r w:rsidDel="00481203">
                <w:delText xml:space="preserve">                &lt;/xs:complexType&gt;</w:delText>
              </w:r>
            </w:del>
          </w:p>
          <w:p w14:paraId="748ABE14" w14:textId="2CFE81B4" w:rsidR="00DC2CE4" w:rsidDel="00481203" w:rsidRDefault="00DC2CE4" w:rsidP="00DC2CE4">
            <w:pPr>
              <w:pStyle w:val="XML1"/>
              <w:rPr>
                <w:del w:id="1543" w:author="Anees Shaikh" w:date="2013-10-06T21:45:00Z"/>
              </w:rPr>
            </w:pPr>
            <w:del w:id="1544" w:author="Anees Shaikh" w:date="2013-10-06T21:45:00Z">
              <w:r w:rsidDel="00481203">
                <w:delText xml:space="preserve">              &lt;/xs:element&gt;</w:delText>
              </w:r>
            </w:del>
          </w:p>
          <w:p w14:paraId="09AAF895" w14:textId="3AC2A5BE" w:rsidR="00DC2CE4" w:rsidDel="00481203" w:rsidRDefault="00DC2CE4" w:rsidP="00DC2CE4">
            <w:pPr>
              <w:pStyle w:val="XML1"/>
              <w:rPr>
                <w:del w:id="1545" w:author="Anees Shaikh" w:date="2013-10-06T21:45:00Z"/>
              </w:rPr>
            </w:pPr>
            <w:del w:id="1546" w:author="Anees Shaikh" w:date="2013-10-06T21:45:00Z">
              <w:r w:rsidDel="00481203">
                <w:delText xml:space="preserve">              &lt;xs:element name="flow-table" minOccurs="0" maxOccurs="unbounded"&gt;</w:delText>
              </w:r>
            </w:del>
          </w:p>
          <w:p w14:paraId="7F0F3495" w14:textId="585D2B36" w:rsidR="00DC2CE4" w:rsidDel="00481203" w:rsidRDefault="00DC2CE4" w:rsidP="00DC2CE4">
            <w:pPr>
              <w:pStyle w:val="XML1"/>
              <w:rPr>
                <w:del w:id="1547" w:author="Anees Shaikh" w:date="2013-10-06T21:45:00Z"/>
              </w:rPr>
            </w:pPr>
            <w:del w:id="1548" w:author="Anees Shaikh" w:date="2013-10-06T21:45:00Z">
              <w:r w:rsidDel="00481203">
                <w:delText xml:space="preserve">                &lt;xs:annotation&gt;</w:delText>
              </w:r>
            </w:del>
          </w:p>
          <w:p w14:paraId="05612AC6" w14:textId="094F9182" w:rsidR="00DC2CE4" w:rsidDel="00481203" w:rsidRDefault="00DC2CE4" w:rsidP="00DC2CE4">
            <w:pPr>
              <w:pStyle w:val="XML1"/>
              <w:rPr>
                <w:del w:id="1549" w:author="Anees Shaikh" w:date="2013-10-06T21:45:00Z"/>
              </w:rPr>
            </w:pPr>
            <w:del w:id="1550" w:author="Anees Shaikh" w:date="2013-10-06T21:45:00Z">
              <w:r w:rsidDel="00481203">
                <w:delText xml:space="preserve">                  &lt;xs:documentation&gt;</w:delText>
              </w:r>
            </w:del>
          </w:p>
          <w:p w14:paraId="7BB29DF5" w14:textId="7B182434" w:rsidR="00DC2CE4" w:rsidDel="00481203" w:rsidRDefault="00DC2CE4" w:rsidP="00DC2CE4">
            <w:pPr>
              <w:pStyle w:val="XML1"/>
              <w:rPr>
                <w:del w:id="1551" w:author="Anees Shaikh" w:date="2013-10-06T21:45:00Z"/>
              </w:rPr>
            </w:pPr>
            <w:del w:id="1552" w:author="Anees Shaikh" w:date="2013-10-06T21:45:00Z">
              <w:r w:rsidDel="00481203">
                <w:delText xml:space="preserve">                    The list contains all flow table resources of</w:delText>
              </w:r>
            </w:del>
          </w:p>
          <w:p w14:paraId="0E62AA68" w14:textId="6831D8B9" w:rsidR="00DC2CE4" w:rsidDel="00481203" w:rsidRDefault="00DC2CE4" w:rsidP="00DC2CE4">
            <w:pPr>
              <w:pStyle w:val="XML1"/>
              <w:rPr>
                <w:del w:id="1553" w:author="Anees Shaikh" w:date="2013-10-06T21:45:00Z"/>
              </w:rPr>
            </w:pPr>
            <w:del w:id="1554" w:author="Anees Shaikh" w:date="2013-10-06T21:45:00Z">
              <w:r w:rsidDel="00481203">
                <w:delText xml:space="preserve">                    the OpenFlow Capable Switch.</w:delText>
              </w:r>
            </w:del>
          </w:p>
          <w:p w14:paraId="7A30088E" w14:textId="5B541888" w:rsidR="00DC2CE4" w:rsidDel="00481203" w:rsidRDefault="00DC2CE4" w:rsidP="00DC2CE4">
            <w:pPr>
              <w:pStyle w:val="XML1"/>
              <w:rPr>
                <w:del w:id="1555" w:author="Anees Shaikh" w:date="2013-10-06T21:45:00Z"/>
              </w:rPr>
            </w:pPr>
          </w:p>
          <w:p w14:paraId="1FC5394E" w14:textId="443E05C1" w:rsidR="00DC2CE4" w:rsidDel="00481203" w:rsidRDefault="00DC2CE4" w:rsidP="00DC2CE4">
            <w:pPr>
              <w:pStyle w:val="XML1"/>
              <w:rPr>
                <w:del w:id="1556" w:author="Anees Shaikh" w:date="2013-10-06T21:45:00Z"/>
              </w:rPr>
            </w:pPr>
            <w:del w:id="1557" w:author="Anees Shaikh" w:date="2013-10-06T21:45:00Z">
              <w:r w:rsidDel="00481203">
                <w:delText xml:space="preserve">                    The element 'resource-id' of OFFlowTableType MUST be</w:delText>
              </w:r>
            </w:del>
          </w:p>
          <w:p w14:paraId="6C3439A1" w14:textId="1A6F899E" w:rsidR="00DC2CE4" w:rsidDel="00481203" w:rsidRDefault="00DC2CE4" w:rsidP="00DC2CE4">
            <w:pPr>
              <w:pStyle w:val="XML1"/>
              <w:rPr>
                <w:del w:id="1558" w:author="Anees Shaikh" w:date="2013-10-06T21:45:00Z"/>
              </w:rPr>
            </w:pPr>
            <w:del w:id="1559" w:author="Anees Shaikh" w:date="2013-10-06T21:45:00Z">
              <w:r w:rsidDel="00481203">
                <w:delText xml:space="preserve">                    unique within this list.</w:delText>
              </w:r>
            </w:del>
          </w:p>
          <w:p w14:paraId="2A93BC97" w14:textId="43FF3755" w:rsidR="00DC2CE4" w:rsidDel="00481203" w:rsidRDefault="00DC2CE4" w:rsidP="00DC2CE4">
            <w:pPr>
              <w:pStyle w:val="XML1"/>
              <w:rPr>
                <w:del w:id="1560" w:author="Anees Shaikh" w:date="2013-10-06T21:45:00Z"/>
              </w:rPr>
            </w:pPr>
            <w:del w:id="1561" w:author="Anees Shaikh" w:date="2013-10-06T21:45:00Z">
              <w:r w:rsidDel="00481203">
                <w:delText xml:space="preserve">                  &lt;/xs:documentation&gt;</w:delText>
              </w:r>
            </w:del>
          </w:p>
          <w:p w14:paraId="00B6C44D" w14:textId="30FA95EA" w:rsidR="00DC2CE4" w:rsidDel="00481203" w:rsidRDefault="00DC2CE4" w:rsidP="00DC2CE4">
            <w:pPr>
              <w:pStyle w:val="XML1"/>
              <w:rPr>
                <w:del w:id="1562" w:author="Anees Shaikh" w:date="2013-10-06T21:45:00Z"/>
              </w:rPr>
            </w:pPr>
            <w:del w:id="1563" w:author="Anees Shaikh" w:date="2013-10-06T21:45:00Z">
              <w:r w:rsidDel="00481203">
                <w:delText xml:space="preserve">                &lt;/xs:annotation&gt;</w:delText>
              </w:r>
            </w:del>
          </w:p>
          <w:p w14:paraId="7E957079" w14:textId="37D4F838" w:rsidR="00DC2CE4" w:rsidDel="00481203" w:rsidRDefault="00DC2CE4" w:rsidP="00DC2CE4">
            <w:pPr>
              <w:pStyle w:val="XML1"/>
              <w:rPr>
                <w:del w:id="1564" w:author="Anees Shaikh" w:date="2013-10-06T21:45:00Z"/>
              </w:rPr>
            </w:pPr>
            <w:del w:id="1565" w:author="Anees Shaikh" w:date="2013-10-06T21:45:00Z">
              <w:r w:rsidDel="00481203">
                <w:delText xml:space="preserve">                &lt;xs:complexType&gt;</w:delText>
              </w:r>
            </w:del>
          </w:p>
          <w:p w14:paraId="4608BC22" w14:textId="00435F8E" w:rsidR="00DC2CE4" w:rsidDel="00481203" w:rsidRDefault="00DC2CE4" w:rsidP="00DC2CE4">
            <w:pPr>
              <w:pStyle w:val="XML1"/>
              <w:rPr>
                <w:del w:id="1566" w:author="Anees Shaikh" w:date="2013-10-06T21:45:00Z"/>
              </w:rPr>
            </w:pPr>
            <w:del w:id="1567" w:author="Anees Shaikh" w:date="2013-10-06T21:45:00Z">
              <w:r w:rsidDel="00481203">
                <w:delText xml:space="preserve">                  &lt;xs:sequence&gt;</w:delText>
              </w:r>
            </w:del>
          </w:p>
          <w:p w14:paraId="5826320D" w14:textId="33B56A95" w:rsidR="00DC2CE4" w:rsidDel="00481203" w:rsidRDefault="00DC2CE4" w:rsidP="00DC2CE4">
            <w:pPr>
              <w:pStyle w:val="XML1"/>
              <w:rPr>
                <w:del w:id="1568" w:author="Anees Shaikh" w:date="2013-10-06T21:45:00Z"/>
              </w:rPr>
            </w:pPr>
            <w:del w:id="1569" w:author="Anees Shaikh" w:date="2013-10-06T21:45:00Z">
              <w:r w:rsidDel="00481203">
                <w:delText xml:space="preserve">                    &lt;xs:group ref="OFFlowTableType"/&gt;</w:delText>
              </w:r>
            </w:del>
          </w:p>
          <w:p w14:paraId="4C5B046C" w14:textId="51C69F1C" w:rsidR="00DC2CE4" w:rsidDel="00481203" w:rsidRDefault="00DC2CE4" w:rsidP="00DC2CE4">
            <w:pPr>
              <w:pStyle w:val="XML1"/>
              <w:rPr>
                <w:del w:id="1570" w:author="Anees Shaikh" w:date="2013-10-06T21:45:00Z"/>
              </w:rPr>
            </w:pPr>
            <w:del w:id="1571" w:author="Anees Shaikh" w:date="2013-10-06T21:45:00Z">
              <w:r w:rsidDel="00481203">
                <w:delText xml:space="preserve">                  &lt;/xs:sequence&gt;</w:delText>
              </w:r>
            </w:del>
          </w:p>
          <w:p w14:paraId="5AC58C0F" w14:textId="4BD2DA40" w:rsidR="00DC2CE4" w:rsidDel="00481203" w:rsidRDefault="00DC2CE4" w:rsidP="00DC2CE4">
            <w:pPr>
              <w:pStyle w:val="XML1"/>
              <w:rPr>
                <w:del w:id="1572" w:author="Anees Shaikh" w:date="2013-10-06T21:45:00Z"/>
              </w:rPr>
            </w:pPr>
            <w:del w:id="1573" w:author="Anees Shaikh" w:date="2013-10-06T21:45:00Z">
              <w:r w:rsidDel="00481203">
                <w:delText xml:space="preserve">                &lt;/xs:complexType&gt;</w:delText>
              </w:r>
            </w:del>
          </w:p>
          <w:p w14:paraId="679AF9B5" w14:textId="730BA45C" w:rsidR="00DC2CE4" w:rsidDel="00481203" w:rsidRDefault="00DC2CE4" w:rsidP="00DC2CE4">
            <w:pPr>
              <w:pStyle w:val="XML1"/>
              <w:rPr>
                <w:del w:id="1574" w:author="Anees Shaikh" w:date="2013-10-06T21:45:00Z"/>
              </w:rPr>
            </w:pPr>
            <w:del w:id="1575" w:author="Anees Shaikh" w:date="2013-10-06T21:45:00Z">
              <w:r w:rsidDel="00481203">
                <w:delText xml:space="preserve">              &lt;/xs:element&gt;</w:delText>
              </w:r>
            </w:del>
          </w:p>
          <w:p w14:paraId="3F6A81ED" w14:textId="20AD58D5" w:rsidR="00DC2CE4" w:rsidDel="00481203" w:rsidRDefault="00DC2CE4" w:rsidP="00DC2CE4">
            <w:pPr>
              <w:pStyle w:val="XML1"/>
              <w:rPr>
                <w:del w:id="1576" w:author="Anees Shaikh" w:date="2013-10-06T21:45:00Z"/>
              </w:rPr>
            </w:pPr>
            <w:del w:id="1577" w:author="Anees Shaikh" w:date="2013-10-06T21:45:00Z">
              <w:r w:rsidDel="00481203">
                <w:delText xml:space="preserve">            &lt;/xs:sequence&gt;</w:delText>
              </w:r>
            </w:del>
          </w:p>
          <w:p w14:paraId="74072D86" w14:textId="35359D26" w:rsidR="00DC2CE4" w:rsidDel="00481203" w:rsidRDefault="00DC2CE4" w:rsidP="00DC2CE4">
            <w:pPr>
              <w:pStyle w:val="XML1"/>
              <w:rPr>
                <w:del w:id="1578" w:author="Anees Shaikh" w:date="2013-10-06T21:45:00Z"/>
              </w:rPr>
            </w:pPr>
            <w:del w:id="1579" w:author="Anees Shaikh" w:date="2013-10-06T21:45:00Z">
              <w:r w:rsidDel="00481203">
                <w:delText xml:space="preserve">          &lt;/xs:complexType&gt;</w:delText>
              </w:r>
            </w:del>
          </w:p>
          <w:p w14:paraId="526A5202" w14:textId="30C76CA4" w:rsidR="00DC2CE4" w:rsidDel="00481203" w:rsidRDefault="00DC2CE4" w:rsidP="00DC2CE4">
            <w:pPr>
              <w:pStyle w:val="XML1"/>
              <w:rPr>
                <w:del w:id="1580" w:author="Anees Shaikh" w:date="2013-10-06T21:45:00Z"/>
              </w:rPr>
            </w:pPr>
            <w:del w:id="1581" w:author="Anees Shaikh" w:date="2013-10-06T21:45:00Z">
              <w:r w:rsidDel="00481203">
                <w:delText xml:space="preserve">          &lt;xs:key name="key_resources_capable-switch_port"&gt;</w:delText>
              </w:r>
            </w:del>
          </w:p>
          <w:p w14:paraId="53D8F8F5" w14:textId="6D9F96E8" w:rsidR="00DC2CE4" w:rsidDel="00481203" w:rsidRDefault="00DC2CE4" w:rsidP="00DC2CE4">
            <w:pPr>
              <w:pStyle w:val="XML1"/>
              <w:rPr>
                <w:del w:id="1582" w:author="Anees Shaikh" w:date="2013-10-06T21:45:00Z"/>
              </w:rPr>
            </w:pPr>
            <w:del w:id="1583" w:author="Anees Shaikh" w:date="2013-10-06T21:45:00Z">
              <w:r w:rsidDel="00481203">
                <w:delText xml:space="preserve">            &lt;xs:selector xpath="of11-config:port"/&gt;</w:delText>
              </w:r>
            </w:del>
          </w:p>
          <w:p w14:paraId="45D3ADDD" w14:textId="1E6D3F7D" w:rsidR="00DC2CE4" w:rsidDel="00481203" w:rsidRDefault="00DC2CE4" w:rsidP="00DC2CE4">
            <w:pPr>
              <w:pStyle w:val="XML1"/>
              <w:rPr>
                <w:del w:id="1584" w:author="Anees Shaikh" w:date="2013-10-06T21:45:00Z"/>
              </w:rPr>
            </w:pPr>
            <w:del w:id="1585" w:author="Anees Shaikh" w:date="2013-10-06T21:45:00Z">
              <w:r w:rsidDel="00481203">
                <w:delText xml:space="preserve">            &lt;xs:field xpath="of11-config:resource-id"/&gt;</w:delText>
              </w:r>
            </w:del>
          </w:p>
          <w:p w14:paraId="64C1CF79" w14:textId="602965F7" w:rsidR="00DC2CE4" w:rsidDel="00481203" w:rsidRDefault="00DC2CE4" w:rsidP="00DC2CE4">
            <w:pPr>
              <w:pStyle w:val="XML1"/>
              <w:rPr>
                <w:del w:id="1586" w:author="Anees Shaikh" w:date="2013-10-06T21:45:00Z"/>
              </w:rPr>
            </w:pPr>
            <w:del w:id="1587" w:author="Anees Shaikh" w:date="2013-10-06T21:45:00Z">
              <w:r w:rsidDel="00481203">
                <w:delText xml:space="preserve">          &lt;/xs:key&gt;</w:delText>
              </w:r>
            </w:del>
          </w:p>
          <w:p w14:paraId="7A414D24" w14:textId="2F39A07B" w:rsidR="00DC2CE4" w:rsidDel="00481203" w:rsidRDefault="00DC2CE4" w:rsidP="00DC2CE4">
            <w:pPr>
              <w:pStyle w:val="XML1"/>
              <w:rPr>
                <w:del w:id="1588" w:author="Anees Shaikh" w:date="2013-10-06T21:45:00Z"/>
              </w:rPr>
            </w:pPr>
            <w:del w:id="1589" w:author="Anees Shaikh" w:date="2013-10-06T21:45:00Z">
              <w:r w:rsidDel="00481203">
                <w:delText xml:space="preserve">          &lt;xs:key name="key_resources_capable-switch_queue"&gt;</w:delText>
              </w:r>
            </w:del>
          </w:p>
          <w:p w14:paraId="36394568" w14:textId="14F22361" w:rsidR="00DC2CE4" w:rsidDel="00481203" w:rsidRDefault="00DC2CE4" w:rsidP="00DC2CE4">
            <w:pPr>
              <w:pStyle w:val="XML1"/>
              <w:rPr>
                <w:del w:id="1590" w:author="Anees Shaikh" w:date="2013-10-06T21:45:00Z"/>
              </w:rPr>
            </w:pPr>
            <w:del w:id="1591" w:author="Anees Shaikh" w:date="2013-10-06T21:45:00Z">
              <w:r w:rsidDel="00481203">
                <w:delText xml:space="preserve">            &lt;xs:selector xpath="of11-config:queue"/&gt;</w:delText>
              </w:r>
            </w:del>
          </w:p>
          <w:p w14:paraId="4E286CD7" w14:textId="2843F4EA" w:rsidR="00DC2CE4" w:rsidDel="00481203" w:rsidRDefault="00DC2CE4" w:rsidP="00DC2CE4">
            <w:pPr>
              <w:pStyle w:val="XML1"/>
              <w:rPr>
                <w:del w:id="1592" w:author="Anees Shaikh" w:date="2013-10-06T21:45:00Z"/>
              </w:rPr>
            </w:pPr>
            <w:del w:id="1593" w:author="Anees Shaikh" w:date="2013-10-06T21:45:00Z">
              <w:r w:rsidDel="00481203">
                <w:delText xml:space="preserve">            &lt;xs:field xpath="of11-config:resource-id"/&gt;</w:delText>
              </w:r>
            </w:del>
          </w:p>
          <w:p w14:paraId="7FE44792" w14:textId="52178315" w:rsidR="00DC2CE4" w:rsidDel="00481203" w:rsidRDefault="00DC2CE4" w:rsidP="00DC2CE4">
            <w:pPr>
              <w:pStyle w:val="XML1"/>
              <w:rPr>
                <w:del w:id="1594" w:author="Anees Shaikh" w:date="2013-10-06T21:45:00Z"/>
              </w:rPr>
            </w:pPr>
            <w:del w:id="1595" w:author="Anees Shaikh" w:date="2013-10-06T21:45:00Z">
              <w:r w:rsidDel="00481203">
                <w:delText xml:space="preserve">          &lt;/xs:key&gt;</w:delText>
              </w:r>
            </w:del>
          </w:p>
          <w:p w14:paraId="739AB993" w14:textId="6B0CA0CE" w:rsidR="00DC2CE4" w:rsidDel="00481203" w:rsidRDefault="00DC2CE4" w:rsidP="00DC2CE4">
            <w:pPr>
              <w:pStyle w:val="XML1"/>
              <w:rPr>
                <w:del w:id="1596" w:author="Anees Shaikh" w:date="2013-10-06T21:45:00Z"/>
              </w:rPr>
            </w:pPr>
            <w:del w:id="1597" w:author="Anees Shaikh" w:date="2013-10-06T21:45:00Z">
              <w:r w:rsidDel="00481203">
                <w:delText xml:space="preserve">          &lt;xs:key name="key_resources_capable-switch_owned-certificate"&gt;</w:delText>
              </w:r>
            </w:del>
          </w:p>
          <w:p w14:paraId="11CE4141" w14:textId="3B4A5E01" w:rsidR="00DC2CE4" w:rsidDel="00481203" w:rsidRDefault="00DC2CE4" w:rsidP="00DC2CE4">
            <w:pPr>
              <w:pStyle w:val="XML1"/>
              <w:rPr>
                <w:del w:id="1598" w:author="Anees Shaikh" w:date="2013-10-06T21:45:00Z"/>
              </w:rPr>
            </w:pPr>
            <w:del w:id="1599" w:author="Anees Shaikh" w:date="2013-10-06T21:45:00Z">
              <w:r w:rsidDel="00481203">
                <w:delText xml:space="preserve">            &lt;xs:selector xpath="of11-config:owned-certificate"/&gt;</w:delText>
              </w:r>
            </w:del>
          </w:p>
          <w:p w14:paraId="30AA100A" w14:textId="2F0527ED" w:rsidR="00DC2CE4" w:rsidDel="00481203" w:rsidRDefault="00DC2CE4" w:rsidP="00DC2CE4">
            <w:pPr>
              <w:pStyle w:val="XML1"/>
              <w:rPr>
                <w:del w:id="1600" w:author="Anees Shaikh" w:date="2013-10-06T21:45:00Z"/>
              </w:rPr>
            </w:pPr>
            <w:del w:id="1601" w:author="Anees Shaikh" w:date="2013-10-06T21:45:00Z">
              <w:r w:rsidDel="00481203">
                <w:delText xml:space="preserve">            &lt;xs:field xpath="of11-config:resource-id"/&gt;</w:delText>
              </w:r>
            </w:del>
          </w:p>
          <w:p w14:paraId="073616AB" w14:textId="73D98796" w:rsidR="00DC2CE4" w:rsidDel="00481203" w:rsidRDefault="00DC2CE4" w:rsidP="00DC2CE4">
            <w:pPr>
              <w:pStyle w:val="XML1"/>
              <w:rPr>
                <w:del w:id="1602" w:author="Anees Shaikh" w:date="2013-10-06T21:45:00Z"/>
              </w:rPr>
            </w:pPr>
            <w:del w:id="1603" w:author="Anees Shaikh" w:date="2013-10-06T21:45:00Z">
              <w:r w:rsidDel="00481203">
                <w:delText xml:space="preserve">          &lt;/xs:key&gt;</w:delText>
              </w:r>
            </w:del>
          </w:p>
          <w:p w14:paraId="41105917" w14:textId="7B33732F" w:rsidR="00DC2CE4" w:rsidDel="00481203" w:rsidRDefault="00DC2CE4" w:rsidP="00DC2CE4">
            <w:pPr>
              <w:pStyle w:val="XML1"/>
              <w:rPr>
                <w:del w:id="1604" w:author="Anees Shaikh" w:date="2013-10-06T21:45:00Z"/>
              </w:rPr>
            </w:pPr>
            <w:del w:id="1605" w:author="Anees Shaikh" w:date="2013-10-06T21:45:00Z">
              <w:r w:rsidDel="00481203">
                <w:delText xml:space="preserve">          &lt;xs:key name="key_resources_capable-switch_external-certificate"&gt;</w:delText>
              </w:r>
            </w:del>
          </w:p>
          <w:p w14:paraId="2B369F53" w14:textId="7FD6CF47" w:rsidR="00DC2CE4" w:rsidDel="00481203" w:rsidRDefault="00DC2CE4" w:rsidP="00DC2CE4">
            <w:pPr>
              <w:pStyle w:val="XML1"/>
              <w:rPr>
                <w:del w:id="1606" w:author="Anees Shaikh" w:date="2013-10-06T21:45:00Z"/>
              </w:rPr>
            </w:pPr>
            <w:del w:id="1607" w:author="Anees Shaikh" w:date="2013-10-06T21:45:00Z">
              <w:r w:rsidDel="00481203">
                <w:delText xml:space="preserve">            &lt;xs:selector xpath="of11-config:external-certificate"/&gt;</w:delText>
              </w:r>
            </w:del>
          </w:p>
          <w:p w14:paraId="698AF011" w14:textId="59B965F0" w:rsidR="00DC2CE4" w:rsidDel="00481203" w:rsidRDefault="00DC2CE4" w:rsidP="00DC2CE4">
            <w:pPr>
              <w:pStyle w:val="XML1"/>
              <w:rPr>
                <w:del w:id="1608" w:author="Anees Shaikh" w:date="2013-10-06T21:45:00Z"/>
              </w:rPr>
            </w:pPr>
            <w:del w:id="1609" w:author="Anees Shaikh" w:date="2013-10-06T21:45:00Z">
              <w:r w:rsidDel="00481203">
                <w:delText xml:space="preserve">            &lt;xs:field xpath="of11-config:resource-id"/&gt;</w:delText>
              </w:r>
            </w:del>
          </w:p>
          <w:p w14:paraId="1228AFDE" w14:textId="388890B7" w:rsidR="00DC2CE4" w:rsidDel="00481203" w:rsidRDefault="00DC2CE4" w:rsidP="00DC2CE4">
            <w:pPr>
              <w:pStyle w:val="XML1"/>
              <w:rPr>
                <w:del w:id="1610" w:author="Anees Shaikh" w:date="2013-10-06T21:45:00Z"/>
              </w:rPr>
            </w:pPr>
            <w:del w:id="1611" w:author="Anees Shaikh" w:date="2013-10-06T21:45:00Z">
              <w:r w:rsidDel="00481203">
                <w:delText xml:space="preserve">          &lt;/xs:key&gt;</w:delText>
              </w:r>
            </w:del>
          </w:p>
          <w:p w14:paraId="3DEF9C82" w14:textId="6A247EDD" w:rsidR="00DC2CE4" w:rsidDel="00481203" w:rsidRDefault="00DC2CE4" w:rsidP="00DC2CE4">
            <w:pPr>
              <w:pStyle w:val="XML1"/>
              <w:rPr>
                <w:del w:id="1612" w:author="Anees Shaikh" w:date="2013-10-06T21:45:00Z"/>
              </w:rPr>
            </w:pPr>
            <w:del w:id="1613" w:author="Anees Shaikh" w:date="2013-10-06T21:45:00Z">
              <w:r w:rsidDel="00481203">
                <w:delText xml:space="preserve">          &lt;xs:key name="key_resources_capable-switch_flow-table"&gt;</w:delText>
              </w:r>
            </w:del>
          </w:p>
          <w:p w14:paraId="2C53FE4B" w14:textId="1523E1F1" w:rsidR="00DC2CE4" w:rsidDel="00481203" w:rsidRDefault="00DC2CE4" w:rsidP="00DC2CE4">
            <w:pPr>
              <w:pStyle w:val="XML1"/>
              <w:rPr>
                <w:del w:id="1614" w:author="Anees Shaikh" w:date="2013-10-06T21:45:00Z"/>
              </w:rPr>
            </w:pPr>
            <w:del w:id="1615" w:author="Anees Shaikh" w:date="2013-10-06T21:45:00Z">
              <w:r w:rsidDel="00481203">
                <w:delText xml:space="preserve">            &lt;xs:selector xpath="of11-config:flow-table"/&gt;</w:delText>
              </w:r>
            </w:del>
          </w:p>
          <w:p w14:paraId="2D4F5FA2" w14:textId="1C9FA57B" w:rsidR="00DC2CE4" w:rsidDel="00481203" w:rsidRDefault="00DC2CE4" w:rsidP="00DC2CE4">
            <w:pPr>
              <w:pStyle w:val="XML1"/>
              <w:rPr>
                <w:del w:id="1616" w:author="Anees Shaikh" w:date="2013-10-06T21:45:00Z"/>
              </w:rPr>
            </w:pPr>
            <w:del w:id="1617" w:author="Anees Shaikh" w:date="2013-10-06T21:45:00Z">
              <w:r w:rsidDel="00481203">
                <w:delText xml:space="preserve">            &lt;xs:field xpath="of11-config:resource-id"/&gt;</w:delText>
              </w:r>
            </w:del>
          </w:p>
          <w:p w14:paraId="5914A244" w14:textId="339C2BBD" w:rsidR="00DC2CE4" w:rsidDel="00481203" w:rsidRDefault="00DC2CE4" w:rsidP="00DC2CE4">
            <w:pPr>
              <w:pStyle w:val="XML1"/>
              <w:rPr>
                <w:del w:id="1618" w:author="Anees Shaikh" w:date="2013-10-06T21:45:00Z"/>
              </w:rPr>
            </w:pPr>
            <w:del w:id="1619" w:author="Anees Shaikh" w:date="2013-10-06T21:45:00Z">
              <w:r w:rsidDel="00481203">
                <w:delText xml:space="preserve">          &lt;/xs:key&gt;</w:delText>
              </w:r>
            </w:del>
          </w:p>
          <w:p w14:paraId="07A1F16F" w14:textId="78538933" w:rsidR="00DC2CE4" w:rsidDel="00481203" w:rsidRDefault="00DC2CE4" w:rsidP="00DC2CE4">
            <w:pPr>
              <w:pStyle w:val="XML1"/>
              <w:rPr>
                <w:del w:id="1620" w:author="Anees Shaikh" w:date="2013-10-06T21:45:00Z"/>
              </w:rPr>
            </w:pPr>
            <w:del w:id="1621" w:author="Anees Shaikh" w:date="2013-10-06T21:45:00Z">
              <w:r w:rsidDel="00481203">
                <w:delText xml:space="preserve">        &lt;/xs:element&gt;</w:delText>
              </w:r>
            </w:del>
          </w:p>
          <w:p w14:paraId="6AB7E3EC" w14:textId="37C365E9" w:rsidR="00DC2CE4" w:rsidDel="00481203" w:rsidRDefault="00DC2CE4" w:rsidP="00DC2CE4">
            <w:pPr>
              <w:pStyle w:val="XML1"/>
              <w:rPr>
                <w:del w:id="1622" w:author="Anees Shaikh" w:date="2013-10-06T21:45:00Z"/>
              </w:rPr>
            </w:pPr>
            <w:del w:id="1623" w:author="Anees Shaikh" w:date="2013-10-06T21:45:00Z">
              <w:r w:rsidDel="00481203">
                <w:delText xml:space="preserve">        &lt;xs:element name="logical-switches" minOccurs="0"&gt;</w:delText>
              </w:r>
            </w:del>
          </w:p>
          <w:p w14:paraId="2BAFC235" w14:textId="5E296333" w:rsidR="00DC2CE4" w:rsidDel="00481203" w:rsidRDefault="00DC2CE4" w:rsidP="00DC2CE4">
            <w:pPr>
              <w:pStyle w:val="XML1"/>
              <w:rPr>
                <w:del w:id="1624" w:author="Anees Shaikh" w:date="2013-10-06T21:45:00Z"/>
              </w:rPr>
            </w:pPr>
            <w:del w:id="1625" w:author="Anees Shaikh" w:date="2013-10-06T21:45:00Z">
              <w:r w:rsidDel="00481203">
                <w:delText xml:space="preserve">          &lt;xs:annotation&gt;</w:delText>
              </w:r>
            </w:del>
          </w:p>
          <w:p w14:paraId="10BA2D32" w14:textId="74CF8745" w:rsidR="00DC2CE4" w:rsidDel="00481203" w:rsidRDefault="00DC2CE4" w:rsidP="00DC2CE4">
            <w:pPr>
              <w:pStyle w:val="XML1"/>
              <w:rPr>
                <w:del w:id="1626" w:author="Anees Shaikh" w:date="2013-10-06T21:45:00Z"/>
              </w:rPr>
            </w:pPr>
            <w:del w:id="1627" w:author="Anees Shaikh" w:date="2013-10-06T21:45:00Z">
              <w:r w:rsidDel="00481203">
                <w:delText xml:space="preserve">            &lt;xs:documentation&gt;</w:delText>
              </w:r>
            </w:del>
          </w:p>
          <w:p w14:paraId="516484A5" w14:textId="588569E9" w:rsidR="00DC2CE4" w:rsidDel="00481203" w:rsidRDefault="00DC2CE4" w:rsidP="00DC2CE4">
            <w:pPr>
              <w:pStyle w:val="XML1"/>
              <w:rPr>
                <w:del w:id="1628" w:author="Anees Shaikh" w:date="2013-10-06T21:45:00Z"/>
              </w:rPr>
            </w:pPr>
            <w:del w:id="1629" w:author="Anees Shaikh" w:date="2013-10-06T21:45:00Z">
              <w:r w:rsidDel="00481203">
                <w:delText xml:space="preserve">              This element contains a list of all OpenFlow </w:delText>
              </w:r>
            </w:del>
          </w:p>
          <w:p w14:paraId="18419199" w14:textId="113CF5A0" w:rsidR="00DC2CE4" w:rsidDel="00481203" w:rsidRDefault="00DC2CE4" w:rsidP="00DC2CE4">
            <w:pPr>
              <w:pStyle w:val="XML1"/>
              <w:rPr>
                <w:del w:id="1630" w:author="Anees Shaikh" w:date="2013-10-06T21:45:00Z"/>
              </w:rPr>
            </w:pPr>
            <w:del w:id="1631" w:author="Anees Shaikh" w:date="2013-10-06T21:45:00Z">
              <w:r w:rsidDel="00481203">
                <w:delText xml:space="preserve">              Logical Switches available at the OpenFlow Capable</w:delText>
              </w:r>
            </w:del>
          </w:p>
          <w:p w14:paraId="267B6463" w14:textId="3F1B6D85" w:rsidR="00DC2CE4" w:rsidDel="00481203" w:rsidRDefault="00DC2CE4" w:rsidP="00DC2CE4">
            <w:pPr>
              <w:pStyle w:val="XML1"/>
              <w:rPr>
                <w:del w:id="1632" w:author="Anees Shaikh" w:date="2013-10-06T21:45:00Z"/>
              </w:rPr>
            </w:pPr>
            <w:del w:id="1633" w:author="Anees Shaikh" w:date="2013-10-06T21:45:00Z">
              <w:r w:rsidDel="00481203">
                <w:delText xml:space="preserve">              Switch.</w:delText>
              </w:r>
            </w:del>
          </w:p>
          <w:p w14:paraId="66C70094" w14:textId="1A456BDF" w:rsidR="00DC2CE4" w:rsidDel="00481203" w:rsidRDefault="00DC2CE4" w:rsidP="00DC2CE4">
            <w:pPr>
              <w:pStyle w:val="XML1"/>
              <w:rPr>
                <w:del w:id="1634" w:author="Anees Shaikh" w:date="2013-10-06T21:45:00Z"/>
              </w:rPr>
            </w:pPr>
            <w:del w:id="1635" w:author="Anees Shaikh" w:date="2013-10-06T21:45:00Z">
              <w:r w:rsidDel="00481203">
                <w:delText xml:space="preserve">            &lt;/xs:documentation&gt;</w:delText>
              </w:r>
            </w:del>
          </w:p>
          <w:p w14:paraId="7B6E2D11" w14:textId="74481AB5" w:rsidR="00DC2CE4" w:rsidDel="00481203" w:rsidRDefault="00DC2CE4" w:rsidP="00DC2CE4">
            <w:pPr>
              <w:pStyle w:val="XML1"/>
              <w:rPr>
                <w:del w:id="1636" w:author="Anees Shaikh" w:date="2013-10-06T21:45:00Z"/>
              </w:rPr>
            </w:pPr>
            <w:del w:id="1637" w:author="Anees Shaikh" w:date="2013-10-06T21:45:00Z">
              <w:r w:rsidDel="00481203">
                <w:delText xml:space="preserve">          &lt;/xs:annotation&gt;</w:delText>
              </w:r>
            </w:del>
          </w:p>
          <w:p w14:paraId="4CC3D651" w14:textId="0D3583A6" w:rsidR="00DC2CE4" w:rsidDel="00481203" w:rsidRDefault="00DC2CE4" w:rsidP="00DC2CE4">
            <w:pPr>
              <w:pStyle w:val="XML1"/>
              <w:rPr>
                <w:del w:id="1638" w:author="Anees Shaikh" w:date="2013-10-06T21:45:00Z"/>
              </w:rPr>
            </w:pPr>
            <w:del w:id="1639" w:author="Anees Shaikh" w:date="2013-10-06T21:45:00Z">
              <w:r w:rsidDel="00481203">
                <w:delText xml:space="preserve">          &lt;xs:complexType&gt;</w:delText>
              </w:r>
            </w:del>
          </w:p>
          <w:p w14:paraId="1001C5E8" w14:textId="59082E60" w:rsidR="00DC2CE4" w:rsidDel="00481203" w:rsidRDefault="00DC2CE4" w:rsidP="00DC2CE4">
            <w:pPr>
              <w:pStyle w:val="XML1"/>
              <w:rPr>
                <w:del w:id="1640" w:author="Anees Shaikh" w:date="2013-10-06T21:45:00Z"/>
              </w:rPr>
            </w:pPr>
            <w:del w:id="1641" w:author="Anees Shaikh" w:date="2013-10-06T21:45:00Z">
              <w:r w:rsidDel="00481203">
                <w:delText xml:space="preserve">            &lt;xs:sequence&gt;</w:delText>
              </w:r>
            </w:del>
          </w:p>
          <w:p w14:paraId="2F121F03" w14:textId="29E8061F" w:rsidR="00DC2CE4" w:rsidDel="00481203" w:rsidRDefault="00DC2CE4" w:rsidP="00DC2CE4">
            <w:pPr>
              <w:pStyle w:val="XML1"/>
              <w:rPr>
                <w:del w:id="1642" w:author="Anees Shaikh" w:date="2013-10-06T21:45:00Z"/>
              </w:rPr>
            </w:pPr>
            <w:del w:id="1643" w:author="Anees Shaikh" w:date="2013-10-06T21:45:00Z">
              <w:r w:rsidDel="00481203">
                <w:delText xml:space="preserve">              &lt;xs:element name="switch" minOccurs="0" maxOccurs="unbounded"&gt;</w:delText>
              </w:r>
            </w:del>
          </w:p>
          <w:p w14:paraId="653C85BD" w14:textId="453FA6A8" w:rsidR="00DC2CE4" w:rsidDel="00481203" w:rsidRDefault="00DC2CE4" w:rsidP="00DC2CE4">
            <w:pPr>
              <w:pStyle w:val="XML1"/>
              <w:rPr>
                <w:del w:id="1644" w:author="Anees Shaikh" w:date="2013-10-06T21:45:00Z"/>
              </w:rPr>
            </w:pPr>
            <w:del w:id="1645" w:author="Anees Shaikh" w:date="2013-10-06T21:45:00Z">
              <w:r w:rsidDel="00481203">
                <w:delText xml:space="preserve">                &lt;xs:annotation&gt;</w:delText>
              </w:r>
            </w:del>
          </w:p>
          <w:p w14:paraId="5DE380B8" w14:textId="545E15B1" w:rsidR="00DC2CE4" w:rsidDel="00481203" w:rsidRDefault="00DC2CE4" w:rsidP="00DC2CE4">
            <w:pPr>
              <w:pStyle w:val="XML1"/>
              <w:rPr>
                <w:del w:id="1646" w:author="Anees Shaikh" w:date="2013-10-06T21:45:00Z"/>
              </w:rPr>
            </w:pPr>
            <w:del w:id="1647" w:author="Anees Shaikh" w:date="2013-10-06T21:45:00Z">
              <w:r w:rsidDel="00481203">
                <w:delText xml:space="preserve">                  &lt;xs:documentation&gt;</w:delText>
              </w:r>
            </w:del>
          </w:p>
          <w:p w14:paraId="7BCE039C" w14:textId="3872FBAC" w:rsidR="00DC2CE4" w:rsidDel="00481203" w:rsidRDefault="00DC2CE4" w:rsidP="00DC2CE4">
            <w:pPr>
              <w:pStyle w:val="XML1"/>
              <w:rPr>
                <w:del w:id="1648" w:author="Anees Shaikh" w:date="2013-10-06T21:45:00Z"/>
              </w:rPr>
            </w:pPr>
            <w:del w:id="1649" w:author="Anees Shaikh" w:date="2013-10-06T21:45:00Z">
              <w:r w:rsidDel="00481203">
                <w:delText xml:space="preserve">                    The list of all OpenFlow Logical Switches on</w:delText>
              </w:r>
            </w:del>
          </w:p>
          <w:p w14:paraId="296D5FAD" w14:textId="2E2DBD31" w:rsidR="00DC2CE4" w:rsidDel="00481203" w:rsidRDefault="00DC2CE4" w:rsidP="00DC2CE4">
            <w:pPr>
              <w:pStyle w:val="XML1"/>
              <w:rPr>
                <w:del w:id="1650" w:author="Anees Shaikh" w:date="2013-10-06T21:45:00Z"/>
              </w:rPr>
            </w:pPr>
            <w:del w:id="1651" w:author="Anees Shaikh" w:date="2013-10-06T21:45:00Z">
              <w:r w:rsidDel="00481203">
                <w:delText xml:space="preserve">                    the OpenFlow Capable Switch.</w:delText>
              </w:r>
            </w:del>
          </w:p>
          <w:p w14:paraId="63FC27D1" w14:textId="2BBFD41F" w:rsidR="00DC2CE4" w:rsidDel="00481203" w:rsidRDefault="00DC2CE4" w:rsidP="00DC2CE4">
            <w:pPr>
              <w:pStyle w:val="XML1"/>
              <w:rPr>
                <w:del w:id="1652" w:author="Anees Shaikh" w:date="2013-10-06T21:45:00Z"/>
              </w:rPr>
            </w:pPr>
          </w:p>
          <w:p w14:paraId="5B907110" w14:textId="79398280" w:rsidR="00DC2CE4" w:rsidDel="00481203" w:rsidRDefault="00DC2CE4" w:rsidP="00DC2CE4">
            <w:pPr>
              <w:pStyle w:val="XML1"/>
              <w:rPr>
                <w:del w:id="1653" w:author="Anees Shaikh" w:date="2013-10-06T21:45:00Z"/>
              </w:rPr>
            </w:pPr>
            <w:del w:id="1654" w:author="Anees Shaikh" w:date="2013-10-06T21:45:00Z">
              <w:r w:rsidDel="00481203">
                <w:delText xml:space="preserve">                    The element 'resource-id' of OFLogicalSwitchType MUST be</w:delText>
              </w:r>
            </w:del>
          </w:p>
          <w:p w14:paraId="4F4E617B" w14:textId="2E504F27" w:rsidR="00DC2CE4" w:rsidDel="00481203" w:rsidRDefault="00DC2CE4" w:rsidP="00DC2CE4">
            <w:pPr>
              <w:pStyle w:val="XML1"/>
              <w:rPr>
                <w:del w:id="1655" w:author="Anees Shaikh" w:date="2013-10-06T21:45:00Z"/>
              </w:rPr>
            </w:pPr>
            <w:del w:id="1656" w:author="Anees Shaikh" w:date="2013-10-06T21:45:00Z">
              <w:r w:rsidDel="00481203">
                <w:delText xml:space="preserve">                    unique within this list.</w:delText>
              </w:r>
            </w:del>
          </w:p>
          <w:p w14:paraId="0CFE9064" w14:textId="4ECA593A" w:rsidR="00DC2CE4" w:rsidDel="00481203" w:rsidRDefault="00DC2CE4" w:rsidP="00DC2CE4">
            <w:pPr>
              <w:pStyle w:val="XML1"/>
              <w:rPr>
                <w:del w:id="1657" w:author="Anees Shaikh" w:date="2013-10-06T21:45:00Z"/>
              </w:rPr>
            </w:pPr>
            <w:del w:id="1658" w:author="Anees Shaikh" w:date="2013-10-06T21:45:00Z">
              <w:r w:rsidDel="00481203">
                <w:delText xml:space="preserve">                  &lt;/xs:documentation&gt;</w:delText>
              </w:r>
            </w:del>
          </w:p>
          <w:p w14:paraId="1CF6049A" w14:textId="43CDE5C1" w:rsidR="00DC2CE4" w:rsidDel="00481203" w:rsidRDefault="00DC2CE4" w:rsidP="00DC2CE4">
            <w:pPr>
              <w:pStyle w:val="XML1"/>
              <w:rPr>
                <w:del w:id="1659" w:author="Anees Shaikh" w:date="2013-10-06T21:45:00Z"/>
              </w:rPr>
            </w:pPr>
            <w:del w:id="1660" w:author="Anees Shaikh" w:date="2013-10-06T21:45:00Z">
              <w:r w:rsidDel="00481203">
                <w:delText xml:space="preserve">                &lt;/xs:annotation&gt;</w:delText>
              </w:r>
            </w:del>
          </w:p>
          <w:p w14:paraId="251B4B3C" w14:textId="4CF3F53A" w:rsidR="00DC2CE4" w:rsidDel="00481203" w:rsidRDefault="00DC2CE4" w:rsidP="00DC2CE4">
            <w:pPr>
              <w:pStyle w:val="XML1"/>
              <w:rPr>
                <w:del w:id="1661" w:author="Anees Shaikh" w:date="2013-10-06T21:45:00Z"/>
              </w:rPr>
            </w:pPr>
            <w:del w:id="1662" w:author="Anees Shaikh" w:date="2013-10-06T21:45:00Z">
              <w:r w:rsidDel="00481203">
                <w:delText xml:space="preserve">                &lt;xs:complexType&gt;</w:delText>
              </w:r>
            </w:del>
          </w:p>
          <w:p w14:paraId="2321F49F" w14:textId="4613A349" w:rsidR="00DC2CE4" w:rsidDel="00481203" w:rsidRDefault="00DC2CE4" w:rsidP="00DC2CE4">
            <w:pPr>
              <w:pStyle w:val="XML1"/>
              <w:rPr>
                <w:del w:id="1663" w:author="Anees Shaikh" w:date="2013-10-06T21:45:00Z"/>
              </w:rPr>
            </w:pPr>
            <w:del w:id="1664" w:author="Anees Shaikh" w:date="2013-10-06T21:45:00Z">
              <w:r w:rsidDel="00481203">
                <w:delText xml:space="preserve">                  &lt;xs:sequence&gt;</w:delText>
              </w:r>
            </w:del>
          </w:p>
          <w:p w14:paraId="68B23799" w14:textId="7A6C12F7" w:rsidR="00DC2CE4" w:rsidDel="00481203" w:rsidRDefault="00DC2CE4" w:rsidP="00DC2CE4">
            <w:pPr>
              <w:pStyle w:val="XML1"/>
              <w:rPr>
                <w:del w:id="1665" w:author="Anees Shaikh" w:date="2013-10-06T21:45:00Z"/>
              </w:rPr>
            </w:pPr>
            <w:del w:id="1666" w:author="Anees Shaikh" w:date="2013-10-06T21:45:00Z">
              <w:r w:rsidDel="00481203">
                <w:delText xml:space="preserve">                    &lt;xs:group ref="OFLogicalSwitchType"/&gt;</w:delText>
              </w:r>
            </w:del>
          </w:p>
          <w:p w14:paraId="180BDF7F" w14:textId="1F2079B4" w:rsidR="00DC2CE4" w:rsidDel="00481203" w:rsidRDefault="00DC2CE4" w:rsidP="00DC2CE4">
            <w:pPr>
              <w:pStyle w:val="XML1"/>
              <w:rPr>
                <w:del w:id="1667" w:author="Anees Shaikh" w:date="2013-10-06T21:45:00Z"/>
              </w:rPr>
            </w:pPr>
            <w:del w:id="1668" w:author="Anees Shaikh" w:date="2013-10-06T21:45:00Z">
              <w:r w:rsidDel="00481203">
                <w:delText xml:space="preserve">                  &lt;/xs:sequence&gt;</w:delText>
              </w:r>
            </w:del>
          </w:p>
          <w:p w14:paraId="1A89C8BB" w14:textId="113DA1EC" w:rsidR="00DC2CE4" w:rsidDel="00481203" w:rsidRDefault="00DC2CE4" w:rsidP="00DC2CE4">
            <w:pPr>
              <w:pStyle w:val="XML1"/>
              <w:rPr>
                <w:del w:id="1669" w:author="Anees Shaikh" w:date="2013-10-06T21:45:00Z"/>
              </w:rPr>
            </w:pPr>
            <w:del w:id="1670" w:author="Anees Shaikh" w:date="2013-10-06T21:45:00Z">
              <w:r w:rsidDel="00481203">
                <w:delText xml:space="preserve">                &lt;/xs:complexType&gt;</w:delText>
              </w:r>
            </w:del>
          </w:p>
          <w:p w14:paraId="32E66D40" w14:textId="04798C6A" w:rsidR="00DC2CE4" w:rsidDel="00481203" w:rsidRDefault="00DC2CE4" w:rsidP="00DC2CE4">
            <w:pPr>
              <w:pStyle w:val="XML1"/>
              <w:rPr>
                <w:del w:id="1671" w:author="Anees Shaikh" w:date="2013-10-06T21:45:00Z"/>
              </w:rPr>
            </w:pPr>
            <w:del w:id="1672" w:author="Anees Shaikh" w:date="2013-10-06T21:45:00Z">
              <w:r w:rsidDel="00481203">
                <w:delText xml:space="preserve">              &lt;/xs:element&gt;</w:delText>
              </w:r>
            </w:del>
          </w:p>
          <w:p w14:paraId="4CF9F662" w14:textId="460C8265" w:rsidR="00DC2CE4" w:rsidDel="00481203" w:rsidRDefault="00DC2CE4" w:rsidP="00DC2CE4">
            <w:pPr>
              <w:pStyle w:val="XML1"/>
              <w:rPr>
                <w:del w:id="1673" w:author="Anees Shaikh" w:date="2013-10-06T21:45:00Z"/>
              </w:rPr>
            </w:pPr>
            <w:del w:id="1674" w:author="Anees Shaikh" w:date="2013-10-06T21:45:00Z">
              <w:r w:rsidDel="00481203">
                <w:delText xml:space="preserve">            &lt;/xs:sequence&gt;</w:delText>
              </w:r>
            </w:del>
          </w:p>
          <w:p w14:paraId="2C6DE80B" w14:textId="68F325E5" w:rsidR="00DC2CE4" w:rsidDel="00481203" w:rsidRDefault="00DC2CE4" w:rsidP="00DC2CE4">
            <w:pPr>
              <w:pStyle w:val="XML1"/>
              <w:rPr>
                <w:del w:id="1675" w:author="Anees Shaikh" w:date="2013-10-06T21:45:00Z"/>
              </w:rPr>
            </w:pPr>
            <w:del w:id="1676" w:author="Anees Shaikh" w:date="2013-10-06T21:45:00Z">
              <w:r w:rsidDel="00481203">
                <w:delText xml:space="preserve">          &lt;/xs:complexType&gt;</w:delText>
              </w:r>
            </w:del>
          </w:p>
          <w:p w14:paraId="0F6BAAB1" w14:textId="5301ADCA" w:rsidR="00DC2CE4" w:rsidDel="00481203" w:rsidRDefault="00DC2CE4" w:rsidP="00DC2CE4">
            <w:pPr>
              <w:pStyle w:val="XML1"/>
              <w:rPr>
                <w:del w:id="1677" w:author="Anees Shaikh" w:date="2013-10-06T21:45:00Z"/>
              </w:rPr>
            </w:pPr>
            <w:del w:id="1678" w:author="Anees Shaikh" w:date="2013-10-06T21:45:00Z">
              <w:r w:rsidDel="00481203">
                <w:delText xml:space="preserve">          &lt;xs:key name="key_logical-switches_capable-switch_switch"&gt;</w:delText>
              </w:r>
            </w:del>
          </w:p>
          <w:p w14:paraId="308000B9" w14:textId="0274F1EF" w:rsidR="00DC2CE4" w:rsidDel="00481203" w:rsidRDefault="00DC2CE4" w:rsidP="00DC2CE4">
            <w:pPr>
              <w:pStyle w:val="XML1"/>
              <w:rPr>
                <w:del w:id="1679" w:author="Anees Shaikh" w:date="2013-10-06T21:45:00Z"/>
              </w:rPr>
            </w:pPr>
            <w:del w:id="1680" w:author="Anees Shaikh" w:date="2013-10-06T21:45:00Z">
              <w:r w:rsidDel="00481203">
                <w:delText xml:space="preserve">            &lt;xs:selector xpath="of11-config:switch"/&gt;</w:delText>
              </w:r>
            </w:del>
          </w:p>
          <w:p w14:paraId="39A88A6E" w14:textId="5B71FF3E" w:rsidR="00DC2CE4" w:rsidDel="00481203" w:rsidRDefault="00DC2CE4" w:rsidP="00DC2CE4">
            <w:pPr>
              <w:pStyle w:val="XML1"/>
              <w:rPr>
                <w:del w:id="1681" w:author="Anees Shaikh" w:date="2013-10-06T21:45:00Z"/>
              </w:rPr>
            </w:pPr>
            <w:del w:id="1682" w:author="Anees Shaikh" w:date="2013-10-06T21:45:00Z">
              <w:r w:rsidDel="00481203">
                <w:delText xml:space="preserve">            &lt;xs:field xpath="of11-config:id"/&gt;</w:delText>
              </w:r>
            </w:del>
          </w:p>
          <w:p w14:paraId="11D373E8" w14:textId="3F59C7D1" w:rsidR="00DC2CE4" w:rsidDel="00481203" w:rsidRDefault="00DC2CE4" w:rsidP="00DC2CE4">
            <w:pPr>
              <w:pStyle w:val="XML1"/>
              <w:rPr>
                <w:del w:id="1683" w:author="Anees Shaikh" w:date="2013-10-06T21:45:00Z"/>
              </w:rPr>
            </w:pPr>
            <w:del w:id="1684" w:author="Anees Shaikh" w:date="2013-10-06T21:45:00Z">
              <w:r w:rsidDel="00481203">
                <w:delText xml:space="preserve">          &lt;/xs:key&gt;</w:delText>
              </w:r>
            </w:del>
          </w:p>
          <w:p w14:paraId="78124BDE" w14:textId="725362AE" w:rsidR="00DC2CE4" w:rsidDel="00481203" w:rsidRDefault="00DC2CE4" w:rsidP="00DC2CE4">
            <w:pPr>
              <w:pStyle w:val="XML1"/>
              <w:rPr>
                <w:del w:id="1685" w:author="Anees Shaikh" w:date="2013-10-06T21:45:00Z"/>
              </w:rPr>
            </w:pPr>
            <w:del w:id="1686" w:author="Anees Shaikh" w:date="2013-10-06T21:45:00Z">
              <w:r w:rsidDel="00481203">
                <w:delText xml:space="preserve">        &lt;/xs:element&gt;</w:delText>
              </w:r>
            </w:del>
          </w:p>
          <w:p w14:paraId="70F57384" w14:textId="03FDB18A" w:rsidR="00DC2CE4" w:rsidDel="00481203" w:rsidRDefault="00DC2CE4" w:rsidP="00DC2CE4">
            <w:pPr>
              <w:pStyle w:val="XML1"/>
              <w:rPr>
                <w:del w:id="1687" w:author="Anees Shaikh" w:date="2013-10-06T21:45:00Z"/>
              </w:rPr>
            </w:pPr>
            <w:del w:id="1688" w:author="Anees Shaikh" w:date="2013-10-06T21:45:00Z">
              <w:r w:rsidDel="00481203">
                <w:delText xml:space="preserve">      &lt;/xs:sequence&gt;</w:delText>
              </w:r>
            </w:del>
          </w:p>
          <w:p w14:paraId="135D7023" w14:textId="3690A638" w:rsidR="00DC2CE4" w:rsidDel="00481203" w:rsidRDefault="00DC2CE4" w:rsidP="00DC2CE4">
            <w:pPr>
              <w:pStyle w:val="XML1"/>
              <w:rPr>
                <w:del w:id="1689" w:author="Anees Shaikh" w:date="2013-10-06T21:45:00Z"/>
              </w:rPr>
            </w:pPr>
            <w:del w:id="1690" w:author="Anees Shaikh" w:date="2013-10-06T21:45:00Z">
              <w:r w:rsidDel="00481203">
                <w:delText xml:space="preserve">    &lt;/xs:complexType&gt;</w:delText>
              </w:r>
            </w:del>
          </w:p>
          <w:p w14:paraId="0DB109B7" w14:textId="3BCAC42E" w:rsidR="00D84428" w:rsidRPr="009F1B7D" w:rsidDel="00481203" w:rsidRDefault="00DC2CE4" w:rsidP="00DC2CE4">
            <w:pPr>
              <w:pStyle w:val="XML1"/>
              <w:rPr>
                <w:del w:id="1691" w:author="Anees Shaikh" w:date="2013-10-06T21:45:00Z"/>
              </w:rPr>
            </w:pPr>
            <w:del w:id="1692" w:author="Anees Shaikh" w:date="2013-10-06T21:45:00Z">
              <w:r w:rsidDel="00481203">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693" w:name="_Toc242727917"/>
      <w:r>
        <w:t>XML Example</w:t>
      </w:r>
      <w:bookmarkEnd w:id="1693"/>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694" w:name="_Toc335146813"/>
      <w:bookmarkStart w:id="1695" w:name="_Toc335146814"/>
      <w:bookmarkStart w:id="1696" w:name="_Toc335146815"/>
      <w:bookmarkStart w:id="1697" w:name="_Toc335146816"/>
      <w:bookmarkStart w:id="1698" w:name="_Toc335146817"/>
      <w:bookmarkStart w:id="1699" w:name="_Toc335146818"/>
      <w:bookmarkStart w:id="1700" w:name="_Toc335146976"/>
      <w:bookmarkStart w:id="1701" w:name="_Toc242727918"/>
      <w:bookmarkEnd w:id="1694"/>
      <w:bookmarkEnd w:id="1695"/>
      <w:bookmarkEnd w:id="1696"/>
      <w:bookmarkEnd w:id="1697"/>
      <w:bookmarkEnd w:id="1698"/>
      <w:bookmarkEnd w:id="1699"/>
      <w:bookmarkEnd w:id="1700"/>
      <w:r>
        <w:t>OpenFlow Configuration Point</w:t>
      </w:r>
      <w:bookmarkEnd w:id="1701"/>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702" w:name="_Toc315953989"/>
      <w:bookmarkStart w:id="1703" w:name="_Toc316542499"/>
      <w:bookmarkStart w:id="1704" w:name="_Toc242727919"/>
      <w:r w:rsidRPr="00DB42FD">
        <w:t>UML Diagram</w:t>
      </w:r>
      <w:bookmarkEnd w:id="1702"/>
      <w:bookmarkEnd w:id="1703"/>
      <w:bookmarkEnd w:id="1704"/>
    </w:p>
    <w:p w14:paraId="55724BE6" w14:textId="679254FF" w:rsidR="00A47610" w:rsidRPr="009F1B7D" w:rsidRDefault="00CA2CAF" w:rsidP="00A47610">
      <w:pPr>
        <w:keepNext/>
        <w:jc w:val="center"/>
      </w:pPr>
      <w:r>
        <w:object w:dxaOrig="3214" w:dyaOrig="2755" w14:anchorId="7EAA552B">
          <v:shape id="_x0000_i1028" type="#_x0000_t75" style="width:160pt;height:137pt" o:ole="">
            <v:imagedata r:id="rId23" o:title=""/>
          </v:shape>
          <o:OLEObject Type="Embed" ProgID="Visio.Drawing.11" ShapeID="_x0000_i1028" DrawAspect="Content" ObjectID="_1316469974" r:id="rId24"/>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33B391B7" w:rsidR="00A47610" w:rsidRPr="009F1B7D" w:rsidDel="00481203" w:rsidRDefault="00A47610" w:rsidP="00BA30A0">
      <w:pPr>
        <w:pStyle w:val="Heading3"/>
        <w:rPr>
          <w:del w:id="1705" w:author="Anees Shaikh" w:date="2013-10-06T21:46:00Z"/>
        </w:rPr>
      </w:pPr>
      <w:bookmarkStart w:id="1706" w:name="_Toc315953990"/>
      <w:bookmarkStart w:id="1707" w:name="_Toc316542500"/>
      <w:del w:id="1708" w:author="Anees Shaikh" w:date="2013-10-06T21:46:00Z">
        <w:r w:rsidRPr="00DB42FD" w:rsidDel="00481203">
          <w:delText>XML Schema</w:delText>
        </w:r>
        <w:bookmarkEnd w:id="1706"/>
        <w:bookmarkEnd w:id="1707"/>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rsidDel="00481203" w14:paraId="25A1363B" w14:textId="0534D28B" w:rsidTr="00C128FA">
        <w:trPr>
          <w:del w:id="1709" w:author="Anees Shaikh" w:date="2013-10-06T21:46:00Z"/>
        </w:trPr>
        <w:tc>
          <w:tcPr>
            <w:tcW w:w="8820" w:type="dxa"/>
            <w:shd w:val="clear" w:color="auto" w:fill="C8FCCD"/>
          </w:tcPr>
          <w:p w14:paraId="3A8F464F" w14:textId="3BFAC1AD" w:rsidR="00DC2CE4" w:rsidDel="00481203" w:rsidRDefault="00DC2CE4" w:rsidP="00DC2CE4">
            <w:pPr>
              <w:pStyle w:val="XML1"/>
              <w:rPr>
                <w:del w:id="1710" w:author="Anees Shaikh" w:date="2013-10-06T21:46:00Z"/>
              </w:rPr>
            </w:pPr>
            <w:del w:id="1711" w:author="Anees Shaikh" w:date="2013-10-06T21:46:00Z">
              <w:r w:rsidDel="00481203">
                <w:delText xml:space="preserve">  &lt;xs:group name="OFConfigurationPointType"&gt;</w:delText>
              </w:r>
            </w:del>
          </w:p>
          <w:p w14:paraId="25890C8F" w14:textId="1DE4EC02" w:rsidR="00DC2CE4" w:rsidDel="00481203" w:rsidRDefault="00DC2CE4" w:rsidP="00DC2CE4">
            <w:pPr>
              <w:pStyle w:val="XML1"/>
              <w:rPr>
                <w:del w:id="1712" w:author="Anees Shaikh" w:date="2013-10-06T21:46:00Z"/>
              </w:rPr>
            </w:pPr>
            <w:del w:id="1713" w:author="Anees Shaikh" w:date="2013-10-06T21:46:00Z">
              <w:r w:rsidDel="00481203">
                <w:delText xml:space="preserve">    &lt;xs:annotation&gt;</w:delText>
              </w:r>
            </w:del>
          </w:p>
          <w:p w14:paraId="15B384D9" w14:textId="723EBA40" w:rsidR="00DC2CE4" w:rsidDel="00481203" w:rsidRDefault="00DC2CE4" w:rsidP="00DC2CE4">
            <w:pPr>
              <w:pStyle w:val="XML1"/>
              <w:rPr>
                <w:del w:id="1714" w:author="Anees Shaikh" w:date="2013-10-06T21:46:00Z"/>
              </w:rPr>
            </w:pPr>
            <w:del w:id="1715" w:author="Anees Shaikh" w:date="2013-10-06T21:46:00Z">
              <w:r w:rsidDel="00481203">
                <w:delText xml:space="preserve">      &lt;xs:documentation&gt;</w:delText>
              </w:r>
            </w:del>
          </w:p>
          <w:p w14:paraId="22FC2378" w14:textId="6B7C2BEC" w:rsidR="00DC2CE4" w:rsidDel="00481203" w:rsidRDefault="00DC2CE4" w:rsidP="00DC2CE4">
            <w:pPr>
              <w:pStyle w:val="XML1"/>
              <w:rPr>
                <w:del w:id="1716" w:author="Anees Shaikh" w:date="2013-10-06T21:46:00Z"/>
              </w:rPr>
            </w:pPr>
            <w:del w:id="1717" w:author="Anees Shaikh" w:date="2013-10-06T21:46:00Z">
              <w:r w:rsidDel="00481203">
                <w:delText xml:space="preserve">        Representation of an OpenFlow Configuration Point.</w:delText>
              </w:r>
            </w:del>
          </w:p>
          <w:p w14:paraId="3DE973A2" w14:textId="15ADF48C" w:rsidR="00DC2CE4" w:rsidDel="00481203" w:rsidRDefault="00DC2CE4" w:rsidP="00DC2CE4">
            <w:pPr>
              <w:pStyle w:val="XML1"/>
              <w:rPr>
                <w:del w:id="1718" w:author="Anees Shaikh" w:date="2013-10-06T21:46:00Z"/>
              </w:rPr>
            </w:pPr>
            <w:del w:id="1719" w:author="Anees Shaikh" w:date="2013-10-06T21:46:00Z">
              <w:r w:rsidDel="00481203">
                <w:delText xml:space="preserve">        Instances of the Configuration Point class SHOULD be stored </w:delText>
              </w:r>
            </w:del>
          </w:p>
          <w:p w14:paraId="4005DACE" w14:textId="7771E16D" w:rsidR="00DC2CE4" w:rsidDel="00481203" w:rsidRDefault="00DC2CE4" w:rsidP="00DC2CE4">
            <w:pPr>
              <w:pStyle w:val="XML1"/>
              <w:rPr>
                <w:del w:id="1720" w:author="Anees Shaikh" w:date="2013-10-06T21:46:00Z"/>
              </w:rPr>
            </w:pPr>
            <w:del w:id="1721" w:author="Anees Shaikh" w:date="2013-10-06T21:46:00Z">
              <w:r w:rsidDel="00481203">
                <w:delText xml:space="preserve">        persistently across reboots of the OpenFlow Capable Switch.</w:delText>
              </w:r>
            </w:del>
          </w:p>
          <w:p w14:paraId="3BA7D938" w14:textId="66E1FF77" w:rsidR="00DC2CE4" w:rsidDel="00481203" w:rsidRDefault="00DC2CE4" w:rsidP="00DC2CE4">
            <w:pPr>
              <w:pStyle w:val="XML1"/>
              <w:rPr>
                <w:del w:id="1722" w:author="Anees Shaikh" w:date="2013-10-06T21:46:00Z"/>
              </w:rPr>
            </w:pPr>
            <w:del w:id="1723" w:author="Anees Shaikh" w:date="2013-10-06T21:46:00Z">
              <w:r w:rsidDel="00481203">
                <w:delText xml:space="preserve">            </w:delText>
              </w:r>
            </w:del>
          </w:p>
          <w:p w14:paraId="3144FEA7" w14:textId="07127597" w:rsidR="00DC2CE4" w:rsidDel="00481203" w:rsidRDefault="00DC2CE4" w:rsidP="00DC2CE4">
            <w:pPr>
              <w:pStyle w:val="XML1"/>
              <w:rPr>
                <w:del w:id="1724" w:author="Anees Shaikh" w:date="2013-10-06T21:46:00Z"/>
              </w:rPr>
            </w:pPr>
            <w:del w:id="1725" w:author="Anees Shaikh" w:date="2013-10-06T21:46:00Z">
              <w:r w:rsidDel="00481203">
                <w:delText xml:space="preserve">        When a connection is established between an OpenFlow Capable </w:delText>
              </w:r>
            </w:del>
          </w:p>
          <w:p w14:paraId="3EEA272F" w14:textId="6A35D0E8" w:rsidR="00DC2CE4" w:rsidDel="00481203" w:rsidRDefault="00DC2CE4" w:rsidP="00DC2CE4">
            <w:pPr>
              <w:pStyle w:val="XML1"/>
              <w:rPr>
                <w:del w:id="1726" w:author="Anees Shaikh" w:date="2013-10-06T21:46:00Z"/>
              </w:rPr>
            </w:pPr>
            <w:del w:id="1727" w:author="Anees Shaikh" w:date="2013-10-06T21:46:00Z">
              <w:r w:rsidDel="00481203">
                <w:delText xml:space="preserve">        Switch and a Configuration Point the switch  MUST store the </w:delText>
              </w:r>
            </w:del>
          </w:p>
          <w:p w14:paraId="37EDF9BC" w14:textId="2D9C572F" w:rsidR="00DC2CE4" w:rsidDel="00481203" w:rsidRDefault="00DC2CE4" w:rsidP="00DC2CE4">
            <w:pPr>
              <w:pStyle w:val="XML1"/>
              <w:rPr>
                <w:del w:id="1728" w:author="Anees Shaikh" w:date="2013-10-06T21:46:00Z"/>
              </w:rPr>
            </w:pPr>
            <w:del w:id="1729" w:author="Anees Shaikh" w:date="2013-10-06T21:46:00Z">
              <w:r w:rsidDel="00481203">
                <w:delText xml:space="preserve">        connection information in an instance of the Configuration </w:delText>
              </w:r>
            </w:del>
          </w:p>
          <w:p w14:paraId="3F927BF6" w14:textId="065D524D" w:rsidR="00DC2CE4" w:rsidDel="00481203" w:rsidRDefault="00DC2CE4" w:rsidP="00DC2CE4">
            <w:pPr>
              <w:pStyle w:val="XML1"/>
              <w:rPr>
                <w:del w:id="1730" w:author="Anees Shaikh" w:date="2013-10-06T21:46:00Z"/>
              </w:rPr>
            </w:pPr>
            <w:del w:id="1731" w:author="Anees Shaikh" w:date="2013-10-06T21:46:00Z">
              <w:r w:rsidDel="00481203">
                <w:delText xml:space="preserve">        Point class. If such an instance does not exist, the OpenFlow</w:delText>
              </w:r>
            </w:del>
          </w:p>
          <w:p w14:paraId="71AA5DF6" w14:textId="452B0952" w:rsidR="00DC2CE4" w:rsidDel="00481203" w:rsidRDefault="00DC2CE4" w:rsidP="00DC2CE4">
            <w:pPr>
              <w:pStyle w:val="XML1"/>
              <w:rPr>
                <w:del w:id="1732" w:author="Anees Shaikh" w:date="2013-10-06T21:46:00Z"/>
              </w:rPr>
            </w:pPr>
            <w:del w:id="1733" w:author="Anees Shaikh" w:date="2013-10-06T21:46:00Z">
              <w:r w:rsidDel="00481203">
                <w:delText xml:space="preserve">        Capable Switch MUST create an instance where it then stores </w:delText>
              </w:r>
            </w:del>
          </w:p>
          <w:p w14:paraId="2FE39F27" w14:textId="1F117538" w:rsidR="00DC2CE4" w:rsidDel="00481203" w:rsidRDefault="00DC2CE4" w:rsidP="00DC2CE4">
            <w:pPr>
              <w:pStyle w:val="XML1"/>
              <w:rPr>
                <w:del w:id="1734" w:author="Anees Shaikh" w:date="2013-10-06T21:46:00Z"/>
              </w:rPr>
            </w:pPr>
            <w:del w:id="1735" w:author="Anees Shaikh" w:date="2013-10-06T21:46:00Z">
              <w:r w:rsidDel="00481203">
                <w:delText xml:space="preserve">        the connection information.</w:delText>
              </w:r>
            </w:del>
          </w:p>
          <w:p w14:paraId="4A5D6D84" w14:textId="7BCAA46E" w:rsidR="00DC2CE4" w:rsidDel="00481203" w:rsidRDefault="00DC2CE4" w:rsidP="00DC2CE4">
            <w:pPr>
              <w:pStyle w:val="XML1"/>
              <w:rPr>
                <w:del w:id="1736" w:author="Anees Shaikh" w:date="2013-10-06T21:46:00Z"/>
              </w:rPr>
            </w:pPr>
            <w:del w:id="1737" w:author="Anees Shaikh" w:date="2013-10-06T21:46:00Z">
              <w:r w:rsidDel="00481203">
                <w:delText xml:space="preserve">            </w:delText>
              </w:r>
            </w:del>
          </w:p>
          <w:p w14:paraId="7D3F2C54" w14:textId="28130DEB" w:rsidR="00DC2CE4" w:rsidDel="00481203" w:rsidRDefault="00DC2CE4" w:rsidP="00DC2CE4">
            <w:pPr>
              <w:pStyle w:val="XML1"/>
              <w:rPr>
                <w:del w:id="1738" w:author="Anees Shaikh" w:date="2013-10-06T21:46:00Z"/>
              </w:rPr>
            </w:pPr>
            <w:del w:id="1739" w:author="Anees Shaikh" w:date="2013-10-06T21:46:00Z">
              <w:r w:rsidDel="00481203">
                <w:delText xml:space="preserve">        An OpenFlow Capable Switch that cannot initiate a connection </w:delText>
              </w:r>
            </w:del>
          </w:p>
          <w:p w14:paraId="7B948860" w14:textId="54D3B700" w:rsidR="00DC2CE4" w:rsidDel="00481203" w:rsidRDefault="00DC2CE4" w:rsidP="00DC2CE4">
            <w:pPr>
              <w:pStyle w:val="XML1"/>
              <w:rPr>
                <w:del w:id="1740" w:author="Anees Shaikh" w:date="2013-10-06T21:46:00Z"/>
              </w:rPr>
            </w:pPr>
            <w:del w:id="1741" w:author="Anees Shaikh" w:date="2013-10-06T21:46:00Z">
              <w:r w:rsidDel="00481203">
                <w:delText xml:space="preserve">        to a configuration point does not have to implement the </w:delText>
              </w:r>
            </w:del>
          </w:p>
          <w:p w14:paraId="0C40C071" w14:textId="5920603A" w:rsidR="00DC2CE4" w:rsidDel="00481203" w:rsidRDefault="00DC2CE4" w:rsidP="00DC2CE4">
            <w:pPr>
              <w:pStyle w:val="XML1"/>
              <w:rPr>
                <w:del w:id="1742" w:author="Anees Shaikh" w:date="2013-10-06T21:46:00Z"/>
              </w:rPr>
            </w:pPr>
            <w:del w:id="1743" w:author="Anees Shaikh" w:date="2013-10-06T21:46:00Z">
              <w:r w:rsidDel="00481203">
                <w:delText xml:space="preserve">        Configuration Point class. It SHOULD block attempts to write</w:delText>
              </w:r>
            </w:del>
          </w:p>
          <w:p w14:paraId="2B236261" w14:textId="4A187A1F" w:rsidR="00DC2CE4" w:rsidDel="00481203" w:rsidRDefault="00DC2CE4" w:rsidP="00DC2CE4">
            <w:pPr>
              <w:pStyle w:val="XML1"/>
              <w:rPr>
                <w:del w:id="1744" w:author="Anees Shaikh" w:date="2013-10-06T21:46:00Z"/>
              </w:rPr>
            </w:pPr>
            <w:del w:id="1745" w:author="Anees Shaikh" w:date="2013-10-06T21:46:00Z">
              <w:r w:rsidDel="00481203">
                <w:delText xml:space="preserve">        to instances of the Configuration Point class with NETCONF </w:delText>
              </w:r>
            </w:del>
          </w:p>
          <w:p w14:paraId="0781E6FA" w14:textId="2811C411" w:rsidR="00DC2CE4" w:rsidDel="00481203" w:rsidRDefault="00DC2CE4" w:rsidP="00DC2CE4">
            <w:pPr>
              <w:pStyle w:val="XML1"/>
              <w:rPr>
                <w:del w:id="1746" w:author="Anees Shaikh" w:date="2013-10-06T21:46:00Z"/>
              </w:rPr>
            </w:pPr>
            <w:del w:id="1747" w:author="Anees Shaikh" w:date="2013-10-06T21:46:00Z">
              <w:r w:rsidDel="00481203">
                <w:delText xml:space="preserve">        &amp;lt;edit-config&amp;gt; operations.</w:delText>
              </w:r>
            </w:del>
          </w:p>
          <w:p w14:paraId="1D86C017" w14:textId="4C9B7A9F" w:rsidR="00DC2CE4" w:rsidDel="00481203" w:rsidRDefault="00DC2CE4" w:rsidP="00DC2CE4">
            <w:pPr>
              <w:pStyle w:val="XML1"/>
              <w:rPr>
                <w:del w:id="1748" w:author="Anees Shaikh" w:date="2013-10-06T21:46:00Z"/>
              </w:rPr>
            </w:pPr>
          </w:p>
          <w:p w14:paraId="5583FFD5" w14:textId="5C721DD3" w:rsidR="00DC2CE4" w:rsidDel="00481203" w:rsidRDefault="00DC2CE4" w:rsidP="00DC2CE4">
            <w:pPr>
              <w:pStyle w:val="XML1"/>
              <w:rPr>
                <w:del w:id="1749" w:author="Anees Shaikh" w:date="2013-10-06T21:46:00Z"/>
              </w:rPr>
            </w:pPr>
            <w:del w:id="1750" w:author="Anees Shaikh" w:date="2013-10-06T21:46:00Z">
              <w:r w:rsidDel="00481203">
                <w:delText xml:space="preserve">        NETCONF &amp;lt;edit-config&amp;gt; operations MUST be implemented as </w:delText>
              </w:r>
            </w:del>
          </w:p>
          <w:p w14:paraId="43FA612D" w14:textId="20EF18B9" w:rsidR="00DC2CE4" w:rsidDel="00481203" w:rsidRDefault="00DC2CE4" w:rsidP="00DC2CE4">
            <w:pPr>
              <w:pStyle w:val="XML1"/>
              <w:rPr>
                <w:del w:id="1751" w:author="Anees Shaikh" w:date="2013-10-06T21:46:00Z"/>
              </w:rPr>
            </w:pPr>
            <w:del w:id="1752" w:author="Anees Shaikh" w:date="2013-10-06T21:46:00Z">
              <w:r w:rsidDel="00481203">
                <w:delText xml:space="preserve">        follows: </w:delText>
              </w:r>
            </w:del>
          </w:p>
          <w:p w14:paraId="776ECA2B" w14:textId="0F94285C" w:rsidR="00DC2CE4" w:rsidDel="00481203" w:rsidRDefault="00DC2CE4" w:rsidP="00DC2CE4">
            <w:pPr>
              <w:pStyle w:val="XML1"/>
              <w:rPr>
                <w:del w:id="1753" w:author="Anees Shaikh" w:date="2013-10-06T21:46:00Z"/>
              </w:rPr>
            </w:pPr>
          </w:p>
          <w:p w14:paraId="704ED71E" w14:textId="41DCF8E9" w:rsidR="00DC2CE4" w:rsidDel="00481203" w:rsidRDefault="00DC2CE4" w:rsidP="00DC2CE4">
            <w:pPr>
              <w:pStyle w:val="XML1"/>
              <w:rPr>
                <w:del w:id="1754" w:author="Anees Shaikh" w:date="2013-10-06T21:46:00Z"/>
              </w:rPr>
            </w:pPr>
            <w:del w:id="1755" w:author="Anees Shaikh" w:date="2013-10-06T21:46:00Z">
              <w:r w:rsidDel="00481203">
                <w:delText xml:space="preserve">        * The 'id' element MUST be present at all &amp;lt;edit-config&amp;gt;</w:delText>
              </w:r>
            </w:del>
          </w:p>
          <w:p w14:paraId="1B9F91B6" w14:textId="5545D1EB" w:rsidR="00DC2CE4" w:rsidDel="00481203" w:rsidRDefault="00DC2CE4" w:rsidP="00DC2CE4">
            <w:pPr>
              <w:pStyle w:val="XML1"/>
              <w:rPr>
                <w:del w:id="1756" w:author="Anees Shaikh" w:date="2013-10-06T21:46:00Z"/>
              </w:rPr>
            </w:pPr>
            <w:del w:id="1757" w:author="Anees Shaikh" w:date="2013-10-06T21:46:00Z">
              <w:r w:rsidDel="00481203">
                <w:delText xml:space="preserve">        operations to identify the configuration point.</w:delText>
              </w:r>
            </w:del>
          </w:p>
          <w:p w14:paraId="53A5B7AD" w14:textId="729304F3" w:rsidR="00DC2CE4" w:rsidDel="00481203" w:rsidRDefault="00DC2CE4" w:rsidP="00DC2CE4">
            <w:pPr>
              <w:pStyle w:val="XML1"/>
              <w:rPr>
                <w:del w:id="1758" w:author="Anees Shaikh" w:date="2013-10-06T21:46:00Z"/>
              </w:rPr>
            </w:pPr>
            <w:del w:id="1759" w:author="Anees Shaikh" w:date="2013-10-06T21:46:00Z">
              <w:r w:rsidDel="00481203">
                <w:delText xml:space="preserve">        * If the operation is 'merge' or 'replace', the element is</w:delText>
              </w:r>
            </w:del>
          </w:p>
          <w:p w14:paraId="17844968" w14:textId="4DF73D6E" w:rsidR="00DC2CE4" w:rsidDel="00481203" w:rsidRDefault="00DC2CE4" w:rsidP="00DC2CE4">
            <w:pPr>
              <w:pStyle w:val="XML1"/>
              <w:rPr>
                <w:del w:id="1760" w:author="Anees Shaikh" w:date="2013-10-06T21:46:00Z"/>
              </w:rPr>
            </w:pPr>
            <w:del w:id="1761" w:author="Anees Shaikh" w:date="2013-10-06T21:46:00Z">
              <w:r w:rsidDel="00481203">
                <w:delText xml:space="preserve">        created if it does not exist, and its value is set to the</w:delText>
              </w:r>
            </w:del>
          </w:p>
          <w:p w14:paraId="4900E14A" w14:textId="20FC94E8" w:rsidR="00DC2CE4" w:rsidDel="00481203" w:rsidRDefault="00DC2CE4" w:rsidP="00DC2CE4">
            <w:pPr>
              <w:pStyle w:val="XML1"/>
              <w:rPr>
                <w:del w:id="1762" w:author="Anees Shaikh" w:date="2013-10-06T21:46:00Z"/>
              </w:rPr>
            </w:pPr>
            <w:del w:id="1763" w:author="Anees Shaikh" w:date="2013-10-06T21:46:00Z">
              <w:r w:rsidDel="00481203">
                <w:delText xml:space="preserve">        value found in the XML RPC data.</w:delText>
              </w:r>
            </w:del>
          </w:p>
          <w:p w14:paraId="41CFAACD" w14:textId="14E949FF" w:rsidR="00DC2CE4" w:rsidDel="00481203" w:rsidRDefault="00DC2CE4" w:rsidP="00DC2CE4">
            <w:pPr>
              <w:pStyle w:val="XML1"/>
              <w:rPr>
                <w:del w:id="1764" w:author="Anees Shaikh" w:date="2013-10-06T21:46:00Z"/>
              </w:rPr>
            </w:pPr>
            <w:del w:id="1765" w:author="Anees Shaikh" w:date="2013-10-06T21:46:00Z">
              <w:r w:rsidDel="00481203">
                <w:delText xml:space="preserve">        * If the operation is 'create', the element is created if it</w:delText>
              </w:r>
            </w:del>
          </w:p>
          <w:p w14:paraId="56D848EC" w14:textId="54C87A93" w:rsidR="00DC2CE4" w:rsidDel="00481203" w:rsidRDefault="00DC2CE4" w:rsidP="00DC2CE4">
            <w:pPr>
              <w:pStyle w:val="XML1"/>
              <w:rPr>
                <w:del w:id="1766" w:author="Anees Shaikh" w:date="2013-10-06T21:46:00Z"/>
              </w:rPr>
            </w:pPr>
            <w:del w:id="1767" w:author="Anees Shaikh" w:date="2013-10-06T21:46:00Z">
              <w:r w:rsidDel="00481203">
                <w:delText xml:space="preserve">        does not exist. If the element already exists, a</w:delText>
              </w:r>
            </w:del>
          </w:p>
          <w:p w14:paraId="42726664" w14:textId="7E68FE30" w:rsidR="00DC2CE4" w:rsidDel="00481203" w:rsidRDefault="00DC2CE4" w:rsidP="00DC2CE4">
            <w:pPr>
              <w:pStyle w:val="XML1"/>
              <w:rPr>
                <w:del w:id="1768" w:author="Anees Shaikh" w:date="2013-10-06T21:46:00Z"/>
              </w:rPr>
            </w:pPr>
            <w:del w:id="1769" w:author="Anees Shaikh" w:date="2013-10-06T21:46:00Z">
              <w:r w:rsidDel="00481203">
                <w:delText xml:space="preserve">        'data</w:delText>
              </w:r>
              <w:r w:rsidDel="00481203">
                <w:rPr>
                  <w:rFonts w:ascii="MS Mincho" w:eastAsia="MS Mincho" w:hAnsi="MS Mincho" w:cs="MS Mincho" w:hint="eastAsia"/>
                </w:rPr>
                <w:delText>‑</w:delText>
              </w:r>
              <w:r w:rsidDel="00481203">
                <w:delText>exists' error is returned.</w:delText>
              </w:r>
            </w:del>
          </w:p>
          <w:p w14:paraId="39CEF04E" w14:textId="34581B8A" w:rsidR="00DC2CE4" w:rsidDel="00481203" w:rsidRDefault="00DC2CE4" w:rsidP="00DC2CE4">
            <w:pPr>
              <w:pStyle w:val="XML1"/>
              <w:rPr>
                <w:del w:id="1770" w:author="Anees Shaikh" w:date="2013-10-06T21:46:00Z"/>
              </w:rPr>
            </w:pPr>
            <w:del w:id="1771" w:author="Anees Shaikh" w:date="2013-10-06T21:46:00Z">
              <w:r w:rsidDel="00481203">
                <w:delText xml:space="preserve">        * If the operation is 'delete', the element is deleted if it</w:delText>
              </w:r>
            </w:del>
          </w:p>
          <w:p w14:paraId="52E5C257" w14:textId="117374BC" w:rsidR="00DC2CE4" w:rsidDel="00481203" w:rsidRDefault="00DC2CE4" w:rsidP="00DC2CE4">
            <w:pPr>
              <w:pStyle w:val="XML1"/>
              <w:rPr>
                <w:del w:id="1772" w:author="Anees Shaikh" w:date="2013-10-06T21:46:00Z"/>
              </w:rPr>
            </w:pPr>
            <w:del w:id="1773" w:author="Anees Shaikh" w:date="2013-10-06T21:46:00Z">
              <w:r w:rsidDel="00481203">
                <w:delText xml:space="preserve">        exists. If the element does not exist, a 'data</w:delText>
              </w:r>
              <w:r w:rsidDel="00481203">
                <w:rPr>
                  <w:rFonts w:ascii="MS Mincho" w:eastAsia="MS Mincho" w:hAnsi="MS Mincho" w:cs="MS Mincho" w:hint="eastAsia"/>
                </w:rPr>
                <w:delText>‑</w:delText>
              </w:r>
              <w:r w:rsidDel="00481203">
                <w:delText>missing'</w:delText>
              </w:r>
            </w:del>
          </w:p>
          <w:p w14:paraId="535D73EC" w14:textId="15520294" w:rsidR="00DC2CE4" w:rsidDel="00481203" w:rsidRDefault="00DC2CE4" w:rsidP="00DC2CE4">
            <w:pPr>
              <w:pStyle w:val="XML1"/>
              <w:rPr>
                <w:del w:id="1774" w:author="Anees Shaikh" w:date="2013-10-06T21:46:00Z"/>
              </w:rPr>
            </w:pPr>
            <w:del w:id="1775" w:author="Anees Shaikh" w:date="2013-10-06T21:46:00Z">
              <w:r w:rsidDel="00481203">
                <w:delText xml:space="preserve">        error is returned.</w:delText>
              </w:r>
            </w:del>
          </w:p>
          <w:p w14:paraId="4335094A" w14:textId="063996AD" w:rsidR="00DC2CE4" w:rsidDel="00481203" w:rsidRDefault="00DC2CE4" w:rsidP="00DC2CE4">
            <w:pPr>
              <w:pStyle w:val="XML1"/>
              <w:rPr>
                <w:del w:id="1776" w:author="Anees Shaikh" w:date="2013-10-06T21:46:00Z"/>
              </w:rPr>
            </w:pPr>
            <w:del w:id="1777" w:author="Anees Shaikh" w:date="2013-10-06T21:46:00Z">
              <w:r w:rsidDel="00481203">
                <w:delText xml:space="preserve">      &lt;/xs:documentation&gt;</w:delText>
              </w:r>
            </w:del>
          </w:p>
          <w:p w14:paraId="64B22C94" w14:textId="6A561315" w:rsidR="00DC2CE4" w:rsidDel="00481203" w:rsidRDefault="00DC2CE4" w:rsidP="00DC2CE4">
            <w:pPr>
              <w:pStyle w:val="XML1"/>
              <w:rPr>
                <w:del w:id="1778" w:author="Anees Shaikh" w:date="2013-10-06T21:46:00Z"/>
              </w:rPr>
            </w:pPr>
            <w:del w:id="1779" w:author="Anees Shaikh" w:date="2013-10-06T21:46:00Z">
              <w:r w:rsidDel="00481203">
                <w:delText xml:space="preserve">    &lt;/xs:annotation&gt;</w:delText>
              </w:r>
            </w:del>
          </w:p>
          <w:p w14:paraId="22651BA9" w14:textId="0326FB3A" w:rsidR="00DC2CE4" w:rsidDel="00481203" w:rsidRDefault="00DC2CE4" w:rsidP="00DC2CE4">
            <w:pPr>
              <w:pStyle w:val="XML1"/>
              <w:rPr>
                <w:del w:id="1780" w:author="Anees Shaikh" w:date="2013-10-06T21:46:00Z"/>
              </w:rPr>
            </w:pPr>
          </w:p>
          <w:p w14:paraId="1BE2D978" w14:textId="09809772" w:rsidR="00DC2CE4" w:rsidDel="00481203" w:rsidRDefault="00DC2CE4" w:rsidP="00DC2CE4">
            <w:pPr>
              <w:pStyle w:val="XML1"/>
              <w:rPr>
                <w:del w:id="1781" w:author="Anees Shaikh" w:date="2013-10-06T21:46:00Z"/>
              </w:rPr>
            </w:pPr>
            <w:del w:id="1782" w:author="Anees Shaikh" w:date="2013-10-06T21:46:00Z">
              <w:r w:rsidDel="00481203">
                <w:delText xml:space="preserve">    &lt;xs:sequence&gt;</w:delText>
              </w:r>
            </w:del>
          </w:p>
          <w:p w14:paraId="68BD9779" w14:textId="70785B1A" w:rsidR="00DC2CE4" w:rsidDel="00481203" w:rsidRDefault="00DC2CE4" w:rsidP="00DC2CE4">
            <w:pPr>
              <w:pStyle w:val="XML1"/>
              <w:rPr>
                <w:del w:id="1783" w:author="Anees Shaikh" w:date="2013-10-06T21:46:00Z"/>
              </w:rPr>
            </w:pPr>
            <w:del w:id="1784" w:author="Anees Shaikh" w:date="2013-10-06T21:46:00Z">
              <w:r w:rsidDel="00481203">
                <w:delText xml:space="preserve">      &lt;xs:element name="id"  type="OFConfigId"&gt;</w:delText>
              </w:r>
            </w:del>
          </w:p>
          <w:p w14:paraId="4C68F6B7" w14:textId="544BE433" w:rsidR="00DC2CE4" w:rsidDel="00481203" w:rsidRDefault="00DC2CE4" w:rsidP="00DC2CE4">
            <w:pPr>
              <w:pStyle w:val="XML1"/>
              <w:rPr>
                <w:del w:id="1785" w:author="Anees Shaikh" w:date="2013-10-06T21:46:00Z"/>
              </w:rPr>
            </w:pPr>
            <w:del w:id="1786" w:author="Anees Shaikh" w:date="2013-10-06T21:46:00Z">
              <w:r w:rsidDel="00481203">
                <w:delText xml:space="preserve">        &lt;xs:annotation&gt;</w:delText>
              </w:r>
            </w:del>
          </w:p>
          <w:p w14:paraId="71CDAAB0" w14:textId="7E7E6266" w:rsidR="00DC2CE4" w:rsidDel="00481203" w:rsidRDefault="00DC2CE4" w:rsidP="00DC2CE4">
            <w:pPr>
              <w:pStyle w:val="XML1"/>
              <w:rPr>
                <w:del w:id="1787" w:author="Anees Shaikh" w:date="2013-10-06T21:46:00Z"/>
              </w:rPr>
            </w:pPr>
            <w:del w:id="1788" w:author="Anees Shaikh" w:date="2013-10-06T21:46:00Z">
              <w:r w:rsidDel="00481203">
                <w:delText xml:space="preserve">          &lt;xs:documentation&gt;</w:delText>
              </w:r>
            </w:del>
          </w:p>
          <w:p w14:paraId="7A1A0477" w14:textId="5191D625" w:rsidR="00DC2CE4" w:rsidDel="00481203" w:rsidRDefault="00DC2CE4" w:rsidP="00DC2CE4">
            <w:pPr>
              <w:pStyle w:val="XML1"/>
              <w:rPr>
                <w:del w:id="1789" w:author="Anees Shaikh" w:date="2013-10-06T21:46:00Z"/>
              </w:rPr>
            </w:pPr>
            <w:del w:id="1790" w:author="Anees Shaikh" w:date="2013-10-06T21:46:00Z">
              <w:r w:rsidDel="00481203">
                <w:delText xml:space="preserve">            A unique but locally arbitrary identifier that</w:delText>
              </w:r>
            </w:del>
          </w:p>
          <w:p w14:paraId="532A4409" w14:textId="62D12347" w:rsidR="00DC2CE4" w:rsidDel="00481203" w:rsidRDefault="00DC2CE4" w:rsidP="00DC2CE4">
            <w:pPr>
              <w:pStyle w:val="XML1"/>
              <w:rPr>
                <w:del w:id="1791" w:author="Anees Shaikh" w:date="2013-10-06T21:46:00Z"/>
              </w:rPr>
            </w:pPr>
            <w:del w:id="1792" w:author="Anees Shaikh" w:date="2013-10-06T21:46:00Z">
              <w:r w:rsidDel="00481203">
                <w:delText xml:space="preserve">            identifies a Configuration Point within the context of an </w:delText>
              </w:r>
            </w:del>
          </w:p>
          <w:p w14:paraId="17810263" w14:textId="0C4352D5" w:rsidR="00DC2CE4" w:rsidDel="00481203" w:rsidRDefault="00DC2CE4" w:rsidP="00DC2CE4">
            <w:pPr>
              <w:pStyle w:val="XML1"/>
              <w:rPr>
                <w:del w:id="1793" w:author="Anees Shaikh" w:date="2013-10-06T21:46:00Z"/>
              </w:rPr>
            </w:pPr>
            <w:del w:id="1794" w:author="Anees Shaikh" w:date="2013-10-06T21:46:00Z">
              <w:r w:rsidDel="00481203">
                <w:delText xml:space="preserve">            OpenFlow Capable Switch.</w:delText>
              </w:r>
            </w:del>
          </w:p>
          <w:p w14:paraId="4B453FC5" w14:textId="0DCD6869" w:rsidR="00DC2CE4" w:rsidDel="00481203" w:rsidRDefault="00DC2CE4" w:rsidP="00DC2CE4">
            <w:pPr>
              <w:pStyle w:val="XML1"/>
              <w:rPr>
                <w:del w:id="1795" w:author="Anees Shaikh" w:date="2013-10-06T21:46:00Z"/>
              </w:rPr>
            </w:pPr>
          </w:p>
          <w:p w14:paraId="3AAC3E0F" w14:textId="3F44147B" w:rsidR="00DC2CE4" w:rsidDel="00481203" w:rsidRDefault="00DC2CE4" w:rsidP="00DC2CE4">
            <w:pPr>
              <w:pStyle w:val="XML1"/>
              <w:rPr>
                <w:del w:id="1796" w:author="Anees Shaikh" w:date="2013-10-06T21:46:00Z"/>
              </w:rPr>
            </w:pPr>
            <w:del w:id="1797" w:author="Anees Shaikh" w:date="2013-10-06T21:46:00Z">
              <w:r w:rsidDel="00481203">
                <w:delText xml:space="preserve">            This element MUST be present to identify the configuration</w:delText>
              </w:r>
            </w:del>
          </w:p>
          <w:p w14:paraId="7CD5A8F3" w14:textId="31D27EA9" w:rsidR="00DC2CE4" w:rsidDel="00481203" w:rsidRDefault="00DC2CE4" w:rsidP="00DC2CE4">
            <w:pPr>
              <w:pStyle w:val="XML1"/>
              <w:rPr>
                <w:del w:id="1798" w:author="Anees Shaikh" w:date="2013-10-06T21:46:00Z"/>
              </w:rPr>
            </w:pPr>
            <w:del w:id="1799" w:author="Anees Shaikh" w:date="2013-10-06T21:46:00Z">
              <w:r w:rsidDel="00481203">
                <w:delText xml:space="preserve">            point.</w:delText>
              </w:r>
            </w:del>
          </w:p>
          <w:p w14:paraId="2BBF7AE0" w14:textId="7351FA46" w:rsidR="00DC2CE4" w:rsidDel="00481203" w:rsidRDefault="00DC2CE4" w:rsidP="00DC2CE4">
            <w:pPr>
              <w:pStyle w:val="XML1"/>
              <w:rPr>
                <w:del w:id="1800" w:author="Anees Shaikh" w:date="2013-10-06T21:46:00Z"/>
              </w:rPr>
            </w:pPr>
            <w:del w:id="1801" w:author="Anees Shaikh" w:date="2013-10-06T21:46:00Z">
              <w:r w:rsidDel="00481203">
                <w:delText xml:space="preserve">          &lt;/xs:documentation&gt;</w:delText>
              </w:r>
            </w:del>
          </w:p>
          <w:p w14:paraId="6BD99BF2" w14:textId="2AFB4A50" w:rsidR="00DC2CE4" w:rsidDel="00481203" w:rsidRDefault="00DC2CE4" w:rsidP="00DC2CE4">
            <w:pPr>
              <w:pStyle w:val="XML1"/>
              <w:rPr>
                <w:del w:id="1802" w:author="Anees Shaikh" w:date="2013-10-06T21:46:00Z"/>
              </w:rPr>
            </w:pPr>
            <w:del w:id="1803" w:author="Anees Shaikh" w:date="2013-10-06T21:46:00Z">
              <w:r w:rsidDel="00481203">
                <w:delText xml:space="preserve">        &lt;/xs:annotation&gt;</w:delText>
              </w:r>
            </w:del>
          </w:p>
          <w:p w14:paraId="16407213" w14:textId="055EB4B6" w:rsidR="00DC2CE4" w:rsidDel="00481203" w:rsidRDefault="00DC2CE4" w:rsidP="00DC2CE4">
            <w:pPr>
              <w:pStyle w:val="XML1"/>
              <w:rPr>
                <w:del w:id="1804" w:author="Anees Shaikh" w:date="2013-10-06T21:46:00Z"/>
              </w:rPr>
            </w:pPr>
            <w:del w:id="1805" w:author="Anees Shaikh" w:date="2013-10-06T21:46:00Z">
              <w:r w:rsidDel="00481203">
                <w:delText xml:space="preserve">      &lt;/xs:element&gt;</w:delText>
              </w:r>
            </w:del>
          </w:p>
          <w:p w14:paraId="4165109A" w14:textId="1D474ED6" w:rsidR="00DC2CE4" w:rsidDel="00481203" w:rsidRDefault="00DC2CE4" w:rsidP="00DC2CE4">
            <w:pPr>
              <w:pStyle w:val="XML1"/>
              <w:rPr>
                <w:del w:id="1806" w:author="Anees Shaikh" w:date="2013-10-06T21:46:00Z"/>
              </w:rPr>
            </w:pPr>
            <w:del w:id="1807" w:author="Anees Shaikh" w:date="2013-10-06T21:46:00Z">
              <w:r w:rsidDel="00481203">
                <w:delText xml:space="preserve">      &lt;xs:element name="uri"  type="inet:uri"&gt;</w:delText>
              </w:r>
            </w:del>
          </w:p>
          <w:p w14:paraId="5D3ACBA5" w14:textId="53A81B5E" w:rsidR="00DC2CE4" w:rsidDel="00481203" w:rsidRDefault="00DC2CE4" w:rsidP="00DC2CE4">
            <w:pPr>
              <w:pStyle w:val="XML1"/>
              <w:rPr>
                <w:del w:id="1808" w:author="Anees Shaikh" w:date="2013-10-06T21:46:00Z"/>
              </w:rPr>
            </w:pPr>
            <w:del w:id="1809" w:author="Anees Shaikh" w:date="2013-10-06T21:46:00Z">
              <w:r w:rsidDel="00481203">
                <w:delText xml:space="preserve">        &lt;xs:annotation&gt;</w:delText>
              </w:r>
            </w:del>
          </w:p>
          <w:p w14:paraId="33A361C4" w14:textId="732EC4C1" w:rsidR="00DC2CE4" w:rsidDel="00481203" w:rsidRDefault="00DC2CE4" w:rsidP="00DC2CE4">
            <w:pPr>
              <w:pStyle w:val="XML1"/>
              <w:rPr>
                <w:del w:id="1810" w:author="Anees Shaikh" w:date="2013-10-06T21:46:00Z"/>
              </w:rPr>
            </w:pPr>
            <w:del w:id="1811" w:author="Anees Shaikh" w:date="2013-10-06T21:46:00Z">
              <w:r w:rsidDel="00481203">
                <w:delText xml:space="preserve">          &lt;xs:documentation&gt;</w:delText>
              </w:r>
            </w:del>
          </w:p>
          <w:p w14:paraId="1DEA7A77" w14:textId="637A242C" w:rsidR="00DC2CE4" w:rsidDel="00481203" w:rsidRDefault="00DC2CE4" w:rsidP="00DC2CE4">
            <w:pPr>
              <w:pStyle w:val="XML1"/>
              <w:rPr>
                <w:del w:id="1812" w:author="Anees Shaikh" w:date="2013-10-06T21:46:00Z"/>
              </w:rPr>
            </w:pPr>
            <w:del w:id="1813" w:author="Anees Shaikh" w:date="2013-10-06T21:46:00Z">
              <w:r w:rsidDel="00481203">
                <w:delText xml:space="preserve">            A locator of the Configuration Point.  It </w:delText>
              </w:r>
            </w:del>
          </w:p>
          <w:p w14:paraId="4768EE0A" w14:textId="5FCA9E06" w:rsidR="00DC2CE4" w:rsidDel="00481203" w:rsidRDefault="00DC2CE4" w:rsidP="00DC2CE4">
            <w:pPr>
              <w:pStyle w:val="XML1"/>
              <w:rPr>
                <w:del w:id="1814" w:author="Anees Shaikh" w:date="2013-10-06T21:46:00Z"/>
              </w:rPr>
            </w:pPr>
            <w:del w:id="1815" w:author="Anees Shaikh" w:date="2013-10-06T21:46:00Z">
              <w:r w:rsidDel="00481203">
                <w:delText xml:space="preserve">            identifies the location of the Configuration Point as a </w:delText>
              </w:r>
            </w:del>
          </w:p>
          <w:p w14:paraId="1F80C210" w14:textId="7B1D378C" w:rsidR="00DC2CE4" w:rsidDel="00481203" w:rsidRDefault="00DC2CE4" w:rsidP="00DC2CE4">
            <w:pPr>
              <w:pStyle w:val="XML1"/>
              <w:rPr>
                <w:del w:id="1816" w:author="Anees Shaikh" w:date="2013-10-06T21:46:00Z"/>
              </w:rPr>
            </w:pPr>
            <w:del w:id="1817" w:author="Anees Shaikh" w:date="2013-10-06T21:46:00Z">
              <w:r w:rsidDel="00481203">
                <w:delText xml:space="preserve">            service resource and MUST include all information necessary</w:delText>
              </w:r>
            </w:del>
          </w:p>
          <w:p w14:paraId="29A19DC8" w14:textId="2AE9013A" w:rsidR="00DC2CE4" w:rsidDel="00481203" w:rsidRDefault="00DC2CE4" w:rsidP="00DC2CE4">
            <w:pPr>
              <w:pStyle w:val="XML1"/>
              <w:rPr>
                <w:del w:id="1818" w:author="Anees Shaikh" w:date="2013-10-06T21:46:00Z"/>
              </w:rPr>
            </w:pPr>
            <w:del w:id="1819" w:author="Anees Shaikh" w:date="2013-10-06T21:46:00Z">
              <w:r w:rsidDel="00481203">
                <w:delText xml:space="preserve">            for the OpenFlow Capable Switch to connect to the </w:delText>
              </w:r>
            </w:del>
          </w:p>
          <w:p w14:paraId="382EBD73" w14:textId="19533126" w:rsidR="00DC2CE4" w:rsidDel="00481203" w:rsidRDefault="00DC2CE4" w:rsidP="00DC2CE4">
            <w:pPr>
              <w:pStyle w:val="XML1"/>
              <w:rPr>
                <w:del w:id="1820" w:author="Anees Shaikh" w:date="2013-10-06T21:46:00Z"/>
              </w:rPr>
            </w:pPr>
            <w:del w:id="1821" w:author="Anees Shaikh" w:date="2013-10-06T21:46:00Z">
              <w:r w:rsidDel="00481203">
                <w:delText xml:space="preserve">            Configuration Point or re-connect to it should it become </w:delText>
              </w:r>
            </w:del>
          </w:p>
          <w:p w14:paraId="7426BCAA" w14:textId="27913820" w:rsidR="00DC2CE4" w:rsidDel="00481203" w:rsidRDefault="00DC2CE4" w:rsidP="00DC2CE4">
            <w:pPr>
              <w:pStyle w:val="XML1"/>
              <w:rPr>
                <w:del w:id="1822" w:author="Anees Shaikh" w:date="2013-10-06T21:46:00Z"/>
              </w:rPr>
            </w:pPr>
            <w:del w:id="1823" w:author="Anees Shaikh" w:date="2013-10-06T21:46:00Z">
              <w:r w:rsidDel="00481203">
                <w:delText xml:space="preserve">            disconnected.  Such information MAY include, for example, </w:delText>
              </w:r>
            </w:del>
          </w:p>
          <w:p w14:paraId="0D20C870" w14:textId="0922FBBF" w:rsidR="00DC2CE4" w:rsidDel="00481203" w:rsidRDefault="00DC2CE4" w:rsidP="00DC2CE4">
            <w:pPr>
              <w:pStyle w:val="XML1"/>
              <w:rPr>
                <w:del w:id="1824" w:author="Anees Shaikh" w:date="2013-10-06T21:46:00Z"/>
              </w:rPr>
            </w:pPr>
            <w:del w:id="1825" w:author="Anees Shaikh" w:date="2013-10-06T21:46:00Z">
              <w:r w:rsidDel="00481203">
                <w:delText xml:space="preserve">            protocol, fully qualified domain name, IP address, port </w:delText>
              </w:r>
            </w:del>
          </w:p>
          <w:p w14:paraId="3DB61BC6" w14:textId="1E2072E1" w:rsidR="00DC2CE4" w:rsidDel="00481203" w:rsidRDefault="00DC2CE4" w:rsidP="00DC2CE4">
            <w:pPr>
              <w:pStyle w:val="XML1"/>
              <w:rPr>
                <w:del w:id="1826" w:author="Anees Shaikh" w:date="2013-10-06T21:46:00Z"/>
              </w:rPr>
            </w:pPr>
            <w:del w:id="1827" w:author="Anees Shaikh" w:date="2013-10-06T21:46:00Z">
              <w:r w:rsidDel="00481203">
                <w:delText xml:space="preserve">            number, etc.</w:delText>
              </w:r>
            </w:del>
          </w:p>
          <w:p w14:paraId="0E543F6B" w14:textId="5DE3E6D2" w:rsidR="00DC2CE4" w:rsidDel="00481203" w:rsidRDefault="00DC2CE4" w:rsidP="00DC2CE4">
            <w:pPr>
              <w:pStyle w:val="XML1"/>
              <w:rPr>
                <w:del w:id="1828" w:author="Anees Shaikh" w:date="2013-10-06T21:46:00Z"/>
              </w:rPr>
            </w:pPr>
          </w:p>
          <w:p w14:paraId="5111A018" w14:textId="23CCC45E" w:rsidR="00DC2CE4" w:rsidDel="00481203" w:rsidRDefault="00DC2CE4" w:rsidP="00DC2CE4">
            <w:pPr>
              <w:pStyle w:val="XML1"/>
              <w:rPr>
                <w:del w:id="1829" w:author="Anees Shaikh" w:date="2013-10-06T21:46:00Z"/>
              </w:rPr>
            </w:pPr>
            <w:del w:id="1830" w:author="Anees Shaikh" w:date="2013-10-06T21:46:00Z">
              <w:r w:rsidDel="00481203">
                <w:delText xml:space="preserve">            This element MUST be present in the NETCONF data store.</w:delText>
              </w:r>
            </w:del>
          </w:p>
          <w:p w14:paraId="2C37A9B6" w14:textId="0195FD54" w:rsidR="00DC2CE4" w:rsidDel="00481203" w:rsidRDefault="00DC2CE4" w:rsidP="00DC2CE4">
            <w:pPr>
              <w:pStyle w:val="XML1"/>
              <w:rPr>
                <w:del w:id="1831" w:author="Anees Shaikh" w:date="2013-10-06T21:46:00Z"/>
              </w:rPr>
            </w:pPr>
            <w:del w:id="1832" w:author="Anees Shaikh" w:date="2013-10-06T21:46:00Z">
              <w:r w:rsidDel="00481203">
                <w:delText xml:space="preserve">            If this element is not present in a NETCONF &amp;lt;edit-config&amp;gt;</w:delText>
              </w:r>
            </w:del>
          </w:p>
          <w:p w14:paraId="6E7681A8" w14:textId="72243550" w:rsidR="00DC2CE4" w:rsidDel="00481203" w:rsidRDefault="00DC2CE4" w:rsidP="00DC2CE4">
            <w:pPr>
              <w:pStyle w:val="XML1"/>
              <w:rPr>
                <w:del w:id="1833" w:author="Anees Shaikh" w:date="2013-10-06T21:46:00Z"/>
              </w:rPr>
            </w:pPr>
            <w:del w:id="1834" w:author="Anees Shaikh" w:date="2013-10-06T21:46:00Z">
              <w:r w:rsidDel="00481203">
                <w:delText xml:space="preserve">            operation 'create', 'merge' or 'replace' and the parent</w:delText>
              </w:r>
            </w:del>
          </w:p>
          <w:p w14:paraId="5359025D" w14:textId="721E27EF" w:rsidR="00DC2CE4" w:rsidDel="00481203" w:rsidRDefault="00DC2CE4" w:rsidP="00DC2CE4">
            <w:pPr>
              <w:pStyle w:val="XML1"/>
              <w:rPr>
                <w:del w:id="1835" w:author="Anees Shaikh" w:date="2013-10-06T21:46:00Z"/>
              </w:rPr>
            </w:pPr>
            <w:del w:id="1836" w:author="Anees Shaikh" w:date="2013-10-06T21:46:00Z">
              <w:r w:rsidDel="00481203">
                <w:delText xml:space="preserve">            element does not exist, a 'data-missing' error is</w:delText>
              </w:r>
            </w:del>
          </w:p>
          <w:p w14:paraId="18BC9F0D" w14:textId="300DECE1" w:rsidR="00DC2CE4" w:rsidDel="00481203" w:rsidRDefault="00DC2CE4" w:rsidP="00DC2CE4">
            <w:pPr>
              <w:pStyle w:val="XML1"/>
              <w:rPr>
                <w:del w:id="1837" w:author="Anees Shaikh" w:date="2013-10-06T21:46:00Z"/>
              </w:rPr>
            </w:pPr>
            <w:del w:id="1838" w:author="Anees Shaikh" w:date="2013-10-06T21:46:00Z">
              <w:r w:rsidDel="00481203">
                <w:delText xml:space="preserve">            returned.</w:delText>
              </w:r>
            </w:del>
          </w:p>
          <w:p w14:paraId="172E7377" w14:textId="2145336E" w:rsidR="00DC2CE4" w:rsidDel="00481203" w:rsidRDefault="00DC2CE4" w:rsidP="00DC2CE4">
            <w:pPr>
              <w:pStyle w:val="XML1"/>
              <w:rPr>
                <w:del w:id="1839" w:author="Anees Shaikh" w:date="2013-10-06T21:46:00Z"/>
              </w:rPr>
            </w:pPr>
            <w:del w:id="1840" w:author="Anees Shaikh" w:date="2013-10-06T21:46:00Z">
              <w:r w:rsidDel="00481203">
                <w:delText xml:space="preserve">          &lt;/xs:documentation&gt;</w:delText>
              </w:r>
            </w:del>
          </w:p>
          <w:p w14:paraId="6C10697B" w14:textId="76D2C592" w:rsidR="00DC2CE4" w:rsidDel="00481203" w:rsidRDefault="00DC2CE4" w:rsidP="00DC2CE4">
            <w:pPr>
              <w:pStyle w:val="XML1"/>
              <w:rPr>
                <w:del w:id="1841" w:author="Anees Shaikh" w:date="2013-10-06T21:46:00Z"/>
              </w:rPr>
            </w:pPr>
            <w:del w:id="1842" w:author="Anees Shaikh" w:date="2013-10-06T21:46:00Z">
              <w:r w:rsidDel="00481203">
                <w:delText xml:space="preserve">        &lt;/xs:annotation&gt;</w:delText>
              </w:r>
            </w:del>
          </w:p>
          <w:p w14:paraId="4CAB77F0" w14:textId="0EF25E3D" w:rsidR="00DC2CE4" w:rsidDel="00481203" w:rsidRDefault="00DC2CE4" w:rsidP="00DC2CE4">
            <w:pPr>
              <w:pStyle w:val="XML1"/>
              <w:rPr>
                <w:del w:id="1843" w:author="Anees Shaikh" w:date="2013-10-06T21:46:00Z"/>
              </w:rPr>
            </w:pPr>
            <w:del w:id="1844" w:author="Anees Shaikh" w:date="2013-10-06T21:46:00Z">
              <w:r w:rsidDel="00481203">
                <w:delText xml:space="preserve">      &lt;/xs:element&gt;</w:delText>
              </w:r>
            </w:del>
          </w:p>
          <w:p w14:paraId="69250D5F" w14:textId="031608BB" w:rsidR="00DC2CE4" w:rsidDel="00481203" w:rsidRDefault="00DC2CE4" w:rsidP="00DC2CE4">
            <w:pPr>
              <w:pStyle w:val="XML1"/>
              <w:rPr>
                <w:del w:id="1845" w:author="Anees Shaikh" w:date="2013-10-06T21:46:00Z"/>
              </w:rPr>
            </w:pPr>
            <w:del w:id="1846" w:author="Anees Shaikh" w:date="2013-10-06T21:46:00Z">
              <w:r w:rsidDel="00481203">
                <w:delText xml:space="preserve">      &lt;xs:element name="protocol"  type="OFConfigurationPointProtocolType"&gt;</w:delText>
              </w:r>
            </w:del>
          </w:p>
          <w:p w14:paraId="4D7EF7E3" w14:textId="7F5994BE" w:rsidR="00DC2CE4" w:rsidDel="00481203" w:rsidRDefault="00DC2CE4" w:rsidP="00DC2CE4">
            <w:pPr>
              <w:pStyle w:val="XML1"/>
              <w:rPr>
                <w:del w:id="1847" w:author="Anees Shaikh" w:date="2013-10-06T21:46:00Z"/>
              </w:rPr>
            </w:pPr>
            <w:del w:id="1848" w:author="Anees Shaikh" w:date="2013-10-06T21:46:00Z">
              <w:r w:rsidDel="00481203">
                <w:delText xml:space="preserve">        &lt;xs:annotation&gt;</w:delText>
              </w:r>
            </w:del>
          </w:p>
          <w:p w14:paraId="1AF89B68" w14:textId="2AAC40AD" w:rsidR="00DC2CE4" w:rsidDel="00481203" w:rsidRDefault="00DC2CE4" w:rsidP="00DC2CE4">
            <w:pPr>
              <w:pStyle w:val="XML1"/>
              <w:rPr>
                <w:del w:id="1849" w:author="Anees Shaikh" w:date="2013-10-06T21:46:00Z"/>
              </w:rPr>
            </w:pPr>
            <w:del w:id="1850" w:author="Anees Shaikh" w:date="2013-10-06T21:46:00Z">
              <w:r w:rsidDel="00481203">
                <w:delText xml:space="preserve">          &lt;xs:documentation&gt;</w:delText>
              </w:r>
            </w:del>
          </w:p>
          <w:p w14:paraId="4E6E9363" w14:textId="24A3F0AF" w:rsidR="00DC2CE4" w:rsidDel="00481203" w:rsidRDefault="00DC2CE4" w:rsidP="00DC2CE4">
            <w:pPr>
              <w:pStyle w:val="XML1"/>
              <w:rPr>
                <w:del w:id="1851" w:author="Anees Shaikh" w:date="2013-10-06T21:46:00Z"/>
              </w:rPr>
            </w:pPr>
            <w:del w:id="1852" w:author="Anees Shaikh" w:date="2013-10-06T21:46:00Z">
              <w:r w:rsidDel="00481203">
                <w:delText xml:space="preserve">            The transport protocol that the Configuration</w:delText>
              </w:r>
            </w:del>
          </w:p>
          <w:p w14:paraId="0319160F" w14:textId="4055237E" w:rsidR="00DC2CE4" w:rsidDel="00481203" w:rsidRDefault="00DC2CE4" w:rsidP="00DC2CE4">
            <w:pPr>
              <w:pStyle w:val="XML1"/>
              <w:rPr>
                <w:del w:id="1853" w:author="Anees Shaikh" w:date="2013-10-06T21:46:00Z"/>
              </w:rPr>
            </w:pPr>
            <w:del w:id="1854" w:author="Anees Shaikh" w:date="2013-10-06T21:46:00Z">
              <w:r w:rsidDel="00481203">
                <w:delText xml:space="preserve">            Point uses when communicating via NETCONF with the OpenFlow</w:delText>
              </w:r>
            </w:del>
          </w:p>
          <w:p w14:paraId="746FEFCC" w14:textId="1D3F8246" w:rsidR="00DC2CE4" w:rsidDel="00481203" w:rsidRDefault="00DC2CE4" w:rsidP="00DC2CE4">
            <w:pPr>
              <w:pStyle w:val="XML1"/>
              <w:rPr>
                <w:del w:id="1855" w:author="Anees Shaikh" w:date="2013-10-06T21:46:00Z"/>
              </w:rPr>
            </w:pPr>
            <w:del w:id="1856" w:author="Anees Shaikh" w:date="2013-10-06T21:46:00Z">
              <w:r w:rsidDel="00481203">
                <w:delText xml:space="preserve">            Capable Switch.</w:delText>
              </w:r>
            </w:del>
          </w:p>
          <w:p w14:paraId="054F67B7" w14:textId="287587AE" w:rsidR="00DC2CE4" w:rsidDel="00481203" w:rsidRDefault="00DC2CE4" w:rsidP="00DC2CE4">
            <w:pPr>
              <w:pStyle w:val="XML1"/>
              <w:rPr>
                <w:del w:id="1857" w:author="Anees Shaikh" w:date="2013-10-06T21:46:00Z"/>
              </w:rPr>
            </w:pPr>
          </w:p>
          <w:p w14:paraId="524A9299" w14:textId="3FE2E64B" w:rsidR="00DC2CE4" w:rsidDel="00481203" w:rsidRDefault="00DC2CE4" w:rsidP="00DC2CE4">
            <w:pPr>
              <w:pStyle w:val="XML1"/>
              <w:rPr>
                <w:del w:id="1858" w:author="Anees Shaikh" w:date="2013-10-06T21:46:00Z"/>
              </w:rPr>
            </w:pPr>
            <w:del w:id="1859" w:author="Anees Shaikh" w:date="2013-10-06T21:46:00Z">
              <w:r w:rsidDel="00481203">
                <w:delText xml:space="preserve">            This element is optional. If it is not present its value </w:delText>
              </w:r>
            </w:del>
          </w:p>
          <w:p w14:paraId="11E6DD7D" w14:textId="7EA99B0B" w:rsidR="00DC2CE4" w:rsidDel="00481203" w:rsidRDefault="00DC2CE4" w:rsidP="00DC2CE4">
            <w:pPr>
              <w:pStyle w:val="XML1"/>
              <w:rPr>
                <w:del w:id="1860" w:author="Anees Shaikh" w:date="2013-10-06T21:46:00Z"/>
              </w:rPr>
            </w:pPr>
            <w:del w:id="1861" w:author="Anees Shaikh" w:date="2013-10-06T21:46:00Z">
              <w:r w:rsidDel="00481203">
                <w:delText xml:space="preserve">            defaults to 'ssh'.</w:delText>
              </w:r>
            </w:del>
          </w:p>
          <w:p w14:paraId="60CBB915" w14:textId="4BADDFFE" w:rsidR="00DC2CE4" w:rsidDel="00481203" w:rsidRDefault="00DC2CE4" w:rsidP="00DC2CE4">
            <w:pPr>
              <w:pStyle w:val="XML1"/>
              <w:rPr>
                <w:del w:id="1862" w:author="Anees Shaikh" w:date="2013-10-06T21:46:00Z"/>
              </w:rPr>
            </w:pPr>
            <w:del w:id="1863" w:author="Anees Shaikh" w:date="2013-10-06T21:46:00Z">
              <w:r w:rsidDel="00481203">
                <w:delText xml:space="preserve">          &lt;/xs:documentation&gt;</w:delText>
              </w:r>
            </w:del>
          </w:p>
          <w:p w14:paraId="02884F12" w14:textId="37A6A9DC" w:rsidR="00DC2CE4" w:rsidDel="00481203" w:rsidRDefault="00DC2CE4" w:rsidP="00DC2CE4">
            <w:pPr>
              <w:pStyle w:val="XML1"/>
              <w:rPr>
                <w:del w:id="1864" w:author="Anees Shaikh" w:date="2013-10-06T21:46:00Z"/>
              </w:rPr>
            </w:pPr>
            <w:del w:id="1865" w:author="Anees Shaikh" w:date="2013-10-06T21:46:00Z">
              <w:r w:rsidDel="00481203">
                <w:delText xml:space="preserve">        &lt;/xs:annotation&gt;</w:delText>
              </w:r>
            </w:del>
          </w:p>
          <w:p w14:paraId="424E235B" w14:textId="0FCF3437" w:rsidR="00DC2CE4" w:rsidDel="00481203" w:rsidRDefault="00DC2CE4" w:rsidP="00DC2CE4">
            <w:pPr>
              <w:pStyle w:val="XML1"/>
              <w:rPr>
                <w:del w:id="1866" w:author="Anees Shaikh" w:date="2013-10-06T21:46:00Z"/>
              </w:rPr>
            </w:pPr>
            <w:del w:id="1867" w:author="Anees Shaikh" w:date="2013-10-06T21:46:00Z">
              <w:r w:rsidDel="00481203">
                <w:delText xml:space="preserve">      &lt;/xs:element&gt;</w:delText>
              </w:r>
            </w:del>
          </w:p>
          <w:p w14:paraId="4AAF2E48" w14:textId="1B12ECE9" w:rsidR="00DC2CE4" w:rsidDel="00481203" w:rsidRDefault="00DC2CE4" w:rsidP="00DC2CE4">
            <w:pPr>
              <w:pStyle w:val="XML1"/>
              <w:rPr>
                <w:del w:id="1868" w:author="Anees Shaikh" w:date="2013-10-06T21:46:00Z"/>
              </w:rPr>
            </w:pPr>
            <w:del w:id="1869" w:author="Anees Shaikh" w:date="2013-10-06T21:46:00Z">
              <w:r w:rsidDel="00481203">
                <w:delText xml:space="preserve">    &lt;/xs:sequence&gt;</w:delText>
              </w:r>
            </w:del>
          </w:p>
          <w:p w14:paraId="7EA67D49" w14:textId="5E97FE83" w:rsidR="0004515F" w:rsidDel="00481203" w:rsidRDefault="00DC2CE4" w:rsidP="0004515F">
            <w:pPr>
              <w:pStyle w:val="XML1"/>
              <w:rPr>
                <w:del w:id="1870" w:author="Anees Shaikh" w:date="2013-10-06T21:46:00Z"/>
              </w:rPr>
            </w:pPr>
            <w:del w:id="1871" w:author="Anees Shaikh" w:date="2013-10-06T21:46:00Z">
              <w:r w:rsidDel="00481203">
                <w:delText xml:space="preserve">  &lt;/xs:group&gt;</w:delText>
              </w:r>
            </w:del>
          </w:p>
          <w:p w14:paraId="1E9E5E67" w14:textId="080BDE5B" w:rsidR="0004515F" w:rsidDel="00481203" w:rsidRDefault="0004515F" w:rsidP="0004515F">
            <w:pPr>
              <w:pStyle w:val="XML1"/>
              <w:rPr>
                <w:del w:id="1872" w:author="Anees Shaikh" w:date="2013-10-06T21:46:00Z"/>
              </w:rPr>
            </w:pPr>
          </w:p>
          <w:p w14:paraId="0FC425FC" w14:textId="4A5DF8B6" w:rsidR="0004515F" w:rsidDel="00481203" w:rsidRDefault="0004515F" w:rsidP="0004515F">
            <w:pPr>
              <w:pStyle w:val="XML1"/>
              <w:rPr>
                <w:del w:id="1873" w:author="Anees Shaikh" w:date="2013-10-06T21:46:00Z"/>
              </w:rPr>
            </w:pPr>
            <w:del w:id="1874" w:author="Anees Shaikh" w:date="2013-10-06T21:46:00Z">
              <w:r w:rsidDel="00481203">
                <w:delText xml:space="preserve">  &lt;xs:simpleType name="OFConfigurationPointProtocolType"&gt;</w:delText>
              </w:r>
            </w:del>
          </w:p>
          <w:p w14:paraId="72F1F236" w14:textId="121B4C0A" w:rsidR="0004515F" w:rsidDel="00481203" w:rsidRDefault="0004515F" w:rsidP="0004515F">
            <w:pPr>
              <w:pStyle w:val="XML1"/>
              <w:rPr>
                <w:del w:id="1875" w:author="Anees Shaikh" w:date="2013-10-06T21:46:00Z"/>
              </w:rPr>
            </w:pPr>
            <w:del w:id="1876" w:author="Anees Shaikh" w:date="2013-10-06T21:46:00Z">
              <w:r w:rsidDel="00481203">
                <w:delText xml:space="preserve">    &lt;xs:annotation&gt;</w:delText>
              </w:r>
            </w:del>
          </w:p>
          <w:p w14:paraId="46E5EE43" w14:textId="3C40E104" w:rsidR="0004515F" w:rsidDel="00481203" w:rsidRDefault="0004515F" w:rsidP="0004515F">
            <w:pPr>
              <w:pStyle w:val="XML1"/>
              <w:rPr>
                <w:del w:id="1877" w:author="Anees Shaikh" w:date="2013-10-06T21:46:00Z"/>
              </w:rPr>
            </w:pPr>
            <w:del w:id="1878" w:author="Anees Shaikh" w:date="2013-10-06T21:46:00Z">
              <w:r w:rsidDel="00481203">
                <w:delText xml:space="preserve">      &lt;xs:documentation&gt;</w:delText>
              </w:r>
            </w:del>
          </w:p>
          <w:p w14:paraId="7DF268B6" w14:textId="200537F0" w:rsidR="0004515F" w:rsidDel="00481203" w:rsidRDefault="0004515F" w:rsidP="0004515F">
            <w:pPr>
              <w:pStyle w:val="XML1"/>
              <w:rPr>
                <w:del w:id="1879" w:author="Anees Shaikh" w:date="2013-10-06T21:46:00Z"/>
              </w:rPr>
            </w:pPr>
            <w:del w:id="1880" w:author="Anees Shaikh" w:date="2013-10-06T21:46:00Z">
              <w:r w:rsidDel="00481203">
                <w:delText xml:space="preserve">        Possible protocols to connect ot an OF</w:delText>
              </w:r>
            </w:del>
          </w:p>
          <w:p w14:paraId="57A80F4B" w14:textId="033FB1BB" w:rsidR="0004515F" w:rsidDel="00481203" w:rsidRDefault="0004515F" w:rsidP="0004515F">
            <w:pPr>
              <w:pStyle w:val="XML1"/>
              <w:rPr>
                <w:del w:id="1881" w:author="Anees Shaikh" w:date="2013-10-06T21:46:00Z"/>
              </w:rPr>
            </w:pPr>
            <w:del w:id="1882" w:author="Anees Shaikh" w:date="2013-10-06T21:46:00Z">
              <w:r w:rsidDel="00481203">
                <w:delText xml:space="preserve">        Configuration Point</w:delText>
              </w:r>
            </w:del>
          </w:p>
          <w:p w14:paraId="655F8FC7" w14:textId="263AB9C0" w:rsidR="0004515F" w:rsidDel="00481203" w:rsidRDefault="0004515F" w:rsidP="0004515F">
            <w:pPr>
              <w:pStyle w:val="XML1"/>
              <w:rPr>
                <w:del w:id="1883" w:author="Anees Shaikh" w:date="2013-10-06T21:46:00Z"/>
              </w:rPr>
            </w:pPr>
            <w:del w:id="1884" w:author="Anees Shaikh" w:date="2013-10-06T21:46:00Z">
              <w:r w:rsidDel="00481203">
                <w:delText xml:space="preserve">      &lt;/xs:documentation&gt;</w:delText>
              </w:r>
            </w:del>
          </w:p>
          <w:p w14:paraId="1E1BB5D6" w14:textId="35F4CF92" w:rsidR="0004515F" w:rsidDel="00481203" w:rsidRDefault="0004515F" w:rsidP="0004515F">
            <w:pPr>
              <w:pStyle w:val="XML1"/>
              <w:rPr>
                <w:del w:id="1885" w:author="Anees Shaikh" w:date="2013-10-06T21:46:00Z"/>
              </w:rPr>
            </w:pPr>
            <w:del w:id="1886" w:author="Anees Shaikh" w:date="2013-10-06T21:46:00Z">
              <w:r w:rsidDel="00481203">
                <w:delText xml:space="preserve">    &lt;/xs:annotation&gt;</w:delText>
              </w:r>
            </w:del>
          </w:p>
          <w:p w14:paraId="281BA5D7" w14:textId="0BCBDF32" w:rsidR="0004515F" w:rsidDel="00481203" w:rsidRDefault="0004515F" w:rsidP="0004515F">
            <w:pPr>
              <w:pStyle w:val="XML1"/>
              <w:rPr>
                <w:del w:id="1887" w:author="Anees Shaikh" w:date="2013-10-06T21:46:00Z"/>
              </w:rPr>
            </w:pPr>
          </w:p>
          <w:p w14:paraId="47B5ED71" w14:textId="273E3BC3" w:rsidR="0004515F" w:rsidDel="00481203" w:rsidRDefault="0004515F" w:rsidP="0004515F">
            <w:pPr>
              <w:pStyle w:val="XML1"/>
              <w:rPr>
                <w:del w:id="1888" w:author="Anees Shaikh" w:date="2013-10-06T21:46:00Z"/>
              </w:rPr>
            </w:pPr>
            <w:del w:id="1889" w:author="Anees Shaikh" w:date="2013-10-06T21:46:00Z">
              <w:r w:rsidDel="00481203">
                <w:delText xml:space="preserve">    &lt;xs:restriction base="xs:string"&gt;</w:delText>
              </w:r>
            </w:del>
          </w:p>
          <w:p w14:paraId="2962D4B4" w14:textId="19875CF7" w:rsidR="0004515F" w:rsidDel="00481203" w:rsidRDefault="0004515F" w:rsidP="0004515F">
            <w:pPr>
              <w:pStyle w:val="XML1"/>
              <w:rPr>
                <w:del w:id="1890" w:author="Anees Shaikh" w:date="2013-10-06T21:46:00Z"/>
              </w:rPr>
            </w:pPr>
            <w:del w:id="1891" w:author="Anees Shaikh" w:date="2013-10-06T21:46:00Z">
              <w:r w:rsidDel="00481203">
                <w:delText xml:space="preserve">      &lt;xs:enumeration value="ssh"/&gt;</w:delText>
              </w:r>
            </w:del>
          </w:p>
          <w:p w14:paraId="4F86D043" w14:textId="79064140" w:rsidR="0004515F" w:rsidDel="00481203" w:rsidRDefault="0004515F" w:rsidP="0004515F">
            <w:pPr>
              <w:pStyle w:val="XML1"/>
              <w:rPr>
                <w:del w:id="1892" w:author="Anees Shaikh" w:date="2013-10-06T21:46:00Z"/>
              </w:rPr>
            </w:pPr>
            <w:del w:id="1893" w:author="Anees Shaikh" w:date="2013-10-06T21:46:00Z">
              <w:r w:rsidDel="00481203">
                <w:delText xml:space="preserve">      &lt;xs:enumeration value="soap"/&gt;</w:delText>
              </w:r>
            </w:del>
          </w:p>
          <w:p w14:paraId="01F07023" w14:textId="00022612" w:rsidR="0004515F" w:rsidDel="00481203" w:rsidRDefault="0004515F" w:rsidP="0004515F">
            <w:pPr>
              <w:pStyle w:val="XML1"/>
              <w:rPr>
                <w:del w:id="1894" w:author="Anees Shaikh" w:date="2013-10-06T21:46:00Z"/>
              </w:rPr>
            </w:pPr>
            <w:del w:id="1895" w:author="Anees Shaikh" w:date="2013-10-06T21:46:00Z">
              <w:r w:rsidDel="00481203">
                <w:delText xml:space="preserve">      &lt;xs:enumeration value="tls"/&gt;</w:delText>
              </w:r>
            </w:del>
          </w:p>
          <w:p w14:paraId="000AA15F" w14:textId="6D7B30B7" w:rsidR="0004515F" w:rsidDel="00481203" w:rsidRDefault="0004515F" w:rsidP="0004515F">
            <w:pPr>
              <w:pStyle w:val="XML1"/>
              <w:rPr>
                <w:del w:id="1896" w:author="Anees Shaikh" w:date="2013-10-06T21:46:00Z"/>
              </w:rPr>
            </w:pPr>
            <w:del w:id="1897" w:author="Anees Shaikh" w:date="2013-10-06T21:46:00Z">
              <w:r w:rsidDel="00481203">
                <w:delText xml:space="preserve">      &lt;xs:enumeration value="beep"/&gt;</w:delText>
              </w:r>
            </w:del>
          </w:p>
          <w:p w14:paraId="32DD64E6" w14:textId="2A08D4D2" w:rsidR="0004515F" w:rsidDel="00481203" w:rsidRDefault="0004515F" w:rsidP="0004515F">
            <w:pPr>
              <w:pStyle w:val="XML1"/>
              <w:rPr>
                <w:del w:id="1898" w:author="Anees Shaikh" w:date="2013-10-06T21:46:00Z"/>
              </w:rPr>
            </w:pPr>
            <w:del w:id="1899" w:author="Anees Shaikh" w:date="2013-10-06T21:46:00Z">
              <w:r w:rsidDel="00481203">
                <w:delText xml:space="preserve">    &lt;/xs:restriction&gt;</w:delText>
              </w:r>
            </w:del>
          </w:p>
          <w:p w14:paraId="6317DDB4" w14:textId="71DB4D63" w:rsidR="00A47610" w:rsidRPr="009F1B7D" w:rsidDel="00481203" w:rsidRDefault="0004515F" w:rsidP="0004515F">
            <w:pPr>
              <w:pStyle w:val="XML1"/>
              <w:rPr>
                <w:del w:id="1900" w:author="Anees Shaikh" w:date="2013-10-06T21:46:00Z"/>
                <w:b/>
              </w:rPr>
            </w:pPr>
            <w:del w:id="1901" w:author="Anees Shaikh" w:date="2013-10-06T21:46:00Z">
              <w:r w:rsidDel="00481203">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902" w:name="_Toc315953991"/>
      <w:bookmarkStart w:id="1903" w:name="_Toc316542501"/>
      <w:bookmarkStart w:id="1904" w:name="_Toc242727920"/>
      <w:r w:rsidRPr="00DB42FD">
        <w:lastRenderedPageBreak/>
        <w:t>XML Example</w:t>
      </w:r>
      <w:bookmarkEnd w:id="1902"/>
      <w:bookmarkEnd w:id="1903"/>
      <w:bookmarkEnd w:id="1904"/>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1905" w:name="_Toc242727921"/>
      <w:r>
        <w:t>OpenFlow Logical Switch</w:t>
      </w:r>
      <w:bookmarkEnd w:id="1905"/>
    </w:p>
    <w:p w14:paraId="0222CB2B" w14:textId="50C6C691" w:rsidR="00C805D1" w:rsidRDefault="00C805D1" w:rsidP="00C805D1">
      <w:r>
        <w:t>The OpenFlow Logical Switch represents an instan</w:t>
      </w:r>
      <w:ins w:id="1906" w:author="Deepak Bansal (AZURE)" w:date="2013-09-07T19:31:00Z">
        <w:r w:rsidR="00016664">
          <w:t>ce</w:t>
        </w:r>
      </w:ins>
      <w:del w:id="1907" w:author="Deepak Bansal (AZURE)" w:date="2013-09-07T19:31:00Z">
        <w:r w:rsidDel="00016664">
          <w:delText>t</w:delText>
        </w:r>
      </w:del>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1908" w:name="_Toc315953995"/>
      <w:bookmarkStart w:id="1909" w:name="_Toc316542505"/>
      <w:bookmarkStart w:id="1910" w:name="_Toc242727922"/>
      <w:r w:rsidRPr="00DB42FD">
        <w:t>UML Diagram</w:t>
      </w:r>
      <w:bookmarkEnd w:id="1908"/>
      <w:bookmarkEnd w:id="1909"/>
      <w:bookmarkEnd w:id="1910"/>
    </w:p>
    <w:p w14:paraId="1C1F23C0" w14:textId="19B7D0FB" w:rsidR="00C805D1" w:rsidRPr="009F1B7D" w:rsidRDefault="00056F2B" w:rsidP="00C805D1">
      <w:pPr>
        <w:keepNext/>
        <w:jc w:val="center"/>
      </w:pPr>
      <w:r>
        <w:object w:dxaOrig="7209" w:dyaOrig="5365" w14:anchorId="6ED26D4B">
          <v:shape id="_x0000_i1029" type="#_x0000_t75" style="width:5in;height:269pt" o:ole="">
            <v:imagedata r:id="rId25" o:title=""/>
          </v:shape>
          <o:OLEObject Type="Embed" ProgID="Visio.Drawing.11" ShapeID="_x0000_i1029" DrawAspect="Content" ObjectID="_1316469975" r:id="rId26"/>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1B10D936" w:rsidR="00C805D1" w:rsidRPr="009F1B7D" w:rsidRDefault="00C805D1" w:rsidP="00481203">
      <w:pPr>
        <w:pStyle w:val="Heading3"/>
        <w:numPr>
          <w:ilvl w:val="0"/>
          <w:numId w:val="0"/>
        </w:numPr>
        <w:pPrChange w:id="1911" w:author="Anees Shaikh" w:date="2013-10-06T21:47:00Z">
          <w:pPr>
            <w:pStyle w:val="Heading3"/>
          </w:pPr>
        </w:pPrChange>
      </w:pPr>
      <w:bookmarkStart w:id="1912" w:name="_Toc315953996"/>
      <w:bookmarkStart w:id="1913" w:name="_Toc316542506"/>
      <w:del w:id="1914" w:author="Anees Shaikh" w:date="2013-10-06T21:47:00Z">
        <w:r w:rsidRPr="00DB42FD" w:rsidDel="00481203">
          <w:delText>XML Schema</w:delText>
        </w:r>
      </w:del>
      <w:bookmarkEnd w:id="1912"/>
      <w:bookmarkEnd w:id="1913"/>
    </w:p>
    <w:tbl>
      <w:tblPr>
        <w:tblStyle w:val="XMLtable"/>
        <w:tblW w:w="5000" w:type="pct"/>
        <w:tblLook w:val="04A0" w:firstRow="1" w:lastRow="0" w:firstColumn="1" w:lastColumn="0" w:noHBand="0" w:noVBand="1"/>
      </w:tblPr>
      <w:tblGrid>
        <w:gridCol w:w="9474"/>
      </w:tblGrid>
      <w:tr w:rsidR="00C805D1" w:rsidRPr="009F1B7D" w:rsidDel="00481203" w14:paraId="4E1DC8D1" w14:textId="671B699B" w:rsidTr="00C128FA">
        <w:trPr>
          <w:del w:id="1915" w:author="Anees Shaikh" w:date="2013-10-06T21:47:00Z"/>
        </w:trPr>
        <w:tc>
          <w:tcPr>
            <w:tcW w:w="5000" w:type="pct"/>
          </w:tcPr>
          <w:p w14:paraId="79770154" w14:textId="0AE9F891" w:rsidR="00257D58" w:rsidDel="00481203" w:rsidRDefault="00257D58" w:rsidP="00257D58">
            <w:pPr>
              <w:pStyle w:val="XML1"/>
              <w:rPr>
                <w:del w:id="1916" w:author="Anees Shaikh" w:date="2013-10-06T21:47:00Z"/>
              </w:rPr>
            </w:pPr>
            <w:del w:id="1917" w:author="Anees Shaikh" w:date="2013-10-06T21:47:00Z">
              <w:r w:rsidDel="00481203">
                <w:delText xml:space="preserve">  &lt;xs:group name="OFLogicalSwitchType"&gt;</w:delText>
              </w:r>
            </w:del>
          </w:p>
          <w:p w14:paraId="657AF930" w14:textId="6B97169A" w:rsidR="00257D58" w:rsidDel="00481203" w:rsidRDefault="00257D58" w:rsidP="00257D58">
            <w:pPr>
              <w:pStyle w:val="XML1"/>
              <w:rPr>
                <w:del w:id="1918" w:author="Anees Shaikh" w:date="2013-10-06T21:47:00Z"/>
              </w:rPr>
            </w:pPr>
            <w:del w:id="1919" w:author="Anees Shaikh" w:date="2013-10-06T21:47:00Z">
              <w:r w:rsidDel="00481203">
                <w:delText xml:space="preserve">    &lt;xs:annotation&gt;</w:delText>
              </w:r>
            </w:del>
          </w:p>
          <w:p w14:paraId="39B68213" w14:textId="1E4AFA66" w:rsidR="00257D58" w:rsidDel="00481203" w:rsidRDefault="00257D58" w:rsidP="00257D58">
            <w:pPr>
              <w:pStyle w:val="XML1"/>
              <w:rPr>
                <w:del w:id="1920" w:author="Anees Shaikh" w:date="2013-10-06T21:47:00Z"/>
              </w:rPr>
            </w:pPr>
            <w:del w:id="1921" w:author="Anees Shaikh" w:date="2013-10-06T21:47:00Z">
              <w:r w:rsidDel="00481203">
                <w:delText xml:space="preserve">      &lt;xs:documentation&gt;</w:delText>
              </w:r>
            </w:del>
          </w:p>
          <w:p w14:paraId="29A8F25D" w14:textId="3D74D6A0" w:rsidR="00257D58" w:rsidDel="00481203" w:rsidRDefault="00257D58" w:rsidP="00257D58">
            <w:pPr>
              <w:pStyle w:val="XML1"/>
              <w:rPr>
                <w:del w:id="1922" w:author="Anees Shaikh" w:date="2013-10-06T21:47:00Z"/>
              </w:rPr>
            </w:pPr>
            <w:del w:id="1923" w:author="Anees Shaikh" w:date="2013-10-06T21:47:00Z">
              <w:r w:rsidDel="00481203">
                <w:delText xml:space="preserve">        This grouping specifies all properties of an</w:delText>
              </w:r>
            </w:del>
          </w:p>
          <w:p w14:paraId="51669CFF" w14:textId="465A7B1C" w:rsidR="00257D58" w:rsidDel="00481203" w:rsidRDefault="00257D58" w:rsidP="00257D58">
            <w:pPr>
              <w:pStyle w:val="XML1"/>
              <w:rPr>
                <w:del w:id="1924" w:author="Anees Shaikh" w:date="2013-10-06T21:47:00Z"/>
              </w:rPr>
            </w:pPr>
            <w:del w:id="1925" w:author="Anees Shaikh" w:date="2013-10-06T21:47:00Z">
              <w:r w:rsidDel="00481203">
                <w:delText xml:space="preserve">        OpenFlow Logical Switch.</w:delText>
              </w:r>
            </w:del>
          </w:p>
          <w:p w14:paraId="68A1B9DA" w14:textId="1831C9D9" w:rsidR="00257D58" w:rsidDel="00481203" w:rsidRDefault="00257D58" w:rsidP="00257D58">
            <w:pPr>
              <w:pStyle w:val="XML1"/>
              <w:rPr>
                <w:del w:id="1926" w:author="Anees Shaikh" w:date="2013-10-06T21:47:00Z"/>
              </w:rPr>
            </w:pPr>
          </w:p>
          <w:p w14:paraId="1F63CA85" w14:textId="0BCC0DC7" w:rsidR="00257D58" w:rsidDel="00481203" w:rsidRDefault="00257D58" w:rsidP="00257D58">
            <w:pPr>
              <w:pStyle w:val="XML1"/>
              <w:rPr>
                <w:del w:id="1927" w:author="Anees Shaikh" w:date="2013-10-06T21:47:00Z"/>
              </w:rPr>
            </w:pPr>
            <w:del w:id="1928" w:author="Anees Shaikh" w:date="2013-10-06T21:47:00Z">
              <w:r w:rsidDel="00481203">
                <w:delText xml:space="preserve">        Elements of type OFLogicalSwitchType cannot </w:delText>
              </w:r>
            </w:del>
            <w:ins w:id="1929" w:author="Deepak Bansal (AZURE)" w:date="2013-09-07T19:49:00Z">
              <w:del w:id="1930" w:author="Anees Shaikh" w:date="2013-10-06T21:47:00Z">
                <w:r w:rsidR="0079721D" w:rsidDel="00481203">
                  <w:delText xml:space="preserve">be </w:delText>
                </w:r>
              </w:del>
            </w:ins>
            <w:del w:id="1931" w:author="Anees Shaikh" w:date="2013-10-06T21:47:00Z">
              <w:r w:rsidDel="00481203">
                <w:delText>be created or</w:delText>
              </w:r>
            </w:del>
          </w:p>
          <w:p w14:paraId="525D207D" w14:textId="3C9B7280" w:rsidR="00257D58" w:rsidDel="00481203" w:rsidRDefault="00257D58" w:rsidP="00257D58">
            <w:pPr>
              <w:pStyle w:val="XML1"/>
              <w:rPr>
                <w:del w:id="1932" w:author="Anees Shaikh" w:date="2013-10-06T21:47:00Z"/>
              </w:rPr>
            </w:pPr>
            <w:del w:id="1933" w:author="Anees Shaikh" w:date="2013-10-06T21:47:00Z">
              <w:r w:rsidDel="00481203">
                <w:delText xml:space="preserve">        deleted with NETCONF &amp;lt;edit-config&amp;gt; operations 'create' or</w:delText>
              </w:r>
            </w:del>
          </w:p>
          <w:p w14:paraId="59B442E3" w14:textId="7BD6424D" w:rsidR="00257D58" w:rsidDel="00481203" w:rsidRDefault="00257D58" w:rsidP="00257D58">
            <w:pPr>
              <w:pStyle w:val="XML1"/>
              <w:rPr>
                <w:del w:id="1934" w:author="Anees Shaikh" w:date="2013-10-06T21:47:00Z"/>
              </w:rPr>
            </w:pPr>
            <w:del w:id="1935" w:author="Anees Shaikh" w:date="2013-10-06T21:47:00Z">
              <w:r w:rsidDel="00481203">
                <w:delText xml:space="preserve">        'delete'</w:delText>
              </w:r>
            </w:del>
            <w:ins w:id="1936" w:author="Deepak Bansal (AZURE)" w:date="2013-09-07T19:56:00Z">
              <w:del w:id="1937" w:author="Anees Shaikh" w:date="2013-10-06T21:47:00Z">
                <w:r w:rsidR="00EF5448" w:rsidDel="00481203">
                  <w:delText xml:space="preserve"> operations</w:delText>
                </w:r>
              </w:del>
            </w:ins>
            <w:del w:id="1938" w:author="Anees Shaikh" w:date="2013-10-06T21:47:00Z">
              <w:r w:rsidDel="00481203">
                <w:delText xml:space="preserve">. The other NETCONF &amp;lt;edit-config&amp;gt; operations MUST </w:delText>
              </w:r>
            </w:del>
            <w:ins w:id="1939" w:author="Deepak Bansal (AZURE)" w:date="2013-09-07T19:56:00Z">
              <w:del w:id="1940" w:author="Anees Shaikh" w:date="2013-10-06T21:47:00Z">
                <w:r w:rsidR="00225723" w:rsidDel="00481203">
                  <w:delText xml:space="preserve">     </w:delText>
                </w:r>
              </w:del>
            </w:ins>
            <w:del w:id="1941" w:author="Anees Shaikh" w:date="2013-10-06T21:47:00Z">
              <w:r w:rsidDel="00481203">
                <w:delText>be</w:delText>
              </w:r>
            </w:del>
          </w:p>
          <w:p w14:paraId="7376D262" w14:textId="65BA8DB0" w:rsidR="00257D58" w:rsidDel="00481203" w:rsidRDefault="00257D58" w:rsidP="00257D58">
            <w:pPr>
              <w:pStyle w:val="XML1"/>
              <w:rPr>
                <w:del w:id="1942" w:author="Anees Shaikh" w:date="2013-10-06T21:47:00Z"/>
              </w:rPr>
            </w:pPr>
            <w:del w:id="1943" w:author="Anees Shaikh" w:date="2013-10-06T21:47:00Z">
              <w:r w:rsidDel="00481203">
                <w:delText xml:space="preserve">        implemented as follows: </w:delText>
              </w:r>
            </w:del>
          </w:p>
          <w:p w14:paraId="3071E43A" w14:textId="40DA93BF" w:rsidR="00257D58" w:rsidDel="00481203" w:rsidRDefault="00257D58" w:rsidP="00257D58">
            <w:pPr>
              <w:pStyle w:val="XML1"/>
              <w:rPr>
                <w:del w:id="1944" w:author="Anees Shaikh" w:date="2013-10-06T21:47:00Z"/>
              </w:rPr>
            </w:pPr>
          </w:p>
          <w:p w14:paraId="1C4D4AD5" w14:textId="1C62D510" w:rsidR="00257D58" w:rsidDel="00481203" w:rsidRDefault="00257D58" w:rsidP="00257D58">
            <w:pPr>
              <w:pStyle w:val="XML1"/>
              <w:rPr>
                <w:del w:id="1945" w:author="Anees Shaikh" w:date="2013-10-06T21:47:00Z"/>
              </w:rPr>
            </w:pPr>
            <w:del w:id="1946" w:author="Anees Shaikh" w:date="2013-10-06T21:47:00Z">
              <w:r w:rsidDel="00481203">
                <w:delText xml:space="preserve">        * The 'id' element MUST be present at all &amp;lt;edit-config&amp;gt;</w:delText>
              </w:r>
            </w:del>
          </w:p>
          <w:p w14:paraId="5C3C84F9" w14:textId="5D4BCAB4" w:rsidR="00257D58" w:rsidDel="00481203" w:rsidRDefault="00257D58" w:rsidP="00257D58">
            <w:pPr>
              <w:pStyle w:val="XML1"/>
              <w:rPr>
                <w:del w:id="1947" w:author="Anees Shaikh" w:date="2013-10-06T21:47:00Z"/>
              </w:rPr>
            </w:pPr>
            <w:del w:id="1948" w:author="Anees Shaikh" w:date="2013-10-06T21:47:00Z">
              <w:r w:rsidDel="00481203">
                <w:delText xml:space="preserve">        operations to identify the OpenFlow Logical Switch.</w:delText>
              </w:r>
            </w:del>
          </w:p>
          <w:p w14:paraId="18C63C1F" w14:textId="3FAC3E85" w:rsidR="00257D58" w:rsidDel="00481203" w:rsidRDefault="00257D58" w:rsidP="00257D58">
            <w:pPr>
              <w:pStyle w:val="XML1"/>
              <w:rPr>
                <w:del w:id="1949" w:author="Anees Shaikh" w:date="2013-10-06T21:47:00Z"/>
              </w:rPr>
            </w:pPr>
            <w:del w:id="1950" w:author="Anees Shaikh" w:date="2013-10-06T21:47:00Z">
              <w:r w:rsidDel="00481203">
                <w:delText xml:space="preserve">        * If the operation is 'merge' or 'replace', and the element</w:delText>
              </w:r>
            </w:del>
          </w:p>
          <w:p w14:paraId="07FD27D0" w14:textId="4DE75A12" w:rsidR="00257D58" w:rsidDel="00481203" w:rsidRDefault="00257D58" w:rsidP="00257D58">
            <w:pPr>
              <w:pStyle w:val="XML1"/>
              <w:rPr>
                <w:del w:id="1951" w:author="Anees Shaikh" w:date="2013-10-06T21:47:00Z"/>
              </w:rPr>
            </w:pPr>
            <w:del w:id="1952" w:author="Anees Shaikh" w:date="2013-10-06T21:47:00Z">
              <w:r w:rsidDel="00481203">
                <w:delText xml:space="preserve">        does not exist, a 'data-missing' error is returned. If the</w:delText>
              </w:r>
            </w:del>
          </w:p>
          <w:p w14:paraId="15ED1308" w14:textId="3F7731A4" w:rsidR="00257D58" w:rsidDel="00481203" w:rsidRDefault="00257D58" w:rsidP="00257D58">
            <w:pPr>
              <w:pStyle w:val="XML1"/>
              <w:rPr>
                <w:del w:id="1953" w:author="Anees Shaikh" w:date="2013-10-06T21:47:00Z"/>
              </w:rPr>
            </w:pPr>
            <w:del w:id="1954" w:author="Anees Shaikh" w:date="2013-10-06T21:47:00Z">
              <w:r w:rsidDel="00481203">
                <w:delText xml:space="preserve">        element exists its value is set to the value found in the</w:delText>
              </w:r>
            </w:del>
          </w:p>
          <w:p w14:paraId="42FFE3C9" w14:textId="5AB836E5" w:rsidR="00257D58" w:rsidDel="00481203" w:rsidRDefault="00257D58" w:rsidP="00257D58">
            <w:pPr>
              <w:pStyle w:val="XML1"/>
              <w:rPr>
                <w:del w:id="1955" w:author="Anees Shaikh" w:date="2013-10-06T21:47:00Z"/>
              </w:rPr>
            </w:pPr>
            <w:del w:id="1956" w:author="Anees Shaikh" w:date="2013-10-06T21:47:00Z">
              <w:r w:rsidDel="00481203">
                <w:delText xml:space="preserve">        XML RPC data.</w:delText>
              </w:r>
            </w:del>
          </w:p>
          <w:p w14:paraId="6DD2739A" w14:textId="0182F907" w:rsidR="00257D58" w:rsidDel="00481203" w:rsidRDefault="00257D58" w:rsidP="00257D58">
            <w:pPr>
              <w:pStyle w:val="XML1"/>
              <w:rPr>
                <w:del w:id="1957" w:author="Anees Shaikh" w:date="2013-10-06T21:47:00Z"/>
              </w:rPr>
            </w:pPr>
            <w:del w:id="1958" w:author="Anees Shaikh" w:date="2013-10-06T21:47:00Z">
              <w:r w:rsidDel="00481203">
                <w:delText xml:space="preserve">        * If the operation is 'create', a 'operation-not-supported'</w:delText>
              </w:r>
            </w:del>
          </w:p>
          <w:p w14:paraId="3DA9D621" w14:textId="18983E2A" w:rsidR="00257D58" w:rsidDel="00481203" w:rsidRDefault="00257D58" w:rsidP="00257D58">
            <w:pPr>
              <w:pStyle w:val="XML1"/>
              <w:rPr>
                <w:del w:id="1959" w:author="Anees Shaikh" w:date="2013-10-06T21:47:00Z"/>
              </w:rPr>
            </w:pPr>
            <w:del w:id="1960" w:author="Anees Shaikh" w:date="2013-10-06T21:47:00Z">
              <w:r w:rsidDel="00481203">
                <w:delText xml:space="preserve">        error with type 'application' is returned.</w:delText>
              </w:r>
            </w:del>
          </w:p>
          <w:p w14:paraId="37887B24" w14:textId="239582B7" w:rsidR="00257D58" w:rsidDel="00481203" w:rsidRDefault="00257D58" w:rsidP="00257D58">
            <w:pPr>
              <w:pStyle w:val="XML1"/>
              <w:rPr>
                <w:del w:id="1961" w:author="Anees Shaikh" w:date="2013-10-06T21:47:00Z"/>
              </w:rPr>
            </w:pPr>
            <w:del w:id="1962" w:author="Anees Shaikh" w:date="2013-10-06T21:47:00Z">
              <w:r w:rsidDel="00481203">
                <w:delText xml:space="preserve">        * If the operation is 'delete', 'operation-not-supported'</w:delText>
              </w:r>
            </w:del>
          </w:p>
          <w:p w14:paraId="09E8F50A" w14:textId="39C460F6" w:rsidR="00257D58" w:rsidDel="00481203" w:rsidRDefault="00257D58" w:rsidP="00257D58">
            <w:pPr>
              <w:pStyle w:val="XML1"/>
              <w:rPr>
                <w:del w:id="1963" w:author="Anees Shaikh" w:date="2013-10-06T21:47:00Z"/>
              </w:rPr>
            </w:pPr>
            <w:del w:id="1964" w:author="Anees Shaikh" w:date="2013-10-06T21:47:00Z">
              <w:r w:rsidDel="00481203">
                <w:delText xml:space="preserve">        error with type 'application' is returned.</w:delText>
              </w:r>
            </w:del>
          </w:p>
          <w:p w14:paraId="490D35C2" w14:textId="3DC8A196" w:rsidR="00257D58" w:rsidDel="00481203" w:rsidRDefault="00257D58" w:rsidP="00257D58">
            <w:pPr>
              <w:pStyle w:val="XML1"/>
              <w:rPr>
                <w:del w:id="1965" w:author="Anees Shaikh" w:date="2013-10-06T21:47:00Z"/>
              </w:rPr>
            </w:pPr>
            <w:del w:id="1966" w:author="Anees Shaikh" w:date="2013-10-06T21:47:00Z">
              <w:r w:rsidDel="00481203">
                <w:delText xml:space="preserve">      &lt;/xs:documentation&gt;</w:delText>
              </w:r>
            </w:del>
          </w:p>
          <w:p w14:paraId="1AD42500" w14:textId="72974068" w:rsidR="00257D58" w:rsidDel="00481203" w:rsidRDefault="00257D58" w:rsidP="00257D58">
            <w:pPr>
              <w:pStyle w:val="XML1"/>
              <w:rPr>
                <w:del w:id="1967" w:author="Anees Shaikh" w:date="2013-10-06T21:47:00Z"/>
              </w:rPr>
            </w:pPr>
            <w:del w:id="1968" w:author="Anees Shaikh" w:date="2013-10-06T21:47:00Z">
              <w:r w:rsidDel="00481203">
                <w:delText xml:space="preserve">    &lt;/xs:annotation&gt;</w:delText>
              </w:r>
            </w:del>
          </w:p>
          <w:p w14:paraId="579C3C74" w14:textId="2F8EC6C6" w:rsidR="00257D58" w:rsidDel="00481203" w:rsidRDefault="00257D58" w:rsidP="00257D58">
            <w:pPr>
              <w:pStyle w:val="XML1"/>
              <w:rPr>
                <w:del w:id="1969" w:author="Anees Shaikh" w:date="2013-10-06T21:47:00Z"/>
              </w:rPr>
            </w:pPr>
          </w:p>
          <w:p w14:paraId="1FC8049C" w14:textId="136C707A" w:rsidR="00257D58" w:rsidDel="00481203" w:rsidRDefault="00257D58" w:rsidP="00257D58">
            <w:pPr>
              <w:pStyle w:val="XML1"/>
              <w:rPr>
                <w:del w:id="1970" w:author="Anees Shaikh" w:date="2013-10-06T21:47:00Z"/>
              </w:rPr>
            </w:pPr>
            <w:del w:id="1971" w:author="Anees Shaikh" w:date="2013-10-06T21:47:00Z">
              <w:r w:rsidDel="00481203">
                <w:delText xml:space="preserve">    &lt;xs:sequence&gt;</w:delText>
              </w:r>
            </w:del>
          </w:p>
          <w:p w14:paraId="57659FAD" w14:textId="4223A3EE" w:rsidR="00257D58" w:rsidDel="00481203" w:rsidRDefault="00257D58" w:rsidP="00257D58">
            <w:pPr>
              <w:pStyle w:val="XML1"/>
              <w:rPr>
                <w:del w:id="1972" w:author="Anees Shaikh" w:date="2013-10-06T21:47:00Z"/>
              </w:rPr>
            </w:pPr>
            <w:del w:id="1973" w:author="Anees Shaikh" w:date="2013-10-06T21:47:00Z">
              <w:r w:rsidDel="00481203">
                <w:delText xml:space="preserve">      &lt;xs:element name="id"  type="OFConfigId"&gt;</w:delText>
              </w:r>
            </w:del>
          </w:p>
          <w:p w14:paraId="70AB82DE" w14:textId="6C54B05C" w:rsidR="00257D58" w:rsidDel="00481203" w:rsidRDefault="00257D58" w:rsidP="00257D58">
            <w:pPr>
              <w:pStyle w:val="XML1"/>
              <w:rPr>
                <w:del w:id="1974" w:author="Anees Shaikh" w:date="2013-10-06T21:47:00Z"/>
              </w:rPr>
            </w:pPr>
            <w:del w:id="1975" w:author="Anees Shaikh" w:date="2013-10-06T21:47:00Z">
              <w:r w:rsidDel="00481203">
                <w:delText xml:space="preserve">        &lt;xs:annotation&gt;</w:delText>
              </w:r>
            </w:del>
          </w:p>
          <w:p w14:paraId="7EC86260" w14:textId="07FE9D88" w:rsidR="00257D58" w:rsidDel="00481203" w:rsidRDefault="00257D58" w:rsidP="00257D58">
            <w:pPr>
              <w:pStyle w:val="XML1"/>
              <w:rPr>
                <w:del w:id="1976" w:author="Anees Shaikh" w:date="2013-10-06T21:47:00Z"/>
              </w:rPr>
            </w:pPr>
            <w:del w:id="1977" w:author="Anees Shaikh" w:date="2013-10-06T21:47:00Z">
              <w:r w:rsidDel="00481203">
                <w:delText xml:space="preserve">          &lt;xs:documentation&gt;</w:delText>
              </w:r>
            </w:del>
          </w:p>
          <w:p w14:paraId="6872F415" w14:textId="4DEE114B" w:rsidR="00257D58" w:rsidDel="00481203" w:rsidRDefault="00257D58" w:rsidP="00257D58">
            <w:pPr>
              <w:pStyle w:val="XML1"/>
              <w:rPr>
                <w:del w:id="1978" w:author="Anees Shaikh" w:date="2013-10-06T21:47:00Z"/>
              </w:rPr>
            </w:pPr>
            <w:del w:id="1979" w:author="Anees Shaikh" w:date="2013-10-06T21:47:00Z">
              <w:r w:rsidDel="00481203">
                <w:delText xml:space="preserve">            A unique but locally arbitrary identifier that</w:delText>
              </w:r>
            </w:del>
          </w:p>
          <w:p w14:paraId="1D0AC989" w14:textId="411A4E80" w:rsidR="00257D58" w:rsidDel="00481203" w:rsidRDefault="00257D58" w:rsidP="00257D58">
            <w:pPr>
              <w:pStyle w:val="XML1"/>
              <w:rPr>
                <w:del w:id="1980" w:author="Anees Shaikh" w:date="2013-10-06T21:47:00Z"/>
              </w:rPr>
            </w:pPr>
            <w:del w:id="1981" w:author="Anees Shaikh" w:date="2013-10-06T21:47:00Z">
              <w:r w:rsidDel="00481203">
                <w:delText xml:space="preserve">            identifies a Logical Switch within the context of an</w:delText>
              </w:r>
            </w:del>
          </w:p>
          <w:p w14:paraId="41E24291" w14:textId="725DBEF2" w:rsidR="00257D58" w:rsidDel="00481203" w:rsidRDefault="00257D58" w:rsidP="00257D58">
            <w:pPr>
              <w:pStyle w:val="XML1"/>
              <w:rPr>
                <w:del w:id="1982" w:author="Anees Shaikh" w:date="2013-10-06T21:47:00Z"/>
              </w:rPr>
            </w:pPr>
            <w:del w:id="1983" w:author="Anees Shaikh" w:date="2013-10-06T21:47:00Z">
              <w:r w:rsidDel="00481203">
                <w:delText xml:space="preserve">            OpenFlow Capable Switch. It MUST be persistent across</w:delText>
              </w:r>
            </w:del>
          </w:p>
          <w:p w14:paraId="20209E8D" w14:textId="11734C38" w:rsidR="00257D58" w:rsidDel="00481203" w:rsidRDefault="00257D58" w:rsidP="00257D58">
            <w:pPr>
              <w:pStyle w:val="XML1"/>
              <w:rPr>
                <w:del w:id="1984" w:author="Anees Shaikh" w:date="2013-10-06T21:47:00Z"/>
              </w:rPr>
            </w:pPr>
            <w:del w:id="1985" w:author="Anees Shaikh" w:date="2013-10-06T21:47:00Z">
              <w:r w:rsidDel="00481203">
                <w:delText xml:space="preserve">            reboots of the OpenFlow Capable Switch.</w:delText>
              </w:r>
            </w:del>
          </w:p>
          <w:p w14:paraId="1E6F53F4" w14:textId="0F3FAF07" w:rsidR="00257D58" w:rsidDel="00481203" w:rsidRDefault="00257D58" w:rsidP="00257D58">
            <w:pPr>
              <w:pStyle w:val="XML1"/>
              <w:rPr>
                <w:del w:id="1986" w:author="Anees Shaikh" w:date="2013-10-06T21:47:00Z"/>
              </w:rPr>
            </w:pPr>
          </w:p>
          <w:p w14:paraId="2FF46B1E" w14:textId="192A593E" w:rsidR="00257D58" w:rsidDel="00481203" w:rsidRDefault="00257D58" w:rsidP="00257D58">
            <w:pPr>
              <w:pStyle w:val="XML1"/>
              <w:rPr>
                <w:del w:id="1987" w:author="Anees Shaikh" w:date="2013-10-06T21:47:00Z"/>
              </w:rPr>
            </w:pPr>
            <w:del w:id="1988" w:author="Anees Shaikh" w:date="2013-10-06T21:47:00Z">
              <w:r w:rsidDel="00481203">
                <w:delText xml:space="preserve">            This element MUST be present to identify the OpenFlow</w:delText>
              </w:r>
            </w:del>
          </w:p>
          <w:p w14:paraId="4EBE2F92" w14:textId="08AE4DC2" w:rsidR="00257D58" w:rsidDel="00481203" w:rsidRDefault="00257D58" w:rsidP="00257D58">
            <w:pPr>
              <w:pStyle w:val="XML1"/>
              <w:rPr>
                <w:del w:id="1989" w:author="Anees Shaikh" w:date="2013-10-06T21:47:00Z"/>
              </w:rPr>
            </w:pPr>
            <w:del w:id="1990" w:author="Anees Shaikh" w:date="2013-10-06T21:47:00Z">
              <w:r w:rsidDel="00481203">
                <w:delText xml:space="preserve">            Logical Switch.</w:delText>
              </w:r>
            </w:del>
          </w:p>
          <w:p w14:paraId="7133CD6D" w14:textId="21E9C1BA" w:rsidR="00257D58" w:rsidDel="00481203" w:rsidRDefault="00257D58" w:rsidP="00257D58">
            <w:pPr>
              <w:pStyle w:val="XML1"/>
              <w:rPr>
                <w:del w:id="1991" w:author="Anees Shaikh" w:date="2013-10-06T21:47:00Z"/>
              </w:rPr>
            </w:pPr>
            <w:del w:id="1992" w:author="Anees Shaikh" w:date="2013-10-06T21:47:00Z">
              <w:r w:rsidDel="00481203">
                <w:delText xml:space="preserve">          &lt;/xs:documentation&gt;</w:delText>
              </w:r>
            </w:del>
          </w:p>
          <w:p w14:paraId="6B5CC32F" w14:textId="348EEC68" w:rsidR="00257D58" w:rsidDel="00481203" w:rsidRDefault="00257D58" w:rsidP="00257D58">
            <w:pPr>
              <w:pStyle w:val="XML1"/>
              <w:rPr>
                <w:del w:id="1993" w:author="Anees Shaikh" w:date="2013-10-06T21:47:00Z"/>
              </w:rPr>
            </w:pPr>
            <w:del w:id="1994" w:author="Anees Shaikh" w:date="2013-10-06T21:47:00Z">
              <w:r w:rsidDel="00481203">
                <w:delText xml:space="preserve">        &lt;/xs:annotation&gt;</w:delText>
              </w:r>
            </w:del>
          </w:p>
          <w:p w14:paraId="60B8D430" w14:textId="6A102DDE" w:rsidR="00257D58" w:rsidDel="00481203" w:rsidRDefault="00257D58" w:rsidP="00257D58">
            <w:pPr>
              <w:pStyle w:val="XML1"/>
              <w:rPr>
                <w:del w:id="1995" w:author="Anees Shaikh" w:date="2013-10-06T21:47:00Z"/>
              </w:rPr>
            </w:pPr>
            <w:del w:id="1996" w:author="Anees Shaikh" w:date="2013-10-06T21:47:00Z">
              <w:r w:rsidDel="00481203">
                <w:delText xml:space="preserve">      &lt;/xs:element&gt;</w:delText>
              </w:r>
            </w:del>
          </w:p>
          <w:p w14:paraId="2DB127DB" w14:textId="09BC808F" w:rsidR="00257D58" w:rsidDel="00481203" w:rsidRDefault="00257D58" w:rsidP="00257D58">
            <w:pPr>
              <w:pStyle w:val="XML1"/>
              <w:rPr>
                <w:del w:id="1997" w:author="Anees Shaikh" w:date="2013-10-06T21:47:00Z"/>
              </w:rPr>
            </w:pPr>
            <w:del w:id="1998" w:author="Anees Shaikh" w:date="2013-10-06T21:47:00Z">
              <w:r w:rsidDel="00481203">
                <w:delText xml:space="preserve">      &lt;xs:element name="capabilities"&gt;</w:delText>
              </w:r>
            </w:del>
          </w:p>
          <w:p w14:paraId="0052BE0D" w14:textId="1F9C9870" w:rsidR="00257D58" w:rsidDel="00481203" w:rsidRDefault="00257D58" w:rsidP="00257D58">
            <w:pPr>
              <w:pStyle w:val="XML1"/>
              <w:rPr>
                <w:del w:id="1999" w:author="Anees Shaikh" w:date="2013-10-06T21:47:00Z"/>
              </w:rPr>
            </w:pPr>
            <w:del w:id="2000" w:author="Anees Shaikh" w:date="2013-10-06T21:47:00Z">
              <w:r w:rsidDel="00481203">
                <w:delText xml:space="preserve">        &lt;xs:annotation&gt;</w:delText>
              </w:r>
            </w:del>
          </w:p>
          <w:p w14:paraId="0151A2C3" w14:textId="5590B3CA" w:rsidR="00257D58" w:rsidDel="00481203" w:rsidRDefault="00257D58" w:rsidP="00257D58">
            <w:pPr>
              <w:pStyle w:val="XML1"/>
              <w:rPr>
                <w:del w:id="2001" w:author="Anees Shaikh" w:date="2013-10-06T21:47:00Z"/>
              </w:rPr>
            </w:pPr>
            <w:del w:id="2002" w:author="Anees Shaikh" w:date="2013-10-06T21:47:00Z">
              <w:r w:rsidDel="00481203">
                <w:delText xml:space="preserve">          &lt;xs:documentation&gt;</w:delText>
              </w:r>
            </w:del>
          </w:p>
          <w:p w14:paraId="33DDC27F" w14:textId="2B4E2194" w:rsidR="00257D58" w:rsidDel="00481203" w:rsidRDefault="00257D58" w:rsidP="00257D58">
            <w:pPr>
              <w:pStyle w:val="XML1"/>
              <w:rPr>
                <w:del w:id="2003" w:author="Anees Shaikh" w:date="2013-10-06T21:47:00Z"/>
              </w:rPr>
            </w:pPr>
            <w:del w:id="2004" w:author="Anees Shaikh" w:date="2013-10-06T21:47:00Z">
              <w:r w:rsidDel="00481203">
                <w:delText xml:space="preserve">            This element contains all capability items that</w:delText>
              </w:r>
            </w:del>
          </w:p>
          <w:p w14:paraId="5D7B5811" w14:textId="6F6AF265" w:rsidR="00257D58" w:rsidDel="00481203" w:rsidRDefault="00257D58" w:rsidP="00257D58">
            <w:pPr>
              <w:pStyle w:val="XML1"/>
              <w:rPr>
                <w:del w:id="2005" w:author="Anees Shaikh" w:date="2013-10-06T21:47:00Z"/>
              </w:rPr>
            </w:pPr>
            <w:del w:id="2006" w:author="Anees Shaikh" w:date="2013-10-06T21:47:00Z">
              <w:r w:rsidDel="00481203">
                <w:delText xml:space="preserve">            an OpenFlow Logical Switch MAY implement.</w:delText>
              </w:r>
            </w:del>
          </w:p>
          <w:p w14:paraId="5FEE5FBD" w14:textId="74E1FF67" w:rsidR="00257D58" w:rsidDel="00481203" w:rsidRDefault="00257D58" w:rsidP="00257D58">
            <w:pPr>
              <w:pStyle w:val="XML1"/>
              <w:rPr>
                <w:del w:id="2007" w:author="Anees Shaikh" w:date="2013-10-06T21:47:00Z"/>
              </w:rPr>
            </w:pPr>
          </w:p>
          <w:p w14:paraId="56DBAE26" w14:textId="0D31294E" w:rsidR="00257D58" w:rsidDel="00481203" w:rsidRDefault="00257D58" w:rsidP="00257D58">
            <w:pPr>
              <w:pStyle w:val="XML1"/>
              <w:rPr>
                <w:del w:id="2008" w:author="Anees Shaikh" w:date="2013-10-06T21:47:00Z"/>
              </w:rPr>
            </w:pPr>
            <w:del w:id="2009" w:author="Anees Shaikh" w:date="2013-10-06T21:47:00Z">
              <w:r w:rsidDel="00481203">
                <w:delText xml:space="preserve">            This element and its children can only be retrieved by</w:delText>
              </w:r>
            </w:del>
          </w:p>
          <w:p w14:paraId="44B4D580" w14:textId="320A4956" w:rsidR="00257D58" w:rsidDel="00481203" w:rsidRDefault="00257D58" w:rsidP="00257D58">
            <w:pPr>
              <w:pStyle w:val="XML1"/>
              <w:rPr>
                <w:del w:id="2010" w:author="Anees Shaikh" w:date="2013-10-06T21:47:00Z"/>
              </w:rPr>
            </w:pPr>
            <w:del w:id="2011" w:author="Anees Shaikh" w:date="2013-10-06T21:47:00Z">
              <w:r w:rsidDel="00481203">
                <w:delText xml:space="preserve">            NETCONF &amp;lt;get&amp;gt; operation since it contain no configuration</w:delText>
              </w:r>
            </w:del>
          </w:p>
          <w:p w14:paraId="686F6657" w14:textId="4FAC4454" w:rsidR="00257D58" w:rsidDel="00481203" w:rsidRDefault="00257D58" w:rsidP="00257D58">
            <w:pPr>
              <w:pStyle w:val="XML1"/>
              <w:rPr>
                <w:del w:id="2012" w:author="Anees Shaikh" w:date="2013-10-06T21:47:00Z"/>
              </w:rPr>
            </w:pPr>
            <w:del w:id="2013" w:author="Anees Shaikh" w:date="2013-10-06T21:47:00Z">
              <w:r w:rsidDel="00481203">
                <w:delText xml:space="preserve">            data.</w:delText>
              </w:r>
            </w:del>
          </w:p>
          <w:p w14:paraId="14B60574" w14:textId="1EC62D6C" w:rsidR="00257D58" w:rsidDel="00481203" w:rsidRDefault="00257D58" w:rsidP="00257D58">
            <w:pPr>
              <w:pStyle w:val="XML1"/>
              <w:rPr>
                <w:del w:id="2014" w:author="Anees Shaikh" w:date="2013-10-06T21:47:00Z"/>
              </w:rPr>
            </w:pPr>
            <w:del w:id="2015" w:author="Anees Shaikh" w:date="2013-10-06T21:47:00Z">
              <w:r w:rsidDel="00481203">
                <w:delText xml:space="preserve">          &lt;/xs:documentation&gt;</w:delText>
              </w:r>
            </w:del>
          </w:p>
          <w:p w14:paraId="25FBF18F" w14:textId="33C95915" w:rsidR="00257D58" w:rsidDel="00481203" w:rsidRDefault="00257D58" w:rsidP="00257D58">
            <w:pPr>
              <w:pStyle w:val="XML1"/>
              <w:rPr>
                <w:del w:id="2016" w:author="Anees Shaikh" w:date="2013-10-06T21:47:00Z"/>
              </w:rPr>
            </w:pPr>
            <w:del w:id="2017" w:author="Anees Shaikh" w:date="2013-10-06T21:47:00Z">
              <w:r w:rsidDel="00481203">
                <w:delText xml:space="preserve">        &lt;/xs:annotation&gt;</w:delText>
              </w:r>
            </w:del>
          </w:p>
          <w:p w14:paraId="4D6EBA30" w14:textId="4E6B5418" w:rsidR="00257D58" w:rsidDel="00481203" w:rsidRDefault="00257D58" w:rsidP="00257D58">
            <w:pPr>
              <w:pStyle w:val="XML1"/>
              <w:rPr>
                <w:del w:id="2018" w:author="Anees Shaikh" w:date="2013-10-06T21:47:00Z"/>
              </w:rPr>
            </w:pPr>
            <w:del w:id="2019" w:author="Anees Shaikh" w:date="2013-10-06T21:47:00Z">
              <w:r w:rsidDel="00481203">
                <w:delText xml:space="preserve">        &lt;xs:complexType&gt;</w:delText>
              </w:r>
            </w:del>
          </w:p>
          <w:p w14:paraId="2BE9A8F8" w14:textId="0685F1EB" w:rsidR="00257D58" w:rsidDel="00481203" w:rsidRDefault="00257D58" w:rsidP="00257D58">
            <w:pPr>
              <w:pStyle w:val="XML1"/>
              <w:rPr>
                <w:del w:id="2020" w:author="Anees Shaikh" w:date="2013-10-06T21:47:00Z"/>
              </w:rPr>
            </w:pPr>
            <w:del w:id="2021" w:author="Anees Shaikh" w:date="2013-10-06T21:47:00Z">
              <w:r w:rsidDel="00481203">
                <w:delText xml:space="preserve">          &lt;xs:sequence&gt;</w:delText>
              </w:r>
            </w:del>
          </w:p>
          <w:p w14:paraId="3E03EA4A" w14:textId="66AE10EE" w:rsidR="00257D58" w:rsidDel="00481203" w:rsidRDefault="00257D58" w:rsidP="00257D58">
            <w:pPr>
              <w:pStyle w:val="XML1"/>
              <w:rPr>
                <w:del w:id="2022" w:author="Anees Shaikh" w:date="2013-10-06T21:47:00Z"/>
              </w:rPr>
            </w:pPr>
            <w:del w:id="2023" w:author="Anees Shaikh" w:date="2013-10-06T21:47:00Z">
              <w:r w:rsidDel="00481203">
                <w:delText xml:space="preserve">            &lt;xs:group ref="OFLogicalSwitchCapabilitiesType"/&gt;</w:delText>
              </w:r>
            </w:del>
          </w:p>
          <w:p w14:paraId="373FFB90" w14:textId="3ECC57D2" w:rsidR="00257D58" w:rsidDel="00481203" w:rsidRDefault="00257D58" w:rsidP="00257D58">
            <w:pPr>
              <w:pStyle w:val="XML1"/>
              <w:rPr>
                <w:del w:id="2024" w:author="Anees Shaikh" w:date="2013-10-06T21:47:00Z"/>
              </w:rPr>
            </w:pPr>
            <w:del w:id="2025" w:author="Anees Shaikh" w:date="2013-10-06T21:47:00Z">
              <w:r w:rsidDel="00481203">
                <w:delText xml:space="preserve">          &lt;/xs:sequence&gt;</w:delText>
              </w:r>
            </w:del>
          </w:p>
          <w:p w14:paraId="2CA2A59F" w14:textId="4051F991" w:rsidR="00257D58" w:rsidDel="00481203" w:rsidRDefault="00257D58" w:rsidP="00257D58">
            <w:pPr>
              <w:pStyle w:val="XML1"/>
              <w:rPr>
                <w:del w:id="2026" w:author="Anees Shaikh" w:date="2013-10-06T21:47:00Z"/>
              </w:rPr>
            </w:pPr>
            <w:del w:id="2027" w:author="Anees Shaikh" w:date="2013-10-06T21:47:00Z">
              <w:r w:rsidDel="00481203">
                <w:delText xml:space="preserve">        &lt;/xs:complexType&gt;</w:delText>
              </w:r>
            </w:del>
          </w:p>
          <w:p w14:paraId="76B88439" w14:textId="23E00732" w:rsidR="00257D58" w:rsidDel="00481203" w:rsidRDefault="00257D58" w:rsidP="00257D58">
            <w:pPr>
              <w:pStyle w:val="XML1"/>
              <w:rPr>
                <w:del w:id="2028" w:author="Anees Shaikh" w:date="2013-10-06T21:47:00Z"/>
              </w:rPr>
            </w:pPr>
            <w:del w:id="2029" w:author="Anees Shaikh" w:date="2013-10-06T21:47:00Z">
              <w:r w:rsidDel="00481203">
                <w:delText xml:space="preserve">      &lt;/xs:element&gt;</w:delText>
              </w:r>
            </w:del>
          </w:p>
          <w:p w14:paraId="1FB57924" w14:textId="6480C2A2" w:rsidR="00257D58" w:rsidDel="00481203" w:rsidRDefault="00257D58" w:rsidP="00257D58">
            <w:pPr>
              <w:pStyle w:val="XML1"/>
              <w:rPr>
                <w:del w:id="2030" w:author="Anees Shaikh" w:date="2013-10-06T21:47:00Z"/>
              </w:rPr>
            </w:pPr>
            <w:del w:id="2031" w:author="Anees Shaikh" w:date="2013-10-06T21:47:00Z">
              <w:r w:rsidDel="00481203">
                <w:delText xml:space="preserve">      &lt;xs:element name="datapath-id"  type="datapath-id-type"&gt;</w:delText>
              </w:r>
            </w:del>
          </w:p>
          <w:p w14:paraId="0FF52C47" w14:textId="3AB7A6E8" w:rsidR="00257D58" w:rsidDel="00481203" w:rsidRDefault="00257D58" w:rsidP="00257D58">
            <w:pPr>
              <w:pStyle w:val="XML1"/>
              <w:rPr>
                <w:del w:id="2032" w:author="Anees Shaikh" w:date="2013-10-06T21:47:00Z"/>
              </w:rPr>
            </w:pPr>
            <w:del w:id="2033" w:author="Anees Shaikh" w:date="2013-10-06T21:47:00Z">
              <w:r w:rsidDel="00481203">
                <w:delText xml:space="preserve">        &lt;xs:annotation&gt;</w:delText>
              </w:r>
            </w:del>
          </w:p>
          <w:p w14:paraId="4BB05D3C" w14:textId="328AD4E5" w:rsidR="00257D58" w:rsidDel="00481203" w:rsidRDefault="00257D58" w:rsidP="00257D58">
            <w:pPr>
              <w:pStyle w:val="XML1"/>
              <w:rPr>
                <w:del w:id="2034" w:author="Anees Shaikh" w:date="2013-10-06T21:47:00Z"/>
              </w:rPr>
            </w:pPr>
            <w:del w:id="2035" w:author="Anees Shaikh" w:date="2013-10-06T21:47:00Z">
              <w:r w:rsidDel="00481203">
                <w:delText xml:space="preserve">          &lt;xs:documentation&gt;</w:delText>
              </w:r>
            </w:del>
          </w:p>
          <w:p w14:paraId="47F59E8A" w14:textId="52179A1B" w:rsidR="00257D58" w:rsidDel="00481203" w:rsidRDefault="00257D58" w:rsidP="00257D58">
            <w:pPr>
              <w:pStyle w:val="XML1"/>
              <w:rPr>
                <w:del w:id="2036" w:author="Anees Shaikh" w:date="2013-10-06T21:47:00Z"/>
              </w:rPr>
            </w:pPr>
            <w:del w:id="2037" w:author="Anees Shaikh" w:date="2013-10-06T21:47:00Z">
              <w:r w:rsidDel="00481203">
                <w:delText xml:space="preserve">            The datapath identifier of the Logical Switch</w:delText>
              </w:r>
            </w:del>
          </w:p>
          <w:p w14:paraId="34CFE282" w14:textId="6E7FF158" w:rsidR="00257D58" w:rsidDel="00481203" w:rsidRDefault="00257D58" w:rsidP="00257D58">
            <w:pPr>
              <w:pStyle w:val="XML1"/>
              <w:rPr>
                <w:del w:id="2038" w:author="Anees Shaikh" w:date="2013-10-06T21:47:00Z"/>
              </w:rPr>
            </w:pPr>
            <w:del w:id="2039" w:author="Anees Shaikh" w:date="2013-10-06T21:47:00Z">
              <w:r w:rsidDel="00481203">
                <w:delText xml:space="preserve">            that uniquely identifies this Logical Switch within the</w:delText>
              </w:r>
            </w:del>
          </w:p>
          <w:p w14:paraId="26316EEB" w14:textId="3D5AC09E" w:rsidR="00257D58" w:rsidDel="00481203" w:rsidRDefault="00257D58" w:rsidP="00257D58">
            <w:pPr>
              <w:pStyle w:val="XML1"/>
              <w:rPr>
                <w:del w:id="2040" w:author="Anees Shaikh" w:date="2013-10-06T21:47:00Z"/>
              </w:rPr>
            </w:pPr>
            <w:del w:id="2041" w:author="Anees Shaikh" w:date="2013-10-06T21:47:00Z">
              <w:r w:rsidDel="00481203">
                <w:delText xml:space="preserve">            context of all OpenFlow Controllers associated with the</w:delText>
              </w:r>
            </w:del>
          </w:p>
          <w:p w14:paraId="5178F11B" w14:textId="5D9C4CC8" w:rsidR="00257D58" w:rsidDel="00481203" w:rsidRDefault="00257D58" w:rsidP="00257D58">
            <w:pPr>
              <w:pStyle w:val="XML1"/>
              <w:rPr>
                <w:del w:id="2042" w:author="Anees Shaikh" w:date="2013-10-06T21:47:00Z"/>
              </w:rPr>
            </w:pPr>
            <w:del w:id="2043" w:author="Anees Shaikh" w:date="2013-10-06T21:47:00Z">
              <w:r w:rsidDel="00481203">
                <w:delText xml:space="preserve">            OpenFlow Logical Switch.  The datapath identifier is a</w:delText>
              </w:r>
            </w:del>
          </w:p>
          <w:p w14:paraId="27C67A71" w14:textId="6DFE20AD" w:rsidR="00257D58" w:rsidDel="00481203" w:rsidRDefault="00257D58" w:rsidP="00257D58">
            <w:pPr>
              <w:pStyle w:val="XML1"/>
              <w:rPr>
                <w:del w:id="2044" w:author="Anees Shaikh" w:date="2013-10-06T21:47:00Z"/>
              </w:rPr>
            </w:pPr>
            <w:del w:id="2045" w:author="Anees Shaikh" w:date="2013-10-06T21:47:00Z">
              <w:r w:rsidDel="00481203">
                <w:delText xml:space="preserve">            string value that MUST be formatted as a sequence of 8</w:delText>
              </w:r>
            </w:del>
          </w:p>
          <w:p w14:paraId="04540E88" w14:textId="493876CC" w:rsidR="00257D58" w:rsidDel="00481203" w:rsidRDefault="00257D58" w:rsidP="00257D58">
            <w:pPr>
              <w:pStyle w:val="XML1"/>
              <w:rPr>
                <w:del w:id="2046" w:author="Anees Shaikh" w:date="2013-10-06T21:47:00Z"/>
              </w:rPr>
            </w:pPr>
            <w:del w:id="2047" w:author="Anees Shaikh" w:date="2013-10-06T21:47:00Z">
              <w:r w:rsidDel="00481203">
                <w:delText xml:space="preserve">            2-digit hexadecimal numbers that are separated by colons,</w:delText>
              </w:r>
            </w:del>
          </w:p>
          <w:p w14:paraId="27BE23D7" w14:textId="163243F5" w:rsidR="00257D58" w:rsidDel="00481203" w:rsidRDefault="00257D58" w:rsidP="00257D58">
            <w:pPr>
              <w:pStyle w:val="XML1"/>
              <w:rPr>
                <w:del w:id="2048" w:author="Anees Shaikh" w:date="2013-10-06T21:47:00Z"/>
              </w:rPr>
            </w:pPr>
            <w:del w:id="2049" w:author="Anees Shaikh" w:date="2013-10-06T21:47:00Z">
              <w:r w:rsidDel="00481203">
                <w:delText xml:space="preserve">            for example, '01:23:45:67:89:ab:cd:ef'.  When processing a</w:delText>
              </w:r>
            </w:del>
          </w:p>
          <w:p w14:paraId="4471BDEE" w14:textId="5934EC6A" w:rsidR="00257D58" w:rsidDel="00481203" w:rsidRDefault="00257D58" w:rsidP="00257D58">
            <w:pPr>
              <w:pStyle w:val="XML1"/>
              <w:rPr>
                <w:del w:id="2050" w:author="Anees Shaikh" w:date="2013-10-06T21:47:00Z"/>
              </w:rPr>
            </w:pPr>
            <w:del w:id="2051" w:author="Anees Shaikh" w:date="2013-10-06T21:47:00Z">
              <w:r w:rsidDel="00481203">
                <w:delText xml:space="preserve">            datapath identifier, the case of the decimal digits MUST be</w:delText>
              </w:r>
            </w:del>
          </w:p>
          <w:p w14:paraId="5A903098" w14:textId="5E5E7520" w:rsidR="00257D58" w:rsidDel="00481203" w:rsidRDefault="00257D58" w:rsidP="00257D58">
            <w:pPr>
              <w:pStyle w:val="XML1"/>
              <w:rPr>
                <w:del w:id="2052" w:author="Anees Shaikh" w:date="2013-10-06T21:47:00Z"/>
              </w:rPr>
            </w:pPr>
            <w:del w:id="2053" w:author="Anees Shaikh" w:date="2013-10-06T21:47:00Z">
              <w:r w:rsidDel="00481203">
                <w:delText xml:space="preserve">            ignored.</w:delText>
              </w:r>
            </w:del>
          </w:p>
          <w:p w14:paraId="68A52EF4" w14:textId="68C02590" w:rsidR="00257D58" w:rsidDel="00481203" w:rsidRDefault="00257D58" w:rsidP="00257D58">
            <w:pPr>
              <w:pStyle w:val="XML1"/>
              <w:rPr>
                <w:del w:id="2054" w:author="Anees Shaikh" w:date="2013-10-06T21:47:00Z"/>
              </w:rPr>
            </w:pPr>
          </w:p>
          <w:p w14:paraId="24072A86" w14:textId="2E6DF675" w:rsidR="00257D58" w:rsidDel="00481203" w:rsidRDefault="00257D58" w:rsidP="00257D58">
            <w:pPr>
              <w:pStyle w:val="XML1"/>
              <w:rPr>
                <w:del w:id="2055" w:author="Anees Shaikh" w:date="2013-10-06T21:47:00Z"/>
              </w:rPr>
            </w:pPr>
            <w:del w:id="2056" w:author="Anees Shaikh" w:date="2013-10-06T21:47:00Z">
              <w:r w:rsidDel="00481203">
                <w:delText xml:space="preserve">            This element MUST be present in the NETCONF data store.</w:delText>
              </w:r>
            </w:del>
          </w:p>
          <w:p w14:paraId="41F70F07" w14:textId="4B94A49E" w:rsidR="00257D58" w:rsidDel="00481203" w:rsidRDefault="00257D58" w:rsidP="00257D58">
            <w:pPr>
              <w:pStyle w:val="XML1"/>
              <w:rPr>
                <w:del w:id="2057" w:author="Anees Shaikh" w:date="2013-10-06T21:47:00Z"/>
              </w:rPr>
            </w:pPr>
            <w:del w:id="2058" w:author="Anees Shaikh" w:date="2013-10-06T21:47:00Z">
              <w:r w:rsidDel="00481203">
                <w:delText xml:space="preserve">            If this element is not present in a NETCONF &amp;lt;edit-config&amp;gt;</w:delText>
              </w:r>
            </w:del>
          </w:p>
          <w:p w14:paraId="3E0849CC" w14:textId="207C317E" w:rsidR="00257D58" w:rsidDel="00481203" w:rsidRDefault="00257D58" w:rsidP="00257D58">
            <w:pPr>
              <w:pStyle w:val="XML1"/>
              <w:rPr>
                <w:del w:id="2059" w:author="Anees Shaikh" w:date="2013-10-06T21:47:00Z"/>
              </w:rPr>
            </w:pPr>
            <w:del w:id="2060" w:author="Anees Shaikh" w:date="2013-10-06T21:47:00Z">
              <w:r w:rsidDel="00481203">
                <w:delText xml:space="preserve">            operation 'create', 'merge' or 'replace' and the parent</w:delText>
              </w:r>
            </w:del>
          </w:p>
          <w:p w14:paraId="5F03F12C" w14:textId="6A95D24B" w:rsidR="00257D58" w:rsidDel="00481203" w:rsidRDefault="00257D58" w:rsidP="00257D58">
            <w:pPr>
              <w:pStyle w:val="XML1"/>
              <w:rPr>
                <w:del w:id="2061" w:author="Anees Shaikh" w:date="2013-10-06T21:47:00Z"/>
              </w:rPr>
            </w:pPr>
            <w:del w:id="2062" w:author="Anees Shaikh" w:date="2013-10-06T21:47:00Z">
              <w:r w:rsidDel="00481203">
                <w:delText xml:space="preserve">            element does not exist, a 'data-missing' error is</w:delText>
              </w:r>
            </w:del>
          </w:p>
          <w:p w14:paraId="35480B90" w14:textId="10B17804" w:rsidR="00257D58" w:rsidDel="00481203" w:rsidRDefault="00257D58" w:rsidP="00257D58">
            <w:pPr>
              <w:pStyle w:val="XML1"/>
              <w:rPr>
                <w:del w:id="2063" w:author="Anees Shaikh" w:date="2013-10-06T21:47:00Z"/>
              </w:rPr>
            </w:pPr>
            <w:del w:id="2064" w:author="Anees Shaikh" w:date="2013-10-06T21:47:00Z">
              <w:r w:rsidDel="00481203">
                <w:delText xml:space="preserve">            returned.</w:delText>
              </w:r>
            </w:del>
          </w:p>
          <w:p w14:paraId="27F06057" w14:textId="0355F318" w:rsidR="00257D58" w:rsidDel="00481203" w:rsidRDefault="00257D58" w:rsidP="00257D58">
            <w:pPr>
              <w:pStyle w:val="XML1"/>
              <w:rPr>
                <w:del w:id="2065" w:author="Anees Shaikh" w:date="2013-10-06T21:47:00Z"/>
              </w:rPr>
            </w:pPr>
            <w:del w:id="2066" w:author="Anees Shaikh" w:date="2013-10-06T21:47:00Z">
              <w:r w:rsidDel="00481203">
                <w:delText xml:space="preserve">          &lt;/xs:documentation&gt;</w:delText>
              </w:r>
            </w:del>
          </w:p>
          <w:p w14:paraId="4BACB8F4" w14:textId="135B97B1" w:rsidR="00257D58" w:rsidDel="00481203" w:rsidRDefault="00257D58" w:rsidP="00257D58">
            <w:pPr>
              <w:pStyle w:val="XML1"/>
              <w:rPr>
                <w:del w:id="2067" w:author="Anees Shaikh" w:date="2013-10-06T21:47:00Z"/>
              </w:rPr>
            </w:pPr>
            <w:del w:id="2068" w:author="Anees Shaikh" w:date="2013-10-06T21:47:00Z">
              <w:r w:rsidDel="00481203">
                <w:delText xml:space="preserve">        &lt;/xs:annotation&gt;</w:delText>
              </w:r>
            </w:del>
          </w:p>
          <w:p w14:paraId="3C405031" w14:textId="3BD72F14" w:rsidR="00257D58" w:rsidDel="00481203" w:rsidRDefault="00257D58" w:rsidP="00257D58">
            <w:pPr>
              <w:pStyle w:val="XML1"/>
              <w:rPr>
                <w:del w:id="2069" w:author="Anees Shaikh" w:date="2013-10-06T21:47:00Z"/>
              </w:rPr>
            </w:pPr>
            <w:del w:id="2070" w:author="Anees Shaikh" w:date="2013-10-06T21:47:00Z">
              <w:r w:rsidDel="00481203">
                <w:delText xml:space="preserve">      &lt;/xs:element&gt;</w:delText>
              </w:r>
            </w:del>
          </w:p>
          <w:p w14:paraId="0A5142B1" w14:textId="4935DA92" w:rsidR="00257D58" w:rsidDel="00481203" w:rsidRDefault="00257D58" w:rsidP="00257D58">
            <w:pPr>
              <w:pStyle w:val="XML1"/>
              <w:rPr>
                <w:del w:id="2071" w:author="Anees Shaikh" w:date="2013-10-06T21:47:00Z"/>
              </w:rPr>
            </w:pPr>
            <w:del w:id="2072" w:author="Anees Shaikh" w:date="2013-10-06T21:47:00Z">
              <w:r w:rsidDel="00481203">
                <w:delText xml:space="preserve">      &lt;xs:element name="enabled"  type="xs:boolean"&gt;</w:delText>
              </w:r>
            </w:del>
          </w:p>
          <w:p w14:paraId="6A784070" w14:textId="320EF7BE" w:rsidR="00257D58" w:rsidDel="00481203" w:rsidRDefault="00257D58" w:rsidP="00257D58">
            <w:pPr>
              <w:pStyle w:val="XML1"/>
              <w:rPr>
                <w:del w:id="2073" w:author="Anees Shaikh" w:date="2013-10-06T21:47:00Z"/>
              </w:rPr>
            </w:pPr>
            <w:del w:id="2074" w:author="Anees Shaikh" w:date="2013-10-06T21:47:00Z">
              <w:r w:rsidDel="00481203">
                <w:delText xml:space="preserve">        &lt;xs:annotation&gt;</w:delText>
              </w:r>
            </w:del>
          </w:p>
          <w:p w14:paraId="224CF51C" w14:textId="034312A9" w:rsidR="00257D58" w:rsidDel="00481203" w:rsidRDefault="00257D58" w:rsidP="00257D58">
            <w:pPr>
              <w:pStyle w:val="XML1"/>
              <w:rPr>
                <w:del w:id="2075" w:author="Anees Shaikh" w:date="2013-10-06T21:47:00Z"/>
              </w:rPr>
            </w:pPr>
            <w:del w:id="2076" w:author="Anees Shaikh" w:date="2013-10-06T21:47:00Z">
              <w:r w:rsidDel="00481203">
                <w:delText xml:space="preserve">          &lt;xs:documentation&gt;</w:delText>
              </w:r>
            </w:del>
          </w:p>
          <w:p w14:paraId="7D6406A3" w14:textId="21341166" w:rsidR="00257D58" w:rsidDel="00481203" w:rsidRDefault="00257D58" w:rsidP="00257D58">
            <w:pPr>
              <w:pStyle w:val="XML1"/>
              <w:rPr>
                <w:del w:id="2077" w:author="Anees Shaikh" w:date="2013-10-06T21:47:00Z"/>
              </w:rPr>
            </w:pPr>
            <w:del w:id="2078" w:author="Anees Shaikh" w:date="2013-10-06T21:47:00Z">
              <w:r w:rsidDel="00481203">
                <w:delText xml:space="preserve">            This element indicates the administrative state</w:delText>
              </w:r>
            </w:del>
          </w:p>
          <w:p w14:paraId="015FA8C2" w14:textId="658C4CE5" w:rsidR="00257D58" w:rsidDel="00481203" w:rsidRDefault="00257D58" w:rsidP="00257D58">
            <w:pPr>
              <w:pStyle w:val="XML1"/>
              <w:rPr>
                <w:del w:id="2079" w:author="Anees Shaikh" w:date="2013-10-06T21:47:00Z"/>
              </w:rPr>
            </w:pPr>
            <w:del w:id="2080" w:author="Anees Shaikh" w:date="2013-10-06T21:47:00Z">
              <w:r w:rsidDel="00481203">
                <w:delText xml:space="preserve">            of the OpenFlow Logical Switch.  A value of 'false' means</w:delText>
              </w:r>
            </w:del>
          </w:p>
          <w:p w14:paraId="4DD9D299" w14:textId="526EDB09" w:rsidR="00257D58" w:rsidDel="00481203" w:rsidRDefault="00257D58" w:rsidP="00257D58">
            <w:pPr>
              <w:pStyle w:val="XML1"/>
              <w:rPr>
                <w:del w:id="2081" w:author="Anees Shaikh" w:date="2013-10-06T21:47:00Z"/>
              </w:rPr>
            </w:pPr>
            <w:del w:id="2082" w:author="Anees Shaikh" w:date="2013-10-06T21:47:00Z">
              <w:r w:rsidDel="00481203">
                <w:delText xml:space="preserve">            the OpenFlow Logical Switch MUST NOT communicate with any </w:delText>
              </w:r>
            </w:del>
          </w:p>
          <w:p w14:paraId="3871134C" w14:textId="02282AF7" w:rsidR="00257D58" w:rsidDel="00481203" w:rsidRDefault="00257D58" w:rsidP="00257D58">
            <w:pPr>
              <w:pStyle w:val="XML1"/>
              <w:rPr>
                <w:del w:id="2083" w:author="Anees Shaikh" w:date="2013-10-06T21:47:00Z"/>
              </w:rPr>
            </w:pPr>
            <w:del w:id="2084" w:author="Anees Shaikh" w:date="2013-10-06T21:47:00Z">
              <w:r w:rsidDel="00481203">
                <w:delText xml:space="preserve">            OpenFlow Controllers, MUST NOT conduct any OpenFlow </w:delText>
              </w:r>
            </w:del>
          </w:p>
          <w:p w14:paraId="64FE1623" w14:textId="5A0504E5" w:rsidR="00257D58" w:rsidDel="00481203" w:rsidRDefault="00257D58" w:rsidP="00257D58">
            <w:pPr>
              <w:pStyle w:val="XML1"/>
              <w:rPr>
                <w:del w:id="2085" w:author="Anees Shaikh" w:date="2013-10-06T21:47:00Z"/>
              </w:rPr>
            </w:pPr>
            <w:del w:id="2086" w:author="Anees Shaikh" w:date="2013-10-06T21:47:00Z">
              <w:r w:rsidDel="00481203">
                <w:delText xml:space="preserve">            processing, and SHOULD NOT be utilizing computational or </w:delText>
              </w:r>
            </w:del>
          </w:p>
          <w:p w14:paraId="02A41A28" w14:textId="0D99BAC1" w:rsidR="00257D58" w:rsidDel="00481203" w:rsidRDefault="00257D58" w:rsidP="00257D58">
            <w:pPr>
              <w:pStyle w:val="XML1"/>
              <w:rPr>
                <w:del w:id="2087" w:author="Anees Shaikh" w:date="2013-10-06T21:47:00Z"/>
              </w:rPr>
            </w:pPr>
            <w:del w:id="2088" w:author="Anees Shaikh" w:date="2013-10-06T21:47:00Z">
              <w:r w:rsidDel="00481203">
                <w:delText xml:space="preserve">            network resources of the underlying platform.</w:delText>
              </w:r>
            </w:del>
          </w:p>
          <w:p w14:paraId="6C8C110C" w14:textId="5D9E29B8" w:rsidR="00257D58" w:rsidDel="00481203" w:rsidRDefault="00257D58" w:rsidP="00257D58">
            <w:pPr>
              <w:pStyle w:val="XML1"/>
              <w:rPr>
                <w:del w:id="2089" w:author="Anees Shaikh" w:date="2013-10-06T21:47:00Z"/>
              </w:rPr>
            </w:pPr>
          </w:p>
          <w:p w14:paraId="5476F31F" w14:textId="17B36D1C" w:rsidR="00257D58" w:rsidDel="00481203" w:rsidRDefault="00257D58" w:rsidP="00257D58">
            <w:pPr>
              <w:pStyle w:val="XML1"/>
              <w:rPr>
                <w:del w:id="2090" w:author="Anees Shaikh" w:date="2013-10-06T21:47:00Z"/>
              </w:rPr>
            </w:pPr>
            <w:del w:id="2091" w:author="Anees Shaikh" w:date="2013-10-06T21:47:00Z">
              <w:r w:rsidDel="00481203">
                <w:delText xml:space="preserve">            This element is optional. If this element is not present it</w:delText>
              </w:r>
            </w:del>
          </w:p>
          <w:p w14:paraId="7259BD1B" w14:textId="596D88E9" w:rsidR="00257D58" w:rsidDel="00481203" w:rsidRDefault="00257D58" w:rsidP="00257D58">
            <w:pPr>
              <w:pStyle w:val="XML1"/>
              <w:rPr>
                <w:del w:id="2092" w:author="Anees Shaikh" w:date="2013-10-06T21:47:00Z"/>
              </w:rPr>
            </w:pPr>
            <w:del w:id="2093" w:author="Anees Shaikh" w:date="2013-10-06T21:47:00Z">
              <w:r w:rsidDel="00481203">
                <w:delText xml:space="preserve">            defaults to 'false'.</w:delText>
              </w:r>
            </w:del>
          </w:p>
          <w:p w14:paraId="77B8B4A2" w14:textId="22D6363C" w:rsidR="00257D58" w:rsidDel="00481203" w:rsidRDefault="00257D58" w:rsidP="00257D58">
            <w:pPr>
              <w:pStyle w:val="XML1"/>
              <w:rPr>
                <w:del w:id="2094" w:author="Anees Shaikh" w:date="2013-10-06T21:47:00Z"/>
              </w:rPr>
            </w:pPr>
            <w:del w:id="2095" w:author="Anees Shaikh" w:date="2013-10-06T21:47:00Z">
              <w:r w:rsidDel="00481203">
                <w:delText xml:space="preserve">          &lt;/xs:documentation&gt;</w:delText>
              </w:r>
            </w:del>
          </w:p>
          <w:p w14:paraId="03F6A66A" w14:textId="0EEB50A0" w:rsidR="00257D58" w:rsidDel="00481203" w:rsidRDefault="00257D58" w:rsidP="00257D58">
            <w:pPr>
              <w:pStyle w:val="XML1"/>
              <w:rPr>
                <w:del w:id="2096" w:author="Anees Shaikh" w:date="2013-10-06T21:47:00Z"/>
              </w:rPr>
            </w:pPr>
            <w:del w:id="2097" w:author="Anees Shaikh" w:date="2013-10-06T21:47:00Z">
              <w:r w:rsidDel="00481203">
                <w:delText xml:space="preserve">        &lt;/xs:annotation&gt;</w:delText>
              </w:r>
            </w:del>
          </w:p>
          <w:p w14:paraId="285AD1DA" w14:textId="7480BFC5" w:rsidR="00257D58" w:rsidDel="00481203" w:rsidRDefault="00257D58" w:rsidP="00257D58">
            <w:pPr>
              <w:pStyle w:val="XML1"/>
              <w:rPr>
                <w:del w:id="2098" w:author="Anees Shaikh" w:date="2013-10-06T21:47:00Z"/>
              </w:rPr>
            </w:pPr>
            <w:del w:id="2099" w:author="Anees Shaikh" w:date="2013-10-06T21:47:00Z">
              <w:r w:rsidDel="00481203">
                <w:delText xml:space="preserve">      &lt;/xs:element&gt;</w:delText>
              </w:r>
            </w:del>
          </w:p>
          <w:p w14:paraId="3F316B84" w14:textId="0A49EADF" w:rsidR="00257D58" w:rsidDel="00481203" w:rsidRDefault="00257D58" w:rsidP="00257D58">
            <w:pPr>
              <w:pStyle w:val="XML1"/>
              <w:rPr>
                <w:del w:id="2100" w:author="Anees Shaikh" w:date="2013-10-06T21:47:00Z"/>
              </w:rPr>
            </w:pPr>
            <w:del w:id="2101" w:author="Anees Shaikh" w:date="2013-10-06T21:47:00Z">
              <w:r w:rsidDel="00481203">
                <w:delText xml:space="preserve">      &lt;xs:element name="check-controller-certificate"  type="xs:boolean"&gt;</w:delText>
              </w:r>
            </w:del>
          </w:p>
          <w:p w14:paraId="65F68031" w14:textId="50C41BB1" w:rsidR="00257D58" w:rsidDel="00481203" w:rsidRDefault="00257D58" w:rsidP="00257D58">
            <w:pPr>
              <w:pStyle w:val="XML1"/>
              <w:rPr>
                <w:del w:id="2102" w:author="Anees Shaikh" w:date="2013-10-06T21:47:00Z"/>
              </w:rPr>
            </w:pPr>
            <w:del w:id="2103" w:author="Anees Shaikh" w:date="2013-10-06T21:47:00Z">
              <w:r w:rsidDel="00481203">
                <w:delText xml:space="preserve">        &lt;xs:annotation&gt;</w:delText>
              </w:r>
            </w:del>
          </w:p>
          <w:p w14:paraId="3CA0BE74" w14:textId="0E67355D" w:rsidR="00257D58" w:rsidDel="00481203" w:rsidRDefault="00257D58" w:rsidP="00257D58">
            <w:pPr>
              <w:pStyle w:val="XML1"/>
              <w:rPr>
                <w:del w:id="2104" w:author="Anees Shaikh" w:date="2013-10-06T21:47:00Z"/>
              </w:rPr>
            </w:pPr>
            <w:del w:id="2105" w:author="Anees Shaikh" w:date="2013-10-06T21:47:00Z">
              <w:r w:rsidDel="00481203">
                <w:delText xml:space="preserve">          &lt;xs:documentation&gt;</w:delText>
              </w:r>
            </w:del>
          </w:p>
          <w:p w14:paraId="7DB73C22" w14:textId="2876DF05" w:rsidR="00257D58" w:rsidDel="00481203" w:rsidRDefault="00257D58" w:rsidP="00257D58">
            <w:pPr>
              <w:pStyle w:val="XML1"/>
              <w:rPr>
                <w:del w:id="2106" w:author="Anees Shaikh" w:date="2013-10-06T21:47:00Z"/>
              </w:rPr>
            </w:pPr>
            <w:del w:id="2107" w:author="Anees Shaikh" w:date="2013-10-06T21:47:00Z">
              <w:r w:rsidDel="00481203">
                <w:delText xml:space="preserve">            This element indicates the behavior of the </w:delText>
              </w:r>
            </w:del>
          </w:p>
          <w:p w14:paraId="798AD5F1" w14:textId="576F4822" w:rsidR="00257D58" w:rsidDel="00481203" w:rsidRDefault="00257D58" w:rsidP="00257D58">
            <w:pPr>
              <w:pStyle w:val="XML1"/>
              <w:rPr>
                <w:del w:id="2108" w:author="Anees Shaikh" w:date="2013-10-06T21:47:00Z"/>
              </w:rPr>
            </w:pPr>
            <w:del w:id="2109" w:author="Anees Shaikh" w:date="2013-10-06T21:47:00Z">
              <w:r w:rsidDel="00481203">
                <w:delText xml:space="preserve">            OpenFlow Logical Switch when connecting to an OpenFlow</w:delText>
              </w:r>
            </w:del>
          </w:p>
          <w:p w14:paraId="5E3E667A" w14:textId="632F1ACA" w:rsidR="00257D58" w:rsidDel="00481203" w:rsidRDefault="00257D58" w:rsidP="00257D58">
            <w:pPr>
              <w:pStyle w:val="XML1"/>
              <w:rPr>
                <w:del w:id="2110" w:author="Anees Shaikh" w:date="2013-10-06T21:47:00Z"/>
              </w:rPr>
            </w:pPr>
            <w:del w:id="2111" w:author="Anees Shaikh" w:date="2013-10-06T21:47:00Z">
              <w:r w:rsidDel="00481203">
                <w:delText xml:space="preserve">            Controller.  </w:delText>
              </w:r>
            </w:del>
          </w:p>
          <w:p w14:paraId="1AEE2DC4" w14:textId="21239A71" w:rsidR="00257D58" w:rsidDel="00481203" w:rsidRDefault="00257D58" w:rsidP="00257D58">
            <w:pPr>
              <w:pStyle w:val="XML1"/>
              <w:rPr>
                <w:del w:id="2112" w:author="Anees Shaikh" w:date="2013-10-06T21:47:00Z"/>
              </w:rPr>
            </w:pPr>
            <w:del w:id="2113" w:author="Anees Shaikh" w:date="2013-10-06T21:47:00Z">
              <w:r w:rsidDel="00481203">
                <w:delText xml:space="preserve">                  </w:delText>
              </w:r>
            </w:del>
          </w:p>
          <w:p w14:paraId="3E5E6AB5" w14:textId="6DE89978" w:rsidR="00257D58" w:rsidDel="00481203" w:rsidRDefault="00257D58" w:rsidP="00257D58">
            <w:pPr>
              <w:pStyle w:val="XML1"/>
              <w:rPr>
                <w:del w:id="2114" w:author="Anees Shaikh" w:date="2013-10-06T21:47:00Z"/>
              </w:rPr>
            </w:pPr>
            <w:del w:id="2115" w:author="Anees Shaikh" w:date="2013-10-06T21:47:00Z">
              <w:r w:rsidDel="00481203">
                <w:delText xml:space="preserve">            If set to value 'false', the logical switch will connect to</w:delText>
              </w:r>
            </w:del>
          </w:p>
          <w:p w14:paraId="47306590" w14:textId="0F54882F" w:rsidR="00257D58" w:rsidDel="00481203" w:rsidRDefault="00257D58" w:rsidP="00257D58">
            <w:pPr>
              <w:pStyle w:val="XML1"/>
              <w:rPr>
                <w:del w:id="2116" w:author="Anees Shaikh" w:date="2013-10-06T21:47:00Z"/>
              </w:rPr>
            </w:pPr>
            <w:del w:id="2117" w:author="Anees Shaikh" w:date="2013-10-06T21:47:00Z">
              <w:r w:rsidDel="00481203">
                <w:delText xml:space="preserve">            a controller without checking any controller certificate.  </w:delText>
              </w:r>
            </w:del>
          </w:p>
          <w:p w14:paraId="26B52DEA" w14:textId="38F922A8" w:rsidR="00257D58" w:rsidDel="00481203" w:rsidRDefault="00257D58" w:rsidP="00257D58">
            <w:pPr>
              <w:pStyle w:val="XML1"/>
              <w:rPr>
                <w:del w:id="2118" w:author="Anees Shaikh" w:date="2013-10-06T21:47:00Z"/>
              </w:rPr>
            </w:pPr>
            <w:del w:id="2119" w:author="Anees Shaikh" w:date="2013-10-06T21:47:00Z">
              <w:r w:rsidDel="00481203">
                <w:delText xml:space="preserve">                  </w:delText>
              </w:r>
            </w:del>
          </w:p>
          <w:p w14:paraId="0FAF335E" w14:textId="48B3479F" w:rsidR="00257D58" w:rsidDel="00481203" w:rsidRDefault="00257D58" w:rsidP="00257D58">
            <w:pPr>
              <w:pStyle w:val="XML1"/>
              <w:rPr>
                <w:del w:id="2120" w:author="Anees Shaikh" w:date="2013-10-06T21:47:00Z"/>
              </w:rPr>
            </w:pPr>
            <w:del w:id="2121" w:author="Anees Shaikh" w:date="2013-10-06T21:47:00Z">
              <w:r w:rsidDel="00481203">
                <w:delText xml:space="preserve">            If set to value 'true', then the logical switch will</w:delText>
              </w:r>
            </w:del>
          </w:p>
          <w:p w14:paraId="4F5249F4" w14:textId="20CF6845" w:rsidR="00257D58" w:rsidDel="00481203" w:rsidRDefault="00257D58" w:rsidP="00257D58">
            <w:pPr>
              <w:pStyle w:val="XML1"/>
              <w:rPr>
                <w:del w:id="2122" w:author="Anees Shaikh" w:date="2013-10-06T21:47:00Z"/>
              </w:rPr>
            </w:pPr>
            <w:del w:id="2123" w:author="Anees Shaikh" w:date="2013-10-06T21:47:00Z">
              <w:r w:rsidDel="00481203">
                <w:delText xml:space="preserve">            connect to a controller with element &amp;lt;protocol&amp;gt; set to</w:delText>
              </w:r>
            </w:del>
          </w:p>
          <w:p w14:paraId="22EC074F" w14:textId="4FDFD9CF" w:rsidR="00257D58" w:rsidDel="00481203" w:rsidRDefault="00257D58" w:rsidP="00257D58">
            <w:pPr>
              <w:pStyle w:val="XML1"/>
              <w:rPr>
                <w:del w:id="2124" w:author="Anees Shaikh" w:date="2013-10-06T21:47:00Z"/>
              </w:rPr>
            </w:pPr>
            <w:del w:id="2125" w:author="Anees Shaikh" w:date="2013-10-06T21:47:00Z">
              <w:r w:rsidDel="00481203">
                <w:delText xml:space="preserve">            'TLS', only if the controller provides a certificate that</w:delText>
              </w:r>
            </w:del>
          </w:p>
          <w:p w14:paraId="53E12A3B" w14:textId="60649A67" w:rsidR="00257D58" w:rsidDel="00481203" w:rsidRDefault="00257D58" w:rsidP="00257D58">
            <w:pPr>
              <w:pStyle w:val="XML1"/>
              <w:rPr>
                <w:del w:id="2126" w:author="Anees Shaikh" w:date="2013-10-06T21:47:00Z"/>
              </w:rPr>
            </w:pPr>
            <w:del w:id="2127" w:author="Anees Shaikh" w:date="2013-10-06T21:47:00Z">
              <w:r w:rsidDel="00481203">
                <w:delText xml:space="preserve">            can be verified with one of the certificates stored in the</w:delText>
              </w:r>
            </w:del>
          </w:p>
          <w:p w14:paraId="001DECAF" w14:textId="0E8453FD" w:rsidR="00257D58" w:rsidDel="00481203" w:rsidRDefault="00257D58" w:rsidP="00257D58">
            <w:pPr>
              <w:pStyle w:val="XML1"/>
              <w:rPr>
                <w:del w:id="2128" w:author="Anees Shaikh" w:date="2013-10-06T21:47:00Z"/>
              </w:rPr>
            </w:pPr>
            <w:del w:id="2129" w:author="Anees Shaikh" w:date="2013-10-06T21:47:00Z">
              <w:r w:rsidDel="00481203">
                <w:delText xml:space="preserve">            list called external-certificates in the OpenFlow Capable</w:delText>
              </w:r>
            </w:del>
          </w:p>
          <w:p w14:paraId="170DA17C" w14:textId="0596B9FA" w:rsidR="00257D58" w:rsidDel="00481203" w:rsidRDefault="00257D58" w:rsidP="00257D58">
            <w:pPr>
              <w:pStyle w:val="XML1"/>
              <w:rPr>
                <w:del w:id="2130" w:author="Anees Shaikh" w:date="2013-10-06T21:47:00Z"/>
              </w:rPr>
            </w:pPr>
            <w:del w:id="2131" w:author="Anees Shaikh" w:date="2013-10-06T21:47:00Z">
              <w:r w:rsidDel="00481203">
                <w:delText xml:space="preserve">            Switch.  </w:delText>
              </w:r>
            </w:del>
          </w:p>
          <w:p w14:paraId="00F8D676" w14:textId="02694D9E" w:rsidR="00257D58" w:rsidDel="00481203" w:rsidRDefault="00257D58" w:rsidP="00257D58">
            <w:pPr>
              <w:pStyle w:val="XML1"/>
              <w:rPr>
                <w:del w:id="2132" w:author="Anees Shaikh" w:date="2013-10-06T21:47:00Z"/>
              </w:rPr>
            </w:pPr>
            <w:del w:id="2133" w:author="Anees Shaikh" w:date="2013-10-06T21:47:00Z">
              <w:r w:rsidDel="00481203">
                <w:delText xml:space="preserve">                  </w:delText>
              </w:r>
            </w:del>
          </w:p>
          <w:p w14:paraId="6548287D" w14:textId="1CD356CE" w:rsidR="00257D58" w:rsidDel="00481203" w:rsidRDefault="00257D58" w:rsidP="00257D58">
            <w:pPr>
              <w:pStyle w:val="XML1"/>
              <w:rPr>
                <w:del w:id="2134" w:author="Anees Shaikh" w:date="2013-10-06T21:47:00Z"/>
              </w:rPr>
            </w:pPr>
            <w:del w:id="2135" w:author="Anees Shaikh" w:date="2013-10-06T21:47:00Z">
              <w:r w:rsidDel="00481203">
                <w:delText xml:space="preserve">            If a certificate cannot be validated, the OpenFlow Logical </w:delText>
              </w:r>
            </w:del>
          </w:p>
          <w:p w14:paraId="1C463B94" w14:textId="45F99F3C" w:rsidR="00257D58" w:rsidDel="00481203" w:rsidRDefault="00257D58" w:rsidP="00257D58">
            <w:pPr>
              <w:pStyle w:val="XML1"/>
              <w:rPr>
                <w:del w:id="2136" w:author="Anees Shaikh" w:date="2013-10-06T21:47:00Z"/>
              </w:rPr>
            </w:pPr>
            <w:del w:id="2137" w:author="Anees Shaikh" w:date="2013-10-06T21:47:00Z">
              <w:r w:rsidDel="00481203">
                <w:delText xml:space="preserve">            Switch MUST terminate communication with the corresponding</w:delText>
              </w:r>
            </w:del>
          </w:p>
          <w:p w14:paraId="4D68710F" w14:textId="145E9D09" w:rsidR="00257D58" w:rsidDel="00481203" w:rsidRDefault="00257D58" w:rsidP="00257D58">
            <w:pPr>
              <w:pStyle w:val="XML1"/>
              <w:rPr>
                <w:del w:id="2138" w:author="Anees Shaikh" w:date="2013-10-06T21:47:00Z"/>
              </w:rPr>
            </w:pPr>
            <w:del w:id="2139" w:author="Anees Shaikh" w:date="2013-10-06T21:47:00Z">
              <w:r w:rsidDel="00481203">
                <w:delText xml:space="preserve">            OpenFlow Controller, MUST NOT conduct any OpenFlow</w:delText>
              </w:r>
            </w:del>
          </w:p>
          <w:p w14:paraId="3AC6338D" w14:textId="0CBB2CC0" w:rsidR="00257D58" w:rsidDel="00481203" w:rsidRDefault="00257D58" w:rsidP="00257D58">
            <w:pPr>
              <w:pStyle w:val="XML1"/>
              <w:rPr>
                <w:del w:id="2140" w:author="Anees Shaikh" w:date="2013-10-06T21:47:00Z"/>
              </w:rPr>
            </w:pPr>
            <w:del w:id="2141" w:author="Anees Shaikh" w:date="2013-10-06T21:47:00Z">
              <w:r w:rsidDel="00481203">
                <w:delText xml:space="preserve">            processing on requests of this OpenFlow controller, and </w:delText>
              </w:r>
            </w:del>
          </w:p>
          <w:p w14:paraId="60B47FAA" w14:textId="03B08A5C" w:rsidR="00257D58" w:rsidDel="00481203" w:rsidRDefault="00257D58" w:rsidP="00257D58">
            <w:pPr>
              <w:pStyle w:val="XML1"/>
              <w:rPr>
                <w:del w:id="2142" w:author="Anees Shaikh" w:date="2013-10-06T21:47:00Z"/>
              </w:rPr>
            </w:pPr>
            <w:del w:id="2143" w:author="Anees Shaikh" w:date="2013-10-06T21:47:00Z">
              <w:r w:rsidDel="00481203">
                <w:delText xml:space="preserve">            SHOULD NOT further utilize any computational or network </w:delText>
              </w:r>
            </w:del>
          </w:p>
          <w:p w14:paraId="079275A0" w14:textId="13C30E95" w:rsidR="00257D58" w:rsidDel="00481203" w:rsidRDefault="00257D58" w:rsidP="00257D58">
            <w:pPr>
              <w:pStyle w:val="XML1"/>
              <w:rPr>
                <w:del w:id="2144" w:author="Anees Shaikh" w:date="2013-10-06T21:47:00Z"/>
              </w:rPr>
            </w:pPr>
            <w:del w:id="2145" w:author="Anees Shaikh" w:date="2013-10-06T21:47:00Z">
              <w:r w:rsidDel="00481203">
                <w:delText xml:space="preserve">            resources of for dealing with this connection.</w:delText>
              </w:r>
            </w:del>
          </w:p>
          <w:p w14:paraId="18B73EF0" w14:textId="3D132EEA" w:rsidR="00257D58" w:rsidDel="00481203" w:rsidRDefault="00257D58" w:rsidP="00257D58">
            <w:pPr>
              <w:pStyle w:val="XML1"/>
              <w:rPr>
                <w:del w:id="2146" w:author="Anees Shaikh" w:date="2013-10-06T21:47:00Z"/>
              </w:rPr>
            </w:pPr>
            <w:del w:id="2147" w:author="Anees Shaikh" w:date="2013-10-06T21:47:00Z">
              <w:r w:rsidDel="00481203">
                <w:delText xml:space="preserve">                  </w:delText>
              </w:r>
            </w:del>
          </w:p>
          <w:p w14:paraId="48F63F6D" w14:textId="23FB971C" w:rsidR="00257D58" w:rsidDel="00481203" w:rsidRDefault="00257D58" w:rsidP="00257D58">
            <w:pPr>
              <w:pStyle w:val="XML1"/>
              <w:rPr>
                <w:del w:id="2148" w:author="Anees Shaikh" w:date="2013-10-06T21:47:00Z"/>
              </w:rPr>
            </w:pPr>
            <w:del w:id="2149" w:author="Anees Shaikh" w:date="2013-10-06T21:47:00Z">
              <w:r w:rsidDel="00481203">
                <w:delText xml:space="preserve">            If set to value 'true', the OpenFlow Logical Switch MUST</w:delText>
              </w:r>
            </w:del>
          </w:p>
          <w:p w14:paraId="29EC01F4" w14:textId="05E0C752" w:rsidR="00257D58" w:rsidDel="00481203" w:rsidRDefault="00257D58" w:rsidP="00257D58">
            <w:pPr>
              <w:pStyle w:val="XML1"/>
              <w:rPr>
                <w:del w:id="2150" w:author="Anees Shaikh" w:date="2013-10-06T21:47:00Z"/>
              </w:rPr>
            </w:pPr>
            <w:del w:id="2151" w:author="Anees Shaikh" w:date="2013-10-06T21:47:00Z">
              <w:r w:rsidDel="00481203">
                <w:delText xml:space="preserve">            NOT connect to any OpenFlow Controller that does not</w:delText>
              </w:r>
            </w:del>
          </w:p>
          <w:p w14:paraId="5E13C0CF" w14:textId="1B4B4678" w:rsidR="00257D58" w:rsidDel="00481203" w:rsidRDefault="00257D58" w:rsidP="00257D58">
            <w:pPr>
              <w:pStyle w:val="XML1"/>
              <w:rPr>
                <w:del w:id="2152" w:author="Anees Shaikh" w:date="2013-10-06T21:47:00Z"/>
              </w:rPr>
            </w:pPr>
            <w:del w:id="2153" w:author="Anees Shaikh" w:date="2013-10-06T21:47:00Z">
              <w:r w:rsidDel="00481203">
                <w:delText xml:space="preserve">            provide a certificate. This implies that it cannot connect</w:delText>
              </w:r>
            </w:del>
          </w:p>
          <w:p w14:paraId="36D8B6DE" w14:textId="406C90E4" w:rsidR="00257D58" w:rsidDel="00481203" w:rsidRDefault="00257D58" w:rsidP="00257D58">
            <w:pPr>
              <w:pStyle w:val="XML1"/>
              <w:rPr>
                <w:del w:id="2154" w:author="Anees Shaikh" w:date="2013-10-06T21:47:00Z"/>
              </w:rPr>
            </w:pPr>
            <w:del w:id="2155" w:author="Anees Shaikh" w:date="2013-10-06T21:47:00Z">
              <w:r w:rsidDel="00481203">
                <w:delText xml:space="preserve">            to an OpenFlow controller that has the value of element</w:delText>
              </w:r>
            </w:del>
          </w:p>
          <w:p w14:paraId="32EC2B2E" w14:textId="1FFF4010" w:rsidR="00257D58" w:rsidDel="00481203" w:rsidRDefault="00257D58" w:rsidP="00257D58">
            <w:pPr>
              <w:pStyle w:val="XML1"/>
              <w:rPr>
                <w:del w:id="2156" w:author="Anees Shaikh" w:date="2013-10-06T21:47:00Z"/>
              </w:rPr>
            </w:pPr>
            <w:del w:id="2157" w:author="Anees Shaikh" w:date="2013-10-06T21:47:00Z">
              <w:r w:rsidDel="00481203">
                <w:delText xml:space="preserve">            protocol set to 'TCP'. Only connections with protocol 'TLS'</w:delText>
              </w:r>
            </w:del>
          </w:p>
          <w:p w14:paraId="294156F5" w14:textId="1E49795C" w:rsidR="00257D58" w:rsidDel="00481203" w:rsidRDefault="00257D58" w:rsidP="00257D58">
            <w:pPr>
              <w:pStyle w:val="XML1"/>
              <w:rPr>
                <w:del w:id="2158" w:author="Anees Shaikh" w:date="2013-10-06T21:47:00Z"/>
              </w:rPr>
            </w:pPr>
            <w:del w:id="2159" w:author="Anees Shaikh" w:date="2013-10-06T21:47:00Z">
              <w:r w:rsidDel="00481203">
                <w:delText xml:space="preserve">            are possible in this case.</w:delText>
              </w:r>
            </w:del>
          </w:p>
          <w:p w14:paraId="4AB1C746" w14:textId="03C18635" w:rsidR="00257D58" w:rsidDel="00481203" w:rsidRDefault="00257D58" w:rsidP="00257D58">
            <w:pPr>
              <w:pStyle w:val="XML1"/>
              <w:rPr>
                <w:del w:id="2160" w:author="Anees Shaikh" w:date="2013-10-06T21:47:00Z"/>
              </w:rPr>
            </w:pPr>
          </w:p>
          <w:p w14:paraId="2136B334" w14:textId="3246532E" w:rsidR="00257D58" w:rsidDel="00481203" w:rsidRDefault="00257D58" w:rsidP="00257D58">
            <w:pPr>
              <w:pStyle w:val="XML1"/>
              <w:rPr>
                <w:del w:id="2161" w:author="Anees Shaikh" w:date="2013-10-06T21:47:00Z"/>
              </w:rPr>
            </w:pPr>
            <w:del w:id="2162" w:author="Anees Shaikh" w:date="2013-10-06T21:47:00Z">
              <w:r w:rsidDel="00481203">
                <w:delText xml:space="preserve">            This element is optional. If this element is not present it</w:delText>
              </w:r>
            </w:del>
          </w:p>
          <w:p w14:paraId="4A85A583" w14:textId="304B0C0B" w:rsidR="00257D58" w:rsidDel="00481203" w:rsidRDefault="00257D58" w:rsidP="00257D58">
            <w:pPr>
              <w:pStyle w:val="XML1"/>
              <w:rPr>
                <w:del w:id="2163" w:author="Anees Shaikh" w:date="2013-10-06T21:47:00Z"/>
              </w:rPr>
            </w:pPr>
            <w:del w:id="2164" w:author="Anees Shaikh" w:date="2013-10-06T21:47:00Z">
              <w:r w:rsidDel="00481203">
                <w:delText xml:space="preserve">            defaults to 'false'.</w:delText>
              </w:r>
            </w:del>
          </w:p>
          <w:p w14:paraId="042B6158" w14:textId="4A19D278" w:rsidR="00257D58" w:rsidDel="00481203" w:rsidRDefault="00257D58" w:rsidP="00257D58">
            <w:pPr>
              <w:pStyle w:val="XML1"/>
              <w:rPr>
                <w:del w:id="2165" w:author="Anees Shaikh" w:date="2013-10-06T21:47:00Z"/>
              </w:rPr>
            </w:pPr>
            <w:del w:id="2166" w:author="Anees Shaikh" w:date="2013-10-06T21:47:00Z">
              <w:r w:rsidDel="00481203">
                <w:delText xml:space="preserve">          &lt;/xs:documentation&gt;</w:delText>
              </w:r>
            </w:del>
          </w:p>
          <w:p w14:paraId="0F421CC7" w14:textId="5BAC2294" w:rsidR="00257D58" w:rsidDel="00481203" w:rsidRDefault="00257D58" w:rsidP="00257D58">
            <w:pPr>
              <w:pStyle w:val="XML1"/>
              <w:rPr>
                <w:del w:id="2167" w:author="Anees Shaikh" w:date="2013-10-06T21:47:00Z"/>
              </w:rPr>
            </w:pPr>
            <w:del w:id="2168" w:author="Anees Shaikh" w:date="2013-10-06T21:47:00Z">
              <w:r w:rsidDel="00481203">
                <w:delText xml:space="preserve">        &lt;/xs:annotation&gt;</w:delText>
              </w:r>
            </w:del>
          </w:p>
          <w:p w14:paraId="7656AD6B" w14:textId="75B77190" w:rsidR="00257D58" w:rsidDel="00481203" w:rsidRDefault="00257D58" w:rsidP="00257D58">
            <w:pPr>
              <w:pStyle w:val="XML1"/>
              <w:rPr>
                <w:del w:id="2169" w:author="Anees Shaikh" w:date="2013-10-06T21:47:00Z"/>
              </w:rPr>
            </w:pPr>
            <w:del w:id="2170" w:author="Anees Shaikh" w:date="2013-10-06T21:47:00Z">
              <w:r w:rsidDel="00481203">
                <w:delText xml:space="preserve">      &lt;/xs:element&gt;</w:delText>
              </w:r>
            </w:del>
          </w:p>
          <w:p w14:paraId="7647EBBC" w14:textId="198C8D70" w:rsidR="00257D58" w:rsidDel="00481203" w:rsidRDefault="00257D58" w:rsidP="00257D58">
            <w:pPr>
              <w:pStyle w:val="XML1"/>
              <w:rPr>
                <w:del w:id="2171" w:author="Anees Shaikh" w:date="2013-10-06T21:47:00Z"/>
              </w:rPr>
            </w:pPr>
            <w:del w:id="2172" w:author="Anees Shaikh" w:date="2013-10-06T21:47:00Z">
              <w:r w:rsidDel="00481203">
                <w:delText xml:space="preserve">      &lt;xs:element name="lost-connection-behavior"&gt;</w:delText>
              </w:r>
            </w:del>
          </w:p>
          <w:p w14:paraId="402B93E4" w14:textId="401AB95C" w:rsidR="00257D58" w:rsidDel="00481203" w:rsidRDefault="00257D58" w:rsidP="00257D58">
            <w:pPr>
              <w:pStyle w:val="XML1"/>
              <w:rPr>
                <w:del w:id="2173" w:author="Anees Shaikh" w:date="2013-10-06T21:47:00Z"/>
              </w:rPr>
            </w:pPr>
            <w:del w:id="2174" w:author="Anees Shaikh" w:date="2013-10-06T21:47:00Z">
              <w:r w:rsidDel="00481203">
                <w:delText xml:space="preserve">        &lt;xs:annotation&gt;</w:delText>
              </w:r>
            </w:del>
          </w:p>
          <w:p w14:paraId="62D570C3" w14:textId="5C45D6B0" w:rsidR="00257D58" w:rsidDel="00481203" w:rsidRDefault="00257D58" w:rsidP="00257D58">
            <w:pPr>
              <w:pStyle w:val="XML1"/>
              <w:rPr>
                <w:del w:id="2175" w:author="Anees Shaikh" w:date="2013-10-06T21:47:00Z"/>
              </w:rPr>
            </w:pPr>
            <w:del w:id="2176" w:author="Anees Shaikh" w:date="2013-10-06T21:47:00Z">
              <w:r w:rsidDel="00481203">
                <w:delText xml:space="preserve">          &lt;xs:documentation&gt;</w:delText>
              </w:r>
            </w:del>
          </w:p>
          <w:p w14:paraId="3153C800" w14:textId="768B20C6" w:rsidR="00257D58" w:rsidDel="00481203" w:rsidRDefault="00257D58" w:rsidP="00257D58">
            <w:pPr>
              <w:pStyle w:val="XML1"/>
              <w:rPr>
                <w:del w:id="2177" w:author="Anees Shaikh" w:date="2013-10-06T21:47:00Z"/>
              </w:rPr>
            </w:pPr>
            <w:del w:id="2178" w:author="Anees Shaikh" w:date="2013-10-06T21:47:00Z">
              <w:r w:rsidDel="00481203">
                <w:delText xml:space="preserve">            This element indicates the the behavior of the </w:delText>
              </w:r>
            </w:del>
          </w:p>
          <w:p w14:paraId="762C75B3" w14:textId="527538A6" w:rsidR="00257D58" w:rsidDel="00481203" w:rsidRDefault="00257D58" w:rsidP="00257D58">
            <w:pPr>
              <w:pStyle w:val="XML1"/>
              <w:rPr>
                <w:del w:id="2179" w:author="Anees Shaikh" w:date="2013-10-06T21:47:00Z"/>
              </w:rPr>
            </w:pPr>
            <w:del w:id="2180" w:author="Anees Shaikh" w:date="2013-10-06T21:47:00Z">
              <w:r w:rsidDel="00481203">
                <w:delText xml:space="preserve">            OpenFlow Logical Switch in case it loses contact with all </w:delText>
              </w:r>
            </w:del>
          </w:p>
          <w:p w14:paraId="22AC3BBB" w14:textId="760B27B8" w:rsidR="00257D58" w:rsidDel="00481203" w:rsidRDefault="00257D58" w:rsidP="00257D58">
            <w:pPr>
              <w:pStyle w:val="XML1"/>
              <w:rPr>
                <w:del w:id="2181" w:author="Anees Shaikh" w:date="2013-10-06T21:47:00Z"/>
              </w:rPr>
            </w:pPr>
            <w:del w:id="2182" w:author="Anees Shaikh" w:date="2013-10-06T21:47:00Z">
              <w:r w:rsidDel="00481203">
                <w:delText xml:space="preserve">            OpenFlow Controllers.  There are two alternative modes in</w:delText>
              </w:r>
            </w:del>
          </w:p>
          <w:p w14:paraId="447C3765" w14:textId="24FFC1DF" w:rsidR="00257D58" w:rsidDel="00481203" w:rsidRDefault="00257D58" w:rsidP="00257D58">
            <w:pPr>
              <w:pStyle w:val="XML1"/>
              <w:rPr>
                <w:del w:id="2183" w:author="Anees Shaikh" w:date="2013-10-06T21:47:00Z"/>
              </w:rPr>
            </w:pPr>
            <w:del w:id="2184" w:author="Anees Shaikh" w:date="2013-10-06T21:47:00Z">
              <w:r w:rsidDel="00481203">
                <w:delText xml:space="preserve">            such a case: fails secure mode and fail standalone mode as</w:delText>
              </w:r>
            </w:del>
          </w:p>
          <w:p w14:paraId="6C65FBF3" w14:textId="30F07876" w:rsidR="00257D58" w:rsidDel="00481203" w:rsidRDefault="00257D58" w:rsidP="00257D58">
            <w:pPr>
              <w:pStyle w:val="XML1"/>
              <w:rPr>
                <w:del w:id="2185" w:author="Anees Shaikh" w:date="2013-10-06T21:47:00Z"/>
              </w:rPr>
            </w:pPr>
            <w:del w:id="2186" w:author="Anees Shaikh" w:date="2013-10-06T21:47:00Z">
              <w:r w:rsidDel="00481203">
                <w:delText xml:space="preserve">            defined by the OpenFlow protocol specification version 1.2,</w:delText>
              </w:r>
            </w:del>
          </w:p>
          <w:p w14:paraId="1F7F8673" w14:textId="144A1FF6" w:rsidR="00257D58" w:rsidDel="00481203" w:rsidRDefault="00257D58" w:rsidP="00257D58">
            <w:pPr>
              <w:pStyle w:val="XML1"/>
              <w:rPr>
                <w:del w:id="2187" w:author="Anees Shaikh" w:date="2013-10-06T21:47:00Z"/>
              </w:rPr>
            </w:pPr>
            <w:del w:id="2188" w:author="Anees Shaikh" w:date="2013-10-06T21:47:00Z">
              <w:r w:rsidDel="00481203">
                <w:delText xml:space="preserve">            section 6.4.  These are the only allowed values for this</w:delText>
              </w:r>
            </w:del>
          </w:p>
          <w:p w14:paraId="7A55B647" w14:textId="7AB8E9B8" w:rsidR="00257D58" w:rsidDel="00481203" w:rsidRDefault="00257D58" w:rsidP="00257D58">
            <w:pPr>
              <w:pStyle w:val="XML1"/>
              <w:rPr>
                <w:del w:id="2189" w:author="Anees Shaikh" w:date="2013-10-06T21:47:00Z"/>
              </w:rPr>
            </w:pPr>
            <w:del w:id="2190" w:author="Anees Shaikh" w:date="2013-10-06T21:47:00Z">
              <w:r w:rsidDel="00481203">
                <w:delText xml:space="preserve">            element. Default is the fail secure mode.</w:delText>
              </w:r>
            </w:del>
          </w:p>
          <w:p w14:paraId="453EAD17" w14:textId="22EB3161" w:rsidR="00257D58" w:rsidDel="00481203" w:rsidRDefault="00257D58" w:rsidP="00257D58">
            <w:pPr>
              <w:pStyle w:val="XML1"/>
              <w:rPr>
                <w:del w:id="2191" w:author="Anees Shaikh" w:date="2013-10-06T21:47:00Z"/>
              </w:rPr>
            </w:pPr>
          </w:p>
          <w:p w14:paraId="10832965" w14:textId="33D221B1" w:rsidR="00257D58" w:rsidDel="00481203" w:rsidRDefault="00257D58" w:rsidP="00257D58">
            <w:pPr>
              <w:pStyle w:val="XML1"/>
              <w:rPr>
                <w:del w:id="2192" w:author="Anees Shaikh" w:date="2013-10-06T21:47:00Z"/>
              </w:rPr>
            </w:pPr>
            <w:del w:id="2193" w:author="Anees Shaikh" w:date="2013-10-06T21:47:00Z">
              <w:r w:rsidDel="00481203">
                <w:delText xml:space="preserve">            This element is optional. If this element is not present it</w:delText>
              </w:r>
            </w:del>
          </w:p>
          <w:p w14:paraId="12D7B999" w14:textId="4177A592" w:rsidR="00257D58" w:rsidDel="00481203" w:rsidRDefault="00257D58" w:rsidP="00257D58">
            <w:pPr>
              <w:pStyle w:val="XML1"/>
              <w:rPr>
                <w:del w:id="2194" w:author="Anees Shaikh" w:date="2013-10-06T21:47:00Z"/>
              </w:rPr>
            </w:pPr>
            <w:del w:id="2195" w:author="Anees Shaikh" w:date="2013-10-06T21:47:00Z">
              <w:r w:rsidDel="00481203">
                <w:delText xml:space="preserve">            defaults to 'failSecureMode'.</w:delText>
              </w:r>
            </w:del>
          </w:p>
          <w:p w14:paraId="78F7D501" w14:textId="2617A510" w:rsidR="00257D58" w:rsidDel="00481203" w:rsidRDefault="00257D58" w:rsidP="00257D58">
            <w:pPr>
              <w:pStyle w:val="XML1"/>
              <w:rPr>
                <w:del w:id="2196" w:author="Anees Shaikh" w:date="2013-10-06T21:47:00Z"/>
              </w:rPr>
            </w:pPr>
            <w:del w:id="2197" w:author="Anees Shaikh" w:date="2013-10-06T21:47:00Z">
              <w:r w:rsidDel="00481203">
                <w:delText xml:space="preserve">          &lt;/xs:documentation&gt;</w:delText>
              </w:r>
            </w:del>
          </w:p>
          <w:p w14:paraId="56B390EE" w14:textId="7424142D" w:rsidR="00257D58" w:rsidDel="00481203" w:rsidRDefault="00257D58" w:rsidP="00257D58">
            <w:pPr>
              <w:pStyle w:val="XML1"/>
              <w:rPr>
                <w:del w:id="2198" w:author="Anees Shaikh" w:date="2013-10-06T21:47:00Z"/>
              </w:rPr>
            </w:pPr>
            <w:del w:id="2199" w:author="Anees Shaikh" w:date="2013-10-06T21:47:00Z">
              <w:r w:rsidDel="00481203">
                <w:delText xml:space="preserve">        &lt;/xs:annotation&gt;</w:delText>
              </w:r>
            </w:del>
          </w:p>
          <w:p w14:paraId="41CBE72F" w14:textId="2726F97C" w:rsidR="00257D58" w:rsidDel="00481203" w:rsidRDefault="00257D58" w:rsidP="00257D58">
            <w:pPr>
              <w:pStyle w:val="XML1"/>
              <w:rPr>
                <w:del w:id="2200" w:author="Anees Shaikh" w:date="2013-10-06T21:47:00Z"/>
              </w:rPr>
            </w:pPr>
            <w:del w:id="2201" w:author="Anees Shaikh" w:date="2013-10-06T21:47:00Z">
              <w:r w:rsidDel="00481203">
                <w:delText xml:space="preserve">        &lt;xs:simpleType&gt;</w:delText>
              </w:r>
            </w:del>
          </w:p>
          <w:p w14:paraId="4670BF0E" w14:textId="1D3DDCB2" w:rsidR="00257D58" w:rsidDel="00481203" w:rsidRDefault="00257D58" w:rsidP="00257D58">
            <w:pPr>
              <w:pStyle w:val="XML1"/>
              <w:rPr>
                <w:del w:id="2202" w:author="Anees Shaikh" w:date="2013-10-06T21:47:00Z"/>
              </w:rPr>
            </w:pPr>
            <w:del w:id="2203" w:author="Anees Shaikh" w:date="2013-10-06T21:47:00Z">
              <w:r w:rsidDel="00481203">
                <w:delText xml:space="preserve">          &lt;xs:restriction base="xs:string"&gt;</w:delText>
              </w:r>
            </w:del>
          </w:p>
          <w:p w14:paraId="6E5E52C7" w14:textId="6948598D" w:rsidR="00257D58" w:rsidDel="00481203" w:rsidRDefault="00257D58" w:rsidP="00257D58">
            <w:pPr>
              <w:pStyle w:val="XML1"/>
              <w:rPr>
                <w:del w:id="2204" w:author="Anees Shaikh" w:date="2013-10-06T21:47:00Z"/>
              </w:rPr>
            </w:pPr>
            <w:del w:id="2205" w:author="Anees Shaikh" w:date="2013-10-06T21:47:00Z">
              <w:r w:rsidDel="00481203">
                <w:delText xml:space="preserve">            &lt;xs:enumeration value="failSecureMode"/&gt;</w:delText>
              </w:r>
            </w:del>
          </w:p>
          <w:p w14:paraId="339A7C34" w14:textId="17A05B9A" w:rsidR="00257D58" w:rsidDel="00481203" w:rsidRDefault="00257D58" w:rsidP="00257D58">
            <w:pPr>
              <w:pStyle w:val="XML1"/>
              <w:rPr>
                <w:del w:id="2206" w:author="Anees Shaikh" w:date="2013-10-06T21:47:00Z"/>
              </w:rPr>
            </w:pPr>
            <w:del w:id="2207" w:author="Anees Shaikh" w:date="2013-10-06T21:47:00Z">
              <w:r w:rsidDel="00481203">
                <w:delText xml:space="preserve">            &lt;xs:enumeration value="failStandaloneMode"/&gt;</w:delText>
              </w:r>
            </w:del>
          </w:p>
          <w:p w14:paraId="489B9D8C" w14:textId="201AEC9A" w:rsidR="00257D58" w:rsidDel="00481203" w:rsidRDefault="00257D58" w:rsidP="00257D58">
            <w:pPr>
              <w:pStyle w:val="XML1"/>
              <w:rPr>
                <w:del w:id="2208" w:author="Anees Shaikh" w:date="2013-10-06T21:47:00Z"/>
              </w:rPr>
            </w:pPr>
            <w:del w:id="2209" w:author="Anees Shaikh" w:date="2013-10-06T21:47:00Z">
              <w:r w:rsidDel="00481203">
                <w:delText xml:space="preserve">          &lt;/xs:restriction&gt;</w:delText>
              </w:r>
            </w:del>
          </w:p>
          <w:p w14:paraId="14F7E8B7" w14:textId="43F38B37" w:rsidR="00257D58" w:rsidDel="00481203" w:rsidRDefault="00257D58" w:rsidP="00257D58">
            <w:pPr>
              <w:pStyle w:val="XML1"/>
              <w:rPr>
                <w:del w:id="2210" w:author="Anees Shaikh" w:date="2013-10-06T21:47:00Z"/>
              </w:rPr>
            </w:pPr>
            <w:del w:id="2211" w:author="Anees Shaikh" w:date="2013-10-06T21:47:00Z">
              <w:r w:rsidDel="00481203">
                <w:delText xml:space="preserve">        &lt;/xs:simpleType&gt;</w:delText>
              </w:r>
            </w:del>
          </w:p>
          <w:p w14:paraId="05A77AB1" w14:textId="71308A74" w:rsidR="00257D58" w:rsidDel="00481203" w:rsidRDefault="00257D58" w:rsidP="00257D58">
            <w:pPr>
              <w:pStyle w:val="XML1"/>
              <w:rPr>
                <w:del w:id="2212" w:author="Anees Shaikh" w:date="2013-10-06T21:47:00Z"/>
              </w:rPr>
            </w:pPr>
            <w:del w:id="2213" w:author="Anees Shaikh" w:date="2013-10-06T21:47:00Z">
              <w:r w:rsidDel="00481203">
                <w:delText xml:space="preserve">      &lt;/xs:element&gt;</w:delText>
              </w:r>
            </w:del>
          </w:p>
          <w:p w14:paraId="051A9359" w14:textId="6E3C7D4C" w:rsidR="00257D58" w:rsidDel="00481203" w:rsidRDefault="00257D58" w:rsidP="00257D58">
            <w:pPr>
              <w:pStyle w:val="XML1"/>
              <w:rPr>
                <w:del w:id="2214" w:author="Anees Shaikh" w:date="2013-10-06T21:47:00Z"/>
              </w:rPr>
            </w:pPr>
            <w:del w:id="2215" w:author="Anees Shaikh" w:date="2013-10-06T21:47:00Z">
              <w:r w:rsidDel="00481203">
                <w:delText xml:space="preserve">      &lt;xs:element name="controllers"&gt;</w:delText>
              </w:r>
            </w:del>
          </w:p>
          <w:p w14:paraId="679375E7" w14:textId="219FC1E0" w:rsidR="00257D58" w:rsidDel="00481203" w:rsidRDefault="00257D58" w:rsidP="00257D58">
            <w:pPr>
              <w:pStyle w:val="XML1"/>
              <w:rPr>
                <w:del w:id="2216" w:author="Anees Shaikh" w:date="2013-10-06T21:47:00Z"/>
              </w:rPr>
            </w:pPr>
            <w:del w:id="2217" w:author="Anees Shaikh" w:date="2013-10-06T21:47:00Z">
              <w:r w:rsidDel="00481203">
                <w:delText xml:space="preserve">        &lt;xs:annotation&gt;</w:delText>
              </w:r>
            </w:del>
          </w:p>
          <w:p w14:paraId="1F1EFE14" w14:textId="08DD6C32" w:rsidR="00257D58" w:rsidDel="00481203" w:rsidRDefault="00257D58" w:rsidP="00257D58">
            <w:pPr>
              <w:pStyle w:val="XML1"/>
              <w:rPr>
                <w:del w:id="2218" w:author="Anees Shaikh" w:date="2013-10-06T21:47:00Z"/>
              </w:rPr>
            </w:pPr>
            <w:del w:id="2219" w:author="Anees Shaikh" w:date="2013-10-06T21:47:00Z">
              <w:r w:rsidDel="00481203">
                <w:delText xml:space="preserve">          &lt;xs:documentation&gt;</w:delText>
              </w:r>
            </w:del>
          </w:p>
          <w:p w14:paraId="030612F8" w14:textId="318C6805" w:rsidR="00257D58" w:rsidDel="00481203" w:rsidRDefault="00257D58" w:rsidP="00257D58">
            <w:pPr>
              <w:pStyle w:val="XML1"/>
              <w:rPr>
                <w:del w:id="2220" w:author="Anees Shaikh" w:date="2013-10-06T21:47:00Z"/>
              </w:rPr>
            </w:pPr>
            <w:del w:id="2221" w:author="Anees Shaikh" w:date="2013-10-06T21:47:00Z">
              <w:r w:rsidDel="00481203">
                <w:delText xml:space="preserve">            The list of controllers for this Logical switch.</w:delText>
              </w:r>
            </w:del>
          </w:p>
          <w:p w14:paraId="1B12756F" w14:textId="727F67F2" w:rsidR="00257D58" w:rsidDel="00481203" w:rsidRDefault="00257D58" w:rsidP="00257D58">
            <w:pPr>
              <w:pStyle w:val="XML1"/>
              <w:rPr>
                <w:del w:id="2222" w:author="Anees Shaikh" w:date="2013-10-06T21:47:00Z"/>
              </w:rPr>
            </w:pPr>
          </w:p>
          <w:p w14:paraId="2E2FE5CA" w14:textId="1A6400C0" w:rsidR="00257D58" w:rsidDel="00481203" w:rsidRDefault="00257D58" w:rsidP="00257D58">
            <w:pPr>
              <w:pStyle w:val="XML1"/>
              <w:rPr>
                <w:del w:id="2223" w:author="Anees Shaikh" w:date="2013-10-06T21:47:00Z"/>
              </w:rPr>
            </w:pPr>
            <w:del w:id="2224" w:author="Anees Shaikh" w:date="2013-10-06T21:47:00Z">
              <w:r w:rsidDel="00481203">
                <w:delText xml:space="preserve">            The element 'id' of OFControllerType MUST be unique within</w:delText>
              </w:r>
            </w:del>
          </w:p>
          <w:p w14:paraId="7E8F4547" w14:textId="097D74A9" w:rsidR="00257D58" w:rsidDel="00481203" w:rsidRDefault="00257D58" w:rsidP="00257D58">
            <w:pPr>
              <w:pStyle w:val="XML1"/>
              <w:rPr>
                <w:del w:id="2225" w:author="Anees Shaikh" w:date="2013-10-06T21:47:00Z"/>
              </w:rPr>
            </w:pPr>
            <w:del w:id="2226" w:author="Anees Shaikh" w:date="2013-10-06T21:47:00Z">
              <w:r w:rsidDel="00481203">
                <w:delText xml:space="preserve">            this list.</w:delText>
              </w:r>
            </w:del>
          </w:p>
          <w:p w14:paraId="5961BF42" w14:textId="2CF11FA2" w:rsidR="00257D58" w:rsidDel="00481203" w:rsidRDefault="00257D58" w:rsidP="00257D58">
            <w:pPr>
              <w:pStyle w:val="XML1"/>
              <w:rPr>
                <w:del w:id="2227" w:author="Anees Shaikh" w:date="2013-10-06T21:47:00Z"/>
              </w:rPr>
            </w:pPr>
            <w:del w:id="2228" w:author="Anees Shaikh" w:date="2013-10-06T21:47:00Z">
              <w:r w:rsidDel="00481203">
                <w:delText xml:space="preserve">          &lt;/xs:documentation&gt;</w:delText>
              </w:r>
            </w:del>
          </w:p>
          <w:p w14:paraId="15F33A98" w14:textId="39575215" w:rsidR="00257D58" w:rsidDel="00481203" w:rsidRDefault="00257D58" w:rsidP="00257D58">
            <w:pPr>
              <w:pStyle w:val="XML1"/>
              <w:rPr>
                <w:del w:id="2229" w:author="Anees Shaikh" w:date="2013-10-06T21:47:00Z"/>
              </w:rPr>
            </w:pPr>
            <w:del w:id="2230" w:author="Anees Shaikh" w:date="2013-10-06T21:47:00Z">
              <w:r w:rsidDel="00481203">
                <w:delText xml:space="preserve">        &lt;/xs:annotation&gt;</w:delText>
              </w:r>
            </w:del>
          </w:p>
          <w:p w14:paraId="2F1B971C" w14:textId="65F4CD5D" w:rsidR="00257D58" w:rsidDel="00481203" w:rsidRDefault="00257D58" w:rsidP="00257D58">
            <w:pPr>
              <w:pStyle w:val="XML1"/>
              <w:rPr>
                <w:del w:id="2231" w:author="Anees Shaikh" w:date="2013-10-06T21:47:00Z"/>
              </w:rPr>
            </w:pPr>
            <w:del w:id="2232" w:author="Anees Shaikh" w:date="2013-10-06T21:47:00Z">
              <w:r w:rsidDel="00481203">
                <w:delText xml:space="preserve">        &lt;xs:complexType&gt;</w:delText>
              </w:r>
            </w:del>
          </w:p>
          <w:p w14:paraId="5080E85C" w14:textId="7B774B8A" w:rsidR="00257D58" w:rsidDel="00481203" w:rsidRDefault="00257D58" w:rsidP="00257D58">
            <w:pPr>
              <w:pStyle w:val="XML1"/>
              <w:rPr>
                <w:del w:id="2233" w:author="Anees Shaikh" w:date="2013-10-06T21:47:00Z"/>
              </w:rPr>
            </w:pPr>
            <w:del w:id="2234" w:author="Anees Shaikh" w:date="2013-10-06T21:47:00Z">
              <w:r w:rsidDel="00481203">
                <w:delText xml:space="preserve">          &lt;xs:sequence&gt;</w:delText>
              </w:r>
            </w:del>
          </w:p>
          <w:p w14:paraId="7C5EED6E" w14:textId="2A99D669" w:rsidR="00257D58" w:rsidDel="00481203" w:rsidRDefault="00257D58" w:rsidP="00257D58">
            <w:pPr>
              <w:pStyle w:val="XML1"/>
              <w:rPr>
                <w:del w:id="2235" w:author="Anees Shaikh" w:date="2013-10-06T21:47:00Z"/>
              </w:rPr>
            </w:pPr>
            <w:del w:id="2236" w:author="Anees Shaikh" w:date="2013-10-06T21:47:00Z">
              <w:r w:rsidDel="00481203">
                <w:delText xml:space="preserve">            &lt;xs:element name="controller" minOccurs="0" maxOccurs="unbounded"&gt;</w:delText>
              </w:r>
            </w:del>
          </w:p>
          <w:p w14:paraId="60C79742" w14:textId="5DEAB0B9" w:rsidR="00257D58" w:rsidDel="00481203" w:rsidRDefault="00257D58" w:rsidP="00257D58">
            <w:pPr>
              <w:pStyle w:val="XML1"/>
              <w:rPr>
                <w:del w:id="2237" w:author="Anees Shaikh" w:date="2013-10-06T21:47:00Z"/>
              </w:rPr>
            </w:pPr>
            <w:del w:id="2238" w:author="Anees Shaikh" w:date="2013-10-06T21:47:00Z">
              <w:r w:rsidDel="00481203">
                <w:delText xml:space="preserve">              &lt;xs:annotation&gt;</w:delText>
              </w:r>
            </w:del>
          </w:p>
          <w:p w14:paraId="6402BA62" w14:textId="0F8A9A21" w:rsidR="00257D58" w:rsidDel="00481203" w:rsidRDefault="00257D58" w:rsidP="00257D58">
            <w:pPr>
              <w:pStyle w:val="XML1"/>
              <w:rPr>
                <w:del w:id="2239" w:author="Anees Shaikh" w:date="2013-10-06T21:47:00Z"/>
              </w:rPr>
            </w:pPr>
            <w:del w:id="2240" w:author="Anees Shaikh" w:date="2013-10-06T21:47:00Z">
              <w:r w:rsidDel="00481203">
                <w:delText xml:space="preserve">                &lt;xs:documentation&gt;</w:delText>
              </w:r>
            </w:del>
          </w:p>
          <w:p w14:paraId="57B521A9" w14:textId="53478D33" w:rsidR="00257D58" w:rsidDel="00481203" w:rsidRDefault="00257D58" w:rsidP="00257D58">
            <w:pPr>
              <w:pStyle w:val="XML1"/>
              <w:rPr>
                <w:del w:id="2241" w:author="Anees Shaikh" w:date="2013-10-06T21:47:00Z"/>
              </w:rPr>
            </w:pPr>
            <w:del w:id="2242" w:author="Anees Shaikh" w:date="2013-10-06T21:47:00Z">
              <w:r w:rsidDel="00481203">
                <w:delText xml:space="preserve">                  The list of OpenFlow Controllers that are </w:delText>
              </w:r>
            </w:del>
          </w:p>
          <w:p w14:paraId="5AD924FD" w14:textId="7B00B39E" w:rsidR="00257D58" w:rsidDel="00481203" w:rsidRDefault="00257D58" w:rsidP="00257D58">
            <w:pPr>
              <w:pStyle w:val="XML1"/>
              <w:rPr>
                <w:del w:id="2243" w:author="Anees Shaikh" w:date="2013-10-06T21:47:00Z"/>
              </w:rPr>
            </w:pPr>
            <w:del w:id="2244" w:author="Anees Shaikh" w:date="2013-10-06T21:47:00Z">
              <w:r w:rsidDel="00481203">
                <w:delText xml:space="preserve">                  assigned to the OpenFlow Logical Switch.  The switch MUST</w:delText>
              </w:r>
            </w:del>
          </w:p>
          <w:p w14:paraId="576CDA85" w14:textId="64F7A949" w:rsidR="00257D58" w:rsidDel="00481203" w:rsidRDefault="00257D58" w:rsidP="00257D58">
            <w:pPr>
              <w:pStyle w:val="XML1"/>
              <w:rPr>
                <w:del w:id="2245" w:author="Anees Shaikh" w:date="2013-10-06T21:47:00Z"/>
              </w:rPr>
            </w:pPr>
            <w:del w:id="2246" w:author="Anees Shaikh" w:date="2013-10-06T21:47:00Z">
              <w:r w:rsidDel="00481203">
                <w:delText xml:space="preserve">                  NOT connect to any OpenFlow Controller that is not</w:delText>
              </w:r>
            </w:del>
          </w:p>
          <w:p w14:paraId="06080DA4" w14:textId="3204964D" w:rsidR="00257D58" w:rsidDel="00481203" w:rsidRDefault="00257D58" w:rsidP="00257D58">
            <w:pPr>
              <w:pStyle w:val="XML1"/>
              <w:rPr>
                <w:del w:id="2247" w:author="Anees Shaikh" w:date="2013-10-06T21:47:00Z"/>
              </w:rPr>
            </w:pPr>
            <w:del w:id="2248" w:author="Anees Shaikh" w:date="2013-10-06T21:47:00Z">
              <w:r w:rsidDel="00481203">
                <w:delText xml:space="preserve">                  contained in this list.</w:delText>
              </w:r>
            </w:del>
          </w:p>
          <w:p w14:paraId="7E000093" w14:textId="7506C3FD" w:rsidR="00257D58" w:rsidDel="00481203" w:rsidRDefault="00257D58" w:rsidP="00257D58">
            <w:pPr>
              <w:pStyle w:val="XML1"/>
              <w:rPr>
                <w:del w:id="2249" w:author="Anees Shaikh" w:date="2013-10-06T21:47:00Z"/>
              </w:rPr>
            </w:pPr>
          </w:p>
          <w:p w14:paraId="612309DA" w14:textId="1F99ADB5" w:rsidR="00257D58" w:rsidDel="00481203" w:rsidRDefault="00257D58" w:rsidP="00257D58">
            <w:pPr>
              <w:pStyle w:val="XML1"/>
              <w:rPr>
                <w:del w:id="2250" w:author="Anees Shaikh" w:date="2013-10-06T21:47:00Z"/>
              </w:rPr>
            </w:pPr>
            <w:del w:id="2251" w:author="Anees Shaikh" w:date="2013-10-06T21:47:00Z">
              <w:r w:rsidDel="00481203">
                <w:delText xml:space="preserve">                  NETCONF &amp;lt;edit-config&amp;gt; operations MUST be implemented as </w:delText>
              </w:r>
            </w:del>
          </w:p>
          <w:p w14:paraId="183DD32E" w14:textId="65A9C8B3" w:rsidR="00257D58" w:rsidDel="00481203" w:rsidRDefault="00257D58" w:rsidP="00257D58">
            <w:pPr>
              <w:pStyle w:val="XML1"/>
              <w:rPr>
                <w:del w:id="2252" w:author="Anees Shaikh" w:date="2013-10-06T21:47:00Z"/>
              </w:rPr>
            </w:pPr>
            <w:del w:id="2253" w:author="Anees Shaikh" w:date="2013-10-06T21:47:00Z">
              <w:r w:rsidDel="00481203">
                <w:delText xml:space="preserve">                  follows: </w:delText>
              </w:r>
            </w:del>
          </w:p>
          <w:p w14:paraId="16DB3D2B" w14:textId="3D8573F6" w:rsidR="00257D58" w:rsidDel="00481203" w:rsidRDefault="00257D58" w:rsidP="00257D58">
            <w:pPr>
              <w:pStyle w:val="XML1"/>
              <w:rPr>
                <w:del w:id="2254" w:author="Anees Shaikh" w:date="2013-10-06T21:47:00Z"/>
              </w:rPr>
            </w:pPr>
          </w:p>
          <w:p w14:paraId="73C64999" w14:textId="43BE84A6" w:rsidR="00257D58" w:rsidDel="00481203" w:rsidRDefault="00257D58" w:rsidP="00257D58">
            <w:pPr>
              <w:pStyle w:val="XML1"/>
              <w:rPr>
                <w:del w:id="2255" w:author="Anees Shaikh" w:date="2013-10-06T21:47:00Z"/>
              </w:rPr>
            </w:pPr>
            <w:del w:id="2256" w:author="Anees Shaikh" w:date="2013-10-06T21:47:00Z">
              <w:r w:rsidDel="00481203">
                <w:delText xml:space="preserve">                  * The 'id' element MUST be present at all &amp;lt;edit-config&amp;gt;</w:delText>
              </w:r>
            </w:del>
          </w:p>
          <w:p w14:paraId="19026E84" w14:textId="67C55815" w:rsidR="00257D58" w:rsidDel="00481203" w:rsidRDefault="00257D58" w:rsidP="00257D58">
            <w:pPr>
              <w:pStyle w:val="XML1"/>
              <w:rPr>
                <w:del w:id="2257" w:author="Anees Shaikh" w:date="2013-10-06T21:47:00Z"/>
              </w:rPr>
            </w:pPr>
            <w:del w:id="2258" w:author="Anees Shaikh" w:date="2013-10-06T21:47:00Z">
              <w:r w:rsidDel="00481203">
                <w:delText xml:space="preserve">                  operations to identify the controller.</w:delText>
              </w:r>
            </w:del>
          </w:p>
          <w:p w14:paraId="0D568211" w14:textId="18D10C27" w:rsidR="00257D58" w:rsidDel="00481203" w:rsidRDefault="00257D58" w:rsidP="00257D58">
            <w:pPr>
              <w:pStyle w:val="XML1"/>
              <w:rPr>
                <w:del w:id="2259" w:author="Anees Shaikh" w:date="2013-10-06T21:47:00Z"/>
              </w:rPr>
            </w:pPr>
            <w:del w:id="2260" w:author="Anees Shaikh" w:date="2013-10-06T21:47:00Z">
              <w:r w:rsidDel="00481203">
                <w:delText xml:space="preserve">                  * If the operation is 'merge' or 'replace', the element</w:delText>
              </w:r>
            </w:del>
          </w:p>
          <w:p w14:paraId="4AC87DEC" w14:textId="26CBE493" w:rsidR="00257D58" w:rsidDel="00481203" w:rsidRDefault="00257D58" w:rsidP="00257D58">
            <w:pPr>
              <w:pStyle w:val="XML1"/>
              <w:rPr>
                <w:del w:id="2261" w:author="Anees Shaikh" w:date="2013-10-06T21:47:00Z"/>
              </w:rPr>
            </w:pPr>
            <w:del w:id="2262" w:author="Anees Shaikh" w:date="2013-10-06T21:47:00Z">
              <w:r w:rsidDel="00481203">
                <w:delText xml:space="preserve">                  is created if it does not exist, and its value is set</w:delText>
              </w:r>
            </w:del>
          </w:p>
          <w:p w14:paraId="0893A5F9" w14:textId="770C9BEA" w:rsidR="00257D58" w:rsidDel="00481203" w:rsidRDefault="00257D58" w:rsidP="00257D58">
            <w:pPr>
              <w:pStyle w:val="XML1"/>
              <w:rPr>
                <w:del w:id="2263" w:author="Anees Shaikh" w:date="2013-10-06T21:47:00Z"/>
              </w:rPr>
            </w:pPr>
            <w:del w:id="2264" w:author="Anees Shaikh" w:date="2013-10-06T21:47:00Z">
              <w:r w:rsidDel="00481203">
                <w:delText xml:space="preserve">                  to the value found in the XML RPC data.</w:delText>
              </w:r>
            </w:del>
          </w:p>
          <w:p w14:paraId="2352EFC4" w14:textId="06E7D183" w:rsidR="00257D58" w:rsidDel="00481203" w:rsidRDefault="00257D58" w:rsidP="00257D58">
            <w:pPr>
              <w:pStyle w:val="XML1"/>
              <w:rPr>
                <w:del w:id="2265" w:author="Anees Shaikh" w:date="2013-10-06T21:47:00Z"/>
              </w:rPr>
            </w:pPr>
            <w:del w:id="2266" w:author="Anees Shaikh" w:date="2013-10-06T21:47:00Z">
              <w:r w:rsidDel="00481203">
                <w:delText xml:space="preserve">                  * If the operation is 'create', the element is created if</w:delText>
              </w:r>
            </w:del>
          </w:p>
          <w:p w14:paraId="3FC4EF6B" w14:textId="065D5148" w:rsidR="00257D58" w:rsidDel="00481203" w:rsidRDefault="00257D58" w:rsidP="00257D58">
            <w:pPr>
              <w:pStyle w:val="XML1"/>
              <w:rPr>
                <w:del w:id="2267" w:author="Anees Shaikh" w:date="2013-10-06T21:47:00Z"/>
              </w:rPr>
            </w:pPr>
            <w:del w:id="2268" w:author="Anees Shaikh" w:date="2013-10-06T21:47:00Z">
              <w:r w:rsidDel="00481203">
                <w:delText xml:space="preserve">                  it does not exist. If the element already exists, a</w:delText>
              </w:r>
            </w:del>
          </w:p>
          <w:p w14:paraId="0121C513" w14:textId="2F236718" w:rsidR="00257D58" w:rsidDel="00481203" w:rsidRDefault="00257D58" w:rsidP="00257D58">
            <w:pPr>
              <w:pStyle w:val="XML1"/>
              <w:rPr>
                <w:del w:id="2269" w:author="Anees Shaikh" w:date="2013-10-06T21:47:00Z"/>
              </w:rPr>
            </w:pPr>
            <w:del w:id="2270" w:author="Anees Shaikh" w:date="2013-10-06T21:47:00Z">
              <w:r w:rsidDel="00481203">
                <w:delText xml:space="preserve">                  'data</w:delText>
              </w:r>
              <w:r w:rsidDel="00481203">
                <w:rPr>
                  <w:rFonts w:ascii="MS Mincho" w:eastAsia="MS Mincho" w:hAnsi="MS Mincho" w:cs="MS Mincho" w:hint="eastAsia"/>
                </w:rPr>
                <w:delText>‑</w:delText>
              </w:r>
              <w:r w:rsidDel="00481203">
                <w:delText>exists' error is returned.</w:delText>
              </w:r>
            </w:del>
          </w:p>
          <w:p w14:paraId="07921E48" w14:textId="7C36DD7B" w:rsidR="00257D58" w:rsidDel="00481203" w:rsidRDefault="00257D58" w:rsidP="00257D58">
            <w:pPr>
              <w:pStyle w:val="XML1"/>
              <w:rPr>
                <w:del w:id="2271" w:author="Anees Shaikh" w:date="2013-10-06T21:47:00Z"/>
              </w:rPr>
            </w:pPr>
            <w:del w:id="2272" w:author="Anees Shaikh" w:date="2013-10-06T21:47:00Z">
              <w:r w:rsidDel="00481203">
                <w:delText xml:space="preserve">                  * If the operation is 'delete', the element is deleted if</w:delText>
              </w:r>
            </w:del>
          </w:p>
          <w:p w14:paraId="0BA0625D" w14:textId="08E5AB57" w:rsidR="00257D58" w:rsidDel="00481203" w:rsidRDefault="00257D58" w:rsidP="00257D58">
            <w:pPr>
              <w:pStyle w:val="XML1"/>
              <w:rPr>
                <w:del w:id="2273" w:author="Anees Shaikh" w:date="2013-10-06T21:47:00Z"/>
              </w:rPr>
            </w:pPr>
            <w:del w:id="2274" w:author="Anees Shaikh" w:date="2013-10-06T21:47:00Z">
              <w:r w:rsidDel="00481203">
                <w:delText xml:space="preserve">                  it exists. If the element does not exist, a </w:delText>
              </w:r>
            </w:del>
          </w:p>
          <w:p w14:paraId="22EA3D3A" w14:textId="47F423C3" w:rsidR="00257D58" w:rsidDel="00481203" w:rsidRDefault="00257D58" w:rsidP="00257D58">
            <w:pPr>
              <w:pStyle w:val="XML1"/>
              <w:rPr>
                <w:del w:id="2275" w:author="Anees Shaikh" w:date="2013-10-06T21:47:00Z"/>
              </w:rPr>
            </w:pPr>
            <w:del w:id="2276" w:author="Anees Shaikh" w:date="2013-10-06T21:47:00Z">
              <w:r w:rsidDel="00481203">
                <w:delText xml:space="preserve">                  'data</w:delText>
              </w:r>
              <w:r w:rsidDel="00481203">
                <w:rPr>
                  <w:rFonts w:ascii="MS Mincho" w:eastAsia="MS Mincho" w:hAnsi="MS Mincho" w:cs="MS Mincho" w:hint="eastAsia"/>
                </w:rPr>
                <w:delText>‑</w:delText>
              </w:r>
              <w:r w:rsidDel="00481203">
                <w:delText>missing' error is returned.</w:delText>
              </w:r>
            </w:del>
          </w:p>
          <w:p w14:paraId="0F3B9514" w14:textId="7C0CD24B" w:rsidR="00257D58" w:rsidDel="00481203" w:rsidRDefault="00257D58" w:rsidP="00257D58">
            <w:pPr>
              <w:pStyle w:val="XML1"/>
              <w:rPr>
                <w:del w:id="2277" w:author="Anees Shaikh" w:date="2013-10-06T21:47:00Z"/>
              </w:rPr>
            </w:pPr>
            <w:del w:id="2278" w:author="Anees Shaikh" w:date="2013-10-06T21:47:00Z">
              <w:r w:rsidDel="00481203">
                <w:delText xml:space="preserve">                &lt;/xs:documentation&gt;</w:delText>
              </w:r>
            </w:del>
          </w:p>
          <w:p w14:paraId="7BD2E888" w14:textId="12EC7B03" w:rsidR="00257D58" w:rsidDel="00481203" w:rsidRDefault="00257D58" w:rsidP="00257D58">
            <w:pPr>
              <w:pStyle w:val="XML1"/>
              <w:rPr>
                <w:del w:id="2279" w:author="Anees Shaikh" w:date="2013-10-06T21:47:00Z"/>
              </w:rPr>
            </w:pPr>
            <w:del w:id="2280" w:author="Anees Shaikh" w:date="2013-10-06T21:47:00Z">
              <w:r w:rsidDel="00481203">
                <w:delText xml:space="preserve">              &lt;/xs:annotation&gt;</w:delText>
              </w:r>
            </w:del>
          </w:p>
          <w:p w14:paraId="652F9DCE" w14:textId="1537EDFF" w:rsidR="00257D58" w:rsidDel="00481203" w:rsidRDefault="00257D58" w:rsidP="00257D58">
            <w:pPr>
              <w:pStyle w:val="XML1"/>
              <w:rPr>
                <w:del w:id="2281" w:author="Anees Shaikh" w:date="2013-10-06T21:47:00Z"/>
              </w:rPr>
            </w:pPr>
            <w:del w:id="2282" w:author="Anees Shaikh" w:date="2013-10-06T21:47:00Z">
              <w:r w:rsidDel="00481203">
                <w:delText xml:space="preserve">              &lt;xs:complexType&gt;</w:delText>
              </w:r>
            </w:del>
          </w:p>
          <w:p w14:paraId="6EC5DBBF" w14:textId="1DB20331" w:rsidR="00257D58" w:rsidDel="00481203" w:rsidRDefault="00257D58" w:rsidP="00257D58">
            <w:pPr>
              <w:pStyle w:val="XML1"/>
              <w:rPr>
                <w:del w:id="2283" w:author="Anees Shaikh" w:date="2013-10-06T21:47:00Z"/>
              </w:rPr>
            </w:pPr>
            <w:del w:id="2284" w:author="Anees Shaikh" w:date="2013-10-06T21:47:00Z">
              <w:r w:rsidDel="00481203">
                <w:delText xml:space="preserve">                &lt;xs:sequence&gt;</w:delText>
              </w:r>
            </w:del>
          </w:p>
          <w:p w14:paraId="378C2E84" w14:textId="64CED188" w:rsidR="00257D58" w:rsidDel="00481203" w:rsidRDefault="00257D58" w:rsidP="00257D58">
            <w:pPr>
              <w:pStyle w:val="XML1"/>
              <w:rPr>
                <w:del w:id="2285" w:author="Anees Shaikh" w:date="2013-10-06T21:47:00Z"/>
              </w:rPr>
            </w:pPr>
            <w:del w:id="2286" w:author="Anees Shaikh" w:date="2013-10-06T21:47:00Z">
              <w:r w:rsidDel="00481203">
                <w:delText xml:space="preserve">                  &lt;xs:group ref="OFControllerType"/&gt;</w:delText>
              </w:r>
            </w:del>
          </w:p>
          <w:p w14:paraId="17E148A9" w14:textId="6D49435E" w:rsidR="00257D58" w:rsidDel="00481203" w:rsidRDefault="00257D58" w:rsidP="00257D58">
            <w:pPr>
              <w:pStyle w:val="XML1"/>
              <w:rPr>
                <w:del w:id="2287" w:author="Anees Shaikh" w:date="2013-10-06T21:47:00Z"/>
              </w:rPr>
            </w:pPr>
            <w:del w:id="2288" w:author="Anees Shaikh" w:date="2013-10-06T21:47:00Z">
              <w:r w:rsidDel="00481203">
                <w:delText xml:space="preserve">                &lt;/xs:sequence&gt;</w:delText>
              </w:r>
            </w:del>
          </w:p>
          <w:p w14:paraId="38AD328B" w14:textId="2EAA5BBE" w:rsidR="00257D58" w:rsidDel="00481203" w:rsidRDefault="00257D58" w:rsidP="00257D58">
            <w:pPr>
              <w:pStyle w:val="XML1"/>
              <w:rPr>
                <w:del w:id="2289" w:author="Anees Shaikh" w:date="2013-10-06T21:47:00Z"/>
              </w:rPr>
            </w:pPr>
            <w:del w:id="2290" w:author="Anees Shaikh" w:date="2013-10-06T21:47:00Z">
              <w:r w:rsidDel="00481203">
                <w:delText xml:space="preserve">              &lt;/xs:complexType&gt;</w:delText>
              </w:r>
            </w:del>
          </w:p>
          <w:p w14:paraId="6778CC58" w14:textId="588E65C2" w:rsidR="00257D58" w:rsidDel="00481203" w:rsidRDefault="00257D58" w:rsidP="00257D58">
            <w:pPr>
              <w:pStyle w:val="XML1"/>
              <w:rPr>
                <w:del w:id="2291" w:author="Anees Shaikh" w:date="2013-10-06T21:47:00Z"/>
              </w:rPr>
            </w:pPr>
            <w:del w:id="2292" w:author="Anees Shaikh" w:date="2013-10-06T21:47:00Z">
              <w:r w:rsidDel="00481203">
                <w:delText xml:space="preserve">            &lt;/xs:element&gt;</w:delText>
              </w:r>
            </w:del>
          </w:p>
          <w:p w14:paraId="2044419C" w14:textId="69E2A63B" w:rsidR="00257D58" w:rsidDel="00481203" w:rsidRDefault="00257D58" w:rsidP="00257D58">
            <w:pPr>
              <w:pStyle w:val="XML1"/>
              <w:rPr>
                <w:del w:id="2293" w:author="Anees Shaikh" w:date="2013-10-06T21:47:00Z"/>
              </w:rPr>
            </w:pPr>
            <w:del w:id="2294" w:author="Anees Shaikh" w:date="2013-10-06T21:47:00Z">
              <w:r w:rsidDel="00481203">
                <w:delText xml:space="preserve">          &lt;/xs:sequence&gt;</w:delText>
              </w:r>
            </w:del>
          </w:p>
          <w:p w14:paraId="7595B7E3" w14:textId="37100EB5" w:rsidR="00257D58" w:rsidDel="00481203" w:rsidRDefault="00257D58" w:rsidP="00257D58">
            <w:pPr>
              <w:pStyle w:val="XML1"/>
              <w:rPr>
                <w:del w:id="2295" w:author="Anees Shaikh" w:date="2013-10-06T21:47:00Z"/>
              </w:rPr>
            </w:pPr>
            <w:del w:id="2296" w:author="Anees Shaikh" w:date="2013-10-06T21:47:00Z">
              <w:r w:rsidDel="00481203">
                <w:delText xml:space="preserve">        &lt;/xs:complexType&gt;</w:delText>
              </w:r>
            </w:del>
          </w:p>
          <w:p w14:paraId="0BBC84D7" w14:textId="7E111775" w:rsidR="00257D58" w:rsidDel="00481203" w:rsidRDefault="00257D58" w:rsidP="00257D58">
            <w:pPr>
              <w:pStyle w:val="XML1"/>
              <w:rPr>
                <w:del w:id="2297" w:author="Anees Shaikh" w:date="2013-10-06T21:47:00Z"/>
              </w:rPr>
            </w:pPr>
            <w:del w:id="2298" w:author="Anees Shaikh" w:date="2013-10-06T21:47:00Z">
              <w:r w:rsidDel="00481203">
                <w:delText xml:space="preserve">        &lt;xs:key name="key_controllers_controller"&gt;</w:delText>
              </w:r>
            </w:del>
          </w:p>
          <w:p w14:paraId="5A40EBDE" w14:textId="3F0671D0" w:rsidR="00257D58" w:rsidDel="00481203" w:rsidRDefault="00257D58" w:rsidP="00257D58">
            <w:pPr>
              <w:pStyle w:val="XML1"/>
              <w:rPr>
                <w:del w:id="2299" w:author="Anees Shaikh" w:date="2013-10-06T21:47:00Z"/>
              </w:rPr>
            </w:pPr>
            <w:del w:id="2300" w:author="Anees Shaikh" w:date="2013-10-06T21:47:00Z">
              <w:r w:rsidDel="00481203">
                <w:delText xml:space="preserve">          &lt;xs:selector xpath="of11-config:controller"/&gt;</w:delText>
              </w:r>
            </w:del>
          </w:p>
          <w:p w14:paraId="07A59398" w14:textId="75490ECD" w:rsidR="00257D58" w:rsidDel="00481203" w:rsidRDefault="00257D58" w:rsidP="00257D58">
            <w:pPr>
              <w:pStyle w:val="XML1"/>
              <w:rPr>
                <w:del w:id="2301" w:author="Anees Shaikh" w:date="2013-10-06T21:47:00Z"/>
              </w:rPr>
            </w:pPr>
            <w:del w:id="2302" w:author="Anees Shaikh" w:date="2013-10-06T21:47:00Z">
              <w:r w:rsidDel="00481203">
                <w:delText xml:space="preserve">          &lt;xs:field xpath="of11-config:id"/&gt;</w:delText>
              </w:r>
            </w:del>
          </w:p>
          <w:p w14:paraId="761BEFEE" w14:textId="0EC9D14D" w:rsidR="00257D58" w:rsidDel="00481203" w:rsidRDefault="00257D58" w:rsidP="00257D58">
            <w:pPr>
              <w:pStyle w:val="XML1"/>
              <w:rPr>
                <w:del w:id="2303" w:author="Anees Shaikh" w:date="2013-10-06T21:47:00Z"/>
              </w:rPr>
            </w:pPr>
            <w:del w:id="2304" w:author="Anees Shaikh" w:date="2013-10-06T21:47:00Z">
              <w:r w:rsidDel="00481203">
                <w:delText xml:space="preserve">        &lt;/xs:key&gt;</w:delText>
              </w:r>
            </w:del>
          </w:p>
          <w:p w14:paraId="28D062C4" w14:textId="6F6F3024" w:rsidR="00257D58" w:rsidDel="00481203" w:rsidRDefault="00257D58" w:rsidP="00257D58">
            <w:pPr>
              <w:pStyle w:val="XML1"/>
              <w:rPr>
                <w:del w:id="2305" w:author="Anees Shaikh" w:date="2013-10-06T21:47:00Z"/>
              </w:rPr>
            </w:pPr>
            <w:del w:id="2306" w:author="Anees Shaikh" w:date="2013-10-06T21:47:00Z">
              <w:r w:rsidDel="00481203">
                <w:delText xml:space="preserve">      &lt;/xs:element&gt;</w:delText>
              </w:r>
            </w:del>
          </w:p>
          <w:p w14:paraId="5D69C2DB" w14:textId="1796C5A0" w:rsidR="00257D58" w:rsidDel="00481203" w:rsidRDefault="00257D58" w:rsidP="00257D58">
            <w:pPr>
              <w:pStyle w:val="XML1"/>
              <w:rPr>
                <w:del w:id="2307" w:author="Anees Shaikh" w:date="2013-10-06T21:47:00Z"/>
              </w:rPr>
            </w:pPr>
            <w:del w:id="2308" w:author="Anees Shaikh" w:date="2013-10-06T21:47:00Z">
              <w:r w:rsidDel="00481203">
                <w:delText xml:space="preserve">      &lt;xs:element name="resources"&gt;</w:delText>
              </w:r>
            </w:del>
          </w:p>
          <w:p w14:paraId="3D653A9A" w14:textId="0E283803" w:rsidR="00257D58" w:rsidDel="00481203" w:rsidRDefault="00257D58" w:rsidP="00257D58">
            <w:pPr>
              <w:pStyle w:val="XML1"/>
              <w:rPr>
                <w:del w:id="2309" w:author="Anees Shaikh" w:date="2013-10-06T21:47:00Z"/>
              </w:rPr>
            </w:pPr>
            <w:del w:id="2310" w:author="Anees Shaikh" w:date="2013-10-06T21:47:00Z">
              <w:r w:rsidDel="00481203">
                <w:delText xml:space="preserve">        &lt;xs:annotation&gt;</w:delText>
              </w:r>
            </w:del>
          </w:p>
          <w:p w14:paraId="6F860720" w14:textId="37F97700" w:rsidR="00257D58" w:rsidDel="00481203" w:rsidRDefault="00257D58" w:rsidP="00257D58">
            <w:pPr>
              <w:pStyle w:val="XML1"/>
              <w:rPr>
                <w:del w:id="2311" w:author="Anees Shaikh" w:date="2013-10-06T21:47:00Z"/>
              </w:rPr>
            </w:pPr>
            <w:del w:id="2312" w:author="Anees Shaikh" w:date="2013-10-06T21:47:00Z">
              <w:r w:rsidDel="00481203">
                <w:delText xml:space="preserve">          &lt;xs:documentation&gt;</w:delText>
              </w:r>
            </w:del>
          </w:p>
          <w:p w14:paraId="03CC4705" w14:textId="3C9132C4" w:rsidR="00257D58" w:rsidDel="00481203" w:rsidRDefault="00257D58" w:rsidP="00257D58">
            <w:pPr>
              <w:pStyle w:val="XML1"/>
              <w:rPr>
                <w:del w:id="2313" w:author="Anees Shaikh" w:date="2013-10-06T21:47:00Z"/>
              </w:rPr>
            </w:pPr>
            <w:del w:id="2314" w:author="Anees Shaikh" w:date="2013-10-06T21:47:00Z">
              <w:r w:rsidDel="00481203">
                <w:delText xml:space="preserve">            The list of identifiers of all resources of the</w:delText>
              </w:r>
            </w:del>
          </w:p>
          <w:p w14:paraId="4ECD4FFA" w14:textId="295557F4" w:rsidR="00257D58" w:rsidDel="00481203" w:rsidRDefault="00257D58" w:rsidP="00257D58">
            <w:pPr>
              <w:pStyle w:val="XML1"/>
              <w:rPr>
                <w:del w:id="2315" w:author="Anees Shaikh" w:date="2013-10-06T21:47:00Z"/>
              </w:rPr>
            </w:pPr>
            <w:del w:id="2316" w:author="Anees Shaikh" w:date="2013-10-06T21:47:00Z">
              <w:r w:rsidDel="00481203">
                <w:delText xml:space="preserve">            OpenFlow Capable Switch that the OpenFlow Logical Switch</w:delText>
              </w:r>
            </w:del>
          </w:p>
          <w:p w14:paraId="3581F666" w14:textId="4A1C01CF" w:rsidR="00257D58" w:rsidDel="00481203" w:rsidRDefault="00257D58" w:rsidP="00257D58">
            <w:pPr>
              <w:pStyle w:val="XML1"/>
              <w:rPr>
                <w:del w:id="2317" w:author="Anees Shaikh" w:date="2013-10-06T21:47:00Z"/>
              </w:rPr>
            </w:pPr>
            <w:del w:id="2318" w:author="Anees Shaikh" w:date="2013-10-06T21:47:00Z">
              <w:r w:rsidDel="00481203">
                <w:delText xml:space="preserve">            has exclusive or non-exclusive access to.  A resource is </w:delText>
              </w:r>
            </w:del>
          </w:p>
          <w:p w14:paraId="55D672F5" w14:textId="2F7E37B2" w:rsidR="00257D58" w:rsidDel="00481203" w:rsidRDefault="00257D58" w:rsidP="00257D58">
            <w:pPr>
              <w:pStyle w:val="XML1"/>
              <w:rPr>
                <w:del w:id="2319" w:author="Anees Shaikh" w:date="2013-10-06T21:47:00Z"/>
              </w:rPr>
            </w:pPr>
            <w:del w:id="2320" w:author="Anees Shaikh" w:date="2013-10-06T21:47:00Z">
              <w:r w:rsidDel="00481203">
                <w:delText xml:space="preserve">            identified by the value of its resource-identifier element.</w:delText>
              </w:r>
            </w:del>
          </w:p>
          <w:p w14:paraId="1F04FAEC" w14:textId="53C71511" w:rsidR="00257D58" w:rsidDel="00481203" w:rsidRDefault="00257D58" w:rsidP="00257D58">
            <w:pPr>
              <w:pStyle w:val="XML1"/>
              <w:rPr>
                <w:del w:id="2321" w:author="Anees Shaikh" w:date="2013-10-06T21:47:00Z"/>
              </w:rPr>
            </w:pPr>
            <w:del w:id="2322" w:author="Anees Shaikh" w:date="2013-10-06T21:47:00Z">
              <w:r w:rsidDel="00481203">
                <w:delText xml:space="preserve">            For each resource identifier value in this list, there MUST</w:delText>
              </w:r>
            </w:del>
          </w:p>
          <w:p w14:paraId="1D1AE204" w14:textId="17800C0A" w:rsidR="00257D58" w:rsidDel="00481203" w:rsidRDefault="00257D58" w:rsidP="00257D58">
            <w:pPr>
              <w:pStyle w:val="XML1"/>
              <w:rPr>
                <w:del w:id="2323" w:author="Anees Shaikh" w:date="2013-10-06T21:47:00Z"/>
              </w:rPr>
            </w:pPr>
            <w:del w:id="2324" w:author="Anees Shaikh" w:date="2013-10-06T21:47:00Z">
              <w:r w:rsidDel="00481203">
                <w:delText xml:space="preserve">            be an element with a matching resource identifier value in </w:delText>
              </w:r>
            </w:del>
          </w:p>
          <w:p w14:paraId="2B5D625C" w14:textId="265A8D76" w:rsidR="00257D58" w:rsidDel="00481203" w:rsidRDefault="00257D58" w:rsidP="00257D58">
            <w:pPr>
              <w:pStyle w:val="XML1"/>
              <w:rPr>
                <w:del w:id="2325" w:author="Anees Shaikh" w:date="2013-10-06T21:47:00Z"/>
              </w:rPr>
            </w:pPr>
            <w:del w:id="2326" w:author="Anees Shaikh" w:date="2013-10-06T21:47:00Z">
              <w:r w:rsidDel="00481203">
                <w:delText xml:space="preserve">            the resources list of the OpenFlow Capable Switch.</w:delText>
              </w:r>
            </w:del>
          </w:p>
          <w:p w14:paraId="38933206" w14:textId="7AF1B9B0" w:rsidR="00257D58" w:rsidDel="00481203" w:rsidRDefault="00257D58" w:rsidP="00257D58">
            <w:pPr>
              <w:pStyle w:val="XML1"/>
              <w:rPr>
                <w:del w:id="2327" w:author="Anees Shaikh" w:date="2013-10-06T21:47:00Z"/>
              </w:rPr>
            </w:pPr>
            <w:del w:id="2328" w:author="Anees Shaikh" w:date="2013-10-06T21:47:00Z">
              <w:r w:rsidDel="00481203">
                <w:delText xml:space="preserve">                  </w:delText>
              </w:r>
            </w:del>
          </w:p>
          <w:p w14:paraId="01F2D86A" w14:textId="266D7C44" w:rsidR="00257D58" w:rsidDel="00481203" w:rsidRDefault="00257D58" w:rsidP="00257D58">
            <w:pPr>
              <w:pStyle w:val="XML1"/>
              <w:rPr>
                <w:del w:id="2329" w:author="Anees Shaikh" w:date="2013-10-06T21:47:00Z"/>
              </w:rPr>
            </w:pPr>
            <w:del w:id="2330" w:author="Anees Shaikh" w:date="2013-10-06T21:47:00Z">
              <w:r w:rsidDel="00481203">
                <w:delText xml:space="preserve">            Identifiers of this list are contained in elements</w:delText>
              </w:r>
            </w:del>
          </w:p>
          <w:p w14:paraId="5C6511E1" w14:textId="5F87C64F" w:rsidR="00257D58" w:rsidDel="00481203" w:rsidRDefault="00257D58" w:rsidP="00257D58">
            <w:pPr>
              <w:pStyle w:val="XML1"/>
              <w:rPr>
                <w:del w:id="2331" w:author="Anees Shaikh" w:date="2013-10-06T21:47:00Z"/>
              </w:rPr>
            </w:pPr>
            <w:del w:id="2332" w:author="Anees Shaikh" w:date="2013-10-06T21:47:00Z">
              <w:r w:rsidDel="00481203">
                <w:delText xml:space="preserve">            indicating the type of resource: 'port', 'queue',</w:delText>
              </w:r>
            </w:del>
          </w:p>
          <w:p w14:paraId="2C6BC77F" w14:textId="76CFABDF" w:rsidR="00257D58" w:rsidDel="00481203" w:rsidRDefault="00257D58" w:rsidP="00257D58">
            <w:pPr>
              <w:pStyle w:val="XML1"/>
              <w:rPr>
                <w:del w:id="2333" w:author="Anees Shaikh" w:date="2013-10-06T21:47:00Z"/>
              </w:rPr>
            </w:pPr>
            <w:del w:id="2334" w:author="Anees Shaikh" w:date="2013-10-06T21:47:00Z">
              <w:r w:rsidDel="00481203">
                <w:delText xml:space="preserve">            'certificate', or 'flow-table'.  Depending on the type,</w:delText>
              </w:r>
            </w:del>
          </w:p>
          <w:p w14:paraId="3DD12D0D" w14:textId="18018ECA" w:rsidR="00257D58" w:rsidDel="00481203" w:rsidRDefault="00257D58" w:rsidP="00257D58">
            <w:pPr>
              <w:pStyle w:val="XML1"/>
              <w:rPr>
                <w:del w:id="2335" w:author="Anees Shaikh" w:date="2013-10-06T21:47:00Z"/>
              </w:rPr>
            </w:pPr>
            <w:del w:id="2336" w:author="Anees Shaikh" w:date="2013-10-06T21:47:00Z">
              <w:r w:rsidDel="00481203">
                <w:delText xml:space="preserve">            different constraints apply.  These are specified in</w:delText>
              </w:r>
            </w:del>
          </w:p>
          <w:p w14:paraId="1CBA245E" w14:textId="0ECF89C4" w:rsidR="00257D58" w:rsidDel="00481203" w:rsidRDefault="00257D58" w:rsidP="00257D58">
            <w:pPr>
              <w:pStyle w:val="XML1"/>
              <w:rPr>
                <w:del w:id="2337" w:author="Anees Shaikh" w:date="2013-10-06T21:47:00Z"/>
              </w:rPr>
            </w:pPr>
            <w:del w:id="2338" w:author="Anees Shaikh" w:date="2013-10-06T21:47:00Z">
              <w:r w:rsidDel="00481203">
                <w:delText xml:space="preserve">            separate descriptions per type.</w:delText>
              </w:r>
            </w:del>
          </w:p>
          <w:p w14:paraId="2C11D90E" w14:textId="4AE4E863" w:rsidR="00257D58" w:rsidDel="00481203" w:rsidRDefault="00257D58" w:rsidP="00257D58">
            <w:pPr>
              <w:pStyle w:val="XML1"/>
              <w:rPr>
                <w:del w:id="2339" w:author="Anees Shaikh" w:date="2013-10-06T21:47:00Z"/>
              </w:rPr>
            </w:pPr>
          </w:p>
          <w:p w14:paraId="41E0EF5E" w14:textId="383882BC" w:rsidR="0079721D" w:rsidDel="00481203" w:rsidRDefault="00257D58">
            <w:pPr>
              <w:pStyle w:val="XML1"/>
              <w:rPr>
                <w:ins w:id="2340" w:author="Deepak Bansal (AZURE)" w:date="2013-09-07T19:49:00Z"/>
                <w:del w:id="2341" w:author="Anees Shaikh" w:date="2013-10-06T21:47:00Z"/>
              </w:rPr>
            </w:pPr>
            <w:del w:id="2342" w:author="Anees Shaikh" w:date="2013-10-06T21:47:00Z">
              <w:r w:rsidDel="00481203">
                <w:delText xml:space="preserve">            </w:delText>
              </w:r>
            </w:del>
            <w:ins w:id="2343" w:author="Deepak Bansal (AZURE)" w:date="2013-09-07T19:35:00Z">
              <w:del w:id="2344" w:author="Anees Shaikh" w:date="2013-10-06T21:47:00Z">
                <w:r w:rsidR="00560EE0" w:rsidDel="00481203">
                  <w:delText>T</w:delText>
                </w:r>
              </w:del>
            </w:ins>
            <w:del w:id="2345" w:author="Anees Shaikh" w:date="2013-10-06T21:47:00Z">
              <w:r w:rsidDel="00481203">
                <w:delText xml:space="preserve">At present the elements in this lists </w:delText>
              </w:r>
            </w:del>
            <w:ins w:id="2346" w:author="Deepak Bansal (AZURE)" w:date="2013-09-07T19:35:00Z">
              <w:del w:id="2347" w:author="Anees Shaikh" w:date="2013-10-06T21:47:00Z">
                <w:r w:rsidR="00560EE0" w:rsidDel="00481203">
                  <w:delText xml:space="preserve">can be created, deleted or modified </w:delText>
                </w:r>
              </w:del>
            </w:ins>
          </w:p>
          <w:p w14:paraId="43C0BCB0" w14:textId="21DCF873" w:rsidR="00257D58" w:rsidDel="00481203" w:rsidRDefault="0079721D" w:rsidP="00257D58">
            <w:pPr>
              <w:pStyle w:val="XML1"/>
              <w:rPr>
                <w:del w:id="2348" w:author="Anees Shaikh" w:date="2013-10-06T21:47:00Z"/>
              </w:rPr>
            </w:pPr>
            <w:ins w:id="2349" w:author="Deepak Bansal (AZURE)" w:date="2013-09-07T19:49:00Z">
              <w:del w:id="2350" w:author="Anees Shaikh" w:date="2013-10-06T21:47:00Z">
                <w:r w:rsidDel="00481203">
                  <w:delText xml:space="preserve">            </w:delText>
                </w:r>
              </w:del>
            </w:ins>
            <w:ins w:id="2351" w:author="Deepak Bansal (AZURE)" w:date="2013-09-07T19:35:00Z">
              <w:del w:id="2352" w:author="Anees Shaikh" w:date="2013-10-06T21:47:00Z">
                <w:r w:rsidR="00560EE0" w:rsidDel="00481203">
                  <w:delText xml:space="preserve">by NETCONF </w:delText>
                </w:r>
              </w:del>
            </w:ins>
            <w:ins w:id="2353" w:author="Deepak Bansal (AZURE)" w:date="2013-09-07T19:36:00Z">
              <w:del w:id="2354" w:author="Anees Shaikh" w:date="2013-10-06T21:47:00Z">
                <w:r w:rsidDel="00481203">
                  <w:delText>&amp;lt;create&amp;gt</w:delText>
                </w:r>
              </w:del>
            </w:ins>
            <w:ins w:id="2355" w:author="Deepak Bansal (AZURE)" w:date="2013-09-07T19:54:00Z">
              <w:del w:id="2356" w:author="Anees Shaikh" w:date="2013-10-06T21:47:00Z">
                <w:r w:rsidDel="00481203">
                  <w:delText>;</w:delText>
                </w:r>
              </w:del>
            </w:ins>
            <w:ins w:id="2357" w:author="Deepak Bansal (AZURE)" w:date="2013-09-07T19:36:00Z">
              <w:del w:id="2358" w:author="Anees Shaikh" w:date="2013-10-06T21:47:00Z">
                <w:r w:rsidDel="00481203">
                  <w:delText>, &amp;lt;delete&amp;gt</w:delText>
                </w:r>
              </w:del>
            </w:ins>
            <w:ins w:id="2359" w:author="Deepak Bansal (AZURE)" w:date="2013-09-07T19:54:00Z">
              <w:del w:id="2360" w:author="Anees Shaikh" w:date="2013-10-06T21:47:00Z">
                <w:r w:rsidDel="00481203">
                  <w:delText>;</w:delText>
                </w:r>
              </w:del>
            </w:ins>
            <w:ins w:id="2361" w:author="Deepak Bansal (AZURE)" w:date="2013-09-07T19:36:00Z">
              <w:del w:id="2362" w:author="Anees Shaikh" w:date="2013-10-06T21:47:00Z">
                <w:r w:rsidR="00560EE0" w:rsidDel="00481203">
                  <w:delText xml:space="preserve">  and </w:delText>
                </w:r>
              </w:del>
            </w:ins>
            <w:ins w:id="2363" w:author="Deepak Bansal (AZURE)" w:date="2013-09-07T19:50:00Z">
              <w:del w:id="2364" w:author="Anees Shaikh" w:date="2013-10-06T21:47:00Z">
                <w:r w:rsidDel="00481203">
                  <w:delText xml:space="preserve">                        </w:delText>
                </w:r>
              </w:del>
            </w:ins>
            <w:ins w:id="2365" w:author="Deepak Bansal (AZURE)" w:date="2013-09-07T19:37:00Z">
              <w:del w:id="2366" w:author="Anees Shaikh" w:date="2013-10-06T21:47:00Z">
                <w:r w:rsidR="00560EE0" w:rsidDel="00481203">
                  <w:delText>&amp;lt;edit-</w:delText>
                </w:r>
                <w:r w:rsidDel="00481203">
                  <w:delText xml:space="preserve">config&amp;gt; operations. They </w:delText>
                </w:r>
              </w:del>
            </w:ins>
            <w:del w:id="2367" w:author="Anees Shaikh" w:date="2013-10-06T21:47:00Z">
              <w:r w:rsidR="00257D58" w:rsidDel="00481203">
                <w:delText>are not configurable</w:delText>
              </w:r>
            </w:del>
          </w:p>
          <w:p w14:paraId="4E183C94" w14:textId="26030A03" w:rsidR="0079721D" w:rsidDel="00481203" w:rsidRDefault="00257D58">
            <w:pPr>
              <w:pStyle w:val="XML1"/>
              <w:rPr>
                <w:ins w:id="2368" w:author="Deepak Bansal (AZURE)" w:date="2013-09-07T19:50:00Z"/>
                <w:del w:id="2369" w:author="Anees Shaikh" w:date="2013-10-06T21:47:00Z"/>
              </w:rPr>
            </w:pPr>
            <w:del w:id="2370" w:author="Anees Shaikh" w:date="2013-10-06T21:47:00Z">
              <w:r w:rsidDel="00481203">
                <w:delText xml:space="preserve">            and can</w:delText>
              </w:r>
            </w:del>
            <w:ins w:id="2371" w:author="Deepak Bansal (AZURE)" w:date="2013-09-07T19:37:00Z">
              <w:del w:id="2372" w:author="Anees Shaikh" w:date="2013-10-06T21:47:00Z">
                <w:r w:rsidR="00560EE0" w:rsidDel="00481203">
                  <w:delText xml:space="preserve"> </w:delText>
                </w:r>
              </w:del>
            </w:ins>
            <w:del w:id="2373" w:author="Anees Shaikh" w:date="2013-10-06T21:47:00Z">
              <w:r w:rsidDel="00481203">
                <w:delText xml:space="preserve"> only be retrieved by NETCONF </w:delText>
              </w:r>
            </w:del>
          </w:p>
          <w:p w14:paraId="5413742B" w14:textId="6FED6D5D" w:rsidR="00257D58" w:rsidDel="00481203" w:rsidRDefault="0079721D">
            <w:pPr>
              <w:pStyle w:val="XML1"/>
              <w:rPr>
                <w:del w:id="2374" w:author="Anees Shaikh" w:date="2013-10-06T21:47:00Z"/>
              </w:rPr>
            </w:pPr>
            <w:ins w:id="2375" w:author="Deepak Bansal (AZURE)" w:date="2013-09-07T19:50:00Z">
              <w:del w:id="2376" w:author="Anees Shaikh" w:date="2013-10-06T21:47:00Z">
                <w:r w:rsidDel="00481203">
                  <w:delText xml:space="preserve">            </w:delText>
                </w:r>
              </w:del>
            </w:ins>
            <w:del w:id="2377" w:author="Anees Shaikh" w:date="2013-10-06T21:47:00Z">
              <w:r w:rsidR="00257D58" w:rsidDel="00481203">
                <w:delText>&amp;lt;get&amp;gt; or &amp;lt;get-config&amp;gt;</w:delText>
              </w:r>
            </w:del>
          </w:p>
          <w:p w14:paraId="095C735C" w14:textId="6CAD5974" w:rsidR="00257D58" w:rsidDel="00481203" w:rsidRDefault="00257D58">
            <w:pPr>
              <w:pStyle w:val="XML1"/>
              <w:rPr>
                <w:del w:id="2378" w:author="Anees Shaikh" w:date="2013-10-06T21:47:00Z"/>
              </w:rPr>
            </w:pPr>
            <w:del w:id="2379" w:author="Anees Shaikh" w:date="2013-10-06T21:47:00Z">
              <w:r w:rsidDel="00481203">
                <w:delText xml:space="preserve">            operations. Attemps to modify this element and its children</w:delText>
              </w:r>
            </w:del>
          </w:p>
          <w:p w14:paraId="3AC24CD1" w14:textId="514DB1E0" w:rsidR="00257D58" w:rsidDel="00481203" w:rsidRDefault="00257D58">
            <w:pPr>
              <w:pStyle w:val="XML1"/>
              <w:rPr>
                <w:del w:id="2380" w:author="Anees Shaikh" w:date="2013-10-06T21:47:00Z"/>
              </w:rPr>
            </w:pPr>
            <w:del w:id="2381" w:author="Anees Shaikh" w:date="2013-10-06T21:47:00Z">
              <w:r w:rsidDel="00481203">
                <w:delText xml:space="preserve">            with a NETCONF &amp;lt;edit-config&amp;gt; operation MUST result in an </w:delText>
              </w:r>
            </w:del>
          </w:p>
          <w:p w14:paraId="4B09B0D6" w14:textId="1D6B17D8" w:rsidR="00257D58" w:rsidDel="00481203" w:rsidRDefault="00257D58">
            <w:pPr>
              <w:pStyle w:val="XML1"/>
              <w:rPr>
                <w:del w:id="2382" w:author="Anees Shaikh" w:date="2013-10-06T21:47:00Z"/>
              </w:rPr>
            </w:pPr>
            <w:del w:id="2383" w:author="Anees Shaikh" w:date="2013-10-06T21:47:00Z">
              <w:r w:rsidDel="00481203">
                <w:delText xml:space="preserve">            'operation-not-supported' error with type 'application'.</w:delText>
              </w:r>
            </w:del>
          </w:p>
          <w:p w14:paraId="4DD1E373" w14:textId="307E7A0F" w:rsidR="00257D58" w:rsidDel="00481203" w:rsidRDefault="00257D58" w:rsidP="00257D58">
            <w:pPr>
              <w:pStyle w:val="XML1"/>
              <w:rPr>
                <w:del w:id="2384" w:author="Anees Shaikh" w:date="2013-10-06T21:47:00Z"/>
              </w:rPr>
            </w:pPr>
            <w:del w:id="2385" w:author="Anees Shaikh" w:date="2013-10-06T21:47:00Z">
              <w:r w:rsidDel="00481203">
                <w:delText xml:space="preserve">          &lt;/xs:documentation&gt;</w:delText>
              </w:r>
            </w:del>
          </w:p>
          <w:p w14:paraId="080F873A" w14:textId="7F1D5AF3" w:rsidR="00257D58" w:rsidDel="00481203" w:rsidRDefault="00257D58" w:rsidP="00257D58">
            <w:pPr>
              <w:pStyle w:val="XML1"/>
              <w:rPr>
                <w:del w:id="2386" w:author="Anees Shaikh" w:date="2013-10-06T21:47:00Z"/>
              </w:rPr>
            </w:pPr>
            <w:del w:id="2387" w:author="Anees Shaikh" w:date="2013-10-06T21:47:00Z">
              <w:r w:rsidDel="00481203">
                <w:delText xml:space="preserve">        &lt;/xs:annotation&gt;</w:delText>
              </w:r>
            </w:del>
          </w:p>
          <w:p w14:paraId="56C36461" w14:textId="243723C0" w:rsidR="00257D58" w:rsidDel="00481203" w:rsidRDefault="00257D58" w:rsidP="00257D58">
            <w:pPr>
              <w:pStyle w:val="XML1"/>
              <w:rPr>
                <w:del w:id="2388" w:author="Anees Shaikh" w:date="2013-10-06T21:47:00Z"/>
              </w:rPr>
            </w:pPr>
            <w:del w:id="2389" w:author="Anees Shaikh" w:date="2013-10-06T21:47:00Z">
              <w:r w:rsidDel="00481203">
                <w:delText xml:space="preserve">        &lt;xs:complexType&gt;</w:delText>
              </w:r>
            </w:del>
          </w:p>
          <w:p w14:paraId="20EED2CE" w14:textId="72633FCF" w:rsidR="00257D58" w:rsidDel="00481203" w:rsidRDefault="00257D58" w:rsidP="00257D58">
            <w:pPr>
              <w:pStyle w:val="XML1"/>
              <w:rPr>
                <w:del w:id="2390" w:author="Anees Shaikh" w:date="2013-10-06T21:47:00Z"/>
              </w:rPr>
            </w:pPr>
            <w:del w:id="2391" w:author="Anees Shaikh" w:date="2013-10-06T21:47:00Z">
              <w:r w:rsidDel="00481203">
                <w:delText xml:space="preserve">          &lt;xs:sequence&gt;</w:delText>
              </w:r>
            </w:del>
          </w:p>
          <w:p w14:paraId="0519DC17" w14:textId="6493D7D7" w:rsidR="00257D58" w:rsidDel="00481203" w:rsidRDefault="00257D58" w:rsidP="00257D58">
            <w:pPr>
              <w:pStyle w:val="XML1"/>
              <w:rPr>
                <w:del w:id="2392" w:author="Anees Shaikh" w:date="2013-10-06T21:47:00Z"/>
              </w:rPr>
            </w:pPr>
            <w:del w:id="2393" w:author="Anees Shaikh" w:date="2013-10-06T21:47:00Z">
              <w:r w:rsidDel="00481203">
                <w:delText xml:space="preserve">            &lt;xs:element name="port" minOccurs="0" maxOccurs="unbounded"&gt;</w:delText>
              </w:r>
            </w:del>
          </w:p>
          <w:p w14:paraId="4C1D1B1F" w14:textId="16CC45D3" w:rsidR="00257D58" w:rsidDel="00481203" w:rsidRDefault="00257D58" w:rsidP="00257D58">
            <w:pPr>
              <w:pStyle w:val="XML1"/>
              <w:rPr>
                <w:del w:id="2394" w:author="Anees Shaikh" w:date="2013-10-06T21:47:00Z"/>
              </w:rPr>
            </w:pPr>
            <w:del w:id="2395" w:author="Anees Shaikh" w:date="2013-10-06T21:47:00Z">
              <w:r w:rsidDel="00481203">
                <w:delText xml:space="preserve">              &lt;xs:annotation&gt;</w:delText>
              </w:r>
            </w:del>
          </w:p>
          <w:p w14:paraId="13A65A04" w14:textId="359F66A7" w:rsidR="00257D58" w:rsidDel="00481203" w:rsidRDefault="00257D58" w:rsidP="00257D58">
            <w:pPr>
              <w:pStyle w:val="XML1"/>
              <w:rPr>
                <w:del w:id="2396" w:author="Anees Shaikh" w:date="2013-10-06T21:47:00Z"/>
              </w:rPr>
            </w:pPr>
            <w:del w:id="2397" w:author="Anees Shaikh" w:date="2013-10-06T21:47:00Z">
              <w:r w:rsidDel="00481203">
                <w:delText xml:space="preserve">                &lt;xs:documentation&gt;</w:delText>
              </w:r>
            </w:del>
          </w:p>
          <w:p w14:paraId="6FD8188D" w14:textId="75B52FA4" w:rsidR="00257D58" w:rsidDel="00481203" w:rsidRDefault="00257D58" w:rsidP="00257D58">
            <w:pPr>
              <w:pStyle w:val="XML1"/>
              <w:rPr>
                <w:del w:id="2398" w:author="Anees Shaikh" w:date="2013-10-06T21:47:00Z"/>
              </w:rPr>
            </w:pPr>
            <w:del w:id="2399" w:author="Anees Shaikh" w:date="2013-10-06T21:47:00Z">
              <w:r w:rsidDel="00481203">
                <w:delText xml:space="preserve">                  A resource identifier of a port of the </w:delText>
              </w:r>
            </w:del>
          </w:p>
          <w:p w14:paraId="5032D5E7" w14:textId="42F1ACC6" w:rsidR="00257D58" w:rsidDel="00481203" w:rsidRDefault="00257D58" w:rsidP="00257D58">
            <w:pPr>
              <w:pStyle w:val="XML1"/>
              <w:rPr>
                <w:del w:id="2400" w:author="Anees Shaikh" w:date="2013-10-06T21:47:00Z"/>
              </w:rPr>
            </w:pPr>
            <w:del w:id="2401" w:author="Anees Shaikh" w:date="2013-10-06T21:47:00Z">
              <w:r w:rsidDel="00481203">
                <w:delText xml:space="preserve">                  OpenFlow Capable Switch that the OpenFlow Logical Switch</w:delText>
              </w:r>
            </w:del>
          </w:p>
          <w:p w14:paraId="4944E259" w14:textId="4C7E0E0E" w:rsidR="00257D58" w:rsidDel="00481203" w:rsidRDefault="00257D58" w:rsidP="00257D58">
            <w:pPr>
              <w:pStyle w:val="XML1"/>
              <w:rPr>
                <w:del w:id="2402" w:author="Anees Shaikh" w:date="2013-10-06T21:47:00Z"/>
              </w:rPr>
            </w:pPr>
            <w:del w:id="2403" w:author="Anees Shaikh" w:date="2013-10-06T21:47:00Z">
              <w:r w:rsidDel="00481203">
                <w:delText xml:space="preserve">                  has exclusive access to.</w:delText>
              </w:r>
            </w:del>
          </w:p>
          <w:p w14:paraId="72AC4B98" w14:textId="1AEE1F08" w:rsidR="00257D58" w:rsidDel="00481203" w:rsidRDefault="00257D58" w:rsidP="00257D58">
            <w:pPr>
              <w:pStyle w:val="XML1"/>
              <w:rPr>
                <w:del w:id="2404" w:author="Anees Shaikh" w:date="2013-10-06T21:47:00Z"/>
              </w:rPr>
            </w:pPr>
          </w:p>
          <w:p w14:paraId="56DCE933" w14:textId="3C29379E" w:rsidR="00257D58" w:rsidDel="00481203" w:rsidRDefault="00257D58" w:rsidP="00257D58">
            <w:pPr>
              <w:pStyle w:val="XML1"/>
              <w:rPr>
                <w:del w:id="2405" w:author="Anees Shaikh" w:date="2013-10-06T21:47:00Z"/>
              </w:rPr>
            </w:pPr>
            <w:del w:id="2406" w:author="Anees Shaikh" w:date="2013-10-06T21:47:00Z">
              <w:r w:rsidDel="00481203">
                <w:delText xml:space="preserve">                  The elements in this list MUST refer to elements at the</w:delText>
              </w:r>
            </w:del>
          </w:p>
          <w:p w14:paraId="73EB216A" w14:textId="1813FC0C" w:rsidR="00257D58" w:rsidDel="00481203" w:rsidRDefault="00257D58" w:rsidP="00257D58">
            <w:pPr>
              <w:pStyle w:val="XML1"/>
              <w:rPr>
                <w:del w:id="2407" w:author="Anees Shaikh" w:date="2013-10-06T21:47:00Z"/>
              </w:rPr>
            </w:pPr>
            <w:del w:id="2408" w:author="Anees Shaikh" w:date="2013-10-06T21:47:00Z">
              <w:r w:rsidDel="00481203">
                <w:delText xml:space="preserve">                  following path:</w:delText>
              </w:r>
            </w:del>
          </w:p>
          <w:p w14:paraId="1E6DE22F" w14:textId="51B9210A" w:rsidR="00257D58" w:rsidDel="00481203" w:rsidRDefault="00257D58" w:rsidP="00257D58">
            <w:pPr>
              <w:pStyle w:val="XML1"/>
              <w:rPr>
                <w:del w:id="2409" w:author="Anees Shaikh" w:date="2013-10-06T21:47:00Z"/>
              </w:rPr>
            </w:pPr>
            <w:del w:id="2410" w:author="Anees Shaikh" w:date="2013-10-06T21:47:00Z">
              <w:r w:rsidDel="00481203">
                <w:delText xml:space="preserve">                  /capable-switch/resources/port/resource-id</w:delText>
              </w:r>
            </w:del>
          </w:p>
          <w:p w14:paraId="788AF685" w14:textId="46355DD1" w:rsidR="00257D58" w:rsidDel="00481203" w:rsidRDefault="00257D58" w:rsidP="00257D58">
            <w:pPr>
              <w:pStyle w:val="XML1"/>
              <w:rPr>
                <w:del w:id="2411" w:author="Anees Shaikh" w:date="2013-10-06T21:47:00Z"/>
              </w:rPr>
            </w:pPr>
          </w:p>
          <w:p w14:paraId="0620372B" w14:textId="085CE4F5" w:rsidR="00257D58" w:rsidDel="00481203" w:rsidRDefault="00257D58" w:rsidP="00257D58">
            <w:pPr>
              <w:pStyle w:val="XML1"/>
              <w:rPr>
                <w:del w:id="2412" w:author="Anees Shaikh" w:date="2013-10-06T21:47:00Z"/>
              </w:rPr>
            </w:pPr>
            <w:del w:id="2413" w:author="Anees Shaikh" w:date="2013-10-06T21:47:00Z">
              <w:r w:rsidDel="00481203">
                <w:delText xml:space="preserve">                  Elements in this list MUST be unique. This means each</w:delText>
              </w:r>
            </w:del>
          </w:p>
          <w:p w14:paraId="1CF120D9" w14:textId="6EC85029" w:rsidR="00257D58" w:rsidDel="00481203" w:rsidRDefault="00257D58" w:rsidP="00257D58">
            <w:pPr>
              <w:pStyle w:val="XML1"/>
              <w:rPr>
                <w:del w:id="2414" w:author="Anees Shaikh" w:date="2013-10-06T21:47:00Z"/>
              </w:rPr>
            </w:pPr>
            <w:del w:id="2415" w:author="Anees Shaikh" w:date="2013-10-06T21:47:00Z">
              <w:r w:rsidDel="00481203">
                <w:delText xml:space="preserve">                  port element can only be referenced once.</w:delText>
              </w:r>
            </w:del>
          </w:p>
          <w:p w14:paraId="6985EF75" w14:textId="15B827D6" w:rsidR="00257D58" w:rsidDel="00481203" w:rsidRDefault="00257D58" w:rsidP="00257D58">
            <w:pPr>
              <w:pStyle w:val="XML1"/>
              <w:rPr>
                <w:del w:id="2416" w:author="Anees Shaikh" w:date="2013-10-06T21:47:00Z"/>
              </w:rPr>
            </w:pPr>
            <w:del w:id="2417" w:author="Anees Shaikh" w:date="2013-10-06T21:47:00Z">
              <w:r w:rsidDel="00481203">
                <w:delText xml:space="preserve">                &lt;/xs:documentation&gt;</w:delText>
              </w:r>
            </w:del>
          </w:p>
          <w:p w14:paraId="52405869" w14:textId="3EA73B99" w:rsidR="00257D58" w:rsidDel="00481203" w:rsidRDefault="00257D58" w:rsidP="00257D58">
            <w:pPr>
              <w:pStyle w:val="XML1"/>
              <w:rPr>
                <w:del w:id="2418" w:author="Anees Shaikh" w:date="2013-10-06T21:47:00Z"/>
              </w:rPr>
            </w:pPr>
            <w:del w:id="2419" w:author="Anees Shaikh" w:date="2013-10-06T21:47:00Z">
              <w:r w:rsidDel="00481203">
                <w:delText xml:space="preserve">              &lt;/xs:annotation&gt;</w:delText>
              </w:r>
            </w:del>
          </w:p>
          <w:p w14:paraId="098C861F" w14:textId="30A62CFB" w:rsidR="00257D58" w:rsidDel="00481203" w:rsidRDefault="00257D58" w:rsidP="00257D58">
            <w:pPr>
              <w:pStyle w:val="XML1"/>
              <w:rPr>
                <w:del w:id="2420" w:author="Anees Shaikh" w:date="2013-10-06T21:47:00Z"/>
              </w:rPr>
            </w:pPr>
            <w:del w:id="2421" w:author="Anees Shaikh" w:date="2013-10-06T21:47:00Z">
              <w:r w:rsidDel="00481203">
                <w:delText xml:space="preserve">              &lt;xs:simpleType&gt;</w:delText>
              </w:r>
            </w:del>
          </w:p>
          <w:p w14:paraId="6F01FBCC" w14:textId="72186F33" w:rsidR="00257D58" w:rsidDel="00481203" w:rsidRDefault="00257D58" w:rsidP="00257D58">
            <w:pPr>
              <w:pStyle w:val="XML1"/>
              <w:rPr>
                <w:del w:id="2422" w:author="Anees Shaikh" w:date="2013-10-06T21:47:00Z"/>
              </w:rPr>
            </w:pPr>
            <w:del w:id="2423" w:author="Anees Shaikh" w:date="2013-10-06T21:47:00Z">
              <w:r w:rsidDel="00481203">
                <w:delText xml:space="preserve">                &lt;xs:restriction base="inet:uri"&gt;</w:delText>
              </w:r>
            </w:del>
          </w:p>
          <w:p w14:paraId="3A25A537" w14:textId="2E6EE573" w:rsidR="00257D58" w:rsidDel="00481203" w:rsidRDefault="00257D58" w:rsidP="00257D58">
            <w:pPr>
              <w:pStyle w:val="XML1"/>
              <w:rPr>
                <w:del w:id="2424" w:author="Anees Shaikh" w:date="2013-10-06T21:47:00Z"/>
              </w:rPr>
            </w:pPr>
            <w:del w:id="2425" w:author="Anees Shaikh" w:date="2013-10-06T21:47:00Z">
              <w:r w:rsidDel="00481203">
                <w:delText xml:space="preserve">                &lt;/xs:restriction&gt;</w:delText>
              </w:r>
            </w:del>
          </w:p>
          <w:p w14:paraId="513FFC3B" w14:textId="6F65323C" w:rsidR="00257D58" w:rsidDel="00481203" w:rsidRDefault="00257D58" w:rsidP="00257D58">
            <w:pPr>
              <w:pStyle w:val="XML1"/>
              <w:rPr>
                <w:del w:id="2426" w:author="Anees Shaikh" w:date="2013-10-06T21:47:00Z"/>
              </w:rPr>
            </w:pPr>
            <w:del w:id="2427" w:author="Anees Shaikh" w:date="2013-10-06T21:47:00Z">
              <w:r w:rsidDel="00481203">
                <w:delText xml:space="preserve">              &lt;/xs:simpleType&gt;</w:delText>
              </w:r>
            </w:del>
          </w:p>
          <w:p w14:paraId="1EBC47B1" w14:textId="18451040" w:rsidR="00257D58" w:rsidDel="00481203" w:rsidRDefault="00257D58" w:rsidP="00257D58">
            <w:pPr>
              <w:pStyle w:val="XML1"/>
              <w:rPr>
                <w:del w:id="2428" w:author="Anees Shaikh" w:date="2013-10-06T21:47:00Z"/>
              </w:rPr>
            </w:pPr>
            <w:del w:id="2429" w:author="Anees Shaikh" w:date="2013-10-06T21:47:00Z">
              <w:r w:rsidDel="00481203">
                <w:delText xml:space="preserve">            &lt;/xs:element&gt;</w:delText>
              </w:r>
            </w:del>
          </w:p>
          <w:p w14:paraId="38170620" w14:textId="3D7D9547" w:rsidR="00257D58" w:rsidDel="00481203" w:rsidRDefault="00257D58" w:rsidP="00257D58">
            <w:pPr>
              <w:pStyle w:val="XML1"/>
              <w:rPr>
                <w:del w:id="2430" w:author="Anees Shaikh" w:date="2013-10-06T21:47:00Z"/>
              </w:rPr>
            </w:pPr>
            <w:del w:id="2431" w:author="Anees Shaikh" w:date="2013-10-06T21:47:00Z">
              <w:r w:rsidDel="00481203">
                <w:delText xml:space="preserve">            &lt;xs:element name="queue" minOccurs="0" maxOccurs="unbounded"&gt;</w:delText>
              </w:r>
            </w:del>
          </w:p>
          <w:p w14:paraId="6652D5A3" w14:textId="15D4871B" w:rsidR="00257D58" w:rsidDel="00481203" w:rsidRDefault="00257D58" w:rsidP="00257D58">
            <w:pPr>
              <w:pStyle w:val="XML1"/>
              <w:rPr>
                <w:del w:id="2432" w:author="Anees Shaikh" w:date="2013-10-06T21:47:00Z"/>
              </w:rPr>
            </w:pPr>
            <w:del w:id="2433" w:author="Anees Shaikh" w:date="2013-10-06T21:47:00Z">
              <w:r w:rsidDel="00481203">
                <w:delText xml:space="preserve">              &lt;xs:annotation&gt;</w:delText>
              </w:r>
            </w:del>
          </w:p>
          <w:p w14:paraId="12DAAA28" w14:textId="154FE722" w:rsidR="00257D58" w:rsidDel="00481203" w:rsidRDefault="00257D58" w:rsidP="00257D58">
            <w:pPr>
              <w:pStyle w:val="XML1"/>
              <w:rPr>
                <w:del w:id="2434" w:author="Anees Shaikh" w:date="2013-10-06T21:47:00Z"/>
              </w:rPr>
            </w:pPr>
            <w:del w:id="2435" w:author="Anees Shaikh" w:date="2013-10-06T21:47:00Z">
              <w:r w:rsidDel="00481203">
                <w:delText xml:space="preserve">                &lt;xs:documentation&gt;</w:delText>
              </w:r>
            </w:del>
          </w:p>
          <w:p w14:paraId="69BE6F22" w14:textId="3562D267" w:rsidR="00257D58" w:rsidDel="00481203" w:rsidRDefault="00257D58" w:rsidP="00257D58">
            <w:pPr>
              <w:pStyle w:val="XML1"/>
              <w:rPr>
                <w:del w:id="2436" w:author="Anees Shaikh" w:date="2013-10-06T21:47:00Z"/>
              </w:rPr>
            </w:pPr>
            <w:del w:id="2437" w:author="Anees Shaikh" w:date="2013-10-06T21:47:00Z">
              <w:r w:rsidDel="00481203">
                <w:delText xml:space="preserve">                  A resource identifier of a queue of the</w:delText>
              </w:r>
            </w:del>
          </w:p>
          <w:p w14:paraId="49BA6ACE" w14:textId="2B2E8519" w:rsidR="00257D58" w:rsidDel="00481203" w:rsidRDefault="00257D58" w:rsidP="00257D58">
            <w:pPr>
              <w:pStyle w:val="XML1"/>
              <w:rPr>
                <w:del w:id="2438" w:author="Anees Shaikh" w:date="2013-10-06T21:47:00Z"/>
              </w:rPr>
            </w:pPr>
            <w:del w:id="2439" w:author="Anees Shaikh" w:date="2013-10-06T21:47:00Z">
              <w:r w:rsidDel="00481203">
                <w:delText xml:space="preserve">                  OpenFlow Capable Switch that the OpenFlow Logical Switch</w:delText>
              </w:r>
            </w:del>
          </w:p>
          <w:p w14:paraId="0FA0398E" w14:textId="32B4D518" w:rsidR="00257D58" w:rsidDel="00481203" w:rsidRDefault="00257D58" w:rsidP="00257D58">
            <w:pPr>
              <w:pStyle w:val="XML1"/>
              <w:rPr>
                <w:del w:id="2440" w:author="Anees Shaikh" w:date="2013-10-06T21:47:00Z"/>
              </w:rPr>
            </w:pPr>
            <w:del w:id="2441" w:author="Anees Shaikh" w:date="2013-10-06T21:47:00Z">
              <w:r w:rsidDel="00481203">
                <w:delText xml:space="preserve">                  has exclusive access to.</w:delText>
              </w:r>
            </w:del>
          </w:p>
          <w:p w14:paraId="10CCB276" w14:textId="5E5FB85B" w:rsidR="00257D58" w:rsidDel="00481203" w:rsidRDefault="00257D58" w:rsidP="00257D58">
            <w:pPr>
              <w:pStyle w:val="XML1"/>
              <w:rPr>
                <w:del w:id="2442" w:author="Anees Shaikh" w:date="2013-10-06T21:47:00Z"/>
              </w:rPr>
            </w:pPr>
          </w:p>
          <w:p w14:paraId="17E72359" w14:textId="19307592" w:rsidR="00257D58" w:rsidDel="00481203" w:rsidRDefault="00257D58" w:rsidP="00257D58">
            <w:pPr>
              <w:pStyle w:val="XML1"/>
              <w:rPr>
                <w:del w:id="2443" w:author="Anees Shaikh" w:date="2013-10-06T21:47:00Z"/>
              </w:rPr>
            </w:pPr>
            <w:del w:id="2444" w:author="Anees Shaikh" w:date="2013-10-06T21:47:00Z">
              <w:r w:rsidDel="00481203">
                <w:delText xml:space="preserve">                  The elements in this list MUST refer to elements at the</w:delText>
              </w:r>
            </w:del>
          </w:p>
          <w:p w14:paraId="1943D5F1" w14:textId="731B14D6" w:rsidR="00257D58" w:rsidDel="00481203" w:rsidRDefault="00257D58" w:rsidP="00257D58">
            <w:pPr>
              <w:pStyle w:val="XML1"/>
              <w:rPr>
                <w:del w:id="2445" w:author="Anees Shaikh" w:date="2013-10-06T21:47:00Z"/>
              </w:rPr>
            </w:pPr>
            <w:del w:id="2446" w:author="Anees Shaikh" w:date="2013-10-06T21:47:00Z">
              <w:r w:rsidDel="00481203">
                <w:delText xml:space="preserve">                  following path:</w:delText>
              </w:r>
            </w:del>
          </w:p>
          <w:p w14:paraId="5A733266" w14:textId="70FB5BC9" w:rsidR="00257D58" w:rsidDel="00481203" w:rsidRDefault="00257D58" w:rsidP="00257D58">
            <w:pPr>
              <w:pStyle w:val="XML1"/>
              <w:rPr>
                <w:del w:id="2447" w:author="Anees Shaikh" w:date="2013-10-06T21:47:00Z"/>
              </w:rPr>
            </w:pPr>
            <w:del w:id="2448" w:author="Anees Shaikh" w:date="2013-10-06T21:47:00Z">
              <w:r w:rsidDel="00481203">
                <w:delText xml:space="preserve">                  /capable-switch/resources/queue/resource-id</w:delText>
              </w:r>
            </w:del>
          </w:p>
          <w:p w14:paraId="10616792" w14:textId="75FD2C92" w:rsidR="00257D58" w:rsidDel="00481203" w:rsidRDefault="00257D58" w:rsidP="00257D58">
            <w:pPr>
              <w:pStyle w:val="XML1"/>
              <w:rPr>
                <w:del w:id="2449" w:author="Anees Shaikh" w:date="2013-10-06T21:47:00Z"/>
              </w:rPr>
            </w:pPr>
          </w:p>
          <w:p w14:paraId="03CF10D4" w14:textId="0CA3D54D" w:rsidR="00257D58" w:rsidDel="00481203" w:rsidRDefault="00257D58" w:rsidP="00257D58">
            <w:pPr>
              <w:pStyle w:val="XML1"/>
              <w:rPr>
                <w:del w:id="2450" w:author="Anees Shaikh" w:date="2013-10-06T21:47:00Z"/>
              </w:rPr>
            </w:pPr>
            <w:del w:id="2451" w:author="Anees Shaikh" w:date="2013-10-06T21:47:00Z">
              <w:r w:rsidDel="00481203">
                <w:delText xml:space="preserve">                  Elements in this list MUST be unique. This means each</w:delText>
              </w:r>
            </w:del>
          </w:p>
          <w:p w14:paraId="39C53EC0" w14:textId="5AF11003" w:rsidR="00257D58" w:rsidDel="00481203" w:rsidRDefault="00257D58" w:rsidP="00257D58">
            <w:pPr>
              <w:pStyle w:val="XML1"/>
              <w:rPr>
                <w:del w:id="2452" w:author="Anees Shaikh" w:date="2013-10-06T21:47:00Z"/>
              </w:rPr>
            </w:pPr>
            <w:del w:id="2453" w:author="Anees Shaikh" w:date="2013-10-06T21:47:00Z">
              <w:r w:rsidDel="00481203">
                <w:delText xml:space="preserve">                  queue element can only be referenced once.</w:delText>
              </w:r>
            </w:del>
          </w:p>
          <w:p w14:paraId="5F052C42" w14:textId="6D003235" w:rsidR="00257D58" w:rsidDel="00481203" w:rsidRDefault="00257D58" w:rsidP="00257D58">
            <w:pPr>
              <w:pStyle w:val="XML1"/>
              <w:rPr>
                <w:del w:id="2454" w:author="Anees Shaikh" w:date="2013-10-06T21:47:00Z"/>
              </w:rPr>
            </w:pPr>
            <w:del w:id="2455" w:author="Anees Shaikh" w:date="2013-10-06T21:47:00Z">
              <w:r w:rsidDel="00481203">
                <w:delText xml:space="preserve">                &lt;/xs:documentation&gt;</w:delText>
              </w:r>
            </w:del>
          </w:p>
          <w:p w14:paraId="647FB804" w14:textId="3B930368" w:rsidR="00257D58" w:rsidDel="00481203" w:rsidRDefault="00257D58" w:rsidP="00257D58">
            <w:pPr>
              <w:pStyle w:val="XML1"/>
              <w:rPr>
                <w:del w:id="2456" w:author="Anees Shaikh" w:date="2013-10-06T21:47:00Z"/>
              </w:rPr>
            </w:pPr>
            <w:del w:id="2457" w:author="Anees Shaikh" w:date="2013-10-06T21:47:00Z">
              <w:r w:rsidDel="00481203">
                <w:delText xml:space="preserve">              &lt;/xs:annotation&gt;</w:delText>
              </w:r>
            </w:del>
          </w:p>
          <w:p w14:paraId="12C35BB4" w14:textId="11F672D8" w:rsidR="00257D58" w:rsidDel="00481203" w:rsidRDefault="00257D58" w:rsidP="00257D58">
            <w:pPr>
              <w:pStyle w:val="XML1"/>
              <w:rPr>
                <w:del w:id="2458" w:author="Anees Shaikh" w:date="2013-10-06T21:47:00Z"/>
              </w:rPr>
            </w:pPr>
            <w:del w:id="2459" w:author="Anees Shaikh" w:date="2013-10-06T21:47:00Z">
              <w:r w:rsidDel="00481203">
                <w:delText xml:space="preserve">              &lt;xs:simpleType&gt;</w:delText>
              </w:r>
            </w:del>
          </w:p>
          <w:p w14:paraId="6BA1D198" w14:textId="36A07594" w:rsidR="00257D58" w:rsidDel="00481203" w:rsidRDefault="00257D58" w:rsidP="00257D58">
            <w:pPr>
              <w:pStyle w:val="XML1"/>
              <w:rPr>
                <w:del w:id="2460" w:author="Anees Shaikh" w:date="2013-10-06T21:47:00Z"/>
              </w:rPr>
            </w:pPr>
            <w:del w:id="2461" w:author="Anees Shaikh" w:date="2013-10-06T21:47:00Z">
              <w:r w:rsidDel="00481203">
                <w:delText xml:space="preserve">                &lt;xs:restriction base="inet:uri"&gt;</w:delText>
              </w:r>
            </w:del>
          </w:p>
          <w:p w14:paraId="39F29FD1" w14:textId="44CB6F94" w:rsidR="00257D58" w:rsidDel="00481203" w:rsidRDefault="00257D58" w:rsidP="00257D58">
            <w:pPr>
              <w:pStyle w:val="XML1"/>
              <w:rPr>
                <w:del w:id="2462" w:author="Anees Shaikh" w:date="2013-10-06T21:47:00Z"/>
              </w:rPr>
            </w:pPr>
            <w:del w:id="2463" w:author="Anees Shaikh" w:date="2013-10-06T21:47:00Z">
              <w:r w:rsidDel="00481203">
                <w:delText xml:space="preserve">                &lt;/xs:restriction&gt;</w:delText>
              </w:r>
            </w:del>
          </w:p>
          <w:p w14:paraId="2BE9E879" w14:textId="30441618" w:rsidR="00257D58" w:rsidDel="00481203" w:rsidRDefault="00257D58" w:rsidP="00257D58">
            <w:pPr>
              <w:pStyle w:val="XML1"/>
              <w:rPr>
                <w:del w:id="2464" w:author="Anees Shaikh" w:date="2013-10-06T21:47:00Z"/>
              </w:rPr>
            </w:pPr>
            <w:del w:id="2465" w:author="Anees Shaikh" w:date="2013-10-06T21:47:00Z">
              <w:r w:rsidDel="00481203">
                <w:delText xml:space="preserve">              &lt;/xs:simpleType&gt;</w:delText>
              </w:r>
            </w:del>
          </w:p>
          <w:p w14:paraId="478831BD" w14:textId="3F105AE7" w:rsidR="00257D58" w:rsidDel="00481203" w:rsidRDefault="00257D58" w:rsidP="00257D58">
            <w:pPr>
              <w:pStyle w:val="XML1"/>
              <w:rPr>
                <w:del w:id="2466" w:author="Anees Shaikh" w:date="2013-10-06T21:47:00Z"/>
              </w:rPr>
            </w:pPr>
            <w:del w:id="2467" w:author="Anees Shaikh" w:date="2013-10-06T21:47:00Z">
              <w:r w:rsidDel="00481203">
                <w:delText xml:space="preserve">            &lt;/xs:element&gt;</w:delText>
              </w:r>
            </w:del>
          </w:p>
          <w:p w14:paraId="4EE8F9F3" w14:textId="717C34FE" w:rsidR="00257D58" w:rsidDel="00481203" w:rsidRDefault="00257D58" w:rsidP="00257D58">
            <w:pPr>
              <w:pStyle w:val="XML1"/>
              <w:rPr>
                <w:del w:id="2468" w:author="Anees Shaikh" w:date="2013-10-06T21:47:00Z"/>
              </w:rPr>
            </w:pPr>
            <w:del w:id="2469" w:author="Anees Shaikh" w:date="2013-10-06T21:47:00Z">
              <w:r w:rsidDel="00481203">
                <w:delText xml:space="preserve">            &lt;xs:element name="certificate" minOccurs="0"&gt;</w:delText>
              </w:r>
            </w:del>
          </w:p>
          <w:p w14:paraId="5AC9B465" w14:textId="4509F5C0" w:rsidR="00257D58" w:rsidDel="00481203" w:rsidRDefault="00257D58" w:rsidP="00257D58">
            <w:pPr>
              <w:pStyle w:val="XML1"/>
              <w:rPr>
                <w:del w:id="2470" w:author="Anees Shaikh" w:date="2013-10-06T21:47:00Z"/>
              </w:rPr>
            </w:pPr>
            <w:del w:id="2471" w:author="Anees Shaikh" w:date="2013-10-06T21:47:00Z">
              <w:r w:rsidDel="00481203">
                <w:delText xml:space="preserve">              &lt;xs:annotation&gt;</w:delText>
              </w:r>
            </w:del>
          </w:p>
          <w:p w14:paraId="071A6DB9" w14:textId="2A259BCC" w:rsidR="00257D58" w:rsidDel="00481203" w:rsidRDefault="00257D58" w:rsidP="00257D58">
            <w:pPr>
              <w:pStyle w:val="XML1"/>
              <w:rPr>
                <w:del w:id="2472" w:author="Anees Shaikh" w:date="2013-10-06T21:47:00Z"/>
              </w:rPr>
            </w:pPr>
            <w:del w:id="2473" w:author="Anees Shaikh" w:date="2013-10-06T21:47:00Z">
              <w:r w:rsidDel="00481203">
                <w:delText xml:space="preserve">                &lt;xs:documentation&gt;</w:delText>
              </w:r>
            </w:del>
          </w:p>
          <w:p w14:paraId="1BEFFC52" w14:textId="7FD69ACD" w:rsidR="00257D58" w:rsidDel="00481203" w:rsidRDefault="00257D58" w:rsidP="00257D58">
            <w:pPr>
              <w:pStyle w:val="XML1"/>
              <w:rPr>
                <w:del w:id="2474" w:author="Anees Shaikh" w:date="2013-10-06T21:47:00Z"/>
              </w:rPr>
            </w:pPr>
            <w:del w:id="2475" w:author="Anees Shaikh" w:date="2013-10-06T21:47:00Z">
              <w:r w:rsidDel="00481203">
                <w:delText xml:space="preserve">                  The resource identifier of the owned</w:delText>
              </w:r>
            </w:del>
          </w:p>
          <w:p w14:paraId="60AF8C69" w14:textId="2BC049A6" w:rsidR="00257D58" w:rsidDel="00481203" w:rsidRDefault="00257D58" w:rsidP="00257D58">
            <w:pPr>
              <w:pStyle w:val="XML1"/>
              <w:rPr>
                <w:del w:id="2476" w:author="Anees Shaikh" w:date="2013-10-06T21:47:00Z"/>
              </w:rPr>
            </w:pPr>
            <w:del w:id="2477" w:author="Anees Shaikh" w:date="2013-10-06T21:47:00Z">
              <w:r w:rsidDel="00481203">
                <w:delText xml:space="preserve">                  certificate in the OpenFlow Capable Switch that the</w:delText>
              </w:r>
            </w:del>
          </w:p>
          <w:p w14:paraId="49AA81F1" w14:textId="0AD6333C" w:rsidR="00257D58" w:rsidDel="00481203" w:rsidRDefault="00257D58" w:rsidP="00257D58">
            <w:pPr>
              <w:pStyle w:val="XML1"/>
              <w:rPr>
                <w:del w:id="2478" w:author="Anees Shaikh" w:date="2013-10-06T21:47:00Z"/>
              </w:rPr>
            </w:pPr>
            <w:del w:id="2479" w:author="Anees Shaikh" w:date="2013-10-06T21:47:00Z">
              <w:r w:rsidDel="00481203">
                <w:delText xml:space="preserve">                  OpenFlow Logical Switch uses to identify itself.  This</w:delText>
              </w:r>
            </w:del>
          </w:p>
          <w:p w14:paraId="2D47E6AC" w14:textId="567834AD" w:rsidR="00257D58" w:rsidDel="00481203" w:rsidRDefault="00257D58" w:rsidP="00257D58">
            <w:pPr>
              <w:pStyle w:val="XML1"/>
              <w:rPr>
                <w:del w:id="2480" w:author="Anees Shaikh" w:date="2013-10-06T21:47:00Z"/>
              </w:rPr>
            </w:pPr>
            <w:del w:id="2481" w:author="Anees Shaikh" w:date="2013-10-06T21:47:00Z">
              <w:r w:rsidDel="00481203">
                <w:delText xml:space="preserve">                  element MUST NOT occur more than once in an OpenFlow</w:delText>
              </w:r>
            </w:del>
          </w:p>
          <w:p w14:paraId="3A693272" w14:textId="5C89AD4F" w:rsidR="00257D58" w:rsidDel="00481203" w:rsidRDefault="00257D58" w:rsidP="00257D58">
            <w:pPr>
              <w:pStyle w:val="XML1"/>
              <w:rPr>
                <w:del w:id="2482" w:author="Anees Shaikh" w:date="2013-10-06T21:47:00Z"/>
              </w:rPr>
            </w:pPr>
            <w:del w:id="2483" w:author="Anees Shaikh" w:date="2013-10-06T21:47:00Z">
              <w:r w:rsidDel="00481203">
                <w:delText xml:space="preserve">                  Logical Switch's resource list.  </w:delText>
              </w:r>
            </w:del>
          </w:p>
          <w:p w14:paraId="70C110B5" w14:textId="28CA8F16" w:rsidR="00257D58" w:rsidDel="00481203" w:rsidRDefault="00257D58" w:rsidP="00257D58">
            <w:pPr>
              <w:pStyle w:val="XML1"/>
              <w:rPr>
                <w:del w:id="2484" w:author="Anees Shaikh" w:date="2013-10-06T21:47:00Z"/>
              </w:rPr>
            </w:pPr>
            <w:del w:id="2485" w:author="Anees Shaikh" w:date="2013-10-06T21:47:00Z">
              <w:r w:rsidDel="00481203">
                <w:delText xml:space="preserve">                          </w:delText>
              </w:r>
            </w:del>
          </w:p>
          <w:p w14:paraId="39AAF307" w14:textId="14B60823" w:rsidR="00257D58" w:rsidDel="00481203" w:rsidRDefault="00257D58" w:rsidP="00257D58">
            <w:pPr>
              <w:pStyle w:val="XML1"/>
              <w:rPr>
                <w:del w:id="2486" w:author="Anees Shaikh" w:date="2013-10-06T21:47:00Z"/>
              </w:rPr>
            </w:pPr>
            <w:del w:id="2487" w:author="Anees Shaikh" w:date="2013-10-06T21:47:00Z">
              <w:r w:rsidDel="00481203">
                <w:delText xml:space="preserve">                  If no such element is in an OpenFlow Logical Switch's </w:delText>
              </w:r>
            </w:del>
          </w:p>
          <w:p w14:paraId="6E3A365F" w14:textId="2662EA61" w:rsidR="00257D58" w:rsidDel="00481203" w:rsidRDefault="00257D58" w:rsidP="00257D58">
            <w:pPr>
              <w:pStyle w:val="XML1"/>
              <w:rPr>
                <w:del w:id="2488" w:author="Anees Shaikh" w:date="2013-10-06T21:47:00Z"/>
              </w:rPr>
            </w:pPr>
            <w:del w:id="2489" w:author="Anees Shaikh" w:date="2013-10-06T21:47:00Z">
              <w:r w:rsidDel="00481203">
                <w:delText xml:space="preserve">                  resource list, then the OpenFlow Logical Switch does not </w:delText>
              </w:r>
            </w:del>
          </w:p>
          <w:p w14:paraId="4A44CAC1" w14:textId="3BC63F8A" w:rsidR="00257D58" w:rsidDel="00481203" w:rsidRDefault="00257D58" w:rsidP="00257D58">
            <w:pPr>
              <w:pStyle w:val="XML1"/>
              <w:rPr>
                <w:del w:id="2490" w:author="Anees Shaikh" w:date="2013-10-06T21:47:00Z"/>
              </w:rPr>
            </w:pPr>
            <w:del w:id="2491" w:author="Anees Shaikh" w:date="2013-10-06T21:47:00Z">
              <w:r w:rsidDel="00481203">
                <w:delText xml:space="preserve">                  authenticate itself towards an OpenFloe Controller with a</w:delText>
              </w:r>
            </w:del>
          </w:p>
          <w:p w14:paraId="4C232BB3" w14:textId="3B58725B" w:rsidR="00257D58" w:rsidDel="00481203" w:rsidRDefault="00257D58" w:rsidP="00257D58">
            <w:pPr>
              <w:pStyle w:val="XML1"/>
              <w:rPr>
                <w:del w:id="2492" w:author="Anees Shaikh" w:date="2013-10-06T21:47:00Z"/>
              </w:rPr>
            </w:pPr>
            <w:del w:id="2493" w:author="Anees Shaikh" w:date="2013-10-06T21:47:00Z">
              <w:r w:rsidDel="00481203">
                <w:delText xml:space="preserve">                  certificate.  If this element is present, then the</w:delText>
              </w:r>
            </w:del>
          </w:p>
          <w:p w14:paraId="7C5046D8" w14:textId="4B27DF68" w:rsidR="00257D58" w:rsidDel="00481203" w:rsidRDefault="00257D58" w:rsidP="00257D58">
            <w:pPr>
              <w:pStyle w:val="XML1"/>
              <w:rPr>
                <w:del w:id="2494" w:author="Anees Shaikh" w:date="2013-10-06T21:47:00Z"/>
              </w:rPr>
            </w:pPr>
            <w:del w:id="2495" w:author="Anees Shaikh" w:date="2013-10-06T21:47:00Z">
              <w:r w:rsidDel="00481203">
                <w:delText xml:space="preserve">                  OpenFlow Logical Switch MUST provide this certificate for</w:delText>
              </w:r>
            </w:del>
          </w:p>
          <w:p w14:paraId="2EBABDFD" w14:textId="53B26429" w:rsidR="00257D58" w:rsidDel="00481203" w:rsidRDefault="00257D58" w:rsidP="00257D58">
            <w:pPr>
              <w:pStyle w:val="XML1"/>
              <w:rPr>
                <w:del w:id="2496" w:author="Anees Shaikh" w:date="2013-10-06T21:47:00Z"/>
              </w:rPr>
            </w:pPr>
            <w:del w:id="2497" w:author="Anees Shaikh" w:date="2013-10-06T21:47:00Z">
              <w:r w:rsidDel="00481203">
                <w:delText xml:space="preserve">                  authentication to an OpenFlow Controller when setting up</w:delText>
              </w:r>
            </w:del>
          </w:p>
          <w:p w14:paraId="4D174D94" w14:textId="7DB94864" w:rsidR="00257D58" w:rsidDel="00481203" w:rsidRDefault="00257D58" w:rsidP="00257D58">
            <w:pPr>
              <w:pStyle w:val="XML1"/>
              <w:rPr>
                <w:del w:id="2498" w:author="Anees Shaikh" w:date="2013-10-06T21:47:00Z"/>
              </w:rPr>
            </w:pPr>
            <w:del w:id="2499" w:author="Anees Shaikh" w:date="2013-10-06T21:47:00Z">
              <w:r w:rsidDel="00481203">
                <w:delText xml:space="preserve">                  a TLS connection.  </w:delText>
              </w:r>
            </w:del>
          </w:p>
          <w:p w14:paraId="12080939" w14:textId="481B19D1" w:rsidR="00257D58" w:rsidDel="00481203" w:rsidRDefault="00257D58" w:rsidP="00257D58">
            <w:pPr>
              <w:pStyle w:val="XML1"/>
              <w:rPr>
                <w:del w:id="2500" w:author="Anees Shaikh" w:date="2013-10-06T21:47:00Z"/>
              </w:rPr>
            </w:pPr>
            <w:del w:id="2501" w:author="Anees Shaikh" w:date="2013-10-06T21:47:00Z">
              <w:r w:rsidDel="00481203">
                <w:delText xml:space="preserve">                          </w:delText>
              </w:r>
            </w:del>
          </w:p>
          <w:p w14:paraId="59569D1B" w14:textId="4D3F7D4A" w:rsidR="00257D58" w:rsidDel="00481203" w:rsidRDefault="00257D58" w:rsidP="00257D58">
            <w:pPr>
              <w:pStyle w:val="XML1"/>
              <w:rPr>
                <w:del w:id="2502" w:author="Anees Shaikh" w:date="2013-10-06T21:47:00Z"/>
              </w:rPr>
            </w:pPr>
            <w:del w:id="2503" w:author="Anees Shaikh" w:date="2013-10-06T21:47:00Z">
              <w:r w:rsidDel="00481203">
                <w:delText xml:space="preserve">                  For TCP connections this element is irrelevant.</w:delText>
              </w:r>
            </w:del>
          </w:p>
          <w:p w14:paraId="6AD606FF" w14:textId="17B66543" w:rsidR="00257D58" w:rsidDel="00481203" w:rsidRDefault="00257D58" w:rsidP="00257D58">
            <w:pPr>
              <w:pStyle w:val="XML1"/>
              <w:rPr>
                <w:del w:id="2504" w:author="Anees Shaikh" w:date="2013-10-06T21:47:00Z"/>
              </w:rPr>
            </w:pPr>
          </w:p>
          <w:p w14:paraId="2FD75DF2" w14:textId="4B578BF6" w:rsidR="00257D58" w:rsidDel="00481203" w:rsidRDefault="00257D58" w:rsidP="00257D58">
            <w:pPr>
              <w:pStyle w:val="XML1"/>
              <w:rPr>
                <w:del w:id="2505" w:author="Anees Shaikh" w:date="2013-10-06T21:47:00Z"/>
              </w:rPr>
            </w:pPr>
            <w:del w:id="2506" w:author="Anees Shaikh" w:date="2013-10-06T21:47:00Z">
              <w:r w:rsidDel="00481203">
                <w:delText xml:space="preserve">                  The element MUST refer to an element at the following</w:delText>
              </w:r>
            </w:del>
          </w:p>
          <w:p w14:paraId="743BE9BF" w14:textId="78A14749" w:rsidR="00257D58" w:rsidDel="00481203" w:rsidRDefault="00257D58" w:rsidP="00257D58">
            <w:pPr>
              <w:pStyle w:val="XML1"/>
              <w:rPr>
                <w:del w:id="2507" w:author="Anees Shaikh" w:date="2013-10-06T21:47:00Z"/>
              </w:rPr>
            </w:pPr>
            <w:del w:id="2508" w:author="Anees Shaikh" w:date="2013-10-06T21:47:00Z">
              <w:r w:rsidDel="00481203">
                <w:delText xml:space="preserve">                  path:</w:delText>
              </w:r>
            </w:del>
          </w:p>
          <w:p w14:paraId="3983469D" w14:textId="5E38C370" w:rsidR="00257D58" w:rsidDel="00481203" w:rsidRDefault="00257D58" w:rsidP="00257D58">
            <w:pPr>
              <w:pStyle w:val="XML1"/>
              <w:rPr>
                <w:del w:id="2509" w:author="Anees Shaikh" w:date="2013-10-06T21:47:00Z"/>
              </w:rPr>
            </w:pPr>
            <w:del w:id="2510" w:author="Anees Shaikh" w:date="2013-10-06T21:47:00Z">
              <w:r w:rsidDel="00481203">
                <w:delText xml:space="preserve">                  /capable-switch/resources/owned-certificate/resource-id</w:delText>
              </w:r>
            </w:del>
          </w:p>
          <w:p w14:paraId="7C38C308" w14:textId="42AE8CB5" w:rsidR="00257D58" w:rsidDel="00481203" w:rsidRDefault="00257D58" w:rsidP="00257D58">
            <w:pPr>
              <w:pStyle w:val="XML1"/>
              <w:rPr>
                <w:del w:id="2511" w:author="Anees Shaikh" w:date="2013-10-06T21:47:00Z"/>
              </w:rPr>
            </w:pPr>
          </w:p>
          <w:p w14:paraId="289F0D7B" w14:textId="15AD86E2" w:rsidR="00257D58" w:rsidDel="00481203" w:rsidRDefault="00257D58" w:rsidP="00257D58">
            <w:pPr>
              <w:pStyle w:val="XML1"/>
              <w:rPr>
                <w:del w:id="2512" w:author="Anees Shaikh" w:date="2013-10-06T21:47:00Z"/>
              </w:rPr>
            </w:pPr>
            <w:del w:id="2513" w:author="Anees Shaikh" w:date="2013-10-06T21:47:00Z">
              <w:r w:rsidDel="00481203">
                <w:delText xml:space="preserve">                &lt;/xs:documentation&gt;</w:delText>
              </w:r>
            </w:del>
          </w:p>
          <w:p w14:paraId="78D50005" w14:textId="3D1C4725" w:rsidR="00257D58" w:rsidDel="00481203" w:rsidRDefault="00257D58" w:rsidP="00257D58">
            <w:pPr>
              <w:pStyle w:val="XML1"/>
              <w:rPr>
                <w:del w:id="2514" w:author="Anees Shaikh" w:date="2013-10-06T21:47:00Z"/>
              </w:rPr>
            </w:pPr>
            <w:del w:id="2515" w:author="Anees Shaikh" w:date="2013-10-06T21:47:00Z">
              <w:r w:rsidDel="00481203">
                <w:delText xml:space="preserve">              &lt;/xs:annotation&gt;</w:delText>
              </w:r>
            </w:del>
          </w:p>
          <w:p w14:paraId="1E6EC5F1" w14:textId="00E23561" w:rsidR="00257D58" w:rsidDel="00481203" w:rsidRDefault="00257D58" w:rsidP="00257D58">
            <w:pPr>
              <w:pStyle w:val="XML1"/>
              <w:rPr>
                <w:del w:id="2516" w:author="Anees Shaikh" w:date="2013-10-06T21:47:00Z"/>
              </w:rPr>
            </w:pPr>
            <w:del w:id="2517" w:author="Anees Shaikh" w:date="2013-10-06T21:47:00Z">
              <w:r w:rsidDel="00481203">
                <w:delText xml:space="preserve">              &lt;xs:simpleType&gt;</w:delText>
              </w:r>
            </w:del>
          </w:p>
          <w:p w14:paraId="1AAC6746" w14:textId="0126830A" w:rsidR="00257D58" w:rsidDel="00481203" w:rsidRDefault="00257D58" w:rsidP="00257D58">
            <w:pPr>
              <w:pStyle w:val="XML1"/>
              <w:rPr>
                <w:del w:id="2518" w:author="Anees Shaikh" w:date="2013-10-06T21:47:00Z"/>
              </w:rPr>
            </w:pPr>
            <w:del w:id="2519" w:author="Anees Shaikh" w:date="2013-10-06T21:47:00Z">
              <w:r w:rsidDel="00481203">
                <w:delText xml:space="preserve">                &lt;xs:restriction base="inet:uri"&gt;</w:delText>
              </w:r>
            </w:del>
          </w:p>
          <w:p w14:paraId="6302AF29" w14:textId="3D7DBDF9" w:rsidR="00257D58" w:rsidDel="00481203" w:rsidRDefault="00257D58" w:rsidP="00257D58">
            <w:pPr>
              <w:pStyle w:val="XML1"/>
              <w:rPr>
                <w:del w:id="2520" w:author="Anees Shaikh" w:date="2013-10-06T21:47:00Z"/>
              </w:rPr>
            </w:pPr>
            <w:del w:id="2521" w:author="Anees Shaikh" w:date="2013-10-06T21:47:00Z">
              <w:r w:rsidDel="00481203">
                <w:delText xml:space="preserve">                &lt;/xs:restriction&gt;</w:delText>
              </w:r>
            </w:del>
          </w:p>
          <w:p w14:paraId="7906A3B7" w14:textId="1BEDC64C" w:rsidR="00257D58" w:rsidDel="00481203" w:rsidRDefault="00257D58" w:rsidP="00257D58">
            <w:pPr>
              <w:pStyle w:val="XML1"/>
              <w:rPr>
                <w:del w:id="2522" w:author="Anees Shaikh" w:date="2013-10-06T21:47:00Z"/>
              </w:rPr>
            </w:pPr>
            <w:del w:id="2523" w:author="Anees Shaikh" w:date="2013-10-06T21:47:00Z">
              <w:r w:rsidDel="00481203">
                <w:delText xml:space="preserve">              &lt;/xs:simpleType&gt;</w:delText>
              </w:r>
            </w:del>
          </w:p>
          <w:p w14:paraId="0EC38BEF" w14:textId="0BDD0BC2" w:rsidR="00257D58" w:rsidDel="00481203" w:rsidRDefault="00257D58" w:rsidP="00257D58">
            <w:pPr>
              <w:pStyle w:val="XML1"/>
              <w:rPr>
                <w:del w:id="2524" w:author="Anees Shaikh" w:date="2013-10-06T21:47:00Z"/>
              </w:rPr>
            </w:pPr>
            <w:del w:id="2525" w:author="Anees Shaikh" w:date="2013-10-06T21:47:00Z">
              <w:r w:rsidDel="00481203">
                <w:delText xml:space="preserve">            &lt;/xs:element&gt;</w:delText>
              </w:r>
            </w:del>
          </w:p>
          <w:p w14:paraId="7EDC0B3D" w14:textId="6303996A" w:rsidR="00257D58" w:rsidDel="00481203" w:rsidRDefault="00257D58" w:rsidP="00257D58">
            <w:pPr>
              <w:pStyle w:val="XML1"/>
              <w:rPr>
                <w:del w:id="2526" w:author="Anees Shaikh" w:date="2013-10-06T21:47:00Z"/>
              </w:rPr>
            </w:pPr>
            <w:del w:id="2527" w:author="Anees Shaikh" w:date="2013-10-06T21:47:00Z">
              <w:r w:rsidDel="00481203">
                <w:delText xml:space="preserve">            &lt;xs:element name="flow-table" minOccurs="0" maxOccurs="unbounded"&gt;</w:delText>
              </w:r>
            </w:del>
          </w:p>
          <w:p w14:paraId="5AA824EF" w14:textId="1C216714" w:rsidR="00257D58" w:rsidDel="00481203" w:rsidRDefault="00257D58" w:rsidP="00257D58">
            <w:pPr>
              <w:pStyle w:val="XML1"/>
              <w:rPr>
                <w:del w:id="2528" w:author="Anees Shaikh" w:date="2013-10-06T21:47:00Z"/>
              </w:rPr>
            </w:pPr>
            <w:del w:id="2529" w:author="Anees Shaikh" w:date="2013-10-06T21:47:00Z">
              <w:r w:rsidDel="00481203">
                <w:delText xml:space="preserve">              &lt;xs:annotation&gt;</w:delText>
              </w:r>
            </w:del>
          </w:p>
          <w:p w14:paraId="7F9DD5BD" w14:textId="487C2F80" w:rsidR="00257D58" w:rsidDel="00481203" w:rsidRDefault="00257D58" w:rsidP="00257D58">
            <w:pPr>
              <w:pStyle w:val="XML1"/>
              <w:rPr>
                <w:del w:id="2530" w:author="Anees Shaikh" w:date="2013-10-06T21:47:00Z"/>
              </w:rPr>
            </w:pPr>
            <w:del w:id="2531" w:author="Anees Shaikh" w:date="2013-10-06T21:47:00Z">
              <w:r w:rsidDel="00481203">
                <w:delText xml:space="preserve">                &lt;xs:documentation&gt;</w:delText>
              </w:r>
            </w:del>
          </w:p>
          <w:p w14:paraId="651DA998" w14:textId="5F37150B" w:rsidR="00257D58" w:rsidDel="00481203" w:rsidRDefault="00257D58" w:rsidP="00257D58">
            <w:pPr>
              <w:pStyle w:val="XML1"/>
              <w:rPr>
                <w:del w:id="2532" w:author="Anees Shaikh" w:date="2013-10-06T21:47:00Z"/>
              </w:rPr>
            </w:pPr>
            <w:del w:id="2533" w:author="Anees Shaikh" w:date="2013-10-06T21:47:00Z">
              <w:r w:rsidDel="00481203">
                <w:delText xml:space="preserve">                  A resource identifier of a flow table of the </w:delText>
              </w:r>
            </w:del>
          </w:p>
          <w:p w14:paraId="3E0028AD" w14:textId="5F2F3524" w:rsidR="00257D58" w:rsidDel="00481203" w:rsidRDefault="00257D58" w:rsidP="00257D58">
            <w:pPr>
              <w:pStyle w:val="XML1"/>
              <w:rPr>
                <w:del w:id="2534" w:author="Anees Shaikh" w:date="2013-10-06T21:47:00Z"/>
              </w:rPr>
            </w:pPr>
            <w:del w:id="2535" w:author="Anees Shaikh" w:date="2013-10-06T21:47:00Z">
              <w:r w:rsidDel="00481203">
                <w:delText xml:space="preserve">                  OpenFlow Capable Switch that the OpenFlow Logical Switch </w:delText>
              </w:r>
            </w:del>
          </w:p>
          <w:p w14:paraId="27254360" w14:textId="47476B44" w:rsidR="00257D58" w:rsidDel="00481203" w:rsidRDefault="00257D58" w:rsidP="00257D58">
            <w:pPr>
              <w:pStyle w:val="XML1"/>
              <w:rPr>
                <w:del w:id="2536" w:author="Anees Shaikh" w:date="2013-10-06T21:47:00Z"/>
              </w:rPr>
            </w:pPr>
            <w:del w:id="2537" w:author="Anees Shaikh" w:date="2013-10-06T21:47:00Z">
              <w:r w:rsidDel="00481203">
                <w:delText xml:space="preserve">                  has exclusive access to.</w:delText>
              </w:r>
            </w:del>
          </w:p>
          <w:p w14:paraId="5B967B23" w14:textId="19EAF6BB" w:rsidR="00257D58" w:rsidDel="00481203" w:rsidRDefault="00257D58" w:rsidP="00257D58">
            <w:pPr>
              <w:pStyle w:val="XML1"/>
              <w:rPr>
                <w:del w:id="2538" w:author="Anees Shaikh" w:date="2013-10-06T21:47:00Z"/>
              </w:rPr>
            </w:pPr>
          </w:p>
          <w:p w14:paraId="36FECF92" w14:textId="66083468" w:rsidR="00257D58" w:rsidDel="00481203" w:rsidRDefault="00257D58" w:rsidP="00257D58">
            <w:pPr>
              <w:pStyle w:val="XML1"/>
              <w:rPr>
                <w:del w:id="2539" w:author="Anees Shaikh" w:date="2013-10-06T21:47:00Z"/>
              </w:rPr>
            </w:pPr>
            <w:del w:id="2540" w:author="Anees Shaikh" w:date="2013-10-06T21:47:00Z">
              <w:r w:rsidDel="00481203">
                <w:delText xml:space="preserve">                  The elements in this list MUST refer to elements at the</w:delText>
              </w:r>
            </w:del>
          </w:p>
          <w:p w14:paraId="686DF66B" w14:textId="63CF56C4" w:rsidR="00257D58" w:rsidDel="00481203" w:rsidRDefault="00257D58" w:rsidP="00257D58">
            <w:pPr>
              <w:pStyle w:val="XML1"/>
              <w:rPr>
                <w:del w:id="2541" w:author="Anees Shaikh" w:date="2013-10-06T21:47:00Z"/>
              </w:rPr>
            </w:pPr>
            <w:del w:id="2542" w:author="Anees Shaikh" w:date="2013-10-06T21:47:00Z">
              <w:r w:rsidDel="00481203">
                <w:delText xml:space="preserve">                  following path:</w:delText>
              </w:r>
            </w:del>
          </w:p>
          <w:p w14:paraId="5D9353AA" w14:textId="24408701" w:rsidR="00257D58" w:rsidDel="00481203" w:rsidRDefault="00257D58" w:rsidP="00257D58">
            <w:pPr>
              <w:pStyle w:val="XML1"/>
              <w:rPr>
                <w:del w:id="2543" w:author="Anees Shaikh" w:date="2013-10-06T21:47:00Z"/>
              </w:rPr>
            </w:pPr>
            <w:del w:id="2544" w:author="Anees Shaikh" w:date="2013-10-06T21:47:00Z">
              <w:r w:rsidDel="00481203">
                <w:delText xml:space="preserve">                  /capable-switch/resources/flow-table/resource-id</w:delText>
              </w:r>
            </w:del>
          </w:p>
          <w:p w14:paraId="77FD9711" w14:textId="5A87F71F" w:rsidR="00257D58" w:rsidDel="00481203" w:rsidRDefault="00257D58" w:rsidP="00257D58">
            <w:pPr>
              <w:pStyle w:val="XML1"/>
              <w:rPr>
                <w:del w:id="2545" w:author="Anees Shaikh" w:date="2013-10-06T21:47:00Z"/>
              </w:rPr>
            </w:pPr>
          </w:p>
          <w:p w14:paraId="5699601C" w14:textId="48FFE201" w:rsidR="00257D58" w:rsidDel="00481203" w:rsidRDefault="00257D58" w:rsidP="00257D58">
            <w:pPr>
              <w:pStyle w:val="XML1"/>
              <w:rPr>
                <w:del w:id="2546" w:author="Anees Shaikh" w:date="2013-10-06T21:47:00Z"/>
              </w:rPr>
            </w:pPr>
            <w:del w:id="2547" w:author="Anees Shaikh" w:date="2013-10-06T21:47:00Z">
              <w:r w:rsidDel="00481203">
                <w:delText xml:space="preserve">                  Elements in this list MUST be unique. This means each</w:delText>
              </w:r>
            </w:del>
          </w:p>
          <w:p w14:paraId="5508F274" w14:textId="1B8E1D47" w:rsidR="00257D58" w:rsidDel="00481203" w:rsidRDefault="00257D58" w:rsidP="00257D58">
            <w:pPr>
              <w:pStyle w:val="XML1"/>
              <w:rPr>
                <w:del w:id="2548" w:author="Anees Shaikh" w:date="2013-10-06T21:47:00Z"/>
              </w:rPr>
            </w:pPr>
            <w:del w:id="2549" w:author="Anees Shaikh" w:date="2013-10-06T21:47:00Z">
              <w:r w:rsidDel="00481203">
                <w:delText xml:space="preserve">                  flow-table element can only be referenced once.</w:delText>
              </w:r>
            </w:del>
          </w:p>
          <w:p w14:paraId="534A35A4" w14:textId="3605E943" w:rsidR="00257D58" w:rsidDel="00481203" w:rsidRDefault="00257D58" w:rsidP="00257D58">
            <w:pPr>
              <w:pStyle w:val="XML1"/>
              <w:rPr>
                <w:del w:id="2550" w:author="Anees Shaikh" w:date="2013-10-06T21:47:00Z"/>
              </w:rPr>
            </w:pPr>
            <w:del w:id="2551" w:author="Anees Shaikh" w:date="2013-10-06T21:47:00Z">
              <w:r w:rsidDel="00481203">
                <w:delText xml:space="preserve">                &lt;/xs:documentation&gt;</w:delText>
              </w:r>
            </w:del>
          </w:p>
          <w:p w14:paraId="60F8A4D3" w14:textId="1BD27939" w:rsidR="00257D58" w:rsidDel="00481203" w:rsidRDefault="00257D58" w:rsidP="00257D58">
            <w:pPr>
              <w:pStyle w:val="XML1"/>
              <w:rPr>
                <w:del w:id="2552" w:author="Anees Shaikh" w:date="2013-10-06T21:47:00Z"/>
              </w:rPr>
            </w:pPr>
            <w:del w:id="2553" w:author="Anees Shaikh" w:date="2013-10-06T21:47:00Z">
              <w:r w:rsidDel="00481203">
                <w:delText xml:space="preserve">              &lt;/xs:annotation&gt;</w:delText>
              </w:r>
            </w:del>
          </w:p>
          <w:p w14:paraId="3DD82119" w14:textId="748136ED" w:rsidR="00257D58" w:rsidDel="00481203" w:rsidRDefault="00257D58" w:rsidP="00257D58">
            <w:pPr>
              <w:pStyle w:val="XML1"/>
              <w:rPr>
                <w:del w:id="2554" w:author="Anees Shaikh" w:date="2013-10-06T21:47:00Z"/>
              </w:rPr>
            </w:pPr>
            <w:del w:id="2555" w:author="Anees Shaikh" w:date="2013-10-06T21:47:00Z">
              <w:r w:rsidDel="00481203">
                <w:delText xml:space="preserve">              &lt;xs:simpleType&gt;</w:delText>
              </w:r>
            </w:del>
          </w:p>
          <w:p w14:paraId="277A8BE2" w14:textId="1C251D48" w:rsidR="00257D58" w:rsidDel="00481203" w:rsidRDefault="00257D58" w:rsidP="00257D58">
            <w:pPr>
              <w:pStyle w:val="XML1"/>
              <w:rPr>
                <w:del w:id="2556" w:author="Anees Shaikh" w:date="2013-10-06T21:47:00Z"/>
              </w:rPr>
            </w:pPr>
            <w:del w:id="2557" w:author="Anees Shaikh" w:date="2013-10-06T21:47:00Z">
              <w:r w:rsidDel="00481203">
                <w:delText xml:space="preserve">                &lt;xs:restriction base="inet:uri"&gt;</w:delText>
              </w:r>
            </w:del>
          </w:p>
          <w:p w14:paraId="235521BD" w14:textId="15549DA9" w:rsidR="00257D58" w:rsidDel="00481203" w:rsidRDefault="00257D58" w:rsidP="00257D58">
            <w:pPr>
              <w:pStyle w:val="XML1"/>
              <w:rPr>
                <w:del w:id="2558" w:author="Anees Shaikh" w:date="2013-10-06T21:47:00Z"/>
              </w:rPr>
            </w:pPr>
            <w:del w:id="2559" w:author="Anees Shaikh" w:date="2013-10-06T21:47:00Z">
              <w:r w:rsidDel="00481203">
                <w:delText xml:space="preserve">                &lt;/xs:restriction&gt;</w:delText>
              </w:r>
            </w:del>
          </w:p>
          <w:p w14:paraId="13FC11D3" w14:textId="6A311184" w:rsidR="00257D58" w:rsidDel="00481203" w:rsidRDefault="00257D58" w:rsidP="00257D58">
            <w:pPr>
              <w:pStyle w:val="XML1"/>
              <w:rPr>
                <w:del w:id="2560" w:author="Anees Shaikh" w:date="2013-10-06T21:47:00Z"/>
              </w:rPr>
            </w:pPr>
            <w:del w:id="2561" w:author="Anees Shaikh" w:date="2013-10-06T21:47:00Z">
              <w:r w:rsidDel="00481203">
                <w:delText xml:space="preserve">              &lt;/xs:simpleType&gt;</w:delText>
              </w:r>
            </w:del>
          </w:p>
          <w:p w14:paraId="48448E0A" w14:textId="7779ECD6" w:rsidR="00257D58" w:rsidDel="00481203" w:rsidRDefault="00257D58" w:rsidP="00257D58">
            <w:pPr>
              <w:pStyle w:val="XML1"/>
              <w:rPr>
                <w:del w:id="2562" w:author="Anees Shaikh" w:date="2013-10-06T21:47:00Z"/>
              </w:rPr>
            </w:pPr>
            <w:del w:id="2563" w:author="Anees Shaikh" w:date="2013-10-06T21:47:00Z">
              <w:r w:rsidDel="00481203">
                <w:delText xml:space="preserve">            &lt;/xs:element&gt;</w:delText>
              </w:r>
            </w:del>
          </w:p>
          <w:p w14:paraId="0909ECEE" w14:textId="1B7FBF90" w:rsidR="00257D58" w:rsidDel="00481203" w:rsidRDefault="00257D58" w:rsidP="00257D58">
            <w:pPr>
              <w:pStyle w:val="XML1"/>
              <w:rPr>
                <w:del w:id="2564" w:author="Anees Shaikh" w:date="2013-10-06T21:47:00Z"/>
              </w:rPr>
            </w:pPr>
            <w:del w:id="2565" w:author="Anees Shaikh" w:date="2013-10-06T21:47:00Z">
              <w:r w:rsidDel="00481203">
                <w:delText xml:space="preserve">          &lt;/xs:sequence&gt;</w:delText>
              </w:r>
            </w:del>
          </w:p>
          <w:p w14:paraId="5CD30B06" w14:textId="0EE4A77F" w:rsidR="00257D58" w:rsidDel="00481203" w:rsidRDefault="00257D58" w:rsidP="00257D58">
            <w:pPr>
              <w:pStyle w:val="XML1"/>
              <w:rPr>
                <w:del w:id="2566" w:author="Anees Shaikh" w:date="2013-10-06T21:47:00Z"/>
              </w:rPr>
            </w:pPr>
            <w:del w:id="2567" w:author="Anees Shaikh" w:date="2013-10-06T21:47:00Z">
              <w:r w:rsidDel="00481203">
                <w:delText xml:space="preserve">        &lt;/xs:complexType&gt;</w:delText>
              </w:r>
            </w:del>
          </w:p>
          <w:p w14:paraId="275AD799" w14:textId="74FA5EBE" w:rsidR="00257D58" w:rsidDel="00481203" w:rsidRDefault="00257D58" w:rsidP="00257D58">
            <w:pPr>
              <w:pStyle w:val="XML1"/>
              <w:rPr>
                <w:del w:id="2568" w:author="Anees Shaikh" w:date="2013-10-06T21:47:00Z"/>
              </w:rPr>
            </w:pPr>
            <w:del w:id="2569" w:author="Anees Shaikh" w:date="2013-10-06T21:47:00Z">
              <w:r w:rsidDel="00481203">
                <w:delText xml:space="preserve">      &lt;/xs:element&gt;</w:delText>
              </w:r>
            </w:del>
          </w:p>
          <w:p w14:paraId="630DCA11" w14:textId="44119449" w:rsidR="00257D58" w:rsidDel="00481203" w:rsidRDefault="00257D58" w:rsidP="00257D58">
            <w:pPr>
              <w:pStyle w:val="XML1"/>
              <w:rPr>
                <w:del w:id="2570" w:author="Anees Shaikh" w:date="2013-10-06T21:47:00Z"/>
              </w:rPr>
            </w:pPr>
            <w:del w:id="2571" w:author="Anees Shaikh" w:date="2013-10-06T21:47:00Z">
              <w:r w:rsidDel="00481203">
                <w:delText xml:space="preserve">    &lt;/xs:sequence&gt;</w:delText>
              </w:r>
            </w:del>
          </w:p>
          <w:p w14:paraId="6A0600B3" w14:textId="5458DF3F" w:rsidR="00C805D1" w:rsidDel="00481203" w:rsidRDefault="00257D58" w:rsidP="00257D58">
            <w:pPr>
              <w:pStyle w:val="XML1"/>
              <w:rPr>
                <w:del w:id="2572" w:author="Anees Shaikh" w:date="2013-10-06T21:47:00Z"/>
              </w:rPr>
            </w:pPr>
            <w:del w:id="2573" w:author="Anees Shaikh" w:date="2013-10-06T21:47:00Z">
              <w:r w:rsidDel="00481203">
                <w:delText xml:space="preserve">  &lt;/xs:group&gt;</w:delText>
              </w:r>
            </w:del>
          </w:p>
          <w:p w14:paraId="0355D029" w14:textId="70795404" w:rsidR="0004515F" w:rsidRPr="001D1E49" w:rsidDel="00481203" w:rsidRDefault="0004515F" w:rsidP="00257D58">
            <w:pPr>
              <w:pStyle w:val="XML1"/>
              <w:rPr>
                <w:del w:id="2574" w:author="Anees Shaikh" w:date="2013-10-06T21:47:00Z"/>
              </w:rPr>
            </w:pPr>
          </w:p>
          <w:p w14:paraId="558AFEAE" w14:textId="79991F60" w:rsidR="0004515F" w:rsidRPr="00C128FA" w:rsidDel="00481203" w:rsidRDefault="0004515F" w:rsidP="0004515F">
            <w:pPr>
              <w:pStyle w:val="XML1"/>
              <w:rPr>
                <w:del w:id="2575" w:author="Anees Shaikh" w:date="2013-10-06T21:47:00Z"/>
              </w:rPr>
            </w:pPr>
            <w:del w:id="2576" w:author="Anees Shaikh" w:date="2013-10-06T21:47:00Z">
              <w:r w:rsidRPr="00C128FA" w:rsidDel="00481203">
                <w:delText xml:space="preserve">  &lt;xs:simpleType name="datapath-id-type"&gt;</w:delText>
              </w:r>
            </w:del>
          </w:p>
          <w:p w14:paraId="50594495" w14:textId="0255A4E2" w:rsidR="0004515F" w:rsidRPr="00C128FA" w:rsidDel="00481203" w:rsidRDefault="0004515F" w:rsidP="0004515F">
            <w:pPr>
              <w:pStyle w:val="XML1"/>
              <w:rPr>
                <w:del w:id="2577" w:author="Anees Shaikh" w:date="2013-10-06T21:47:00Z"/>
              </w:rPr>
            </w:pPr>
            <w:del w:id="2578" w:author="Anees Shaikh" w:date="2013-10-06T21:47:00Z">
              <w:r w:rsidRPr="00C128FA" w:rsidDel="00481203">
                <w:delText xml:space="preserve">    &lt;xs:annotation&gt;</w:delText>
              </w:r>
            </w:del>
          </w:p>
          <w:p w14:paraId="0BA8ED23" w14:textId="2AA32115" w:rsidR="0004515F" w:rsidRPr="00C128FA" w:rsidDel="00481203" w:rsidRDefault="0004515F" w:rsidP="0004515F">
            <w:pPr>
              <w:pStyle w:val="XML1"/>
              <w:rPr>
                <w:del w:id="2579" w:author="Anees Shaikh" w:date="2013-10-06T21:47:00Z"/>
              </w:rPr>
            </w:pPr>
            <w:del w:id="2580" w:author="Anees Shaikh" w:date="2013-10-06T21:47:00Z">
              <w:r w:rsidRPr="00C128FA" w:rsidDel="00481203">
                <w:delText xml:space="preserve">      &lt;xs:documentation&gt;</w:delText>
              </w:r>
            </w:del>
          </w:p>
          <w:p w14:paraId="6A9E057E" w14:textId="579697A4" w:rsidR="0004515F" w:rsidRPr="00C128FA" w:rsidDel="00481203" w:rsidRDefault="0004515F" w:rsidP="0004515F">
            <w:pPr>
              <w:pStyle w:val="XML1"/>
              <w:rPr>
                <w:del w:id="2581" w:author="Anees Shaikh" w:date="2013-10-06T21:47:00Z"/>
              </w:rPr>
            </w:pPr>
            <w:del w:id="2582" w:author="Anees Shaikh" w:date="2013-10-06T21:47:00Z">
              <w:r w:rsidRPr="00C128FA" w:rsidDel="00481203">
                <w:delText xml:space="preserve">        The datapath-id type represents an OpenFlow</w:delText>
              </w:r>
            </w:del>
          </w:p>
          <w:p w14:paraId="4B45B24D" w14:textId="4744439F" w:rsidR="0004515F" w:rsidRPr="00C128FA" w:rsidDel="00481203" w:rsidRDefault="0004515F" w:rsidP="0004515F">
            <w:pPr>
              <w:pStyle w:val="XML1"/>
              <w:rPr>
                <w:del w:id="2583" w:author="Anees Shaikh" w:date="2013-10-06T21:47:00Z"/>
              </w:rPr>
            </w:pPr>
            <w:del w:id="2584" w:author="Anees Shaikh" w:date="2013-10-06T21:47:00Z">
              <w:r w:rsidRPr="00C128FA" w:rsidDel="00481203">
                <w:delText xml:space="preserve">        datapath identifier.</w:delText>
              </w:r>
            </w:del>
          </w:p>
          <w:p w14:paraId="4BD613A8" w14:textId="20E30AD2" w:rsidR="0004515F" w:rsidRPr="00C128FA" w:rsidDel="00481203" w:rsidRDefault="0004515F" w:rsidP="0004515F">
            <w:pPr>
              <w:pStyle w:val="XML1"/>
              <w:rPr>
                <w:del w:id="2585" w:author="Anees Shaikh" w:date="2013-10-06T21:47:00Z"/>
              </w:rPr>
            </w:pPr>
            <w:del w:id="2586" w:author="Anees Shaikh" w:date="2013-10-06T21:47:00Z">
              <w:r w:rsidRPr="00C128FA" w:rsidDel="00481203">
                <w:delText xml:space="preserve">      &lt;/xs:documentation&gt;</w:delText>
              </w:r>
            </w:del>
          </w:p>
          <w:p w14:paraId="6EBCEC25" w14:textId="4122EEE2" w:rsidR="0004515F" w:rsidRPr="00C128FA" w:rsidDel="00481203" w:rsidRDefault="0004515F" w:rsidP="0004515F">
            <w:pPr>
              <w:pStyle w:val="XML1"/>
              <w:rPr>
                <w:del w:id="2587" w:author="Anees Shaikh" w:date="2013-10-06T21:47:00Z"/>
              </w:rPr>
            </w:pPr>
            <w:del w:id="2588" w:author="Anees Shaikh" w:date="2013-10-06T21:47:00Z">
              <w:r w:rsidRPr="00C128FA" w:rsidDel="00481203">
                <w:delText xml:space="preserve">    &lt;/xs:annotation&gt;</w:delText>
              </w:r>
            </w:del>
          </w:p>
          <w:p w14:paraId="60BC38A8" w14:textId="743330B6" w:rsidR="0004515F" w:rsidRPr="00C128FA" w:rsidDel="00481203" w:rsidRDefault="0004515F" w:rsidP="0004515F">
            <w:pPr>
              <w:pStyle w:val="XML1"/>
              <w:rPr>
                <w:del w:id="2589" w:author="Anees Shaikh" w:date="2013-10-06T21:47:00Z"/>
              </w:rPr>
            </w:pPr>
          </w:p>
          <w:p w14:paraId="2FD6708E" w14:textId="6AE0A36F" w:rsidR="0004515F" w:rsidRPr="00C128FA" w:rsidDel="00481203" w:rsidRDefault="0004515F" w:rsidP="0004515F">
            <w:pPr>
              <w:pStyle w:val="XML1"/>
              <w:rPr>
                <w:del w:id="2590" w:author="Anees Shaikh" w:date="2013-10-06T21:47:00Z"/>
              </w:rPr>
            </w:pPr>
            <w:del w:id="2591" w:author="Anees Shaikh" w:date="2013-10-06T21:47:00Z">
              <w:r w:rsidRPr="00C128FA" w:rsidDel="00481203">
                <w:delText xml:space="preserve">    &lt;xs:restriction base="xs:string"&gt;</w:delText>
              </w:r>
            </w:del>
          </w:p>
          <w:p w14:paraId="50A8C429" w14:textId="46EADA20" w:rsidR="0004515F" w:rsidRPr="00C128FA" w:rsidDel="00481203" w:rsidRDefault="0004515F" w:rsidP="0004515F">
            <w:pPr>
              <w:pStyle w:val="XML1"/>
              <w:rPr>
                <w:del w:id="2592" w:author="Anees Shaikh" w:date="2013-10-06T21:47:00Z"/>
              </w:rPr>
            </w:pPr>
            <w:del w:id="2593" w:author="Anees Shaikh" w:date="2013-10-06T21:47:00Z">
              <w:r w:rsidRPr="00C128FA" w:rsidDel="00481203">
                <w:delText xml:space="preserve">    &lt;xs:pattern value="[0-9a-fA-F]{2}(:[0-9a-fA-F]{2}){7}"/&gt;</w:delText>
              </w:r>
            </w:del>
          </w:p>
          <w:p w14:paraId="757A4B28" w14:textId="3ABEE0C1" w:rsidR="0004515F" w:rsidRPr="00C128FA" w:rsidDel="00481203" w:rsidRDefault="0004515F" w:rsidP="0004515F">
            <w:pPr>
              <w:pStyle w:val="XML1"/>
              <w:rPr>
                <w:del w:id="2594" w:author="Anees Shaikh" w:date="2013-10-06T21:47:00Z"/>
              </w:rPr>
            </w:pPr>
            <w:del w:id="2595" w:author="Anees Shaikh" w:date="2013-10-06T21:47:00Z">
              <w:r w:rsidRPr="00C128FA" w:rsidDel="00481203">
                <w:delText xml:space="preserve">    &lt;/xs:restriction&gt;</w:delText>
              </w:r>
            </w:del>
          </w:p>
          <w:p w14:paraId="3581C2E0" w14:textId="58484211" w:rsidR="0004515F" w:rsidRPr="009F1B7D" w:rsidDel="00481203" w:rsidRDefault="0004515F" w:rsidP="0004515F">
            <w:pPr>
              <w:pStyle w:val="XML1"/>
              <w:rPr>
                <w:del w:id="2596" w:author="Anees Shaikh" w:date="2013-10-06T21:47:00Z"/>
                <w:b/>
              </w:rPr>
            </w:pPr>
            <w:del w:id="2597" w:author="Anees Shaikh" w:date="2013-10-06T21:47:00Z">
              <w:r w:rsidRPr="00C128FA" w:rsidDel="00481203">
                <w:delText xml:space="preserve">  &lt;/xs:simpleType&gt;</w:delText>
              </w:r>
            </w:del>
          </w:p>
        </w:tc>
      </w:tr>
    </w:tbl>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598" w:name="_Toc315953997"/>
      <w:bookmarkStart w:id="2599" w:name="_Toc316542507"/>
      <w:bookmarkStart w:id="2600" w:name="_Toc242727923"/>
      <w:r w:rsidRPr="00DB42FD">
        <w:lastRenderedPageBreak/>
        <w:t>XML Example</w:t>
      </w:r>
      <w:bookmarkEnd w:id="2598"/>
      <w:bookmarkEnd w:id="2599"/>
      <w:bookmarkEnd w:id="2600"/>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601" w:name="_Toc333522898"/>
      <w:bookmarkStart w:id="2602" w:name="_Toc335146985"/>
      <w:bookmarkStart w:id="2603" w:name="_Toc333522899"/>
      <w:bookmarkStart w:id="2604" w:name="_Toc335146986"/>
      <w:bookmarkStart w:id="2605" w:name="_Toc333522900"/>
      <w:bookmarkStart w:id="2606" w:name="_Toc335146987"/>
      <w:bookmarkStart w:id="2607" w:name="_Toc333522901"/>
      <w:bookmarkStart w:id="2608" w:name="_Toc335146988"/>
      <w:bookmarkStart w:id="2609" w:name="_Toc333522902"/>
      <w:bookmarkStart w:id="2610" w:name="_Toc335146989"/>
      <w:bookmarkStart w:id="2611" w:name="_Toc333522903"/>
      <w:bookmarkStart w:id="2612" w:name="_Toc335146990"/>
      <w:bookmarkStart w:id="2613" w:name="_Toc333522904"/>
      <w:bookmarkStart w:id="2614" w:name="_Toc335146991"/>
      <w:bookmarkStart w:id="2615" w:name="_Toc333522905"/>
      <w:bookmarkStart w:id="2616" w:name="_Toc335146992"/>
      <w:bookmarkStart w:id="2617" w:name="_Toc333522906"/>
      <w:bookmarkStart w:id="2618" w:name="_Toc335146993"/>
      <w:bookmarkStart w:id="2619" w:name="_Toc333522907"/>
      <w:bookmarkStart w:id="2620" w:name="_Toc335146994"/>
      <w:bookmarkStart w:id="2621" w:name="_Toc333522908"/>
      <w:bookmarkStart w:id="2622" w:name="_Toc335146995"/>
      <w:bookmarkStart w:id="2623" w:name="_Toc333522909"/>
      <w:bookmarkStart w:id="2624" w:name="_Toc335146996"/>
      <w:bookmarkStart w:id="2625" w:name="_Ref320556201"/>
      <w:bookmarkStart w:id="2626" w:name="_Toc242727924"/>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r>
        <w:lastRenderedPageBreak/>
        <w:t xml:space="preserve">Logical </w:t>
      </w:r>
      <w:r w:rsidRPr="0082590C">
        <w:t>Switch</w:t>
      </w:r>
      <w:r>
        <w:t xml:space="preserve"> Capabilities</w:t>
      </w:r>
      <w:bookmarkEnd w:id="2625"/>
      <w:bookmarkEnd w:id="2626"/>
    </w:p>
    <w:p w14:paraId="5A2DC302" w14:textId="77777777" w:rsidR="00D8113B" w:rsidRDefault="00D8113B" w:rsidP="00C128FA">
      <w:pPr>
        <w:pStyle w:val="Heading3"/>
      </w:pPr>
      <w:bookmarkStart w:id="2627" w:name="_Toc242727925"/>
      <w:r>
        <w:t>UML Diagram</w:t>
      </w:r>
      <w:bookmarkEnd w:id="2627"/>
    </w:p>
    <w:p w14:paraId="6376345E" w14:textId="28853628" w:rsidR="00AF1D6D" w:rsidRDefault="00AF1D6D" w:rsidP="00AF1D6D">
      <w:pPr>
        <w:jc w:val="center"/>
      </w:pPr>
      <w:r>
        <w:object w:dxaOrig="6040" w:dyaOrig="6895" w14:anchorId="71B78564">
          <v:shape id="_x0000_i1030" type="#_x0000_t75" style="width:298pt;height:346pt" o:ole="">
            <v:imagedata r:id="rId27" o:title=""/>
          </v:shape>
          <o:OLEObject Type="Embed" ProgID="Visio.Drawing.11" ShapeID="_x0000_i1030" DrawAspect="Content" ObjectID="_1316469976" r:id="rId28"/>
        </w:object>
      </w:r>
    </w:p>
    <w:p w14:paraId="7BA027CD" w14:textId="4F7BCF01" w:rsidR="00AF1D6D" w:rsidRPr="00CE3A81" w:rsidDel="006821E9" w:rsidRDefault="00AF1D6D" w:rsidP="00AF1D6D">
      <w:pPr>
        <w:pStyle w:val="Caption"/>
        <w:rPr>
          <w:del w:id="2628" w:author="Anees Shaikh" w:date="2013-10-06T21:55:00Z"/>
        </w:rPr>
      </w:pPr>
      <w:r w:rsidRPr="00CE3A81">
        <w:t xml:space="preserve">Figure </w:t>
      </w:r>
      <w:r>
        <w:t>7</w:t>
      </w:r>
      <w:r w:rsidRPr="00CE3A81">
        <w:t>: Data Model Diagram for an OpenFlow Logical Switch</w:t>
      </w:r>
      <w:r>
        <w:t xml:space="preserve"> Capabilities</w:t>
      </w:r>
    </w:p>
    <w:p w14:paraId="289EFDA4" w14:textId="1C67A6EF" w:rsidR="00D8113B" w:rsidRPr="009F1B7D" w:rsidDel="006821E9" w:rsidRDefault="00D8113B" w:rsidP="006821E9">
      <w:pPr>
        <w:pStyle w:val="Caption"/>
        <w:rPr>
          <w:del w:id="2629" w:author="Anees Shaikh" w:date="2013-10-06T21:55:00Z"/>
        </w:rPr>
        <w:pPrChange w:id="2630" w:author="Anees Shaikh" w:date="2013-10-06T21:55:00Z">
          <w:pPr>
            <w:pStyle w:val="Heading3"/>
          </w:pPr>
        </w:pPrChange>
      </w:pPr>
      <w:del w:id="2631" w:author="Anees Shaikh" w:date="2013-10-06T21:55:00Z">
        <w:r w:rsidDel="006821E9">
          <w:delText>XML Schema</w:delText>
        </w:r>
      </w:del>
    </w:p>
    <w:tbl>
      <w:tblPr>
        <w:tblStyle w:val="XMLtable"/>
        <w:tblW w:w="5000" w:type="pct"/>
        <w:tblLook w:val="04A0" w:firstRow="1" w:lastRow="0" w:firstColumn="1" w:lastColumn="0" w:noHBand="0" w:noVBand="1"/>
      </w:tblPr>
      <w:tblGrid>
        <w:gridCol w:w="9474"/>
      </w:tblGrid>
      <w:tr w:rsidR="00D8113B" w:rsidRPr="009F1B7D" w:rsidDel="006821E9" w14:paraId="05370D03" w14:textId="12228EE3" w:rsidTr="00C128FA">
        <w:trPr>
          <w:del w:id="2632" w:author="Anees Shaikh" w:date="2013-10-06T21:55:00Z"/>
        </w:trPr>
        <w:tc>
          <w:tcPr>
            <w:tcW w:w="5000" w:type="pct"/>
          </w:tcPr>
          <w:p w14:paraId="0152FC18" w14:textId="428B1D36" w:rsidR="00860C7A" w:rsidRPr="00C128FA" w:rsidDel="006821E9" w:rsidRDefault="00860C7A" w:rsidP="006821E9">
            <w:pPr>
              <w:pStyle w:val="Caption"/>
              <w:rPr>
                <w:del w:id="2633" w:author="Anees Shaikh" w:date="2013-10-06T21:55:00Z"/>
              </w:rPr>
              <w:pPrChange w:id="2634" w:author="Anees Shaikh" w:date="2013-10-06T21:55:00Z">
                <w:pPr>
                  <w:pStyle w:val="XML1"/>
                </w:pPr>
              </w:pPrChange>
            </w:pPr>
            <w:del w:id="2635" w:author="Anees Shaikh" w:date="2013-10-06T21:55:00Z">
              <w:r w:rsidRPr="00C128FA" w:rsidDel="006821E9">
                <w:delText xml:space="preserve">  &lt;xs:group name="OFLogicalSwitchCapabilitiesType"&gt;</w:delText>
              </w:r>
            </w:del>
          </w:p>
          <w:p w14:paraId="679DDF89" w14:textId="6DEC82D8" w:rsidR="00860C7A" w:rsidRPr="00C128FA" w:rsidDel="006821E9" w:rsidRDefault="00860C7A" w:rsidP="006821E9">
            <w:pPr>
              <w:pStyle w:val="Caption"/>
              <w:rPr>
                <w:del w:id="2636" w:author="Anees Shaikh" w:date="2013-10-06T21:55:00Z"/>
              </w:rPr>
              <w:pPrChange w:id="2637" w:author="Anees Shaikh" w:date="2013-10-06T21:55:00Z">
                <w:pPr>
                  <w:pStyle w:val="XML1"/>
                </w:pPr>
              </w:pPrChange>
            </w:pPr>
            <w:del w:id="2638" w:author="Anees Shaikh" w:date="2013-10-06T21:55:00Z">
              <w:r w:rsidRPr="00C128FA" w:rsidDel="006821E9">
                <w:delText xml:space="preserve">    &lt;xs:annotation&gt;</w:delText>
              </w:r>
            </w:del>
          </w:p>
          <w:p w14:paraId="2E957B2A" w14:textId="25649DB1" w:rsidR="00860C7A" w:rsidRPr="00C128FA" w:rsidDel="006821E9" w:rsidRDefault="00860C7A" w:rsidP="006821E9">
            <w:pPr>
              <w:pStyle w:val="Caption"/>
              <w:rPr>
                <w:del w:id="2639" w:author="Anees Shaikh" w:date="2013-10-06T21:55:00Z"/>
              </w:rPr>
              <w:pPrChange w:id="2640" w:author="Anees Shaikh" w:date="2013-10-06T21:55:00Z">
                <w:pPr>
                  <w:pStyle w:val="XML1"/>
                </w:pPr>
              </w:pPrChange>
            </w:pPr>
            <w:del w:id="2641" w:author="Anees Shaikh" w:date="2013-10-06T21:55:00Z">
              <w:r w:rsidRPr="00C128FA" w:rsidDel="006821E9">
                <w:delText xml:space="preserve">      &lt;xs:documentation&gt;</w:delText>
              </w:r>
            </w:del>
          </w:p>
          <w:p w14:paraId="37A2CAE2" w14:textId="200267A5" w:rsidR="00860C7A" w:rsidRPr="00C128FA" w:rsidDel="006821E9" w:rsidRDefault="00860C7A" w:rsidP="006821E9">
            <w:pPr>
              <w:pStyle w:val="Caption"/>
              <w:rPr>
                <w:del w:id="2642" w:author="Anees Shaikh" w:date="2013-10-06T21:55:00Z"/>
              </w:rPr>
              <w:pPrChange w:id="2643" w:author="Anees Shaikh" w:date="2013-10-06T21:55:00Z">
                <w:pPr>
                  <w:pStyle w:val="XML1"/>
                </w:pPr>
              </w:pPrChange>
            </w:pPr>
            <w:del w:id="2644" w:author="Anees Shaikh" w:date="2013-10-06T21:55:00Z">
              <w:r w:rsidRPr="00C128FA" w:rsidDel="006821E9">
                <w:delText xml:space="preserve">        This grouping specifies all properties of an</w:delText>
              </w:r>
            </w:del>
          </w:p>
          <w:p w14:paraId="7B4E04A8" w14:textId="174EDE57" w:rsidR="00860C7A" w:rsidRPr="00C128FA" w:rsidDel="006821E9" w:rsidRDefault="00860C7A" w:rsidP="006821E9">
            <w:pPr>
              <w:pStyle w:val="Caption"/>
              <w:rPr>
                <w:del w:id="2645" w:author="Anees Shaikh" w:date="2013-10-06T21:55:00Z"/>
              </w:rPr>
              <w:pPrChange w:id="2646" w:author="Anees Shaikh" w:date="2013-10-06T21:55:00Z">
                <w:pPr>
                  <w:pStyle w:val="XML1"/>
                </w:pPr>
              </w:pPrChange>
            </w:pPr>
            <w:del w:id="2647" w:author="Anees Shaikh" w:date="2013-10-06T21:55:00Z">
              <w:r w:rsidRPr="00C128FA" w:rsidDel="006821E9">
                <w:delText xml:space="preserve">        OpenFlow logical switch's capabilities.</w:delText>
              </w:r>
            </w:del>
          </w:p>
          <w:p w14:paraId="7B15A8F3" w14:textId="47B46853" w:rsidR="00860C7A" w:rsidRPr="00C128FA" w:rsidDel="006821E9" w:rsidRDefault="00860C7A" w:rsidP="006821E9">
            <w:pPr>
              <w:pStyle w:val="Caption"/>
              <w:rPr>
                <w:del w:id="2648" w:author="Anees Shaikh" w:date="2013-10-06T21:55:00Z"/>
              </w:rPr>
              <w:pPrChange w:id="2649" w:author="Anees Shaikh" w:date="2013-10-06T21:55:00Z">
                <w:pPr>
                  <w:pStyle w:val="XML1"/>
                </w:pPr>
              </w:pPrChange>
            </w:pPr>
          </w:p>
          <w:p w14:paraId="08FF5F27" w14:textId="6F13253F" w:rsidR="00860C7A" w:rsidRPr="00C128FA" w:rsidDel="006821E9" w:rsidRDefault="00860C7A" w:rsidP="006821E9">
            <w:pPr>
              <w:pStyle w:val="Caption"/>
              <w:rPr>
                <w:del w:id="2650" w:author="Anees Shaikh" w:date="2013-10-06T21:55:00Z"/>
              </w:rPr>
              <w:pPrChange w:id="2651" w:author="Anees Shaikh" w:date="2013-10-06T21:55:00Z">
                <w:pPr>
                  <w:pStyle w:val="XML1"/>
                </w:pPr>
              </w:pPrChange>
            </w:pPr>
            <w:del w:id="2652" w:author="Anees Shaikh" w:date="2013-10-06T21:55:00Z">
              <w:r w:rsidRPr="00C128FA" w:rsidDel="006821E9">
                <w:delText xml:space="preserve">        Elements in the type OFLogicalSwitchCapabilitiesType are not</w:delText>
              </w:r>
            </w:del>
          </w:p>
          <w:p w14:paraId="47F20BCC" w14:textId="37488148" w:rsidR="00860C7A" w:rsidRPr="00C128FA" w:rsidDel="006821E9" w:rsidRDefault="00860C7A" w:rsidP="006821E9">
            <w:pPr>
              <w:pStyle w:val="Caption"/>
              <w:rPr>
                <w:del w:id="2653" w:author="Anees Shaikh" w:date="2013-10-06T21:55:00Z"/>
              </w:rPr>
              <w:pPrChange w:id="2654" w:author="Anees Shaikh" w:date="2013-10-06T21:55:00Z">
                <w:pPr>
                  <w:pStyle w:val="XML1"/>
                </w:pPr>
              </w:pPrChange>
            </w:pPr>
            <w:del w:id="2655" w:author="Anees Shaikh" w:date="2013-10-06T21:55:00Z">
              <w:r w:rsidRPr="00C128FA" w:rsidDel="006821E9">
                <w:delText xml:space="preserve">        configurable and can only be retrieved by NETCONF &amp;lt;get&amp;gt;</w:delText>
              </w:r>
            </w:del>
          </w:p>
          <w:p w14:paraId="2BBB6687" w14:textId="7394698A" w:rsidR="00860C7A" w:rsidRPr="00C128FA" w:rsidDel="006821E9" w:rsidRDefault="00860C7A" w:rsidP="006821E9">
            <w:pPr>
              <w:pStyle w:val="Caption"/>
              <w:rPr>
                <w:del w:id="2656" w:author="Anees Shaikh" w:date="2013-10-06T21:55:00Z"/>
              </w:rPr>
              <w:pPrChange w:id="2657" w:author="Anees Shaikh" w:date="2013-10-06T21:55:00Z">
                <w:pPr>
                  <w:pStyle w:val="XML1"/>
                </w:pPr>
              </w:pPrChange>
            </w:pPr>
            <w:del w:id="2658" w:author="Anees Shaikh" w:date="2013-10-06T21:55:00Z">
              <w:r w:rsidRPr="00C128FA" w:rsidDel="006821E9">
                <w:delText xml:space="preserve">        operations. Attemps to modify this element and its children</w:delText>
              </w:r>
            </w:del>
          </w:p>
          <w:p w14:paraId="4F592594" w14:textId="1FA1D0CA" w:rsidR="00860C7A" w:rsidRPr="00C128FA" w:rsidDel="006821E9" w:rsidRDefault="00860C7A" w:rsidP="006821E9">
            <w:pPr>
              <w:pStyle w:val="Caption"/>
              <w:rPr>
                <w:del w:id="2659" w:author="Anees Shaikh" w:date="2013-10-06T21:55:00Z"/>
              </w:rPr>
              <w:pPrChange w:id="2660" w:author="Anees Shaikh" w:date="2013-10-06T21:55:00Z">
                <w:pPr>
                  <w:pStyle w:val="XML1"/>
                </w:pPr>
              </w:pPrChange>
            </w:pPr>
            <w:del w:id="2661" w:author="Anees Shaikh" w:date="2013-10-06T21:55:00Z">
              <w:r w:rsidRPr="00C128FA" w:rsidDel="006821E9">
                <w:delText xml:space="preserve">        with a NETCONF &amp;lt;edit-config&amp;gt; operation MUST result in an </w:delText>
              </w:r>
            </w:del>
          </w:p>
          <w:p w14:paraId="2A03851F" w14:textId="5ABCC8FC" w:rsidR="00860C7A" w:rsidRPr="00C128FA" w:rsidDel="006821E9" w:rsidRDefault="00860C7A" w:rsidP="006821E9">
            <w:pPr>
              <w:pStyle w:val="Caption"/>
              <w:rPr>
                <w:del w:id="2662" w:author="Anees Shaikh" w:date="2013-10-06T21:55:00Z"/>
              </w:rPr>
              <w:pPrChange w:id="2663" w:author="Anees Shaikh" w:date="2013-10-06T21:55:00Z">
                <w:pPr>
                  <w:pStyle w:val="XML1"/>
                </w:pPr>
              </w:pPrChange>
            </w:pPr>
            <w:del w:id="2664" w:author="Anees Shaikh" w:date="2013-10-06T21:55:00Z">
              <w:r w:rsidRPr="00C128FA" w:rsidDel="006821E9">
                <w:delText xml:space="preserve">        'operation-not-supported' error with type 'application'.</w:delText>
              </w:r>
            </w:del>
          </w:p>
          <w:p w14:paraId="6416AE62" w14:textId="17774F47" w:rsidR="00860C7A" w:rsidRPr="00C128FA" w:rsidDel="006821E9" w:rsidRDefault="00860C7A" w:rsidP="006821E9">
            <w:pPr>
              <w:pStyle w:val="Caption"/>
              <w:rPr>
                <w:del w:id="2665" w:author="Anees Shaikh" w:date="2013-10-06T21:55:00Z"/>
              </w:rPr>
              <w:pPrChange w:id="2666" w:author="Anees Shaikh" w:date="2013-10-06T21:55:00Z">
                <w:pPr>
                  <w:pStyle w:val="XML1"/>
                </w:pPr>
              </w:pPrChange>
            </w:pPr>
            <w:del w:id="2667" w:author="Anees Shaikh" w:date="2013-10-06T21:55:00Z">
              <w:r w:rsidRPr="00C128FA" w:rsidDel="006821E9">
                <w:delText xml:space="preserve">      &lt;/xs:documentation&gt;</w:delText>
              </w:r>
            </w:del>
          </w:p>
          <w:p w14:paraId="552CC150" w14:textId="57292791" w:rsidR="00860C7A" w:rsidRPr="00C128FA" w:rsidDel="006821E9" w:rsidRDefault="00860C7A" w:rsidP="006821E9">
            <w:pPr>
              <w:pStyle w:val="Caption"/>
              <w:rPr>
                <w:del w:id="2668" w:author="Anees Shaikh" w:date="2013-10-06T21:55:00Z"/>
              </w:rPr>
              <w:pPrChange w:id="2669" w:author="Anees Shaikh" w:date="2013-10-06T21:55:00Z">
                <w:pPr>
                  <w:pStyle w:val="XML1"/>
                </w:pPr>
              </w:pPrChange>
            </w:pPr>
            <w:del w:id="2670" w:author="Anees Shaikh" w:date="2013-10-06T21:55:00Z">
              <w:r w:rsidRPr="00C128FA" w:rsidDel="006821E9">
                <w:delText xml:space="preserve">    &lt;/xs:annotation&gt;</w:delText>
              </w:r>
            </w:del>
          </w:p>
          <w:p w14:paraId="3101007E" w14:textId="60DFB82C" w:rsidR="00860C7A" w:rsidRPr="00C128FA" w:rsidDel="006821E9" w:rsidRDefault="00860C7A" w:rsidP="006821E9">
            <w:pPr>
              <w:pStyle w:val="Caption"/>
              <w:rPr>
                <w:del w:id="2671" w:author="Anees Shaikh" w:date="2013-10-06T21:55:00Z"/>
              </w:rPr>
              <w:pPrChange w:id="2672" w:author="Anees Shaikh" w:date="2013-10-06T21:55:00Z">
                <w:pPr>
                  <w:pStyle w:val="XML1"/>
                </w:pPr>
              </w:pPrChange>
            </w:pPr>
          </w:p>
          <w:p w14:paraId="0E7CA0DE" w14:textId="01A9494E" w:rsidR="00860C7A" w:rsidRPr="00C128FA" w:rsidDel="006821E9" w:rsidRDefault="00860C7A" w:rsidP="006821E9">
            <w:pPr>
              <w:pStyle w:val="Caption"/>
              <w:rPr>
                <w:del w:id="2673" w:author="Anees Shaikh" w:date="2013-10-06T21:55:00Z"/>
              </w:rPr>
              <w:pPrChange w:id="2674" w:author="Anees Shaikh" w:date="2013-10-06T21:55:00Z">
                <w:pPr>
                  <w:pStyle w:val="XML1"/>
                </w:pPr>
              </w:pPrChange>
            </w:pPr>
            <w:del w:id="2675" w:author="Anees Shaikh" w:date="2013-10-06T21:55:00Z">
              <w:r w:rsidRPr="00C128FA" w:rsidDel="006821E9">
                <w:delText xml:space="preserve">    &lt;xs:sequence&gt;</w:delText>
              </w:r>
            </w:del>
          </w:p>
          <w:p w14:paraId="5E3415E0" w14:textId="566DD63A" w:rsidR="00860C7A" w:rsidRPr="00C128FA" w:rsidDel="006821E9" w:rsidRDefault="00860C7A" w:rsidP="006821E9">
            <w:pPr>
              <w:pStyle w:val="Caption"/>
              <w:rPr>
                <w:del w:id="2676" w:author="Anees Shaikh" w:date="2013-10-06T21:55:00Z"/>
              </w:rPr>
              <w:pPrChange w:id="2677" w:author="Anees Shaikh" w:date="2013-10-06T21:55:00Z">
                <w:pPr>
                  <w:pStyle w:val="XML1"/>
                </w:pPr>
              </w:pPrChange>
            </w:pPr>
            <w:del w:id="2678" w:author="Anees Shaikh" w:date="2013-10-06T21:55:00Z">
              <w:r w:rsidRPr="00C128FA" w:rsidDel="006821E9">
                <w:delText xml:space="preserve">      &lt;xs:element name="max-buffered-packets"  type="xs:unsignedInt"&gt;</w:delText>
              </w:r>
            </w:del>
          </w:p>
          <w:p w14:paraId="0F38192E" w14:textId="4EC0654F" w:rsidR="00860C7A" w:rsidRPr="00C128FA" w:rsidDel="006821E9" w:rsidRDefault="00860C7A" w:rsidP="006821E9">
            <w:pPr>
              <w:pStyle w:val="Caption"/>
              <w:rPr>
                <w:del w:id="2679" w:author="Anees Shaikh" w:date="2013-10-06T21:55:00Z"/>
              </w:rPr>
              <w:pPrChange w:id="2680" w:author="Anees Shaikh" w:date="2013-10-06T21:55:00Z">
                <w:pPr>
                  <w:pStyle w:val="XML1"/>
                </w:pPr>
              </w:pPrChange>
            </w:pPr>
            <w:del w:id="2681" w:author="Anees Shaikh" w:date="2013-10-06T21:55:00Z">
              <w:r w:rsidRPr="00C128FA" w:rsidDel="006821E9">
                <w:delText xml:space="preserve">        &lt;xs:annotation&gt;</w:delText>
              </w:r>
            </w:del>
          </w:p>
          <w:p w14:paraId="762AB547" w14:textId="45FB5EC4" w:rsidR="00860C7A" w:rsidRPr="00C128FA" w:rsidDel="006821E9" w:rsidRDefault="00860C7A" w:rsidP="006821E9">
            <w:pPr>
              <w:pStyle w:val="Caption"/>
              <w:rPr>
                <w:del w:id="2682" w:author="Anees Shaikh" w:date="2013-10-06T21:55:00Z"/>
              </w:rPr>
              <w:pPrChange w:id="2683" w:author="Anees Shaikh" w:date="2013-10-06T21:55:00Z">
                <w:pPr>
                  <w:pStyle w:val="XML1"/>
                </w:pPr>
              </w:pPrChange>
            </w:pPr>
            <w:del w:id="2684" w:author="Anees Shaikh" w:date="2013-10-06T21:55:00Z">
              <w:r w:rsidRPr="00C128FA" w:rsidDel="006821E9">
                <w:delText xml:space="preserve">          &lt;xs:documentation&gt;</w:delText>
              </w:r>
            </w:del>
          </w:p>
          <w:p w14:paraId="5F794E24" w14:textId="66FFB645" w:rsidR="00860C7A" w:rsidRPr="00C128FA" w:rsidDel="006821E9" w:rsidRDefault="00860C7A" w:rsidP="006821E9">
            <w:pPr>
              <w:pStyle w:val="Caption"/>
              <w:rPr>
                <w:del w:id="2685" w:author="Anees Shaikh" w:date="2013-10-06T21:55:00Z"/>
              </w:rPr>
              <w:pPrChange w:id="2686" w:author="Anees Shaikh" w:date="2013-10-06T21:55:00Z">
                <w:pPr>
                  <w:pStyle w:val="XML1"/>
                </w:pPr>
              </w:pPrChange>
            </w:pPr>
            <w:del w:id="2687" w:author="Anees Shaikh" w:date="2013-10-06T21:55:00Z">
              <w:r w:rsidRPr="00C128FA" w:rsidDel="006821E9">
                <w:delText xml:space="preserve">            The maximum number of packets the logical switch</w:delText>
              </w:r>
            </w:del>
          </w:p>
          <w:p w14:paraId="4BB7A3C1" w14:textId="7B005BCA" w:rsidR="00860C7A" w:rsidRPr="00C128FA" w:rsidDel="006821E9" w:rsidRDefault="00860C7A" w:rsidP="006821E9">
            <w:pPr>
              <w:pStyle w:val="Caption"/>
              <w:rPr>
                <w:del w:id="2688" w:author="Anees Shaikh" w:date="2013-10-06T21:55:00Z"/>
              </w:rPr>
              <w:pPrChange w:id="2689" w:author="Anees Shaikh" w:date="2013-10-06T21:55:00Z">
                <w:pPr>
                  <w:pStyle w:val="XML1"/>
                </w:pPr>
              </w:pPrChange>
            </w:pPr>
            <w:del w:id="2690" w:author="Anees Shaikh" w:date="2013-10-06T21:55:00Z">
              <w:r w:rsidRPr="00C128FA" w:rsidDel="006821E9">
                <w:delText xml:space="preserve">            can buffer when sending packets to the controller using</w:delText>
              </w:r>
            </w:del>
          </w:p>
          <w:p w14:paraId="5F11F36F" w14:textId="57CE55B5" w:rsidR="00860C7A" w:rsidRPr="00C128FA" w:rsidDel="006821E9" w:rsidRDefault="00860C7A" w:rsidP="006821E9">
            <w:pPr>
              <w:pStyle w:val="Caption"/>
              <w:rPr>
                <w:del w:id="2691" w:author="Anees Shaikh" w:date="2013-10-06T21:55:00Z"/>
              </w:rPr>
              <w:pPrChange w:id="2692" w:author="Anees Shaikh" w:date="2013-10-06T21:55:00Z">
                <w:pPr>
                  <w:pStyle w:val="XML1"/>
                </w:pPr>
              </w:pPrChange>
            </w:pPr>
            <w:del w:id="2693" w:author="Anees Shaikh" w:date="2013-10-06T21:55:00Z">
              <w:r w:rsidRPr="00C128FA" w:rsidDel="006821E9">
                <w:delText xml:space="preserve">            packet-in messages.</w:delText>
              </w:r>
            </w:del>
          </w:p>
          <w:p w14:paraId="4EB4DEBC" w14:textId="21BAEE60" w:rsidR="00860C7A" w:rsidRPr="00C128FA" w:rsidDel="006821E9" w:rsidRDefault="00860C7A" w:rsidP="006821E9">
            <w:pPr>
              <w:pStyle w:val="Caption"/>
              <w:rPr>
                <w:del w:id="2694" w:author="Anees Shaikh" w:date="2013-10-06T21:55:00Z"/>
              </w:rPr>
              <w:pPrChange w:id="2695" w:author="Anees Shaikh" w:date="2013-10-06T21:55:00Z">
                <w:pPr>
                  <w:pStyle w:val="XML1"/>
                </w:pPr>
              </w:pPrChange>
            </w:pPr>
            <w:del w:id="2696" w:author="Anees Shaikh" w:date="2013-10-06T21:55:00Z">
              <w:r w:rsidRPr="00C128FA" w:rsidDel="006821E9">
                <w:delText xml:space="preserve">          &lt;/xs:documentation&gt;</w:delText>
              </w:r>
            </w:del>
          </w:p>
          <w:p w14:paraId="0BD1C457" w14:textId="1B57A8C0" w:rsidR="00860C7A" w:rsidRPr="00C128FA" w:rsidDel="006821E9" w:rsidRDefault="00860C7A" w:rsidP="006821E9">
            <w:pPr>
              <w:pStyle w:val="Caption"/>
              <w:rPr>
                <w:del w:id="2697" w:author="Anees Shaikh" w:date="2013-10-06T21:55:00Z"/>
              </w:rPr>
              <w:pPrChange w:id="2698" w:author="Anees Shaikh" w:date="2013-10-06T21:55:00Z">
                <w:pPr>
                  <w:pStyle w:val="XML1"/>
                </w:pPr>
              </w:pPrChange>
            </w:pPr>
            <w:del w:id="2699" w:author="Anees Shaikh" w:date="2013-10-06T21:55:00Z">
              <w:r w:rsidRPr="00C128FA" w:rsidDel="006821E9">
                <w:delText xml:space="preserve">        &lt;/xs:annotation&gt;</w:delText>
              </w:r>
            </w:del>
          </w:p>
          <w:p w14:paraId="0966029E" w14:textId="0CF1995B" w:rsidR="00860C7A" w:rsidRPr="00C128FA" w:rsidDel="006821E9" w:rsidRDefault="00860C7A" w:rsidP="006821E9">
            <w:pPr>
              <w:pStyle w:val="Caption"/>
              <w:rPr>
                <w:del w:id="2700" w:author="Anees Shaikh" w:date="2013-10-06T21:55:00Z"/>
              </w:rPr>
              <w:pPrChange w:id="2701" w:author="Anees Shaikh" w:date="2013-10-06T21:55:00Z">
                <w:pPr>
                  <w:pStyle w:val="XML1"/>
                </w:pPr>
              </w:pPrChange>
            </w:pPr>
            <w:del w:id="2702" w:author="Anees Shaikh" w:date="2013-10-06T21:55:00Z">
              <w:r w:rsidRPr="00C128FA" w:rsidDel="006821E9">
                <w:delText xml:space="preserve">      &lt;/xs:element&gt;</w:delText>
              </w:r>
            </w:del>
          </w:p>
          <w:p w14:paraId="297F260A" w14:textId="2B94F61A" w:rsidR="00860C7A" w:rsidRPr="00C128FA" w:rsidDel="006821E9" w:rsidRDefault="00860C7A" w:rsidP="006821E9">
            <w:pPr>
              <w:pStyle w:val="Caption"/>
              <w:rPr>
                <w:del w:id="2703" w:author="Anees Shaikh" w:date="2013-10-06T21:55:00Z"/>
              </w:rPr>
              <w:pPrChange w:id="2704" w:author="Anees Shaikh" w:date="2013-10-06T21:55:00Z">
                <w:pPr>
                  <w:pStyle w:val="XML1"/>
                </w:pPr>
              </w:pPrChange>
            </w:pPr>
            <w:del w:id="2705" w:author="Anees Shaikh" w:date="2013-10-06T21:55:00Z">
              <w:r w:rsidRPr="00C128FA" w:rsidDel="006821E9">
                <w:delText xml:space="preserve">      &lt;xs:element name="max-tables"  type="xs:unsignedByte"&gt;</w:delText>
              </w:r>
            </w:del>
          </w:p>
          <w:p w14:paraId="0DE321C8" w14:textId="24A4F307" w:rsidR="00860C7A" w:rsidRPr="00C128FA" w:rsidDel="006821E9" w:rsidRDefault="00860C7A" w:rsidP="006821E9">
            <w:pPr>
              <w:pStyle w:val="Caption"/>
              <w:rPr>
                <w:del w:id="2706" w:author="Anees Shaikh" w:date="2013-10-06T21:55:00Z"/>
              </w:rPr>
              <w:pPrChange w:id="2707" w:author="Anees Shaikh" w:date="2013-10-06T21:55:00Z">
                <w:pPr>
                  <w:pStyle w:val="XML1"/>
                </w:pPr>
              </w:pPrChange>
            </w:pPr>
            <w:del w:id="2708" w:author="Anees Shaikh" w:date="2013-10-06T21:55:00Z">
              <w:r w:rsidRPr="00C128FA" w:rsidDel="006821E9">
                <w:delText xml:space="preserve">        &lt;xs:annotation&gt;</w:delText>
              </w:r>
            </w:del>
          </w:p>
          <w:p w14:paraId="5D93A875" w14:textId="670C09DD" w:rsidR="00860C7A" w:rsidRPr="00C128FA" w:rsidDel="006821E9" w:rsidRDefault="00860C7A" w:rsidP="006821E9">
            <w:pPr>
              <w:pStyle w:val="Caption"/>
              <w:rPr>
                <w:del w:id="2709" w:author="Anees Shaikh" w:date="2013-10-06T21:55:00Z"/>
              </w:rPr>
              <w:pPrChange w:id="2710" w:author="Anees Shaikh" w:date="2013-10-06T21:55:00Z">
                <w:pPr>
                  <w:pStyle w:val="XML1"/>
                </w:pPr>
              </w:pPrChange>
            </w:pPr>
            <w:del w:id="2711" w:author="Anees Shaikh" w:date="2013-10-06T21:55:00Z">
              <w:r w:rsidRPr="00C128FA" w:rsidDel="006821E9">
                <w:delText xml:space="preserve">          &lt;xs:documentation&gt;</w:delText>
              </w:r>
            </w:del>
          </w:p>
          <w:p w14:paraId="04B27031" w14:textId="53E35793" w:rsidR="00860C7A" w:rsidRPr="00C128FA" w:rsidDel="006821E9" w:rsidRDefault="00860C7A" w:rsidP="006821E9">
            <w:pPr>
              <w:pStyle w:val="Caption"/>
              <w:rPr>
                <w:del w:id="2712" w:author="Anees Shaikh" w:date="2013-10-06T21:55:00Z"/>
              </w:rPr>
              <w:pPrChange w:id="2713" w:author="Anees Shaikh" w:date="2013-10-06T21:55:00Z">
                <w:pPr>
                  <w:pStyle w:val="XML1"/>
                </w:pPr>
              </w:pPrChange>
            </w:pPr>
            <w:del w:id="2714" w:author="Anees Shaikh" w:date="2013-10-06T21:55:00Z">
              <w:r w:rsidRPr="00C128FA" w:rsidDel="006821E9">
                <w:delText xml:space="preserve">            The number of flow tables supported by the</w:delText>
              </w:r>
            </w:del>
          </w:p>
          <w:p w14:paraId="4C86B98D" w14:textId="53A378A5" w:rsidR="00860C7A" w:rsidRPr="00C128FA" w:rsidDel="006821E9" w:rsidRDefault="00860C7A" w:rsidP="006821E9">
            <w:pPr>
              <w:pStyle w:val="Caption"/>
              <w:rPr>
                <w:del w:id="2715" w:author="Anees Shaikh" w:date="2013-10-06T21:55:00Z"/>
              </w:rPr>
              <w:pPrChange w:id="2716" w:author="Anees Shaikh" w:date="2013-10-06T21:55:00Z">
                <w:pPr>
                  <w:pStyle w:val="XML1"/>
                </w:pPr>
              </w:pPrChange>
            </w:pPr>
            <w:del w:id="2717" w:author="Anees Shaikh" w:date="2013-10-06T21:55:00Z">
              <w:r w:rsidRPr="00C128FA" w:rsidDel="006821E9">
                <w:delText xml:space="preserve">            logical switch.</w:delText>
              </w:r>
            </w:del>
          </w:p>
          <w:p w14:paraId="67894770" w14:textId="41582E67" w:rsidR="00860C7A" w:rsidRPr="00C128FA" w:rsidDel="006821E9" w:rsidRDefault="00860C7A" w:rsidP="006821E9">
            <w:pPr>
              <w:pStyle w:val="Caption"/>
              <w:rPr>
                <w:del w:id="2718" w:author="Anees Shaikh" w:date="2013-10-06T21:55:00Z"/>
              </w:rPr>
              <w:pPrChange w:id="2719" w:author="Anees Shaikh" w:date="2013-10-06T21:55:00Z">
                <w:pPr>
                  <w:pStyle w:val="XML1"/>
                </w:pPr>
              </w:pPrChange>
            </w:pPr>
            <w:del w:id="2720" w:author="Anees Shaikh" w:date="2013-10-06T21:55:00Z">
              <w:r w:rsidRPr="00C128FA" w:rsidDel="006821E9">
                <w:delText xml:space="preserve">          &lt;/xs:documentation&gt;</w:delText>
              </w:r>
            </w:del>
          </w:p>
          <w:p w14:paraId="18867F23" w14:textId="6EF904CD" w:rsidR="00860C7A" w:rsidRPr="00C128FA" w:rsidDel="006821E9" w:rsidRDefault="00860C7A" w:rsidP="006821E9">
            <w:pPr>
              <w:pStyle w:val="Caption"/>
              <w:rPr>
                <w:del w:id="2721" w:author="Anees Shaikh" w:date="2013-10-06T21:55:00Z"/>
              </w:rPr>
              <w:pPrChange w:id="2722" w:author="Anees Shaikh" w:date="2013-10-06T21:55:00Z">
                <w:pPr>
                  <w:pStyle w:val="XML1"/>
                </w:pPr>
              </w:pPrChange>
            </w:pPr>
            <w:del w:id="2723" w:author="Anees Shaikh" w:date="2013-10-06T21:55:00Z">
              <w:r w:rsidRPr="00C128FA" w:rsidDel="006821E9">
                <w:delText xml:space="preserve">        &lt;/xs:annotation&gt;</w:delText>
              </w:r>
            </w:del>
          </w:p>
          <w:p w14:paraId="7AC82752" w14:textId="623A0F14" w:rsidR="00860C7A" w:rsidRPr="00C128FA" w:rsidDel="006821E9" w:rsidRDefault="00860C7A" w:rsidP="006821E9">
            <w:pPr>
              <w:pStyle w:val="Caption"/>
              <w:rPr>
                <w:del w:id="2724" w:author="Anees Shaikh" w:date="2013-10-06T21:55:00Z"/>
              </w:rPr>
              <w:pPrChange w:id="2725" w:author="Anees Shaikh" w:date="2013-10-06T21:55:00Z">
                <w:pPr>
                  <w:pStyle w:val="XML1"/>
                </w:pPr>
              </w:pPrChange>
            </w:pPr>
            <w:del w:id="2726" w:author="Anees Shaikh" w:date="2013-10-06T21:55:00Z">
              <w:r w:rsidRPr="00C128FA" w:rsidDel="006821E9">
                <w:delText xml:space="preserve">      &lt;/xs:element&gt;</w:delText>
              </w:r>
            </w:del>
          </w:p>
          <w:p w14:paraId="6B996B2C" w14:textId="68614D9A" w:rsidR="00860C7A" w:rsidRPr="00C128FA" w:rsidDel="006821E9" w:rsidRDefault="00860C7A" w:rsidP="006821E9">
            <w:pPr>
              <w:pStyle w:val="Caption"/>
              <w:rPr>
                <w:del w:id="2727" w:author="Anees Shaikh" w:date="2013-10-06T21:55:00Z"/>
              </w:rPr>
              <w:pPrChange w:id="2728" w:author="Anees Shaikh" w:date="2013-10-06T21:55:00Z">
                <w:pPr>
                  <w:pStyle w:val="XML1"/>
                </w:pPr>
              </w:pPrChange>
            </w:pPr>
            <w:del w:id="2729" w:author="Anees Shaikh" w:date="2013-10-06T21:55:00Z">
              <w:r w:rsidRPr="00C128FA" w:rsidDel="006821E9">
                <w:delText xml:space="preserve">      &lt;xs:element name="max-ports"  type="xs:unsignedInt"&gt;</w:delText>
              </w:r>
            </w:del>
          </w:p>
          <w:p w14:paraId="77B176E2" w14:textId="0C0E82E4" w:rsidR="00860C7A" w:rsidRPr="00C128FA" w:rsidDel="006821E9" w:rsidRDefault="00860C7A" w:rsidP="006821E9">
            <w:pPr>
              <w:pStyle w:val="Caption"/>
              <w:rPr>
                <w:del w:id="2730" w:author="Anees Shaikh" w:date="2013-10-06T21:55:00Z"/>
              </w:rPr>
              <w:pPrChange w:id="2731" w:author="Anees Shaikh" w:date="2013-10-06T21:55:00Z">
                <w:pPr>
                  <w:pStyle w:val="XML1"/>
                </w:pPr>
              </w:pPrChange>
            </w:pPr>
            <w:del w:id="2732" w:author="Anees Shaikh" w:date="2013-10-06T21:55:00Z">
              <w:r w:rsidRPr="00C128FA" w:rsidDel="006821E9">
                <w:delText xml:space="preserve">        &lt;xs:annotation&gt;</w:delText>
              </w:r>
            </w:del>
          </w:p>
          <w:p w14:paraId="6E2ABEB3" w14:textId="23C01443" w:rsidR="00860C7A" w:rsidRPr="00C128FA" w:rsidDel="006821E9" w:rsidRDefault="00860C7A" w:rsidP="006821E9">
            <w:pPr>
              <w:pStyle w:val="Caption"/>
              <w:rPr>
                <w:del w:id="2733" w:author="Anees Shaikh" w:date="2013-10-06T21:55:00Z"/>
              </w:rPr>
              <w:pPrChange w:id="2734" w:author="Anees Shaikh" w:date="2013-10-06T21:55:00Z">
                <w:pPr>
                  <w:pStyle w:val="XML1"/>
                </w:pPr>
              </w:pPrChange>
            </w:pPr>
            <w:del w:id="2735" w:author="Anees Shaikh" w:date="2013-10-06T21:55:00Z">
              <w:r w:rsidRPr="00C128FA" w:rsidDel="006821E9">
                <w:delText xml:space="preserve">          &lt;xs:documentation&gt;</w:delText>
              </w:r>
            </w:del>
          </w:p>
          <w:p w14:paraId="78E2C9F1" w14:textId="1AD600FE" w:rsidR="00860C7A" w:rsidRPr="00C128FA" w:rsidDel="006821E9" w:rsidRDefault="00860C7A" w:rsidP="006821E9">
            <w:pPr>
              <w:pStyle w:val="Caption"/>
              <w:rPr>
                <w:del w:id="2736" w:author="Anees Shaikh" w:date="2013-10-06T21:55:00Z"/>
              </w:rPr>
              <w:pPrChange w:id="2737" w:author="Anees Shaikh" w:date="2013-10-06T21:55:00Z">
                <w:pPr>
                  <w:pStyle w:val="XML1"/>
                </w:pPr>
              </w:pPrChange>
            </w:pPr>
            <w:del w:id="2738" w:author="Anees Shaikh" w:date="2013-10-06T21:55:00Z">
              <w:r w:rsidRPr="00C128FA" w:rsidDel="006821E9">
                <w:delText xml:space="preserve">            The number of flow tables supported by the</w:delText>
              </w:r>
            </w:del>
          </w:p>
          <w:p w14:paraId="2F6A1890" w14:textId="1EF0E206" w:rsidR="00860C7A" w:rsidRPr="00C128FA" w:rsidDel="006821E9" w:rsidRDefault="00860C7A" w:rsidP="006821E9">
            <w:pPr>
              <w:pStyle w:val="Caption"/>
              <w:rPr>
                <w:del w:id="2739" w:author="Anees Shaikh" w:date="2013-10-06T21:55:00Z"/>
              </w:rPr>
              <w:pPrChange w:id="2740" w:author="Anees Shaikh" w:date="2013-10-06T21:55:00Z">
                <w:pPr>
                  <w:pStyle w:val="XML1"/>
                </w:pPr>
              </w:pPrChange>
            </w:pPr>
            <w:del w:id="2741" w:author="Anees Shaikh" w:date="2013-10-06T21:55:00Z">
              <w:r w:rsidRPr="00C128FA" w:rsidDel="006821E9">
                <w:delText xml:space="preserve">            logical switch.</w:delText>
              </w:r>
            </w:del>
          </w:p>
          <w:p w14:paraId="143D2974" w14:textId="1A1BBA2D" w:rsidR="00860C7A" w:rsidRPr="00C128FA" w:rsidDel="006821E9" w:rsidRDefault="00860C7A" w:rsidP="006821E9">
            <w:pPr>
              <w:pStyle w:val="Caption"/>
              <w:rPr>
                <w:del w:id="2742" w:author="Anees Shaikh" w:date="2013-10-06T21:55:00Z"/>
              </w:rPr>
              <w:pPrChange w:id="2743" w:author="Anees Shaikh" w:date="2013-10-06T21:55:00Z">
                <w:pPr>
                  <w:pStyle w:val="XML1"/>
                </w:pPr>
              </w:pPrChange>
            </w:pPr>
            <w:del w:id="2744" w:author="Anees Shaikh" w:date="2013-10-06T21:55:00Z">
              <w:r w:rsidRPr="00C128FA" w:rsidDel="006821E9">
                <w:delText xml:space="preserve">          &lt;/xs:documentation&gt;</w:delText>
              </w:r>
            </w:del>
          </w:p>
          <w:p w14:paraId="096BF227" w14:textId="34C21A74" w:rsidR="00860C7A" w:rsidRPr="00C128FA" w:rsidDel="006821E9" w:rsidRDefault="00860C7A" w:rsidP="006821E9">
            <w:pPr>
              <w:pStyle w:val="Caption"/>
              <w:rPr>
                <w:del w:id="2745" w:author="Anees Shaikh" w:date="2013-10-06T21:55:00Z"/>
              </w:rPr>
              <w:pPrChange w:id="2746" w:author="Anees Shaikh" w:date="2013-10-06T21:55:00Z">
                <w:pPr>
                  <w:pStyle w:val="XML1"/>
                </w:pPr>
              </w:pPrChange>
            </w:pPr>
            <w:del w:id="2747" w:author="Anees Shaikh" w:date="2013-10-06T21:55:00Z">
              <w:r w:rsidRPr="00C128FA" w:rsidDel="006821E9">
                <w:delText xml:space="preserve">        &lt;/xs:annotation&gt;</w:delText>
              </w:r>
            </w:del>
          </w:p>
          <w:p w14:paraId="0D357FB0" w14:textId="157DA045" w:rsidR="00860C7A" w:rsidRPr="00C128FA" w:rsidDel="006821E9" w:rsidRDefault="00860C7A" w:rsidP="006821E9">
            <w:pPr>
              <w:pStyle w:val="Caption"/>
              <w:rPr>
                <w:del w:id="2748" w:author="Anees Shaikh" w:date="2013-10-06T21:55:00Z"/>
              </w:rPr>
              <w:pPrChange w:id="2749" w:author="Anees Shaikh" w:date="2013-10-06T21:55:00Z">
                <w:pPr>
                  <w:pStyle w:val="XML1"/>
                </w:pPr>
              </w:pPrChange>
            </w:pPr>
            <w:del w:id="2750" w:author="Anees Shaikh" w:date="2013-10-06T21:55:00Z">
              <w:r w:rsidRPr="00C128FA" w:rsidDel="006821E9">
                <w:delText xml:space="preserve">      &lt;/xs:element&gt;</w:delText>
              </w:r>
            </w:del>
          </w:p>
          <w:p w14:paraId="58703B48" w14:textId="5FE3C3F4" w:rsidR="00860C7A" w:rsidRPr="00C128FA" w:rsidDel="006821E9" w:rsidRDefault="00860C7A" w:rsidP="006821E9">
            <w:pPr>
              <w:pStyle w:val="Caption"/>
              <w:rPr>
                <w:del w:id="2751" w:author="Anees Shaikh" w:date="2013-10-06T21:55:00Z"/>
              </w:rPr>
              <w:pPrChange w:id="2752" w:author="Anees Shaikh" w:date="2013-10-06T21:55:00Z">
                <w:pPr>
                  <w:pStyle w:val="XML1"/>
                </w:pPr>
              </w:pPrChange>
            </w:pPr>
            <w:del w:id="2753" w:author="Anees Shaikh" w:date="2013-10-06T21:55:00Z">
              <w:r w:rsidRPr="00C128FA" w:rsidDel="006821E9">
                <w:delText xml:space="preserve">      &lt;xs:element name="flow-statistics"  type="xs:boolean"&gt;</w:delText>
              </w:r>
            </w:del>
          </w:p>
          <w:p w14:paraId="649F29C6" w14:textId="3FE16466" w:rsidR="00860C7A" w:rsidRPr="00C128FA" w:rsidDel="006821E9" w:rsidRDefault="00860C7A" w:rsidP="006821E9">
            <w:pPr>
              <w:pStyle w:val="Caption"/>
              <w:rPr>
                <w:del w:id="2754" w:author="Anees Shaikh" w:date="2013-10-06T21:55:00Z"/>
              </w:rPr>
              <w:pPrChange w:id="2755" w:author="Anees Shaikh" w:date="2013-10-06T21:55:00Z">
                <w:pPr>
                  <w:pStyle w:val="XML1"/>
                </w:pPr>
              </w:pPrChange>
            </w:pPr>
            <w:del w:id="2756" w:author="Anees Shaikh" w:date="2013-10-06T21:55:00Z">
              <w:r w:rsidRPr="00C128FA" w:rsidDel="006821E9">
                <w:delText xml:space="preserve">        &lt;xs:annotation&gt;</w:delText>
              </w:r>
            </w:del>
          </w:p>
          <w:p w14:paraId="49126AFE" w14:textId="44D56117" w:rsidR="00860C7A" w:rsidRPr="00C128FA" w:rsidDel="006821E9" w:rsidRDefault="00860C7A" w:rsidP="006821E9">
            <w:pPr>
              <w:pStyle w:val="Caption"/>
              <w:rPr>
                <w:del w:id="2757" w:author="Anees Shaikh" w:date="2013-10-06T21:55:00Z"/>
              </w:rPr>
              <w:pPrChange w:id="2758" w:author="Anees Shaikh" w:date="2013-10-06T21:55:00Z">
                <w:pPr>
                  <w:pStyle w:val="XML1"/>
                </w:pPr>
              </w:pPrChange>
            </w:pPr>
            <w:del w:id="2759" w:author="Anees Shaikh" w:date="2013-10-06T21:55:00Z">
              <w:r w:rsidRPr="00C128FA" w:rsidDel="006821E9">
                <w:delText xml:space="preserve">          &lt;xs:documentation&gt;</w:delText>
              </w:r>
            </w:del>
          </w:p>
          <w:p w14:paraId="629F78D9" w14:textId="48FA867F" w:rsidR="00860C7A" w:rsidRPr="00C128FA" w:rsidDel="006821E9" w:rsidRDefault="00860C7A" w:rsidP="006821E9">
            <w:pPr>
              <w:pStyle w:val="Caption"/>
              <w:rPr>
                <w:del w:id="2760" w:author="Anees Shaikh" w:date="2013-10-06T21:55:00Z"/>
              </w:rPr>
              <w:pPrChange w:id="2761" w:author="Anees Shaikh" w:date="2013-10-06T21:55:00Z">
                <w:pPr>
                  <w:pStyle w:val="XML1"/>
                </w:pPr>
              </w:pPrChange>
            </w:pPr>
            <w:del w:id="2762" w:author="Anees Shaikh" w:date="2013-10-06T21:55:00Z">
              <w:r w:rsidRPr="00C128FA" w:rsidDel="006821E9">
                <w:delText xml:space="preserve">            Specifies if the logical switch supports flow</w:delText>
              </w:r>
            </w:del>
          </w:p>
          <w:p w14:paraId="1AEC1039" w14:textId="4E06997E" w:rsidR="00860C7A" w:rsidRPr="00C128FA" w:rsidDel="006821E9" w:rsidRDefault="00860C7A" w:rsidP="006821E9">
            <w:pPr>
              <w:pStyle w:val="Caption"/>
              <w:rPr>
                <w:del w:id="2763" w:author="Anees Shaikh" w:date="2013-10-06T21:55:00Z"/>
              </w:rPr>
              <w:pPrChange w:id="2764" w:author="Anees Shaikh" w:date="2013-10-06T21:55:00Z">
                <w:pPr>
                  <w:pStyle w:val="XML1"/>
                </w:pPr>
              </w:pPrChange>
            </w:pPr>
            <w:del w:id="2765" w:author="Anees Shaikh" w:date="2013-10-06T21:55:00Z">
              <w:r w:rsidRPr="00C128FA" w:rsidDel="006821E9">
                <w:delText xml:space="preserve">            statistics.</w:delText>
              </w:r>
            </w:del>
          </w:p>
          <w:p w14:paraId="6D372A0E" w14:textId="6E3B4B11" w:rsidR="00860C7A" w:rsidRPr="00C128FA" w:rsidDel="006821E9" w:rsidRDefault="00860C7A" w:rsidP="006821E9">
            <w:pPr>
              <w:pStyle w:val="Caption"/>
              <w:rPr>
                <w:del w:id="2766" w:author="Anees Shaikh" w:date="2013-10-06T21:55:00Z"/>
              </w:rPr>
              <w:pPrChange w:id="2767" w:author="Anees Shaikh" w:date="2013-10-06T21:55:00Z">
                <w:pPr>
                  <w:pStyle w:val="XML1"/>
                </w:pPr>
              </w:pPrChange>
            </w:pPr>
            <w:del w:id="2768" w:author="Anees Shaikh" w:date="2013-10-06T21:55:00Z">
              <w:r w:rsidRPr="00C128FA" w:rsidDel="006821E9">
                <w:delText xml:space="preserve">          &lt;/xs:documentation&gt;</w:delText>
              </w:r>
            </w:del>
          </w:p>
          <w:p w14:paraId="785542A2" w14:textId="73BBB246" w:rsidR="00860C7A" w:rsidRPr="00C128FA" w:rsidDel="006821E9" w:rsidRDefault="00860C7A" w:rsidP="006821E9">
            <w:pPr>
              <w:pStyle w:val="Caption"/>
              <w:rPr>
                <w:del w:id="2769" w:author="Anees Shaikh" w:date="2013-10-06T21:55:00Z"/>
              </w:rPr>
              <w:pPrChange w:id="2770" w:author="Anees Shaikh" w:date="2013-10-06T21:55:00Z">
                <w:pPr>
                  <w:pStyle w:val="XML1"/>
                </w:pPr>
              </w:pPrChange>
            </w:pPr>
            <w:del w:id="2771" w:author="Anees Shaikh" w:date="2013-10-06T21:55:00Z">
              <w:r w:rsidRPr="00C128FA" w:rsidDel="006821E9">
                <w:delText xml:space="preserve">        &lt;/xs:annotation&gt;</w:delText>
              </w:r>
            </w:del>
          </w:p>
          <w:p w14:paraId="79EA421A" w14:textId="02B3253D" w:rsidR="00860C7A" w:rsidRPr="00C128FA" w:rsidDel="006821E9" w:rsidRDefault="00860C7A" w:rsidP="006821E9">
            <w:pPr>
              <w:pStyle w:val="Caption"/>
              <w:rPr>
                <w:del w:id="2772" w:author="Anees Shaikh" w:date="2013-10-06T21:55:00Z"/>
              </w:rPr>
              <w:pPrChange w:id="2773" w:author="Anees Shaikh" w:date="2013-10-06T21:55:00Z">
                <w:pPr>
                  <w:pStyle w:val="XML1"/>
                </w:pPr>
              </w:pPrChange>
            </w:pPr>
            <w:del w:id="2774" w:author="Anees Shaikh" w:date="2013-10-06T21:55:00Z">
              <w:r w:rsidRPr="00C128FA" w:rsidDel="006821E9">
                <w:delText xml:space="preserve">      &lt;/xs:element&gt;</w:delText>
              </w:r>
            </w:del>
          </w:p>
          <w:p w14:paraId="2AF6C606" w14:textId="2BD4E871" w:rsidR="00860C7A" w:rsidRPr="00C128FA" w:rsidDel="006821E9" w:rsidRDefault="00860C7A" w:rsidP="006821E9">
            <w:pPr>
              <w:pStyle w:val="Caption"/>
              <w:rPr>
                <w:del w:id="2775" w:author="Anees Shaikh" w:date="2013-10-06T21:55:00Z"/>
              </w:rPr>
              <w:pPrChange w:id="2776" w:author="Anees Shaikh" w:date="2013-10-06T21:55:00Z">
                <w:pPr>
                  <w:pStyle w:val="XML1"/>
                </w:pPr>
              </w:pPrChange>
            </w:pPr>
            <w:del w:id="2777" w:author="Anees Shaikh" w:date="2013-10-06T21:55:00Z">
              <w:r w:rsidRPr="00C128FA" w:rsidDel="006821E9">
                <w:delText xml:space="preserve">      &lt;xs:element name="table-statistics"  type="xs:boolean"&gt;</w:delText>
              </w:r>
            </w:del>
          </w:p>
          <w:p w14:paraId="5817A148" w14:textId="21E60C2C" w:rsidR="00860C7A" w:rsidRPr="00C128FA" w:rsidDel="006821E9" w:rsidRDefault="00860C7A" w:rsidP="006821E9">
            <w:pPr>
              <w:pStyle w:val="Caption"/>
              <w:rPr>
                <w:del w:id="2778" w:author="Anees Shaikh" w:date="2013-10-06T21:55:00Z"/>
              </w:rPr>
              <w:pPrChange w:id="2779" w:author="Anees Shaikh" w:date="2013-10-06T21:55:00Z">
                <w:pPr>
                  <w:pStyle w:val="XML1"/>
                </w:pPr>
              </w:pPrChange>
            </w:pPr>
            <w:del w:id="2780" w:author="Anees Shaikh" w:date="2013-10-06T21:55:00Z">
              <w:r w:rsidRPr="00C128FA" w:rsidDel="006821E9">
                <w:delText xml:space="preserve">        &lt;xs:annotation&gt;</w:delText>
              </w:r>
            </w:del>
          </w:p>
          <w:p w14:paraId="1D931D7A" w14:textId="116DB4A7" w:rsidR="00860C7A" w:rsidRPr="00C128FA" w:rsidDel="006821E9" w:rsidRDefault="00860C7A" w:rsidP="006821E9">
            <w:pPr>
              <w:pStyle w:val="Caption"/>
              <w:rPr>
                <w:del w:id="2781" w:author="Anees Shaikh" w:date="2013-10-06T21:55:00Z"/>
              </w:rPr>
              <w:pPrChange w:id="2782" w:author="Anees Shaikh" w:date="2013-10-06T21:55:00Z">
                <w:pPr>
                  <w:pStyle w:val="XML1"/>
                </w:pPr>
              </w:pPrChange>
            </w:pPr>
            <w:del w:id="2783" w:author="Anees Shaikh" w:date="2013-10-06T21:55:00Z">
              <w:r w:rsidRPr="00C128FA" w:rsidDel="006821E9">
                <w:delText xml:space="preserve">          &lt;xs:documentation&gt;</w:delText>
              </w:r>
            </w:del>
          </w:p>
          <w:p w14:paraId="2FDE8E63" w14:textId="38B814C7" w:rsidR="00860C7A" w:rsidRPr="00C128FA" w:rsidDel="006821E9" w:rsidRDefault="00860C7A" w:rsidP="006821E9">
            <w:pPr>
              <w:pStyle w:val="Caption"/>
              <w:rPr>
                <w:del w:id="2784" w:author="Anees Shaikh" w:date="2013-10-06T21:55:00Z"/>
              </w:rPr>
              <w:pPrChange w:id="2785" w:author="Anees Shaikh" w:date="2013-10-06T21:55:00Z">
                <w:pPr>
                  <w:pStyle w:val="XML1"/>
                </w:pPr>
              </w:pPrChange>
            </w:pPr>
            <w:del w:id="2786" w:author="Anees Shaikh" w:date="2013-10-06T21:55:00Z">
              <w:r w:rsidRPr="00C128FA" w:rsidDel="006821E9">
                <w:delText xml:space="preserve">            Specifies if the logical switch supports table</w:delText>
              </w:r>
            </w:del>
          </w:p>
          <w:p w14:paraId="0809473B" w14:textId="0901F348" w:rsidR="00860C7A" w:rsidRPr="00C128FA" w:rsidDel="006821E9" w:rsidRDefault="00860C7A" w:rsidP="006821E9">
            <w:pPr>
              <w:pStyle w:val="Caption"/>
              <w:rPr>
                <w:del w:id="2787" w:author="Anees Shaikh" w:date="2013-10-06T21:55:00Z"/>
              </w:rPr>
              <w:pPrChange w:id="2788" w:author="Anees Shaikh" w:date="2013-10-06T21:55:00Z">
                <w:pPr>
                  <w:pStyle w:val="XML1"/>
                </w:pPr>
              </w:pPrChange>
            </w:pPr>
            <w:del w:id="2789" w:author="Anees Shaikh" w:date="2013-10-06T21:55:00Z">
              <w:r w:rsidRPr="00C128FA" w:rsidDel="006821E9">
                <w:delText xml:space="preserve">            statistics.</w:delText>
              </w:r>
            </w:del>
          </w:p>
          <w:p w14:paraId="66FE5F0C" w14:textId="2ADED498" w:rsidR="00860C7A" w:rsidRPr="00C128FA" w:rsidDel="006821E9" w:rsidRDefault="00860C7A" w:rsidP="006821E9">
            <w:pPr>
              <w:pStyle w:val="Caption"/>
              <w:rPr>
                <w:del w:id="2790" w:author="Anees Shaikh" w:date="2013-10-06T21:55:00Z"/>
              </w:rPr>
              <w:pPrChange w:id="2791" w:author="Anees Shaikh" w:date="2013-10-06T21:55:00Z">
                <w:pPr>
                  <w:pStyle w:val="XML1"/>
                </w:pPr>
              </w:pPrChange>
            </w:pPr>
            <w:del w:id="2792" w:author="Anees Shaikh" w:date="2013-10-06T21:55:00Z">
              <w:r w:rsidRPr="00C128FA" w:rsidDel="006821E9">
                <w:delText xml:space="preserve">          &lt;/xs:documentation&gt;</w:delText>
              </w:r>
            </w:del>
          </w:p>
          <w:p w14:paraId="47914D8A" w14:textId="418E90FA" w:rsidR="00860C7A" w:rsidRPr="00C128FA" w:rsidDel="006821E9" w:rsidRDefault="00860C7A" w:rsidP="006821E9">
            <w:pPr>
              <w:pStyle w:val="Caption"/>
              <w:rPr>
                <w:del w:id="2793" w:author="Anees Shaikh" w:date="2013-10-06T21:55:00Z"/>
              </w:rPr>
              <w:pPrChange w:id="2794" w:author="Anees Shaikh" w:date="2013-10-06T21:55:00Z">
                <w:pPr>
                  <w:pStyle w:val="XML1"/>
                </w:pPr>
              </w:pPrChange>
            </w:pPr>
            <w:del w:id="2795" w:author="Anees Shaikh" w:date="2013-10-06T21:55:00Z">
              <w:r w:rsidRPr="00C128FA" w:rsidDel="006821E9">
                <w:delText xml:space="preserve">        &lt;/xs:annotation&gt;</w:delText>
              </w:r>
            </w:del>
          </w:p>
          <w:p w14:paraId="2C587C7A" w14:textId="155CA4C9" w:rsidR="00860C7A" w:rsidRPr="00C128FA" w:rsidDel="006821E9" w:rsidRDefault="00860C7A" w:rsidP="006821E9">
            <w:pPr>
              <w:pStyle w:val="Caption"/>
              <w:rPr>
                <w:del w:id="2796" w:author="Anees Shaikh" w:date="2013-10-06T21:55:00Z"/>
              </w:rPr>
              <w:pPrChange w:id="2797" w:author="Anees Shaikh" w:date="2013-10-06T21:55:00Z">
                <w:pPr>
                  <w:pStyle w:val="XML1"/>
                </w:pPr>
              </w:pPrChange>
            </w:pPr>
            <w:del w:id="2798" w:author="Anees Shaikh" w:date="2013-10-06T21:55:00Z">
              <w:r w:rsidRPr="00C128FA" w:rsidDel="006821E9">
                <w:delText xml:space="preserve">      &lt;/xs:element&gt;</w:delText>
              </w:r>
            </w:del>
          </w:p>
          <w:p w14:paraId="59AC29E3" w14:textId="5A63368D" w:rsidR="00860C7A" w:rsidRPr="00C128FA" w:rsidDel="006821E9" w:rsidRDefault="00860C7A" w:rsidP="006821E9">
            <w:pPr>
              <w:pStyle w:val="Caption"/>
              <w:rPr>
                <w:del w:id="2799" w:author="Anees Shaikh" w:date="2013-10-06T21:55:00Z"/>
              </w:rPr>
              <w:pPrChange w:id="2800" w:author="Anees Shaikh" w:date="2013-10-06T21:55:00Z">
                <w:pPr>
                  <w:pStyle w:val="XML1"/>
                </w:pPr>
              </w:pPrChange>
            </w:pPr>
            <w:del w:id="2801" w:author="Anees Shaikh" w:date="2013-10-06T21:55:00Z">
              <w:r w:rsidRPr="00C128FA" w:rsidDel="006821E9">
                <w:delText xml:space="preserve">      &lt;xs:element name="port-statistics"  type="xs:boolean"&gt;</w:delText>
              </w:r>
            </w:del>
          </w:p>
          <w:p w14:paraId="3CCFD3F0" w14:textId="2B30A20E" w:rsidR="00860C7A" w:rsidRPr="00C128FA" w:rsidDel="006821E9" w:rsidRDefault="00860C7A" w:rsidP="006821E9">
            <w:pPr>
              <w:pStyle w:val="Caption"/>
              <w:rPr>
                <w:del w:id="2802" w:author="Anees Shaikh" w:date="2013-10-06T21:55:00Z"/>
              </w:rPr>
              <w:pPrChange w:id="2803" w:author="Anees Shaikh" w:date="2013-10-06T21:55:00Z">
                <w:pPr>
                  <w:pStyle w:val="XML1"/>
                </w:pPr>
              </w:pPrChange>
            </w:pPr>
            <w:del w:id="2804" w:author="Anees Shaikh" w:date="2013-10-06T21:55:00Z">
              <w:r w:rsidRPr="00C128FA" w:rsidDel="006821E9">
                <w:delText xml:space="preserve">        &lt;xs:annotation&gt;</w:delText>
              </w:r>
            </w:del>
          </w:p>
          <w:p w14:paraId="0C027C4D" w14:textId="03C5BCF8" w:rsidR="00860C7A" w:rsidRPr="00C128FA" w:rsidDel="006821E9" w:rsidRDefault="00860C7A" w:rsidP="006821E9">
            <w:pPr>
              <w:pStyle w:val="Caption"/>
              <w:rPr>
                <w:del w:id="2805" w:author="Anees Shaikh" w:date="2013-10-06T21:55:00Z"/>
              </w:rPr>
              <w:pPrChange w:id="2806" w:author="Anees Shaikh" w:date="2013-10-06T21:55:00Z">
                <w:pPr>
                  <w:pStyle w:val="XML1"/>
                </w:pPr>
              </w:pPrChange>
            </w:pPr>
            <w:del w:id="2807" w:author="Anees Shaikh" w:date="2013-10-06T21:55:00Z">
              <w:r w:rsidRPr="00C128FA" w:rsidDel="006821E9">
                <w:delText xml:space="preserve">          &lt;xs:documentation&gt;</w:delText>
              </w:r>
            </w:del>
          </w:p>
          <w:p w14:paraId="56674ED8" w14:textId="53EF2D51" w:rsidR="00860C7A" w:rsidRPr="00C128FA" w:rsidDel="006821E9" w:rsidRDefault="00860C7A" w:rsidP="006821E9">
            <w:pPr>
              <w:pStyle w:val="Caption"/>
              <w:rPr>
                <w:del w:id="2808" w:author="Anees Shaikh" w:date="2013-10-06T21:55:00Z"/>
              </w:rPr>
              <w:pPrChange w:id="2809" w:author="Anees Shaikh" w:date="2013-10-06T21:55:00Z">
                <w:pPr>
                  <w:pStyle w:val="XML1"/>
                </w:pPr>
              </w:pPrChange>
            </w:pPr>
            <w:del w:id="2810" w:author="Anees Shaikh" w:date="2013-10-06T21:55:00Z">
              <w:r w:rsidRPr="00C128FA" w:rsidDel="006821E9">
                <w:delText xml:space="preserve">            Specifies if the logical switch supports port</w:delText>
              </w:r>
            </w:del>
          </w:p>
          <w:p w14:paraId="54488923" w14:textId="19AA513F" w:rsidR="00860C7A" w:rsidRPr="00C128FA" w:rsidDel="006821E9" w:rsidRDefault="00860C7A" w:rsidP="006821E9">
            <w:pPr>
              <w:pStyle w:val="Caption"/>
              <w:rPr>
                <w:del w:id="2811" w:author="Anees Shaikh" w:date="2013-10-06T21:55:00Z"/>
              </w:rPr>
              <w:pPrChange w:id="2812" w:author="Anees Shaikh" w:date="2013-10-06T21:55:00Z">
                <w:pPr>
                  <w:pStyle w:val="XML1"/>
                </w:pPr>
              </w:pPrChange>
            </w:pPr>
            <w:del w:id="2813" w:author="Anees Shaikh" w:date="2013-10-06T21:55:00Z">
              <w:r w:rsidRPr="00C128FA" w:rsidDel="006821E9">
                <w:delText xml:space="preserve">            statistics.</w:delText>
              </w:r>
            </w:del>
          </w:p>
          <w:p w14:paraId="7DC1E74B" w14:textId="35FBA90A" w:rsidR="00860C7A" w:rsidRPr="00C128FA" w:rsidDel="006821E9" w:rsidRDefault="00860C7A" w:rsidP="006821E9">
            <w:pPr>
              <w:pStyle w:val="Caption"/>
              <w:rPr>
                <w:del w:id="2814" w:author="Anees Shaikh" w:date="2013-10-06T21:55:00Z"/>
              </w:rPr>
              <w:pPrChange w:id="2815" w:author="Anees Shaikh" w:date="2013-10-06T21:55:00Z">
                <w:pPr>
                  <w:pStyle w:val="XML1"/>
                </w:pPr>
              </w:pPrChange>
            </w:pPr>
            <w:del w:id="2816" w:author="Anees Shaikh" w:date="2013-10-06T21:55:00Z">
              <w:r w:rsidRPr="00C128FA" w:rsidDel="006821E9">
                <w:delText xml:space="preserve">          &lt;/xs:documentation&gt;</w:delText>
              </w:r>
            </w:del>
          </w:p>
          <w:p w14:paraId="12D31173" w14:textId="1290C598" w:rsidR="00860C7A" w:rsidRPr="00C128FA" w:rsidDel="006821E9" w:rsidRDefault="00860C7A" w:rsidP="006821E9">
            <w:pPr>
              <w:pStyle w:val="Caption"/>
              <w:rPr>
                <w:del w:id="2817" w:author="Anees Shaikh" w:date="2013-10-06T21:55:00Z"/>
              </w:rPr>
              <w:pPrChange w:id="2818" w:author="Anees Shaikh" w:date="2013-10-06T21:55:00Z">
                <w:pPr>
                  <w:pStyle w:val="XML1"/>
                </w:pPr>
              </w:pPrChange>
            </w:pPr>
            <w:del w:id="2819" w:author="Anees Shaikh" w:date="2013-10-06T21:55:00Z">
              <w:r w:rsidRPr="00C128FA" w:rsidDel="006821E9">
                <w:delText xml:space="preserve">        &lt;/xs:annotation&gt;</w:delText>
              </w:r>
            </w:del>
          </w:p>
          <w:p w14:paraId="46511D27" w14:textId="56F90D58" w:rsidR="00860C7A" w:rsidRPr="00C128FA" w:rsidDel="006821E9" w:rsidRDefault="00860C7A" w:rsidP="006821E9">
            <w:pPr>
              <w:pStyle w:val="Caption"/>
              <w:rPr>
                <w:del w:id="2820" w:author="Anees Shaikh" w:date="2013-10-06T21:55:00Z"/>
              </w:rPr>
              <w:pPrChange w:id="2821" w:author="Anees Shaikh" w:date="2013-10-06T21:55:00Z">
                <w:pPr>
                  <w:pStyle w:val="XML1"/>
                </w:pPr>
              </w:pPrChange>
            </w:pPr>
            <w:del w:id="2822" w:author="Anees Shaikh" w:date="2013-10-06T21:55:00Z">
              <w:r w:rsidRPr="00C128FA" w:rsidDel="006821E9">
                <w:delText xml:space="preserve">      &lt;/xs:element&gt;</w:delText>
              </w:r>
            </w:del>
          </w:p>
          <w:p w14:paraId="30D839BC" w14:textId="2ADC3F3A" w:rsidR="00860C7A" w:rsidRPr="00C128FA" w:rsidDel="006821E9" w:rsidRDefault="00860C7A" w:rsidP="006821E9">
            <w:pPr>
              <w:pStyle w:val="Caption"/>
              <w:rPr>
                <w:del w:id="2823" w:author="Anees Shaikh" w:date="2013-10-06T21:55:00Z"/>
              </w:rPr>
              <w:pPrChange w:id="2824" w:author="Anees Shaikh" w:date="2013-10-06T21:55:00Z">
                <w:pPr>
                  <w:pStyle w:val="XML1"/>
                </w:pPr>
              </w:pPrChange>
            </w:pPr>
            <w:del w:id="2825" w:author="Anees Shaikh" w:date="2013-10-06T21:55:00Z">
              <w:r w:rsidRPr="00C128FA" w:rsidDel="006821E9">
                <w:delText xml:space="preserve">      &lt;xs:element name="group-statistics"  type="xs:boolean"&gt;</w:delText>
              </w:r>
            </w:del>
          </w:p>
          <w:p w14:paraId="722BAF98" w14:textId="5E726A89" w:rsidR="00860C7A" w:rsidRPr="00C128FA" w:rsidDel="006821E9" w:rsidRDefault="00860C7A" w:rsidP="006821E9">
            <w:pPr>
              <w:pStyle w:val="Caption"/>
              <w:rPr>
                <w:del w:id="2826" w:author="Anees Shaikh" w:date="2013-10-06T21:55:00Z"/>
              </w:rPr>
              <w:pPrChange w:id="2827" w:author="Anees Shaikh" w:date="2013-10-06T21:55:00Z">
                <w:pPr>
                  <w:pStyle w:val="XML1"/>
                </w:pPr>
              </w:pPrChange>
            </w:pPr>
            <w:del w:id="2828" w:author="Anees Shaikh" w:date="2013-10-06T21:55:00Z">
              <w:r w:rsidRPr="00C128FA" w:rsidDel="006821E9">
                <w:delText xml:space="preserve">        &lt;xs:annotation&gt;</w:delText>
              </w:r>
            </w:del>
          </w:p>
          <w:p w14:paraId="10FC534E" w14:textId="666DFB22" w:rsidR="00860C7A" w:rsidRPr="00C128FA" w:rsidDel="006821E9" w:rsidRDefault="00860C7A" w:rsidP="006821E9">
            <w:pPr>
              <w:pStyle w:val="Caption"/>
              <w:rPr>
                <w:del w:id="2829" w:author="Anees Shaikh" w:date="2013-10-06T21:55:00Z"/>
              </w:rPr>
              <w:pPrChange w:id="2830" w:author="Anees Shaikh" w:date="2013-10-06T21:55:00Z">
                <w:pPr>
                  <w:pStyle w:val="XML1"/>
                </w:pPr>
              </w:pPrChange>
            </w:pPr>
            <w:del w:id="2831" w:author="Anees Shaikh" w:date="2013-10-06T21:55:00Z">
              <w:r w:rsidRPr="00C128FA" w:rsidDel="006821E9">
                <w:delText xml:space="preserve">          &lt;xs:documentation&gt;</w:delText>
              </w:r>
            </w:del>
          </w:p>
          <w:p w14:paraId="3B149F31" w14:textId="244840BD" w:rsidR="00860C7A" w:rsidRPr="00C128FA" w:rsidDel="006821E9" w:rsidRDefault="00860C7A" w:rsidP="006821E9">
            <w:pPr>
              <w:pStyle w:val="Caption"/>
              <w:rPr>
                <w:del w:id="2832" w:author="Anees Shaikh" w:date="2013-10-06T21:55:00Z"/>
              </w:rPr>
              <w:pPrChange w:id="2833" w:author="Anees Shaikh" w:date="2013-10-06T21:55:00Z">
                <w:pPr>
                  <w:pStyle w:val="XML1"/>
                </w:pPr>
              </w:pPrChange>
            </w:pPr>
            <w:del w:id="2834" w:author="Anees Shaikh" w:date="2013-10-06T21:55:00Z">
              <w:r w:rsidRPr="00C128FA" w:rsidDel="006821E9">
                <w:delText xml:space="preserve">            Specifies if the logical switch supports group</w:delText>
              </w:r>
            </w:del>
          </w:p>
          <w:p w14:paraId="212BFC0F" w14:textId="02E85008" w:rsidR="00860C7A" w:rsidRPr="00C128FA" w:rsidDel="006821E9" w:rsidRDefault="00860C7A" w:rsidP="006821E9">
            <w:pPr>
              <w:pStyle w:val="Caption"/>
              <w:rPr>
                <w:del w:id="2835" w:author="Anees Shaikh" w:date="2013-10-06T21:55:00Z"/>
              </w:rPr>
              <w:pPrChange w:id="2836" w:author="Anees Shaikh" w:date="2013-10-06T21:55:00Z">
                <w:pPr>
                  <w:pStyle w:val="XML1"/>
                </w:pPr>
              </w:pPrChange>
            </w:pPr>
            <w:del w:id="2837" w:author="Anees Shaikh" w:date="2013-10-06T21:55:00Z">
              <w:r w:rsidRPr="00C128FA" w:rsidDel="006821E9">
                <w:delText xml:space="preserve">            statistics.</w:delText>
              </w:r>
            </w:del>
          </w:p>
          <w:p w14:paraId="2F719C73" w14:textId="2552ED51" w:rsidR="00860C7A" w:rsidRPr="00C128FA" w:rsidDel="006821E9" w:rsidRDefault="00860C7A" w:rsidP="006821E9">
            <w:pPr>
              <w:pStyle w:val="Caption"/>
              <w:rPr>
                <w:del w:id="2838" w:author="Anees Shaikh" w:date="2013-10-06T21:55:00Z"/>
              </w:rPr>
              <w:pPrChange w:id="2839" w:author="Anees Shaikh" w:date="2013-10-06T21:55:00Z">
                <w:pPr>
                  <w:pStyle w:val="XML1"/>
                </w:pPr>
              </w:pPrChange>
            </w:pPr>
            <w:del w:id="2840" w:author="Anees Shaikh" w:date="2013-10-06T21:55:00Z">
              <w:r w:rsidRPr="00C128FA" w:rsidDel="006821E9">
                <w:delText xml:space="preserve">          &lt;/xs:documentation&gt;</w:delText>
              </w:r>
            </w:del>
          </w:p>
          <w:p w14:paraId="348BA8D1" w14:textId="79670EEC" w:rsidR="00860C7A" w:rsidRPr="00C128FA" w:rsidDel="006821E9" w:rsidRDefault="00860C7A" w:rsidP="006821E9">
            <w:pPr>
              <w:pStyle w:val="Caption"/>
              <w:rPr>
                <w:del w:id="2841" w:author="Anees Shaikh" w:date="2013-10-06T21:55:00Z"/>
              </w:rPr>
              <w:pPrChange w:id="2842" w:author="Anees Shaikh" w:date="2013-10-06T21:55:00Z">
                <w:pPr>
                  <w:pStyle w:val="XML1"/>
                </w:pPr>
              </w:pPrChange>
            </w:pPr>
            <w:del w:id="2843" w:author="Anees Shaikh" w:date="2013-10-06T21:55:00Z">
              <w:r w:rsidRPr="00C128FA" w:rsidDel="006821E9">
                <w:delText xml:space="preserve">        &lt;/xs:annotation&gt;</w:delText>
              </w:r>
            </w:del>
          </w:p>
          <w:p w14:paraId="6CD826E0" w14:textId="006F2B5B" w:rsidR="00860C7A" w:rsidRPr="00C128FA" w:rsidDel="006821E9" w:rsidRDefault="00860C7A" w:rsidP="006821E9">
            <w:pPr>
              <w:pStyle w:val="Caption"/>
              <w:rPr>
                <w:del w:id="2844" w:author="Anees Shaikh" w:date="2013-10-06T21:55:00Z"/>
              </w:rPr>
              <w:pPrChange w:id="2845" w:author="Anees Shaikh" w:date="2013-10-06T21:55:00Z">
                <w:pPr>
                  <w:pStyle w:val="XML1"/>
                </w:pPr>
              </w:pPrChange>
            </w:pPr>
            <w:del w:id="2846" w:author="Anees Shaikh" w:date="2013-10-06T21:55:00Z">
              <w:r w:rsidRPr="00C128FA" w:rsidDel="006821E9">
                <w:delText xml:space="preserve">      &lt;/xs:element&gt;</w:delText>
              </w:r>
            </w:del>
          </w:p>
          <w:p w14:paraId="3B584E1F" w14:textId="43DEF35D" w:rsidR="00860C7A" w:rsidRPr="00C128FA" w:rsidDel="006821E9" w:rsidRDefault="00860C7A" w:rsidP="006821E9">
            <w:pPr>
              <w:pStyle w:val="Caption"/>
              <w:rPr>
                <w:del w:id="2847" w:author="Anees Shaikh" w:date="2013-10-06T21:55:00Z"/>
              </w:rPr>
              <w:pPrChange w:id="2848" w:author="Anees Shaikh" w:date="2013-10-06T21:55:00Z">
                <w:pPr>
                  <w:pStyle w:val="XML1"/>
                </w:pPr>
              </w:pPrChange>
            </w:pPr>
            <w:del w:id="2849" w:author="Anees Shaikh" w:date="2013-10-06T21:55:00Z">
              <w:r w:rsidRPr="00C128FA" w:rsidDel="006821E9">
                <w:delText xml:space="preserve">      &lt;xs:element name="queue-statistics"  type="xs:boolean"&gt;</w:delText>
              </w:r>
            </w:del>
          </w:p>
          <w:p w14:paraId="45B9C092" w14:textId="5B2B1530" w:rsidR="00860C7A" w:rsidRPr="00C128FA" w:rsidDel="006821E9" w:rsidRDefault="00860C7A" w:rsidP="006821E9">
            <w:pPr>
              <w:pStyle w:val="Caption"/>
              <w:rPr>
                <w:del w:id="2850" w:author="Anees Shaikh" w:date="2013-10-06T21:55:00Z"/>
              </w:rPr>
              <w:pPrChange w:id="2851" w:author="Anees Shaikh" w:date="2013-10-06T21:55:00Z">
                <w:pPr>
                  <w:pStyle w:val="XML1"/>
                </w:pPr>
              </w:pPrChange>
            </w:pPr>
            <w:del w:id="2852" w:author="Anees Shaikh" w:date="2013-10-06T21:55:00Z">
              <w:r w:rsidRPr="00C128FA" w:rsidDel="006821E9">
                <w:delText xml:space="preserve">        &lt;xs:annotation&gt;</w:delText>
              </w:r>
            </w:del>
          </w:p>
          <w:p w14:paraId="021D7B8E" w14:textId="1ED8BA71" w:rsidR="00860C7A" w:rsidRPr="00C128FA" w:rsidDel="006821E9" w:rsidRDefault="00860C7A" w:rsidP="006821E9">
            <w:pPr>
              <w:pStyle w:val="Caption"/>
              <w:rPr>
                <w:del w:id="2853" w:author="Anees Shaikh" w:date="2013-10-06T21:55:00Z"/>
              </w:rPr>
              <w:pPrChange w:id="2854" w:author="Anees Shaikh" w:date="2013-10-06T21:55:00Z">
                <w:pPr>
                  <w:pStyle w:val="XML1"/>
                </w:pPr>
              </w:pPrChange>
            </w:pPr>
            <w:del w:id="2855" w:author="Anees Shaikh" w:date="2013-10-06T21:55:00Z">
              <w:r w:rsidRPr="00C128FA" w:rsidDel="006821E9">
                <w:delText xml:space="preserve">          &lt;xs:documentation&gt;</w:delText>
              </w:r>
            </w:del>
          </w:p>
          <w:p w14:paraId="4019BA3F" w14:textId="7B753905" w:rsidR="00860C7A" w:rsidRPr="00C128FA" w:rsidDel="006821E9" w:rsidRDefault="00860C7A" w:rsidP="006821E9">
            <w:pPr>
              <w:pStyle w:val="Caption"/>
              <w:rPr>
                <w:del w:id="2856" w:author="Anees Shaikh" w:date="2013-10-06T21:55:00Z"/>
              </w:rPr>
              <w:pPrChange w:id="2857" w:author="Anees Shaikh" w:date="2013-10-06T21:55:00Z">
                <w:pPr>
                  <w:pStyle w:val="XML1"/>
                </w:pPr>
              </w:pPrChange>
            </w:pPr>
            <w:del w:id="2858" w:author="Anees Shaikh" w:date="2013-10-06T21:55:00Z">
              <w:r w:rsidRPr="00C128FA" w:rsidDel="006821E9">
                <w:delText xml:space="preserve">            Specifies if the logical switch supports queue</w:delText>
              </w:r>
            </w:del>
          </w:p>
          <w:p w14:paraId="360ADD8E" w14:textId="5B1968F4" w:rsidR="00860C7A" w:rsidRPr="00C128FA" w:rsidDel="006821E9" w:rsidRDefault="00860C7A" w:rsidP="006821E9">
            <w:pPr>
              <w:pStyle w:val="Caption"/>
              <w:rPr>
                <w:del w:id="2859" w:author="Anees Shaikh" w:date="2013-10-06T21:55:00Z"/>
              </w:rPr>
              <w:pPrChange w:id="2860" w:author="Anees Shaikh" w:date="2013-10-06T21:55:00Z">
                <w:pPr>
                  <w:pStyle w:val="XML1"/>
                </w:pPr>
              </w:pPrChange>
            </w:pPr>
            <w:del w:id="2861" w:author="Anees Shaikh" w:date="2013-10-06T21:55:00Z">
              <w:r w:rsidRPr="00C128FA" w:rsidDel="006821E9">
                <w:delText xml:space="preserve">            statistics.</w:delText>
              </w:r>
            </w:del>
          </w:p>
          <w:p w14:paraId="59E252D2" w14:textId="78DC4775" w:rsidR="00860C7A" w:rsidRPr="00C128FA" w:rsidDel="006821E9" w:rsidRDefault="00860C7A" w:rsidP="006821E9">
            <w:pPr>
              <w:pStyle w:val="Caption"/>
              <w:rPr>
                <w:del w:id="2862" w:author="Anees Shaikh" w:date="2013-10-06T21:55:00Z"/>
              </w:rPr>
              <w:pPrChange w:id="2863" w:author="Anees Shaikh" w:date="2013-10-06T21:55:00Z">
                <w:pPr>
                  <w:pStyle w:val="XML1"/>
                </w:pPr>
              </w:pPrChange>
            </w:pPr>
            <w:del w:id="2864" w:author="Anees Shaikh" w:date="2013-10-06T21:55:00Z">
              <w:r w:rsidRPr="00C128FA" w:rsidDel="006821E9">
                <w:delText xml:space="preserve">          &lt;/xs:documentation&gt;</w:delText>
              </w:r>
            </w:del>
          </w:p>
          <w:p w14:paraId="5A903201" w14:textId="79C5CFFB" w:rsidR="00860C7A" w:rsidRPr="00C128FA" w:rsidDel="006821E9" w:rsidRDefault="00860C7A" w:rsidP="006821E9">
            <w:pPr>
              <w:pStyle w:val="Caption"/>
              <w:rPr>
                <w:del w:id="2865" w:author="Anees Shaikh" w:date="2013-10-06T21:55:00Z"/>
              </w:rPr>
              <w:pPrChange w:id="2866" w:author="Anees Shaikh" w:date="2013-10-06T21:55:00Z">
                <w:pPr>
                  <w:pStyle w:val="XML1"/>
                </w:pPr>
              </w:pPrChange>
            </w:pPr>
            <w:del w:id="2867" w:author="Anees Shaikh" w:date="2013-10-06T21:55:00Z">
              <w:r w:rsidRPr="00C128FA" w:rsidDel="006821E9">
                <w:delText xml:space="preserve">        &lt;/xs:annotation&gt;</w:delText>
              </w:r>
            </w:del>
          </w:p>
          <w:p w14:paraId="68DB49E5" w14:textId="34C8C885" w:rsidR="00860C7A" w:rsidRPr="00C128FA" w:rsidDel="006821E9" w:rsidRDefault="00860C7A" w:rsidP="006821E9">
            <w:pPr>
              <w:pStyle w:val="Caption"/>
              <w:rPr>
                <w:del w:id="2868" w:author="Anees Shaikh" w:date="2013-10-06T21:55:00Z"/>
              </w:rPr>
              <w:pPrChange w:id="2869" w:author="Anees Shaikh" w:date="2013-10-06T21:55:00Z">
                <w:pPr>
                  <w:pStyle w:val="XML1"/>
                </w:pPr>
              </w:pPrChange>
            </w:pPr>
            <w:del w:id="2870" w:author="Anees Shaikh" w:date="2013-10-06T21:55:00Z">
              <w:r w:rsidRPr="00C128FA" w:rsidDel="006821E9">
                <w:delText xml:space="preserve">      &lt;/xs:element&gt;</w:delText>
              </w:r>
            </w:del>
          </w:p>
          <w:p w14:paraId="3FAEC7DC" w14:textId="15C1655E" w:rsidR="00860C7A" w:rsidRPr="00C128FA" w:rsidDel="006821E9" w:rsidRDefault="00860C7A" w:rsidP="006821E9">
            <w:pPr>
              <w:pStyle w:val="Caption"/>
              <w:rPr>
                <w:del w:id="2871" w:author="Anees Shaikh" w:date="2013-10-06T21:55:00Z"/>
              </w:rPr>
              <w:pPrChange w:id="2872" w:author="Anees Shaikh" w:date="2013-10-06T21:55:00Z">
                <w:pPr>
                  <w:pStyle w:val="XML1"/>
                </w:pPr>
              </w:pPrChange>
            </w:pPr>
            <w:del w:id="2873" w:author="Anees Shaikh" w:date="2013-10-06T21:55:00Z">
              <w:r w:rsidRPr="00C128FA" w:rsidDel="006821E9">
                <w:delText xml:space="preserve">      &lt;xs:element name="reassemble-ip-fragments"  type="xs:boolean"&gt;</w:delText>
              </w:r>
            </w:del>
          </w:p>
          <w:p w14:paraId="2F360B74" w14:textId="375A92D4" w:rsidR="00860C7A" w:rsidRPr="00C128FA" w:rsidDel="006821E9" w:rsidRDefault="00860C7A" w:rsidP="006821E9">
            <w:pPr>
              <w:pStyle w:val="Caption"/>
              <w:rPr>
                <w:del w:id="2874" w:author="Anees Shaikh" w:date="2013-10-06T21:55:00Z"/>
              </w:rPr>
              <w:pPrChange w:id="2875" w:author="Anees Shaikh" w:date="2013-10-06T21:55:00Z">
                <w:pPr>
                  <w:pStyle w:val="XML1"/>
                </w:pPr>
              </w:pPrChange>
            </w:pPr>
            <w:del w:id="2876" w:author="Anees Shaikh" w:date="2013-10-06T21:55:00Z">
              <w:r w:rsidRPr="00C128FA" w:rsidDel="006821E9">
                <w:delText xml:space="preserve">        &lt;xs:annotation&gt;</w:delText>
              </w:r>
            </w:del>
          </w:p>
          <w:p w14:paraId="47623463" w14:textId="28BF9407" w:rsidR="00860C7A" w:rsidRPr="00C128FA" w:rsidDel="006821E9" w:rsidRDefault="00860C7A" w:rsidP="006821E9">
            <w:pPr>
              <w:pStyle w:val="Caption"/>
              <w:rPr>
                <w:del w:id="2877" w:author="Anees Shaikh" w:date="2013-10-06T21:55:00Z"/>
              </w:rPr>
              <w:pPrChange w:id="2878" w:author="Anees Shaikh" w:date="2013-10-06T21:55:00Z">
                <w:pPr>
                  <w:pStyle w:val="XML1"/>
                </w:pPr>
              </w:pPrChange>
            </w:pPr>
            <w:del w:id="2879" w:author="Anees Shaikh" w:date="2013-10-06T21:55:00Z">
              <w:r w:rsidRPr="00C128FA" w:rsidDel="006821E9">
                <w:delText xml:space="preserve">          &lt;xs:documentation&gt;</w:delText>
              </w:r>
            </w:del>
          </w:p>
          <w:p w14:paraId="1D808C3D" w14:textId="589E8F2F" w:rsidR="00860C7A" w:rsidRPr="00C128FA" w:rsidDel="006821E9" w:rsidRDefault="00860C7A" w:rsidP="006821E9">
            <w:pPr>
              <w:pStyle w:val="Caption"/>
              <w:rPr>
                <w:del w:id="2880" w:author="Anees Shaikh" w:date="2013-10-06T21:55:00Z"/>
              </w:rPr>
              <w:pPrChange w:id="2881" w:author="Anees Shaikh" w:date="2013-10-06T21:55:00Z">
                <w:pPr>
                  <w:pStyle w:val="XML1"/>
                </w:pPr>
              </w:pPrChange>
            </w:pPr>
            <w:del w:id="2882" w:author="Anees Shaikh" w:date="2013-10-06T21:55:00Z">
              <w:r w:rsidRPr="00C128FA" w:rsidDel="006821E9">
                <w:delText xml:space="preserve">            Specifies if the logical switch supports</w:delText>
              </w:r>
            </w:del>
          </w:p>
          <w:p w14:paraId="6790C491" w14:textId="55E7D238" w:rsidR="00860C7A" w:rsidRPr="00C128FA" w:rsidDel="006821E9" w:rsidRDefault="00860C7A" w:rsidP="006821E9">
            <w:pPr>
              <w:pStyle w:val="Caption"/>
              <w:rPr>
                <w:del w:id="2883" w:author="Anees Shaikh" w:date="2013-10-06T21:55:00Z"/>
              </w:rPr>
              <w:pPrChange w:id="2884" w:author="Anees Shaikh" w:date="2013-10-06T21:55:00Z">
                <w:pPr>
                  <w:pStyle w:val="XML1"/>
                </w:pPr>
              </w:pPrChange>
            </w:pPr>
            <w:del w:id="2885" w:author="Anees Shaikh" w:date="2013-10-06T21:55:00Z">
              <w:r w:rsidRPr="00C128FA" w:rsidDel="006821E9">
                <w:delText xml:space="preserve">            reassemble IP fragments.</w:delText>
              </w:r>
            </w:del>
          </w:p>
          <w:p w14:paraId="37D1E8A9" w14:textId="5FF365E9" w:rsidR="00860C7A" w:rsidRPr="00C128FA" w:rsidDel="006821E9" w:rsidRDefault="00860C7A" w:rsidP="006821E9">
            <w:pPr>
              <w:pStyle w:val="Caption"/>
              <w:rPr>
                <w:del w:id="2886" w:author="Anees Shaikh" w:date="2013-10-06T21:55:00Z"/>
              </w:rPr>
              <w:pPrChange w:id="2887" w:author="Anees Shaikh" w:date="2013-10-06T21:55:00Z">
                <w:pPr>
                  <w:pStyle w:val="XML1"/>
                </w:pPr>
              </w:pPrChange>
            </w:pPr>
            <w:del w:id="2888" w:author="Anees Shaikh" w:date="2013-10-06T21:55:00Z">
              <w:r w:rsidRPr="00C128FA" w:rsidDel="006821E9">
                <w:delText xml:space="preserve">          &lt;/xs:documentation&gt;</w:delText>
              </w:r>
            </w:del>
          </w:p>
          <w:p w14:paraId="0AD76A26" w14:textId="179973C3" w:rsidR="00860C7A" w:rsidRPr="00C128FA" w:rsidDel="006821E9" w:rsidRDefault="00860C7A" w:rsidP="006821E9">
            <w:pPr>
              <w:pStyle w:val="Caption"/>
              <w:rPr>
                <w:del w:id="2889" w:author="Anees Shaikh" w:date="2013-10-06T21:55:00Z"/>
              </w:rPr>
              <w:pPrChange w:id="2890" w:author="Anees Shaikh" w:date="2013-10-06T21:55:00Z">
                <w:pPr>
                  <w:pStyle w:val="XML1"/>
                </w:pPr>
              </w:pPrChange>
            </w:pPr>
            <w:del w:id="2891" w:author="Anees Shaikh" w:date="2013-10-06T21:55:00Z">
              <w:r w:rsidRPr="00C128FA" w:rsidDel="006821E9">
                <w:delText xml:space="preserve">        &lt;/xs:annotation&gt;</w:delText>
              </w:r>
            </w:del>
          </w:p>
          <w:p w14:paraId="050FE39D" w14:textId="74FACAB1" w:rsidR="00860C7A" w:rsidRPr="00C128FA" w:rsidDel="006821E9" w:rsidRDefault="00860C7A" w:rsidP="006821E9">
            <w:pPr>
              <w:pStyle w:val="Caption"/>
              <w:rPr>
                <w:del w:id="2892" w:author="Anees Shaikh" w:date="2013-10-06T21:55:00Z"/>
              </w:rPr>
              <w:pPrChange w:id="2893" w:author="Anees Shaikh" w:date="2013-10-06T21:55:00Z">
                <w:pPr>
                  <w:pStyle w:val="XML1"/>
                </w:pPr>
              </w:pPrChange>
            </w:pPr>
            <w:del w:id="2894" w:author="Anees Shaikh" w:date="2013-10-06T21:55:00Z">
              <w:r w:rsidRPr="00C128FA" w:rsidDel="006821E9">
                <w:delText xml:space="preserve">      &lt;/xs:element&gt;</w:delText>
              </w:r>
            </w:del>
          </w:p>
          <w:p w14:paraId="4D9BAD2A" w14:textId="543ED3BF" w:rsidR="00860C7A" w:rsidRPr="00C128FA" w:rsidDel="006821E9" w:rsidRDefault="00860C7A" w:rsidP="006821E9">
            <w:pPr>
              <w:pStyle w:val="Caption"/>
              <w:rPr>
                <w:del w:id="2895" w:author="Anees Shaikh" w:date="2013-10-06T21:55:00Z"/>
              </w:rPr>
              <w:pPrChange w:id="2896" w:author="Anees Shaikh" w:date="2013-10-06T21:55:00Z">
                <w:pPr>
                  <w:pStyle w:val="XML1"/>
                </w:pPr>
              </w:pPrChange>
            </w:pPr>
            <w:del w:id="2897" w:author="Anees Shaikh" w:date="2013-10-06T21:55:00Z">
              <w:r w:rsidRPr="00C128FA" w:rsidDel="006821E9">
                <w:delText xml:space="preserve">      &lt;xs:element name="block-looping-ports"  type="xs:boolean"&gt;</w:delText>
              </w:r>
            </w:del>
          </w:p>
          <w:p w14:paraId="684F07C3" w14:textId="094E3283" w:rsidR="00860C7A" w:rsidRPr="00C128FA" w:rsidDel="006821E9" w:rsidRDefault="00860C7A" w:rsidP="006821E9">
            <w:pPr>
              <w:pStyle w:val="Caption"/>
              <w:rPr>
                <w:del w:id="2898" w:author="Anees Shaikh" w:date="2013-10-06T21:55:00Z"/>
              </w:rPr>
              <w:pPrChange w:id="2899" w:author="Anees Shaikh" w:date="2013-10-06T21:55:00Z">
                <w:pPr>
                  <w:pStyle w:val="XML1"/>
                </w:pPr>
              </w:pPrChange>
            </w:pPr>
            <w:del w:id="2900" w:author="Anees Shaikh" w:date="2013-10-06T21:55:00Z">
              <w:r w:rsidRPr="00C128FA" w:rsidDel="006821E9">
                <w:delText xml:space="preserve">        &lt;xs:annotation&gt;</w:delText>
              </w:r>
            </w:del>
          </w:p>
          <w:p w14:paraId="3AE9A612" w14:textId="17F48330" w:rsidR="00860C7A" w:rsidRPr="00C128FA" w:rsidDel="006821E9" w:rsidRDefault="00860C7A" w:rsidP="006821E9">
            <w:pPr>
              <w:pStyle w:val="Caption"/>
              <w:rPr>
                <w:del w:id="2901" w:author="Anees Shaikh" w:date="2013-10-06T21:55:00Z"/>
              </w:rPr>
              <w:pPrChange w:id="2902" w:author="Anees Shaikh" w:date="2013-10-06T21:55:00Z">
                <w:pPr>
                  <w:pStyle w:val="XML1"/>
                </w:pPr>
              </w:pPrChange>
            </w:pPr>
            <w:del w:id="2903" w:author="Anees Shaikh" w:date="2013-10-06T21:55:00Z">
              <w:r w:rsidRPr="00C128FA" w:rsidDel="006821E9">
                <w:delText xml:space="preserve">          &lt;xs:documentation&gt;</w:delText>
              </w:r>
            </w:del>
          </w:p>
          <w:p w14:paraId="3094DF66" w14:textId="1A5999BD" w:rsidR="00860C7A" w:rsidRPr="00C128FA" w:rsidDel="006821E9" w:rsidRDefault="00860C7A" w:rsidP="006821E9">
            <w:pPr>
              <w:pStyle w:val="Caption"/>
              <w:rPr>
                <w:del w:id="2904" w:author="Anees Shaikh" w:date="2013-10-06T21:55:00Z"/>
              </w:rPr>
              <w:pPrChange w:id="2905" w:author="Anees Shaikh" w:date="2013-10-06T21:55:00Z">
                <w:pPr>
                  <w:pStyle w:val="XML1"/>
                </w:pPr>
              </w:pPrChange>
            </w:pPr>
            <w:del w:id="2906" w:author="Anees Shaikh" w:date="2013-10-06T21:55:00Z">
              <w:r w:rsidRPr="00C128FA" w:rsidDel="006821E9">
                <w:delText xml:space="preserve">            'true' indicates that a switch protocol outside</w:delText>
              </w:r>
            </w:del>
          </w:p>
          <w:p w14:paraId="5A4B243E" w14:textId="0DA13A16" w:rsidR="00860C7A" w:rsidRPr="00C128FA" w:rsidDel="006821E9" w:rsidRDefault="00860C7A" w:rsidP="006821E9">
            <w:pPr>
              <w:pStyle w:val="Caption"/>
              <w:rPr>
                <w:del w:id="2907" w:author="Anees Shaikh" w:date="2013-10-06T21:55:00Z"/>
              </w:rPr>
              <w:pPrChange w:id="2908" w:author="Anees Shaikh" w:date="2013-10-06T21:55:00Z">
                <w:pPr>
                  <w:pStyle w:val="XML1"/>
                </w:pPr>
              </w:pPrChange>
            </w:pPr>
            <w:del w:id="2909" w:author="Anees Shaikh" w:date="2013-10-06T21:55:00Z">
              <w:r w:rsidRPr="00C128FA" w:rsidDel="006821E9">
                <w:delText xml:space="preserve">            of OpenFlow, such as 802.1D Spanning Tree, will detect</w:delText>
              </w:r>
            </w:del>
          </w:p>
          <w:p w14:paraId="0FBA56B6" w14:textId="7D3E27F1" w:rsidR="00860C7A" w:rsidRPr="00C128FA" w:rsidDel="006821E9" w:rsidRDefault="00860C7A" w:rsidP="006821E9">
            <w:pPr>
              <w:pStyle w:val="Caption"/>
              <w:rPr>
                <w:del w:id="2910" w:author="Anees Shaikh" w:date="2013-10-06T21:55:00Z"/>
              </w:rPr>
              <w:pPrChange w:id="2911" w:author="Anees Shaikh" w:date="2013-10-06T21:55:00Z">
                <w:pPr>
                  <w:pStyle w:val="XML1"/>
                </w:pPr>
              </w:pPrChange>
            </w:pPr>
            <w:del w:id="2912" w:author="Anees Shaikh" w:date="2013-10-06T21:55:00Z">
              <w:r w:rsidRPr="00C128FA" w:rsidDel="006821E9">
                <w:delText xml:space="preserve">            topology loops and block ports to prevent packet loops.</w:delText>
              </w:r>
            </w:del>
          </w:p>
          <w:p w14:paraId="7A9D4514" w14:textId="548F5378" w:rsidR="00860C7A" w:rsidRPr="00C128FA" w:rsidDel="006821E9" w:rsidRDefault="00860C7A" w:rsidP="006821E9">
            <w:pPr>
              <w:pStyle w:val="Caption"/>
              <w:rPr>
                <w:del w:id="2913" w:author="Anees Shaikh" w:date="2013-10-06T21:55:00Z"/>
              </w:rPr>
              <w:pPrChange w:id="2914" w:author="Anees Shaikh" w:date="2013-10-06T21:55:00Z">
                <w:pPr>
                  <w:pStyle w:val="XML1"/>
                </w:pPr>
              </w:pPrChange>
            </w:pPr>
            <w:del w:id="2915" w:author="Anees Shaikh" w:date="2013-10-06T21:55:00Z">
              <w:r w:rsidRPr="00C128FA" w:rsidDel="006821E9">
                <w:delText xml:space="preserve">          &lt;/xs:documentation&gt;</w:delText>
              </w:r>
            </w:del>
          </w:p>
          <w:p w14:paraId="7E6FFC9C" w14:textId="1981F372" w:rsidR="00860C7A" w:rsidRPr="00C128FA" w:rsidDel="006821E9" w:rsidRDefault="00860C7A" w:rsidP="006821E9">
            <w:pPr>
              <w:pStyle w:val="Caption"/>
              <w:rPr>
                <w:del w:id="2916" w:author="Anees Shaikh" w:date="2013-10-06T21:55:00Z"/>
              </w:rPr>
              <w:pPrChange w:id="2917" w:author="Anees Shaikh" w:date="2013-10-06T21:55:00Z">
                <w:pPr>
                  <w:pStyle w:val="XML1"/>
                </w:pPr>
              </w:pPrChange>
            </w:pPr>
            <w:del w:id="2918" w:author="Anees Shaikh" w:date="2013-10-06T21:55:00Z">
              <w:r w:rsidRPr="00C128FA" w:rsidDel="006821E9">
                <w:delText xml:space="preserve">        &lt;/xs:annotation&gt;</w:delText>
              </w:r>
            </w:del>
          </w:p>
          <w:p w14:paraId="293ADF8A" w14:textId="29650F84" w:rsidR="00860C7A" w:rsidRPr="00C128FA" w:rsidDel="006821E9" w:rsidRDefault="00860C7A" w:rsidP="006821E9">
            <w:pPr>
              <w:pStyle w:val="Caption"/>
              <w:rPr>
                <w:del w:id="2919" w:author="Anees Shaikh" w:date="2013-10-06T21:55:00Z"/>
              </w:rPr>
              <w:pPrChange w:id="2920" w:author="Anees Shaikh" w:date="2013-10-06T21:55:00Z">
                <w:pPr>
                  <w:pStyle w:val="XML1"/>
                </w:pPr>
              </w:pPrChange>
            </w:pPr>
            <w:del w:id="2921" w:author="Anees Shaikh" w:date="2013-10-06T21:55:00Z">
              <w:r w:rsidRPr="00C128FA" w:rsidDel="006821E9">
                <w:delText xml:space="preserve">      &lt;/xs:element&gt;</w:delText>
              </w:r>
            </w:del>
          </w:p>
          <w:p w14:paraId="529E7624" w14:textId="25111026" w:rsidR="00860C7A" w:rsidRPr="00C128FA" w:rsidDel="006821E9" w:rsidRDefault="00860C7A" w:rsidP="006821E9">
            <w:pPr>
              <w:pStyle w:val="Caption"/>
              <w:rPr>
                <w:del w:id="2922" w:author="Anees Shaikh" w:date="2013-10-06T21:55:00Z"/>
              </w:rPr>
              <w:pPrChange w:id="2923" w:author="Anees Shaikh" w:date="2013-10-06T21:55:00Z">
                <w:pPr>
                  <w:pStyle w:val="XML1"/>
                </w:pPr>
              </w:pPrChange>
            </w:pPr>
            <w:del w:id="2924" w:author="Anees Shaikh" w:date="2013-10-06T21:55:00Z">
              <w:r w:rsidRPr="00C128FA" w:rsidDel="006821E9">
                <w:delText xml:space="preserve">      &lt;xs:element name="reserved-port-types"&gt;</w:delText>
              </w:r>
            </w:del>
          </w:p>
          <w:p w14:paraId="24272815" w14:textId="51FF1A0A" w:rsidR="00860C7A" w:rsidRPr="00C128FA" w:rsidDel="006821E9" w:rsidRDefault="00860C7A" w:rsidP="006821E9">
            <w:pPr>
              <w:pStyle w:val="Caption"/>
              <w:rPr>
                <w:del w:id="2925" w:author="Anees Shaikh" w:date="2013-10-06T21:55:00Z"/>
              </w:rPr>
              <w:pPrChange w:id="2926" w:author="Anees Shaikh" w:date="2013-10-06T21:55:00Z">
                <w:pPr>
                  <w:pStyle w:val="XML1"/>
                </w:pPr>
              </w:pPrChange>
            </w:pPr>
            <w:del w:id="2927" w:author="Anees Shaikh" w:date="2013-10-06T21:55:00Z">
              <w:r w:rsidRPr="00C128FA" w:rsidDel="006821E9">
                <w:delText xml:space="preserve">        &lt;xs:annotation&gt;</w:delText>
              </w:r>
            </w:del>
          </w:p>
          <w:p w14:paraId="0D3981C7" w14:textId="4296CEFE" w:rsidR="00860C7A" w:rsidRPr="00C128FA" w:rsidDel="006821E9" w:rsidRDefault="00860C7A" w:rsidP="006821E9">
            <w:pPr>
              <w:pStyle w:val="Caption"/>
              <w:rPr>
                <w:del w:id="2928" w:author="Anees Shaikh" w:date="2013-10-06T21:55:00Z"/>
              </w:rPr>
              <w:pPrChange w:id="2929" w:author="Anees Shaikh" w:date="2013-10-06T21:55:00Z">
                <w:pPr>
                  <w:pStyle w:val="XML1"/>
                </w:pPr>
              </w:pPrChange>
            </w:pPr>
            <w:del w:id="2930" w:author="Anees Shaikh" w:date="2013-10-06T21:55:00Z">
              <w:r w:rsidRPr="00C128FA" w:rsidDel="006821E9">
                <w:delText xml:space="preserve">          &lt;xs:documentation&gt;</w:delText>
              </w:r>
            </w:del>
          </w:p>
          <w:p w14:paraId="72346217" w14:textId="2E8FCC8D" w:rsidR="00860C7A" w:rsidRPr="00C128FA" w:rsidDel="006821E9" w:rsidRDefault="00860C7A" w:rsidP="006821E9">
            <w:pPr>
              <w:pStyle w:val="Caption"/>
              <w:rPr>
                <w:del w:id="2931" w:author="Anees Shaikh" w:date="2013-10-06T21:55:00Z"/>
              </w:rPr>
              <w:pPrChange w:id="2932" w:author="Anees Shaikh" w:date="2013-10-06T21:55:00Z">
                <w:pPr>
                  <w:pStyle w:val="XML1"/>
                </w:pPr>
              </w:pPrChange>
            </w:pPr>
            <w:del w:id="2933" w:author="Anees Shaikh" w:date="2013-10-06T21:55:00Z">
              <w:r w:rsidRPr="00C128FA" w:rsidDel="006821E9">
                <w:delText xml:space="preserve">            Specify generic forwarding actions such as</w:delText>
              </w:r>
            </w:del>
          </w:p>
          <w:p w14:paraId="5EA41267" w14:textId="5DA714BD" w:rsidR="00860C7A" w:rsidRPr="00C128FA" w:rsidDel="006821E9" w:rsidRDefault="00860C7A" w:rsidP="006821E9">
            <w:pPr>
              <w:pStyle w:val="Caption"/>
              <w:rPr>
                <w:del w:id="2934" w:author="Anees Shaikh" w:date="2013-10-06T21:55:00Z"/>
              </w:rPr>
              <w:pPrChange w:id="2935" w:author="Anees Shaikh" w:date="2013-10-06T21:55:00Z">
                <w:pPr>
                  <w:pStyle w:val="XML1"/>
                </w:pPr>
              </w:pPrChange>
            </w:pPr>
            <w:del w:id="2936" w:author="Anees Shaikh" w:date="2013-10-06T21:55:00Z">
              <w:r w:rsidRPr="00C128FA" w:rsidDel="006821E9">
                <w:delText xml:space="preserve">            sending to the controller, flooding, or forwarding using</w:delText>
              </w:r>
            </w:del>
          </w:p>
          <w:p w14:paraId="5762D19C" w14:textId="6DD3767E" w:rsidR="00860C7A" w:rsidRPr="00C128FA" w:rsidDel="006821E9" w:rsidRDefault="00860C7A" w:rsidP="006821E9">
            <w:pPr>
              <w:pStyle w:val="Caption"/>
              <w:rPr>
                <w:del w:id="2937" w:author="Anees Shaikh" w:date="2013-10-06T21:55:00Z"/>
              </w:rPr>
              <w:pPrChange w:id="2938" w:author="Anees Shaikh" w:date="2013-10-06T21:55:00Z">
                <w:pPr>
                  <w:pStyle w:val="XML1"/>
                </w:pPr>
              </w:pPrChange>
            </w:pPr>
            <w:del w:id="2939" w:author="Anees Shaikh" w:date="2013-10-06T21:55:00Z">
              <w:r w:rsidRPr="00C128FA" w:rsidDel="006821E9">
                <w:delText xml:space="preserve">            non-OpenFlow methods, such as 'normal' switch processing.</w:delText>
              </w:r>
            </w:del>
          </w:p>
          <w:p w14:paraId="05101F7F" w14:textId="106778C8" w:rsidR="00860C7A" w:rsidRPr="00C128FA" w:rsidDel="006821E9" w:rsidRDefault="00860C7A" w:rsidP="006821E9">
            <w:pPr>
              <w:pStyle w:val="Caption"/>
              <w:rPr>
                <w:del w:id="2940" w:author="Anees Shaikh" w:date="2013-10-06T21:55:00Z"/>
              </w:rPr>
              <w:pPrChange w:id="2941" w:author="Anees Shaikh" w:date="2013-10-06T21:55:00Z">
                <w:pPr>
                  <w:pStyle w:val="XML1"/>
                </w:pPr>
              </w:pPrChange>
            </w:pPr>
            <w:del w:id="2942" w:author="Anees Shaikh" w:date="2013-10-06T21:55:00Z">
              <w:r w:rsidRPr="00C128FA" w:rsidDel="006821E9">
                <w:delText xml:space="preserve">          &lt;/xs:documentation&gt;</w:delText>
              </w:r>
            </w:del>
          </w:p>
          <w:p w14:paraId="56950C19" w14:textId="6C913E0F" w:rsidR="00860C7A" w:rsidRPr="00C128FA" w:rsidDel="006821E9" w:rsidRDefault="00860C7A" w:rsidP="006821E9">
            <w:pPr>
              <w:pStyle w:val="Caption"/>
              <w:rPr>
                <w:del w:id="2943" w:author="Anees Shaikh" w:date="2013-10-06T21:55:00Z"/>
              </w:rPr>
              <w:pPrChange w:id="2944" w:author="Anees Shaikh" w:date="2013-10-06T21:55:00Z">
                <w:pPr>
                  <w:pStyle w:val="XML1"/>
                </w:pPr>
              </w:pPrChange>
            </w:pPr>
            <w:del w:id="2945" w:author="Anees Shaikh" w:date="2013-10-06T21:55:00Z">
              <w:r w:rsidRPr="00C128FA" w:rsidDel="006821E9">
                <w:delText xml:space="preserve">        &lt;/xs:annotation&gt;</w:delText>
              </w:r>
            </w:del>
          </w:p>
          <w:p w14:paraId="2EFE076E" w14:textId="1B06C880" w:rsidR="00860C7A" w:rsidRPr="00C128FA" w:rsidDel="006821E9" w:rsidRDefault="00860C7A" w:rsidP="006821E9">
            <w:pPr>
              <w:pStyle w:val="Caption"/>
              <w:rPr>
                <w:del w:id="2946" w:author="Anees Shaikh" w:date="2013-10-06T21:55:00Z"/>
              </w:rPr>
              <w:pPrChange w:id="2947" w:author="Anees Shaikh" w:date="2013-10-06T21:55:00Z">
                <w:pPr>
                  <w:pStyle w:val="XML1"/>
                </w:pPr>
              </w:pPrChange>
            </w:pPr>
            <w:del w:id="2948" w:author="Anees Shaikh" w:date="2013-10-06T21:55:00Z">
              <w:r w:rsidRPr="00C128FA" w:rsidDel="006821E9">
                <w:delText xml:space="preserve">        &lt;xs:complexType&gt;</w:delText>
              </w:r>
            </w:del>
          </w:p>
          <w:p w14:paraId="626FD376" w14:textId="6E46A47F" w:rsidR="00860C7A" w:rsidRPr="00C128FA" w:rsidDel="006821E9" w:rsidRDefault="00860C7A" w:rsidP="006821E9">
            <w:pPr>
              <w:pStyle w:val="Caption"/>
              <w:rPr>
                <w:del w:id="2949" w:author="Anees Shaikh" w:date="2013-10-06T21:55:00Z"/>
              </w:rPr>
              <w:pPrChange w:id="2950" w:author="Anees Shaikh" w:date="2013-10-06T21:55:00Z">
                <w:pPr>
                  <w:pStyle w:val="XML1"/>
                </w:pPr>
              </w:pPrChange>
            </w:pPr>
            <w:del w:id="2951" w:author="Anees Shaikh" w:date="2013-10-06T21:55:00Z">
              <w:r w:rsidRPr="00C128FA" w:rsidDel="006821E9">
                <w:delText xml:space="preserve">          &lt;xs:sequence&gt;</w:delText>
              </w:r>
            </w:del>
          </w:p>
          <w:p w14:paraId="77104129" w14:textId="27219FB6" w:rsidR="00860C7A" w:rsidRPr="00C128FA" w:rsidDel="006821E9" w:rsidRDefault="00860C7A" w:rsidP="006821E9">
            <w:pPr>
              <w:pStyle w:val="Caption"/>
              <w:rPr>
                <w:del w:id="2952" w:author="Anees Shaikh" w:date="2013-10-06T21:55:00Z"/>
              </w:rPr>
              <w:pPrChange w:id="2953" w:author="Anees Shaikh" w:date="2013-10-06T21:55:00Z">
                <w:pPr>
                  <w:pStyle w:val="XML1"/>
                </w:pPr>
              </w:pPrChange>
            </w:pPr>
            <w:del w:id="2954" w:author="Anees Shaikh" w:date="2013-10-06T21:55:00Z">
              <w:r w:rsidRPr="00C128FA" w:rsidDel="006821E9">
                <w:delText xml:space="preserve">            &lt;xs:element name="type" minOccurs="0" maxOccurs="unbounded"&gt;</w:delText>
              </w:r>
            </w:del>
          </w:p>
          <w:p w14:paraId="45A0C64B" w14:textId="4FF8E175" w:rsidR="00860C7A" w:rsidRPr="00C128FA" w:rsidDel="006821E9" w:rsidRDefault="00860C7A" w:rsidP="006821E9">
            <w:pPr>
              <w:pStyle w:val="Caption"/>
              <w:rPr>
                <w:del w:id="2955" w:author="Anees Shaikh" w:date="2013-10-06T21:55:00Z"/>
              </w:rPr>
              <w:pPrChange w:id="2956" w:author="Anees Shaikh" w:date="2013-10-06T21:55:00Z">
                <w:pPr>
                  <w:pStyle w:val="XML1"/>
                </w:pPr>
              </w:pPrChange>
            </w:pPr>
            <w:del w:id="2957" w:author="Anees Shaikh" w:date="2013-10-06T21:55:00Z">
              <w:r w:rsidRPr="00C128FA" w:rsidDel="006821E9">
                <w:delText xml:space="preserve">              &lt;xs:simpleType&gt;</w:delText>
              </w:r>
            </w:del>
          </w:p>
          <w:p w14:paraId="43E40396" w14:textId="19EE2544" w:rsidR="00860C7A" w:rsidRPr="00C128FA" w:rsidDel="006821E9" w:rsidRDefault="00860C7A" w:rsidP="006821E9">
            <w:pPr>
              <w:pStyle w:val="Caption"/>
              <w:rPr>
                <w:del w:id="2958" w:author="Anees Shaikh" w:date="2013-10-06T21:55:00Z"/>
              </w:rPr>
              <w:pPrChange w:id="2959" w:author="Anees Shaikh" w:date="2013-10-06T21:55:00Z">
                <w:pPr>
                  <w:pStyle w:val="XML1"/>
                </w:pPr>
              </w:pPrChange>
            </w:pPr>
            <w:del w:id="2960" w:author="Anees Shaikh" w:date="2013-10-06T21:55:00Z">
              <w:r w:rsidRPr="00C128FA" w:rsidDel="006821E9">
                <w:delText xml:space="preserve">                &lt;xs:restriction base="xs:string"&gt;</w:delText>
              </w:r>
            </w:del>
          </w:p>
          <w:p w14:paraId="1D6A7141" w14:textId="2151CE55" w:rsidR="00860C7A" w:rsidRPr="00C128FA" w:rsidDel="006821E9" w:rsidRDefault="00860C7A" w:rsidP="006821E9">
            <w:pPr>
              <w:pStyle w:val="Caption"/>
              <w:rPr>
                <w:del w:id="2961" w:author="Anees Shaikh" w:date="2013-10-06T21:55:00Z"/>
              </w:rPr>
              <w:pPrChange w:id="2962" w:author="Anees Shaikh" w:date="2013-10-06T21:55:00Z">
                <w:pPr>
                  <w:pStyle w:val="XML1"/>
                </w:pPr>
              </w:pPrChange>
            </w:pPr>
            <w:del w:id="2963" w:author="Anees Shaikh" w:date="2013-10-06T21:55:00Z">
              <w:r w:rsidRPr="00C128FA" w:rsidDel="006821E9">
                <w:delText xml:space="preserve">                  &lt;xs:enumeration value="all"/&gt;</w:delText>
              </w:r>
            </w:del>
          </w:p>
          <w:p w14:paraId="17878356" w14:textId="5A655856" w:rsidR="00860C7A" w:rsidRPr="00C128FA" w:rsidDel="006821E9" w:rsidRDefault="00860C7A" w:rsidP="006821E9">
            <w:pPr>
              <w:pStyle w:val="Caption"/>
              <w:rPr>
                <w:del w:id="2964" w:author="Anees Shaikh" w:date="2013-10-06T21:55:00Z"/>
              </w:rPr>
              <w:pPrChange w:id="2965" w:author="Anees Shaikh" w:date="2013-10-06T21:55:00Z">
                <w:pPr>
                  <w:pStyle w:val="XML1"/>
                </w:pPr>
              </w:pPrChange>
            </w:pPr>
            <w:del w:id="2966" w:author="Anees Shaikh" w:date="2013-10-06T21:55:00Z">
              <w:r w:rsidRPr="00C128FA" w:rsidDel="006821E9">
                <w:delText xml:space="preserve">                  &lt;xs:enumeration value="controller"/&gt;</w:delText>
              </w:r>
            </w:del>
          </w:p>
          <w:p w14:paraId="44C640F9" w14:textId="7CFAC3B0" w:rsidR="00860C7A" w:rsidRPr="00C128FA" w:rsidDel="006821E9" w:rsidRDefault="00860C7A" w:rsidP="006821E9">
            <w:pPr>
              <w:pStyle w:val="Caption"/>
              <w:rPr>
                <w:del w:id="2967" w:author="Anees Shaikh" w:date="2013-10-06T21:55:00Z"/>
              </w:rPr>
              <w:pPrChange w:id="2968" w:author="Anees Shaikh" w:date="2013-10-06T21:55:00Z">
                <w:pPr>
                  <w:pStyle w:val="XML1"/>
                </w:pPr>
              </w:pPrChange>
            </w:pPr>
            <w:del w:id="2969" w:author="Anees Shaikh" w:date="2013-10-06T21:55:00Z">
              <w:r w:rsidRPr="00C128FA" w:rsidDel="006821E9">
                <w:delText xml:space="preserve">                  &lt;xs:enumeration value="table"/&gt;</w:delText>
              </w:r>
            </w:del>
          </w:p>
          <w:p w14:paraId="04B77C48" w14:textId="3B323F15" w:rsidR="00860C7A" w:rsidRPr="00C128FA" w:rsidDel="006821E9" w:rsidRDefault="00860C7A" w:rsidP="006821E9">
            <w:pPr>
              <w:pStyle w:val="Caption"/>
              <w:rPr>
                <w:del w:id="2970" w:author="Anees Shaikh" w:date="2013-10-06T21:55:00Z"/>
              </w:rPr>
              <w:pPrChange w:id="2971" w:author="Anees Shaikh" w:date="2013-10-06T21:55:00Z">
                <w:pPr>
                  <w:pStyle w:val="XML1"/>
                </w:pPr>
              </w:pPrChange>
            </w:pPr>
            <w:del w:id="2972" w:author="Anees Shaikh" w:date="2013-10-06T21:55:00Z">
              <w:r w:rsidRPr="00C128FA" w:rsidDel="006821E9">
                <w:delText xml:space="preserve">                  &lt;xs:enumeration value="inport"/&gt;</w:delText>
              </w:r>
            </w:del>
          </w:p>
          <w:p w14:paraId="0E27983F" w14:textId="11AAE41F" w:rsidR="00860C7A" w:rsidRPr="00C128FA" w:rsidDel="006821E9" w:rsidRDefault="00860C7A" w:rsidP="006821E9">
            <w:pPr>
              <w:pStyle w:val="Caption"/>
              <w:rPr>
                <w:del w:id="2973" w:author="Anees Shaikh" w:date="2013-10-06T21:55:00Z"/>
              </w:rPr>
              <w:pPrChange w:id="2974" w:author="Anees Shaikh" w:date="2013-10-06T21:55:00Z">
                <w:pPr>
                  <w:pStyle w:val="XML1"/>
                </w:pPr>
              </w:pPrChange>
            </w:pPr>
            <w:del w:id="2975" w:author="Anees Shaikh" w:date="2013-10-06T21:55:00Z">
              <w:r w:rsidRPr="00C128FA" w:rsidDel="006821E9">
                <w:delText xml:space="preserve">                  &lt;xs:enumeration value="any"/&gt;</w:delText>
              </w:r>
            </w:del>
          </w:p>
          <w:p w14:paraId="2008644F" w14:textId="27C80EB0" w:rsidR="00860C7A" w:rsidRPr="00C128FA" w:rsidDel="006821E9" w:rsidRDefault="00860C7A" w:rsidP="006821E9">
            <w:pPr>
              <w:pStyle w:val="Caption"/>
              <w:rPr>
                <w:del w:id="2976" w:author="Anees Shaikh" w:date="2013-10-06T21:55:00Z"/>
              </w:rPr>
              <w:pPrChange w:id="2977" w:author="Anees Shaikh" w:date="2013-10-06T21:55:00Z">
                <w:pPr>
                  <w:pStyle w:val="XML1"/>
                </w:pPr>
              </w:pPrChange>
            </w:pPr>
            <w:del w:id="2978" w:author="Anees Shaikh" w:date="2013-10-06T21:55:00Z">
              <w:r w:rsidRPr="00C128FA" w:rsidDel="006821E9">
                <w:delText xml:space="preserve">                  &lt;xs:enumeration value="normal"/&gt;</w:delText>
              </w:r>
            </w:del>
          </w:p>
          <w:p w14:paraId="7CFCDFBF" w14:textId="40E84C68" w:rsidR="00860C7A" w:rsidRPr="00C128FA" w:rsidDel="006821E9" w:rsidRDefault="00860C7A" w:rsidP="006821E9">
            <w:pPr>
              <w:pStyle w:val="Caption"/>
              <w:rPr>
                <w:del w:id="2979" w:author="Anees Shaikh" w:date="2013-10-06T21:55:00Z"/>
              </w:rPr>
              <w:pPrChange w:id="2980" w:author="Anees Shaikh" w:date="2013-10-06T21:55:00Z">
                <w:pPr>
                  <w:pStyle w:val="XML1"/>
                </w:pPr>
              </w:pPrChange>
            </w:pPr>
            <w:del w:id="2981" w:author="Anees Shaikh" w:date="2013-10-06T21:55:00Z">
              <w:r w:rsidRPr="00C128FA" w:rsidDel="006821E9">
                <w:delText xml:space="preserve">                  &lt;xs:enumeration value="flood"/&gt;</w:delText>
              </w:r>
            </w:del>
          </w:p>
          <w:p w14:paraId="0C20934F" w14:textId="2AC7FCC9" w:rsidR="00860C7A" w:rsidRPr="00C128FA" w:rsidDel="006821E9" w:rsidRDefault="00860C7A" w:rsidP="006821E9">
            <w:pPr>
              <w:pStyle w:val="Caption"/>
              <w:rPr>
                <w:del w:id="2982" w:author="Anees Shaikh" w:date="2013-10-06T21:55:00Z"/>
              </w:rPr>
              <w:pPrChange w:id="2983" w:author="Anees Shaikh" w:date="2013-10-06T21:55:00Z">
                <w:pPr>
                  <w:pStyle w:val="XML1"/>
                </w:pPr>
              </w:pPrChange>
            </w:pPr>
            <w:del w:id="2984" w:author="Anees Shaikh" w:date="2013-10-06T21:55:00Z">
              <w:r w:rsidRPr="00C128FA" w:rsidDel="006821E9">
                <w:delText xml:space="preserve">                &lt;/xs:restriction&gt;</w:delText>
              </w:r>
            </w:del>
          </w:p>
          <w:p w14:paraId="58BFE6FC" w14:textId="55397E0A" w:rsidR="00860C7A" w:rsidRPr="00C128FA" w:rsidDel="006821E9" w:rsidRDefault="00860C7A" w:rsidP="006821E9">
            <w:pPr>
              <w:pStyle w:val="Caption"/>
              <w:rPr>
                <w:del w:id="2985" w:author="Anees Shaikh" w:date="2013-10-06T21:55:00Z"/>
              </w:rPr>
              <w:pPrChange w:id="2986" w:author="Anees Shaikh" w:date="2013-10-06T21:55:00Z">
                <w:pPr>
                  <w:pStyle w:val="XML1"/>
                </w:pPr>
              </w:pPrChange>
            </w:pPr>
            <w:del w:id="2987" w:author="Anees Shaikh" w:date="2013-10-06T21:55:00Z">
              <w:r w:rsidRPr="00C128FA" w:rsidDel="006821E9">
                <w:delText xml:space="preserve">              &lt;/xs:simpleType&gt;</w:delText>
              </w:r>
            </w:del>
          </w:p>
          <w:p w14:paraId="550D2E9B" w14:textId="19A5295D" w:rsidR="00860C7A" w:rsidRPr="00C128FA" w:rsidDel="006821E9" w:rsidRDefault="00860C7A" w:rsidP="006821E9">
            <w:pPr>
              <w:pStyle w:val="Caption"/>
              <w:rPr>
                <w:del w:id="2988" w:author="Anees Shaikh" w:date="2013-10-06T21:55:00Z"/>
              </w:rPr>
              <w:pPrChange w:id="2989" w:author="Anees Shaikh" w:date="2013-10-06T21:55:00Z">
                <w:pPr>
                  <w:pStyle w:val="XML1"/>
                </w:pPr>
              </w:pPrChange>
            </w:pPr>
            <w:del w:id="2990" w:author="Anees Shaikh" w:date="2013-10-06T21:55:00Z">
              <w:r w:rsidRPr="00C128FA" w:rsidDel="006821E9">
                <w:delText xml:space="preserve">            &lt;/xs:element&gt;</w:delText>
              </w:r>
            </w:del>
          </w:p>
          <w:p w14:paraId="75C1E113" w14:textId="7030A58E" w:rsidR="00860C7A" w:rsidRPr="00C128FA" w:rsidDel="006821E9" w:rsidRDefault="00860C7A" w:rsidP="006821E9">
            <w:pPr>
              <w:pStyle w:val="Caption"/>
              <w:rPr>
                <w:del w:id="2991" w:author="Anees Shaikh" w:date="2013-10-06T21:55:00Z"/>
              </w:rPr>
              <w:pPrChange w:id="2992" w:author="Anees Shaikh" w:date="2013-10-06T21:55:00Z">
                <w:pPr>
                  <w:pStyle w:val="XML1"/>
                </w:pPr>
              </w:pPrChange>
            </w:pPr>
            <w:del w:id="2993" w:author="Anees Shaikh" w:date="2013-10-06T21:55:00Z">
              <w:r w:rsidRPr="00C128FA" w:rsidDel="006821E9">
                <w:delText xml:space="preserve">          &lt;/xs:sequence&gt;</w:delText>
              </w:r>
            </w:del>
          </w:p>
          <w:p w14:paraId="29E47DE8" w14:textId="154C3173" w:rsidR="00860C7A" w:rsidRPr="00C128FA" w:rsidDel="006821E9" w:rsidRDefault="00860C7A" w:rsidP="006821E9">
            <w:pPr>
              <w:pStyle w:val="Caption"/>
              <w:rPr>
                <w:del w:id="2994" w:author="Anees Shaikh" w:date="2013-10-06T21:55:00Z"/>
              </w:rPr>
              <w:pPrChange w:id="2995" w:author="Anees Shaikh" w:date="2013-10-06T21:55:00Z">
                <w:pPr>
                  <w:pStyle w:val="XML1"/>
                </w:pPr>
              </w:pPrChange>
            </w:pPr>
            <w:del w:id="2996" w:author="Anees Shaikh" w:date="2013-10-06T21:55:00Z">
              <w:r w:rsidRPr="00C128FA" w:rsidDel="006821E9">
                <w:delText xml:space="preserve">        &lt;/xs:complexType&gt;</w:delText>
              </w:r>
            </w:del>
          </w:p>
          <w:p w14:paraId="3DBEE541" w14:textId="2711BBCE" w:rsidR="00860C7A" w:rsidRPr="00C128FA" w:rsidDel="006821E9" w:rsidRDefault="00860C7A" w:rsidP="006821E9">
            <w:pPr>
              <w:pStyle w:val="Caption"/>
              <w:rPr>
                <w:del w:id="2997" w:author="Anees Shaikh" w:date="2013-10-06T21:55:00Z"/>
              </w:rPr>
              <w:pPrChange w:id="2998" w:author="Anees Shaikh" w:date="2013-10-06T21:55:00Z">
                <w:pPr>
                  <w:pStyle w:val="XML1"/>
                </w:pPr>
              </w:pPrChange>
            </w:pPr>
            <w:del w:id="2999" w:author="Anees Shaikh" w:date="2013-10-06T21:55:00Z">
              <w:r w:rsidRPr="00C128FA" w:rsidDel="006821E9">
                <w:delText xml:space="preserve">      &lt;/xs:element&gt;</w:delText>
              </w:r>
            </w:del>
          </w:p>
          <w:p w14:paraId="5F6DBC63" w14:textId="3E95DD91" w:rsidR="00860C7A" w:rsidRPr="00C128FA" w:rsidDel="006821E9" w:rsidRDefault="00860C7A" w:rsidP="006821E9">
            <w:pPr>
              <w:pStyle w:val="Caption"/>
              <w:rPr>
                <w:del w:id="3000" w:author="Anees Shaikh" w:date="2013-10-06T21:55:00Z"/>
              </w:rPr>
              <w:pPrChange w:id="3001" w:author="Anees Shaikh" w:date="2013-10-06T21:55:00Z">
                <w:pPr>
                  <w:pStyle w:val="XML1"/>
                </w:pPr>
              </w:pPrChange>
            </w:pPr>
            <w:del w:id="3002" w:author="Anees Shaikh" w:date="2013-10-06T21:55:00Z">
              <w:r w:rsidRPr="00C128FA" w:rsidDel="006821E9">
                <w:delText xml:space="preserve">      &lt;xs:element name="group-types"&gt;</w:delText>
              </w:r>
            </w:del>
          </w:p>
          <w:p w14:paraId="0FE110A3" w14:textId="1661CFBB" w:rsidR="00860C7A" w:rsidRPr="00C128FA" w:rsidDel="006821E9" w:rsidRDefault="00860C7A" w:rsidP="006821E9">
            <w:pPr>
              <w:pStyle w:val="Caption"/>
              <w:rPr>
                <w:del w:id="3003" w:author="Anees Shaikh" w:date="2013-10-06T21:55:00Z"/>
              </w:rPr>
              <w:pPrChange w:id="3004" w:author="Anees Shaikh" w:date="2013-10-06T21:55:00Z">
                <w:pPr>
                  <w:pStyle w:val="XML1"/>
                </w:pPr>
              </w:pPrChange>
            </w:pPr>
            <w:del w:id="3005" w:author="Anees Shaikh" w:date="2013-10-06T21:55:00Z">
              <w:r w:rsidRPr="00C128FA" w:rsidDel="006821E9">
                <w:delText xml:space="preserve">        &lt;xs:annotation&gt;</w:delText>
              </w:r>
            </w:del>
          </w:p>
          <w:p w14:paraId="4847FB8E" w14:textId="416AFA6C" w:rsidR="00860C7A" w:rsidRPr="00C128FA" w:rsidDel="006821E9" w:rsidRDefault="00860C7A" w:rsidP="006821E9">
            <w:pPr>
              <w:pStyle w:val="Caption"/>
              <w:rPr>
                <w:del w:id="3006" w:author="Anees Shaikh" w:date="2013-10-06T21:55:00Z"/>
              </w:rPr>
              <w:pPrChange w:id="3007" w:author="Anees Shaikh" w:date="2013-10-06T21:55:00Z">
                <w:pPr>
                  <w:pStyle w:val="XML1"/>
                </w:pPr>
              </w:pPrChange>
            </w:pPr>
            <w:del w:id="3008" w:author="Anees Shaikh" w:date="2013-10-06T21:55:00Z">
              <w:r w:rsidRPr="00C128FA" w:rsidDel="006821E9">
                <w:delText xml:space="preserve">          &lt;xs:documentation&gt;</w:delText>
              </w:r>
            </w:del>
          </w:p>
          <w:p w14:paraId="0C8A5539" w14:textId="4015D1A2" w:rsidR="00860C7A" w:rsidRPr="00C128FA" w:rsidDel="006821E9" w:rsidRDefault="00860C7A" w:rsidP="006821E9">
            <w:pPr>
              <w:pStyle w:val="Caption"/>
              <w:rPr>
                <w:del w:id="3009" w:author="Anees Shaikh" w:date="2013-10-06T21:55:00Z"/>
              </w:rPr>
              <w:pPrChange w:id="3010" w:author="Anees Shaikh" w:date="2013-10-06T21:55:00Z">
                <w:pPr>
                  <w:pStyle w:val="XML1"/>
                </w:pPr>
              </w:pPrChange>
            </w:pPr>
            <w:del w:id="3011" w:author="Anees Shaikh" w:date="2013-10-06T21:55:00Z">
              <w:r w:rsidRPr="00C128FA" w:rsidDel="006821E9">
                <w:delText xml:space="preserve">            Specify the group types supported by the logical</w:delText>
              </w:r>
            </w:del>
          </w:p>
          <w:p w14:paraId="31F42EFE" w14:textId="201809DF" w:rsidR="00860C7A" w:rsidRPr="00C128FA" w:rsidDel="006821E9" w:rsidRDefault="00860C7A" w:rsidP="006821E9">
            <w:pPr>
              <w:pStyle w:val="Caption"/>
              <w:rPr>
                <w:del w:id="3012" w:author="Anees Shaikh" w:date="2013-10-06T21:55:00Z"/>
              </w:rPr>
              <w:pPrChange w:id="3013" w:author="Anees Shaikh" w:date="2013-10-06T21:55:00Z">
                <w:pPr>
                  <w:pStyle w:val="XML1"/>
                </w:pPr>
              </w:pPrChange>
            </w:pPr>
            <w:del w:id="3014" w:author="Anees Shaikh" w:date="2013-10-06T21:55:00Z">
              <w:r w:rsidRPr="00C128FA" w:rsidDel="006821E9">
                <w:delText xml:space="preserve">            switch.</w:delText>
              </w:r>
            </w:del>
          </w:p>
          <w:p w14:paraId="7FBBA474" w14:textId="553F7791" w:rsidR="00860C7A" w:rsidRPr="00C128FA" w:rsidDel="006821E9" w:rsidRDefault="00860C7A" w:rsidP="006821E9">
            <w:pPr>
              <w:pStyle w:val="Caption"/>
              <w:rPr>
                <w:del w:id="3015" w:author="Anees Shaikh" w:date="2013-10-06T21:55:00Z"/>
              </w:rPr>
              <w:pPrChange w:id="3016" w:author="Anees Shaikh" w:date="2013-10-06T21:55:00Z">
                <w:pPr>
                  <w:pStyle w:val="XML1"/>
                </w:pPr>
              </w:pPrChange>
            </w:pPr>
            <w:del w:id="3017" w:author="Anees Shaikh" w:date="2013-10-06T21:55:00Z">
              <w:r w:rsidRPr="00C128FA" w:rsidDel="006821E9">
                <w:delText xml:space="preserve">          &lt;/xs:documentation&gt;</w:delText>
              </w:r>
            </w:del>
          </w:p>
          <w:p w14:paraId="5CA102B4" w14:textId="7EDAE16B" w:rsidR="00860C7A" w:rsidRPr="00C128FA" w:rsidDel="006821E9" w:rsidRDefault="00860C7A" w:rsidP="006821E9">
            <w:pPr>
              <w:pStyle w:val="Caption"/>
              <w:rPr>
                <w:del w:id="3018" w:author="Anees Shaikh" w:date="2013-10-06T21:55:00Z"/>
              </w:rPr>
              <w:pPrChange w:id="3019" w:author="Anees Shaikh" w:date="2013-10-06T21:55:00Z">
                <w:pPr>
                  <w:pStyle w:val="XML1"/>
                </w:pPr>
              </w:pPrChange>
            </w:pPr>
            <w:del w:id="3020" w:author="Anees Shaikh" w:date="2013-10-06T21:55:00Z">
              <w:r w:rsidRPr="00C128FA" w:rsidDel="006821E9">
                <w:delText xml:space="preserve">        &lt;/xs:annotation&gt;</w:delText>
              </w:r>
            </w:del>
          </w:p>
          <w:p w14:paraId="27F1AA4E" w14:textId="2E06CDB8" w:rsidR="00860C7A" w:rsidRPr="00C128FA" w:rsidDel="006821E9" w:rsidRDefault="00860C7A" w:rsidP="006821E9">
            <w:pPr>
              <w:pStyle w:val="Caption"/>
              <w:rPr>
                <w:del w:id="3021" w:author="Anees Shaikh" w:date="2013-10-06T21:55:00Z"/>
              </w:rPr>
              <w:pPrChange w:id="3022" w:author="Anees Shaikh" w:date="2013-10-06T21:55:00Z">
                <w:pPr>
                  <w:pStyle w:val="XML1"/>
                </w:pPr>
              </w:pPrChange>
            </w:pPr>
            <w:del w:id="3023" w:author="Anees Shaikh" w:date="2013-10-06T21:55:00Z">
              <w:r w:rsidRPr="00C128FA" w:rsidDel="006821E9">
                <w:delText xml:space="preserve">        &lt;xs:complexType&gt;</w:delText>
              </w:r>
            </w:del>
          </w:p>
          <w:p w14:paraId="7D1F2FEC" w14:textId="560ECB75" w:rsidR="00860C7A" w:rsidRPr="00C128FA" w:rsidDel="006821E9" w:rsidRDefault="00860C7A" w:rsidP="006821E9">
            <w:pPr>
              <w:pStyle w:val="Caption"/>
              <w:rPr>
                <w:del w:id="3024" w:author="Anees Shaikh" w:date="2013-10-06T21:55:00Z"/>
              </w:rPr>
              <w:pPrChange w:id="3025" w:author="Anees Shaikh" w:date="2013-10-06T21:55:00Z">
                <w:pPr>
                  <w:pStyle w:val="XML1"/>
                </w:pPr>
              </w:pPrChange>
            </w:pPr>
            <w:del w:id="3026" w:author="Anees Shaikh" w:date="2013-10-06T21:55:00Z">
              <w:r w:rsidRPr="00C128FA" w:rsidDel="006821E9">
                <w:delText xml:space="preserve">          &lt;xs:sequence&gt;</w:delText>
              </w:r>
            </w:del>
          </w:p>
          <w:p w14:paraId="307E7CC7" w14:textId="10A02983" w:rsidR="00860C7A" w:rsidRPr="00C128FA" w:rsidDel="006821E9" w:rsidRDefault="00860C7A" w:rsidP="006821E9">
            <w:pPr>
              <w:pStyle w:val="Caption"/>
              <w:rPr>
                <w:del w:id="3027" w:author="Anees Shaikh" w:date="2013-10-06T21:55:00Z"/>
              </w:rPr>
              <w:pPrChange w:id="3028" w:author="Anees Shaikh" w:date="2013-10-06T21:55:00Z">
                <w:pPr>
                  <w:pStyle w:val="XML1"/>
                </w:pPr>
              </w:pPrChange>
            </w:pPr>
            <w:del w:id="3029" w:author="Anees Shaikh" w:date="2013-10-06T21:55:00Z">
              <w:r w:rsidRPr="00C128FA" w:rsidDel="006821E9">
                <w:delText xml:space="preserve">            &lt;xs:element name="type" minOccurs="0" maxOccurs="unbounded"&gt;</w:delText>
              </w:r>
            </w:del>
          </w:p>
          <w:p w14:paraId="7F85A47F" w14:textId="6B65508B" w:rsidR="00860C7A" w:rsidRPr="00C128FA" w:rsidDel="006821E9" w:rsidRDefault="00860C7A" w:rsidP="006821E9">
            <w:pPr>
              <w:pStyle w:val="Caption"/>
              <w:rPr>
                <w:del w:id="3030" w:author="Anees Shaikh" w:date="2013-10-06T21:55:00Z"/>
              </w:rPr>
              <w:pPrChange w:id="3031" w:author="Anees Shaikh" w:date="2013-10-06T21:55:00Z">
                <w:pPr>
                  <w:pStyle w:val="XML1"/>
                </w:pPr>
              </w:pPrChange>
            </w:pPr>
            <w:del w:id="3032" w:author="Anees Shaikh" w:date="2013-10-06T21:55:00Z">
              <w:r w:rsidRPr="00C128FA" w:rsidDel="006821E9">
                <w:delText xml:space="preserve">              &lt;xs:simpleType&gt;</w:delText>
              </w:r>
            </w:del>
          </w:p>
          <w:p w14:paraId="4504A3E8" w14:textId="28CFC90D" w:rsidR="00860C7A" w:rsidRPr="00C128FA" w:rsidDel="006821E9" w:rsidRDefault="00860C7A" w:rsidP="006821E9">
            <w:pPr>
              <w:pStyle w:val="Caption"/>
              <w:rPr>
                <w:del w:id="3033" w:author="Anees Shaikh" w:date="2013-10-06T21:55:00Z"/>
              </w:rPr>
              <w:pPrChange w:id="3034" w:author="Anees Shaikh" w:date="2013-10-06T21:55:00Z">
                <w:pPr>
                  <w:pStyle w:val="XML1"/>
                </w:pPr>
              </w:pPrChange>
            </w:pPr>
            <w:del w:id="3035" w:author="Anees Shaikh" w:date="2013-10-06T21:55:00Z">
              <w:r w:rsidRPr="00C128FA" w:rsidDel="006821E9">
                <w:delText xml:space="preserve">                &lt;xs:restriction base="xs:string"&gt;</w:delText>
              </w:r>
            </w:del>
          </w:p>
          <w:p w14:paraId="5E10DA37" w14:textId="4660C892" w:rsidR="00860C7A" w:rsidRPr="00C128FA" w:rsidDel="006821E9" w:rsidRDefault="00860C7A" w:rsidP="006821E9">
            <w:pPr>
              <w:pStyle w:val="Caption"/>
              <w:rPr>
                <w:del w:id="3036" w:author="Anees Shaikh" w:date="2013-10-06T21:55:00Z"/>
              </w:rPr>
              <w:pPrChange w:id="3037" w:author="Anees Shaikh" w:date="2013-10-06T21:55:00Z">
                <w:pPr>
                  <w:pStyle w:val="XML1"/>
                </w:pPr>
              </w:pPrChange>
            </w:pPr>
            <w:del w:id="3038" w:author="Anees Shaikh" w:date="2013-10-06T21:55:00Z">
              <w:r w:rsidRPr="00C128FA" w:rsidDel="006821E9">
                <w:delText xml:space="preserve">                  &lt;xs:enumeration value="all"/&gt;</w:delText>
              </w:r>
            </w:del>
          </w:p>
          <w:p w14:paraId="47904F24" w14:textId="09FB6282" w:rsidR="00860C7A" w:rsidRPr="00C128FA" w:rsidDel="006821E9" w:rsidRDefault="00860C7A" w:rsidP="006821E9">
            <w:pPr>
              <w:pStyle w:val="Caption"/>
              <w:rPr>
                <w:del w:id="3039" w:author="Anees Shaikh" w:date="2013-10-06T21:55:00Z"/>
              </w:rPr>
              <w:pPrChange w:id="3040" w:author="Anees Shaikh" w:date="2013-10-06T21:55:00Z">
                <w:pPr>
                  <w:pStyle w:val="XML1"/>
                </w:pPr>
              </w:pPrChange>
            </w:pPr>
            <w:del w:id="3041" w:author="Anees Shaikh" w:date="2013-10-06T21:55:00Z">
              <w:r w:rsidRPr="00C128FA" w:rsidDel="006821E9">
                <w:delText xml:space="preserve">                  &lt;xs:enumeration value="select"/&gt;</w:delText>
              </w:r>
            </w:del>
          </w:p>
          <w:p w14:paraId="0638E5C8" w14:textId="47B43B15" w:rsidR="00860C7A" w:rsidRPr="00C128FA" w:rsidDel="006821E9" w:rsidRDefault="00860C7A" w:rsidP="006821E9">
            <w:pPr>
              <w:pStyle w:val="Caption"/>
              <w:rPr>
                <w:del w:id="3042" w:author="Anees Shaikh" w:date="2013-10-06T21:55:00Z"/>
              </w:rPr>
              <w:pPrChange w:id="3043" w:author="Anees Shaikh" w:date="2013-10-06T21:55:00Z">
                <w:pPr>
                  <w:pStyle w:val="XML1"/>
                </w:pPr>
              </w:pPrChange>
            </w:pPr>
            <w:del w:id="3044" w:author="Anees Shaikh" w:date="2013-10-06T21:55:00Z">
              <w:r w:rsidRPr="00C128FA" w:rsidDel="006821E9">
                <w:delText xml:space="preserve">                  &lt;xs:enumeration value="indirect"/&gt;</w:delText>
              </w:r>
            </w:del>
          </w:p>
          <w:p w14:paraId="4FD3EAFE" w14:textId="684B60FB" w:rsidR="00860C7A" w:rsidRPr="00C128FA" w:rsidDel="006821E9" w:rsidRDefault="00860C7A" w:rsidP="006821E9">
            <w:pPr>
              <w:pStyle w:val="Caption"/>
              <w:rPr>
                <w:del w:id="3045" w:author="Anees Shaikh" w:date="2013-10-06T21:55:00Z"/>
              </w:rPr>
              <w:pPrChange w:id="3046" w:author="Anees Shaikh" w:date="2013-10-06T21:55:00Z">
                <w:pPr>
                  <w:pStyle w:val="XML1"/>
                </w:pPr>
              </w:pPrChange>
            </w:pPr>
            <w:del w:id="3047" w:author="Anees Shaikh" w:date="2013-10-06T21:55:00Z">
              <w:r w:rsidRPr="00C128FA" w:rsidDel="006821E9">
                <w:delText xml:space="preserve">                  &lt;xs:enumeration value="fast-failover"/&gt;</w:delText>
              </w:r>
            </w:del>
          </w:p>
          <w:p w14:paraId="0FEAFB1A" w14:textId="2ED45A8C" w:rsidR="00860C7A" w:rsidRPr="00C128FA" w:rsidDel="006821E9" w:rsidRDefault="00860C7A" w:rsidP="006821E9">
            <w:pPr>
              <w:pStyle w:val="Caption"/>
              <w:rPr>
                <w:del w:id="3048" w:author="Anees Shaikh" w:date="2013-10-06T21:55:00Z"/>
              </w:rPr>
              <w:pPrChange w:id="3049" w:author="Anees Shaikh" w:date="2013-10-06T21:55:00Z">
                <w:pPr>
                  <w:pStyle w:val="XML1"/>
                </w:pPr>
              </w:pPrChange>
            </w:pPr>
            <w:del w:id="3050" w:author="Anees Shaikh" w:date="2013-10-06T21:55:00Z">
              <w:r w:rsidRPr="00C128FA" w:rsidDel="006821E9">
                <w:delText xml:space="preserve">                &lt;/xs:restriction&gt;</w:delText>
              </w:r>
            </w:del>
          </w:p>
          <w:p w14:paraId="44AFCC58" w14:textId="23A26CC6" w:rsidR="00860C7A" w:rsidRPr="00C128FA" w:rsidDel="006821E9" w:rsidRDefault="00860C7A" w:rsidP="006821E9">
            <w:pPr>
              <w:pStyle w:val="Caption"/>
              <w:rPr>
                <w:del w:id="3051" w:author="Anees Shaikh" w:date="2013-10-06T21:55:00Z"/>
              </w:rPr>
              <w:pPrChange w:id="3052" w:author="Anees Shaikh" w:date="2013-10-06T21:55:00Z">
                <w:pPr>
                  <w:pStyle w:val="XML1"/>
                </w:pPr>
              </w:pPrChange>
            </w:pPr>
            <w:del w:id="3053" w:author="Anees Shaikh" w:date="2013-10-06T21:55:00Z">
              <w:r w:rsidRPr="00C128FA" w:rsidDel="006821E9">
                <w:delText xml:space="preserve">              &lt;/xs:simpleType&gt;</w:delText>
              </w:r>
            </w:del>
          </w:p>
          <w:p w14:paraId="273F12C7" w14:textId="2933BF73" w:rsidR="00860C7A" w:rsidRPr="00C128FA" w:rsidDel="006821E9" w:rsidRDefault="00860C7A" w:rsidP="006821E9">
            <w:pPr>
              <w:pStyle w:val="Caption"/>
              <w:rPr>
                <w:del w:id="3054" w:author="Anees Shaikh" w:date="2013-10-06T21:55:00Z"/>
              </w:rPr>
              <w:pPrChange w:id="3055" w:author="Anees Shaikh" w:date="2013-10-06T21:55:00Z">
                <w:pPr>
                  <w:pStyle w:val="XML1"/>
                </w:pPr>
              </w:pPrChange>
            </w:pPr>
            <w:del w:id="3056" w:author="Anees Shaikh" w:date="2013-10-06T21:55:00Z">
              <w:r w:rsidRPr="00C128FA" w:rsidDel="006821E9">
                <w:delText xml:space="preserve">            &lt;/xs:element&gt;</w:delText>
              </w:r>
            </w:del>
          </w:p>
          <w:p w14:paraId="39C028B8" w14:textId="4144583F" w:rsidR="00860C7A" w:rsidRPr="00C128FA" w:rsidDel="006821E9" w:rsidRDefault="00860C7A" w:rsidP="006821E9">
            <w:pPr>
              <w:pStyle w:val="Caption"/>
              <w:rPr>
                <w:del w:id="3057" w:author="Anees Shaikh" w:date="2013-10-06T21:55:00Z"/>
              </w:rPr>
              <w:pPrChange w:id="3058" w:author="Anees Shaikh" w:date="2013-10-06T21:55:00Z">
                <w:pPr>
                  <w:pStyle w:val="XML1"/>
                </w:pPr>
              </w:pPrChange>
            </w:pPr>
            <w:del w:id="3059" w:author="Anees Shaikh" w:date="2013-10-06T21:55:00Z">
              <w:r w:rsidRPr="00C128FA" w:rsidDel="006821E9">
                <w:delText xml:space="preserve">          &lt;/xs:sequence&gt;</w:delText>
              </w:r>
            </w:del>
          </w:p>
          <w:p w14:paraId="1BE6FF2D" w14:textId="75FA4EF0" w:rsidR="00860C7A" w:rsidRPr="00C128FA" w:rsidDel="006821E9" w:rsidRDefault="00860C7A" w:rsidP="006821E9">
            <w:pPr>
              <w:pStyle w:val="Caption"/>
              <w:rPr>
                <w:del w:id="3060" w:author="Anees Shaikh" w:date="2013-10-06T21:55:00Z"/>
              </w:rPr>
              <w:pPrChange w:id="3061" w:author="Anees Shaikh" w:date="2013-10-06T21:55:00Z">
                <w:pPr>
                  <w:pStyle w:val="XML1"/>
                </w:pPr>
              </w:pPrChange>
            </w:pPr>
            <w:del w:id="3062" w:author="Anees Shaikh" w:date="2013-10-06T21:55:00Z">
              <w:r w:rsidRPr="00C128FA" w:rsidDel="006821E9">
                <w:delText xml:space="preserve">        &lt;/xs:complexType&gt;</w:delText>
              </w:r>
            </w:del>
          </w:p>
          <w:p w14:paraId="07D81D25" w14:textId="5C31AF2A" w:rsidR="00860C7A" w:rsidRPr="00C128FA" w:rsidDel="006821E9" w:rsidRDefault="00860C7A" w:rsidP="006821E9">
            <w:pPr>
              <w:pStyle w:val="Caption"/>
              <w:rPr>
                <w:del w:id="3063" w:author="Anees Shaikh" w:date="2013-10-06T21:55:00Z"/>
              </w:rPr>
              <w:pPrChange w:id="3064" w:author="Anees Shaikh" w:date="2013-10-06T21:55:00Z">
                <w:pPr>
                  <w:pStyle w:val="XML1"/>
                </w:pPr>
              </w:pPrChange>
            </w:pPr>
            <w:del w:id="3065" w:author="Anees Shaikh" w:date="2013-10-06T21:55:00Z">
              <w:r w:rsidRPr="00C128FA" w:rsidDel="006821E9">
                <w:delText xml:space="preserve">      &lt;/xs:element&gt;</w:delText>
              </w:r>
            </w:del>
          </w:p>
          <w:p w14:paraId="08E2C5F9" w14:textId="7919CA27" w:rsidR="00860C7A" w:rsidRPr="00C128FA" w:rsidDel="006821E9" w:rsidRDefault="00860C7A" w:rsidP="006821E9">
            <w:pPr>
              <w:pStyle w:val="Caption"/>
              <w:rPr>
                <w:del w:id="3066" w:author="Anees Shaikh" w:date="2013-10-06T21:55:00Z"/>
              </w:rPr>
              <w:pPrChange w:id="3067" w:author="Anees Shaikh" w:date="2013-10-06T21:55:00Z">
                <w:pPr>
                  <w:pStyle w:val="XML1"/>
                </w:pPr>
              </w:pPrChange>
            </w:pPr>
            <w:del w:id="3068" w:author="Anees Shaikh" w:date="2013-10-06T21:55:00Z">
              <w:r w:rsidRPr="00C128FA" w:rsidDel="006821E9">
                <w:delText xml:space="preserve">      &lt;xs:element name="group-capabilities"&gt;</w:delText>
              </w:r>
            </w:del>
          </w:p>
          <w:p w14:paraId="7ED19767" w14:textId="6D6D2995" w:rsidR="00860C7A" w:rsidRPr="00C128FA" w:rsidDel="006821E9" w:rsidRDefault="00860C7A" w:rsidP="006821E9">
            <w:pPr>
              <w:pStyle w:val="Caption"/>
              <w:rPr>
                <w:del w:id="3069" w:author="Anees Shaikh" w:date="2013-10-06T21:55:00Z"/>
              </w:rPr>
              <w:pPrChange w:id="3070" w:author="Anees Shaikh" w:date="2013-10-06T21:55:00Z">
                <w:pPr>
                  <w:pStyle w:val="XML1"/>
                </w:pPr>
              </w:pPrChange>
            </w:pPr>
            <w:del w:id="3071" w:author="Anees Shaikh" w:date="2013-10-06T21:55:00Z">
              <w:r w:rsidRPr="00C128FA" w:rsidDel="006821E9">
                <w:delText xml:space="preserve">        &lt;xs:annotation&gt;</w:delText>
              </w:r>
            </w:del>
          </w:p>
          <w:p w14:paraId="49AA423A" w14:textId="0FE13D3B" w:rsidR="00860C7A" w:rsidRPr="00C128FA" w:rsidDel="006821E9" w:rsidRDefault="00860C7A" w:rsidP="006821E9">
            <w:pPr>
              <w:pStyle w:val="Caption"/>
              <w:rPr>
                <w:del w:id="3072" w:author="Anees Shaikh" w:date="2013-10-06T21:55:00Z"/>
              </w:rPr>
              <w:pPrChange w:id="3073" w:author="Anees Shaikh" w:date="2013-10-06T21:55:00Z">
                <w:pPr>
                  <w:pStyle w:val="XML1"/>
                </w:pPr>
              </w:pPrChange>
            </w:pPr>
            <w:del w:id="3074" w:author="Anees Shaikh" w:date="2013-10-06T21:55:00Z">
              <w:r w:rsidRPr="00C128FA" w:rsidDel="006821E9">
                <w:delText xml:space="preserve">          &lt;xs:documentation&gt;</w:delText>
              </w:r>
            </w:del>
          </w:p>
          <w:p w14:paraId="23BB95FF" w14:textId="4EF6BCE6" w:rsidR="00860C7A" w:rsidRPr="00C128FA" w:rsidDel="006821E9" w:rsidRDefault="00860C7A" w:rsidP="006821E9">
            <w:pPr>
              <w:pStyle w:val="Caption"/>
              <w:rPr>
                <w:del w:id="3075" w:author="Anees Shaikh" w:date="2013-10-06T21:55:00Z"/>
              </w:rPr>
              <w:pPrChange w:id="3076" w:author="Anees Shaikh" w:date="2013-10-06T21:55:00Z">
                <w:pPr>
                  <w:pStyle w:val="XML1"/>
                </w:pPr>
              </w:pPrChange>
            </w:pPr>
            <w:del w:id="3077" w:author="Anees Shaikh" w:date="2013-10-06T21:55:00Z">
              <w:r w:rsidRPr="00C128FA" w:rsidDel="006821E9">
                <w:delText xml:space="preserve">            Specify the group capabilities supported by the</w:delText>
              </w:r>
            </w:del>
          </w:p>
          <w:p w14:paraId="6E7612D4" w14:textId="6AB9B3CC" w:rsidR="00860C7A" w:rsidRPr="00C128FA" w:rsidDel="006821E9" w:rsidRDefault="00860C7A" w:rsidP="006821E9">
            <w:pPr>
              <w:pStyle w:val="Caption"/>
              <w:rPr>
                <w:del w:id="3078" w:author="Anees Shaikh" w:date="2013-10-06T21:55:00Z"/>
              </w:rPr>
              <w:pPrChange w:id="3079" w:author="Anees Shaikh" w:date="2013-10-06T21:55:00Z">
                <w:pPr>
                  <w:pStyle w:val="XML1"/>
                </w:pPr>
              </w:pPrChange>
            </w:pPr>
            <w:del w:id="3080" w:author="Anees Shaikh" w:date="2013-10-06T21:55:00Z">
              <w:r w:rsidRPr="00C128FA" w:rsidDel="006821E9">
                <w:delText xml:space="preserve">            logical switch.</w:delText>
              </w:r>
            </w:del>
          </w:p>
          <w:p w14:paraId="42BD3BE3" w14:textId="713376B1" w:rsidR="00860C7A" w:rsidRPr="00C128FA" w:rsidDel="006821E9" w:rsidRDefault="00860C7A" w:rsidP="006821E9">
            <w:pPr>
              <w:pStyle w:val="Caption"/>
              <w:rPr>
                <w:del w:id="3081" w:author="Anees Shaikh" w:date="2013-10-06T21:55:00Z"/>
              </w:rPr>
              <w:pPrChange w:id="3082" w:author="Anees Shaikh" w:date="2013-10-06T21:55:00Z">
                <w:pPr>
                  <w:pStyle w:val="XML1"/>
                </w:pPr>
              </w:pPrChange>
            </w:pPr>
            <w:del w:id="3083" w:author="Anees Shaikh" w:date="2013-10-06T21:55:00Z">
              <w:r w:rsidRPr="00C128FA" w:rsidDel="006821E9">
                <w:delText xml:space="preserve">          &lt;/xs:documentation&gt;</w:delText>
              </w:r>
            </w:del>
          </w:p>
          <w:p w14:paraId="70AF4A74" w14:textId="5E5D5F7B" w:rsidR="00860C7A" w:rsidRPr="00C128FA" w:rsidDel="006821E9" w:rsidRDefault="00860C7A" w:rsidP="006821E9">
            <w:pPr>
              <w:pStyle w:val="Caption"/>
              <w:rPr>
                <w:del w:id="3084" w:author="Anees Shaikh" w:date="2013-10-06T21:55:00Z"/>
              </w:rPr>
              <w:pPrChange w:id="3085" w:author="Anees Shaikh" w:date="2013-10-06T21:55:00Z">
                <w:pPr>
                  <w:pStyle w:val="XML1"/>
                </w:pPr>
              </w:pPrChange>
            </w:pPr>
            <w:del w:id="3086" w:author="Anees Shaikh" w:date="2013-10-06T21:55:00Z">
              <w:r w:rsidRPr="00C128FA" w:rsidDel="006821E9">
                <w:delText xml:space="preserve">        &lt;/xs:annotation&gt;</w:delText>
              </w:r>
            </w:del>
          </w:p>
          <w:p w14:paraId="0FC83FED" w14:textId="052CFC7D" w:rsidR="00860C7A" w:rsidRPr="00C128FA" w:rsidDel="006821E9" w:rsidRDefault="00860C7A" w:rsidP="006821E9">
            <w:pPr>
              <w:pStyle w:val="Caption"/>
              <w:rPr>
                <w:del w:id="3087" w:author="Anees Shaikh" w:date="2013-10-06T21:55:00Z"/>
              </w:rPr>
              <w:pPrChange w:id="3088" w:author="Anees Shaikh" w:date="2013-10-06T21:55:00Z">
                <w:pPr>
                  <w:pStyle w:val="XML1"/>
                </w:pPr>
              </w:pPrChange>
            </w:pPr>
            <w:del w:id="3089" w:author="Anees Shaikh" w:date="2013-10-06T21:55:00Z">
              <w:r w:rsidRPr="00C128FA" w:rsidDel="006821E9">
                <w:delText xml:space="preserve">        &lt;xs:complexType&gt;</w:delText>
              </w:r>
            </w:del>
          </w:p>
          <w:p w14:paraId="10491D46" w14:textId="29DEFC89" w:rsidR="00860C7A" w:rsidRPr="00C128FA" w:rsidDel="006821E9" w:rsidRDefault="00860C7A" w:rsidP="006821E9">
            <w:pPr>
              <w:pStyle w:val="Caption"/>
              <w:rPr>
                <w:del w:id="3090" w:author="Anees Shaikh" w:date="2013-10-06T21:55:00Z"/>
              </w:rPr>
              <w:pPrChange w:id="3091" w:author="Anees Shaikh" w:date="2013-10-06T21:55:00Z">
                <w:pPr>
                  <w:pStyle w:val="XML1"/>
                </w:pPr>
              </w:pPrChange>
            </w:pPr>
            <w:del w:id="3092" w:author="Anees Shaikh" w:date="2013-10-06T21:55:00Z">
              <w:r w:rsidRPr="00C128FA" w:rsidDel="006821E9">
                <w:delText xml:space="preserve">          &lt;xs:sequence&gt;</w:delText>
              </w:r>
            </w:del>
          </w:p>
          <w:p w14:paraId="5FF4C66B" w14:textId="6A8AE54A" w:rsidR="00860C7A" w:rsidRPr="00C128FA" w:rsidDel="006821E9" w:rsidRDefault="00860C7A" w:rsidP="006821E9">
            <w:pPr>
              <w:pStyle w:val="Caption"/>
              <w:rPr>
                <w:del w:id="3093" w:author="Anees Shaikh" w:date="2013-10-06T21:55:00Z"/>
              </w:rPr>
              <w:pPrChange w:id="3094" w:author="Anees Shaikh" w:date="2013-10-06T21:55:00Z">
                <w:pPr>
                  <w:pStyle w:val="XML1"/>
                </w:pPr>
              </w:pPrChange>
            </w:pPr>
            <w:del w:id="3095" w:author="Anees Shaikh" w:date="2013-10-06T21:55:00Z">
              <w:r w:rsidRPr="00C128FA" w:rsidDel="006821E9">
                <w:delText xml:space="preserve">            &lt;xs:element name="capability" minOccurs="0" maxOccurs="unbounded"&gt;</w:delText>
              </w:r>
            </w:del>
          </w:p>
          <w:p w14:paraId="4C6CD55B" w14:textId="6D8B39B2" w:rsidR="00860C7A" w:rsidRPr="00C128FA" w:rsidDel="006821E9" w:rsidRDefault="00860C7A" w:rsidP="006821E9">
            <w:pPr>
              <w:pStyle w:val="Caption"/>
              <w:rPr>
                <w:del w:id="3096" w:author="Anees Shaikh" w:date="2013-10-06T21:55:00Z"/>
              </w:rPr>
              <w:pPrChange w:id="3097" w:author="Anees Shaikh" w:date="2013-10-06T21:55:00Z">
                <w:pPr>
                  <w:pStyle w:val="XML1"/>
                </w:pPr>
              </w:pPrChange>
            </w:pPr>
            <w:del w:id="3098" w:author="Anees Shaikh" w:date="2013-10-06T21:55:00Z">
              <w:r w:rsidRPr="00C128FA" w:rsidDel="006821E9">
                <w:delText xml:space="preserve">              &lt;xs:simpleType&gt;</w:delText>
              </w:r>
            </w:del>
          </w:p>
          <w:p w14:paraId="0641DFC6" w14:textId="11315E7F" w:rsidR="00860C7A" w:rsidRPr="00C128FA" w:rsidDel="006821E9" w:rsidRDefault="00860C7A" w:rsidP="006821E9">
            <w:pPr>
              <w:pStyle w:val="Caption"/>
              <w:rPr>
                <w:del w:id="3099" w:author="Anees Shaikh" w:date="2013-10-06T21:55:00Z"/>
              </w:rPr>
              <w:pPrChange w:id="3100" w:author="Anees Shaikh" w:date="2013-10-06T21:55:00Z">
                <w:pPr>
                  <w:pStyle w:val="XML1"/>
                </w:pPr>
              </w:pPrChange>
            </w:pPr>
            <w:del w:id="3101" w:author="Anees Shaikh" w:date="2013-10-06T21:55:00Z">
              <w:r w:rsidRPr="00C128FA" w:rsidDel="006821E9">
                <w:delText xml:space="preserve">                &lt;xs:restriction base="xs:string"&gt;</w:delText>
              </w:r>
            </w:del>
          </w:p>
          <w:p w14:paraId="28326EFF" w14:textId="43226CD7" w:rsidR="00860C7A" w:rsidRPr="00C128FA" w:rsidDel="006821E9" w:rsidRDefault="00860C7A" w:rsidP="006821E9">
            <w:pPr>
              <w:pStyle w:val="Caption"/>
              <w:rPr>
                <w:del w:id="3102" w:author="Anees Shaikh" w:date="2013-10-06T21:55:00Z"/>
              </w:rPr>
              <w:pPrChange w:id="3103" w:author="Anees Shaikh" w:date="2013-10-06T21:55:00Z">
                <w:pPr>
                  <w:pStyle w:val="XML1"/>
                </w:pPr>
              </w:pPrChange>
            </w:pPr>
            <w:del w:id="3104" w:author="Anees Shaikh" w:date="2013-10-06T21:55:00Z">
              <w:r w:rsidRPr="00C128FA" w:rsidDel="006821E9">
                <w:delText xml:space="preserve">                  &lt;xs:enumeration value="select-weight"/&gt;</w:delText>
              </w:r>
            </w:del>
          </w:p>
          <w:p w14:paraId="31D8EBBA" w14:textId="1AB64F98" w:rsidR="00860C7A" w:rsidRPr="00C128FA" w:rsidDel="006821E9" w:rsidRDefault="00860C7A" w:rsidP="006821E9">
            <w:pPr>
              <w:pStyle w:val="Caption"/>
              <w:rPr>
                <w:del w:id="3105" w:author="Anees Shaikh" w:date="2013-10-06T21:55:00Z"/>
              </w:rPr>
              <w:pPrChange w:id="3106" w:author="Anees Shaikh" w:date="2013-10-06T21:55:00Z">
                <w:pPr>
                  <w:pStyle w:val="XML1"/>
                </w:pPr>
              </w:pPrChange>
            </w:pPr>
            <w:del w:id="3107" w:author="Anees Shaikh" w:date="2013-10-06T21:55:00Z">
              <w:r w:rsidRPr="00C128FA" w:rsidDel="006821E9">
                <w:delText xml:space="preserve">                  &lt;xs:enumeration value="select-liveness"/&gt;</w:delText>
              </w:r>
            </w:del>
          </w:p>
          <w:p w14:paraId="69D81629" w14:textId="5F184BBD" w:rsidR="00860C7A" w:rsidRPr="00C128FA" w:rsidDel="006821E9" w:rsidRDefault="00860C7A" w:rsidP="006821E9">
            <w:pPr>
              <w:pStyle w:val="Caption"/>
              <w:rPr>
                <w:del w:id="3108" w:author="Anees Shaikh" w:date="2013-10-06T21:55:00Z"/>
              </w:rPr>
              <w:pPrChange w:id="3109" w:author="Anees Shaikh" w:date="2013-10-06T21:55:00Z">
                <w:pPr>
                  <w:pStyle w:val="XML1"/>
                </w:pPr>
              </w:pPrChange>
            </w:pPr>
            <w:del w:id="3110" w:author="Anees Shaikh" w:date="2013-10-06T21:55:00Z">
              <w:r w:rsidRPr="00C128FA" w:rsidDel="006821E9">
                <w:delText xml:space="preserve">                  &lt;xs:enumeration value="chaining"/&gt;</w:delText>
              </w:r>
            </w:del>
          </w:p>
          <w:p w14:paraId="21D709B3" w14:textId="421E837A" w:rsidR="00860C7A" w:rsidRPr="00C128FA" w:rsidDel="006821E9" w:rsidRDefault="00860C7A" w:rsidP="006821E9">
            <w:pPr>
              <w:pStyle w:val="Caption"/>
              <w:rPr>
                <w:del w:id="3111" w:author="Anees Shaikh" w:date="2013-10-06T21:55:00Z"/>
              </w:rPr>
              <w:pPrChange w:id="3112" w:author="Anees Shaikh" w:date="2013-10-06T21:55:00Z">
                <w:pPr>
                  <w:pStyle w:val="XML1"/>
                </w:pPr>
              </w:pPrChange>
            </w:pPr>
            <w:del w:id="3113" w:author="Anees Shaikh" w:date="2013-10-06T21:55:00Z">
              <w:r w:rsidRPr="00C128FA" w:rsidDel="006821E9">
                <w:delText xml:space="preserve">                  &lt;xs:enumeration value="chaining-check"/&gt;</w:delText>
              </w:r>
            </w:del>
          </w:p>
          <w:p w14:paraId="519BD398" w14:textId="27A6B5CA" w:rsidR="00860C7A" w:rsidRPr="00C128FA" w:rsidDel="006821E9" w:rsidRDefault="00860C7A" w:rsidP="006821E9">
            <w:pPr>
              <w:pStyle w:val="Caption"/>
              <w:rPr>
                <w:del w:id="3114" w:author="Anees Shaikh" w:date="2013-10-06T21:55:00Z"/>
              </w:rPr>
              <w:pPrChange w:id="3115" w:author="Anees Shaikh" w:date="2013-10-06T21:55:00Z">
                <w:pPr>
                  <w:pStyle w:val="XML1"/>
                </w:pPr>
              </w:pPrChange>
            </w:pPr>
            <w:del w:id="3116" w:author="Anees Shaikh" w:date="2013-10-06T21:55:00Z">
              <w:r w:rsidRPr="00C128FA" w:rsidDel="006821E9">
                <w:delText xml:space="preserve">                &lt;/xs:restriction&gt;</w:delText>
              </w:r>
            </w:del>
          </w:p>
          <w:p w14:paraId="62115791" w14:textId="4198D163" w:rsidR="00860C7A" w:rsidRPr="00C128FA" w:rsidDel="006821E9" w:rsidRDefault="00860C7A" w:rsidP="006821E9">
            <w:pPr>
              <w:pStyle w:val="Caption"/>
              <w:rPr>
                <w:del w:id="3117" w:author="Anees Shaikh" w:date="2013-10-06T21:55:00Z"/>
              </w:rPr>
              <w:pPrChange w:id="3118" w:author="Anees Shaikh" w:date="2013-10-06T21:55:00Z">
                <w:pPr>
                  <w:pStyle w:val="XML1"/>
                </w:pPr>
              </w:pPrChange>
            </w:pPr>
            <w:del w:id="3119" w:author="Anees Shaikh" w:date="2013-10-06T21:55:00Z">
              <w:r w:rsidRPr="00C128FA" w:rsidDel="006821E9">
                <w:delText xml:space="preserve">              &lt;/xs:simpleType&gt;</w:delText>
              </w:r>
            </w:del>
          </w:p>
          <w:p w14:paraId="4E593E5A" w14:textId="5177C847" w:rsidR="00860C7A" w:rsidRPr="00C128FA" w:rsidDel="006821E9" w:rsidRDefault="00860C7A" w:rsidP="006821E9">
            <w:pPr>
              <w:pStyle w:val="Caption"/>
              <w:rPr>
                <w:del w:id="3120" w:author="Anees Shaikh" w:date="2013-10-06T21:55:00Z"/>
              </w:rPr>
              <w:pPrChange w:id="3121" w:author="Anees Shaikh" w:date="2013-10-06T21:55:00Z">
                <w:pPr>
                  <w:pStyle w:val="XML1"/>
                </w:pPr>
              </w:pPrChange>
            </w:pPr>
            <w:del w:id="3122" w:author="Anees Shaikh" w:date="2013-10-06T21:55:00Z">
              <w:r w:rsidRPr="00C128FA" w:rsidDel="006821E9">
                <w:delText xml:space="preserve">            &lt;/xs:element&gt;</w:delText>
              </w:r>
            </w:del>
          </w:p>
          <w:p w14:paraId="50B9D305" w14:textId="7B4B1C90" w:rsidR="00860C7A" w:rsidRPr="00C128FA" w:rsidDel="006821E9" w:rsidRDefault="00860C7A" w:rsidP="006821E9">
            <w:pPr>
              <w:pStyle w:val="Caption"/>
              <w:rPr>
                <w:del w:id="3123" w:author="Anees Shaikh" w:date="2013-10-06T21:55:00Z"/>
              </w:rPr>
              <w:pPrChange w:id="3124" w:author="Anees Shaikh" w:date="2013-10-06T21:55:00Z">
                <w:pPr>
                  <w:pStyle w:val="XML1"/>
                </w:pPr>
              </w:pPrChange>
            </w:pPr>
            <w:del w:id="3125" w:author="Anees Shaikh" w:date="2013-10-06T21:55:00Z">
              <w:r w:rsidRPr="00C128FA" w:rsidDel="006821E9">
                <w:delText xml:space="preserve">          &lt;/xs:sequence&gt;</w:delText>
              </w:r>
            </w:del>
          </w:p>
          <w:p w14:paraId="03E135DF" w14:textId="0B93B92D" w:rsidR="00860C7A" w:rsidRPr="00C128FA" w:rsidDel="006821E9" w:rsidRDefault="00860C7A" w:rsidP="006821E9">
            <w:pPr>
              <w:pStyle w:val="Caption"/>
              <w:rPr>
                <w:del w:id="3126" w:author="Anees Shaikh" w:date="2013-10-06T21:55:00Z"/>
              </w:rPr>
              <w:pPrChange w:id="3127" w:author="Anees Shaikh" w:date="2013-10-06T21:55:00Z">
                <w:pPr>
                  <w:pStyle w:val="XML1"/>
                </w:pPr>
              </w:pPrChange>
            </w:pPr>
            <w:del w:id="3128" w:author="Anees Shaikh" w:date="2013-10-06T21:55:00Z">
              <w:r w:rsidRPr="00C128FA" w:rsidDel="006821E9">
                <w:delText xml:space="preserve">        &lt;/xs:complexType&gt;</w:delText>
              </w:r>
            </w:del>
          </w:p>
          <w:p w14:paraId="71DC5153" w14:textId="3D33A660" w:rsidR="00860C7A" w:rsidRPr="00C128FA" w:rsidDel="006821E9" w:rsidRDefault="00860C7A" w:rsidP="006821E9">
            <w:pPr>
              <w:pStyle w:val="Caption"/>
              <w:rPr>
                <w:del w:id="3129" w:author="Anees Shaikh" w:date="2013-10-06T21:55:00Z"/>
              </w:rPr>
              <w:pPrChange w:id="3130" w:author="Anees Shaikh" w:date="2013-10-06T21:55:00Z">
                <w:pPr>
                  <w:pStyle w:val="XML1"/>
                </w:pPr>
              </w:pPrChange>
            </w:pPr>
            <w:del w:id="3131" w:author="Anees Shaikh" w:date="2013-10-06T21:55:00Z">
              <w:r w:rsidRPr="00C128FA" w:rsidDel="006821E9">
                <w:delText xml:space="preserve">      &lt;/xs:element&gt;</w:delText>
              </w:r>
            </w:del>
          </w:p>
          <w:p w14:paraId="2C28C887" w14:textId="01827F1B" w:rsidR="00860C7A" w:rsidRPr="00C128FA" w:rsidDel="006821E9" w:rsidRDefault="00860C7A" w:rsidP="006821E9">
            <w:pPr>
              <w:pStyle w:val="Caption"/>
              <w:rPr>
                <w:del w:id="3132" w:author="Anees Shaikh" w:date="2013-10-06T21:55:00Z"/>
              </w:rPr>
              <w:pPrChange w:id="3133" w:author="Anees Shaikh" w:date="2013-10-06T21:55:00Z">
                <w:pPr>
                  <w:pStyle w:val="XML1"/>
                </w:pPr>
              </w:pPrChange>
            </w:pPr>
            <w:del w:id="3134" w:author="Anees Shaikh" w:date="2013-10-06T21:55:00Z">
              <w:r w:rsidRPr="00C128FA" w:rsidDel="006821E9">
                <w:delText xml:space="preserve">      &lt;xs:element name="action-types"&gt;</w:delText>
              </w:r>
            </w:del>
          </w:p>
          <w:p w14:paraId="33A1A1C2" w14:textId="0652D434" w:rsidR="00860C7A" w:rsidRPr="00C128FA" w:rsidDel="006821E9" w:rsidRDefault="00860C7A" w:rsidP="006821E9">
            <w:pPr>
              <w:pStyle w:val="Caption"/>
              <w:rPr>
                <w:del w:id="3135" w:author="Anees Shaikh" w:date="2013-10-06T21:55:00Z"/>
              </w:rPr>
              <w:pPrChange w:id="3136" w:author="Anees Shaikh" w:date="2013-10-06T21:55:00Z">
                <w:pPr>
                  <w:pStyle w:val="XML1"/>
                </w:pPr>
              </w:pPrChange>
            </w:pPr>
            <w:del w:id="3137" w:author="Anees Shaikh" w:date="2013-10-06T21:55:00Z">
              <w:r w:rsidRPr="00C128FA" w:rsidDel="006821E9">
                <w:delText xml:space="preserve">        &lt;xs:annotation&gt;</w:delText>
              </w:r>
            </w:del>
          </w:p>
          <w:p w14:paraId="5AC76A97" w14:textId="32A37482" w:rsidR="00860C7A" w:rsidRPr="00C128FA" w:rsidDel="006821E9" w:rsidRDefault="00860C7A" w:rsidP="006821E9">
            <w:pPr>
              <w:pStyle w:val="Caption"/>
              <w:rPr>
                <w:del w:id="3138" w:author="Anees Shaikh" w:date="2013-10-06T21:55:00Z"/>
              </w:rPr>
              <w:pPrChange w:id="3139" w:author="Anees Shaikh" w:date="2013-10-06T21:55:00Z">
                <w:pPr>
                  <w:pStyle w:val="XML1"/>
                </w:pPr>
              </w:pPrChange>
            </w:pPr>
            <w:del w:id="3140" w:author="Anees Shaikh" w:date="2013-10-06T21:55:00Z">
              <w:r w:rsidRPr="00C128FA" w:rsidDel="006821E9">
                <w:delText xml:space="preserve">          &lt;xs:documentation&gt;</w:delText>
              </w:r>
            </w:del>
          </w:p>
          <w:p w14:paraId="2F50F7E7" w14:textId="43B9653E" w:rsidR="00860C7A" w:rsidRPr="00C128FA" w:rsidDel="006821E9" w:rsidRDefault="00860C7A" w:rsidP="006821E9">
            <w:pPr>
              <w:pStyle w:val="Caption"/>
              <w:rPr>
                <w:del w:id="3141" w:author="Anees Shaikh" w:date="2013-10-06T21:55:00Z"/>
              </w:rPr>
              <w:pPrChange w:id="3142" w:author="Anees Shaikh" w:date="2013-10-06T21:55:00Z">
                <w:pPr>
                  <w:pStyle w:val="XML1"/>
                </w:pPr>
              </w:pPrChange>
            </w:pPr>
            <w:del w:id="3143" w:author="Anees Shaikh" w:date="2013-10-06T21:55:00Z">
              <w:r w:rsidRPr="00C128FA" w:rsidDel="006821E9">
                <w:delText xml:space="preserve">            Specify the action types supported by the</w:delText>
              </w:r>
            </w:del>
          </w:p>
          <w:p w14:paraId="5043129D" w14:textId="22DFCF83" w:rsidR="00860C7A" w:rsidRPr="00C128FA" w:rsidDel="006821E9" w:rsidRDefault="00860C7A" w:rsidP="006821E9">
            <w:pPr>
              <w:pStyle w:val="Caption"/>
              <w:rPr>
                <w:del w:id="3144" w:author="Anees Shaikh" w:date="2013-10-06T21:55:00Z"/>
              </w:rPr>
              <w:pPrChange w:id="3145" w:author="Anees Shaikh" w:date="2013-10-06T21:55:00Z">
                <w:pPr>
                  <w:pStyle w:val="XML1"/>
                </w:pPr>
              </w:pPrChange>
            </w:pPr>
            <w:del w:id="3146" w:author="Anees Shaikh" w:date="2013-10-06T21:55:00Z">
              <w:r w:rsidRPr="00C128FA" w:rsidDel="006821E9">
                <w:delText xml:space="preserve">            logical switch.</w:delText>
              </w:r>
            </w:del>
          </w:p>
          <w:p w14:paraId="382DE5A1" w14:textId="7F289A7F" w:rsidR="00860C7A" w:rsidRPr="00C128FA" w:rsidDel="006821E9" w:rsidRDefault="00860C7A" w:rsidP="006821E9">
            <w:pPr>
              <w:pStyle w:val="Caption"/>
              <w:rPr>
                <w:del w:id="3147" w:author="Anees Shaikh" w:date="2013-10-06T21:55:00Z"/>
              </w:rPr>
              <w:pPrChange w:id="3148" w:author="Anees Shaikh" w:date="2013-10-06T21:55:00Z">
                <w:pPr>
                  <w:pStyle w:val="XML1"/>
                </w:pPr>
              </w:pPrChange>
            </w:pPr>
            <w:del w:id="3149" w:author="Anees Shaikh" w:date="2013-10-06T21:55:00Z">
              <w:r w:rsidRPr="00C128FA" w:rsidDel="006821E9">
                <w:delText xml:space="preserve">          &lt;/xs:documentation&gt;</w:delText>
              </w:r>
            </w:del>
          </w:p>
          <w:p w14:paraId="53CF2E19" w14:textId="53BBE608" w:rsidR="00860C7A" w:rsidRPr="00C128FA" w:rsidDel="006821E9" w:rsidRDefault="00860C7A" w:rsidP="006821E9">
            <w:pPr>
              <w:pStyle w:val="Caption"/>
              <w:rPr>
                <w:del w:id="3150" w:author="Anees Shaikh" w:date="2013-10-06T21:55:00Z"/>
              </w:rPr>
              <w:pPrChange w:id="3151" w:author="Anees Shaikh" w:date="2013-10-06T21:55:00Z">
                <w:pPr>
                  <w:pStyle w:val="XML1"/>
                </w:pPr>
              </w:pPrChange>
            </w:pPr>
            <w:del w:id="3152" w:author="Anees Shaikh" w:date="2013-10-06T21:55:00Z">
              <w:r w:rsidRPr="00C128FA" w:rsidDel="006821E9">
                <w:delText xml:space="preserve">        &lt;/xs:annotation&gt;</w:delText>
              </w:r>
            </w:del>
          </w:p>
          <w:p w14:paraId="4E286267" w14:textId="6A74B053" w:rsidR="00860C7A" w:rsidRPr="00C128FA" w:rsidDel="006821E9" w:rsidRDefault="00860C7A" w:rsidP="006821E9">
            <w:pPr>
              <w:pStyle w:val="Caption"/>
              <w:rPr>
                <w:del w:id="3153" w:author="Anees Shaikh" w:date="2013-10-06T21:55:00Z"/>
              </w:rPr>
              <w:pPrChange w:id="3154" w:author="Anees Shaikh" w:date="2013-10-06T21:55:00Z">
                <w:pPr>
                  <w:pStyle w:val="XML1"/>
                </w:pPr>
              </w:pPrChange>
            </w:pPr>
            <w:del w:id="3155" w:author="Anees Shaikh" w:date="2013-10-06T21:55:00Z">
              <w:r w:rsidRPr="00C128FA" w:rsidDel="006821E9">
                <w:delText xml:space="preserve">        &lt;xs:complexType&gt;</w:delText>
              </w:r>
            </w:del>
          </w:p>
          <w:p w14:paraId="7E53E3C7" w14:textId="199D3DD1" w:rsidR="00860C7A" w:rsidRPr="00C128FA" w:rsidDel="006821E9" w:rsidRDefault="00860C7A" w:rsidP="006821E9">
            <w:pPr>
              <w:pStyle w:val="Caption"/>
              <w:rPr>
                <w:del w:id="3156" w:author="Anees Shaikh" w:date="2013-10-06T21:55:00Z"/>
              </w:rPr>
              <w:pPrChange w:id="3157" w:author="Anees Shaikh" w:date="2013-10-06T21:55:00Z">
                <w:pPr>
                  <w:pStyle w:val="XML1"/>
                </w:pPr>
              </w:pPrChange>
            </w:pPr>
            <w:del w:id="3158" w:author="Anees Shaikh" w:date="2013-10-06T21:55:00Z">
              <w:r w:rsidRPr="00C128FA" w:rsidDel="006821E9">
                <w:delText xml:space="preserve">          &lt;xs:sequence&gt;</w:delText>
              </w:r>
            </w:del>
          </w:p>
          <w:p w14:paraId="73564BBE" w14:textId="4059305A" w:rsidR="00860C7A" w:rsidRPr="00C128FA" w:rsidDel="006821E9" w:rsidRDefault="00860C7A" w:rsidP="006821E9">
            <w:pPr>
              <w:pStyle w:val="Caption"/>
              <w:rPr>
                <w:del w:id="3159" w:author="Anees Shaikh" w:date="2013-10-06T21:55:00Z"/>
              </w:rPr>
              <w:pPrChange w:id="3160" w:author="Anees Shaikh" w:date="2013-10-06T21:55:00Z">
                <w:pPr>
                  <w:pStyle w:val="XML1"/>
                </w:pPr>
              </w:pPrChange>
            </w:pPr>
            <w:del w:id="3161" w:author="Anees Shaikh" w:date="2013-10-06T21:55:00Z">
              <w:r w:rsidRPr="00C128FA" w:rsidDel="006821E9">
                <w:delText xml:space="preserve">            &lt;xs:element name="type" minOccurs="0" maxOccurs="unbounded"  type="OFActionType"/&gt;</w:delText>
              </w:r>
            </w:del>
          </w:p>
          <w:p w14:paraId="50A49B01" w14:textId="38A0B3BA" w:rsidR="00860C7A" w:rsidRPr="00C128FA" w:rsidDel="006821E9" w:rsidRDefault="00860C7A" w:rsidP="006821E9">
            <w:pPr>
              <w:pStyle w:val="Caption"/>
              <w:rPr>
                <w:del w:id="3162" w:author="Anees Shaikh" w:date="2013-10-06T21:55:00Z"/>
              </w:rPr>
              <w:pPrChange w:id="3163" w:author="Anees Shaikh" w:date="2013-10-06T21:55:00Z">
                <w:pPr>
                  <w:pStyle w:val="XML1"/>
                </w:pPr>
              </w:pPrChange>
            </w:pPr>
            <w:del w:id="3164" w:author="Anees Shaikh" w:date="2013-10-06T21:55:00Z">
              <w:r w:rsidRPr="00C128FA" w:rsidDel="006821E9">
                <w:delText xml:space="preserve">          &lt;/xs:sequence&gt;</w:delText>
              </w:r>
            </w:del>
          </w:p>
          <w:p w14:paraId="55DB4D41" w14:textId="081BC7E8" w:rsidR="00860C7A" w:rsidRPr="00C128FA" w:rsidDel="006821E9" w:rsidRDefault="00860C7A" w:rsidP="006821E9">
            <w:pPr>
              <w:pStyle w:val="Caption"/>
              <w:rPr>
                <w:del w:id="3165" w:author="Anees Shaikh" w:date="2013-10-06T21:55:00Z"/>
              </w:rPr>
              <w:pPrChange w:id="3166" w:author="Anees Shaikh" w:date="2013-10-06T21:55:00Z">
                <w:pPr>
                  <w:pStyle w:val="XML1"/>
                </w:pPr>
              </w:pPrChange>
            </w:pPr>
            <w:del w:id="3167" w:author="Anees Shaikh" w:date="2013-10-06T21:55:00Z">
              <w:r w:rsidRPr="00C128FA" w:rsidDel="006821E9">
                <w:delText xml:space="preserve">        &lt;/xs:complexType&gt;</w:delText>
              </w:r>
            </w:del>
          </w:p>
          <w:p w14:paraId="592F92EC" w14:textId="5F848161" w:rsidR="00860C7A" w:rsidRPr="00C128FA" w:rsidDel="006821E9" w:rsidRDefault="00860C7A" w:rsidP="006821E9">
            <w:pPr>
              <w:pStyle w:val="Caption"/>
              <w:rPr>
                <w:del w:id="3168" w:author="Anees Shaikh" w:date="2013-10-06T21:55:00Z"/>
              </w:rPr>
              <w:pPrChange w:id="3169" w:author="Anees Shaikh" w:date="2013-10-06T21:55:00Z">
                <w:pPr>
                  <w:pStyle w:val="XML1"/>
                </w:pPr>
              </w:pPrChange>
            </w:pPr>
            <w:del w:id="3170" w:author="Anees Shaikh" w:date="2013-10-06T21:55:00Z">
              <w:r w:rsidRPr="00C128FA" w:rsidDel="006821E9">
                <w:delText xml:space="preserve">      &lt;/xs:element&gt;</w:delText>
              </w:r>
            </w:del>
          </w:p>
          <w:p w14:paraId="11245F8C" w14:textId="796459ED" w:rsidR="00860C7A" w:rsidRPr="00C128FA" w:rsidDel="006821E9" w:rsidRDefault="00860C7A" w:rsidP="006821E9">
            <w:pPr>
              <w:pStyle w:val="Caption"/>
              <w:rPr>
                <w:del w:id="3171" w:author="Anees Shaikh" w:date="2013-10-06T21:55:00Z"/>
              </w:rPr>
              <w:pPrChange w:id="3172" w:author="Anees Shaikh" w:date="2013-10-06T21:55:00Z">
                <w:pPr>
                  <w:pStyle w:val="XML1"/>
                </w:pPr>
              </w:pPrChange>
            </w:pPr>
            <w:del w:id="3173" w:author="Anees Shaikh" w:date="2013-10-06T21:55:00Z">
              <w:r w:rsidRPr="00C128FA" w:rsidDel="006821E9">
                <w:delText xml:space="preserve">      &lt;xs:element name="instruction-types"&gt;</w:delText>
              </w:r>
            </w:del>
          </w:p>
          <w:p w14:paraId="3B724258" w14:textId="19DAC453" w:rsidR="00860C7A" w:rsidRPr="00C128FA" w:rsidDel="006821E9" w:rsidRDefault="00860C7A" w:rsidP="006821E9">
            <w:pPr>
              <w:pStyle w:val="Caption"/>
              <w:rPr>
                <w:del w:id="3174" w:author="Anees Shaikh" w:date="2013-10-06T21:55:00Z"/>
              </w:rPr>
              <w:pPrChange w:id="3175" w:author="Anees Shaikh" w:date="2013-10-06T21:55:00Z">
                <w:pPr>
                  <w:pStyle w:val="XML1"/>
                </w:pPr>
              </w:pPrChange>
            </w:pPr>
            <w:del w:id="3176" w:author="Anees Shaikh" w:date="2013-10-06T21:55:00Z">
              <w:r w:rsidRPr="00C128FA" w:rsidDel="006821E9">
                <w:delText xml:space="preserve">        &lt;xs:annotation&gt;</w:delText>
              </w:r>
            </w:del>
          </w:p>
          <w:p w14:paraId="2968048F" w14:textId="78AA54ED" w:rsidR="00860C7A" w:rsidRPr="00C128FA" w:rsidDel="006821E9" w:rsidRDefault="00860C7A" w:rsidP="006821E9">
            <w:pPr>
              <w:pStyle w:val="Caption"/>
              <w:rPr>
                <w:del w:id="3177" w:author="Anees Shaikh" w:date="2013-10-06T21:55:00Z"/>
              </w:rPr>
              <w:pPrChange w:id="3178" w:author="Anees Shaikh" w:date="2013-10-06T21:55:00Z">
                <w:pPr>
                  <w:pStyle w:val="XML1"/>
                </w:pPr>
              </w:pPrChange>
            </w:pPr>
            <w:del w:id="3179" w:author="Anees Shaikh" w:date="2013-10-06T21:55:00Z">
              <w:r w:rsidRPr="00C128FA" w:rsidDel="006821E9">
                <w:delText xml:space="preserve">          &lt;xs:documentation&gt;</w:delText>
              </w:r>
            </w:del>
          </w:p>
          <w:p w14:paraId="1683AC95" w14:textId="398911D1" w:rsidR="00860C7A" w:rsidRPr="00C128FA" w:rsidDel="006821E9" w:rsidRDefault="00860C7A" w:rsidP="006821E9">
            <w:pPr>
              <w:pStyle w:val="Caption"/>
              <w:rPr>
                <w:del w:id="3180" w:author="Anees Shaikh" w:date="2013-10-06T21:55:00Z"/>
              </w:rPr>
              <w:pPrChange w:id="3181" w:author="Anees Shaikh" w:date="2013-10-06T21:55:00Z">
                <w:pPr>
                  <w:pStyle w:val="XML1"/>
                </w:pPr>
              </w:pPrChange>
            </w:pPr>
            <w:del w:id="3182" w:author="Anees Shaikh" w:date="2013-10-06T21:55:00Z">
              <w:r w:rsidRPr="00C128FA" w:rsidDel="006821E9">
                <w:delText xml:space="preserve">            Specify the instruction types supported by the</w:delText>
              </w:r>
            </w:del>
          </w:p>
          <w:p w14:paraId="5480804F" w14:textId="5A7D535E" w:rsidR="00860C7A" w:rsidRPr="00C128FA" w:rsidDel="006821E9" w:rsidRDefault="00860C7A" w:rsidP="006821E9">
            <w:pPr>
              <w:pStyle w:val="Caption"/>
              <w:rPr>
                <w:del w:id="3183" w:author="Anees Shaikh" w:date="2013-10-06T21:55:00Z"/>
              </w:rPr>
              <w:pPrChange w:id="3184" w:author="Anees Shaikh" w:date="2013-10-06T21:55:00Z">
                <w:pPr>
                  <w:pStyle w:val="XML1"/>
                </w:pPr>
              </w:pPrChange>
            </w:pPr>
            <w:del w:id="3185" w:author="Anees Shaikh" w:date="2013-10-06T21:55:00Z">
              <w:r w:rsidRPr="00C128FA" w:rsidDel="006821E9">
                <w:delText xml:space="preserve">            logical switch.</w:delText>
              </w:r>
            </w:del>
          </w:p>
          <w:p w14:paraId="60C728AB" w14:textId="14F43230" w:rsidR="00860C7A" w:rsidRPr="00C128FA" w:rsidDel="006821E9" w:rsidRDefault="00860C7A" w:rsidP="006821E9">
            <w:pPr>
              <w:pStyle w:val="Caption"/>
              <w:rPr>
                <w:del w:id="3186" w:author="Anees Shaikh" w:date="2013-10-06T21:55:00Z"/>
              </w:rPr>
              <w:pPrChange w:id="3187" w:author="Anees Shaikh" w:date="2013-10-06T21:55:00Z">
                <w:pPr>
                  <w:pStyle w:val="XML1"/>
                </w:pPr>
              </w:pPrChange>
            </w:pPr>
            <w:del w:id="3188" w:author="Anees Shaikh" w:date="2013-10-06T21:55:00Z">
              <w:r w:rsidRPr="00C128FA" w:rsidDel="006821E9">
                <w:delText xml:space="preserve">          &lt;/xs:documentation&gt;</w:delText>
              </w:r>
            </w:del>
          </w:p>
          <w:p w14:paraId="53701D62" w14:textId="740E88D4" w:rsidR="00860C7A" w:rsidRPr="00C128FA" w:rsidDel="006821E9" w:rsidRDefault="00860C7A" w:rsidP="006821E9">
            <w:pPr>
              <w:pStyle w:val="Caption"/>
              <w:rPr>
                <w:del w:id="3189" w:author="Anees Shaikh" w:date="2013-10-06T21:55:00Z"/>
              </w:rPr>
              <w:pPrChange w:id="3190" w:author="Anees Shaikh" w:date="2013-10-06T21:55:00Z">
                <w:pPr>
                  <w:pStyle w:val="XML1"/>
                </w:pPr>
              </w:pPrChange>
            </w:pPr>
            <w:del w:id="3191" w:author="Anees Shaikh" w:date="2013-10-06T21:55:00Z">
              <w:r w:rsidRPr="00C128FA" w:rsidDel="006821E9">
                <w:delText xml:space="preserve">        &lt;/xs:annotation&gt;</w:delText>
              </w:r>
            </w:del>
          </w:p>
          <w:p w14:paraId="0F241CB6" w14:textId="6CA41025" w:rsidR="00860C7A" w:rsidRPr="00C128FA" w:rsidDel="006821E9" w:rsidRDefault="00860C7A" w:rsidP="006821E9">
            <w:pPr>
              <w:pStyle w:val="Caption"/>
              <w:rPr>
                <w:del w:id="3192" w:author="Anees Shaikh" w:date="2013-10-06T21:55:00Z"/>
              </w:rPr>
              <w:pPrChange w:id="3193" w:author="Anees Shaikh" w:date="2013-10-06T21:55:00Z">
                <w:pPr>
                  <w:pStyle w:val="XML1"/>
                </w:pPr>
              </w:pPrChange>
            </w:pPr>
            <w:del w:id="3194" w:author="Anees Shaikh" w:date="2013-10-06T21:55:00Z">
              <w:r w:rsidRPr="00C128FA" w:rsidDel="006821E9">
                <w:delText xml:space="preserve">        &lt;xs:complexType&gt;</w:delText>
              </w:r>
            </w:del>
          </w:p>
          <w:p w14:paraId="776E1900" w14:textId="6D0C4144" w:rsidR="00860C7A" w:rsidRPr="00C128FA" w:rsidDel="006821E9" w:rsidRDefault="00860C7A" w:rsidP="006821E9">
            <w:pPr>
              <w:pStyle w:val="Caption"/>
              <w:rPr>
                <w:del w:id="3195" w:author="Anees Shaikh" w:date="2013-10-06T21:55:00Z"/>
              </w:rPr>
              <w:pPrChange w:id="3196" w:author="Anees Shaikh" w:date="2013-10-06T21:55:00Z">
                <w:pPr>
                  <w:pStyle w:val="XML1"/>
                </w:pPr>
              </w:pPrChange>
            </w:pPr>
            <w:del w:id="3197" w:author="Anees Shaikh" w:date="2013-10-06T21:55:00Z">
              <w:r w:rsidRPr="00C128FA" w:rsidDel="006821E9">
                <w:delText xml:space="preserve">          &lt;xs:sequence&gt;</w:delText>
              </w:r>
            </w:del>
          </w:p>
          <w:p w14:paraId="55C21F9E" w14:textId="0A30C837" w:rsidR="00860C7A" w:rsidRPr="00C128FA" w:rsidDel="006821E9" w:rsidRDefault="00860C7A" w:rsidP="006821E9">
            <w:pPr>
              <w:pStyle w:val="Caption"/>
              <w:rPr>
                <w:del w:id="3198" w:author="Anees Shaikh" w:date="2013-10-06T21:55:00Z"/>
              </w:rPr>
              <w:pPrChange w:id="3199" w:author="Anees Shaikh" w:date="2013-10-06T21:55:00Z">
                <w:pPr>
                  <w:pStyle w:val="XML1"/>
                </w:pPr>
              </w:pPrChange>
            </w:pPr>
            <w:del w:id="3200" w:author="Anees Shaikh" w:date="2013-10-06T21:55:00Z">
              <w:r w:rsidRPr="00C128FA" w:rsidDel="006821E9">
                <w:delText xml:space="preserve">            &lt;xs:element name="type" minOccurs="0" maxOccurs="unbounded"  type="OFInstructionType"/&gt;</w:delText>
              </w:r>
            </w:del>
          </w:p>
          <w:p w14:paraId="1343CB97" w14:textId="0C7D98DC" w:rsidR="00860C7A" w:rsidRPr="00C128FA" w:rsidDel="006821E9" w:rsidRDefault="00860C7A" w:rsidP="006821E9">
            <w:pPr>
              <w:pStyle w:val="Caption"/>
              <w:rPr>
                <w:del w:id="3201" w:author="Anees Shaikh" w:date="2013-10-06T21:55:00Z"/>
              </w:rPr>
              <w:pPrChange w:id="3202" w:author="Anees Shaikh" w:date="2013-10-06T21:55:00Z">
                <w:pPr>
                  <w:pStyle w:val="XML1"/>
                </w:pPr>
              </w:pPrChange>
            </w:pPr>
            <w:del w:id="3203" w:author="Anees Shaikh" w:date="2013-10-06T21:55:00Z">
              <w:r w:rsidRPr="00C128FA" w:rsidDel="006821E9">
                <w:delText xml:space="preserve">          &lt;/xs:sequence&gt;</w:delText>
              </w:r>
            </w:del>
          </w:p>
          <w:p w14:paraId="2AE61581" w14:textId="495DF036" w:rsidR="00860C7A" w:rsidRPr="00C128FA" w:rsidDel="006821E9" w:rsidRDefault="00860C7A" w:rsidP="006821E9">
            <w:pPr>
              <w:pStyle w:val="Caption"/>
              <w:rPr>
                <w:del w:id="3204" w:author="Anees Shaikh" w:date="2013-10-06T21:55:00Z"/>
              </w:rPr>
              <w:pPrChange w:id="3205" w:author="Anees Shaikh" w:date="2013-10-06T21:55:00Z">
                <w:pPr>
                  <w:pStyle w:val="XML1"/>
                </w:pPr>
              </w:pPrChange>
            </w:pPr>
            <w:del w:id="3206" w:author="Anees Shaikh" w:date="2013-10-06T21:55:00Z">
              <w:r w:rsidRPr="00C128FA" w:rsidDel="006821E9">
                <w:delText xml:space="preserve">        &lt;/xs:complexType&gt;</w:delText>
              </w:r>
            </w:del>
          </w:p>
          <w:p w14:paraId="57D3D1CD" w14:textId="33D51B9D" w:rsidR="00860C7A" w:rsidRPr="00C128FA" w:rsidDel="006821E9" w:rsidRDefault="00860C7A" w:rsidP="006821E9">
            <w:pPr>
              <w:pStyle w:val="Caption"/>
              <w:rPr>
                <w:del w:id="3207" w:author="Anees Shaikh" w:date="2013-10-06T21:55:00Z"/>
              </w:rPr>
              <w:pPrChange w:id="3208" w:author="Anees Shaikh" w:date="2013-10-06T21:55:00Z">
                <w:pPr>
                  <w:pStyle w:val="XML1"/>
                </w:pPr>
              </w:pPrChange>
            </w:pPr>
            <w:del w:id="3209" w:author="Anees Shaikh" w:date="2013-10-06T21:55:00Z">
              <w:r w:rsidRPr="00C128FA" w:rsidDel="006821E9">
                <w:delText xml:space="preserve">      &lt;/xs:element&gt;</w:delText>
              </w:r>
            </w:del>
          </w:p>
          <w:p w14:paraId="74247A70" w14:textId="11912144" w:rsidR="00860C7A" w:rsidRPr="00C128FA" w:rsidDel="006821E9" w:rsidRDefault="00860C7A" w:rsidP="006821E9">
            <w:pPr>
              <w:pStyle w:val="Caption"/>
              <w:rPr>
                <w:del w:id="3210" w:author="Anees Shaikh" w:date="2013-10-06T21:55:00Z"/>
              </w:rPr>
              <w:pPrChange w:id="3211" w:author="Anees Shaikh" w:date="2013-10-06T21:55:00Z">
                <w:pPr>
                  <w:pStyle w:val="XML1"/>
                </w:pPr>
              </w:pPrChange>
            </w:pPr>
            <w:del w:id="3212" w:author="Anees Shaikh" w:date="2013-10-06T21:55:00Z">
              <w:r w:rsidRPr="00C128FA" w:rsidDel="006821E9">
                <w:delText xml:space="preserve">    &lt;/xs:sequence&gt;</w:delText>
              </w:r>
            </w:del>
          </w:p>
          <w:p w14:paraId="0549AFDF" w14:textId="69A8DB11" w:rsidR="00D8113B" w:rsidRPr="00C128FA" w:rsidDel="006821E9" w:rsidRDefault="00860C7A" w:rsidP="006821E9">
            <w:pPr>
              <w:pStyle w:val="Caption"/>
              <w:rPr>
                <w:del w:id="3213" w:author="Anees Shaikh" w:date="2013-10-06T21:55:00Z"/>
              </w:rPr>
              <w:pPrChange w:id="3214" w:author="Anees Shaikh" w:date="2013-10-06T21:55:00Z">
                <w:pPr>
                  <w:pStyle w:val="XML1"/>
                </w:pPr>
              </w:pPrChange>
            </w:pPr>
            <w:del w:id="3215" w:author="Anees Shaikh" w:date="2013-10-06T21:55:00Z">
              <w:r w:rsidRPr="00C128FA" w:rsidDel="006821E9">
                <w:delText xml:space="preserve">  &lt;/xs:group&gt;</w:delText>
              </w:r>
            </w:del>
          </w:p>
          <w:p w14:paraId="76ECBADA" w14:textId="0DE91370" w:rsidR="00860C7A" w:rsidRPr="00C128FA" w:rsidDel="006821E9" w:rsidRDefault="00860C7A" w:rsidP="006821E9">
            <w:pPr>
              <w:pStyle w:val="Caption"/>
              <w:rPr>
                <w:del w:id="3216" w:author="Anees Shaikh" w:date="2013-10-06T21:55:00Z"/>
              </w:rPr>
              <w:pPrChange w:id="3217" w:author="Anees Shaikh" w:date="2013-10-06T21:55:00Z">
                <w:pPr>
                  <w:pStyle w:val="XML1"/>
                </w:pPr>
              </w:pPrChange>
            </w:pPr>
          </w:p>
          <w:p w14:paraId="4D027454" w14:textId="0448D0A1" w:rsidR="00860C7A" w:rsidRPr="00C128FA" w:rsidDel="006821E9" w:rsidRDefault="00860C7A" w:rsidP="006821E9">
            <w:pPr>
              <w:pStyle w:val="Caption"/>
              <w:rPr>
                <w:del w:id="3218" w:author="Anees Shaikh" w:date="2013-10-06T21:55:00Z"/>
              </w:rPr>
              <w:pPrChange w:id="3219" w:author="Anees Shaikh" w:date="2013-10-06T21:55:00Z">
                <w:pPr>
                  <w:pStyle w:val="XML1"/>
                </w:pPr>
              </w:pPrChange>
            </w:pPr>
            <w:del w:id="3220" w:author="Anees Shaikh" w:date="2013-10-06T21:55:00Z">
              <w:r w:rsidRPr="00C128FA" w:rsidDel="006821E9">
                <w:delText>&lt;xs:simpleType name="OFActionType"&gt;</w:delText>
              </w:r>
            </w:del>
          </w:p>
          <w:p w14:paraId="7235897D" w14:textId="78785700" w:rsidR="00860C7A" w:rsidRPr="00C128FA" w:rsidDel="006821E9" w:rsidRDefault="00860C7A" w:rsidP="006821E9">
            <w:pPr>
              <w:pStyle w:val="Caption"/>
              <w:rPr>
                <w:del w:id="3221" w:author="Anees Shaikh" w:date="2013-10-06T21:55:00Z"/>
              </w:rPr>
              <w:pPrChange w:id="3222" w:author="Anees Shaikh" w:date="2013-10-06T21:55:00Z">
                <w:pPr>
                  <w:pStyle w:val="XML1"/>
                </w:pPr>
              </w:pPrChange>
            </w:pPr>
            <w:del w:id="3223" w:author="Anees Shaikh" w:date="2013-10-06T21:55:00Z">
              <w:r w:rsidRPr="00C128FA" w:rsidDel="006821E9">
                <w:delText xml:space="preserve">    &lt;xs:annotation&gt;</w:delText>
              </w:r>
            </w:del>
          </w:p>
          <w:p w14:paraId="0AE86B7C" w14:textId="3BAE82C7" w:rsidR="00860C7A" w:rsidRPr="00C128FA" w:rsidDel="006821E9" w:rsidRDefault="00860C7A" w:rsidP="006821E9">
            <w:pPr>
              <w:pStyle w:val="Caption"/>
              <w:rPr>
                <w:del w:id="3224" w:author="Anees Shaikh" w:date="2013-10-06T21:55:00Z"/>
              </w:rPr>
              <w:pPrChange w:id="3225" w:author="Anees Shaikh" w:date="2013-10-06T21:55:00Z">
                <w:pPr>
                  <w:pStyle w:val="XML1"/>
                </w:pPr>
              </w:pPrChange>
            </w:pPr>
            <w:del w:id="3226" w:author="Anees Shaikh" w:date="2013-10-06T21:55:00Z">
              <w:r w:rsidRPr="00C128FA" w:rsidDel="006821E9">
                <w:delText xml:space="preserve">      &lt;xs:documentation&gt;</w:delText>
              </w:r>
            </w:del>
          </w:p>
          <w:p w14:paraId="11703D41" w14:textId="30DBD5CD" w:rsidR="00860C7A" w:rsidRPr="00C128FA" w:rsidDel="006821E9" w:rsidRDefault="00860C7A" w:rsidP="006821E9">
            <w:pPr>
              <w:pStyle w:val="Caption"/>
              <w:rPr>
                <w:del w:id="3227" w:author="Anees Shaikh" w:date="2013-10-06T21:55:00Z"/>
              </w:rPr>
              <w:pPrChange w:id="3228" w:author="Anees Shaikh" w:date="2013-10-06T21:55:00Z">
                <w:pPr>
                  <w:pStyle w:val="XML1"/>
                </w:pPr>
              </w:pPrChange>
            </w:pPr>
            <w:del w:id="3229" w:author="Anees Shaikh" w:date="2013-10-06T21:55:00Z">
              <w:r w:rsidRPr="00C128FA" w:rsidDel="006821E9">
                <w:delText xml:space="preserve">        The types of actions defined in OpenFlow Switch</w:delText>
              </w:r>
            </w:del>
          </w:p>
          <w:p w14:paraId="19EAABDA" w14:textId="7CA5D437" w:rsidR="00860C7A" w:rsidRPr="00C128FA" w:rsidDel="006821E9" w:rsidRDefault="00860C7A" w:rsidP="006821E9">
            <w:pPr>
              <w:pStyle w:val="Caption"/>
              <w:rPr>
                <w:del w:id="3230" w:author="Anees Shaikh" w:date="2013-10-06T21:55:00Z"/>
              </w:rPr>
              <w:pPrChange w:id="3231" w:author="Anees Shaikh" w:date="2013-10-06T21:55:00Z">
                <w:pPr>
                  <w:pStyle w:val="XML1"/>
                </w:pPr>
              </w:pPrChange>
            </w:pPr>
            <w:del w:id="3232" w:author="Anees Shaikh" w:date="2013-10-06T21:55:00Z">
              <w:r w:rsidRPr="00C128FA" w:rsidDel="006821E9">
                <w:delText xml:space="preserve">        Specification versions 1.2, 1.3, and 1.3.1</w:delText>
              </w:r>
            </w:del>
          </w:p>
          <w:p w14:paraId="5ACF7760" w14:textId="00CB2B69" w:rsidR="00860C7A" w:rsidRPr="00C128FA" w:rsidDel="006821E9" w:rsidRDefault="00860C7A" w:rsidP="006821E9">
            <w:pPr>
              <w:pStyle w:val="Caption"/>
              <w:rPr>
                <w:del w:id="3233" w:author="Anees Shaikh" w:date="2013-10-06T21:55:00Z"/>
              </w:rPr>
              <w:pPrChange w:id="3234" w:author="Anees Shaikh" w:date="2013-10-06T21:55:00Z">
                <w:pPr>
                  <w:pStyle w:val="XML1"/>
                </w:pPr>
              </w:pPrChange>
            </w:pPr>
            <w:del w:id="3235" w:author="Anees Shaikh" w:date="2013-10-06T21:55:00Z">
              <w:r w:rsidRPr="00C128FA" w:rsidDel="006821E9">
                <w:delText xml:space="preserve">      &lt;/xs:documentation&gt;</w:delText>
              </w:r>
            </w:del>
          </w:p>
          <w:p w14:paraId="64238C05" w14:textId="0D4CFE24" w:rsidR="00860C7A" w:rsidRPr="00C128FA" w:rsidDel="006821E9" w:rsidRDefault="00860C7A" w:rsidP="006821E9">
            <w:pPr>
              <w:pStyle w:val="Caption"/>
              <w:rPr>
                <w:del w:id="3236" w:author="Anees Shaikh" w:date="2013-10-06T21:55:00Z"/>
              </w:rPr>
              <w:pPrChange w:id="3237" w:author="Anees Shaikh" w:date="2013-10-06T21:55:00Z">
                <w:pPr>
                  <w:pStyle w:val="XML1"/>
                </w:pPr>
              </w:pPrChange>
            </w:pPr>
            <w:del w:id="3238" w:author="Anees Shaikh" w:date="2013-10-06T21:55:00Z">
              <w:r w:rsidRPr="00C128FA" w:rsidDel="006821E9">
                <w:delText xml:space="preserve">    &lt;/xs:annotation&gt;</w:delText>
              </w:r>
            </w:del>
          </w:p>
          <w:p w14:paraId="42BF761B" w14:textId="5DBE57E3" w:rsidR="00860C7A" w:rsidRPr="00C128FA" w:rsidDel="006821E9" w:rsidRDefault="00860C7A" w:rsidP="006821E9">
            <w:pPr>
              <w:pStyle w:val="Caption"/>
              <w:rPr>
                <w:del w:id="3239" w:author="Anees Shaikh" w:date="2013-10-06T21:55:00Z"/>
              </w:rPr>
              <w:pPrChange w:id="3240" w:author="Anees Shaikh" w:date="2013-10-06T21:55:00Z">
                <w:pPr>
                  <w:pStyle w:val="XML1"/>
                </w:pPr>
              </w:pPrChange>
            </w:pPr>
          </w:p>
          <w:p w14:paraId="4622BEED" w14:textId="794C0C48" w:rsidR="00860C7A" w:rsidRPr="00C128FA" w:rsidDel="006821E9" w:rsidRDefault="00860C7A" w:rsidP="006821E9">
            <w:pPr>
              <w:pStyle w:val="Caption"/>
              <w:rPr>
                <w:del w:id="3241" w:author="Anees Shaikh" w:date="2013-10-06T21:55:00Z"/>
              </w:rPr>
              <w:pPrChange w:id="3242" w:author="Anees Shaikh" w:date="2013-10-06T21:55:00Z">
                <w:pPr>
                  <w:pStyle w:val="XML1"/>
                </w:pPr>
              </w:pPrChange>
            </w:pPr>
            <w:del w:id="3243" w:author="Anees Shaikh" w:date="2013-10-06T21:55:00Z">
              <w:r w:rsidRPr="00C128FA" w:rsidDel="006821E9">
                <w:delText xml:space="preserve">    &lt;xs:restriction base="xs:string"&gt;</w:delText>
              </w:r>
            </w:del>
          </w:p>
          <w:p w14:paraId="3E037120" w14:textId="7580107A" w:rsidR="00860C7A" w:rsidRPr="00C128FA" w:rsidDel="006821E9" w:rsidRDefault="00860C7A" w:rsidP="006821E9">
            <w:pPr>
              <w:pStyle w:val="Caption"/>
              <w:rPr>
                <w:del w:id="3244" w:author="Anees Shaikh" w:date="2013-10-06T21:55:00Z"/>
              </w:rPr>
              <w:pPrChange w:id="3245" w:author="Anees Shaikh" w:date="2013-10-06T21:55:00Z">
                <w:pPr>
                  <w:pStyle w:val="XML1"/>
                </w:pPr>
              </w:pPrChange>
            </w:pPr>
            <w:del w:id="3246" w:author="Anees Shaikh" w:date="2013-10-06T21:55:00Z">
              <w:r w:rsidRPr="00C128FA" w:rsidDel="006821E9">
                <w:delText xml:space="preserve">      &lt;xs:enumeration value="output"/&gt;</w:delText>
              </w:r>
            </w:del>
          </w:p>
          <w:p w14:paraId="2517A91A" w14:textId="4D050EEE" w:rsidR="00860C7A" w:rsidRPr="00C128FA" w:rsidDel="006821E9" w:rsidRDefault="00860C7A" w:rsidP="006821E9">
            <w:pPr>
              <w:pStyle w:val="Caption"/>
              <w:rPr>
                <w:del w:id="3247" w:author="Anees Shaikh" w:date="2013-10-06T21:55:00Z"/>
              </w:rPr>
              <w:pPrChange w:id="3248" w:author="Anees Shaikh" w:date="2013-10-06T21:55:00Z">
                <w:pPr>
                  <w:pStyle w:val="XML1"/>
                </w:pPr>
              </w:pPrChange>
            </w:pPr>
            <w:del w:id="3249" w:author="Anees Shaikh" w:date="2013-10-06T21:55:00Z">
              <w:r w:rsidRPr="00C128FA" w:rsidDel="006821E9">
                <w:delText xml:space="preserve">      &lt;xs:enumeration value="copy-ttl-out"/&gt;</w:delText>
              </w:r>
            </w:del>
          </w:p>
          <w:p w14:paraId="17BF0112" w14:textId="561AAEFB" w:rsidR="00860C7A" w:rsidRPr="00C128FA" w:rsidDel="006821E9" w:rsidRDefault="00860C7A" w:rsidP="006821E9">
            <w:pPr>
              <w:pStyle w:val="Caption"/>
              <w:rPr>
                <w:del w:id="3250" w:author="Anees Shaikh" w:date="2013-10-06T21:55:00Z"/>
              </w:rPr>
              <w:pPrChange w:id="3251" w:author="Anees Shaikh" w:date="2013-10-06T21:55:00Z">
                <w:pPr>
                  <w:pStyle w:val="XML1"/>
                </w:pPr>
              </w:pPrChange>
            </w:pPr>
            <w:del w:id="3252" w:author="Anees Shaikh" w:date="2013-10-06T21:55:00Z">
              <w:r w:rsidRPr="00C128FA" w:rsidDel="006821E9">
                <w:delText xml:space="preserve">      &lt;xs:enumeration value="copy-ttl-in"/&gt;</w:delText>
              </w:r>
            </w:del>
          </w:p>
          <w:p w14:paraId="1598D2FA" w14:textId="58B7A9F3" w:rsidR="00860C7A" w:rsidRPr="00C128FA" w:rsidDel="006821E9" w:rsidRDefault="00860C7A" w:rsidP="006821E9">
            <w:pPr>
              <w:pStyle w:val="Caption"/>
              <w:rPr>
                <w:del w:id="3253" w:author="Anees Shaikh" w:date="2013-10-06T21:55:00Z"/>
              </w:rPr>
              <w:pPrChange w:id="3254" w:author="Anees Shaikh" w:date="2013-10-06T21:55:00Z">
                <w:pPr>
                  <w:pStyle w:val="XML1"/>
                </w:pPr>
              </w:pPrChange>
            </w:pPr>
            <w:del w:id="3255" w:author="Anees Shaikh" w:date="2013-10-06T21:55:00Z">
              <w:r w:rsidRPr="00C128FA" w:rsidDel="006821E9">
                <w:delText xml:space="preserve">      &lt;xs:enumeration value="set-mpls-ttl"/&gt;</w:delText>
              </w:r>
            </w:del>
          </w:p>
          <w:p w14:paraId="22E28695" w14:textId="18FFB628" w:rsidR="00860C7A" w:rsidRPr="00C128FA" w:rsidDel="006821E9" w:rsidRDefault="00860C7A" w:rsidP="006821E9">
            <w:pPr>
              <w:pStyle w:val="Caption"/>
              <w:rPr>
                <w:del w:id="3256" w:author="Anees Shaikh" w:date="2013-10-06T21:55:00Z"/>
              </w:rPr>
              <w:pPrChange w:id="3257" w:author="Anees Shaikh" w:date="2013-10-06T21:55:00Z">
                <w:pPr>
                  <w:pStyle w:val="XML1"/>
                </w:pPr>
              </w:pPrChange>
            </w:pPr>
            <w:del w:id="3258" w:author="Anees Shaikh" w:date="2013-10-06T21:55:00Z">
              <w:r w:rsidRPr="00C128FA" w:rsidDel="006821E9">
                <w:delText xml:space="preserve">      &lt;xs:enumeration value="dec-mpls-ttl"/&gt;</w:delText>
              </w:r>
            </w:del>
          </w:p>
          <w:p w14:paraId="6751B9B9" w14:textId="6DA97467" w:rsidR="00860C7A" w:rsidRPr="00C128FA" w:rsidDel="006821E9" w:rsidRDefault="00860C7A" w:rsidP="006821E9">
            <w:pPr>
              <w:pStyle w:val="Caption"/>
              <w:rPr>
                <w:del w:id="3259" w:author="Anees Shaikh" w:date="2013-10-06T21:55:00Z"/>
              </w:rPr>
              <w:pPrChange w:id="3260" w:author="Anees Shaikh" w:date="2013-10-06T21:55:00Z">
                <w:pPr>
                  <w:pStyle w:val="XML1"/>
                </w:pPr>
              </w:pPrChange>
            </w:pPr>
            <w:del w:id="3261" w:author="Anees Shaikh" w:date="2013-10-06T21:55:00Z">
              <w:r w:rsidRPr="00C128FA" w:rsidDel="006821E9">
                <w:delText xml:space="preserve">      &lt;xs:enumeration value="push-vlan"/&gt;</w:delText>
              </w:r>
            </w:del>
          </w:p>
          <w:p w14:paraId="454EE5DE" w14:textId="18E37C78" w:rsidR="00860C7A" w:rsidRPr="00C128FA" w:rsidDel="006821E9" w:rsidRDefault="00860C7A" w:rsidP="006821E9">
            <w:pPr>
              <w:pStyle w:val="Caption"/>
              <w:rPr>
                <w:del w:id="3262" w:author="Anees Shaikh" w:date="2013-10-06T21:55:00Z"/>
              </w:rPr>
              <w:pPrChange w:id="3263" w:author="Anees Shaikh" w:date="2013-10-06T21:55:00Z">
                <w:pPr>
                  <w:pStyle w:val="XML1"/>
                </w:pPr>
              </w:pPrChange>
            </w:pPr>
            <w:del w:id="3264" w:author="Anees Shaikh" w:date="2013-10-06T21:55:00Z">
              <w:r w:rsidRPr="00C128FA" w:rsidDel="006821E9">
                <w:delText xml:space="preserve">      &lt;xs:enumeration value="pop-vlan"/&gt;</w:delText>
              </w:r>
            </w:del>
          </w:p>
          <w:p w14:paraId="7ED5528E" w14:textId="6A2AD48B" w:rsidR="00860C7A" w:rsidRPr="00C128FA" w:rsidDel="006821E9" w:rsidRDefault="00860C7A" w:rsidP="006821E9">
            <w:pPr>
              <w:pStyle w:val="Caption"/>
              <w:rPr>
                <w:del w:id="3265" w:author="Anees Shaikh" w:date="2013-10-06T21:55:00Z"/>
              </w:rPr>
              <w:pPrChange w:id="3266" w:author="Anees Shaikh" w:date="2013-10-06T21:55:00Z">
                <w:pPr>
                  <w:pStyle w:val="XML1"/>
                </w:pPr>
              </w:pPrChange>
            </w:pPr>
            <w:del w:id="3267" w:author="Anees Shaikh" w:date="2013-10-06T21:55:00Z">
              <w:r w:rsidRPr="00C128FA" w:rsidDel="006821E9">
                <w:delText xml:space="preserve">      &lt;xs:enumeration value="push-mpls"/&gt;</w:delText>
              </w:r>
            </w:del>
          </w:p>
          <w:p w14:paraId="58CD1AC7" w14:textId="0828C73E" w:rsidR="00860C7A" w:rsidRPr="00C128FA" w:rsidDel="006821E9" w:rsidRDefault="00860C7A" w:rsidP="006821E9">
            <w:pPr>
              <w:pStyle w:val="Caption"/>
              <w:rPr>
                <w:del w:id="3268" w:author="Anees Shaikh" w:date="2013-10-06T21:55:00Z"/>
              </w:rPr>
              <w:pPrChange w:id="3269" w:author="Anees Shaikh" w:date="2013-10-06T21:55:00Z">
                <w:pPr>
                  <w:pStyle w:val="XML1"/>
                </w:pPr>
              </w:pPrChange>
            </w:pPr>
            <w:del w:id="3270" w:author="Anees Shaikh" w:date="2013-10-06T21:55:00Z">
              <w:r w:rsidRPr="00C128FA" w:rsidDel="006821E9">
                <w:delText xml:space="preserve">      &lt;xs:enumeration value="pop-mpls"/&gt;</w:delText>
              </w:r>
            </w:del>
          </w:p>
          <w:p w14:paraId="4F89349C" w14:textId="1F705AD6" w:rsidR="00860C7A" w:rsidRPr="00C128FA" w:rsidDel="006821E9" w:rsidRDefault="00860C7A" w:rsidP="006821E9">
            <w:pPr>
              <w:pStyle w:val="Caption"/>
              <w:rPr>
                <w:del w:id="3271" w:author="Anees Shaikh" w:date="2013-10-06T21:55:00Z"/>
              </w:rPr>
              <w:pPrChange w:id="3272" w:author="Anees Shaikh" w:date="2013-10-06T21:55:00Z">
                <w:pPr>
                  <w:pStyle w:val="XML1"/>
                </w:pPr>
              </w:pPrChange>
            </w:pPr>
            <w:del w:id="3273" w:author="Anees Shaikh" w:date="2013-10-06T21:55:00Z">
              <w:r w:rsidRPr="00C128FA" w:rsidDel="006821E9">
                <w:delText xml:space="preserve">      &lt;xs:enumeration value="set-queue"/&gt;</w:delText>
              </w:r>
            </w:del>
          </w:p>
          <w:p w14:paraId="5DB42939" w14:textId="345977E5" w:rsidR="00860C7A" w:rsidRPr="00C128FA" w:rsidDel="006821E9" w:rsidRDefault="00860C7A" w:rsidP="006821E9">
            <w:pPr>
              <w:pStyle w:val="Caption"/>
              <w:rPr>
                <w:del w:id="3274" w:author="Anees Shaikh" w:date="2013-10-06T21:55:00Z"/>
              </w:rPr>
              <w:pPrChange w:id="3275" w:author="Anees Shaikh" w:date="2013-10-06T21:55:00Z">
                <w:pPr>
                  <w:pStyle w:val="XML1"/>
                </w:pPr>
              </w:pPrChange>
            </w:pPr>
            <w:del w:id="3276" w:author="Anees Shaikh" w:date="2013-10-06T21:55:00Z">
              <w:r w:rsidRPr="00C128FA" w:rsidDel="006821E9">
                <w:delText xml:space="preserve">      &lt;xs:enumeration value="group"/&gt;</w:delText>
              </w:r>
            </w:del>
          </w:p>
          <w:p w14:paraId="639E66C4" w14:textId="685938DB" w:rsidR="00860C7A" w:rsidRPr="00C128FA" w:rsidDel="006821E9" w:rsidRDefault="00860C7A" w:rsidP="006821E9">
            <w:pPr>
              <w:pStyle w:val="Caption"/>
              <w:rPr>
                <w:del w:id="3277" w:author="Anees Shaikh" w:date="2013-10-06T21:55:00Z"/>
              </w:rPr>
              <w:pPrChange w:id="3278" w:author="Anees Shaikh" w:date="2013-10-06T21:55:00Z">
                <w:pPr>
                  <w:pStyle w:val="XML1"/>
                </w:pPr>
              </w:pPrChange>
            </w:pPr>
            <w:del w:id="3279" w:author="Anees Shaikh" w:date="2013-10-06T21:55:00Z">
              <w:r w:rsidRPr="00C128FA" w:rsidDel="006821E9">
                <w:delText xml:space="preserve">      &lt;xs:enumeration value="set-nw-ttl"/&gt;</w:delText>
              </w:r>
            </w:del>
          </w:p>
          <w:p w14:paraId="4ED95F18" w14:textId="41E72185" w:rsidR="00860C7A" w:rsidRPr="00C128FA" w:rsidDel="006821E9" w:rsidRDefault="00860C7A" w:rsidP="006821E9">
            <w:pPr>
              <w:pStyle w:val="Caption"/>
              <w:rPr>
                <w:del w:id="3280" w:author="Anees Shaikh" w:date="2013-10-06T21:55:00Z"/>
              </w:rPr>
              <w:pPrChange w:id="3281" w:author="Anees Shaikh" w:date="2013-10-06T21:55:00Z">
                <w:pPr>
                  <w:pStyle w:val="XML1"/>
                </w:pPr>
              </w:pPrChange>
            </w:pPr>
            <w:del w:id="3282" w:author="Anees Shaikh" w:date="2013-10-06T21:55:00Z">
              <w:r w:rsidRPr="00C128FA" w:rsidDel="006821E9">
                <w:delText xml:space="preserve">      &lt;xs:enumeration value="dec-nw-ttl"/&gt;</w:delText>
              </w:r>
            </w:del>
          </w:p>
          <w:p w14:paraId="0421F929" w14:textId="5AFDBDBC" w:rsidR="00860C7A" w:rsidRPr="00C128FA" w:rsidDel="006821E9" w:rsidRDefault="00860C7A" w:rsidP="006821E9">
            <w:pPr>
              <w:pStyle w:val="Caption"/>
              <w:rPr>
                <w:del w:id="3283" w:author="Anees Shaikh" w:date="2013-10-06T21:55:00Z"/>
              </w:rPr>
              <w:pPrChange w:id="3284" w:author="Anees Shaikh" w:date="2013-10-06T21:55:00Z">
                <w:pPr>
                  <w:pStyle w:val="XML1"/>
                </w:pPr>
              </w:pPrChange>
            </w:pPr>
            <w:del w:id="3285" w:author="Anees Shaikh" w:date="2013-10-06T21:55:00Z">
              <w:r w:rsidRPr="00C128FA" w:rsidDel="006821E9">
                <w:delText xml:space="preserve">      &lt;xs:enumeration value="set-field"/&gt;</w:delText>
              </w:r>
            </w:del>
          </w:p>
          <w:p w14:paraId="26603A6A" w14:textId="5364CE01" w:rsidR="00860C7A" w:rsidRPr="00C128FA" w:rsidDel="006821E9" w:rsidRDefault="00860C7A" w:rsidP="006821E9">
            <w:pPr>
              <w:pStyle w:val="Caption"/>
              <w:rPr>
                <w:del w:id="3286" w:author="Anees Shaikh" w:date="2013-10-06T21:55:00Z"/>
              </w:rPr>
              <w:pPrChange w:id="3287" w:author="Anees Shaikh" w:date="2013-10-06T21:55:00Z">
                <w:pPr>
                  <w:pStyle w:val="XML1"/>
                </w:pPr>
              </w:pPrChange>
            </w:pPr>
            <w:del w:id="3288" w:author="Anees Shaikh" w:date="2013-10-06T21:55:00Z">
              <w:r w:rsidRPr="00C128FA" w:rsidDel="006821E9">
                <w:delText xml:space="preserve">    &lt;/xs:restriction&gt;</w:delText>
              </w:r>
            </w:del>
          </w:p>
          <w:p w14:paraId="54ADC7E7" w14:textId="5D3FEE1A" w:rsidR="00860C7A" w:rsidRPr="00C128FA" w:rsidDel="006821E9" w:rsidRDefault="00860C7A" w:rsidP="006821E9">
            <w:pPr>
              <w:pStyle w:val="Caption"/>
              <w:rPr>
                <w:del w:id="3289" w:author="Anees Shaikh" w:date="2013-10-06T21:55:00Z"/>
              </w:rPr>
              <w:pPrChange w:id="3290" w:author="Anees Shaikh" w:date="2013-10-06T21:55:00Z">
                <w:pPr>
                  <w:pStyle w:val="XML1"/>
                </w:pPr>
              </w:pPrChange>
            </w:pPr>
            <w:del w:id="3291" w:author="Anees Shaikh" w:date="2013-10-06T21:55:00Z">
              <w:r w:rsidRPr="00C128FA" w:rsidDel="006821E9">
                <w:delText xml:space="preserve">  &lt;/xs:simpleType&gt;</w:delText>
              </w:r>
            </w:del>
          </w:p>
          <w:p w14:paraId="29DAC921" w14:textId="789E514E" w:rsidR="00860C7A" w:rsidRPr="00C128FA" w:rsidDel="006821E9" w:rsidRDefault="00860C7A" w:rsidP="006821E9">
            <w:pPr>
              <w:pStyle w:val="Caption"/>
              <w:rPr>
                <w:del w:id="3292" w:author="Anees Shaikh" w:date="2013-10-06T21:55:00Z"/>
              </w:rPr>
              <w:pPrChange w:id="3293" w:author="Anees Shaikh" w:date="2013-10-06T21:55:00Z">
                <w:pPr>
                  <w:pStyle w:val="XML1"/>
                </w:pPr>
              </w:pPrChange>
            </w:pPr>
            <w:del w:id="3294" w:author="Anees Shaikh" w:date="2013-10-06T21:55:00Z">
              <w:r w:rsidRPr="00C128FA" w:rsidDel="006821E9">
                <w:delText xml:space="preserve">  &lt;xs:simpleType name="OFInstructionType"&gt;</w:delText>
              </w:r>
            </w:del>
          </w:p>
          <w:p w14:paraId="4962B328" w14:textId="6CA212D2" w:rsidR="00860C7A" w:rsidRPr="00C128FA" w:rsidDel="006821E9" w:rsidRDefault="00860C7A" w:rsidP="006821E9">
            <w:pPr>
              <w:pStyle w:val="Caption"/>
              <w:rPr>
                <w:del w:id="3295" w:author="Anees Shaikh" w:date="2013-10-06T21:55:00Z"/>
              </w:rPr>
              <w:pPrChange w:id="3296" w:author="Anees Shaikh" w:date="2013-10-06T21:55:00Z">
                <w:pPr>
                  <w:pStyle w:val="XML1"/>
                </w:pPr>
              </w:pPrChange>
            </w:pPr>
            <w:del w:id="3297" w:author="Anees Shaikh" w:date="2013-10-06T21:55:00Z">
              <w:r w:rsidRPr="00C128FA" w:rsidDel="006821E9">
                <w:delText xml:space="preserve">    &lt;xs:annotation&gt;</w:delText>
              </w:r>
            </w:del>
          </w:p>
          <w:p w14:paraId="6A7FD9E6" w14:textId="20B8FB4D" w:rsidR="00860C7A" w:rsidRPr="00C128FA" w:rsidDel="006821E9" w:rsidRDefault="00860C7A" w:rsidP="006821E9">
            <w:pPr>
              <w:pStyle w:val="Caption"/>
              <w:rPr>
                <w:del w:id="3298" w:author="Anees Shaikh" w:date="2013-10-06T21:55:00Z"/>
              </w:rPr>
              <w:pPrChange w:id="3299" w:author="Anees Shaikh" w:date="2013-10-06T21:55:00Z">
                <w:pPr>
                  <w:pStyle w:val="XML1"/>
                </w:pPr>
              </w:pPrChange>
            </w:pPr>
            <w:del w:id="3300" w:author="Anees Shaikh" w:date="2013-10-06T21:55:00Z">
              <w:r w:rsidRPr="00C128FA" w:rsidDel="006821E9">
                <w:delText xml:space="preserve">      &lt;xs:documentation&gt;</w:delText>
              </w:r>
            </w:del>
          </w:p>
          <w:p w14:paraId="45D73AA0" w14:textId="158BB22C" w:rsidR="00860C7A" w:rsidRPr="00C128FA" w:rsidDel="006821E9" w:rsidRDefault="00860C7A" w:rsidP="006821E9">
            <w:pPr>
              <w:pStyle w:val="Caption"/>
              <w:rPr>
                <w:del w:id="3301" w:author="Anees Shaikh" w:date="2013-10-06T21:55:00Z"/>
              </w:rPr>
              <w:pPrChange w:id="3302" w:author="Anees Shaikh" w:date="2013-10-06T21:55:00Z">
                <w:pPr>
                  <w:pStyle w:val="XML1"/>
                </w:pPr>
              </w:pPrChange>
            </w:pPr>
            <w:del w:id="3303" w:author="Anees Shaikh" w:date="2013-10-06T21:55:00Z">
              <w:r w:rsidRPr="00C128FA" w:rsidDel="006821E9">
                <w:delText xml:space="preserve">        The types of instructions defined in OpenFlow</w:delText>
              </w:r>
            </w:del>
          </w:p>
          <w:p w14:paraId="6CF0DF71" w14:textId="2B3F0EA3" w:rsidR="00860C7A" w:rsidRPr="00C128FA" w:rsidDel="006821E9" w:rsidRDefault="00860C7A" w:rsidP="006821E9">
            <w:pPr>
              <w:pStyle w:val="Caption"/>
              <w:rPr>
                <w:del w:id="3304" w:author="Anees Shaikh" w:date="2013-10-06T21:55:00Z"/>
              </w:rPr>
              <w:pPrChange w:id="3305" w:author="Anees Shaikh" w:date="2013-10-06T21:55:00Z">
                <w:pPr>
                  <w:pStyle w:val="XML1"/>
                </w:pPr>
              </w:pPrChange>
            </w:pPr>
            <w:del w:id="3306" w:author="Anees Shaikh" w:date="2013-10-06T21:55:00Z">
              <w:r w:rsidRPr="00C128FA" w:rsidDel="006821E9">
                <w:delText xml:space="preserve">        Switch Specification versions 1.2, 1.3, and 1.3.1.</w:delText>
              </w:r>
            </w:del>
          </w:p>
          <w:p w14:paraId="6FB8F1A7" w14:textId="2D215616" w:rsidR="00860C7A" w:rsidRPr="00C128FA" w:rsidDel="006821E9" w:rsidRDefault="00860C7A" w:rsidP="006821E9">
            <w:pPr>
              <w:pStyle w:val="Caption"/>
              <w:rPr>
                <w:del w:id="3307" w:author="Anees Shaikh" w:date="2013-10-06T21:55:00Z"/>
              </w:rPr>
              <w:pPrChange w:id="3308" w:author="Anees Shaikh" w:date="2013-10-06T21:55:00Z">
                <w:pPr>
                  <w:pStyle w:val="XML1"/>
                </w:pPr>
              </w:pPrChange>
            </w:pPr>
            <w:del w:id="3309" w:author="Anees Shaikh" w:date="2013-10-06T21:55:00Z">
              <w:r w:rsidRPr="00C128FA" w:rsidDel="006821E9">
                <w:delText xml:space="preserve">      &lt;/xs:documentation&gt;</w:delText>
              </w:r>
            </w:del>
          </w:p>
          <w:p w14:paraId="251B7A66" w14:textId="72F05FC8" w:rsidR="00860C7A" w:rsidRPr="00C128FA" w:rsidDel="006821E9" w:rsidRDefault="00860C7A" w:rsidP="006821E9">
            <w:pPr>
              <w:pStyle w:val="Caption"/>
              <w:rPr>
                <w:del w:id="3310" w:author="Anees Shaikh" w:date="2013-10-06T21:55:00Z"/>
              </w:rPr>
              <w:pPrChange w:id="3311" w:author="Anees Shaikh" w:date="2013-10-06T21:55:00Z">
                <w:pPr>
                  <w:pStyle w:val="XML1"/>
                </w:pPr>
              </w:pPrChange>
            </w:pPr>
            <w:del w:id="3312" w:author="Anees Shaikh" w:date="2013-10-06T21:55:00Z">
              <w:r w:rsidRPr="00C128FA" w:rsidDel="006821E9">
                <w:delText xml:space="preserve">    &lt;/xs:annotation&gt;</w:delText>
              </w:r>
            </w:del>
          </w:p>
          <w:p w14:paraId="2A334FBB" w14:textId="0A977B0A" w:rsidR="00860C7A" w:rsidRPr="00C128FA" w:rsidDel="006821E9" w:rsidRDefault="00860C7A" w:rsidP="006821E9">
            <w:pPr>
              <w:pStyle w:val="Caption"/>
              <w:rPr>
                <w:del w:id="3313" w:author="Anees Shaikh" w:date="2013-10-06T21:55:00Z"/>
              </w:rPr>
              <w:pPrChange w:id="3314" w:author="Anees Shaikh" w:date="2013-10-06T21:55:00Z">
                <w:pPr>
                  <w:pStyle w:val="XML1"/>
                </w:pPr>
              </w:pPrChange>
            </w:pPr>
          </w:p>
          <w:p w14:paraId="0D868703" w14:textId="7057DA04" w:rsidR="00860C7A" w:rsidRPr="00C128FA" w:rsidDel="006821E9" w:rsidRDefault="00860C7A" w:rsidP="006821E9">
            <w:pPr>
              <w:pStyle w:val="Caption"/>
              <w:rPr>
                <w:del w:id="3315" w:author="Anees Shaikh" w:date="2013-10-06T21:55:00Z"/>
              </w:rPr>
              <w:pPrChange w:id="3316" w:author="Anees Shaikh" w:date="2013-10-06T21:55:00Z">
                <w:pPr>
                  <w:pStyle w:val="XML1"/>
                </w:pPr>
              </w:pPrChange>
            </w:pPr>
            <w:del w:id="3317" w:author="Anees Shaikh" w:date="2013-10-06T21:55:00Z">
              <w:r w:rsidRPr="00C128FA" w:rsidDel="006821E9">
                <w:delText xml:space="preserve">    &lt;xs:restriction base="xs:string"&gt;</w:delText>
              </w:r>
            </w:del>
          </w:p>
          <w:p w14:paraId="7CF63BE7" w14:textId="7553ABCF" w:rsidR="00860C7A" w:rsidRPr="00C128FA" w:rsidDel="006821E9" w:rsidRDefault="00860C7A" w:rsidP="006821E9">
            <w:pPr>
              <w:pStyle w:val="Caption"/>
              <w:rPr>
                <w:del w:id="3318" w:author="Anees Shaikh" w:date="2013-10-06T21:55:00Z"/>
              </w:rPr>
              <w:pPrChange w:id="3319" w:author="Anees Shaikh" w:date="2013-10-06T21:55:00Z">
                <w:pPr>
                  <w:pStyle w:val="XML1"/>
                </w:pPr>
              </w:pPrChange>
            </w:pPr>
            <w:del w:id="3320" w:author="Anees Shaikh" w:date="2013-10-06T21:55:00Z">
              <w:r w:rsidRPr="00C128FA" w:rsidDel="006821E9">
                <w:delText xml:space="preserve">      &lt;xs:enumeration value="apply-actions"/&gt;</w:delText>
              </w:r>
            </w:del>
          </w:p>
          <w:p w14:paraId="0D650781" w14:textId="79727010" w:rsidR="00860C7A" w:rsidRPr="00C128FA" w:rsidDel="006821E9" w:rsidRDefault="00860C7A" w:rsidP="006821E9">
            <w:pPr>
              <w:pStyle w:val="Caption"/>
              <w:rPr>
                <w:del w:id="3321" w:author="Anees Shaikh" w:date="2013-10-06T21:55:00Z"/>
              </w:rPr>
              <w:pPrChange w:id="3322" w:author="Anees Shaikh" w:date="2013-10-06T21:55:00Z">
                <w:pPr>
                  <w:pStyle w:val="XML1"/>
                </w:pPr>
              </w:pPrChange>
            </w:pPr>
            <w:del w:id="3323" w:author="Anees Shaikh" w:date="2013-10-06T21:55:00Z">
              <w:r w:rsidRPr="00C128FA" w:rsidDel="006821E9">
                <w:delText xml:space="preserve">      &lt;xs:enumeration value="clear-actions"/&gt;</w:delText>
              </w:r>
            </w:del>
          </w:p>
          <w:p w14:paraId="77DD99A1" w14:textId="3642035C" w:rsidR="00860C7A" w:rsidRPr="00C128FA" w:rsidDel="006821E9" w:rsidRDefault="00860C7A" w:rsidP="006821E9">
            <w:pPr>
              <w:pStyle w:val="Caption"/>
              <w:rPr>
                <w:del w:id="3324" w:author="Anees Shaikh" w:date="2013-10-06T21:55:00Z"/>
              </w:rPr>
              <w:pPrChange w:id="3325" w:author="Anees Shaikh" w:date="2013-10-06T21:55:00Z">
                <w:pPr>
                  <w:pStyle w:val="XML1"/>
                </w:pPr>
              </w:pPrChange>
            </w:pPr>
            <w:del w:id="3326" w:author="Anees Shaikh" w:date="2013-10-06T21:55:00Z">
              <w:r w:rsidRPr="00C128FA" w:rsidDel="006821E9">
                <w:delText xml:space="preserve">      &lt;xs:enumeration value="write-actions"/&gt;</w:delText>
              </w:r>
            </w:del>
          </w:p>
          <w:p w14:paraId="0B5BB76B" w14:textId="1D87A97B" w:rsidR="00860C7A" w:rsidRPr="00C128FA" w:rsidDel="006821E9" w:rsidRDefault="00860C7A" w:rsidP="006821E9">
            <w:pPr>
              <w:pStyle w:val="Caption"/>
              <w:rPr>
                <w:del w:id="3327" w:author="Anees Shaikh" w:date="2013-10-06T21:55:00Z"/>
              </w:rPr>
              <w:pPrChange w:id="3328" w:author="Anees Shaikh" w:date="2013-10-06T21:55:00Z">
                <w:pPr>
                  <w:pStyle w:val="XML1"/>
                </w:pPr>
              </w:pPrChange>
            </w:pPr>
            <w:del w:id="3329" w:author="Anees Shaikh" w:date="2013-10-06T21:55:00Z">
              <w:r w:rsidRPr="00C128FA" w:rsidDel="006821E9">
                <w:delText xml:space="preserve">      &lt;xs:enumeration value="write-metadata"/&gt;</w:delText>
              </w:r>
            </w:del>
          </w:p>
          <w:p w14:paraId="589835FF" w14:textId="787D8AFA" w:rsidR="00860C7A" w:rsidRPr="00C128FA" w:rsidDel="006821E9" w:rsidRDefault="00860C7A" w:rsidP="006821E9">
            <w:pPr>
              <w:pStyle w:val="Caption"/>
              <w:rPr>
                <w:del w:id="3330" w:author="Anees Shaikh" w:date="2013-10-06T21:55:00Z"/>
              </w:rPr>
              <w:pPrChange w:id="3331" w:author="Anees Shaikh" w:date="2013-10-06T21:55:00Z">
                <w:pPr>
                  <w:pStyle w:val="XML1"/>
                </w:pPr>
              </w:pPrChange>
            </w:pPr>
            <w:del w:id="3332" w:author="Anees Shaikh" w:date="2013-10-06T21:55:00Z">
              <w:r w:rsidRPr="00C128FA" w:rsidDel="006821E9">
                <w:delText xml:space="preserve">      &lt;xs:enumeration value="goto-table"/&gt;</w:delText>
              </w:r>
            </w:del>
          </w:p>
          <w:p w14:paraId="625C6554" w14:textId="03499AFA" w:rsidR="00860C7A" w:rsidRPr="00C128FA" w:rsidDel="006821E9" w:rsidRDefault="00860C7A" w:rsidP="006821E9">
            <w:pPr>
              <w:pStyle w:val="Caption"/>
              <w:rPr>
                <w:del w:id="3333" w:author="Anees Shaikh" w:date="2013-10-06T21:55:00Z"/>
              </w:rPr>
              <w:pPrChange w:id="3334" w:author="Anees Shaikh" w:date="2013-10-06T21:55:00Z">
                <w:pPr>
                  <w:pStyle w:val="XML1"/>
                </w:pPr>
              </w:pPrChange>
            </w:pPr>
            <w:del w:id="3335" w:author="Anees Shaikh" w:date="2013-10-06T21:55:00Z">
              <w:r w:rsidRPr="00C128FA" w:rsidDel="006821E9">
                <w:delText xml:space="preserve">    &lt;/xs:restriction&gt;</w:delText>
              </w:r>
            </w:del>
          </w:p>
          <w:p w14:paraId="4F01701E" w14:textId="3D3AC19E" w:rsidR="00860C7A" w:rsidRPr="009F1B7D" w:rsidDel="006821E9" w:rsidRDefault="00860C7A" w:rsidP="006821E9">
            <w:pPr>
              <w:pStyle w:val="Caption"/>
              <w:rPr>
                <w:del w:id="3336" w:author="Anees Shaikh" w:date="2013-10-06T21:55:00Z"/>
                <w:b w:val="0"/>
              </w:rPr>
              <w:pPrChange w:id="3337" w:author="Anees Shaikh" w:date="2013-10-06T21:55:00Z">
                <w:pPr>
                  <w:pStyle w:val="XML1"/>
                </w:pPr>
              </w:pPrChange>
            </w:pPr>
            <w:del w:id="3338" w:author="Anees Shaikh" w:date="2013-10-06T21:55:00Z">
              <w:r w:rsidRPr="00C128FA" w:rsidDel="006821E9">
                <w:delText xml:space="preserve">  &lt;/xs:simpleType&gt;</w:delText>
              </w:r>
            </w:del>
          </w:p>
        </w:tc>
      </w:tr>
    </w:tbl>
    <w:p w14:paraId="2BFAE4F6" w14:textId="77777777" w:rsidR="00D8113B" w:rsidRPr="00BB2984" w:rsidRDefault="00D8113B" w:rsidP="00874469">
      <w:pPr>
        <w:pStyle w:val="Caption"/>
      </w:pPr>
    </w:p>
    <w:p w14:paraId="532E8609" w14:textId="77777777" w:rsidR="00D8113B" w:rsidRPr="009F1B7D" w:rsidRDefault="00D8113B" w:rsidP="00C128FA">
      <w:pPr>
        <w:pStyle w:val="Heading3"/>
      </w:pPr>
      <w:bookmarkStart w:id="3339" w:name="_Toc242727926"/>
      <w:r>
        <w:t>XML Example</w:t>
      </w:r>
      <w:bookmarkEnd w:id="3339"/>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lastRenderedPageBreak/>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3340" w:name="_Toc333523234"/>
      <w:bookmarkStart w:id="3341" w:name="_Toc335147321"/>
      <w:bookmarkStart w:id="3342" w:name="_Toc333523235"/>
      <w:bookmarkStart w:id="3343" w:name="_Toc335147322"/>
      <w:bookmarkStart w:id="3344" w:name="_Toc333523236"/>
      <w:bookmarkStart w:id="3345" w:name="_Toc335147323"/>
      <w:bookmarkStart w:id="3346" w:name="_Toc333523237"/>
      <w:bookmarkStart w:id="3347" w:name="_Toc335147324"/>
      <w:bookmarkStart w:id="3348" w:name="_Toc333523238"/>
      <w:bookmarkStart w:id="3349" w:name="_Toc335147325"/>
      <w:bookmarkStart w:id="3350" w:name="_Toc333523239"/>
      <w:bookmarkStart w:id="3351" w:name="_Toc335147326"/>
      <w:bookmarkStart w:id="3352" w:name="_Toc333523240"/>
      <w:bookmarkStart w:id="3353" w:name="_Toc335147327"/>
      <w:bookmarkStart w:id="3354" w:name="_Toc333523241"/>
      <w:bookmarkStart w:id="3355" w:name="_Toc335147328"/>
      <w:bookmarkStart w:id="3356" w:name="_Toc333523242"/>
      <w:bookmarkStart w:id="3357" w:name="_Toc335147329"/>
      <w:bookmarkStart w:id="3358" w:name="_Toc333523243"/>
      <w:bookmarkStart w:id="3359" w:name="_Toc335147330"/>
      <w:bookmarkStart w:id="3360" w:name="_Toc333523244"/>
      <w:bookmarkStart w:id="3361" w:name="_Toc335147331"/>
      <w:bookmarkStart w:id="3362" w:name="_Toc333523245"/>
      <w:bookmarkStart w:id="3363" w:name="_Toc335147332"/>
      <w:bookmarkStart w:id="3364" w:name="_Toc333523246"/>
      <w:bookmarkStart w:id="3365" w:name="_Toc335147333"/>
      <w:bookmarkStart w:id="3366" w:name="_Toc333523247"/>
      <w:bookmarkStart w:id="3367" w:name="_Toc335147334"/>
      <w:bookmarkStart w:id="3368" w:name="_Toc333523248"/>
      <w:bookmarkStart w:id="3369" w:name="_Toc335147335"/>
      <w:bookmarkStart w:id="3370" w:name="_Toc333523249"/>
      <w:bookmarkStart w:id="3371" w:name="_Toc335147336"/>
      <w:bookmarkStart w:id="3372" w:name="_Toc333523250"/>
      <w:bookmarkStart w:id="3373" w:name="_Toc335147337"/>
      <w:bookmarkStart w:id="3374" w:name="_Toc333523251"/>
      <w:bookmarkStart w:id="3375" w:name="_Toc335147338"/>
      <w:bookmarkStart w:id="3376" w:name="_Toc333523252"/>
      <w:bookmarkStart w:id="3377" w:name="_Toc335147339"/>
      <w:bookmarkStart w:id="3378" w:name="_Toc242727927"/>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r>
        <w:lastRenderedPageBreak/>
        <w:t>OpenFlow Controller</w:t>
      </w:r>
      <w:bookmarkEnd w:id="3378"/>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3379" w:name="_Toc315954001"/>
      <w:bookmarkStart w:id="3380" w:name="_Toc316542511"/>
      <w:bookmarkStart w:id="3381" w:name="_Toc242727928"/>
      <w:r w:rsidRPr="00DB42FD">
        <w:t>UML Diagram</w:t>
      </w:r>
      <w:bookmarkEnd w:id="3379"/>
      <w:bookmarkEnd w:id="3380"/>
      <w:bookmarkEnd w:id="3381"/>
    </w:p>
    <w:p w14:paraId="340981B9" w14:textId="61B954D8" w:rsidR="00F86237" w:rsidRPr="009F1B7D" w:rsidRDefault="005A093D" w:rsidP="00F86237">
      <w:pPr>
        <w:keepNext/>
        <w:jc w:val="center"/>
      </w:pPr>
      <w:r>
        <w:object w:dxaOrig="6939" w:dyaOrig="6962" w14:anchorId="3092B4DD">
          <v:shape id="_x0000_i1031" type="#_x0000_t75" style="width:347pt;height:348pt" o:ole="">
            <v:imagedata r:id="rId29" o:title=""/>
          </v:shape>
          <o:OLEObject Type="Embed" ProgID="Visio.Drawing.11" ShapeID="_x0000_i1031" DrawAspect="Content" ObjectID="_1316469977" r:id="rId30"/>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51CE88DB" w:rsidR="00F86237" w:rsidRPr="009F1B7D" w:rsidDel="006821E9" w:rsidRDefault="00F86237" w:rsidP="00F86237">
      <w:pPr>
        <w:rPr>
          <w:del w:id="3382" w:author="Anees Shaikh" w:date="2013-10-06T21:57:00Z"/>
          <w:rFonts w:eastAsiaTheme="majorEastAsia" w:cstheme="majorBidi"/>
          <w:b/>
          <w:bCs/>
        </w:rPr>
      </w:pPr>
      <w:del w:id="3383" w:author="Anees Shaikh" w:date="2013-10-06T21:57:00Z">
        <w:r w:rsidRPr="00DB42FD" w:rsidDel="006821E9">
          <w:br w:type="page"/>
        </w:r>
      </w:del>
    </w:p>
    <w:p w14:paraId="02462144" w14:textId="7C7160F2" w:rsidR="00F86237" w:rsidRPr="009F1B7D" w:rsidDel="006821E9" w:rsidRDefault="00F86237" w:rsidP="006821E9">
      <w:pPr>
        <w:rPr>
          <w:del w:id="3384" w:author="Anees Shaikh" w:date="2013-10-06T21:57:00Z"/>
        </w:rPr>
        <w:pPrChange w:id="3385" w:author="Anees Shaikh" w:date="2013-10-06T21:57:00Z">
          <w:pPr>
            <w:pStyle w:val="Heading3"/>
          </w:pPr>
        </w:pPrChange>
      </w:pPr>
      <w:bookmarkStart w:id="3386" w:name="_Toc315954002"/>
      <w:bookmarkStart w:id="3387" w:name="_Toc316542512"/>
      <w:del w:id="3388" w:author="Anees Shaikh" w:date="2013-10-06T21:57:00Z">
        <w:r w:rsidRPr="00DB42FD" w:rsidDel="006821E9">
          <w:delText>XML Schema</w:delText>
        </w:r>
        <w:bookmarkEnd w:id="3386"/>
        <w:bookmarkEnd w:id="3387"/>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rsidDel="006821E9" w14:paraId="38C4A1E8" w14:textId="39F3AE3F" w:rsidTr="00C128FA">
        <w:trPr>
          <w:del w:id="3389" w:author="Anees Shaikh" w:date="2013-10-06T21:57:00Z"/>
        </w:trPr>
        <w:tc>
          <w:tcPr>
            <w:tcW w:w="5000" w:type="pct"/>
            <w:shd w:val="clear" w:color="auto" w:fill="C8FCCD"/>
          </w:tcPr>
          <w:p w14:paraId="49AAEE1E" w14:textId="5BC12B55" w:rsidR="0058493D" w:rsidDel="006821E9" w:rsidRDefault="0058493D" w:rsidP="006821E9">
            <w:pPr>
              <w:rPr>
                <w:del w:id="3390" w:author="Anees Shaikh" w:date="2013-10-06T21:57:00Z"/>
              </w:rPr>
              <w:pPrChange w:id="3391" w:author="Anees Shaikh" w:date="2013-10-06T21:57:00Z">
                <w:pPr>
                  <w:pStyle w:val="XML1"/>
                </w:pPr>
              </w:pPrChange>
            </w:pPr>
            <w:del w:id="3392" w:author="Anees Shaikh" w:date="2013-10-06T21:57:00Z">
              <w:r w:rsidDel="006821E9">
                <w:delText xml:space="preserve">  &lt;xs:group name="OFControllerType"&gt;</w:delText>
              </w:r>
            </w:del>
          </w:p>
          <w:p w14:paraId="3D7DE358" w14:textId="1CA85125" w:rsidR="0058493D" w:rsidDel="006821E9" w:rsidRDefault="0058493D" w:rsidP="006821E9">
            <w:pPr>
              <w:rPr>
                <w:del w:id="3393" w:author="Anees Shaikh" w:date="2013-10-06T21:57:00Z"/>
              </w:rPr>
              <w:pPrChange w:id="3394" w:author="Anees Shaikh" w:date="2013-10-06T21:57:00Z">
                <w:pPr>
                  <w:pStyle w:val="XML1"/>
                </w:pPr>
              </w:pPrChange>
            </w:pPr>
            <w:del w:id="3395" w:author="Anees Shaikh" w:date="2013-10-06T21:57:00Z">
              <w:r w:rsidDel="006821E9">
                <w:delText xml:space="preserve">    &lt;xs:annotation&gt;</w:delText>
              </w:r>
            </w:del>
          </w:p>
          <w:p w14:paraId="218776C5" w14:textId="003DB630" w:rsidR="0058493D" w:rsidDel="006821E9" w:rsidRDefault="0058493D" w:rsidP="006821E9">
            <w:pPr>
              <w:rPr>
                <w:del w:id="3396" w:author="Anees Shaikh" w:date="2013-10-06T21:57:00Z"/>
              </w:rPr>
              <w:pPrChange w:id="3397" w:author="Anees Shaikh" w:date="2013-10-06T21:57:00Z">
                <w:pPr>
                  <w:pStyle w:val="XML1"/>
                </w:pPr>
              </w:pPrChange>
            </w:pPr>
            <w:del w:id="3398" w:author="Anees Shaikh" w:date="2013-10-06T21:57:00Z">
              <w:r w:rsidDel="006821E9">
                <w:delText xml:space="preserve">      &lt;xs:documentation&gt;</w:delText>
              </w:r>
            </w:del>
          </w:p>
          <w:p w14:paraId="64E42833" w14:textId="5A82F653" w:rsidR="0058493D" w:rsidDel="006821E9" w:rsidRDefault="0058493D" w:rsidP="006821E9">
            <w:pPr>
              <w:rPr>
                <w:del w:id="3399" w:author="Anees Shaikh" w:date="2013-10-06T21:57:00Z"/>
              </w:rPr>
              <w:pPrChange w:id="3400" w:author="Anees Shaikh" w:date="2013-10-06T21:57:00Z">
                <w:pPr>
                  <w:pStyle w:val="XML1"/>
                </w:pPr>
              </w:pPrChange>
            </w:pPr>
            <w:del w:id="3401" w:author="Anees Shaikh" w:date="2013-10-06T21:57:00Z">
              <w:r w:rsidDel="006821E9">
                <w:delText xml:space="preserve">        This grouping specifies all properties of an</w:delText>
              </w:r>
            </w:del>
          </w:p>
          <w:p w14:paraId="1FE7150E" w14:textId="6D30B268" w:rsidR="0058493D" w:rsidDel="006821E9" w:rsidRDefault="0058493D" w:rsidP="006821E9">
            <w:pPr>
              <w:rPr>
                <w:del w:id="3402" w:author="Anees Shaikh" w:date="2013-10-06T21:57:00Z"/>
              </w:rPr>
              <w:pPrChange w:id="3403" w:author="Anees Shaikh" w:date="2013-10-06T21:57:00Z">
                <w:pPr>
                  <w:pStyle w:val="XML1"/>
                </w:pPr>
              </w:pPrChange>
            </w:pPr>
            <w:del w:id="3404" w:author="Anees Shaikh" w:date="2013-10-06T21:57:00Z">
              <w:r w:rsidDel="006821E9">
                <w:delText xml:space="preserve">        OpenFlow Logical Switch Controller.</w:delText>
              </w:r>
            </w:del>
          </w:p>
          <w:p w14:paraId="7F1F7C78" w14:textId="0039295C" w:rsidR="0058493D" w:rsidDel="006821E9" w:rsidRDefault="0058493D" w:rsidP="006821E9">
            <w:pPr>
              <w:rPr>
                <w:del w:id="3405" w:author="Anees Shaikh" w:date="2013-10-06T21:57:00Z"/>
              </w:rPr>
              <w:pPrChange w:id="3406" w:author="Anees Shaikh" w:date="2013-10-06T21:57:00Z">
                <w:pPr>
                  <w:pStyle w:val="XML1"/>
                </w:pPr>
              </w:pPrChange>
            </w:pPr>
          </w:p>
          <w:p w14:paraId="75F7053F" w14:textId="58FACAA0" w:rsidR="0058493D" w:rsidDel="006821E9" w:rsidRDefault="0058493D" w:rsidP="006821E9">
            <w:pPr>
              <w:rPr>
                <w:del w:id="3407" w:author="Anees Shaikh" w:date="2013-10-06T21:57:00Z"/>
              </w:rPr>
              <w:pPrChange w:id="3408" w:author="Anees Shaikh" w:date="2013-10-06T21:57:00Z">
                <w:pPr>
                  <w:pStyle w:val="XML1"/>
                </w:pPr>
              </w:pPrChange>
            </w:pPr>
            <w:del w:id="3409" w:author="Anees Shaikh" w:date="2013-10-06T21:57:00Z">
              <w:r w:rsidDel="006821E9">
                <w:delText xml:space="preserve">        NETCONF &amp;lt;edit-config&amp;gt; operations MUST be implemented as </w:delText>
              </w:r>
            </w:del>
          </w:p>
          <w:p w14:paraId="20913341" w14:textId="283C3691" w:rsidR="0058493D" w:rsidDel="006821E9" w:rsidRDefault="0058493D" w:rsidP="006821E9">
            <w:pPr>
              <w:rPr>
                <w:del w:id="3410" w:author="Anees Shaikh" w:date="2013-10-06T21:57:00Z"/>
              </w:rPr>
              <w:pPrChange w:id="3411" w:author="Anees Shaikh" w:date="2013-10-06T21:57:00Z">
                <w:pPr>
                  <w:pStyle w:val="XML1"/>
                </w:pPr>
              </w:pPrChange>
            </w:pPr>
            <w:del w:id="3412" w:author="Anees Shaikh" w:date="2013-10-06T21:57:00Z">
              <w:r w:rsidDel="006821E9">
                <w:delText xml:space="preserve">        follows: </w:delText>
              </w:r>
            </w:del>
          </w:p>
          <w:p w14:paraId="7D6817B5" w14:textId="2906155F" w:rsidR="0058493D" w:rsidDel="006821E9" w:rsidRDefault="0058493D" w:rsidP="006821E9">
            <w:pPr>
              <w:rPr>
                <w:del w:id="3413" w:author="Anees Shaikh" w:date="2013-10-06T21:57:00Z"/>
              </w:rPr>
              <w:pPrChange w:id="3414" w:author="Anees Shaikh" w:date="2013-10-06T21:57:00Z">
                <w:pPr>
                  <w:pStyle w:val="XML1"/>
                </w:pPr>
              </w:pPrChange>
            </w:pPr>
          </w:p>
          <w:p w14:paraId="1D626574" w14:textId="696E95EE" w:rsidR="0058493D" w:rsidDel="006821E9" w:rsidRDefault="0058493D" w:rsidP="006821E9">
            <w:pPr>
              <w:rPr>
                <w:del w:id="3415" w:author="Anees Shaikh" w:date="2013-10-06T21:57:00Z"/>
              </w:rPr>
              <w:pPrChange w:id="3416" w:author="Anees Shaikh" w:date="2013-10-06T21:57:00Z">
                <w:pPr>
                  <w:pStyle w:val="XML1"/>
                </w:pPr>
              </w:pPrChange>
            </w:pPr>
            <w:del w:id="3417" w:author="Anees Shaikh" w:date="2013-10-06T21:57:00Z">
              <w:r w:rsidDel="006821E9">
                <w:delText xml:space="preserve">        * The 'id' element MUST be present at all &amp;lt;edit-config&amp;gt;</w:delText>
              </w:r>
            </w:del>
          </w:p>
          <w:p w14:paraId="62DADFCA" w14:textId="527AC30C" w:rsidR="0058493D" w:rsidDel="006821E9" w:rsidRDefault="0058493D" w:rsidP="006821E9">
            <w:pPr>
              <w:rPr>
                <w:del w:id="3418" w:author="Anees Shaikh" w:date="2013-10-06T21:57:00Z"/>
              </w:rPr>
              <w:pPrChange w:id="3419" w:author="Anees Shaikh" w:date="2013-10-06T21:57:00Z">
                <w:pPr>
                  <w:pStyle w:val="XML1"/>
                </w:pPr>
              </w:pPrChange>
            </w:pPr>
            <w:del w:id="3420" w:author="Anees Shaikh" w:date="2013-10-06T21:57:00Z">
              <w:r w:rsidDel="006821E9">
                <w:delText xml:space="preserve">        operations to identify the controller.</w:delText>
              </w:r>
            </w:del>
          </w:p>
          <w:p w14:paraId="01C8419F" w14:textId="7CCF65EC" w:rsidR="0058493D" w:rsidDel="006821E9" w:rsidRDefault="0058493D" w:rsidP="006821E9">
            <w:pPr>
              <w:rPr>
                <w:del w:id="3421" w:author="Anees Shaikh" w:date="2013-10-06T21:57:00Z"/>
              </w:rPr>
              <w:pPrChange w:id="3422" w:author="Anees Shaikh" w:date="2013-10-06T21:57:00Z">
                <w:pPr>
                  <w:pStyle w:val="XML1"/>
                </w:pPr>
              </w:pPrChange>
            </w:pPr>
            <w:del w:id="3423" w:author="Anees Shaikh" w:date="2013-10-06T21:57:00Z">
              <w:r w:rsidDel="006821E9">
                <w:delText xml:space="preserve">        * If the operation is 'merge' or 'replace', the element is</w:delText>
              </w:r>
            </w:del>
          </w:p>
          <w:p w14:paraId="7A8A2030" w14:textId="3B85FE9A" w:rsidR="0058493D" w:rsidDel="006821E9" w:rsidRDefault="0058493D" w:rsidP="006821E9">
            <w:pPr>
              <w:rPr>
                <w:del w:id="3424" w:author="Anees Shaikh" w:date="2013-10-06T21:57:00Z"/>
              </w:rPr>
              <w:pPrChange w:id="3425" w:author="Anees Shaikh" w:date="2013-10-06T21:57:00Z">
                <w:pPr>
                  <w:pStyle w:val="XML1"/>
                </w:pPr>
              </w:pPrChange>
            </w:pPr>
            <w:del w:id="3426" w:author="Anees Shaikh" w:date="2013-10-06T21:57:00Z">
              <w:r w:rsidDel="006821E9">
                <w:delText xml:space="preserve">        created if it does not exist, and its value is set to the</w:delText>
              </w:r>
            </w:del>
          </w:p>
          <w:p w14:paraId="2001D0D2" w14:textId="1E853B21" w:rsidR="0058493D" w:rsidDel="006821E9" w:rsidRDefault="0058493D" w:rsidP="006821E9">
            <w:pPr>
              <w:rPr>
                <w:del w:id="3427" w:author="Anees Shaikh" w:date="2013-10-06T21:57:00Z"/>
              </w:rPr>
              <w:pPrChange w:id="3428" w:author="Anees Shaikh" w:date="2013-10-06T21:57:00Z">
                <w:pPr>
                  <w:pStyle w:val="XML1"/>
                </w:pPr>
              </w:pPrChange>
            </w:pPr>
            <w:del w:id="3429" w:author="Anees Shaikh" w:date="2013-10-06T21:57:00Z">
              <w:r w:rsidDel="006821E9">
                <w:delText xml:space="preserve">        value found in the XML RPC data.</w:delText>
              </w:r>
            </w:del>
          </w:p>
          <w:p w14:paraId="00B4CA9B" w14:textId="783A2B04" w:rsidR="0058493D" w:rsidDel="006821E9" w:rsidRDefault="0058493D" w:rsidP="006821E9">
            <w:pPr>
              <w:rPr>
                <w:del w:id="3430" w:author="Anees Shaikh" w:date="2013-10-06T21:57:00Z"/>
              </w:rPr>
              <w:pPrChange w:id="3431" w:author="Anees Shaikh" w:date="2013-10-06T21:57:00Z">
                <w:pPr>
                  <w:pStyle w:val="XML1"/>
                </w:pPr>
              </w:pPrChange>
            </w:pPr>
            <w:del w:id="3432" w:author="Anees Shaikh" w:date="2013-10-06T21:57:00Z">
              <w:r w:rsidDel="006821E9">
                <w:delText xml:space="preserve">        * If the operation is 'create', the element is created if it</w:delText>
              </w:r>
            </w:del>
          </w:p>
          <w:p w14:paraId="32CD4645" w14:textId="6A9123F9" w:rsidR="0058493D" w:rsidDel="006821E9" w:rsidRDefault="0058493D" w:rsidP="006821E9">
            <w:pPr>
              <w:rPr>
                <w:del w:id="3433" w:author="Anees Shaikh" w:date="2013-10-06T21:57:00Z"/>
              </w:rPr>
              <w:pPrChange w:id="3434" w:author="Anees Shaikh" w:date="2013-10-06T21:57:00Z">
                <w:pPr>
                  <w:pStyle w:val="XML1"/>
                </w:pPr>
              </w:pPrChange>
            </w:pPr>
            <w:del w:id="3435" w:author="Anees Shaikh" w:date="2013-10-06T21:57:00Z">
              <w:r w:rsidDel="006821E9">
                <w:delText xml:space="preserve">        does not exist. If the element already exists, a</w:delText>
              </w:r>
            </w:del>
          </w:p>
          <w:p w14:paraId="080D941F" w14:textId="15934638" w:rsidR="0058493D" w:rsidDel="006821E9" w:rsidRDefault="0058493D" w:rsidP="006821E9">
            <w:pPr>
              <w:rPr>
                <w:del w:id="3436" w:author="Anees Shaikh" w:date="2013-10-06T21:57:00Z"/>
              </w:rPr>
              <w:pPrChange w:id="3437" w:author="Anees Shaikh" w:date="2013-10-06T21:57:00Z">
                <w:pPr>
                  <w:pStyle w:val="XML1"/>
                </w:pPr>
              </w:pPrChange>
            </w:pPr>
            <w:del w:id="3438" w:author="Anees Shaikh" w:date="2013-10-06T21:57:00Z">
              <w:r w:rsidDel="006821E9">
                <w:delText xml:space="preserve">        'data</w:delText>
              </w:r>
              <w:r w:rsidDel="006821E9">
                <w:rPr>
                  <w:rFonts w:ascii="MS Mincho" w:eastAsia="MS Mincho" w:hAnsi="MS Mincho" w:cs="MS Mincho" w:hint="eastAsia"/>
                </w:rPr>
                <w:delText>‑</w:delText>
              </w:r>
              <w:r w:rsidDel="006821E9">
                <w:delText>exists' error is returned.</w:delText>
              </w:r>
            </w:del>
          </w:p>
          <w:p w14:paraId="0BF81A15" w14:textId="4DF97DBA" w:rsidR="0058493D" w:rsidDel="006821E9" w:rsidRDefault="0058493D" w:rsidP="006821E9">
            <w:pPr>
              <w:rPr>
                <w:del w:id="3439" w:author="Anees Shaikh" w:date="2013-10-06T21:57:00Z"/>
              </w:rPr>
              <w:pPrChange w:id="3440" w:author="Anees Shaikh" w:date="2013-10-06T21:57:00Z">
                <w:pPr>
                  <w:pStyle w:val="XML1"/>
                </w:pPr>
              </w:pPrChange>
            </w:pPr>
            <w:del w:id="3441" w:author="Anees Shaikh" w:date="2013-10-06T21:57:00Z">
              <w:r w:rsidDel="006821E9">
                <w:delText xml:space="preserve">        * If the operation is 'delete', the element is deleted if it</w:delText>
              </w:r>
            </w:del>
          </w:p>
          <w:p w14:paraId="480D44EC" w14:textId="0C7D12E2" w:rsidR="0058493D" w:rsidDel="006821E9" w:rsidRDefault="0058493D" w:rsidP="006821E9">
            <w:pPr>
              <w:rPr>
                <w:del w:id="3442" w:author="Anees Shaikh" w:date="2013-10-06T21:57:00Z"/>
              </w:rPr>
              <w:pPrChange w:id="3443" w:author="Anees Shaikh" w:date="2013-10-06T21:57:00Z">
                <w:pPr>
                  <w:pStyle w:val="XML1"/>
                </w:pPr>
              </w:pPrChange>
            </w:pPr>
            <w:del w:id="3444" w:author="Anees Shaikh" w:date="2013-10-06T21:57:00Z">
              <w:r w:rsidDel="006821E9">
                <w:delText xml:space="preserve">        exists. If the element does not exist, a 'data</w:delText>
              </w:r>
              <w:r w:rsidDel="006821E9">
                <w:rPr>
                  <w:rFonts w:ascii="MS Mincho" w:eastAsia="MS Mincho" w:hAnsi="MS Mincho" w:cs="MS Mincho" w:hint="eastAsia"/>
                </w:rPr>
                <w:delText>‑</w:delText>
              </w:r>
              <w:r w:rsidDel="006821E9">
                <w:delText>missing'</w:delText>
              </w:r>
            </w:del>
          </w:p>
          <w:p w14:paraId="4019F726" w14:textId="354A112A" w:rsidR="0058493D" w:rsidDel="006821E9" w:rsidRDefault="0058493D" w:rsidP="006821E9">
            <w:pPr>
              <w:rPr>
                <w:del w:id="3445" w:author="Anees Shaikh" w:date="2013-10-06T21:57:00Z"/>
              </w:rPr>
              <w:pPrChange w:id="3446" w:author="Anees Shaikh" w:date="2013-10-06T21:57:00Z">
                <w:pPr>
                  <w:pStyle w:val="XML1"/>
                </w:pPr>
              </w:pPrChange>
            </w:pPr>
            <w:del w:id="3447" w:author="Anees Shaikh" w:date="2013-10-06T21:57:00Z">
              <w:r w:rsidDel="006821E9">
                <w:delText xml:space="preserve">        error is returned.</w:delText>
              </w:r>
            </w:del>
          </w:p>
          <w:p w14:paraId="3F2B5422" w14:textId="75814069" w:rsidR="0058493D" w:rsidDel="006821E9" w:rsidRDefault="0058493D" w:rsidP="006821E9">
            <w:pPr>
              <w:rPr>
                <w:del w:id="3448" w:author="Anees Shaikh" w:date="2013-10-06T21:57:00Z"/>
              </w:rPr>
              <w:pPrChange w:id="3449" w:author="Anees Shaikh" w:date="2013-10-06T21:57:00Z">
                <w:pPr>
                  <w:pStyle w:val="XML1"/>
                </w:pPr>
              </w:pPrChange>
            </w:pPr>
            <w:del w:id="3450" w:author="Anees Shaikh" w:date="2013-10-06T21:57:00Z">
              <w:r w:rsidDel="006821E9">
                <w:delText xml:space="preserve">      &lt;/xs:documentation&gt;</w:delText>
              </w:r>
            </w:del>
          </w:p>
          <w:p w14:paraId="7C476255" w14:textId="7A90F946" w:rsidR="0058493D" w:rsidDel="006821E9" w:rsidRDefault="0058493D" w:rsidP="006821E9">
            <w:pPr>
              <w:rPr>
                <w:del w:id="3451" w:author="Anees Shaikh" w:date="2013-10-06T21:57:00Z"/>
              </w:rPr>
              <w:pPrChange w:id="3452" w:author="Anees Shaikh" w:date="2013-10-06T21:57:00Z">
                <w:pPr>
                  <w:pStyle w:val="XML1"/>
                </w:pPr>
              </w:pPrChange>
            </w:pPr>
            <w:del w:id="3453" w:author="Anees Shaikh" w:date="2013-10-06T21:57:00Z">
              <w:r w:rsidDel="006821E9">
                <w:delText xml:space="preserve">    &lt;/xs:annotation&gt;</w:delText>
              </w:r>
            </w:del>
          </w:p>
          <w:p w14:paraId="599449BE" w14:textId="26B7D975" w:rsidR="0058493D" w:rsidDel="006821E9" w:rsidRDefault="0058493D" w:rsidP="006821E9">
            <w:pPr>
              <w:rPr>
                <w:del w:id="3454" w:author="Anees Shaikh" w:date="2013-10-06T21:57:00Z"/>
              </w:rPr>
              <w:pPrChange w:id="3455" w:author="Anees Shaikh" w:date="2013-10-06T21:57:00Z">
                <w:pPr>
                  <w:pStyle w:val="XML1"/>
                </w:pPr>
              </w:pPrChange>
            </w:pPr>
          </w:p>
          <w:p w14:paraId="28DDE966" w14:textId="761E2E0D" w:rsidR="0058493D" w:rsidDel="006821E9" w:rsidRDefault="0058493D" w:rsidP="006821E9">
            <w:pPr>
              <w:rPr>
                <w:del w:id="3456" w:author="Anees Shaikh" w:date="2013-10-06T21:57:00Z"/>
              </w:rPr>
              <w:pPrChange w:id="3457" w:author="Anees Shaikh" w:date="2013-10-06T21:57:00Z">
                <w:pPr>
                  <w:pStyle w:val="XML1"/>
                </w:pPr>
              </w:pPrChange>
            </w:pPr>
            <w:del w:id="3458" w:author="Anees Shaikh" w:date="2013-10-06T21:57:00Z">
              <w:r w:rsidDel="006821E9">
                <w:delText xml:space="preserve">    &lt;xs:sequence&gt;</w:delText>
              </w:r>
            </w:del>
          </w:p>
          <w:p w14:paraId="644FACB1" w14:textId="7AF6AEAC" w:rsidR="0058493D" w:rsidDel="006821E9" w:rsidRDefault="0058493D" w:rsidP="006821E9">
            <w:pPr>
              <w:rPr>
                <w:del w:id="3459" w:author="Anees Shaikh" w:date="2013-10-06T21:57:00Z"/>
              </w:rPr>
              <w:pPrChange w:id="3460" w:author="Anees Shaikh" w:date="2013-10-06T21:57:00Z">
                <w:pPr>
                  <w:pStyle w:val="XML1"/>
                </w:pPr>
              </w:pPrChange>
            </w:pPr>
            <w:del w:id="3461" w:author="Anees Shaikh" w:date="2013-10-06T21:57:00Z">
              <w:r w:rsidDel="006821E9">
                <w:delText xml:space="preserve">      &lt;xs:element name="id"  type="OFConfigId"&gt;</w:delText>
              </w:r>
            </w:del>
          </w:p>
          <w:p w14:paraId="5FA0FCCF" w14:textId="6497F6FD" w:rsidR="0058493D" w:rsidDel="006821E9" w:rsidRDefault="0058493D" w:rsidP="006821E9">
            <w:pPr>
              <w:rPr>
                <w:del w:id="3462" w:author="Anees Shaikh" w:date="2013-10-06T21:57:00Z"/>
              </w:rPr>
              <w:pPrChange w:id="3463" w:author="Anees Shaikh" w:date="2013-10-06T21:57:00Z">
                <w:pPr>
                  <w:pStyle w:val="XML1"/>
                </w:pPr>
              </w:pPrChange>
            </w:pPr>
            <w:del w:id="3464" w:author="Anees Shaikh" w:date="2013-10-06T21:57:00Z">
              <w:r w:rsidDel="006821E9">
                <w:delText xml:space="preserve">        &lt;xs:annotation&gt;</w:delText>
              </w:r>
            </w:del>
          </w:p>
          <w:p w14:paraId="3E0F6A5D" w14:textId="34EB4784" w:rsidR="0058493D" w:rsidDel="006821E9" w:rsidRDefault="0058493D" w:rsidP="006821E9">
            <w:pPr>
              <w:rPr>
                <w:del w:id="3465" w:author="Anees Shaikh" w:date="2013-10-06T21:57:00Z"/>
              </w:rPr>
              <w:pPrChange w:id="3466" w:author="Anees Shaikh" w:date="2013-10-06T21:57:00Z">
                <w:pPr>
                  <w:pStyle w:val="XML1"/>
                </w:pPr>
              </w:pPrChange>
            </w:pPr>
            <w:del w:id="3467" w:author="Anees Shaikh" w:date="2013-10-06T21:57:00Z">
              <w:r w:rsidDel="006821E9">
                <w:delText xml:space="preserve">          &lt;xs:documentation&gt;</w:delText>
              </w:r>
            </w:del>
          </w:p>
          <w:p w14:paraId="70705177" w14:textId="4123533E" w:rsidR="0058493D" w:rsidDel="006821E9" w:rsidRDefault="0058493D" w:rsidP="006821E9">
            <w:pPr>
              <w:rPr>
                <w:del w:id="3468" w:author="Anees Shaikh" w:date="2013-10-06T21:57:00Z"/>
              </w:rPr>
              <w:pPrChange w:id="3469" w:author="Anees Shaikh" w:date="2013-10-06T21:57:00Z">
                <w:pPr>
                  <w:pStyle w:val="XML1"/>
                </w:pPr>
              </w:pPrChange>
            </w:pPr>
            <w:del w:id="3470" w:author="Anees Shaikh" w:date="2013-10-06T21:57:00Z">
              <w:r w:rsidDel="006821E9">
                <w:delText xml:space="preserve">            A unique but locally arbitrary identifier that</w:delText>
              </w:r>
            </w:del>
          </w:p>
          <w:p w14:paraId="1FF240B6" w14:textId="033D4586" w:rsidR="0058493D" w:rsidDel="006821E9" w:rsidRDefault="0058493D" w:rsidP="006821E9">
            <w:pPr>
              <w:rPr>
                <w:del w:id="3471" w:author="Anees Shaikh" w:date="2013-10-06T21:57:00Z"/>
              </w:rPr>
              <w:pPrChange w:id="3472" w:author="Anees Shaikh" w:date="2013-10-06T21:57:00Z">
                <w:pPr>
                  <w:pStyle w:val="XML1"/>
                </w:pPr>
              </w:pPrChange>
            </w:pPr>
            <w:del w:id="3473" w:author="Anees Shaikh" w:date="2013-10-06T21:57:00Z">
              <w:r w:rsidDel="006821E9">
                <w:delText xml:space="preserve">            uniquely identifies an OpenFlow Controller within the</w:delText>
              </w:r>
            </w:del>
          </w:p>
          <w:p w14:paraId="2BA950F9" w14:textId="13871E6D" w:rsidR="0058493D" w:rsidDel="006821E9" w:rsidRDefault="0058493D" w:rsidP="006821E9">
            <w:pPr>
              <w:rPr>
                <w:del w:id="3474" w:author="Anees Shaikh" w:date="2013-10-06T21:57:00Z"/>
              </w:rPr>
              <w:pPrChange w:id="3475" w:author="Anees Shaikh" w:date="2013-10-06T21:57:00Z">
                <w:pPr>
                  <w:pStyle w:val="XML1"/>
                </w:pPr>
              </w:pPrChange>
            </w:pPr>
            <w:del w:id="3476" w:author="Anees Shaikh" w:date="2013-10-06T21:57:00Z">
              <w:r w:rsidDel="006821E9">
                <w:delText xml:space="preserve">            context of an OpenFlow Capable Switch.  It MUST be</w:delText>
              </w:r>
            </w:del>
          </w:p>
          <w:p w14:paraId="1994258B" w14:textId="41A7039B" w:rsidR="0058493D" w:rsidDel="006821E9" w:rsidRDefault="0058493D" w:rsidP="006821E9">
            <w:pPr>
              <w:rPr>
                <w:del w:id="3477" w:author="Anees Shaikh" w:date="2013-10-06T21:57:00Z"/>
              </w:rPr>
              <w:pPrChange w:id="3478" w:author="Anees Shaikh" w:date="2013-10-06T21:57:00Z">
                <w:pPr>
                  <w:pStyle w:val="XML1"/>
                </w:pPr>
              </w:pPrChange>
            </w:pPr>
            <w:del w:id="3479" w:author="Anees Shaikh" w:date="2013-10-06T21:57:00Z">
              <w:r w:rsidDel="006821E9">
                <w:delText xml:space="preserve">            persistent across reboots of the OpenFlow Capable Switch.</w:delText>
              </w:r>
            </w:del>
          </w:p>
          <w:p w14:paraId="63710B1A" w14:textId="3F421A24" w:rsidR="0058493D" w:rsidDel="006821E9" w:rsidRDefault="0058493D" w:rsidP="006821E9">
            <w:pPr>
              <w:rPr>
                <w:del w:id="3480" w:author="Anees Shaikh" w:date="2013-10-06T21:57:00Z"/>
              </w:rPr>
              <w:pPrChange w:id="3481" w:author="Anees Shaikh" w:date="2013-10-06T21:57:00Z">
                <w:pPr>
                  <w:pStyle w:val="XML1"/>
                </w:pPr>
              </w:pPrChange>
            </w:pPr>
          </w:p>
          <w:p w14:paraId="02C3DAD6" w14:textId="65F19FD5" w:rsidR="0058493D" w:rsidDel="006821E9" w:rsidRDefault="0058493D" w:rsidP="006821E9">
            <w:pPr>
              <w:rPr>
                <w:del w:id="3482" w:author="Anees Shaikh" w:date="2013-10-06T21:57:00Z"/>
              </w:rPr>
              <w:pPrChange w:id="3483" w:author="Anees Shaikh" w:date="2013-10-06T21:57:00Z">
                <w:pPr>
                  <w:pStyle w:val="XML1"/>
                </w:pPr>
              </w:pPrChange>
            </w:pPr>
            <w:del w:id="3484" w:author="Anees Shaikh" w:date="2013-10-06T21:57:00Z">
              <w:r w:rsidDel="006821E9">
                <w:delText xml:space="preserve">            This element MUST be present to identify the OpenFlow</w:delText>
              </w:r>
            </w:del>
          </w:p>
          <w:p w14:paraId="2EAEF6EB" w14:textId="018D9689" w:rsidR="0058493D" w:rsidDel="006821E9" w:rsidRDefault="0058493D" w:rsidP="006821E9">
            <w:pPr>
              <w:rPr>
                <w:del w:id="3485" w:author="Anees Shaikh" w:date="2013-10-06T21:57:00Z"/>
              </w:rPr>
              <w:pPrChange w:id="3486" w:author="Anees Shaikh" w:date="2013-10-06T21:57:00Z">
                <w:pPr>
                  <w:pStyle w:val="XML1"/>
                </w:pPr>
              </w:pPrChange>
            </w:pPr>
            <w:del w:id="3487" w:author="Anees Shaikh" w:date="2013-10-06T21:57:00Z">
              <w:r w:rsidDel="006821E9">
                <w:delText xml:space="preserve">            controller.</w:delText>
              </w:r>
            </w:del>
          </w:p>
          <w:p w14:paraId="0943718A" w14:textId="2FD4A551" w:rsidR="0058493D" w:rsidDel="006821E9" w:rsidRDefault="0058493D" w:rsidP="006821E9">
            <w:pPr>
              <w:rPr>
                <w:del w:id="3488" w:author="Anees Shaikh" w:date="2013-10-06T21:57:00Z"/>
              </w:rPr>
              <w:pPrChange w:id="3489" w:author="Anees Shaikh" w:date="2013-10-06T21:57:00Z">
                <w:pPr>
                  <w:pStyle w:val="XML1"/>
                </w:pPr>
              </w:pPrChange>
            </w:pPr>
            <w:del w:id="3490" w:author="Anees Shaikh" w:date="2013-10-06T21:57:00Z">
              <w:r w:rsidDel="006821E9">
                <w:delText xml:space="preserve">          &lt;/xs:documentation&gt;</w:delText>
              </w:r>
            </w:del>
          </w:p>
          <w:p w14:paraId="7B676F48" w14:textId="0BD6D9F7" w:rsidR="0058493D" w:rsidDel="006821E9" w:rsidRDefault="0058493D" w:rsidP="006821E9">
            <w:pPr>
              <w:rPr>
                <w:del w:id="3491" w:author="Anees Shaikh" w:date="2013-10-06T21:57:00Z"/>
              </w:rPr>
              <w:pPrChange w:id="3492" w:author="Anees Shaikh" w:date="2013-10-06T21:57:00Z">
                <w:pPr>
                  <w:pStyle w:val="XML1"/>
                </w:pPr>
              </w:pPrChange>
            </w:pPr>
            <w:del w:id="3493" w:author="Anees Shaikh" w:date="2013-10-06T21:57:00Z">
              <w:r w:rsidDel="006821E9">
                <w:delText xml:space="preserve">        &lt;/xs:annotation&gt;</w:delText>
              </w:r>
            </w:del>
          </w:p>
          <w:p w14:paraId="4A25072E" w14:textId="2D68F80B" w:rsidR="0058493D" w:rsidDel="006821E9" w:rsidRDefault="0058493D" w:rsidP="006821E9">
            <w:pPr>
              <w:rPr>
                <w:del w:id="3494" w:author="Anees Shaikh" w:date="2013-10-06T21:57:00Z"/>
              </w:rPr>
              <w:pPrChange w:id="3495" w:author="Anees Shaikh" w:date="2013-10-06T21:57:00Z">
                <w:pPr>
                  <w:pStyle w:val="XML1"/>
                </w:pPr>
              </w:pPrChange>
            </w:pPr>
            <w:del w:id="3496" w:author="Anees Shaikh" w:date="2013-10-06T21:57:00Z">
              <w:r w:rsidDel="006821E9">
                <w:delText xml:space="preserve">      &lt;/xs:element&gt;</w:delText>
              </w:r>
            </w:del>
          </w:p>
          <w:p w14:paraId="09914A74" w14:textId="2F009A29" w:rsidR="0058493D" w:rsidDel="006821E9" w:rsidRDefault="0058493D" w:rsidP="006821E9">
            <w:pPr>
              <w:rPr>
                <w:del w:id="3497" w:author="Anees Shaikh" w:date="2013-10-06T21:57:00Z"/>
              </w:rPr>
              <w:pPrChange w:id="3498" w:author="Anees Shaikh" w:date="2013-10-06T21:57:00Z">
                <w:pPr>
                  <w:pStyle w:val="XML1"/>
                </w:pPr>
              </w:pPrChange>
            </w:pPr>
            <w:del w:id="3499" w:author="Anees Shaikh" w:date="2013-10-06T21:57:00Z">
              <w:r w:rsidDel="006821E9">
                <w:delText xml:space="preserve">      &lt;xs:element name="role"&gt;</w:delText>
              </w:r>
            </w:del>
          </w:p>
          <w:p w14:paraId="25E1F658" w14:textId="4526DA68" w:rsidR="0058493D" w:rsidDel="006821E9" w:rsidRDefault="0058493D" w:rsidP="006821E9">
            <w:pPr>
              <w:rPr>
                <w:del w:id="3500" w:author="Anees Shaikh" w:date="2013-10-06T21:57:00Z"/>
              </w:rPr>
              <w:pPrChange w:id="3501" w:author="Anees Shaikh" w:date="2013-10-06T21:57:00Z">
                <w:pPr>
                  <w:pStyle w:val="XML1"/>
                </w:pPr>
              </w:pPrChange>
            </w:pPr>
            <w:del w:id="3502" w:author="Anees Shaikh" w:date="2013-10-06T21:57:00Z">
              <w:r w:rsidDel="006821E9">
                <w:delText xml:space="preserve">        &lt;xs:annotation&gt;</w:delText>
              </w:r>
            </w:del>
          </w:p>
          <w:p w14:paraId="68B45C44" w14:textId="7E959481" w:rsidR="0058493D" w:rsidDel="006821E9" w:rsidRDefault="0058493D" w:rsidP="006821E9">
            <w:pPr>
              <w:rPr>
                <w:del w:id="3503" w:author="Anees Shaikh" w:date="2013-10-06T21:57:00Z"/>
              </w:rPr>
              <w:pPrChange w:id="3504" w:author="Anees Shaikh" w:date="2013-10-06T21:57:00Z">
                <w:pPr>
                  <w:pStyle w:val="XML1"/>
                </w:pPr>
              </w:pPrChange>
            </w:pPr>
            <w:del w:id="3505" w:author="Anees Shaikh" w:date="2013-10-06T21:57:00Z">
              <w:r w:rsidDel="006821E9">
                <w:delText xml:space="preserve">          &lt;xs:documentation&gt;</w:delText>
              </w:r>
            </w:del>
          </w:p>
          <w:p w14:paraId="6A4495C9" w14:textId="4B6F1911" w:rsidR="0058493D" w:rsidDel="006821E9" w:rsidRDefault="0058493D" w:rsidP="006821E9">
            <w:pPr>
              <w:rPr>
                <w:del w:id="3506" w:author="Anees Shaikh" w:date="2013-10-06T21:57:00Z"/>
              </w:rPr>
              <w:pPrChange w:id="3507" w:author="Anees Shaikh" w:date="2013-10-06T21:57:00Z">
                <w:pPr>
                  <w:pStyle w:val="XML1"/>
                </w:pPr>
              </w:pPrChange>
            </w:pPr>
            <w:del w:id="3508" w:author="Anees Shaikh" w:date="2013-10-06T21:57:00Z">
              <w:r w:rsidDel="006821E9">
                <w:delText xml:space="preserve">            This element indicates the role of the OpenFlow </w:delText>
              </w:r>
            </w:del>
          </w:p>
          <w:p w14:paraId="64332E3D" w14:textId="002172ED" w:rsidR="0058493D" w:rsidDel="006821E9" w:rsidRDefault="0058493D" w:rsidP="006821E9">
            <w:pPr>
              <w:rPr>
                <w:del w:id="3509" w:author="Anees Shaikh" w:date="2013-10-06T21:57:00Z"/>
              </w:rPr>
              <w:pPrChange w:id="3510" w:author="Anees Shaikh" w:date="2013-10-06T21:57:00Z">
                <w:pPr>
                  <w:pStyle w:val="XML1"/>
                </w:pPr>
              </w:pPrChange>
            </w:pPr>
            <w:del w:id="3511" w:author="Anees Shaikh" w:date="2013-10-06T21:57:00Z">
              <w:r w:rsidDel="006821E9">
                <w:delText xml:space="preserve">            Controller.  Semantics of these roles are specified in the </w:delText>
              </w:r>
            </w:del>
          </w:p>
          <w:p w14:paraId="1A81BB6B" w14:textId="7E376AD2" w:rsidR="0058493D" w:rsidDel="006821E9" w:rsidRDefault="0058493D" w:rsidP="006821E9">
            <w:pPr>
              <w:rPr>
                <w:del w:id="3512" w:author="Anees Shaikh" w:date="2013-10-06T21:57:00Z"/>
              </w:rPr>
              <w:pPrChange w:id="3513" w:author="Anees Shaikh" w:date="2013-10-06T21:57:00Z">
                <w:pPr>
                  <w:pStyle w:val="XML1"/>
                </w:pPr>
              </w:pPrChange>
            </w:pPr>
            <w:del w:id="3514" w:author="Anees Shaikh" w:date="2013-10-06T21:57:00Z">
              <w:r w:rsidDel="006821E9">
                <w:delText xml:space="preserve">            OpenFlow specifications 1.0 - 1.3.1.  It is RECOMMENDED</w:delText>
              </w:r>
            </w:del>
          </w:p>
          <w:p w14:paraId="7DFFC8DD" w14:textId="2F09FB2B" w:rsidR="0058493D" w:rsidDel="006821E9" w:rsidRDefault="0058493D" w:rsidP="006821E9">
            <w:pPr>
              <w:rPr>
                <w:del w:id="3515" w:author="Anees Shaikh" w:date="2013-10-06T21:57:00Z"/>
              </w:rPr>
              <w:pPrChange w:id="3516" w:author="Anees Shaikh" w:date="2013-10-06T21:57:00Z">
                <w:pPr>
                  <w:pStyle w:val="XML1"/>
                </w:pPr>
              </w:pPrChange>
            </w:pPr>
            <w:del w:id="3517" w:author="Anees Shaikh" w:date="2013-10-06T21:57:00Z">
              <w:r w:rsidDel="006821E9">
                <w:delText xml:space="preserve">            that the roles of controllers are not configured by</w:delText>
              </w:r>
            </w:del>
          </w:p>
          <w:p w14:paraId="58C9D40C" w14:textId="089A61E4" w:rsidR="0058493D" w:rsidDel="006821E9" w:rsidRDefault="0058493D" w:rsidP="006821E9">
            <w:pPr>
              <w:rPr>
                <w:del w:id="3518" w:author="Anees Shaikh" w:date="2013-10-06T21:57:00Z"/>
              </w:rPr>
              <w:pPrChange w:id="3519" w:author="Anees Shaikh" w:date="2013-10-06T21:57:00Z">
                <w:pPr>
                  <w:pStyle w:val="XML1"/>
                </w:pPr>
              </w:pPrChange>
            </w:pPr>
            <w:del w:id="3520" w:author="Anees Shaikh" w:date="2013-10-06T21:57:00Z">
              <w:r w:rsidDel="006821E9">
                <w:delText xml:space="preserve">            </w:delText>
              </w:r>
              <w:r w:rsidR="00E34319" w:rsidDel="006821E9">
                <w:delText>OF-CONFIG 1.2</w:delText>
              </w:r>
              <w:r w:rsidDel="006821E9">
                <w:delText xml:space="preserve"> but determined using the OpenFlow protocol.</w:delText>
              </w:r>
            </w:del>
          </w:p>
          <w:p w14:paraId="51D8C3AC" w14:textId="3E839FF1" w:rsidR="0058493D" w:rsidDel="006821E9" w:rsidRDefault="0058493D" w:rsidP="006821E9">
            <w:pPr>
              <w:rPr>
                <w:del w:id="3521" w:author="Anees Shaikh" w:date="2013-10-06T21:57:00Z"/>
              </w:rPr>
              <w:pPrChange w:id="3522" w:author="Anees Shaikh" w:date="2013-10-06T21:57:00Z">
                <w:pPr>
                  <w:pStyle w:val="XML1"/>
                </w:pPr>
              </w:pPrChange>
            </w:pPr>
            <w:del w:id="3523" w:author="Anees Shaikh" w:date="2013-10-06T21:57:00Z">
              <w:r w:rsidDel="006821E9">
                <w:delText xml:space="preserve">            OpenFlow Controllers configured by </w:delText>
              </w:r>
              <w:r w:rsidR="00E34319" w:rsidDel="006821E9">
                <w:delText>OF-CONFIG 1.2</w:delText>
              </w:r>
              <w:r w:rsidDel="006821E9">
                <w:delText xml:space="preserve"> have the</w:delText>
              </w:r>
            </w:del>
          </w:p>
          <w:p w14:paraId="03D78C3B" w14:textId="21BDB1D9" w:rsidR="0058493D" w:rsidDel="006821E9" w:rsidRDefault="0058493D" w:rsidP="006821E9">
            <w:pPr>
              <w:rPr>
                <w:del w:id="3524" w:author="Anees Shaikh" w:date="2013-10-06T21:57:00Z"/>
              </w:rPr>
              <w:pPrChange w:id="3525" w:author="Anees Shaikh" w:date="2013-10-06T21:57:00Z">
                <w:pPr>
                  <w:pStyle w:val="XML1"/>
                </w:pPr>
              </w:pPrChange>
            </w:pPr>
            <w:del w:id="3526" w:author="Anees Shaikh" w:date="2013-10-06T21:57:00Z">
              <w:r w:rsidDel="006821E9">
                <w:delText xml:space="preserve">            default role 'equal'.  A role other than 'equal' MAY be</w:delText>
              </w:r>
            </w:del>
          </w:p>
          <w:p w14:paraId="7F2B78BD" w14:textId="055CA47B" w:rsidR="0058493D" w:rsidDel="006821E9" w:rsidRDefault="0058493D" w:rsidP="006821E9">
            <w:pPr>
              <w:rPr>
                <w:del w:id="3527" w:author="Anees Shaikh" w:date="2013-10-06T21:57:00Z"/>
              </w:rPr>
              <w:pPrChange w:id="3528" w:author="Anees Shaikh" w:date="2013-10-06T21:57:00Z">
                <w:pPr>
                  <w:pStyle w:val="XML1"/>
                </w:pPr>
              </w:pPrChange>
            </w:pPr>
            <w:del w:id="3529" w:author="Anees Shaikh" w:date="2013-10-06T21:57:00Z">
              <w:r w:rsidDel="006821E9">
                <w:delText xml:space="preserve">            assigned to a controller.  Roles 'slave' and 'equal' MAY be</w:delText>
              </w:r>
            </w:del>
          </w:p>
          <w:p w14:paraId="41C3EB89" w14:textId="4E1EC392" w:rsidR="0058493D" w:rsidDel="006821E9" w:rsidRDefault="0058493D" w:rsidP="006821E9">
            <w:pPr>
              <w:rPr>
                <w:del w:id="3530" w:author="Anees Shaikh" w:date="2013-10-06T21:57:00Z"/>
              </w:rPr>
              <w:pPrChange w:id="3531" w:author="Anees Shaikh" w:date="2013-10-06T21:57:00Z">
                <w:pPr>
                  <w:pStyle w:val="XML1"/>
                </w:pPr>
              </w:pPrChange>
            </w:pPr>
            <w:del w:id="3532" w:author="Anees Shaikh" w:date="2013-10-06T21:57:00Z">
              <w:r w:rsidDel="006821E9">
                <w:delText xml:space="preserve">            assigned to multiple controllers.  Role 'master' MUST NOT</w:delText>
              </w:r>
            </w:del>
          </w:p>
          <w:p w14:paraId="142FD0CC" w14:textId="0D419D6C" w:rsidR="0058493D" w:rsidDel="006821E9" w:rsidRDefault="0058493D" w:rsidP="006821E9">
            <w:pPr>
              <w:rPr>
                <w:del w:id="3533" w:author="Anees Shaikh" w:date="2013-10-06T21:57:00Z"/>
              </w:rPr>
              <w:pPrChange w:id="3534" w:author="Anees Shaikh" w:date="2013-10-06T21:57:00Z">
                <w:pPr>
                  <w:pStyle w:val="XML1"/>
                </w:pPr>
              </w:pPrChange>
            </w:pPr>
            <w:del w:id="3535" w:author="Anees Shaikh" w:date="2013-10-06T21:57:00Z">
              <w:r w:rsidDel="006821E9">
                <w:delText xml:space="preserve">            be assigned to more than one controller.</w:delText>
              </w:r>
            </w:del>
          </w:p>
          <w:p w14:paraId="0969D66A" w14:textId="2940E27F" w:rsidR="0058493D" w:rsidDel="006821E9" w:rsidRDefault="0058493D" w:rsidP="006821E9">
            <w:pPr>
              <w:rPr>
                <w:del w:id="3536" w:author="Anees Shaikh" w:date="2013-10-06T21:57:00Z"/>
              </w:rPr>
              <w:pPrChange w:id="3537" w:author="Anees Shaikh" w:date="2013-10-06T21:57:00Z">
                <w:pPr>
                  <w:pStyle w:val="XML1"/>
                </w:pPr>
              </w:pPrChange>
            </w:pPr>
          </w:p>
          <w:p w14:paraId="3C534BBE" w14:textId="16C81C39" w:rsidR="0058493D" w:rsidDel="006821E9" w:rsidRDefault="0058493D" w:rsidP="006821E9">
            <w:pPr>
              <w:rPr>
                <w:del w:id="3538" w:author="Anees Shaikh" w:date="2013-10-06T21:57:00Z"/>
              </w:rPr>
              <w:pPrChange w:id="3539" w:author="Anees Shaikh" w:date="2013-10-06T21:57:00Z">
                <w:pPr>
                  <w:pStyle w:val="XML1"/>
                </w:pPr>
              </w:pPrChange>
            </w:pPr>
            <w:del w:id="3540" w:author="Anees Shaikh" w:date="2013-10-06T21:57:00Z">
              <w:r w:rsidDel="006821E9">
                <w:delText xml:space="preserve">            This element is optional. If this element is not present it</w:delText>
              </w:r>
            </w:del>
          </w:p>
          <w:p w14:paraId="628D8A71" w14:textId="15EF7D38" w:rsidR="0058493D" w:rsidDel="006821E9" w:rsidRDefault="0058493D" w:rsidP="006821E9">
            <w:pPr>
              <w:rPr>
                <w:del w:id="3541" w:author="Anees Shaikh" w:date="2013-10-06T21:57:00Z"/>
              </w:rPr>
              <w:pPrChange w:id="3542" w:author="Anees Shaikh" w:date="2013-10-06T21:57:00Z">
                <w:pPr>
                  <w:pStyle w:val="XML1"/>
                </w:pPr>
              </w:pPrChange>
            </w:pPr>
            <w:del w:id="3543" w:author="Anees Shaikh" w:date="2013-10-06T21:57:00Z">
              <w:r w:rsidDel="006821E9">
                <w:delText xml:space="preserve">            defaults to 'equal'.</w:delText>
              </w:r>
            </w:del>
          </w:p>
          <w:p w14:paraId="6B0509C2" w14:textId="1FA37DE6" w:rsidR="0058493D" w:rsidDel="006821E9" w:rsidRDefault="0058493D" w:rsidP="006821E9">
            <w:pPr>
              <w:rPr>
                <w:del w:id="3544" w:author="Anees Shaikh" w:date="2013-10-06T21:57:00Z"/>
              </w:rPr>
              <w:pPrChange w:id="3545" w:author="Anees Shaikh" w:date="2013-10-06T21:57:00Z">
                <w:pPr>
                  <w:pStyle w:val="XML1"/>
                </w:pPr>
              </w:pPrChange>
            </w:pPr>
            <w:del w:id="3546" w:author="Anees Shaikh" w:date="2013-10-06T21:57:00Z">
              <w:r w:rsidDel="006821E9">
                <w:delText xml:space="preserve">          &lt;/xs:documentation&gt;</w:delText>
              </w:r>
            </w:del>
          </w:p>
          <w:p w14:paraId="3B544938" w14:textId="5E21AF01" w:rsidR="0058493D" w:rsidDel="006821E9" w:rsidRDefault="0058493D" w:rsidP="006821E9">
            <w:pPr>
              <w:rPr>
                <w:del w:id="3547" w:author="Anees Shaikh" w:date="2013-10-06T21:57:00Z"/>
              </w:rPr>
              <w:pPrChange w:id="3548" w:author="Anees Shaikh" w:date="2013-10-06T21:57:00Z">
                <w:pPr>
                  <w:pStyle w:val="XML1"/>
                </w:pPr>
              </w:pPrChange>
            </w:pPr>
            <w:del w:id="3549" w:author="Anees Shaikh" w:date="2013-10-06T21:57:00Z">
              <w:r w:rsidDel="006821E9">
                <w:delText xml:space="preserve">        &lt;/xs:annotation&gt;</w:delText>
              </w:r>
            </w:del>
          </w:p>
          <w:p w14:paraId="2B89B8D8" w14:textId="4D439A05" w:rsidR="0058493D" w:rsidDel="006821E9" w:rsidRDefault="0058493D" w:rsidP="006821E9">
            <w:pPr>
              <w:rPr>
                <w:del w:id="3550" w:author="Anees Shaikh" w:date="2013-10-06T21:57:00Z"/>
              </w:rPr>
              <w:pPrChange w:id="3551" w:author="Anees Shaikh" w:date="2013-10-06T21:57:00Z">
                <w:pPr>
                  <w:pStyle w:val="XML1"/>
                </w:pPr>
              </w:pPrChange>
            </w:pPr>
            <w:del w:id="3552" w:author="Anees Shaikh" w:date="2013-10-06T21:57:00Z">
              <w:r w:rsidDel="006821E9">
                <w:delText xml:space="preserve">        &lt;xs:simpleType&gt;</w:delText>
              </w:r>
            </w:del>
          </w:p>
          <w:p w14:paraId="5D850597" w14:textId="357897CB" w:rsidR="0058493D" w:rsidDel="006821E9" w:rsidRDefault="0058493D" w:rsidP="006821E9">
            <w:pPr>
              <w:rPr>
                <w:del w:id="3553" w:author="Anees Shaikh" w:date="2013-10-06T21:57:00Z"/>
              </w:rPr>
              <w:pPrChange w:id="3554" w:author="Anees Shaikh" w:date="2013-10-06T21:57:00Z">
                <w:pPr>
                  <w:pStyle w:val="XML1"/>
                </w:pPr>
              </w:pPrChange>
            </w:pPr>
            <w:del w:id="3555" w:author="Anees Shaikh" w:date="2013-10-06T21:57:00Z">
              <w:r w:rsidDel="006821E9">
                <w:delText xml:space="preserve">          &lt;xs:restriction base="xs:string"&gt;</w:delText>
              </w:r>
            </w:del>
          </w:p>
          <w:p w14:paraId="53346ADD" w14:textId="137C3E12" w:rsidR="0058493D" w:rsidDel="006821E9" w:rsidRDefault="0058493D" w:rsidP="006821E9">
            <w:pPr>
              <w:rPr>
                <w:del w:id="3556" w:author="Anees Shaikh" w:date="2013-10-06T21:57:00Z"/>
              </w:rPr>
              <w:pPrChange w:id="3557" w:author="Anees Shaikh" w:date="2013-10-06T21:57:00Z">
                <w:pPr>
                  <w:pStyle w:val="XML1"/>
                </w:pPr>
              </w:pPrChange>
            </w:pPr>
            <w:del w:id="3558" w:author="Anees Shaikh" w:date="2013-10-06T21:57:00Z">
              <w:r w:rsidDel="006821E9">
                <w:delText xml:space="preserve">            &lt;xs:enumeration value="master"/&gt;</w:delText>
              </w:r>
            </w:del>
          </w:p>
          <w:p w14:paraId="1CF4878A" w14:textId="2065F6CF" w:rsidR="0058493D" w:rsidDel="006821E9" w:rsidRDefault="0058493D" w:rsidP="006821E9">
            <w:pPr>
              <w:rPr>
                <w:del w:id="3559" w:author="Anees Shaikh" w:date="2013-10-06T21:57:00Z"/>
              </w:rPr>
              <w:pPrChange w:id="3560" w:author="Anees Shaikh" w:date="2013-10-06T21:57:00Z">
                <w:pPr>
                  <w:pStyle w:val="XML1"/>
                </w:pPr>
              </w:pPrChange>
            </w:pPr>
            <w:del w:id="3561" w:author="Anees Shaikh" w:date="2013-10-06T21:57:00Z">
              <w:r w:rsidDel="006821E9">
                <w:delText xml:space="preserve">            &lt;xs:enumeration value="slave"/&gt;</w:delText>
              </w:r>
            </w:del>
          </w:p>
          <w:p w14:paraId="6C007825" w14:textId="02BA1482" w:rsidR="0058493D" w:rsidDel="006821E9" w:rsidRDefault="0058493D" w:rsidP="006821E9">
            <w:pPr>
              <w:rPr>
                <w:del w:id="3562" w:author="Anees Shaikh" w:date="2013-10-06T21:57:00Z"/>
              </w:rPr>
              <w:pPrChange w:id="3563" w:author="Anees Shaikh" w:date="2013-10-06T21:57:00Z">
                <w:pPr>
                  <w:pStyle w:val="XML1"/>
                </w:pPr>
              </w:pPrChange>
            </w:pPr>
            <w:del w:id="3564" w:author="Anees Shaikh" w:date="2013-10-06T21:57:00Z">
              <w:r w:rsidDel="006821E9">
                <w:delText xml:space="preserve">            &lt;xs:enumeration value="equal"/&gt;</w:delText>
              </w:r>
            </w:del>
          </w:p>
          <w:p w14:paraId="690E1A6D" w14:textId="37B16045" w:rsidR="0058493D" w:rsidDel="006821E9" w:rsidRDefault="0058493D" w:rsidP="006821E9">
            <w:pPr>
              <w:rPr>
                <w:del w:id="3565" w:author="Anees Shaikh" w:date="2013-10-06T21:57:00Z"/>
              </w:rPr>
              <w:pPrChange w:id="3566" w:author="Anees Shaikh" w:date="2013-10-06T21:57:00Z">
                <w:pPr>
                  <w:pStyle w:val="XML1"/>
                </w:pPr>
              </w:pPrChange>
            </w:pPr>
            <w:del w:id="3567" w:author="Anees Shaikh" w:date="2013-10-06T21:57:00Z">
              <w:r w:rsidDel="006821E9">
                <w:delText xml:space="preserve">          &lt;/xs:restriction&gt;</w:delText>
              </w:r>
            </w:del>
          </w:p>
          <w:p w14:paraId="5D18B285" w14:textId="2AC714E1" w:rsidR="0058493D" w:rsidDel="006821E9" w:rsidRDefault="0058493D" w:rsidP="006821E9">
            <w:pPr>
              <w:rPr>
                <w:del w:id="3568" w:author="Anees Shaikh" w:date="2013-10-06T21:57:00Z"/>
              </w:rPr>
              <w:pPrChange w:id="3569" w:author="Anees Shaikh" w:date="2013-10-06T21:57:00Z">
                <w:pPr>
                  <w:pStyle w:val="XML1"/>
                </w:pPr>
              </w:pPrChange>
            </w:pPr>
            <w:del w:id="3570" w:author="Anees Shaikh" w:date="2013-10-06T21:57:00Z">
              <w:r w:rsidDel="006821E9">
                <w:delText xml:space="preserve">        &lt;/xs:simpleType&gt;</w:delText>
              </w:r>
            </w:del>
          </w:p>
          <w:p w14:paraId="178579E0" w14:textId="3278D61A" w:rsidR="0058493D" w:rsidDel="006821E9" w:rsidRDefault="0058493D" w:rsidP="006821E9">
            <w:pPr>
              <w:rPr>
                <w:del w:id="3571" w:author="Anees Shaikh" w:date="2013-10-06T21:57:00Z"/>
              </w:rPr>
              <w:pPrChange w:id="3572" w:author="Anees Shaikh" w:date="2013-10-06T21:57:00Z">
                <w:pPr>
                  <w:pStyle w:val="XML1"/>
                </w:pPr>
              </w:pPrChange>
            </w:pPr>
            <w:del w:id="3573" w:author="Anees Shaikh" w:date="2013-10-06T21:57:00Z">
              <w:r w:rsidDel="006821E9">
                <w:delText xml:space="preserve">      &lt;/xs:element&gt;</w:delText>
              </w:r>
            </w:del>
          </w:p>
          <w:p w14:paraId="76A14CE1" w14:textId="60BA7F88" w:rsidR="0058493D" w:rsidDel="006821E9" w:rsidRDefault="0058493D" w:rsidP="006821E9">
            <w:pPr>
              <w:rPr>
                <w:del w:id="3574" w:author="Anees Shaikh" w:date="2013-10-06T21:57:00Z"/>
              </w:rPr>
              <w:pPrChange w:id="3575" w:author="Anees Shaikh" w:date="2013-10-06T21:57:00Z">
                <w:pPr>
                  <w:pStyle w:val="XML1"/>
                </w:pPr>
              </w:pPrChange>
            </w:pPr>
            <w:del w:id="3576" w:author="Anees Shaikh" w:date="2013-10-06T21:57:00Z">
              <w:r w:rsidDel="006821E9">
                <w:delText xml:space="preserve">      &lt;xs:element name="ip-address"  type="inet:ip-address"&gt;</w:delText>
              </w:r>
            </w:del>
          </w:p>
          <w:p w14:paraId="250F5105" w14:textId="497738E9" w:rsidR="0058493D" w:rsidDel="006821E9" w:rsidRDefault="0058493D" w:rsidP="006821E9">
            <w:pPr>
              <w:rPr>
                <w:del w:id="3577" w:author="Anees Shaikh" w:date="2013-10-06T21:57:00Z"/>
              </w:rPr>
              <w:pPrChange w:id="3578" w:author="Anees Shaikh" w:date="2013-10-06T21:57:00Z">
                <w:pPr>
                  <w:pStyle w:val="XML1"/>
                </w:pPr>
              </w:pPrChange>
            </w:pPr>
            <w:del w:id="3579" w:author="Anees Shaikh" w:date="2013-10-06T21:57:00Z">
              <w:r w:rsidDel="006821E9">
                <w:delText xml:space="preserve">        &lt;xs:annotation&gt;</w:delText>
              </w:r>
            </w:del>
          </w:p>
          <w:p w14:paraId="57A3FB44" w14:textId="7DCF1C2E" w:rsidR="0058493D" w:rsidDel="006821E9" w:rsidRDefault="0058493D" w:rsidP="006821E9">
            <w:pPr>
              <w:rPr>
                <w:del w:id="3580" w:author="Anees Shaikh" w:date="2013-10-06T21:57:00Z"/>
              </w:rPr>
              <w:pPrChange w:id="3581" w:author="Anees Shaikh" w:date="2013-10-06T21:57:00Z">
                <w:pPr>
                  <w:pStyle w:val="XML1"/>
                </w:pPr>
              </w:pPrChange>
            </w:pPr>
            <w:del w:id="3582" w:author="Anees Shaikh" w:date="2013-10-06T21:57:00Z">
              <w:r w:rsidDel="006821E9">
                <w:delText xml:space="preserve">          &lt;xs:documentation&gt;</w:delText>
              </w:r>
            </w:del>
          </w:p>
          <w:p w14:paraId="48EB405C" w14:textId="0D79133D" w:rsidR="0058493D" w:rsidDel="006821E9" w:rsidRDefault="0058493D" w:rsidP="006821E9">
            <w:pPr>
              <w:rPr>
                <w:del w:id="3583" w:author="Anees Shaikh" w:date="2013-10-06T21:57:00Z"/>
              </w:rPr>
              <w:pPrChange w:id="3584" w:author="Anees Shaikh" w:date="2013-10-06T21:57:00Z">
                <w:pPr>
                  <w:pStyle w:val="XML1"/>
                </w:pPr>
              </w:pPrChange>
            </w:pPr>
            <w:del w:id="3585" w:author="Anees Shaikh" w:date="2013-10-06T21:57:00Z">
              <w:r w:rsidDel="006821E9">
                <w:delText xml:space="preserve">            The IP address of the OpenFlow Controller.  This</w:delText>
              </w:r>
            </w:del>
          </w:p>
          <w:p w14:paraId="0410EF67" w14:textId="78E3CED1" w:rsidR="0058493D" w:rsidDel="006821E9" w:rsidRDefault="0058493D" w:rsidP="006821E9">
            <w:pPr>
              <w:rPr>
                <w:del w:id="3586" w:author="Anees Shaikh" w:date="2013-10-06T21:57:00Z"/>
              </w:rPr>
              <w:pPrChange w:id="3587" w:author="Anees Shaikh" w:date="2013-10-06T21:57:00Z">
                <w:pPr>
                  <w:pStyle w:val="XML1"/>
                </w:pPr>
              </w:pPrChange>
            </w:pPr>
            <w:del w:id="3588" w:author="Anees Shaikh" w:date="2013-10-06T21:57:00Z">
              <w:r w:rsidDel="006821E9">
                <w:delText xml:space="preserve">            IP address is used by the OpenFlow Logical Switch when</w:delText>
              </w:r>
            </w:del>
          </w:p>
          <w:p w14:paraId="18BCFE10" w14:textId="568228F4" w:rsidR="0058493D" w:rsidDel="006821E9" w:rsidRDefault="0058493D" w:rsidP="006821E9">
            <w:pPr>
              <w:rPr>
                <w:del w:id="3589" w:author="Anees Shaikh" w:date="2013-10-06T21:57:00Z"/>
              </w:rPr>
              <w:pPrChange w:id="3590" w:author="Anees Shaikh" w:date="2013-10-06T21:57:00Z">
                <w:pPr>
                  <w:pStyle w:val="XML1"/>
                </w:pPr>
              </w:pPrChange>
            </w:pPr>
            <w:del w:id="3591" w:author="Anees Shaikh" w:date="2013-10-06T21:57:00Z">
              <w:r w:rsidDel="006821E9">
                <w:delText xml:space="preserve">            connecting to the OpenFlow Controller.</w:delText>
              </w:r>
            </w:del>
          </w:p>
          <w:p w14:paraId="256B75C5" w14:textId="5A69EA63" w:rsidR="0058493D" w:rsidDel="006821E9" w:rsidRDefault="0058493D" w:rsidP="006821E9">
            <w:pPr>
              <w:rPr>
                <w:del w:id="3592" w:author="Anees Shaikh" w:date="2013-10-06T21:57:00Z"/>
              </w:rPr>
              <w:pPrChange w:id="3593" w:author="Anees Shaikh" w:date="2013-10-06T21:57:00Z">
                <w:pPr>
                  <w:pStyle w:val="XML1"/>
                </w:pPr>
              </w:pPrChange>
            </w:pPr>
          </w:p>
          <w:p w14:paraId="2691C4C2" w14:textId="56191241" w:rsidR="0058493D" w:rsidDel="006821E9" w:rsidRDefault="0058493D" w:rsidP="006821E9">
            <w:pPr>
              <w:rPr>
                <w:del w:id="3594" w:author="Anees Shaikh" w:date="2013-10-06T21:57:00Z"/>
              </w:rPr>
              <w:pPrChange w:id="3595" w:author="Anees Shaikh" w:date="2013-10-06T21:57:00Z">
                <w:pPr>
                  <w:pStyle w:val="XML1"/>
                </w:pPr>
              </w:pPrChange>
            </w:pPr>
            <w:del w:id="3596" w:author="Anees Shaikh" w:date="2013-10-06T21:57:00Z">
              <w:r w:rsidDel="006821E9">
                <w:delText xml:space="preserve">            This element MUST be present in the NETCONF data store.</w:delText>
              </w:r>
            </w:del>
          </w:p>
          <w:p w14:paraId="4136172D" w14:textId="1ADE3A1B" w:rsidR="0058493D" w:rsidDel="006821E9" w:rsidRDefault="0058493D" w:rsidP="006821E9">
            <w:pPr>
              <w:rPr>
                <w:del w:id="3597" w:author="Anees Shaikh" w:date="2013-10-06T21:57:00Z"/>
              </w:rPr>
              <w:pPrChange w:id="3598" w:author="Anees Shaikh" w:date="2013-10-06T21:57:00Z">
                <w:pPr>
                  <w:pStyle w:val="XML1"/>
                </w:pPr>
              </w:pPrChange>
            </w:pPr>
            <w:del w:id="3599" w:author="Anees Shaikh" w:date="2013-10-06T21:57:00Z">
              <w:r w:rsidDel="006821E9">
                <w:delText xml:space="preserve">            If this element is not present in a NETCONF &amp;lt;edit-config&amp;gt;</w:delText>
              </w:r>
            </w:del>
          </w:p>
          <w:p w14:paraId="5323E4E0" w14:textId="5A67E643" w:rsidR="0058493D" w:rsidDel="006821E9" w:rsidRDefault="0058493D" w:rsidP="006821E9">
            <w:pPr>
              <w:rPr>
                <w:del w:id="3600" w:author="Anees Shaikh" w:date="2013-10-06T21:57:00Z"/>
              </w:rPr>
              <w:pPrChange w:id="3601" w:author="Anees Shaikh" w:date="2013-10-06T21:57:00Z">
                <w:pPr>
                  <w:pStyle w:val="XML1"/>
                </w:pPr>
              </w:pPrChange>
            </w:pPr>
            <w:del w:id="3602" w:author="Anees Shaikh" w:date="2013-10-06T21:57:00Z">
              <w:r w:rsidDel="006821E9">
                <w:delText xml:space="preserve">            operation 'create', 'merge' or 'replace' and the parent</w:delText>
              </w:r>
            </w:del>
          </w:p>
          <w:p w14:paraId="231042D0" w14:textId="5EF98AFB" w:rsidR="0058493D" w:rsidDel="006821E9" w:rsidRDefault="0058493D" w:rsidP="006821E9">
            <w:pPr>
              <w:rPr>
                <w:del w:id="3603" w:author="Anees Shaikh" w:date="2013-10-06T21:57:00Z"/>
              </w:rPr>
              <w:pPrChange w:id="3604" w:author="Anees Shaikh" w:date="2013-10-06T21:57:00Z">
                <w:pPr>
                  <w:pStyle w:val="XML1"/>
                </w:pPr>
              </w:pPrChange>
            </w:pPr>
            <w:del w:id="3605" w:author="Anees Shaikh" w:date="2013-10-06T21:57:00Z">
              <w:r w:rsidDel="006821E9">
                <w:delText xml:space="preserve">            element does not exist, a 'data-missing' error is</w:delText>
              </w:r>
            </w:del>
          </w:p>
          <w:p w14:paraId="41DFEC72" w14:textId="26559594" w:rsidR="0058493D" w:rsidDel="006821E9" w:rsidRDefault="0058493D" w:rsidP="006821E9">
            <w:pPr>
              <w:rPr>
                <w:del w:id="3606" w:author="Anees Shaikh" w:date="2013-10-06T21:57:00Z"/>
              </w:rPr>
              <w:pPrChange w:id="3607" w:author="Anees Shaikh" w:date="2013-10-06T21:57:00Z">
                <w:pPr>
                  <w:pStyle w:val="XML1"/>
                </w:pPr>
              </w:pPrChange>
            </w:pPr>
            <w:del w:id="3608" w:author="Anees Shaikh" w:date="2013-10-06T21:57:00Z">
              <w:r w:rsidDel="006821E9">
                <w:delText xml:space="preserve">            returned.</w:delText>
              </w:r>
            </w:del>
          </w:p>
          <w:p w14:paraId="467EA4CF" w14:textId="19D6199E" w:rsidR="0058493D" w:rsidDel="006821E9" w:rsidRDefault="0058493D" w:rsidP="006821E9">
            <w:pPr>
              <w:rPr>
                <w:del w:id="3609" w:author="Anees Shaikh" w:date="2013-10-06T21:57:00Z"/>
              </w:rPr>
              <w:pPrChange w:id="3610" w:author="Anees Shaikh" w:date="2013-10-06T21:57:00Z">
                <w:pPr>
                  <w:pStyle w:val="XML1"/>
                </w:pPr>
              </w:pPrChange>
            </w:pPr>
            <w:del w:id="3611" w:author="Anees Shaikh" w:date="2013-10-06T21:57:00Z">
              <w:r w:rsidDel="006821E9">
                <w:delText xml:space="preserve">          &lt;/xs:documentation&gt;</w:delText>
              </w:r>
            </w:del>
          </w:p>
          <w:p w14:paraId="03857969" w14:textId="45A17F64" w:rsidR="0058493D" w:rsidDel="006821E9" w:rsidRDefault="0058493D" w:rsidP="006821E9">
            <w:pPr>
              <w:rPr>
                <w:del w:id="3612" w:author="Anees Shaikh" w:date="2013-10-06T21:57:00Z"/>
              </w:rPr>
              <w:pPrChange w:id="3613" w:author="Anees Shaikh" w:date="2013-10-06T21:57:00Z">
                <w:pPr>
                  <w:pStyle w:val="XML1"/>
                </w:pPr>
              </w:pPrChange>
            </w:pPr>
            <w:del w:id="3614" w:author="Anees Shaikh" w:date="2013-10-06T21:57:00Z">
              <w:r w:rsidDel="006821E9">
                <w:delText xml:space="preserve">        &lt;/xs:annotation&gt;</w:delText>
              </w:r>
            </w:del>
          </w:p>
          <w:p w14:paraId="328F6D50" w14:textId="5FA0F39F" w:rsidR="0058493D" w:rsidDel="006821E9" w:rsidRDefault="0058493D" w:rsidP="006821E9">
            <w:pPr>
              <w:rPr>
                <w:del w:id="3615" w:author="Anees Shaikh" w:date="2013-10-06T21:57:00Z"/>
              </w:rPr>
              <w:pPrChange w:id="3616" w:author="Anees Shaikh" w:date="2013-10-06T21:57:00Z">
                <w:pPr>
                  <w:pStyle w:val="XML1"/>
                </w:pPr>
              </w:pPrChange>
            </w:pPr>
            <w:del w:id="3617" w:author="Anees Shaikh" w:date="2013-10-06T21:57:00Z">
              <w:r w:rsidDel="006821E9">
                <w:delText xml:space="preserve">      &lt;/xs:element&gt;</w:delText>
              </w:r>
            </w:del>
          </w:p>
          <w:p w14:paraId="43616A6F" w14:textId="3CAF01DD" w:rsidR="0058493D" w:rsidDel="006821E9" w:rsidRDefault="0058493D" w:rsidP="006821E9">
            <w:pPr>
              <w:rPr>
                <w:del w:id="3618" w:author="Anees Shaikh" w:date="2013-10-06T21:57:00Z"/>
              </w:rPr>
              <w:pPrChange w:id="3619" w:author="Anees Shaikh" w:date="2013-10-06T21:57:00Z">
                <w:pPr>
                  <w:pStyle w:val="XML1"/>
                </w:pPr>
              </w:pPrChange>
            </w:pPr>
            <w:del w:id="3620" w:author="Anees Shaikh" w:date="2013-10-06T21:57:00Z">
              <w:r w:rsidDel="006821E9">
                <w:delText xml:space="preserve">      &lt;xs:element name="port"  type="inet:port-number"&gt;</w:delText>
              </w:r>
            </w:del>
          </w:p>
          <w:p w14:paraId="0B3CEC09" w14:textId="20E752BB" w:rsidR="0058493D" w:rsidDel="006821E9" w:rsidRDefault="0058493D" w:rsidP="006821E9">
            <w:pPr>
              <w:rPr>
                <w:del w:id="3621" w:author="Anees Shaikh" w:date="2013-10-06T21:57:00Z"/>
              </w:rPr>
              <w:pPrChange w:id="3622" w:author="Anees Shaikh" w:date="2013-10-06T21:57:00Z">
                <w:pPr>
                  <w:pStyle w:val="XML1"/>
                </w:pPr>
              </w:pPrChange>
            </w:pPr>
            <w:del w:id="3623" w:author="Anees Shaikh" w:date="2013-10-06T21:57:00Z">
              <w:r w:rsidDel="006821E9">
                <w:delText xml:space="preserve">        &lt;xs:annotation&gt;</w:delText>
              </w:r>
            </w:del>
          </w:p>
          <w:p w14:paraId="3B37C23A" w14:textId="655D826F" w:rsidR="0058493D" w:rsidDel="006821E9" w:rsidRDefault="0058493D" w:rsidP="006821E9">
            <w:pPr>
              <w:rPr>
                <w:del w:id="3624" w:author="Anees Shaikh" w:date="2013-10-06T21:57:00Z"/>
              </w:rPr>
              <w:pPrChange w:id="3625" w:author="Anees Shaikh" w:date="2013-10-06T21:57:00Z">
                <w:pPr>
                  <w:pStyle w:val="XML1"/>
                </w:pPr>
              </w:pPrChange>
            </w:pPr>
            <w:del w:id="3626" w:author="Anees Shaikh" w:date="2013-10-06T21:57:00Z">
              <w:r w:rsidDel="006821E9">
                <w:delText xml:space="preserve">          &lt;xs:documentation&gt;</w:delText>
              </w:r>
            </w:del>
          </w:p>
          <w:p w14:paraId="6523044F" w14:textId="4F61C67F" w:rsidR="0058493D" w:rsidDel="006821E9" w:rsidRDefault="0058493D" w:rsidP="006821E9">
            <w:pPr>
              <w:rPr>
                <w:del w:id="3627" w:author="Anees Shaikh" w:date="2013-10-06T21:57:00Z"/>
              </w:rPr>
              <w:pPrChange w:id="3628" w:author="Anees Shaikh" w:date="2013-10-06T21:57:00Z">
                <w:pPr>
                  <w:pStyle w:val="XML1"/>
                </w:pPr>
              </w:pPrChange>
            </w:pPr>
            <w:del w:id="3629" w:author="Anees Shaikh" w:date="2013-10-06T21:57:00Z">
              <w:r w:rsidDel="006821E9">
                <w:delText xml:space="preserve">            The TCP port number at the OpenFlow Controller.</w:delText>
              </w:r>
            </w:del>
          </w:p>
          <w:p w14:paraId="0B69315B" w14:textId="7055C203" w:rsidR="0058493D" w:rsidDel="006821E9" w:rsidRDefault="0058493D" w:rsidP="006821E9">
            <w:pPr>
              <w:rPr>
                <w:del w:id="3630" w:author="Anees Shaikh" w:date="2013-10-06T21:57:00Z"/>
              </w:rPr>
              <w:pPrChange w:id="3631" w:author="Anees Shaikh" w:date="2013-10-06T21:57:00Z">
                <w:pPr>
                  <w:pStyle w:val="XML1"/>
                </w:pPr>
              </w:pPrChange>
            </w:pPr>
            <w:del w:id="3632" w:author="Anees Shaikh" w:date="2013-10-06T21:57:00Z">
              <w:r w:rsidDel="006821E9">
                <w:delText xml:space="preserve">            This port number is used by the OpenFlow Logical Switch</w:delText>
              </w:r>
            </w:del>
          </w:p>
          <w:p w14:paraId="5D971DB0" w14:textId="2500E6B3" w:rsidR="0058493D" w:rsidDel="006821E9" w:rsidRDefault="0058493D" w:rsidP="006821E9">
            <w:pPr>
              <w:rPr>
                <w:del w:id="3633" w:author="Anees Shaikh" w:date="2013-10-06T21:57:00Z"/>
              </w:rPr>
              <w:pPrChange w:id="3634" w:author="Anees Shaikh" w:date="2013-10-06T21:57:00Z">
                <w:pPr>
                  <w:pStyle w:val="XML1"/>
                </w:pPr>
              </w:pPrChange>
            </w:pPr>
            <w:del w:id="3635" w:author="Anees Shaikh" w:date="2013-10-06T21:57:00Z">
              <w:r w:rsidDel="006821E9">
                <w:delText xml:space="preserve">            when connecting to the OpenFlow Controller using TCP or</w:delText>
              </w:r>
            </w:del>
          </w:p>
          <w:p w14:paraId="095ADA88" w14:textId="2E9F3360" w:rsidR="0058493D" w:rsidDel="006821E9" w:rsidRDefault="0058493D" w:rsidP="006821E9">
            <w:pPr>
              <w:rPr>
                <w:del w:id="3636" w:author="Anees Shaikh" w:date="2013-10-06T21:57:00Z"/>
              </w:rPr>
              <w:pPrChange w:id="3637" w:author="Anees Shaikh" w:date="2013-10-06T21:57:00Z">
                <w:pPr>
                  <w:pStyle w:val="XML1"/>
                </w:pPr>
              </w:pPrChange>
            </w:pPr>
            <w:del w:id="3638" w:author="Anees Shaikh" w:date="2013-10-06T21:57:00Z">
              <w:r w:rsidDel="006821E9">
                <w:delText xml:space="preserve">            TLS.  The default value is 6633.</w:delText>
              </w:r>
            </w:del>
          </w:p>
          <w:p w14:paraId="7D7E54F7" w14:textId="2C82B541" w:rsidR="0058493D" w:rsidDel="006821E9" w:rsidRDefault="0058493D" w:rsidP="006821E9">
            <w:pPr>
              <w:rPr>
                <w:del w:id="3639" w:author="Anees Shaikh" w:date="2013-10-06T21:57:00Z"/>
              </w:rPr>
              <w:pPrChange w:id="3640" w:author="Anees Shaikh" w:date="2013-10-06T21:57:00Z">
                <w:pPr>
                  <w:pStyle w:val="XML1"/>
                </w:pPr>
              </w:pPrChange>
            </w:pPr>
          </w:p>
          <w:p w14:paraId="728E8575" w14:textId="2D704E1D" w:rsidR="0058493D" w:rsidDel="006821E9" w:rsidRDefault="0058493D" w:rsidP="006821E9">
            <w:pPr>
              <w:rPr>
                <w:del w:id="3641" w:author="Anees Shaikh" w:date="2013-10-06T21:57:00Z"/>
              </w:rPr>
              <w:pPrChange w:id="3642" w:author="Anees Shaikh" w:date="2013-10-06T21:57:00Z">
                <w:pPr>
                  <w:pStyle w:val="XML1"/>
                </w:pPr>
              </w:pPrChange>
            </w:pPr>
            <w:del w:id="3643" w:author="Anees Shaikh" w:date="2013-10-06T21:57:00Z">
              <w:r w:rsidDel="006821E9">
                <w:delText xml:space="preserve">            This element is optional. If this element is not present it</w:delText>
              </w:r>
            </w:del>
          </w:p>
          <w:p w14:paraId="60A2D1C3" w14:textId="44EE8F0A" w:rsidR="0058493D" w:rsidDel="006821E9" w:rsidRDefault="0058493D" w:rsidP="006821E9">
            <w:pPr>
              <w:rPr>
                <w:del w:id="3644" w:author="Anees Shaikh" w:date="2013-10-06T21:57:00Z"/>
              </w:rPr>
              <w:pPrChange w:id="3645" w:author="Anees Shaikh" w:date="2013-10-06T21:57:00Z">
                <w:pPr>
                  <w:pStyle w:val="XML1"/>
                </w:pPr>
              </w:pPrChange>
            </w:pPr>
            <w:del w:id="3646" w:author="Anees Shaikh" w:date="2013-10-06T21:57:00Z">
              <w:r w:rsidDel="006821E9">
                <w:delText xml:space="preserve">            defaults to 6633.</w:delText>
              </w:r>
            </w:del>
          </w:p>
          <w:p w14:paraId="61561435" w14:textId="0EF259E3" w:rsidR="0058493D" w:rsidDel="006821E9" w:rsidRDefault="0058493D" w:rsidP="006821E9">
            <w:pPr>
              <w:rPr>
                <w:del w:id="3647" w:author="Anees Shaikh" w:date="2013-10-06T21:57:00Z"/>
              </w:rPr>
              <w:pPrChange w:id="3648" w:author="Anees Shaikh" w:date="2013-10-06T21:57:00Z">
                <w:pPr>
                  <w:pStyle w:val="XML1"/>
                </w:pPr>
              </w:pPrChange>
            </w:pPr>
            <w:del w:id="3649" w:author="Anees Shaikh" w:date="2013-10-06T21:57:00Z">
              <w:r w:rsidDel="006821E9">
                <w:delText xml:space="preserve">          &lt;/xs:documentation&gt;</w:delText>
              </w:r>
            </w:del>
          </w:p>
          <w:p w14:paraId="3E522473" w14:textId="026F187C" w:rsidR="0058493D" w:rsidDel="006821E9" w:rsidRDefault="0058493D" w:rsidP="006821E9">
            <w:pPr>
              <w:rPr>
                <w:del w:id="3650" w:author="Anees Shaikh" w:date="2013-10-06T21:57:00Z"/>
              </w:rPr>
              <w:pPrChange w:id="3651" w:author="Anees Shaikh" w:date="2013-10-06T21:57:00Z">
                <w:pPr>
                  <w:pStyle w:val="XML1"/>
                </w:pPr>
              </w:pPrChange>
            </w:pPr>
            <w:del w:id="3652" w:author="Anees Shaikh" w:date="2013-10-06T21:57:00Z">
              <w:r w:rsidDel="006821E9">
                <w:delText xml:space="preserve">        &lt;/xs:annotation&gt;</w:delText>
              </w:r>
            </w:del>
          </w:p>
          <w:p w14:paraId="704D1888" w14:textId="7B0AF74E" w:rsidR="0058493D" w:rsidDel="006821E9" w:rsidRDefault="0058493D" w:rsidP="006821E9">
            <w:pPr>
              <w:rPr>
                <w:del w:id="3653" w:author="Anees Shaikh" w:date="2013-10-06T21:57:00Z"/>
              </w:rPr>
              <w:pPrChange w:id="3654" w:author="Anees Shaikh" w:date="2013-10-06T21:57:00Z">
                <w:pPr>
                  <w:pStyle w:val="XML1"/>
                </w:pPr>
              </w:pPrChange>
            </w:pPr>
            <w:del w:id="3655" w:author="Anees Shaikh" w:date="2013-10-06T21:57:00Z">
              <w:r w:rsidDel="006821E9">
                <w:delText xml:space="preserve">      &lt;/xs:element&gt;</w:delText>
              </w:r>
            </w:del>
          </w:p>
          <w:p w14:paraId="58B3018E" w14:textId="6EBE5642" w:rsidR="0058493D" w:rsidDel="006821E9" w:rsidRDefault="0058493D" w:rsidP="006821E9">
            <w:pPr>
              <w:rPr>
                <w:del w:id="3656" w:author="Anees Shaikh" w:date="2013-10-06T21:57:00Z"/>
              </w:rPr>
              <w:pPrChange w:id="3657" w:author="Anees Shaikh" w:date="2013-10-06T21:57:00Z">
                <w:pPr>
                  <w:pStyle w:val="XML1"/>
                </w:pPr>
              </w:pPrChange>
            </w:pPr>
            <w:del w:id="3658" w:author="Anees Shaikh" w:date="2013-10-06T21:57:00Z">
              <w:r w:rsidDel="006821E9">
                <w:delText xml:space="preserve">      &lt;xs:element name="local-ip-address"  type="inet:ip-address"&gt;</w:delText>
              </w:r>
            </w:del>
          </w:p>
          <w:p w14:paraId="664F90DB" w14:textId="17001A8A" w:rsidR="0058493D" w:rsidDel="006821E9" w:rsidRDefault="0058493D" w:rsidP="006821E9">
            <w:pPr>
              <w:rPr>
                <w:del w:id="3659" w:author="Anees Shaikh" w:date="2013-10-06T21:57:00Z"/>
              </w:rPr>
              <w:pPrChange w:id="3660" w:author="Anees Shaikh" w:date="2013-10-06T21:57:00Z">
                <w:pPr>
                  <w:pStyle w:val="XML1"/>
                </w:pPr>
              </w:pPrChange>
            </w:pPr>
            <w:del w:id="3661" w:author="Anees Shaikh" w:date="2013-10-06T21:57:00Z">
              <w:r w:rsidDel="006821E9">
                <w:delText xml:space="preserve">        &lt;xs:annotation&gt;</w:delText>
              </w:r>
            </w:del>
          </w:p>
          <w:p w14:paraId="15750D75" w14:textId="7A06DDA5" w:rsidR="0058493D" w:rsidDel="006821E9" w:rsidRDefault="0058493D" w:rsidP="006821E9">
            <w:pPr>
              <w:rPr>
                <w:del w:id="3662" w:author="Anees Shaikh" w:date="2013-10-06T21:57:00Z"/>
              </w:rPr>
              <w:pPrChange w:id="3663" w:author="Anees Shaikh" w:date="2013-10-06T21:57:00Z">
                <w:pPr>
                  <w:pStyle w:val="XML1"/>
                </w:pPr>
              </w:pPrChange>
            </w:pPr>
            <w:del w:id="3664" w:author="Anees Shaikh" w:date="2013-10-06T21:57:00Z">
              <w:r w:rsidDel="006821E9">
                <w:delText xml:space="preserve">          &lt;xs:documentation&gt;</w:delText>
              </w:r>
            </w:del>
          </w:p>
          <w:p w14:paraId="46920A8F" w14:textId="55AA4BB5" w:rsidR="0058493D" w:rsidDel="006821E9" w:rsidRDefault="0058493D" w:rsidP="006821E9">
            <w:pPr>
              <w:rPr>
                <w:del w:id="3665" w:author="Anees Shaikh" w:date="2013-10-06T21:57:00Z"/>
              </w:rPr>
              <w:pPrChange w:id="3666" w:author="Anees Shaikh" w:date="2013-10-06T21:57:00Z">
                <w:pPr>
                  <w:pStyle w:val="XML1"/>
                </w:pPr>
              </w:pPrChange>
            </w:pPr>
            <w:del w:id="3667" w:author="Anees Shaikh" w:date="2013-10-06T21:57:00Z">
              <w:r w:rsidDel="006821E9">
                <w:delText xml:space="preserve">            The local IP address of the OpenFlow Logical</w:delText>
              </w:r>
            </w:del>
          </w:p>
          <w:p w14:paraId="6BABED9B" w14:textId="012738E6" w:rsidR="0058493D" w:rsidDel="006821E9" w:rsidRDefault="0058493D" w:rsidP="006821E9">
            <w:pPr>
              <w:rPr>
                <w:del w:id="3668" w:author="Anees Shaikh" w:date="2013-10-06T21:57:00Z"/>
              </w:rPr>
              <w:pPrChange w:id="3669" w:author="Anees Shaikh" w:date="2013-10-06T21:57:00Z">
                <w:pPr>
                  <w:pStyle w:val="XML1"/>
                </w:pPr>
              </w:pPrChange>
            </w:pPr>
            <w:del w:id="3670" w:author="Anees Shaikh" w:date="2013-10-06T21:57:00Z">
              <w:r w:rsidDel="006821E9">
                <w:delText xml:space="preserve">            Switch when connecting to this OpenFlow Controller.  It is</w:delText>
              </w:r>
            </w:del>
          </w:p>
          <w:p w14:paraId="3DC75576" w14:textId="58BE705F" w:rsidR="0058493D" w:rsidDel="006821E9" w:rsidRDefault="0058493D" w:rsidP="006821E9">
            <w:pPr>
              <w:rPr>
                <w:del w:id="3671" w:author="Anees Shaikh" w:date="2013-10-06T21:57:00Z"/>
              </w:rPr>
              <w:pPrChange w:id="3672" w:author="Anees Shaikh" w:date="2013-10-06T21:57:00Z">
                <w:pPr>
                  <w:pStyle w:val="XML1"/>
                </w:pPr>
              </w:pPrChange>
            </w:pPr>
            <w:del w:id="3673" w:author="Anees Shaikh" w:date="2013-10-06T21:57:00Z">
              <w:r w:rsidDel="006821E9">
                <w:delText xml:space="preserve">            the source IP address of packets sent to this OpenFlow</w:delText>
              </w:r>
            </w:del>
          </w:p>
          <w:p w14:paraId="232656FA" w14:textId="1CE9DBC9" w:rsidR="0058493D" w:rsidDel="006821E9" w:rsidRDefault="0058493D" w:rsidP="006821E9">
            <w:pPr>
              <w:rPr>
                <w:del w:id="3674" w:author="Anees Shaikh" w:date="2013-10-06T21:57:00Z"/>
              </w:rPr>
              <w:pPrChange w:id="3675" w:author="Anees Shaikh" w:date="2013-10-06T21:57:00Z">
                <w:pPr>
                  <w:pStyle w:val="XML1"/>
                </w:pPr>
              </w:pPrChange>
            </w:pPr>
            <w:del w:id="3676" w:author="Anees Shaikh" w:date="2013-10-06T21:57:00Z">
              <w:r w:rsidDel="006821E9">
                <w:delText xml:space="preserve">            Controller.  If present, this element overrides any default</w:delText>
              </w:r>
            </w:del>
          </w:p>
          <w:p w14:paraId="10E376C3" w14:textId="52A162D8" w:rsidR="0058493D" w:rsidDel="006821E9" w:rsidRDefault="0058493D" w:rsidP="006821E9">
            <w:pPr>
              <w:rPr>
                <w:del w:id="3677" w:author="Anees Shaikh" w:date="2013-10-06T21:57:00Z"/>
              </w:rPr>
              <w:pPrChange w:id="3678" w:author="Anees Shaikh" w:date="2013-10-06T21:57:00Z">
                <w:pPr>
                  <w:pStyle w:val="XML1"/>
                </w:pPr>
              </w:pPrChange>
            </w:pPr>
            <w:del w:id="3679" w:author="Anees Shaikh" w:date="2013-10-06T21:57:00Z">
              <w:r w:rsidDel="006821E9">
                <w:delText xml:space="preserve">            IP address.</w:delText>
              </w:r>
            </w:del>
          </w:p>
          <w:p w14:paraId="014FC453" w14:textId="55394E9F" w:rsidR="0058493D" w:rsidDel="006821E9" w:rsidRDefault="0058493D" w:rsidP="006821E9">
            <w:pPr>
              <w:rPr>
                <w:del w:id="3680" w:author="Anees Shaikh" w:date="2013-10-06T21:57:00Z"/>
              </w:rPr>
              <w:pPrChange w:id="3681" w:author="Anees Shaikh" w:date="2013-10-06T21:57:00Z">
                <w:pPr>
                  <w:pStyle w:val="XML1"/>
                </w:pPr>
              </w:pPrChange>
            </w:pPr>
            <w:del w:id="3682" w:author="Anees Shaikh" w:date="2013-10-06T21:57:00Z">
              <w:r w:rsidDel="006821E9">
                <w:delText xml:space="preserve">                </w:delText>
              </w:r>
            </w:del>
          </w:p>
          <w:p w14:paraId="6C2B6171" w14:textId="1289FEBC" w:rsidR="0058493D" w:rsidDel="006821E9" w:rsidRDefault="0058493D" w:rsidP="006821E9">
            <w:pPr>
              <w:rPr>
                <w:del w:id="3683" w:author="Anees Shaikh" w:date="2013-10-06T21:57:00Z"/>
              </w:rPr>
              <w:pPrChange w:id="3684" w:author="Anees Shaikh" w:date="2013-10-06T21:57:00Z">
                <w:pPr>
                  <w:pStyle w:val="XML1"/>
                </w:pPr>
              </w:pPrChange>
            </w:pPr>
            <w:del w:id="3685" w:author="Anees Shaikh" w:date="2013-10-06T21:57:00Z">
              <w:r w:rsidDel="006821E9">
                <w:delText xml:space="preserve">                    </w:delText>
              </w:r>
            </w:del>
          </w:p>
          <w:p w14:paraId="57461C38" w14:textId="52FE2506" w:rsidR="0058493D" w:rsidDel="006821E9" w:rsidRDefault="0058493D" w:rsidP="006821E9">
            <w:pPr>
              <w:rPr>
                <w:del w:id="3686" w:author="Anees Shaikh" w:date="2013-10-06T21:57:00Z"/>
              </w:rPr>
              <w:pPrChange w:id="3687" w:author="Anees Shaikh" w:date="2013-10-06T21:57:00Z">
                <w:pPr>
                  <w:pStyle w:val="XML1"/>
                </w:pPr>
              </w:pPrChange>
            </w:pPr>
            <w:del w:id="3688" w:author="Anees Shaikh" w:date="2013-10-06T21:57:00Z">
              <w:r w:rsidDel="006821E9">
                <w:delText xml:space="preserve">            This element is optional. Attempts to set this element to</w:delText>
              </w:r>
            </w:del>
          </w:p>
          <w:p w14:paraId="37B5726D" w14:textId="7ADF2FE4" w:rsidR="0058493D" w:rsidDel="006821E9" w:rsidRDefault="0058493D" w:rsidP="006821E9">
            <w:pPr>
              <w:rPr>
                <w:del w:id="3689" w:author="Anees Shaikh" w:date="2013-10-06T21:57:00Z"/>
              </w:rPr>
              <w:pPrChange w:id="3690" w:author="Anees Shaikh" w:date="2013-10-06T21:57:00Z">
                <w:pPr>
                  <w:pStyle w:val="XML1"/>
                </w:pPr>
              </w:pPrChange>
            </w:pPr>
            <w:del w:id="3691" w:author="Anees Shaikh" w:date="2013-10-06T21:57:00Z">
              <w:r w:rsidDel="006821E9">
                <w:delText xml:space="preserve">            an IP address that cannot be used by the OpenFlow Logical</w:delText>
              </w:r>
            </w:del>
          </w:p>
          <w:p w14:paraId="46F39085" w14:textId="5F3D406D" w:rsidR="0058493D" w:rsidDel="006821E9" w:rsidRDefault="0058493D" w:rsidP="006821E9">
            <w:pPr>
              <w:rPr>
                <w:del w:id="3692" w:author="Anees Shaikh" w:date="2013-10-06T21:57:00Z"/>
              </w:rPr>
              <w:pPrChange w:id="3693" w:author="Anees Shaikh" w:date="2013-10-06T21:57:00Z">
                <w:pPr>
                  <w:pStyle w:val="XML1"/>
                </w:pPr>
              </w:pPrChange>
            </w:pPr>
            <w:del w:id="3694" w:author="Anees Shaikh" w:date="2013-10-06T21:57:00Z">
              <w:r w:rsidDel="006821E9">
                <w:delText xml:space="preserve">            Switch MUST result in an 'bad-element' error with type</w:delText>
              </w:r>
            </w:del>
          </w:p>
          <w:p w14:paraId="08FC1EC1" w14:textId="0C7E4588" w:rsidR="0058493D" w:rsidDel="006821E9" w:rsidRDefault="0058493D" w:rsidP="006821E9">
            <w:pPr>
              <w:rPr>
                <w:del w:id="3695" w:author="Anees Shaikh" w:date="2013-10-06T21:57:00Z"/>
              </w:rPr>
              <w:pPrChange w:id="3696" w:author="Anees Shaikh" w:date="2013-10-06T21:57:00Z">
                <w:pPr>
                  <w:pStyle w:val="XML1"/>
                </w:pPr>
              </w:pPrChange>
            </w:pPr>
            <w:del w:id="3697" w:author="Anees Shaikh" w:date="2013-10-06T21:57:00Z">
              <w:r w:rsidDel="006821E9">
                <w:delText xml:space="preserve">            'application'. The &amp;lt;error-info&amp;gt; element MUST contain the</w:delText>
              </w:r>
            </w:del>
          </w:p>
          <w:p w14:paraId="4B347CD2" w14:textId="633E2222" w:rsidR="0058493D" w:rsidDel="006821E9" w:rsidRDefault="0058493D" w:rsidP="006821E9">
            <w:pPr>
              <w:rPr>
                <w:del w:id="3698" w:author="Anees Shaikh" w:date="2013-10-06T21:57:00Z"/>
              </w:rPr>
              <w:pPrChange w:id="3699" w:author="Anees Shaikh" w:date="2013-10-06T21:57:00Z">
                <w:pPr>
                  <w:pStyle w:val="XML1"/>
                </w:pPr>
              </w:pPrChange>
            </w:pPr>
            <w:del w:id="3700" w:author="Anees Shaikh" w:date="2013-10-06T21:57:00Z">
              <w:r w:rsidDel="006821E9">
                <w:delText xml:space="preserve">            name of this element in the &amp;lt;bad-element&amp;gt; element.</w:delText>
              </w:r>
            </w:del>
          </w:p>
          <w:p w14:paraId="37A572A9" w14:textId="61B0673D" w:rsidR="0058493D" w:rsidDel="006821E9" w:rsidRDefault="0058493D" w:rsidP="006821E9">
            <w:pPr>
              <w:rPr>
                <w:del w:id="3701" w:author="Anees Shaikh" w:date="2013-10-06T21:57:00Z"/>
              </w:rPr>
              <w:pPrChange w:id="3702" w:author="Anees Shaikh" w:date="2013-10-06T21:57:00Z">
                <w:pPr>
                  <w:pStyle w:val="XML1"/>
                </w:pPr>
              </w:pPrChange>
            </w:pPr>
            <w:del w:id="3703" w:author="Anees Shaikh" w:date="2013-10-06T21:57:00Z">
              <w:r w:rsidDel="006821E9">
                <w:delText xml:space="preserve">          &lt;/xs:documentation&gt;</w:delText>
              </w:r>
            </w:del>
          </w:p>
          <w:p w14:paraId="612C8639" w14:textId="477576C9" w:rsidR="0058493D" w:rsidDel="006821E9" w:rsidRDefault="0058493D" w:rsidP="006821E9">
            <w:pPr>
              <w:rPr>
                <w:del w:id="3704" w:author="Anees Shaikh" w:date="2013-10-06T21:57:00Z"/>
              </w:rPr>
              <w:pPrChange w:id="3705" w:author="Anees Shaikh" w:date="2013-10-06T21:57:00Z">
                <w:pPr>
                  <w:pStyle w:val="XML1"/>
                </w:pPr>
              </w:pPrChange>
            </w:pPr>
            <w:del w:id="3706" w:author="Anees Shaikh" w:date="2013-10-06T21:57:00Z">
              <w:r w:rsidDel="006821E9">
                <w:delText xml:space="preserve">        &lt;/xs:annotation&gt;</w:delText>
              </w:r>
            </w:del>
          </w:p>
          <w:p w14:paraId="042627D4" w14:textId="005ADEE1" w:rsidR="0058493D" w:rsidDel="006821E9" w:rsidRDefault="0058493D" w:rsidP="006821E9">
            <w:pPr>
              <w:rPr>
                <w:del w:id="3707" w:author="Anees Shaikh" w:date="2013-10-06T21:57:00Z"/>
              </w:rPr>
              <w:pPrChange w:id="3708" w:author="Anees Shaikh" w:date="2013-10-06T21:57:00Z">
                <w:pPr>
                  <w:pStyle w:val="XML1"/>
                </w:pPr>
              </w:pPrChange>
            </w:pPr>
            <w:del w:id="3709" w:author="Anees Shaikh" w:date="2013-10-06T21:57:00Z">
              <w:r w:rsidDel="006821E9">
                <w:delText xml:space="preserve">      &lt;/xs:element&gt;</w:delText>
              </w:r>
            </w:del>
          </w:p>
          <w:p w14:paraId="46D2B1CD" w14:textId="392519C2" w:rsidR="0058493D" w:rsidDel="006821E9" w:rsidRDefault="0058493D" w:rsidP="006821E9">
            <w:pPr>
              <w:rPr>
                <w:del w:id="3710" w:author="Anees Shaikh" w:date="2013-10-06T21:57:00Z"/>
              </w:rPr>
              <w:pPrChange w:id="3711" w:author="Anees Shaikh" w:date="2013-10-06T21:57:00Z">
                <w:pPr>
                  <w:pStyle w:val="XML1"/>
                </w:pPr>
              </w:pPrChange>
            </w:pPr>
            <w:del w:id="3712" w:author="Anees Shaikh" w:date="2013-10-06T21:57:00Z">
              <w:r w:rsidDel="006821E9">
                <w:delText xml:space="preserve">      &lt;xs:element name="local-port"  type="inet:port-number"&gt;</w:delText>
              </w:r>
            </w:del>
          </w:p>
          <w:p w14:paraId="1BFBF1BF" w14:textId="5F59EDE9" w:rsidR="0058493D" w:rsidDel="006821E9" w:rsidRDefault="0058493D" w:rsidP="006821E9">
            <w:pPr>
              <w:rPr>
                <w:del w:id="3713" w:author="Anees Shaikh" w:date="2013-10-06T21:57:00Z"/>
              </w:rPr>
              <w:pPrChange w:id="3714" w:author="Anees Shaikh" w:date="2013-10-06T21:57:00Z">
                <w:pPr>
                  <w:pStyle w:val="XML1"/>
                </w:pPr>
              </w:pPrChange>
            </w:pPr>
            <w:del w:id="3715" w:author="Anees Shaikh" w:date="2013-10-06T21:57:00Z">
              <w:r w:rsidDel="006821E9">
                <w:delText xml:space="preserve">        &lt;xs:annotation&gt;</w:delText>
              </w:r>
            </w:del>
          </w:p>
          <w:p w14:paraId="2B75F1EC" w14:textId="1808E1FB" w:rsidR="0058493D" w:rsidDel="006821E9" w:rsidRDefault="0058493D" w:rsidP="006821E9">
            <w:pPr>
              <w:rPr>
                <w:del w:id="3716" w:author="Anees Shaikh" w:date="2013-10-06T21:57:00Z"/>
              </w:rPr>
              <w:pPrChange w:id="3717" w:author="Anees Shaikh" w:date="2013-10-06T21:57:00Z">
                <w:pPr>
                  <w:pStyle w:val="XML1"/>
                </w:pPr>
              </w:pPrChange>
            </w:pPr>
            <w:del w:id="3718" w:author="Anees Shaikh" w:date="2013-10-06T21:57:00Z">
              <w:r w:rsidDel="006821E9">
                <w:delText xml:space="preserve">          &lt;xs:documentation&gt;</w:delText>
              </w:r>
            </w:del>
          </w:p>
          <w:p w14:paraId="66CEB3CA" w14:textId="27D227F6" w:rsidR="0058493D" w:rsidDel="006821E9" w:rsidRDefault="0058493D" w:rsidP="006821E9">
            <w:pPr>
              <w:rPr>
                <w:del w:id="3719" w:author="Anees Shaikh" w:date="2013-10-06T21:57:00Z"/>
              </w:rPr>
              <w:pPrChange w:id="3720" w:author="Anees Shaikh" w:date="2013-10-06T21:57:00Z">
                <w:pPr>
                  <w:pStyle w:val="XML1"/>
                </w:pPr>
              </w:pPrChange>
            </w:pPr>
            <w:del w:id="3721" w:author="Anees Shaikh" w:date="2013-10-06T21:57:00Z">
              <w:r w:rsidDel="006821E9">
                <w:delText xml:space="preserve">            The local TCP port number of the OpenFlow</w:delText>
              </w:r>
            </w:del>
          </w:p>
          <w:p w14:paraId="22D42A0C" w14:textId="4453D0AC" w:rsidR="0058493D" w:rsidDel="006821E9" w:rsidRDefault="0058493D" w:rsidP="006821E9">
            <w:pPr>
              <w:rPr>
                <w:del w:id="3722" w:author="Anees Shaikh" w:date="2013-10-06T21:57:00Z"/>
              </w:rPr>
              <w:pPrChange w:id="3723" w:author="Anees Shaikh" w:date="2013-10-06T21:57:00Z">
                <w:pPr>
                  <w:pStyle w:val="XML1"/>
                </w:pPr>
              </w:pPrChange>
            </w:pPr>
            <w:del w:id="3724" w:author="Anees Shaikh" w:date="2013-10-06T21:57:00Z">
              <w:r w:rsidDel="006821E9">
                <w:delText xml:space="preserve">            Logical Switch when connecting to this OpenFlow Controller.</w:delText>
              </w:r>
            </w:del>
          </w:p>
          <w:p w14:paraId="405DC3C9" w14:textId="5E793B30" w:rsidR="0058493D" w:rsidDel="006821E9" w:rsidRDefault="0058493D" w:rsidP="006821E9">
            <w:pPr>
              <w:rPr>
                <w:del w:id="3725" w:author="Anees Shaikh" w:date="2013-10-06T21:57:00Z"/>
              </w:rPr>
              <w:pPrChange w:id="3726" w:author="Anees Shaikh" w:date="2013-10-06T21:57:00Z">
                <w:pPr>
                  <w:pStyle w:val="XML1"/>
                </w:pPr>
              </w:pPrChange>
            </w:pPr>
            <w:del w:id="3727" w:author="Anees Shaikh" w:date="2013-10-06T21:57:00Z">
              <w:r w:rsidDel="006821E9">
                <w:delText xml:space="preserve">            It is the source TCP port number of packets sent to this</w:delText>
              </w:r>
            </w:del>
          </w:p>
          <w:p w14:paraId="682CBD0D" w14:textId="1E77BF31" w:rsidR="0058493D" w:rsidDel="006821E9" w:rsidRDefault="0058493D" w:rsidP="006821E9">
            <w:pPr>
              <w:rPr>
                <w:del w:id="3728" w:author="Anees Shaikh" w:date="2013-10-06T21:57:00Z"/>
              </w:rPr>
              <w:pPrChange w:id="3729" w:author="Anees Shaikh" w:date="2013-10-06T21:57:00Z">
                <w:pPr>
                  <w:pStyle w:val="XML1"/>
                </w:pPr>
              </w:pPrChange>
            </w:pPr>
            <w:del w:id="3730" w:author="Anees Shaikh" w:date="2013-10-06T21:57:00Z">
              <w:r w:rsidDel="006821E9">
                <w:delText xml:space="preserve">            OpenFlow Controller.  If this element is not present, then</w:delText>
              </w:r>
            </w:del>
          </w:p>
          <w:p w14:paraId="175D7D0F" w14:textId="72EE72C5" w:rsidR="0058493D" w:rsidDel="006821E9" w:rsidRDefault="0058493D" w:rsidP="006821E9">
            <w:pPr>
              <w:rPr>
                <w:del w:id="3731" w:author="Anees Shaikh" w:date="2013-10-06T21:57:00Z"/>
              </w:rPr>
              <w:pPrChange w:id="3732" w:author="Anees Shaikh" w:date="2013-10-06T21:57:00Z">
                <w:pPr>
                  <w:pStyle w:val="XML1"/>
                </w:pPr>
              </w:pPrChange>
            </w:pPr>
            <w:del w:id="3733" w:author="Anees Shaikh" w:date="2013-10-06T21:57:00Z">
              <w:r w:rsidDel="006821E9">
                <w:delText xml:space="preserve">            the port number is chosen arbitrarily by the OpenFlow</w:delText>
              </w:r>
            </w:del>
          </w:p>
          <w:p w14:paraId="78935A0C" w14:textId="40B5E3B5" w:rsidR="0058493D" w:rsidDel="006821E9" w:rsidRDefault="0058493D" w:rsidP="006821E9">
            <w:pPr>
              <w:rPr>
                <w:del w:id="3734" w:author="Anees Shaikh" w:date="2013-10-06T21:57:00Z"/>
              </w:rPr>
              <w:pPrChange w:id="3735" w:author="Anees Shaikh" w:date="2013-10-06T21:57:00Z">
                <w:pPr>
                  <w:pStyle w:val="XML1"/>
                </w:pPr>
              </w:pPrChange>
            </w:pPr>
            <w:del w:id="3736" w:author="Anees Shaikh" w:date="2013-10-06T21:57:00Z">
              <w:r w:rsidDel="006821E9">
                <w:delText xml:space="preserve">            Logical Switch.</w:delText>
              </w:r>
            </w:del>
          </w:p>
          <w:p w14:paraId="47F28801" w14:textId="1CED5F36" w:rsidR="0058493D" w:rsidDel="006821E9" w:rsidRDefault="0058493D" w:rsidP="006821E9">
            <w:pPr>
              <w:rPr>
                <w:del w:id="3737" w:author="Anees Shaikh" w:date="2013-10-06T21:57:00Z"/>
              </w:rPr>
              <w:pPrChange w:id="3738" w:author="Anees Shaikh" w:date="2013-10-06T21:57:00Z">
                <w:pPr>
                  <w:pStyle w:val="XML1"/>
                </w:pPr>
              </w:pPrChange>
            </w:pPr>
            <w:del w:id="3739" w:author="Anees Shaikh" w:date="2013-10-06T21:57:00Z">
              <w:r w:rsidDel="006821E9">
                <w:delText xml:space="preserve">                  </w:delText>
              </w:r>
            </w:del>
          </w:p>
          <w:p w14:paraId="3E585BC4" w14:textId="596A66E5" w:rsidR="0058493D" w:rsidDel="006821E9" w:rsidRDefault="0058493D" w:rsidP="006821E9">
            <w:pPr>
              <w:rPr>
                <w:del w:id="3740" w:author="Anees Shaikh" w:date="2013-10-06T21:57:00Z"/>
              </w:rPr>
              <w:pPrChange w:id="3741" w:author="Anees Shaikh" w:date="2013-10-06T21:57:00Z">
                <w:pPr>
                  <w:pStyle w:val="XML1"/>
                </w:pPr>
              </w:pPrChange>
            </w:pPr>
            <w:del w:id="3742" w:author="Anees Shaikh" w:date="2013-10-06T21:57:00Z">
              <w:r w:rsidDel="006821E9">
                <w:delText xml:space="preserve">            This element is optional. Attempts to set this element to a</w:delText>
              </w:r>
            </w:del>
          </w:p>
          <w:p w14:paraId="5EC53A07" w14:textId="56E67F87" w:rsidR="0058493D" w:rsidDel="006821E9" w:rsidRDefault="0058493D" w:rsidP="006821E9">
            <w:pPr>
              <w:rPr>
                <w:del w:id="3743" w:author="Anees Shaikh" w:date="2013-10-06T21:57:00Z"/>
              </w:rPr>
              <w:pPrChange w:id="3744" w:author="Anees Shaikh" w:date="2013-10-06T21:57:00Z">
                <w:pPr>
                  <w:pStyle w:val="XML1"/>
                </w:pPr>
              </w:pPrChange>
            </w:pPr>
            <w:del w:id="3745" w:author="Anees Shaikh" w:date="2013-10-06T21:57:00Z">
              <w:r w:rsidDel="006821E9">
                <w:delText xml:space="preserve">            port number that cannot be used by the OpenFlow Logical</w:delText>
              </w:r>
            </w:del>
          </w:p>
          <w:p w14:paraId="4F5017DA" w14:textId="63B7352F" w:rsidR="0058493D" w:rsidDel="006821E9" w:rsidRDefault="0058493D" w:rsidP="006821E9">
            <w:pPr>
              <w:rPr>
                <w:del w:id="3746" w:author="Anees Shaikh" w:date="2013-10-06T21:57:00Z"/>
              </w:rPr>
              <w:pPrChange w:id="3747" w:author="Anees Shaikh" w:date="2013-10-06T21:57:00Z">
                <w:pPr>
                  <w:pStyle w:val="XML1"/>
                </w:pPr>
              </w:pPrChange>
            </w:pPr>
            <w:del w:id="3748" w:author="Anees Shaikh" w:date="2013-10-06T21:57:00Z">
              <w:r w:rsidDel="006821E9">
                <w:delText xml:space="preserve">            Switch MUST result in an 'bad-element' error with type</w:delText>
              </w:r>
            </w:del>
          </w:p>
          <w:p w14:paraId="4EAFE2F5" w14:textId="06802F6F" w:rsidR="0058493D" w:rsidDel="006821E9" w:rsidRDefault="0058493D" w:rsidP="006821E9">
            <w:pPr>
              <w:rPr>
                <w:del w:id="3749" w:author="Anees Shaikh" w:date="2013-10-06T21:57:00Z"/>
              </w:rPr>
              <w:pPrChange w:id="3750" w:author="Anees Shaikh" w:date="2013-10-06T21:57:00Z">
                <w:pPr>
                  <w:pStyle w:val="XML1"/>
                </w:pPr>
              </w:pPrChange>
            </w:pPr>
            <w:del w:id="3751" w:author="Anees Shaikh" w:date="2013-10-06T21:57:00Z">
              <w:r w:rsidDel="006821E9">
                <w:delText xml:space="preserve">            'application'. The &amp;lt;error-info&amp;gt; element MUST contain the</w:delText>
              </w:r>
            </w:del>
          </w:p>
          <w:p w14:paraId="4CA2A5E6" w14:textId="1CF49BB8" w:rsidR="0058493D" w:rsidDel="006821E9" w:rsidRDefault="0058493D" w:rsidP="006821E9">
            <w:pPr>
              <w:rPr>
                <w:del w:id="3752" w:author="Anees Shaikh" w:date="2013-10-06T21:57:00Z"/>
              </w:rPr>
              <w:pPrChange w:id="3753" w:author="Anees Shaikh" w:date="2013-10-06T21:57:00Z">
                <w:pPr>
                  <w:pStyle w:val="XML1"/>
                </w:pPr>
              </w:pPrChange>
            </w:pPr>
            <w:del w:id="3754" w:author="Anees Shaikh" w:date="2013-10-06T21:57:00Z">
              <w:r w:rsidDel="006821E9">
                <w:delText xml:space="preserve">            name of this element in the &amp;lt;bad-element&amp;gt; element.</w:delText>
              </w:r>
            </w:del>
          </w:p>
          <w:p w14:paraId="16C33AAE" w14:textId="6F0692EB" w:rsidR="0058493D" w:rsidDel="006821E9" w:rsidRDefault="0058493D" w:rsidP="006821E9">
            <w:pPr>
              <w:rPr>
                <w:del w:id="3755" w:author="Anees Shaikh" w:date="2013-10-06T21:57:00Z"/>
              </w:rPr>
              <w:pPrChange w:id="3756" w:author="Anees Shaikh" w:date="2013-10-06T21:57:00Z">
                <w:pPr>
                  <w:pStyle w:val="XML1"/>
                </w:pPr>
              </w:pPrChange>
            </w:pPr>
            <w:del w:id="3757" w:author="Anees Shaikh" w:date="2013-10-06T21:57:00Z">
              <w:r w:rsidDel="006821E9">
                <w:delText xml:space="preserve">          &lt;/xs:documentation&gt;</w:delText>
              </w:r>
            </w:del>
          </w:p>
          <w:p w14:paraId="5AAEDBAF" w14:textId="6A3F4099" w:rsidR="0058493D" w:rsidDel="006821E9" w:rsidRDefault="0058493D" w:rsidP="006821E9">
            <w:pPr>
              <w:rPr>
                <w:del w:id="3758" w:author="Anees Shaikh" w:date="2013-10-06T21:57:00Z"/>
              </w:rPr>
              <w:pPrChange w:id="3759" w:author="Anees Shaikh" w:date="2013-10-06T21:57:00Z">
                <w:pPr>
                  <w:pStyle w:val="XML1"/>
                </w:pPr>
              </w:pPrChange>
            </w:pPr>
            <w:del w:id="3760" w:author="Anees Shaikh" w:date="2013-10-06T21:57:00Z">
              <w:r w:rsidDel="006821E9">
                <w:delText xml:space="preserve">        &lt;/xs:annotation&gt;</w:delText>
              </w:r>
            </w:del>
          </w:p>
          <w:p w14:paraId="012EA471" w14:textId="179E17E8" w:rsidR="0058493D" w:rsidDel="006821E9" w:rsidRDefault="0058493D" w:rsidP="006821E9">
            <w:pPr>
              <w:rPr>
                <w:del w:id="3761" w:author="Anees Shaikh" w:date="2013-10-06T21:57:00Z"/>
              </w:rPr>
              <w:pPrChange w:id="3762" w:author="Anees Shaikh" w:date="2013-10-06T21:57:00Z">
                <w:pPr>
                  <w:pStyle w:val="XML1"/>
                </w:pPr>
              </w:pPrChange>
            </w:pPr>
            <w:del w:id="3763" w:author="Anees Shaikh" w:date="2013-10-06T21:57:00Z">
              <w:r w:rsidDel="006821E9">
                <w:delText xml:space="preserve">      &lt;/xs:element&gt;</w:delText>
              </w:r>
            </w:del>
          </w:p>
          <w:p w14:paraId="75672AAF" w14:textId="2707EF75" w:rsidR="0058493D" w:rsidDel="006821E9" w:rsidRDefault="0058493D" w:rsidP="006821E9">
            <w:pPr>
              <w:rPr>
                <w:del w:id="3764" w:author="Anees Shaikh" w:date="2013-10-06T21:57:00Z"/>
              </w:rPr>
              <w:pPrChange w:id="3765" w:author="Anees Shaikh" w:date="2013-10-06T21:57:00Z">
                <w:pPr>
                  <w:pStyle w:val="XML1"/>
                </w:pPr>
              </w:pPrChange>
            </w:pPr>
            <w:del w:id="3766" w:author="Anees Shaikh" w:date="2013-10-06T21:57:00Z">
              <w:r w:rsidDel="006821E9">
                <w:delText xml:space="preserve">      &lt;xs:element name="protocol"&gt;</w:delText>
              </w:r>
            </w:del>
          </w:p>
          <w:p w14:paraId="11DD7F27" w14:textId="767A1C9D" w:rsidR="0058493D" w:rsidDel="006821E9" w:rsidRDefault="0058493D" w:rsidP="006821E9">
            <w:pPr>
              <w:rPr>
                <w:del w:id="3767" w:author="Anees Shaikh" w:date="2013-10-06T21:57:00Z"/>
              </w:rPr>
              <w:pPrChange w:id="3768" w:author="Anees Shaikh" w:date="2013-10-06T21:57:00Z">
                <w:pPr>
                  <w:pStyle w:val="XML1"/>
                </w:pPr>
              </w:pPrChange>
            </w:pPr>
            <w:del w:id="3769" w:author="Anees Shaikh" w:date="2013-10-06T21:57:00Z">
              <w:r w:rsidDel="006821E9">
                <w:delText xml:space="preserve">        &lt;xs:annotation&gt;</w:delText>
              </w:r>
            </w:del>
          </w:p>
          <w:p w14:paraId="7963B8AE" w14:textId="45A8AD51" w:rsidR="0058493D" w:rsidDel="006821E9" w:rsidRDefault="0058493D" w:rsidP="006821E9">
            <w:pPr>
              <w:rPr>
                <w:del w:id="3770" w:author="Anees Shaikh" w:date="2013-10-06T21:57:00Z"/>
              </w:rPr>
              <w:pPrChange w:id="3771" w:author="Anees Shaikh" w:date="2013-10-06T21:57:00Z">
                <w:pPr>
                  <w:pStyle w:val="XML1"/>
                </w:pPr>
              </w:pPrChange>
            </w:pPr>
            <w:del w:id="3772" w:author="Anees Shaikh" w:date="2013-10-06T21:57:00Z">
              <w:r w:rsidDel="006821E9">
                <w:delText xml:space="preserve">          &lt;xs:documentation&gt;</w:delText>
              </w:r>
            </w:del>
          </w:p>
          <w:p w14:paraId="01B0F04A" w14:textId="730DE70C" w:rsidR="0058493D" w:rsidDel="006821E9" w:rsidRDefault="0058493D" w:rsidP="006821E9">
            <w:pPr>
              <w:rPr>
                <w:del w:id="3773" w:author="Anees Shaikh" w:date="2013-10-06T21:57:00Z"/>
              </w:rPr>
              <w:pPrChange w:id="3774" w:author="Anees Shaikh" w:date="2013-10-06T21:57:00Z">
                <w:pPr>
                  <w:pStyle w:val="XML1"/>
                </w:pPr>
              </w:pPrChange>
            </w:pPr>
            <w:del w:id="3775" w:author="Anees Shaikh" w:date="2013-10-06T21:57:00Z">
              <w:r w:rsidDel="006821E9">
                <w:delText xml:space="preserve">            The default protocol tha the OpenFlow Logical </w:delText>
              </w:r>
            </w:del>
          </w:p>
          <w:p w14:paraId="7BFEEAC5" w14:textId="113AA3ED" w:rsidR="0058493D" w:rsidDel="006821E9" w:rsidRDefault="0058493D" w:rsidP="006821E9">
            <w:pPr>
              <w:rPr>
                <w:del w:id="3776" w:author="Anees Shaikh" w:date="2013-10-06T21:57:00Z"/>
              </w:rPr>
              <w:pPrChange w:id="3777" w:author="Anees Shaikh" w:date="2013-10-06T21:57:00Z">
                <w:pPr>
                  <w:pStyle w:val="XML1"/>
                </w:pPr>
              </w:pPrChange>
            </w:pPr>
            <w:del w:id="3778" w:author="Anees Shaikh" w:date="2013-10-06T21:57:00Z">
              <w:r w:rsidDel="006821E9">
                <w:delText xml:space="preserve">            Switch uses to connect to this OpenFlow Controller.  'tls'</w:delText>
              </w:r>
            </w:del>
          </w:p>
          <w:p w14:paraId="7D8187FE" w14:textId="11AF782B" w:rsidR="0058493D" w:rsidDel="006821E9" w:rsidRDefault="0058493D" w:rsidP="006821E9">
            <w:pPr>
              <w:rPr>
                <w:del w:id="3779" w:author="Anees Shaikh" w:date="2013-10-06T21:57:00Z"/>
              </w:rPr>
              <w:pPrChange w:id="3780" w:author="Anees Shaikh" w:date="2013-10-06T21:57:00Z">
                <w:pPr>
                  <w:pStyle w:val="XML1"/>
                </w:pPr>
              </w:pPrChange>
            </w:pPr>
            <w:del w:id="3781" w:author="Anees Shaikh" w:date="2013-10-06T21:57:00Z">
              <w:r w:rsidDel="006821E9">
                <w:delText xml:space="preserve">            is the default value.</w:delText>
              </w:r>
            </w:del>
          </w:p>
          <w:p w14:paraId="6D4B18C7" w14:textId="13A1BE86" w:rsidR="0058493D" w:rsidDel="006821E9" w:rsidRDefault="0058493D" w:rsidP="006821E9">
            <w:pPr>
              <w:rPr>
                <w:del w:id="3782" w:author="Anees Shaikh" w:date="2013-10-06T21:57:00Z"/>
              </w:rPr>
              <w:pPrChange w:id="3783" w:author="Anees Shaikh" w:date="2013-10-06T21:57:00Z">
                <w:pPr>
                  <w:pStyle w:val="XML1"/>
                </w:pPr>
              </w:pPrChange>
            </w:pPr>
          </w:p>
          <w:p w14:paraId="75026DB8" w14:textId="3F16D74C" w:rsidR="0058493D" w:rsidDel="006821E9" w:rsidRDefault="0058493D" w:rsidP="006821E9">
            <w:pPr>
              <w:rPr>
                <w:del w:id="3784" w:author="Anees Shaikh" w:date="2013-10-06T21:57:00Z"/>
              </w:rPr>
              <w:pPrChange w:id="3785" w:author="Anees Shaikh" w:date="2013-10-06T21:57:00Z">
                <w:pPr>
                  <w:pStyle w:val="XML1"/>
                </w:pPr>
              </w:pPrChange>
            </w:pPr>
            <w:del w:id="3786" w:author="Anees Shaikh" w:date="2013-10-06T21:57:00Z">
              <w:r w:rsidDel="006821E9">
                <w:delText xml:space="preserve">            This element is optional. If this element is not present it</w:delText>
              </w:r>
            </w:del>
          </w:p>
          <w:p w14:paraId="79382D8B" w14:textId="6A4E566C" w:rsidR="0058493D" w:rsidDel="006821E9" w:rsidRDefault="0058493D" w:rsidP="006821E9">
            <w:pPr>
              <w:rPr>
                <w:del w:id="3787" w:author="Anees Shaikh" w:date="2013-10-06T21:57:00Z"/>
              </w:rPr>
              <w:pPrChange w:id="3788" w:author="Anees Shaikh" w:date="2013-10-06T21:57:00Z">
                <w:pPr>
                  <w:pStyle w:val="XML1"/>
                </w:pPr>
              </w:pPrChange>
            </w:pPr>
            <w:del w:id="3789" w:author="Anees Shaikh" w:date="2013-10-06T21:57:00Z">
              <w:r w:rsidDel="006821E9">
                <w:delText xml:space="preserve">            defaults to 'tls'.</w:delText>
              </w:r>
            </w:del>
          </w:p>
          <w:p w14:paraId="7B381784" w14:textId="5A5668F1" w:rsidR="0058493D" w:rsidDel="006821E9" w:rsidRDefault="0058493D" w:rsidP="006821E9">
            <w:pPr>
              <w:rPr>
                <w:del w:id="3790" w:author="Anees Shaikh" w:date="2013-10-06T21:57:00Z"/>
              </w:rPr>
              <w:pPrChange w:id="3791" w:author="Anees Shaikh" w:date="2013-10-06T21:57:00Z">
                <w:pPr>
                  <w:pStyle w:val="XML1"/>
                </w:pPr>
              </w:pPrChange>
            </w:pPr>
            <w:del w:id="3792" w:author="Anees Shaikh" w:date="2013-10-06T21:57:00Z">
              <w:r w:rsidDel="006821E9">
                <w:delText xml:space="preserve">          &lt;/xs:documentation&gt;</w:delText>
              </w:r>
            </w:del>
          </w:p>
          <w:p w14:paraId="31EB240E" w14:textId="4004BB1F" w:rsidR="0058493D" w:rsidDel="006821E9" w:rsidRDefault="0058493D" w:rsidP="006821E9">
            <w:pPr>
              <w:rPr>
                <w:del w:id="3793" w:author="Anees Shaikh" w:date="2013-10-06T21:57:00Z"/>
              </w:rPr>
              <w:pPrChange w:id="3794" w:author="Anees Shaikh" w:date="2013-10-06T21:57:00Z">
                <w:pPr>
                  <w:pStyle w:val="XML1"/>
                </w:pPr>
              </w:pPrChange>
            </w:pPr>
            <w:del w:id="3795" w:author="Anees Shaikh" w:date="2013-10-06T21:57:00Z">
              <w:r w:rsidDel="006821E9">
                <w:delText xml:space="preserve">        &lt;/xs:annotation&gt;</w:delText>
              </w:r>
            </w:del>
          </w:p>
          <w:p w14:paraId="24D305BA" w14:textId="4CCA129F" w:rsidR="0058493D" w:rsidDel="006821E9" w:rsidRDefault="0058493D" w:rsidP="006821E9">
            <w:pPr>
              <w:rPr>
                <w:del w:id="3796" w:author="Anees Shaikh" w:date="2013-10-06T21:57:00Z"/>
              </w:rPr>
              <w:pPrChange w:id="3797" w:author="Anees Shaikh" w:date="2013-10-06T21:57:00Z">
                <w:pPr>
                  <w:pStyle w:val="XML1"/>
                </w:pPr>
              </w:pPrChange>
            </w:pPr>
            <w:del w:id="3798" w:author="Anees Shaikh" w:date="2013-10-06T21:57:00Z">
              <w:r w:rsidDel="006821E9">
                <w:delText xml:space="preserve">        &lt;xs:simpleType&gt;</w:delText>
              </w:r>
            </w:del>
          </w:p>
          <w:p w14:paraId="4E8F85D7" w14:textId="7F393CFE" w:rsidR="0058493D" w:rsidDel="006821E9" w:rsidRDefault="0058493D" w:rsidP="006821E9">
            <w:pPr>
              <w:rPr>
                <w:del w:id="3799" w:author="Anees Shaikh" w:date="2013-10-06T21:57:00Z"/>
              </w:rPr>
              <w:pPrChange w:id="3800" w:author="Anees Shaikh" w:date="2013-10-06T21:57:00Z">
                <w:pPr>
                  <w:pStyle w:val="XML1"/>
                </w:pPr>
              </w:pPrChange>
            </w:pPr>
            <w:del w:id="3801" w:author="Anees Shaikh" w:date="2013-10-06T21:57:00Z">
              <w:r w:rsidDel="006821E9">
                <w:delText xml:space="preserve">          &lt;xs:restriction base="xs:string"&gt;</w:delText>
              </w:r>
            </w:del>
          </w:p>
          <w:p w14:paraId="730E57B4" w14:textId="51E5D74E" w:rsidR="0058493D" w:rsidDel="006821E9" w:rsidRDefault="0058493D" w:rsidP="006821E9">
            <w:pPr>
              <w:rPr>
                <w:del w:id="3802" w:author="Anees Shaikh" w:date="2013-10-06T21:57:00Z"/>
              </w:rPr>
              <w:pPrChange w:id="3803" w:author="Anees Shaikh" w:date="2013-10-06T21:57:00Z">
                <w:pPr>
                  <w:pStyle w:val="XML1"/>
                </w:pPr>
              </w:pPrChange>
            </w:pPr>
            <w:del w:id="3804" w:author="Anees Shaikh" w:date="2013-10-06T21:57:00Z">
              <w:r w:rsidDel="006821E9">
                <w:delText xml:space="preserve">            &lt;xs:enumeration value="tcp"/&gt;</w:delText>
              </w:r>
            </w:del>
          </w:p>
          <w:p w14:paraId="084782FD" w14:textId="7981AF10" w:rsidR="0058493D" w:rsidDel="006821E9" w:rsidRDefault="0058493D" w:rsidP="006821E9">
            <w:pPr>
              <w:rPr>
                <w:del w:id="3805" w:author="Anees Shaikh" w:date="2013-10-06T21:57:00Z"/>
              </w:rPr>
              <w:pPrChange w:id="3806" w:author="Anees Shaikh" w:date="2013-10-06T21:57:00Z">
                <w:pPr>
                  <w:pStyle w:val="XML1"/>
                </w:pPr>
              </w:pPrChange>
            </w:pPr>
            <w:del w:id="3807" w:author="Anees Shaikh" w:date="2013-10-06T21:57:00Z">
              <w:r w:rsidDel="006821E9">
                <w:delText xml:space="preserve">            &lt;xs:enumeration value="tls"/&gt;</w:delText>
              </w:r>
            </w:del>
          </w:p>
          <w:p w14:paraId="3A78DB48" w14:textId="7F25EFF2" w:rsidR="0058493D" w:rsidDel="006821E9" w:rsidRDefault="0058493D" w:rsidP="006821E9">
            <w:pPr>
              <w:rPr>
                <w:del w:id="3808" w:author="Anees Shaikh" w:date="2013-10-06T21:57:00Z"/>
              </w:rPr>
              <w:pPrChange w:id="3809" w:author="Anees Shaikh" w:date="2013-10-06T21:57:00Z">
                <w:pPr>
                  <w:pStyle w:val="XML1"/>
                </w:pPr>
              </w:pPrChange>
            </w:pPr>
            <w:del w:id="3810" w:author="Anees Shaikh" w:date="2013-10-06T21:57:00Z">
              <w:r w:rsidDel="006821E9">
                <w:delText xml:space="preserve">          &lt;/xs:restriction&gt;</w:delText>
              </w:r>
            </w:del>
          </w:p>
          <w:p w14:paraId="49813BE9" w14:textId="6D730FEC" w:rsidR="0058493D" w:rsidDel="006821E9" w:rsidRDefault="0058493D" w:rsidP="006821E9">
            <w:pPr>
              <w:rPr>
                <w:del w:id="3811" w:author="Anees Shaikh" w:date="2013-10-06T21:57:00Z"/>
              </w:rPr>
              <w:pPrChange w:id="3812" w:author="Anees Shaikh" w:date="2013-10-06T21:57:00Z">
                <w:pPr>
                  <w:pStyle w:val="XML1"/>
                </w:pPr>
              </w:pPrChange>
            </w:pPr>
            <w:del w:id="3813" w:author="Anees Shaikh" w:date="2013-10-06T21:57:00Z">
              <w:r w:rsidDel="006821E9">
                <w:delText xml:space="preserve">        &lt;/xs:simpleType&gt;</w:delText>
              </w:r>
            </w:del>
          </w:p>
          <w:p w14:paraId="7DE442EA" w14:textId="7236B80F" w:rsidR="0058493D" w:rsidDel="006821E9" w:rsidRDefault="0058493D" w:rsidP="006821E9">
            <w:pPr>
              <w:rPr>
                <w:del w:id="3814" w:author="Anees Shaikh" w:date="2013-10-06T21:57:00Z"/>
              </w:rPr>
              <w:pPrChange w:id="3815" w:author="Anees Shaikh" w:date="2013-10-06T21:57:00Z">
                <w:pPr>
                  <w:pStyle w:val="XML1"/>
                </w:pPr>
              </w:pPrChange>
            </w:pPr>
            <w:del w:id="3816" w:author="Anees Shaikh" w:date="2013-10-06T21:57:00Z">
              <w:r w:rsidDel="006821E9">
                <w:delText xml:space="preserve">      &lt;/xs:element&gt;</w:delText>
              </w:r>
            </w:del>
          </w:p>
          <w:p w14:paraId="38E81314" w14:textId="384003DF" w:rsidR="0058493D" w:rsidDel="006821E9" w:rsidRDefault="0058493D" w:rsidP="006821E9">
            <w:pPr>
              <w:rPr>
                <w:del w:id="3817" w:author="Anees Shaikh" w:date="2013-10-06T21:57:00Z"/>
              </w:rPr>
              <w:pPrChange w:id="3818" w:author="Anees Shaikh" w:date="2013-10-06T21:57:00Z">
                <w:pPr>
                  <w:pStyle w:val="XML1"/>
                </w:pPr>
              </w:pPrChange>
            </w:pPr>
            <w:del w:id="3819" w:author="Anees Shaikh" w:date="2013-10-06T21:57:00Z">
              <w:r w:rsidDel="006821E9">
                <w:delText xml:space="preserve">      &lt;xs:element name="state"&gt;</w:delText>
              </w:r>
            </w:del>
          </w:p>
          <w:p w14:paraId="3A30BAB6" w14:textId="019C16BC" w:rsidR="0058493D" w:rsidDel="006821E9" w:rsidRDefault="0058493D" w:rsidP="006821E9">
            <w:pPr>
              <w:rPr>
                <w:del w:id="3820" w:author="Anees Shaikh" w:date="2013-10-06T21:57:00Z"/>
              </w:rPr>
              <w:pPrChange w:id="3821" w:author="Anees Shaikh" w:date="2013-10-06T21:57:00Z">
                <w:pPr>
                  <w:pStyle w:val="XML1"/>
                </w:pPr>
              </w:pPrChange>
            </w:pPr>
            <w:del w:id="3822" w:author="Anees Shaikh" w:date="2013-10-06T21:57:00Z">
              <w:r w:rsidDel="006821E9">
                <w:delText xml:space="preserve">        &lt;xs:annotation&gt;</w:delText>
              </w:r>
            </w:del>
          </w:p>
          <w:p w14:paraId="7A77A6CA" w14:textId="5C20DE39" w:rsidR="0058493D" w:rsidDel="006821E9" w:rsidRDefault="0058493D" w:rsidP="006821E9">
            <w:pPr>
              <w:rPr>
                <w:del w:id="3823" w:author="Anees Shaikh" w:date="2013-10-06T21:57:00Z"/>
              </w:rPr>
              <w:pPrChange w:id="3824" w:author="Anees Shaikh" w:date="2013-10-06T21:57:00Z">
                <w:pPr>
                  <w:pStyle w:val="XML1"/>
                </w:pPr>
              </w:pPrChange>
            </w:pPr>
            <w:del w:id="3825" w:author="Anees Shaikh" w:date="2013-10-06T21:57:00Z">
              <w:r w:rsidDel="006821E9">
                <w:delText xml:space="preserve">          &lt;xs:documentation&gt;</w:delText>
              </w:r>
            </w:del>
          </w:p>
          <w:p w14:paraId="5B4688F2" w14:textId="73FA05D3" w:rsidR="0058493D" w:rsidDel="006821E9" w:rsidRDefault="0058493D" w:rsidP="006821E9">
            <w:pPr>
              <w:rPr>
                <w:del w:id="3826" w:author="Anees Shaikh" w:date="2013-10-06T21:57:00Z"/>
              </w:rPr>
              <w:pPrChange w:id="3827" w:author="Anees Shaikh" w:date="2013-10-06T21:57:00Z">
                <w:pPr>
                  <w:pStyle w:val="XML1"/>
                </w:pPr>
              </w:pPrChange>
            </w:pPr>
            <w:del w:id="3828" w:author="Anees Shaikh" w:date="2013-10-06T21:57:00Z">
              <w:r w:rsidDel="006821E9">
                <w:delText xml:space="preserve">            This container holds connection state</w:delText>
              </w:r>
            </w:del>
          </w:p>
          <w:p w14:paraId="3C00859B" w14:textId="59BE6224" w:rsidR="0058493D" w:rsidDel="006821E9" w:rsidRDefault="0058493D" w:rsidP="006821E9">
            <w:pPr>
              <w:rPr>
                <w:del w:id="3829" w:author="Anees Shaikh" w:date="2013-10-06T21:57:00Z"/>
              </w:rPr>
              <w:pPrChange w:id="3830" w:author="Anees Shaikh" w:date="2013-10-06T21:57:00Z">
                <w:pPr>
                  <w:pStyle w:val="XML1"/>
                </w:pPr>
              </w:pPrChange>
            </w:pPr>
            <w:del w:id="3831" w:author="Anees Shaikh" w:date="2013-10-06T21:57:00Z">
              <w:r w:rsidDel="006821E9">
                <w:delText xml:space="preserve">            information that indicate the connection state of the</w:delText>
              </w:r>
            </w:del>
          </w:p>
          <w:p w14:paraId="7B124F0A" w14:textId="77C7EDE5" w:rsidR="0058493D" w:rsidDel="006821E9" w:rsidRDefault="0058493D" w:rsidP="006821E9">
            <w:pPr>
              <w:rPr>
                <w:del w:id="3832" w:author="Anees Shaikh" w:date="2013-10-06T21:57:00Z"/>
              </w:rPr>
              <w:pPrChange w:id="3833" w:author="Anees Shaikh" w:date="2013-10-06T21:57:00Z">
                <w:pPr>
                  <w:pStyle w:val="XML1"/>
                </w:pPr>
              </w:pPrChange>
            </w:pPr>
            <w:del w:id="3834" w:author="Anees Shaikh" w:date="2013-10-06T21:57:00Z">
              <w:r w:rsidDel="006821E9">
                <w:delText xml:space="preserve">            OpenFlow Logical Switch and the OpenFlow protocol version</w:delText>
              </w:r>
            </w:del>
          </w:p>
          <w:p w14:paraId="086F3AA2" w14:textId="783C2DEB" w:rsidR="0058493D" w:rsidDel="006821E9" w:rsidRDefault="0058493D" w:rsidP="006821E9">
            <w:pPr>
              <w:rPr>
                <w:del w:id="3835" w:author="Anees Shaikh" w:date="2013-10-06T21:57:00Z"/>
              </w:rPr>
              <w:pPrChange w:id="3836" w:author="Anees Shaikh" w:date="2013-10-06T21:57:00Z">
                <w:pPr>
                  <w:pStyle w:val="XML1"/>
                </w:pPr>
              </w:pPrChange>
            </w:pPr>
            <w:del w:id="3837" w:author="Anees Shaikh" w:date="2013-10-06T21:57:00Z">
              <w:r w:rsidDel="006821E9">
                <w:delText xml:space="preserve">            used for the connection.</w:delText>
              </w:r>
            </w:del>
          </w:p>
          <w:p w14:paraId="2E29000A" w14:textId="37BA88B5" w:rsidR="0058493D" w:rsidDel="006821E9" w:rsidRDefault="0058493D" w:rsidP="006821E9">
            <w:pPr>
              <w:rPr>
                <w:del w:id="3838" w:author="Anees Shaikh" w:date="2013-10-06T21:57:00Z"/>
              </w:rPr>
              <w:pPrChange w:id="3839" w:author="Anees Shaikh" w:date="2013-10-06T21:57:00Z">
                <w:pPr>
                  <w:pStyle w:val="XML1"/>
                </w:pPr>
              </w:pPrChange>
            </w:pPr>
          </w:p>
          <w:p w14:paraId="75F35965" w14:textId="0A1B56CF" w:rsidR="0058493D" w:rsidDel="006821E9" w:rsidRDefault="0058493D" w:rsidP="006821E9">
            <w:pPr>
              <w:rPr>
                <w:del w:id="3840" w:author="Anees Shaikh" w:date="2013-10-06T21:57:00Z"/>
              </w:rPr>
              <w:pPrChange w:id="3841" w:author="Anees Shaikh" w:date="2013-10-06T21:57:00Z">
                <w:pPr>
                  <w:pStyle w:val="XML1"/>
                </w:pPr>
              </w:pPrChange>
            </w:pPr>
            <w:del w:id="3842" w:author="Anees Shaikh" w:date="2013-10-06T21:57:00Z">
              <w:r w:rsidDel="006821E9">
                <w:delText xml:space="preserve">            Children of this element are not configurable and can only</w:delText>
              </w:r>
            </w:del>
          </w:p>
          <w:p w14:paraId="13B968C3" w14:textId="55DDE883" w:rsidR="0058493D" w:rsidDel="006821E9" w:rsidRDefault="0058493D" w:rsidP="006821E9">
            <w:pPr>
              <w:rPr>
                <w:del w:id="3843" w:author="Anees Shaikh" w:date="2013-10-06T21:57:00Z"/>
              </w:rPr>
              <w:pPrChange w:id="3844" w:author="Anees Shaikh" w:date="2013-10-06T21:57:00Z">
                <w:pPr>
                  <w:pStyle w:val="XML1"/>
                </w:pPr>
              </w:pPrChange>
            </w:pPr>
            <w:del w:id="3845" w:author="Anees Shaikh" w:date="2013-10-06T21:57:00Z">
              <w:r w:rsidDel="006821E9">
                <w:delText xml:space="preserve">            be retrieved by NETCONF &amp;lt;get&amp;gt; operations. Attemps to modify</w:delText>
              </w:r>
            </w:del>
          </w:p>
          <w:p w14:paraId="4AF4B810" w14:textId="3D2DD4F6" w:rsidR="0058493D" w:rsidDel="006821E9" w:rsidRDefault="0058493D" w:rsidP="006821E9">
            <w:pPr>
              <w:rPr>
                <w:del w:id="3846" w:author="Anees Shaikh" w:date="2013-10-06T21:57:00Z"/>
              </w:rPr>
              <w:pPrChange w:id="3847" w:author="Anees Shaikh" w:date="2013-10-06T21:57:00Z">
                <w:pPr>
                  <w:pStyle w:val="XML1"/>
                </w:pPr>
              </w:pPrChange>
            </w:pPr>
            <w:del w:id="3848" w:author="Anees Shaikh" w:date="2013-10-06T21:57:00Z">
              <w:r w:rsidDel="006821E9">
                <w:delText xml:space="preserve">            this element and its children with a NETCONF &amp;lt;edit-config&amp;gt;</w:delText>
              </w:r>
            </w:del>
          </w:p>
          <w:p w14:paraId="294612A2" w14:textId="6979FEA7" w:rsidR="0058493D" w:rsidDel="006821E9" w:rsidRDefault="0058493D" w:rsidP="006821E9">
            <w:pPr>
              <w:rPr>
                <w:del w:id="3849" w:author="Anees Shaikh" w:date="2013-10-06T21:57:00Z"/>
              </w:rPr>
              <w:pPrChange w:id="3850" w:author="Anees Shaikh" w:date="2013-10-06T21:57:00Z">
                <w:pPr>
                  <w:pStyle w:val="XML1"/>
                </w:pPr>
              </w:pPrChange>
            </w:pPr>
            <w:del w:id="3851" w:author="Anees Shaikh" w:date="2013-10-06T21:57:00Z">
              <w:r w:rsidDel="006821E9">
                <w:delText xml:space="preserve">            operation MUST result in an 'operation-not-supported' error</w:delText>
              </w:r>
            </w:del>
          </w:p>
          <w:p w14:paraId="00459C02" w14:textId="082B4C33" w:rsidR="0058493D" w:rsidDel="006821E9" w:rsidRDefault="0058493D" w:rsidP="006821E9">
            <w:pPr>
              <w:rPr>
                <w:del w:id="3852" w:author="Anees Shaikh" w:date="2013-10-06T21:57:00Z"/>
              </w:rPr>
              <w:pPrChange w:id="3853" w:author="Anees Shaikh" w:date="2013-10-06T21:57:00Z">
                <w:pPr>
                  <w:pStyle w:val="XML1"/>
                </w:pPr>
              </w:pPrChange>
            </w:pPr>
            <w:del w:id="3854" w:author="Anees Shaikh" w:date="2013-10-06T21:57:00Z">
              <w:r w:rsidDel="006821E9">
                <w:delText xml:space="preserve">            with type 'application'.</w:delText>
              </w:r>
            </w:del>
          </w:p>
          <w:p w14:paraId="097EB353" w14:textId="0016F9DA" w:rsidR="0058493D" w:rsidDel="006821E9" w:rsidRDefault="0058493D" w:rsidP="006821E9">
            <w:pPr>
              <w:rPr>
                <w:del w:id="3855" w:author="Anees Shaikh" w:date="2013-10-06T21:57:00Z"/>
              </w:rPr>
              <w:pPrChange w:id="3856" w:author="Anees Shaikh" w:date="2013-10-06T21:57:00Z">
                <w:pPr>
                  <w:pStyle w:val="XML1"/>
                </w:pPr>
              </w:pPrChange>
            </w:pPr>
            <w:del w:id="3857" w:author="Anees Shaikh" w:date="2013-10-06T21:57:00Z">
              <w:r w:rsidDel="006821E9">
                <w:delText xml:space="preserve">          &lt;/xs:documentation&gt;</w:delText>
              </w:r>
            </w:del>
          </w:p>
          <w:p w14:paraId="5CB22C47" w14:textId="0C7BD1F4" w:rsidR="0058493D" w:rsidDel="006821E9" w:rsidRDefault="0058493D" w:rsidP="006821E9">
            <w:pPr>
              <w:rPr>
                <w:del w:id="3858" w:author="Anees Shaikh" w:date="2013-10-06T21:57:00Z"/>
              </w:rPr>
              <w:pPrChange w:id="3859" w:author="Anees Shaikh" w:date="2013-10-06T21:57:00Z">
                <w:pPr>
                  <w:pStyle w:val="XML1"/>
                </w:pPr>
              </w:pPrChange>
            </w:pPr>
            <w:del w:id="3860" w:author="Anees Shaikh" w:date="2013-10-06T21:57:00Z">
              <w:r w:rsidDel="006821E9">
                <w:delText xml:space="preserve">        &lt;/xs:annotation&gt;</w:delText>
              </w:r>
            </w:del>
          </w:p>
          <w:p w14:paraId="3A597FB1" w14:textId="05322223" w:rsidR="0058493D" w:rsidDel="006821E9" w:rsidRDefault="0058493D" w:rsidP="006821E9">
            <w:pPr>
              <w:rPr>
                <w:del w:id="3861" w:author="Anees Shaikh" w:date="2013-10-06T21:57:00Z"/>
              </w:rPr>
              <w:pPrChange w:id="3862" w:author="Anees Shaikh" w:date="2013-10-06T21:57:00Z">
                <w:pPr>
                  <w:pStyle w:val="XML1"/>
                </w:pPr>
              </w:pPrChange>
            </w:pPr>
            <w:del w:id="3863" w:author="Anees Shaikh" w:date="2013-10-06T21:57:00Z">
              <w:r w:rsidDel="006821E9">
                <w:delText xml:space="preserve">        &lt;xs:complexType&gt;</w:delText>
              </w:r>
            </w:del>
          </w:p>
          <w:p w14:paraId="1684870A" w14:textId="6F544517" w:rsidR="0058493D" w:rsidDel="006821E9" w:rsidRDefault="0058493D" w:rsidP="006821E9">
            <w:pPr>
              <w:rPr>
                <w:del w:id="3864" w:author="Anees Shaikh" w:date="2013-10-06T21:57:00Z"/>
              </w:rPr>
              <w:pPrChange w:id="3865" w:author="Anees Shaikh" w:date="2013-10-06T21:57:00Z">
                <w:pPr>
                  <w:pStyle w:val="XML1"/>
                </w:pPr>
              </w:pPrChange>
            </w:pPr>
            <w:del w:id="3866" w:author="Anees Shaikh" w:date="2013-10-06T21:57:00Z">
              <w:r w:rsidDel="006821E9">
                <w:delText xml:space="preserve">          &lt;xs:sequence&gt;</w:delText>
              </w:r>
            </w:del>
          </w:p>
          <w:p w14:paraId="753D4706" w14:textId="7843DB42" w:rsidR="0058493D" w:rsidDel="006821E9" w:rsidRDefault="0058493D" w:rsidP="006821E9">
            <w:pPr>
              <w:rPr>
                <w:del w:id="3867" w:author="Anees Shaikh" w:date="2013-10-06T21:57:00Z"/>
              </w:rPr>
              <w:pPrChange w:id="3868" w:author="Anees Shaikh" w:date="2013-10-06T21:57:00Z">
                <w:pPr>
                  <w:pStyle w:val="XML1"/>
                </w:pPr>
              </w:pPrChange>
            </w:pPr>
            <w:del w:id="3869" w:author="Anees Shaikh" w:date="2013-10-06T21:57:00Z">
              <w:r w:rsidDel="006821E9">
                <w:delText xml:space="preserve">            &lt;xs:element name="connection-state" minOccurs="0"  type="OFUpDownStateType"&gt;</w:delText>
              </w:r>
            </w:del>
          </w:p>
          <w:p w14:paraId="4ADA9A74" w14:textId="5E3F793F" w:rsidR="0058493D" w:rsidDel="006821E9" w:rsidRDefault="0058493D" w:rsidP="006821E9">
            <w:pPr>
              <w:rPr>
                <w:del w:id="3870" w:author="Anees Shaikh" w:date="2013-10-06T21:57:00Z"/>
              </w:rPr>
              <w:pPrChange w:id="3871" w:author="Anees Shaikh" w:date="2013-10-06T21:57:00Z">
                <w:pPr>
                  <w:pStyle w:val="XML1"/>
                </w:pPr>
              </w:pPrChange>
            </w:pPr>
            <w:del w:id="3872" w:author="Anees Shaikh" w:date="2013-10-06T21:57:00Z">
              <w:r w:rsidDel="006821E9">
                <w:delText xml:space="preserve">              &lt;xs:annotation&gt;</w:delText>
              </w:r>
            </w:del>
          </w:p>
          <w:p w14:paraId="3F6435EC" w14:textId="441B52E8" w:rsidR="0058493D" w:rsidDel="006821E9" w:rsidRDefault="0058493D" w:rsidP="006821E9">
            <w:pPr>
              <w:rPr>
                <w:del w:id="3873" w:author="Anees Shaikh" w:date="2013-10-06T21:57:00Z"/>
              </w:rPr>
              <w:pPrChange w:id="3874" w:author="Anees Shaikh" w:date="2013-10-06T21:57:00Z">
                <w:pPr>
                  <w:pStyle w:val="XML1"/>
                </w:pPr>
              </w:pPrChange>
            </w:pPr>
            <w:del w:id="3875" w:author="Anees Shaikh" w:date="2013-10-06T21:57:00Z">
              <w:r w:rsidDel="006821E9">
                <w:delText xml:space="preserve">                &lt;xs:documentation&gt;</w:delText>
              </w:r>
            </w:del>
          </w:p>
          <w:p w14:paraId="02757A27" w14:textId="67487322" w:rsidR="0058493D" w:rsidDel="006821E9" w:rsidRDefault="0058493D" w:rsidP="006821E9">
            <w:pPr>
              <w:rPr>
                <w:del w:id="3876" w:author="Anees Shaikh" w:date="2013-10-06T21:57:00Z"/>
              </w:rPr>
              <w:pPrChange w:id="3877" w:author="Anees Shaikh" w:date="2013-10-06T21:57:00Z">
                <w:pPr>
                  <w:pStyle w:val="XML1"/>
                </w:pPr>
              </w:pPrChange>
            </w:pPr>
            <w:del w:id="3878" w:author="Anees Shaikh" w:date="2013-10-06T21:57:00Z">
              <w:r w:rsidDel="006821E9">
                <w:delText xml:space="preserve">                  This object indicates the connections state of</w:delText>
              </w:r>
            </w:del>
          </w:p>
          <w:p w14:paraId="6FDBCE5B" w14:textId="6175CBEC" w:rsidR="0058493D" w:rsidDel="006821E9" w:rsidRDefault="0058493D" w:rsidP="006821E9">
            <w:pPr>
              <w:rPr>
                <w:del w:id="3879" w:author="Anees Shaikh" w:date="2013-10-06T21:57:00Z"/>
              </w:rPr>
              <w:pPrChange w:id="3880" w:author="Anees Shaikh" w:date="2013-10-06T21:57:00Z">
                <w:pPr>
                  <w:pStyle w:val="XML1"/>
                </w:pPr>
              </w:pPrChange>
            </w:pPr>
            <w:del w:id="3881" w:author="Anees Shaikh" w:date="2013-10-06T21:57:00Z">
              <w:r w:rsidDel="006821E9">
                <w:delText xml:space="preserve">                  the OpenFlow Logical Switch to this controller.</w:delText>
              </w:r>
            </w:del>
          </w:p>
          <w:p w14:paraId="5E886EFF" w14:textId="164E8A04" w:rsidR="0058493D" w:rsidDel="006821E9" w:rsidRDefault="0058493D" w:rsidP="006821E9">
            <w:pPr>
              <w:rPr>
                <w:del w:id="3882" w:author="Anees Shaikh" w:date="2013-10-06T21:57:00Z"/>
              </w:rPr>
              <w:pPrChange w:id="3883" w:author="Anees Shaikh" w:date="2013-10-06T21:57:00Z">
                <w:pPr>
                  <w:pStyle w:val="XML1"/>
                </w:pPr>
              </w:pPrChange>
            </w:pPr>
            <w:del w:id="3884" w:author="Anees Shaikh" w:date="2013-10-06T21:57:00Z">
              <w:r w:rsidDel="006821E9">
                <w:delText xml:space="preserve">                &lt;/xs:documentation&gt;</w:delText>
              </w:r>
            </w:del>
          </w:p>
          <w:p w14:paraId="331719A9" w14:textId="5E117452" w:rsidR="0058493D" w:rsidDel="006821E9" w:rsidRDefault="0058493D" w:rsidP="006821E9">
            <w:pPr>
              <w:rPr>
                <w:del w:id="3885" w:author="Anees Shaikh" w:date="2013-10-06T21:57:00Z"/>
              </w:rPr>
              <w:pPrChange w:id="3886" w:author="Anees Shaikh" w:date="2013-10-06T21:57:00Z">
                <w:pPr>
                  <w:pStyle w:val="XML1"/>
                </w:pPr>
              </w:pPrChange>
            </w:pPr>
            <w:del w:id="3887" w:author="Anees Shaikh" w:date="2013-10-06T21:57:00Z">
              <w:r w:rsidDel="006821E9">
                <w:delText xml:space="preserve">              &lt;/xs:annotation&gt;</w:delText>
              </w:r>
            </w:del>
          </w:p>
          <w:p w14:paraId="184026E3" w14:textId="5EA868D2" w:rsidR="0058493D" w:rsidDel="006821E9" w:rsidRDefault="0058493D" w:rsidP="006821E9">
            <w:pPr>
              <w:rPr>
                <w:del w:id="3888" w:author="Anees Shaikh" w:date="2013-10-06T21:57:00Z"/>
              </w:rPr>
              <w:pPrChange w:id="3889" w:author="Anees Shaikh" w:date="2013-10-06T21:57:00Z">
                <w:pPr>
                  <w:pStyle w:val="XML1"/>
                </w:pPr>
              </w:pPrChange>
            </w:pPr>
            <w:del w:id="3890" w:author="Anees Shaikh" w:date="2013-10-06T21:57:00Z">
              <w:r w:rsidDel="006821E9">
                <w:delText xml:space="preserve">            &lt;/xs:element&gt;</w:delText>
              </w:r>
            </w:del>
          </w:p>
          <w:p w14:paraId="702098AC" w14:textId="7DCA23DE" w:rsidR="0058493D" w:rsidDel="006821E9" w:rsidRDefault="0058493D" w:rsidP="006821E9">
            <w:pPr>
              <w:rPr>
                <w:del w:id="3891" w:author="Anees Shaikh" w:date="2013-10-06T21:57:00Z"/>
              </w:rPr>
              <w:pPrChange w:id="3892" w:author="Anees Shaikh" w:date="2013-10-06T21:57:00Z">
                <w:pPr>
                  <w:pStyle w:val="XML1"/>
                </w:pPr>
              </w:pPrChange>
            </w:pPr>
            <w:del w:id="3893" w:author="Anees Shaikh" w:date="2013-10-06T21:57:00Z">
              <w:r w:rsidDel="006821E9">
                <w:delText xml:space="preserve">            &lt;xs:element name="current-version" minOccurs="0"  type="OFOpenFlowVersionType"&gt;</w:delText>
              </w:r>
            </w:del>
          </w:p>
          <w:p w14:paraId="2D8DDFE5" w14:textId="4ECEE4D9" w:rsidR="0058493D" w:rsidDel="006821E9" w:rsidRDefault="0058493D" w:rsidP="006821E9">
            <w:pPr>
              <w:rPr>
                <w:del w:id="3894" w:author="Anees Shaikh" w:date="2013-10-06T21:57:00Z"/>
              </w:rPr>
              <w:pPrChange w:id="3895" w:author="Anees Shaikh" w:date="2013-10-06T21:57:00Z">
                <w:pPr>
                  <w:pStyle w:val="XML1"/>
                </w:pPr>
              </w:pPrChange>
            </w:pPr>
            <w:del w:id="3896" w:author="Anees Shaikh" w:date="2013-10-06T21:57:00Z">
              <w:r w:rsidDel="006821E9">
                <w:delText xml:space="preserve">              &lt;xs:annotation&gt;</w:delText>
              </w:r>
            </w:del>
          </w:p>
          <w:p w14:paraId="36D30CC3" w14:textId="722E3391" w:rsidR="0058493D" w:rsidDel="006821E9" w:rsidRDefault="0058493D" w:rsidP="006821E9">
            <w:pPr>
              <w:rPr>
                <w:del w:id="3897" w:author="Anees Shaikh" w:date="2013-10-06T21:57:00Z"/>
              </w:rPr>
              <w:pPrChange w:id="3898" w:author="Anees Shaikh" w:date="2013-10-06T21:57:00Z">
                <w:pPr>
                  <w:pStyle w:val="XML1"/>
                </w:pPr>
              </w:pPrChange>
            </w:pPr>
            <w:del w:id="3899" w:author="Anees Shaikh" w:date="2013-10-06T21:57:00Z">
              <w:r w:rsidDel="006821E9">
                <w:delText xml:space="preserve">                &lt;xs:documentation&gt;</w:delText>
              </w:r>
            </w:del>
          </w:p>
          <w:p w14:paraId="599D73FF" w14:textId="6D2448C2" w:rsidR="0058493D" w:rsidDel="006821E9" w:rsidRDefault="0058493D" w:rsidP="006821E9">
            <w:pPr>
              <w:rPr>
                <w:del w:id="3900" w:author="Anees Shaikh" w:date="2013-10-06T21:57:00Z"/>
              </w:rPr>
              <w:pPrChange w:id="3901" w:author="Anees Shaikh" w:date="2013-10-06T21:57:00Z">
                <w:pPr>
                  <w:pStyle w:val="XML1"/>
                </w:pPr>
              </w:pPrChange>
            </w:pPr>
            <w:del w:id="3902" w:author="Anees Shaikh" w:date="2013-10-06T21:57:00Z">
              <w:r w:rsidDel="006821E9">
                <w:delText xml:space="preserve">                  This object indicates the version of the</w:delText>
              </w:r>
            </w:del>
          </w:p>
          <w:p w14:paraId="0877F1B4" w14:textId="24081B36" w:rsidR="0058493D" w:rsidDel="006821E9" w:rsidRDefault="0058493D" w:rsidP="006821E9">
            <w:pPr>
              <w:rPr>
                <w:del w:id="3903" w:author="Anees Shaikh" w:date="2013-10-06T21:57:00Z"/>
              </w:rPr>
              <w:pPrChange w:id="3904" w:author="Anees Shaikh" w:date="2013-10-06T21:57:00Z">
                <w:pPr>
                  <w:pStyle w:val="XML1"/>
                </w:pPr>
              </w:pPrChange>
            </w:pPr>
            <w:del w:id="3905" w:author="Anees Shaikh" w:date="2013-10-06T21:57:00Z">
              <w:r w:rsidDel="006821E9">
                <w:delText xml:space="preserve">                  OpenFlow protocol used between the OpenFlow Logical</w:delText>
              </w:r>
            </w:del>
          </w:p>
          <w:p w14:paraId="7C8047BA" w14:textId="6608AD46" w:rsidR="0058493D" w:rsidDel="006821E9" w:rsidRDefault="0058493D" w:rsidP="006821E9">
            <w:pPr>
              <w:rPr>
                <w:del w:id="3906" w:author="Anees Shaikh" w:date="2013-10-06T21:57:00Z"/>
              </w:rPr>
              <w:pPrChange w:id="3907" w:author="Anees Shaikh" w:date="2013-10-06T21:57:00Z">
                <w:pPr>
                  <w:pStyle w:val="XML1"/>
                </w:pPr>
              </w:pPrChange>
            </w:pPr>
            <w:del w:id="3908" w:author="Anees Shaikh" w:date="2013-10-06T21:57:00Z">
              <w:r w:rsidDel="006821E9">
                <w:delText xml:space="preserve">                  Switch and this Controller.  If element connection-state</w:delText>
              </w:r>
            </w:del>
          </w:p>
          <w:p w14:paraId="604C9365" w14:textId="75EC3B48" w:rsidR="0058493D" w:rsidDel="006821E9" w:rsidRDefault="0058493D" w:rsidP="006821E9">
            <w:pPr>
              <w:rPr>
                <w:del w:id="3909" w:author="Anees Shaikh" w:date="2013-10-06T21:57:00Z"/>
              </w:rPr>
              <w:pPrChange w:id="3910" w:author="Anees Shaikh" w:date="2013-10-06T21:57:00Z">
                <w:pPr>
                  <w:pStyle w:val="XML1"/>
                </w:pPr>
              </w:pPrChange>
            </w:pPr>
            <w:del w:id="3911" w:author="Anees Shaikh" w:date="2013-10-06T21:57:00Z">
              <w:r w:rsidDel="006821E9">
                <w:delText xml:space="preserve">                  has value 'up', then this element indicates the actual</w:delText>
              </w:r>
            </w:del>
          </w:p>
          <w:p w14:paraId="74BF6806" w14:textId="7AD3320C" w:rsidR="0058493D" w:rsidDel="006821E9" w:rsidRDefault="0058493D" w:rsidP="006821E9">
            <w:pPr>
              <w:rPr>
                <w:del w:id="3912" w:author="Anees Shaikh" w:date="2013-10-06T21:57:00Z"/>
              </w:rPr>
              <w:pPrChange w:id="3913" w:author="Anees Shaikh" w:date="2013-10-06T21:57:00Z">
                <w:pPr>
                  <w:pStyle w:val="XML1"/>
                </w:pPr>
              </w:pPrChange>
            </w:pPr>
            <w:del w:id="3914" w:author="Anees Shaikh" w:date="2013-10-06T21:57:00Z">
              <w:r w:rsidDel="006821E9">
                <w:delText xml:space="preserve">                  version in use.  If element connection-state has value</w:delText>
              </w:r>
            </w:del>
          </w:p>
          <w:p w14:paraId="6E06A251" w14:textId="133402A1" w:rsidR="0058493D" w:rsidDel="006821E9" w:rsidRDefault="0058493D" w:rsidP="006821E9">
            <w:pPr>
              <w:rPr>
                <w:del w:id="3915" w:author="Anees Shaikh" w:date="2013-10-06T21:57:00Z"/>
              </w:rPr>
              <w:pPrChange w:id="3916" w:author="Anees Shaikh" w:date="2013-10-06T21:57:00Z">
                <w:pPr>
                  <w:pStyle w:val="XML1"/>
                </w:pPr>
              </w:pPrChange>
            </w:pPr>
            <w:del w:id="3917" w:author="Anees Shaikh" w:date="2013-10-06T21:57:00Z">
              <w:r w:rsidDel="006821E9">
                <w:delText xml:space="preserve">                  'down', then this element indicates the version number of</w:delText>
              </w:r>
            </w:del>
          </w:p>
          <w:p w14:paraId="0F8DEC19" w14:textId="4D55A63E" w:rsidR="0058493D" w:rsidDel="006821E9" w:rsidRDefault="0058493D" w:rsidP="006821E9">
            <w:pPr>
              <w:rPr>
                <w:del w:id="3918" w:author="Anees Shaikh" w:date="2013-10-06T21:57:00Z"/>
              </w:rPr>
              <w:pPrChange w:id="3919" w:author="Anees Shaikh" w:date="2013-10-06T21:57:00Z">
                <w:pPr>
                  <w:pStyle w:val="XML1"/>
                </w:pPr>
              </w:pPrChange>
            </w:pPr>
            <w:del w:id="3920" w:author="Anees Shaikh" w:date="2013-10-06T21:57:00Z">
              <w:r w:rsidDel="006821E9">
                <w:delText xml:space="preserve">                  the last established connection with this OpenFlow</w:delText>
              </w:r>
            </w:del>
          </w:p>
          <w:p w14:paraId="52A7397F" w14:textId="07376363" w:rsidR="0058493D" w:rsidDel="006821E9" w:rsidRDefault="0058493D" w:rsidP="006821E9">
            <w:pPr>
              <w:rPr>
                <w:del w:id="3921" w:author="Anees Shaikh" w:date="2013-10-06T21:57:00Z"/>
              </w:rPr>
              <w:pPrChange w:id="3922" w:author="Anees Shaikh" w:date="2013-10-06T21:57:00Z">
                <w:pPr>
                  <w:pStyle w:val="XML1"/>
                </w:pPr>
              </w:pPrChange>
            </w:pPr>
            <w:del w:id="3923" w:author="Anees Shaikh" w:date="2013-10-06T21:57:00Z">
              <w:r w:rsidDel="006821E9">
                <w:delText xml:space="preserve">                  Controller.  The value of this element MAY be persistent</w:delText>
              </w:r>
            </w:del>
          </w:p>
          <w:p w14:paraId="7455A2BD" w14:textId="72EC7B1E" w:rsidR="0058493D" w:rsidDel="006821E9" w:rsidRDefault="0058493D" w:rsidP="006821E9">
            <w:pPr>
              <w:rPr>
                <w:del w:id="3924" w:author="Anees Shaikh" w:date="2013-10-06T21:57:00Z"/>
              </w:rPr>
              <w:pPrChange w:id="3925" w:author="Anees Shaikh" w:date="2013-10-06T21:57:00Z">
                <w:pPr>
                  <w:pStyle w:val="XML1"/>
                </w:pPr>
              </w:pPrChange>
            </w:pPr>
            <w:del w:id="3926" w:author="Anees Shaikh" w:date="2013-10-06T21:57:00Z">
              <w:r w:rsidDel="006821E9">
                <w:delText xml:space="preserve">                  across reboots of the OpenFlow Logical Switch in such a</w:delText>
              </w:r>
            </w:del>
          </w:p>
          <w:p w14:paraId="14511231" w14:textId="753C29E7" w:rsidR="0058493D" w:rsidDel="006821E9" w:rsidRDefault="0058493D" w:rsidP="006821E9">
            <w:pPr>
              <w:rPr>
                <w:del w:id="3927" w:author="Anees Shaikh" w:date="2013-10-06T21:57:00Z"/>
              </w:rPr>
              <w:pPrChange w:id="3928" w:author="Anees Shaikh" w:date="2013-10-06T21:57:00Z">
                <w:pPr>
                  <w:pStyle w:val="XML1"/>
                </w:pPr>
              </w:pPrChange>
            </w:pPr>
            <w:del w:id="3929" w:author="Anees Shaikh" w:date="2013-10-06T21:57:00Z">
              <w:r w:rsidDel="006821E9">
                <w:delText xml:space="preserve">                  case.  If element connection-state has value 'down'and</w:delText>
              </w:r>
            </w:del>
          </w:p>
          <w:p w14:paraId="05339A13" w14:textId="20207470" w:rsidR="0058493D" w:rsidDel="006821E9" w:rsidRDefault="0058493D" w:rsidP="006821E9">
            <w:pPr>
              <w:rPr>
                <w:del w:id="3930" w:author="Anees Shaikh" w:date="2013-10-06T21:57:00Z"/>
              </w:rPr>
              <w:pPrChange w:id="3931" w:author="Anees Shaikh" w:date="2013-10-06T21:57:00Z">
                <w:pPr>
                  <w:pStyle w:val="XML1"/>
                </w:pPr>
              </w:pPrChange>
            </w:pPr>
            <w:del w:id="3932" w:author="Anees Shaikh" w:date="2013-10-06T21:57:00Z">
              <w:r w:rsidDel="006821E9">
                <w:delText xml:space="preserve">                  there is no information about previous connections to</w:delText>
              </w:r>
            </w:del>
          </w:p>
          <w:p w14:paraId="27AA8E31" w14:textId="11643084" w:rsidR="0058493D" w:rsidDel="006821E9" w:rsidRDefault="0058493D" w:rsidP="006821E9">
            <w:pPr>
              <w:rPr>
                <w:del w:id="3933" w:author="Anees Shaikh" w:date="2013-10-06T21:57:00Z"/>
              </w:rPr>
              <w:pPrChange w:id="3934" w:author="Anees Shaikh" w:date="2013-10-06T21:57:00Z">
                <w:pPr>
                  <w:pStyle w:val="XML1"/>
                </w:pPr>
              </w:pPrChange>
            </w:pPr>
            <w:del w:id="3935" w:author="Anees Shaikh" w:date="2013-10-06T21:57:00Z">
              <w:r w:rsidDel="006821E9">
                <w:delText xml:space="preserve">                  this OpenFlow controller, then this element is not</w:delText>
              </w:r>
            </w:del>
          </w:p>
          <w:p w14:paraId="551DA59F" w14:textId="4BA6055B" w:rsidR="0058493D" w:rsidDel="006821E9" w:rsidRDefault="0058493D" w:rsidP="006821E9">
            <w:pPr>
              <w:rPr>
                <w:del w:id="3936" w:author="Anees Shaikh" w:date="2013-10-06T21:57:00Z"/>
              </w:rPr>
              <w:pPrChange w:id="3937" w:author="Anees Shaikh" w:date="2013-10-06T21:57:00Z">
                <w:pPr>
                  <w:pStyle w:val="XML1"/>
                </w:pPr>
              </w:pPrChange>
            </w:pPr>
            <w:del w:id="3938" w:author="Anees Shaikh" w:date="2013-10-06T21:57:00Z">
              <w:r w:rsidDel="006821E9">
                <w:delText xml:space="preserve">                  present or has the value '0'.</w:delText>
              </w:r>
            </w:del>
          </w:p>
          <w:p w14:paraId="6D67AAF6" w14:textId="3B283FE3" w:rsidR="0058493D" w:rsidDel="006821E9" w:rsidRDefault="0058493D" w:rsidP="006821E9">
            <w:pPr>
              <w:rPr>
                <w:del w:id="3939" w:author="Anees Shaikh" w:date="2013-10-06T21:57:00Z"/>
              </w:rPr>
              <w:pPrChange w:id="3940" w:author="Anees Shaikh" w:date="2013-10-06T21:57:00Z">
                <w:pPr>
                  <w:pStyle w:val="XML1"/>
                </w:pPr>
              </w:pPrChange>
            </w:pPr>
            <w:del w:id="3941" w:author="Anees Shaikh" w:date="2013-10-06T21:57:00Z">
              <w:r w:rsidDel="006821E9">
                <w:delText xml:space="preserve">                &lt;/xs:documentation&gt;</w:delText>
              </w:r>
            </w:del>
          </w:p>
          <w:p w14:paraId="3D169647" w14:textId="1227BA6A" w:rsidR="0058493D" w:rsidDel="006821E9" w:rsidRDefault="0058493D" w:rsidP="006821E9">
            <w:pPr>
              <w:rPr>
                <w:del w:id="3942" w:author="Anees Shaikh" w:date="2013-10-06T21:57:00Z"/>
              </w:rPr>
              <w:pPrChange w:id="3943" w:author="Anees Shaikh" w:date="2013-10-06T21:57:00Z">
                <w:pPr>
                  <w:pStyle w:val="XML1"/>
                </w:pPr>
              </w:pPrChange>
            </w:pPr>
            <w:del w:id="3944" w:author="Anees Shaikh" w:date="2013-10-06T21:57:00Z">
              <w:r w:rsidDel="006821E9">
                <w:delText xml:space="preserve">              &lt;/xs:annotation&gt;</w:delText>
              </w:r>
            </w:del>
          </w:p>
          <w:p w14:paraId="269005D3" w14:textId="19272AE9" w:rsidR="0058493D" w:rsidDel="006821E9" w:rsidRDefault="0058493D" w:rsidP="006821E9">
            <w:pPr>
              <w:rPr>
                <w:del w:id="3945" w:author="Anees Shaikh" w:date="2013-10-06T21:57:00Z"/>
              </w:rPr>
              <w:pPrChange w:id="3946" w:author="Anees Shaikh" w:date="2013-10-06T21:57:00Z">
                <w:pPr>
                  <w:pStyle w:val="XML1"/>
                </w:pPr>
              </w:pPrChange>
            </w:pPr>
            <w:del w:id="3947" w:author="Anees Shaikh" w:date="2013-10-06T21:57:00Z">
              <w:r w:rsidDel="006821E9">
                <w:delText xml:space="preserve">            &lt;/xs:element&gt;</w:delText>
              </w:r>
            </w:del>
          </w:p>
          <w:p w14:paraId="7E3C35EE" w14:textId="0BD61F79" w:rsidR="0058493D" w:rsidDel="006821E9" w:rsidRDefault="0058493D" w:rsidP="006821E9">
            <w:pPr>
              <w:rPr>
                <w:del w:id="3948" w:author="Anees Shaikh" w:date="2013-10-06T21:57:00Z"/>
              </w:rPr>
              <w:pPrChange w:id="3949" w:author="Anees Shaikh" w:date="2013-10-06T21:57:00Z">
                <w:pPr>
                  <w:pStyle w:val="XML1"/>
                </w:pPr>
              </w:pPrChange>
            </w:pPr>
            <w:del w:id="3950" w:author="Anees Shaikh" w:date="2013-10-06T21:57:00Z">
              <w:r w:rsidDel="006821E9">
                <w:delText xml:space="preserve">            &lt;xs:element name="supported-versions" minOccurs="0" maxOccurs="unbounded"  type="OFOpenFlowVersionType"&gt;</w:delText>
              </w:r>
            </w:del>
          </w:p>
          <w:p w14:paraId="66EDFA33" w14:textId="30821B6E" w:rsidR="0058493D" w:rsidDel="006821E9" w:rsidRDefault="0058493D" w:rsidP="006821E9">
            <w:pPr>
              <w:rPr>
                <w:del w:id="3951" w:author="Anees Shaikh" w:date="2013-10-06T21:57:00Z"/>
              </w:rPr>
              <w:pPrChange w:id="3952" w:author="Anees Shaikh" w:date="2013-10-06T21:57:00Z">
                <w:pPr>
                  <w:pStyle w:val="XML1"/>
                </w:pPr>
              </w:pPrChange>
            </w:pPr>
            <w:del w:id="3953" w:author="Anees Shaikh" w:date="2013-10-06T21:57:00Z">
              <w:r w:rsidDel="006821E9">
                <w:delText xml:space="preserve">              &lt;xs:annotation&gt;</w:delText>
              </w:r>
            </w:del>
          </w:p>
          <w:p w14:paraId="52A4516A" w14:textId="0A6326D4" w:rsidR="0058493D" w:rsidDel="006821E9" w:rsidRDefault="0058493D" w:rsidP="006821E9">
            <w:pPr>
              <w:rPr>
                <w:del w:id="3954" w:author="Anees Shaikh" w:date="2013-10-06T21:57:00Z"/>
              </w:rPr>
              <w:pPrChange w:id="3955" w:author="Anees Shaikh" w:date="2013-10-06T21:57:00Z">
                <w:pPr>
                  <w:pStyle w:val="XML1"/>
                </w:pPr>
              </w:pPrChange>
            </w:pPr>
            <w:del w:id="3956" w:author="Anees Shaikh" w:date="2013-10-06T21:57:00Z">
              <w:r w:rsidDel="006821E9">
                <w:delText xml:space="preserve">                &lt;xs:documentation&gt;</w:delText>
              </w:r>
            </w:del>
          </w:p>
          <w:p w14:paraId="04D43603" w14:textId="18D53AA8" w:rsidR="0058493D" w:rsidDel="006821E9" w:rsidRDefault="0058493D" w:rsidP="006821E9">
            <w:pPr>
              <w:rPr>
                <w:del w:id="3957" w:author="Anees Shaikh" w:date="2013-10-06T21:57:00Z"/>
              </w:rPr>
              <w:pPrChange w:id="3958" w:author="Anees Shaikh" w:date="2013-10-06T21:57:00Z">
                <w:pPr>
                  <w:pStyle w:val="XML1"/>
                </w:pPr>
              </w:pPrChange>
            </w:pPr>
            <w:del w:id="3959" w:author="Anees Shaikh" w:date="2013-10-06T21:57:00Z">
              <w:r w:rsidDel="006821E9">
                <w:delText xml:space="preserve">                  This list of elements includes one entry for</w:delText>
              </w:r>
            </w:del>
          </w:p>
          <w:p w14:paraId="5C28D725" w14:textId="4737F5E1" w:rsidR="0058493D" w:rsidDel="006821E9" w:rsidRDefault="0058493D" w:rsidP="006821E9">
            <w:pPr>
              <w:rPr>
                <w:del w:id="3960" w:author="Anees Shaikh" w:date="2013-10-06T21:57:00Z"/>
              </w:rPr>
              <w:pPrChange w:id="3961" w:author="Anees Shaikh" w:date="2013-10-06T21:57:00Z">
                <w:pPr>
                  <w:pStyle w:val="XML1"/>
                </w:pPr>
              </w:pPrChange>
            </w:pPr>
            <w:del w:id="3962" w:author="Anees Shaikh" w:date="2013-10-06T21:57:00Z">
              <w:r w:rsidDel="006821E9">
                <w:delText xml:space="preserve">                  each OpenFlow protocol version that this OpenFlow</w:delText>
              </w:r>
            </w:del>
          </w:p>
          <w:p w14:paraId="25D2A047" w14:textId="6A2A8C06" w:rsidR="0058493D" w:rsidDel="006821E9" w:rsidRDefault="0058493D" w:rsidP="006821E9">
            <w:pPr>
              <w:rPr>
                <w:del w:id="3963" w:author="Anees Shaikh" w:date="2013-10-06T21:57:00Z"/>
              </w:rPr>
              <w:pPrChange w:id="3964" w:author="Anees Shaikh" w:date="2013-10-06T21:57:00Z">
                <w:pPr>
                  <w:pStyle w:val="XML1"/>
                </w:pPr>
              </w:pPrChange>
            </w:pPr>
            <w:del w:id="3965" w:author="Anees Shaikh" w:date="2013-10-06T21:57:00Z">
              <w:r w:rsidDel="006821E9">
                <w:delText xml:space="preserve">                  controller supports.  It SHOULD contain all</w:delText>
              </w:r>
            </w:del>
          </w:p>
          <w:p w14:paraId="1C5B849C" w14:textId="7D4AA143" w:rsidR="0058493D" w:rsidDel="006821E9" w:rsidRDefault="0058493D" w:rsidP="006821E9">
            <w:pPr>
              <w:rPr>
                <w:del w:id="3966" w:author="Anees Shaikh" w:date="2013-10-06T21:57:00Z"/>
              </w:rPr>
              <w:pPrChange w:id="3967" w:author="Anees Shaikh" w:date="2013-10-06T21:57:00Z">
                <w:pPr>
                  <w:pStyle w:val="XML1"/>
                </w:pPr>
              </w:pPrChange>
            </w:pPr>
            <w:del w:id="3968" w:author="Anees Shaikh" w:date="2013-10-06T21:57:00Z">
              <w:r w:rsidDel="006821E9">
                <w:delText xml:space="preserve">                &lt;/xs:documentation&gt;</w:delText>
              </w:r>
            </w:del>
          </w:p>
          <w:p w14:paraId="7DFB0CB7" w14:textId="33197470" w:rsidR="0058493D" w:rsidDel="006821E9" w:rsidRDefault="0058493D" w:rsidP="006821E9">
            <w:pPr>
              <w:rPr>
                <w:del w:id="3969" w:author="Anees Shaikh" w:date="2013-10-06T21:57:00Z"/>
              </w:rPr>
              <w:pPrChange w:id="3970" w:author="Anees Shaikh" w:date="2013-10-06T21:57:00Z">
                <w:pPr>
                  <w:pStyle w:val="XML1"/>
                </w:pPr>
              </w:pPrChange>
            </w:pPr>
            <w:del w:id="3971" w:author="Anees Shaikh" w:date="2013-10-06T21:57:00Z">
              <w:r w:rsidDel="006821E9">
                <w:delText xml:space="preserve">              &lt;/xs:annotation&gt;</w:delText>
              </w:r>
            </w:del>
          </w:p>
          <w:p w14:paraId="2323C397" w14:textId="7294B225" w:rsidR="0058493D" w:rsidDel="006821E9" w:rsidRDefault="0058493D" w:rsidP="006821E9">
            <w:pPr>
              <w:rPr>
                <w:del w:id="3972" w:author="Anees Shaikh" w:date="2013-10-06T21:57:00Z"/>
              </w:rPr>
              <w:pPrChange w:id="3973" w:author="Anees Shaikh" w:date="2013-10-06T21:57:00Z">
                <w:pPr>
                  <w:pStyle w:val="XML1"/>
                </w:pPr>
              </w:pPrChange>
            </w:pPr>
            <w:del w:id="3974" w:author="Anees Shaikh" w:date="2013-10-06T21:57:00Z">
              <w:r w:rsidDel="006821E9">
                <w:delText xml:space="preserve">            &lt;/xs:element&gt;</w:delText>
              </w:r>
            </w:del>
          </w:p>
          <w:p w14:paraId="2E133C1E" w14:textId="4D831DE4" w:rsidR="0058493D" w:rsidDel="006821E9" w:rsidRDefault="0058493D" w:rsidP="006821E9">
            <w:pPr>
              <w:rPr>
                <w:del w:id="3975" w:author="Anees Shaikh" w:date="2013-10-06T21:57:00Z"/>
              </w:rPr>
              <w:pPrChange w:id="3976" w:author="Anees Shaikh" w:date="2013-10-06T21:57:00Z">
                <w:pPr>
                  <w:pStyle w:val="XML1"/>
                </w:pPr>
              </w:pPrChange>
            </w:pPr>
            <w:del w:id="3977" w:author="Anees Shaikh" w:date="2013-10-06T21:57:00Z">
              <w:r w:rsidDel="006821E9">
                <w:delText xml:space="preserve">            &lt;xs:element name="local-ip-address-in-use" minOccurs="0"  type="inet:ip-address"&gt;</w:delText>
              </w:r>
            </w:del>
          </w:p>
          <w:p w14:paraId="32F61095" w14:textId="42641CD3" w:rsidR="0058493D" w:rsidDel="006821E9" w:rsidRDefault="0058493D" w:rsidP="006821E9">
            <w:pPr>
              <w:rPr>
                <w:del w:id="3978" w:author="Anees Shaikh" w:date="2013-10-06T21:57:00Z"/>
              </w:rPr>
              <w:pPrChange w:id="3979" w:author="Anees Shaikh" w:date="2013-10-06T21:57:00Z">
                <w:pPr>
                  <w:pStyle w:val="XML1"/>
                </w:pPr>
              </w:pPrChange>
            </w:pPr>
            <w:del w:id="3980" w:author="Anees Shaikh" w:date="2013-10-06T21:57:00Z">
              <w:r w:rsidDel="006821E9">
                <w:delText xml:space="preserve">              &lt;xs:annotation&gt;</w:delText>
              </w:r>
            </w:del>
          </w:p>
          <w:p w14:paraId="24E6FB1F" w14:textId="15B2B354" w:rsidR="0058493D" w:rsidDel="006821E9" w:rsidRDefault="0058493D" w:rsidP="006821E9">
            <w:pPr>
              <w:rPr>
                <w:del w:id="3981" w:author="Anees Shaikh" w:date="2013-10-06T21:57:00Z"/>
              </w:rPr>
              <w:pPrChange w:id="3982" w:author="Anees Shaikh" w:date="2013-10-06T21:57:00Z">
                <w:pPr>
                  <w:pStyle w:val="XML1"/>
                </w:pPr>
              </w:pPrChange>
            </w:pPr>
            <w:del w:id="3983" w:author="Anees Shaikh" w:date="2013-10-06T21:57:00Z">
              <w:r w:rsidDel="006821E9">
                <w:delText xml:space="preserve">                &lt;xs:documentation&gt;</w:delText>
              </w:r>
            </w:del>
          </w:p>
          <w:p w14:paraId="4C3CA9AE" w14:textId="03966DD8" w:rsidR="0058493D" w:rsidDel="006821E9" w:rsidRDefault="0058493D" w:rsidP="006821E9">
            <w:pPr>
              <w:rPr>
                <w:del w:id="3984" w:author="Anees Shaikh" w:date="2013-10-06T21:57:00Z"/>
              </w:rPr>
              <w:pPrChange w:id="3985" w:author="Anees Shaikh" w:date="2013-10-06T21:57:00Z">
                <w:pPr>
                  <w:pStyle w:val="XML1"/>
                </w:pPr>
              </w:pPrChange>
            </w:pPr>
            <w:del w:id="3986" w:author="Anees Shaikh" w:date="2013-10-06T21:57:00Z">
              <w:r w:rsidDel="006821E9">
                <w:delText xml:space="preserve">                  The local IP address of the OpenFlow Logical</w:delText>
              </w:r>
            </w:del>
          </w:p>
          <w:p w14:paraId="4E4654BF" w14:textId="3D00A028" w:rsidR="0058493D" w:rsidDel="006821E9" w:rsidRDefault="0058493D" w:rsidP="006821E9">
            <w:pPr>
              <w:rPr>
                <w:del w:id="3987" w:author="Anees Shaikh" w:date="2013-10-06T21:57:00Z"/>
              </w:rPr>
              <w:pPrChange w:id="3988" w:author="Anees Shaikh" w:date="2013-10-06T21:57:00Z">
                <w:pPr>
                  <w:pStyle w:val="XML1"/>
                </w:pPr>
              </w:pPrChange>
            </w:pPr>
            <w:del w:id="3989" w:author="Anees Shaikh" w:date="2013-10-06T21:57:00Z">
              <w:r w:rsidDel="006821E9">
                <w:delText xml:space="preserve">                  Switch when connecting to this OpenFlow Controller.  It</w:delText>
              </w:r>
            </w:del>
          </w:p>
          <w:p w14:paraId="7B2E09BC" w14:textId="7681DEA0" w:rsidR="0058493D" w:rsidDel="006821E9" w:rsidRDefault="0058493D" w:rsidP="006821E9">
            <w:pPr>
              <w:rPr>
                <w:del w:id="3990" w:author="Anees Shaikh" w:date="2013-10-06T21:57:00Z"/>
              </w:rPr>
              <w:pPrChange w:id="3991" w:author="Anees Shaikh" w:date="2013-10-06T21:57:00Z">
                <w:pPr>
                  <w:pStyle w:val="XML1"/>
                </w:pPr>
              </w:pPrChange>
            </w:pPr>
            <w:del w:id="3992" w:author="Anees Shaikh" w:date="2013-10-06T21:57:00Z">
              <w:r w:rsidDel="006821E9">
                <w:delText xml:space="preserve">                  is the source IP address of packets sent to this OpenFlow</w:delText>
              </w:r>
            </w:del>
          </w:p>
          <w:p w14:paraId="30387625" w14:textId="6F468520" w:rsidR="0058493D" w:rsidDel="006821E9" w:rsidRDefault="0058493D" w:rsidP="006821E9">
            <w:pPr>
              <w:rPr>
                <w:del w:id="3993" w:author="Anees Shaikh" w:date="2013-10-06T21:57:00Z"/>
              </w:rPr>
              <w:pPrChange w:id="3994" w:author="Anees Shaikh" w:date="2013-10-06T21:57:00Z">
                <w:pPr>
                  <w:pStyle w:val="XML1"/>
                </w:pPr>
              </w:pPrChange>
            </w:pPr>
            <w:del w:id="3995" w:author="Anees Shaikh" w:date="2013-10-06T21:57:00Z">
              <w:r w:rsidDel="006821E9">
                <w:delText xml:space="preserve">                  Controller.  If present, this element overrides any</w:delText>
              </w:r>
            </w:del>
          </w:p>
          <w:p w14:paraId="0119453C" w14:textId="7F6E1721" w:rsidR="0058493D" w:rsidDel="006821E9" w:rsidRDefault="0058493D" w:rsidP="006821E9">
            <w:pPr>
              <w:rPr>
                <w:del w:id="3996" w:author="Anees Shaikh" w:date="2013-10-06T21:57:00Z"/>
              </w:rPr>
              <w:pPrChange w:id="3997" w:author="Anees Shaikh" w:date="2013-10-06T21:57:00Z">
                <w:pPr>
                  <w:pStyle w:val="XML1"/>
                </w:pPr>
              </w:pPrChange>
            </w:pPr>
            <w:del w:id="3998" w:author="Anees Shaikh" w:date="2013-10-06T21:57:00Z">
              <w:r w:rsidDel="006821E9">
                <w:delText xml:space="preserve">                  default IP address.</w:delText>
              </w:r>
            </w:del>
          </w:p>
          <w:p w14:paraId="4181AF77" w14:textId="3D7A4C97" w:rsidR="0058493D" w:rsidDel="006821E9" w:rsidRDefault="0058493D" w:rsidP="006821E9">
            <w:pPr>
              <w:rPr>
                <w:del w:id="3999" w:author="Anees Shaikh" w:date="2013-10-06T21:57:00Z"/>
              </w:rPr>
              <w:pPrChange w:id="4000" w:author="Anees Shaikh" w:date="2013-10-06T21:57:00Z">
                <w:pPr>
                  <w:pStyle w:val="XML1"/>
                </w:pPr>
              </w:pPrChange>
            </w:pPr>
            <w:del w:id="4001" w:author="Anees Shaikh" w:date="2013-10-06T21:57:00Z">
              <w:r w:rsidDel="006821E9">
                <w:delText xml:space="preserve">                &lt;/xs:documentation&gt;</w:delText>
              </w:r>
            </w:del>
          </w:p>
          <w:p w14:paraId="27354991" w14:textId="17D92396" w:rsidR="0058493D" w:rsidDel="006821E9" w:rsidRDefault="0058493D" w:rsidP="006821E9">
            <w:pPr>
              <w:rPr>
                <w:del w:id="4002" w:author="Anees Shaikh" w:date="2013-10-06T21:57:00Z"/>
              </w:rPr>
              <w:pPrChange w:id="4003" w:author="Anees Shaikh" w:date="2013-10-06T21:57:00Z">
                <w:pPr>
                  <w:pStyle w:val="XML1"/>
                </w:pPr>
              </w:pPrChange>
            </w:pPr>
            <w:del w:id="4004" w:author="Anees Shaikh" w:date="2013-10-06T21:57:00Z">
              <w:r w:rsidDel="006821E9">
                <w:delText xml:space="preserve">              &lt;/xs:annotation&gt;</w:delText>
              </w:r>
            </w:del>
          </w:p>
          <w:p w14:paraId="4253FCBE" w14:textId="0036E619" w:rsidR="0058493D" w:rsidDel="006821E9" w:rsidRDefault="0058493D" w:rsidP="006821E9">
            <w:pPr>
              <w:rPr>
                <w:del w:id="4005" w:author="Anees Shaikh" w:date="2013-10-06T21:57:00Z"/>
              </w:rPr>
              <w:pPrChange w:id="4006" w:author="Anees Shaikh" w:date="2013-10-06T21:57:00Z">
                <w:pPr>
                  <w:pStyle w:val="XML1"/>
                </w:pPr>
              </w:pPrChange>
            </w:pPr>
            <w:del w:id="4007" w:author="Anees Shaikh" w:date="2013-10-06T21:57:00Z">
              <w:r w:rsidDel="006821E9">
                <w:delText xml:space="preserve">            &lt;/xs:element&gt;</w:delText>
              </w:r>
            </w:del>
          </w:p>
          <w:p w14:paraId="2B13E04A" w14:textId="2B219FF5" w:rsidR="0058493D" w:rsidDel="006821E9" w:rsidRDefault="0058493D" w:rsidP="006821E9">
            <w:pPr>
              <w:rPr>
                <w:del w:id="4008" w:author="Anees Shaikh" w:date="2013-10-06T21:57:00Z"/>
              </w:rPr>
              <w:pPrChange w:id="4009" w:author="Anees Shaikh" w:date="2013-10-06T21:57:00Z">
                <w:pPr>
                  <w:pStyle w:val="XML1"/>
                </w:pPr>
              </w:pPrChange>
            </w:pPr>
            <w:del w:id="4010" w:author="Anees Shaikh" w:date="2013-10-06T21:57:00Z">
              <w:r w:rsidDel="006821E9">
                <w:delText xml:space="preserve">            &lt;xs:element name="local-port-in-use" minOccurs="0"  type="inet:port-number"&gt;</w:delText>
              </w:r>
            </w:del>
          </w:p>
          <w:p w14:paraId="34903380" w14:textId="440235DF" w:rsidR="0058493D" w:rsidDel="006821E9" w:rsidRDefault="0058493D" w:rsidP="006821E9">
            <w:pPr>
              <w:rPr>
                <w:del w:id="4011" w:author="Anees Shaikh" w:date="2013-10-06T21:57:00Z"/>
              </w:rPr>
              <w:pPrChange w:id="4012" w:author="Anees Shaikh" w:date="2013-10-06T21:57:00Z">
                <w:pPr>
                  <w:pStyle w:val="XML1"/>
                </w:pPr>
              </w:pPrChange>
            </w:pPr>
            <w:del w:id="4013" w:author="Anees Shaikh" w:date="2013-10-06T21:57:00Z">
              <w:r w:rsidDel="006821E9">
                <w:delText xml:space="preserve">              &lt;xs:annotation&gt;</w:delText>
              </w:r>
            </w:del>
          </w:p>
          <w:p w14:paraId="1B148D52" w14:textId="23D98ADF" w:rsidR="0058493D" w:rsidDel="006821E9" w:rsidRDefault="0058493D" w:rsidP="006821E9">
            <w:pPr>
              <w:rPr>
                <w:del w:id="4014" w:author="Anees Shaikh" w:date="2013-10-06T21:57:00Z"/>
              </w:rPr>
              <w:pPrChange w:id="4015" w:author="Anees Shaikh" w:date="2013-10-06T21:57:00Z">
                <w:pPr>
                  <w:pStyle w:val="XML1"/>
                </w:pPr>
              </w:pPrChange>
            </w:pPr>
            <w:del w:id="4016" w:author="Anees Shaikh" w:date="2013-10-06T21:57:00Z">
              <w:r w:rsidDel="006821E9">
                <w:delText xml:space="preserve">                &lt;xs:documentation&gt;</w:delText>
              </w:r>
            </w:del>
          </w:p>
          <w:p w14:paraId="7E7E31C4" w14:textId="6BB16533" w:rsidR="0058493D" w:rsidDel="006821E9" w:rsidRDefault="0058493D" w:rsidP="006821E9">
            <w:pPr>
              <w:rPr>
                <w:del w:id="4017" w:author="Anees Shaikh" w:date="2013-10-06T21:57:00Z"/>
              </w:rPr>
              <w:pPrChange w:id="4018" w:author="Anees Shaikh" w:date="2013-10-06T21:57:00Z">
                <w:pPr>
                  <w:pStyle w:val="XML1"/>
                </w:pPr>
              </w:pPrChange>
            </w:pPr>
            <w:del w:id="4019" w:author="Anees Shaikh" w:date="2013-10-06T21:57:00Z">
              <w:r w:rsidDel="006821E9">
                <w:delText xml:space="preserve">                  The local TCP port number of the OpenFlow</w:delText>
              </w:r>
            </w:del>
          </w:p>
          <w:p w14:paraId="4A482822" w14:textId="0F844DB7" w:rsidR="0058493D" w:rsidDel="006821E9" w:rsidRDefault="0058493D" w:rsidP="006821E9">
            <w:pPr>
              <w:rPr>
                <w:del w:id="4020" w:author="Anees Shaikh" w:date="2013-10-06T21:57:00Z"/>
              </w:rPr>
              <w:pPrChange w:id="4021" w:author="Anees Shaikh" w:date="2013-10-06T21:57:00Z">
                <w:pPr>
                  <w:pStyle w:val="XML1"/>
                </w:pPr>
              </w:pPrChange>
            </w:pPr>
            <w:del w:id="4022" w:author="Anees Shaikh" w:date="2013-10-06T21:57:00Z">
              <w:r w:rsidDel="006821E9">
                <w:delText xml:space="preserve">                  Logical Switch.  If element connection-state has value</w:delText>
              </w:r>
            </w:del>
          </w:p>
          <w:p w14:paraId="4D388AD3" w14:textId="3E1DA966" w:rsidR="0058493D" w:rsidDel="006821E9" w:rsidRDefault="0058493D" w:rsidP="006821E9">
            <w:pPr>
              <w:rPr>
                <w:del w:id="4023" w:author="Anees Shaikh" w:date="2013-10-06T21:57:00Z"/>
              </w:rPr>
              <w:pPrChange w:id="4024" w:author="Anees Shaikh" w:date="2013-10-06T21:57:00Z">
                <w:pPr>
                  <w:pStyle w:val="XML1"/>
                </w:pPr>
              </w:pPrChange>
            </w:pPr>
            <w:del w:id="4025" w:author="Anees Shaikh" w:date="2013-10-06T21:57:00Z">
              <w:r w:rsidDel="006821E9">
                <w:delText xml:space="preserve">                  'up', then this element indicates the actual port number</w:delText>
              </w:r>
            </w:del>
          </w:p>
          <w:p w14:paraId="0D329EC4" w14:textId="12F87A8F" w:rsidR="0058493D" w:rsidDel="006821E9" w:rsidRDefault="0058493D" w:rsidP="006821E9">
            <w:pPr>
              <w:rPr>
                <w:del w:id="4026" w:author="Anees Shaikh" w:date="2013-10-06T21:57:00Z"/>
              </w:rPr>
              <w:pPrChange w:id="4027" w:author="Anees Shaikh" w:date="2013-10-06T21:57:00Z">
                <w:pPr>
                  <w:pStyle w:val="XML1"/>
                </w:pPr>
              </w:pPrChange>
            </w:pPr>
            <w:del w:id="4028" w:author="Anees Shaikh" w:date="2013-10-06T21:57:00Z">
              <w:r w:rsidDel="006821E9">
                <w:delText xml:space="preserve">                  in use.  If element connection-state has value 'down',</w:delText>
              </w:r>
            </w:del>
          </w:p>
          <w:p w14:paraId="6A017E12" w14:textId="618284E2" w:rsidR="0058493D" w:rsidDel="006821E9" w:rsidRDefault="0058493D" w:rsidP="006821E9">
            <w:pPr>
              <w:rPr>
                <w:del w:id="4029" w:author="Anees Shaikh" w:date="2013-10-06T21:57:00Z"/>
              </w:rPr>
              <w:pPrChange w:id="4030" w:author="Anees Shaikh" w:date="2013-10-06T21:57:00Z">
                <w:pPr>
                  <w:pStyle w:val="XML1"/>
                </w:pPr>
              </w:pPrChange>
            </w:pPr>
            <w:del w:id="4031" w:author="Anees Shaikh" w:date="2013-10-06T21:57:00Z">
              <w:r w:rsidDel="006821E9">
                <w:delText xml:space="preserve">                  then this element indicates the port number used for the</w:delText>
              </w:r>
            </w:del>
          </w:p>
          <w:p w14:paraId="564E7392" w14:textId="51E206FB" w:rsidR="0058493D" w:rsidDel="006821E9" w:rsidRDefault="0058493D" w:rsidP="006821E9">
            <w:pPr>
              <w:rPr>
                <w:del w:id="4032" w:author="Anees Shaikh" w:date="2013-10-06T21:57:00Z"/>
              </w:rPr>
              <w:pPrChange w:id="4033" w:author="Anees Shaikh" w:date="2013-10-06T21:57:00Z">
                <w:pPr>
                  <w:pStyle w:val="XML1"/>
                </w:pPr>
              </w:pPrChange>
            </w:pPr>
            <w:del w:id="4034" w:author="Anees Shaikh" w:date="2013-10-06T21:57:00Z">
              <w:r w:rsidDel="006821E9">
                <w:delText xml:space="preserve">                  last attempt to establish a connection with this OpenFlow</w:delText>
              </w:r>
            </w:del>
          </w:p>
          <w:p w14:paraId="1AB48B9F" w14:textId="6732A3F9" w:rsidR="0058493D" w:rsidDel="006821E9" w:rsidRDefault="0058493D" w:rsidP="006821E9">
            <w:pPr>
              <w:rPr>
                <w:del w:id="4035" w:author="Anees Shaikh" w:date="2013-10-06T21:57:00Z"/>
              </w:rPr>
              <w:pPrChange w:id="4036" w:author="Anees Shaikh" w:date="2013-10-06T21:57:00Z">
                <w:pPr>
                  <w:pStyle w:val="XML1"/>
                </w:pPr>
              </w:pPrChange>
            </w:pPr>
            <w:del w:id="4037" w:author="Anees Shaikh" w:date="2013-10-06T21:57:00Z">
              <w:r w:rsidDel="006821E9">
                <w:delText xml:space="preserve">                  Controller.??? </w:delText>
              </w:r>
            </w:del>
          </w:p>
          <w:p w14:paraId="1B5D159A" w14:textId="1CC96AAA" w:rsidR="0058493D" w:rsidDel="006821E9" w:rsidRDefault="0058493D" w:rsidP="006821E9">
            <w:pPr>
              <w:rPr>
                <w:del w:id="4038" w:author="Anees Shaikh" w:date="2013-10-06T21:57:00Z"/>
              </w:rPr>
              <w:pPrChange w:id="4039" w:author="Anees Shaikh" w:date="2013-10-06T21:57:00Z">
                <w:pPr>
                  <w:pStyle w:val="XML1"/>
                </w:pPr>
              </w:pPrChange>
            </w:pPr>
            <w:del w:id="4040" w:author="Anees Shaikh" w:date="2013-10-06T21:57:00Z">
              <w:r w:rsidDel="006821E9">
                <w:delText xml:space="preserve">                  When connecting to this OpenFlow Controller, it is the </w:delText>
              </w:r>
            </w:del>
          </w:p>
          <w:p w14:paraId="5D126952" w14:textId="760DC21D" w:rsidR="0058493D" w:rsidDel="006821E9" w:rsidRDefault="0058493D" w:rsidP="006821E9">
            <w:pPr>
              <w:rPr>
                <w:del w:id="4041" w:author="Anees Shaikh" w:date="2013-10-06T21:57:00Z"/>
              </w:rPr>
              <w:pPrChange w:id="4042" w:author="Anees Shaikh" w:date="2013-10-06T21:57:00Z">
                <w:pPr>
                  <w:pStyle w:val="XML1"/>
                </w:pPr>
              </w:pPrChange>
            </w:pPr>
            <w:del w:id="4043" w:author="Anees Shaikh" w:date="2013-10-06T21:57:00Z">
              <w:r w:rsidDel="006821E9">
                <w:delText xml:space="preserve">                  source TCP port number of packets sent to this OpenFlow </w:delText>
              </w:r>
            </w:del>
          </w:p>
          <w:p w14:paraId="265F475B" w14:textId="1806AB95" w:rsidR="0058493D" w:rsidDel="006821E9" w:rsidRDefault="0058493D" w:rsidP="006821E9">
            <w:pPr>
              <w:rPr>
                <w:del w:id="4044" w:author="Anees Shaikh" w:date="2013-10-06T21:57:00Z"/>
              </w:rPr>
              <w:pPrChange w:id="4045" w:author="Anees Shaikh" w:date="2013-10-06T21:57:00Z">
                <w:pPr>
                  <w:pStyle w:val="XML1"/>
                </w:pPr>
              </w:pPrChange>
            </w:pPr>
            <w:del w:id="4046" w:author="Anees Shaikh" w:date="2013-10-06T21:57:00Z">
              <w:r w:rsidDel="006821E9">
                <w:delText xml:space="preserve">                  Controller.  If this element has its defaqult value 0,</w:delText>
              </w:r>
            </w:del>
          </w:p>
          <w:p w14:paraId="30413C5C" w14:textId="52F13A9C" w:rsidR="0058493D" w:rsidDel="006821E9" w:rsidRDefault="0058493D" w:rsidP="006821E9">
            <w:pPr>
              <w:rPr>
                <w:del w:id="4047" w:author="Anees Shaikh" w:date="2013-10-06T21:57:00Z"/>
              </w:rPr>
              <w:pPrChange w:id="4048" w:author="Anees Shaikh" w:date="2013-10-06T21:57:00Z">
                <w:pPr>
                  <w:pStyle w:val="XML1"/>
                </w:pPr>
              </w:pPrChange>
            </w:pPr>
            <w:del w:id="4049" w:author="Anees Shaikh" w:date="2013-10-06T21:57:00Z">
              <w:r w:rsidDel="006821E9">
                <w:delText xml:space="preserve">                  then port number is chosen arbitrarily by the OpenFlow</w:delText>
              </w:r>
            </w:del>
          </w:p>
          <w:p w14:paraId="51B56824" w14:textId="0B625774" w:rsidR="0058493D" w:rsidDel="006821E9" w:rsidRDefault="0058493D" w:rsidP="006821E9">
            <w:pPr>
              <w:rPr>
                <w:del w:id="4050" w:author="Anees Shaikh" w:date="2013-10-06T21:57:00Z"/>
              </w:rPr>
              <w:pPrChange w:id="4051" w:author="Anees Shaikh" w:date="2013-10-06T21:57:00Z">
                <w:pPr>
                  <w:pStyle w:val="XML1"/>
                </w:pPr>
              </w:pPrChange>
            </w:pPr>
            <w:del w:id="4052" w:author="Anees Shaikh" w:date="2013-10-06T21:57:00Z">
              <w:r w:rsidDel="006821E9">
                <w:delText xml:space="preserve">                  Logical Switch.</w:delText>
              </w:r>
            </w:del>
          </w:p>
          <w:p w14:paraId="37691B4C" w14:textId="56C1BC61" w:rsidR="0058493D" w:rsidDel="006821E9" w:rsidRDefault="0058493D" w:rsidP="006821E9">
            <w:pPr>
              <w:rPr>
                <w:del w:id="4053" w:author="Anees Shaikh" w:date="2013-10-06T21:57:00Z"/>
              </w:rPr>
              <w:pPrChange w:id="4054" w:author="Anees Shaikh" w:date="2013-10-06T21:57:00Z">
                <w:pPr>
                  <w:pStyle w:val="XML1"/>
                </w:pPr>
              </w:pPrChange>
            </w:pPr>
            <w:del w:id="4055" w:author="Anees Shaikh" w:date="2013-10-06T21:57:00Z">
              <w:r w:rsidDel="006821E9">
                <w:delText xml:space="preserve">                &lt;/xs:documentation&gt;</w:delText>
              </w:r>
            </w:del>
          </w:p>
          <w:p w14:paraId="564913DE" w14:textId="6164BAC4" w:rsidR="0058493D" w:rsidDel="006821E9" w:rsidRDefault="0058493D" w:rsidP="006821E9">
            <w:pPr>
              <w:rPr>
                <w:del w:id="4056" w:author="Anees Shaikh" w:date="2013-10-06T21:57:00Z"/>
              </w:rPr>
              <w:pPrChange w:id="4057" w:author="Anees Shaikh" w:date="2013-10-06T21:57:00Z">
                <w:pPr>
                  <w:pStyle w:val="XML1"/>
                </w:pPr>
              </w:pPrChange>
            </w:pPr>
            <w:del w:id="4058" w:author="Anees Shaikh" w:date="2013-10-06T21:57:00Z">
              <w:r w:rsidDel="006821E9">
                <w:delText xml:space="preserve">              &lt;/xs:annotation&gt;</w:delText>
              </w:r>
            </w:del>
          </w:p>
          <w:p w14:paraId="4C8BFCA5" w14:textId="705DCFC3" w:rsidR="0058493D" w:rsidDel="006821E9" w:rsidRDefault="0058493D" w:rsidP="006821E9">
            <w:pPr>
              <w:rPr>
                <w:del w:id="4059" w:author="Anees Shaikh" w:date="2013-10-06T21:57:00Z"/>
              </w:rPr>
              <w:pPrChange w:id="4060" w:author="Anees Shaikh" w:date="2013-10-06T21:57:00Z">
                <w:pPr>
                  <w:pStyle w:val="XML1"/>
                </w:pPr>
              </w:pPrChange>
            </w:pPr>
            <w:del w:id="4061" w:author="Anees Shaikh" w:date="2013-10-06T21:57:00Z">
              <w:r w:rsidDel="006821E9">
                <w:delText xml:space="preserve">            &lt;/xs:element&gt;</w:delText>
              </w:r>
            </w:del>
          </w:p>
          <w:p w14:paraId="31682D58" w14:textId="59F84E85" w:rsidR="0058493D" w:rsidDel="006821E9" w:rsidRDefault="0058493D" w:rsidP="006821E9">
            <w:pPr>
              <w:rPr>
                <w:del w:id="4062" w:author="Anees Shaikh" w:date="2013-10-06T21:57:00Z"/>
              </w:rPr>
              <w:pPrChange w:id="4063" w:author="Anees Shaikh" w:date="2013-10-06T21:57:00Z">
                <w:pPr>
                  <w:pStyle w:val="XML1"/>
                </w:pPr>
              </w:pPrChange>
            </w:pPr>
            <w:del w:id="4064" w:author="Anees Shaikh" w:date="2013-10-06T21:57:00Z">
              <w:r w:rsidDel="006821E9">
                <w:delText xml:space="preserve">          &lt;/xs:sequence&gt;</w:delText>
              </w:r>
            </w:del>
          </w:p>
          <w:p w14:paraId="04A055ED" w14:textId="7C7E6775" w:rsidR="0058493D" w:rsidDel="006821E9" w:rsidRDefault="0058493D" w:rsidP="006821E9">
            <w:pPr>
              <w:rPr>
                <w:del w:id="4065" w:author="Anees Shaikh" w:date="2013-10-06T21:57:00Z"/>
              </w:rPr>
              <w:pPrChange w:id="4066" w:author="Anees Shaikh" w:date="2013-10-06T21:57:00Z">
                <w:pPr>
                  <w:pStyle w:val="XML1"/>
                </w:pPr>
              </w:pPrChange>
            </w:pPr>
            <w:del w:id="4067" w:author="Anees Shaikh" w:date="2013-10-06T21:57:00Z">
              <w:r w:rsidDel="006821E9">
                <w:delText xml:space="preserve">        &lt;/xs:complexType&gt;</w:delText>
              </w:r>
            </w:del>
          </w:p>
          <w:p w14:paraId="160D071E" w14:textId="1853E9D2" w:rsidR="0058493D" w:rsidDel="006821E9" w:rsidRDefault="0058493D" w:rsidP="006821E9">
            <w:pPr>
              <w:rPr>
                <w:del w:id="4068" w:author="Anees Shaikh" w:date="2013-10-06T21:57:00Z"/>
              </w:rPr>
              <w:pPrChange w:id="4069" w:author="Anees Shaikh" w:date="2013-10-06T21:57:00Z">
                <w:pPr>
                  <w:pStyle w:val="XML1"/>
                </w:pPr>
              </w:pPrChange>
            </w:pPr>
            <w:del w:id="4070" w:author="Anees Shaikh" w:date="2013-10-06T21:57:00Z">
              <w:r w:rsidDel="006821E9">
                <w:delText xml:space="preserve">      &lt;/xs:element&gt;</w:delText>
              </w:r>
            </w:del>
          </w:p>
          <w:p w14:paraId="0CD6CF36" w14:textId="663DC992" w:rsidR="0058493D" w:rsidDel="006821E9" w:rsidRDefault="0058493D" w:rsidP="006821E9">
            <w:pPr>
              <w:rPr>
                <w:del w:id="4071" w:author="Anees Shaikh" w:date="2013-10-06T21:57:00Z"/>
              </w:rPr>
              <w:pPrChange w:id="4072" w:author="Anees Shaikh" w:date="2013-10-06T21:57:00Z">
                <w:pPr>
                  <w:pStyle w:val="XML1"/>
                </w:pPr>
              </w:pPrChange>
            </w:pPr>
            <w:del w:id="4073" w:author="Anees Shaikh" w:date="2013-10-06T21:57:00Z">
              <w:r w:rsidDel="006821E9">
                <w:delText xml:space="preserve">    &lt;/xs:sequence&gt;</w:delText>
              </w:r>
            </w:del>
          </w:p>
          <w:p w14:paraId="24558F3B" w14:textId="7B527542" w:rsidR="00F86237" w:rsidDel="006821E9" w:rsidRDefault="0058493D" w:rsidP="006821E9">
            <w:pPr>
              <w:rPr>
                <w:del w:id="4074" w:author="Anees Shaikh" w:date="2013-10-06T21:57:00Z"/>
              </w:rPr>
              <w:pPrChange w:id="4075" w:author="Anees Shaikh" w:date="2013-10-06T21:57:00Z">
                <w:pPr>
                  <w:pStyle w:val="XML1"/>
                </w:pPr>
              </w:pPrChange>
            </w:pPr>
            <w:del w:id="4076" w:author="Anees Shaikh" w:date="2013-10-06T21:57:00Z">
              <w:r w:rsidDel="006821E9">
                <w:delText xml:space="preserve">  &lt;/xs:group&gt;</w:delText>
              </w:r>
            </w:del>
          </w:p>
          <w:p w14:paraId="01647EBD" w14:textId="25695C0A" w:rsidR="0058493D" w:rsidDel="006821E9" w:rsidRDefault="0058493D" w:rsidP="006821E9">
            <w:pPr>
              <w:rPr>
                <w:del w:id="4077" w:author="Anees Shaikh" w:date="2013-10-06T21:57:00Z"/>
              </w:rPr>
              <w:pPrChange w:id="4078" w:author="Anees Shaikh" w:date="2013-10-06T21:57:00Z">
                <w:pPr>
                  <w:pStyle w:val="XML1"/>
                </w:pPr>
              </w:pPrChange>
            </w:pPr>
          </w:p>
          <w:p w14:paraId="3B4B49D6" w14:textId="55FCB73C" w:rsidR="0058493D" w:rsidDel="006821E9" w:rsidRDefault="0058493D" w:rsidP="006821E9">
            <w:pPr>
              <w:rPr>
                <w:del w:id="4079" w:author="Anees Shaikh" w:date="2013-10-06T21:57:00Z"/>
              </w:rPr>
              <w:pPrChange w:id="4080" w:author="Anees Shaikh" w:date="2013-10-06T21:57:00Z">
                <w:pPr>
                  <w:pStyle w:val="XML1"/>
                </w:pPr>
              </w:pPrChange>
            </w:pPr>
            <w:del w:id="4081" w:author="Anees Shaikh" w:date="2013-10-06T21:57:00Z">
              <w:r w:rsidDel="006821E9">
                <w:delText xml:space="preserve">  &lt;xs:simpleType name="OFConfigId"&gt;</w:delText>
              </w:r>
            </w:del>
          </w:p>
          <w:p w14:paraId="525C7D3E" w14:textId="5B0E5D33" w:rsidR="0058493D" w:rsidDel="006821E9" w:rsidRDefault="0058493D" w:rsidP="006821E9">
            <w:pPr>
              <w:rPr>
                <w:del w:id="4082" w:author="Anees Shaikh" w:date="2013-10-06T21:57:00Z"/>
              </w:rPr>
              <w:pPrChange w:id="4083" w:author="Anees Shaikh" w:date="2013-10-06T21:57:00Z">
                <w:pPr>
                  <w:pStyle w:val="XML1"/>
                </w:pPr>
              </w:pPrChange>
            </w:pPr>
            <w:del w:id="4084" w:author="Anees Shaikh" w:date="2013-10-06T21:57:00Z">
              <w:r w:rsidDel="006821E9">
                <w:delText xml:space="preserve">    &lt;xs:annotation&gt;</w:delText>
              </w:r>
            </w:del>
          </w:p>
          <w:p w14:paraId="413D9FF2" w14:textId="511A56A7" w:rsidR="0058493D" w:rsidDel="006821E9" w:rsidRDefault="0058493D" w:rsidP="006821E9">
            <w:pPr>
              <w:rPr>
                <w:del w:id="4085" w:author="Anees Shaikh" w:date="2013-10-06T21:57:00Z"/>
              </w:rPr>
              <w:pPrChange w:id="4086" w:author="Anees Shaikh" w:date="2013-10-06T21:57:00Z">
                <w:pPr>
                  <w:pStyle w:val="XML1"/>
                </w:pPr>
              </w:pPrChange>
            </w:pPr>
            <w:del w:id="4087" w:author="Anees Shaikh" w:date="2013-10-06T21:57:00Z">
              <w:r w:rsidDel="006821E9">
                <w:delText xml:space="preserve">      &lt;xs:documentation&gt;</w:delText>
              </w:r>
            </w:del>
          </w:p>
          <w:p w14:paraId="742DDA62" w14:textId="7A7B186F" w:rsidR="0058493D" w:rsidDel="006821E9" w:rsidRDefault="0058493D" w:rsidP="006821E9">
            <w:pPr>
              <w:rPr>
                <w:del w:id="4088" w:author="Anees Shaikh" w:date="2013-10-06T21:57:00Z"/>
              </w:rPr>
              <w:pPrChange w:id="4089" w:author="Anees Shaikh" w:date="2013-10-06T21:57:00Z">
                <w:pPr>
                  <w:pStyle w:val="XML1"/>
                </w:pPr>
              </w:pPrChange>
            </w:pPr>
            <w:del w:id="4090" w:author="Anees Shaikh" w:date="2013-10-06T21:57:00Z">
              <w:r w:rsidDel="006821E9">
                <w:delText xml:space="preserve">        Generic type of an identifier in OF-CONFIG</w:delText>
              </w:r>
            </w:del>
          </w:p>
          <w:p w14:paraId="1E1FC8C8" w14:textId="5F655D5F" w:rsidR="0058493D" w:rsidDel="006821E9" w:rsidRDefault="0058493D" w:rsidP="006821E9">
            <w:pPr>
              <w:rPr>
                <w:del w:id="4091" w:author="Anees Shaikh" w:date="2013-10-06T21:57:00Z"/>
              </w:rPr>
              <w:pPrChange w:id="4092" w:author="Anees Shaikh" w:date="2013-10-06T21:57:00Z">
                <w:pPr>
                  <w:pStyle w:val="XML1"/>
                </w:pPr>
              </w:pPrChange>
            </w:pPr>
            <w:del w:id="4093" w:author="Anees Shaikh" w:date="2013-10-06T21:57:00Z">
              <w:r w:rsidDel="006821E9">
                <w:delText xml:space="preserve">      &lt;/xs:documentation&gt;</w:delText>
              </w:r>
            </w:del>
          </w:p>
          <w:p w14:paraId="446658C7" w14:textId="4EBBF9E0" w:rsidR="0058493D" w:rsidDel="006821E9" w:rsidRDefault="0058493D" w:rsidP="006821E9">
            <w:pPr>
              <w:rPr>
                <w:del w:id="4094" w:author="Anees Shaikh" w:date="2013-10-06T21:57:00Z"/>
              </w:rPr>
              <w:pPrChange w:id="4095" w:author="Anees Shaikh" w:date="2013-10-06T21:57:00Z">
                <w:pPr>
                  <w:pStyle w:val="XML1"/>
                </w:pPr>
              </w:pPrChange>
            </w:pPr>
            <w:del w:id="4096" w:author="Anees Shaikh" w:date="2013-10-06T21:57:00Z">
              <w:r w:rsidDel="006821E9">
                <w:delText xml:space="preserve">    &lt;/xs:annotation&gt;</w:delText>
              </w:r>
            </w:del>
          </w:p>
          <w:p w14:paraId="2FC104AF" w14:textId="3EC0C9D5" w:rsidR="0058493D" w:rsidDel="006821E9" w:rsidRDefault="0058493D" w:rsidP="006821E9">
            <w:pPr>
              <w:rPr>
                <w:del w:id="4097" w:author="Anees Shaikh" w:date="2013-10-06T21:57:00Z"/>
              </w:rPr>
              <w:pPrChange w:id="4098" w:author="Anees Shaikh" w:date="2013-10-06T21:57:00Z">
                <w:pPr>
                  <w:pStyle w:val="XML1"/>
                </w:pPr>
              </w:pPrChange>
            </w:pPr>
            <w:del w:id="4099" w:author="Anees Shaikh" w:date="2013-10-06T21:57:00Z">
              <w:r w:rsidDel="006821E9">
                <w:delText xml:space="preserve">    &lt;xs:restriction base="inet:uri"&gt;</w:delText>
              </w:r>
            </w:del>
          </w:p>
          <w:p w14:paraId="1ADD6925" w14:textId="050BD024" w:rsidR="0058493D" w:rsidDel="006821E9" w:rsidRDefault="0058493D" w:rsidP="006821E9">
            <w:pPr>
              <w:rPr>
                <w:del w:id="4100" w:author="Anees Shaikh" w:date="2013-10-06T21:57:00Z"/>
              </w:rPr>
              <w:pPrChange w:id="4101" w:author="Anees Shaikh" w:date="2013-10-06T21:57:00Z">
                <w:pPr>
                  <w:pStyle w:val="XML1"/>
                </w:pPr>
              </w:pPrChange>
            </w:pPr>
            <w:del w:id="4102" w:author="Anees Shaikh" w:date="2013-10-06T21:57:00Z">
              <w:r w:rsidDel="006821E9">
                <w:delText xml:space="preserve">    &lt;/xs:restriction&gt;</w:delText>
              </w:r>
            </w:del>
          </w:p>
          <w:p w14:paraId="0DB40547" w14:textId="313CADCD" w:rsidR="0058493D" w:rsidDel="006821E9" w:rsidRDefault="0058493D" w:rsidP="006821E9">
            <w:pPr>
              <w:rPr>
                <w:del w:id="4103" w:author="Anees Shaikh" w:date="2013-10-06T21:57:00Z"/>
              </w:rPr>
              <w:pPrChange w:id="4104" w:author="Anees Shaikh" w:date="2013-10-06T21:57:00Z">
                <w:pPr>
                  <w:pStyle w:val="XML1"/>
                </w:pPr>
              </w:pPrChange>
            </w:pPr>
            <w:del w:id="4105" w:author="Anees Shaikh" w:date="2013-10-06T21:57:00Z">
              <w:r w:rsidDel="006821E9">
                <w:delText xml:space="preserve">  &lt;/xs:simpleType&gt;</w:delText>
              </w:r>
            </w:del>
          </w:p>
          <w:p w14:paraId="4E3B1EC1" w14:textId="7FE45834" w:rsidR="0058493D" w:rsidDel="006821E9" w:rsidRDefault="0058493D" w:rsidP="006821E9">
            <w:pPr>
              <w:rPr>
                <w:del w:id="4106" w:author="Anees Shaikh" w:date="2013-10-06T21:57:00Z"/>
              </w:rPr>
              <w:pPrChange w:id="4107" w:author="Anees Shaikh" w:date="2013-10-06T21:57:00Z">
                <w:pPr>
                  <w:pStyle w:val="XML1"/>
                </w:pPr>
              </w:pPrChange>
            </w:pPr>
          </w:p>
          <w:p w14:paraId="55577D7A" w14:textId="7618AEB6" w:rsidR="0058493D" w:rsidDel="006821E9" w:rsidRDefault="0058493D" w:rsidP="006821E9">
            <w:pPr>
              <w:rPr>
                <w:del w:id="4108" w:author="Anees Shaikh" w:date="2013-10-06T21:57:00Z"/>
              </w:rPr>
              <w:pPrChange w:id="4109" w:author="Anees Shaikh" w:date="2013-10-06T21:57:00Z">
                <w:pPr>
                  <w:pStyle w:val="XML1"/>
                </w:pPr>
              </w:pPrChange>
            </w:pPr>
            <w:del w:id="4110" w:author="Anees Shaikh" w:date="2013-10-06T21:57:00Z">
              <w:r w:rsidDel="006821E9">
                <w:delText xml:space="preserve">  &lt;xs:simpleType name="OFOpenFlowVersionType"&gt;</w:delText>
              </w:r>
            </w:del>
          </w:p>
          <w:p w14:paraId="1875A4CA" w14:textId="2BF364A5" w:rsidR="0058493D" w:rsidDel="006821E9" w:rsidRDefault="0058493D" w:rsidP="006821E9">
            <w:pPr>
              <w:rPr>
                <w:del w:id="4111" w:author="Anees Shaikh" w:date="2013-10-06T21:57:00Z"/>
              </w:rPr>
              <w:pPrChange w:id="4112" w:author="Anees Shaikh" w:date="2013-10-06T21:57:00Z">
                <w:pPr>
                  <w:pStyle w:val="XML1"/>
                </w:pPr>
              </w:pPrChange>
            </w:pPr>
            <w:del w:id="4113" w:author="Anees Shaikh" w:date="2013-10-06T21:57:00Z">
              <w:r w:rsidDel="006821E9">
                <w:delText xml:space="preserve">    &lt;xs:annotation&gt;</w:delText>
              </w:r>
            </w:del>
          </w:p>
          <w:p w14:paraId="743F8956" w14:textId="3368D067" w:rsidR="0058493D" w:rsidDel="006821E9" w:rsidRDefault="0058493D" w:rsidP="006821E9">
            <w:pPr>
              <w:rPr>
                <w:del w:id="4114" w:author="Anees Shaikh" w:date="2013-10-06T21:57:00Z"/>
              </w:rPr>
              <w:pPrChange w:id="4115" w:author="Anees Shaikh" w:date="2013-10-06T21:57:00Z">
                <w:pPr>
                  <w:pStyle w:val="XML1"/>
                </w:pPr>
              </w:pPrChange>
            </w:pPr>
            <w:del w:id="4116" w:author="Anees Shaikh" w:date="2013-10-06T21:57:00Z">
              <w:r w:rsidDel="006821E9">
                <w:delText xml:space="preserve">      &lt;xs:documentation&gt;</w:delText>
              </w:r>
            </w:del>
          </w:p>
          <w:p w14:paraId="44848BAC" w14:textId="570FDDAD" w:rsidR="0058493D" w:rsidDel="006821E9" w:rsidRDefault="0058493D" w:rsidP="006821E9">
            <w:pPr>
              <w:rPr>
                <w:del w:id="4117" w:author="Anees Shaikh" w:date="2013-10-06T21:57:00Z"/>
              </w:rPr>
              <w:pPrChange w:id="4118" w:author="Anees Shaikh" w:date="2013-10-06T21:57:00Z">
                <w:pPr>
                  <w:pStyle w:val="XML1"/>
                </w:pPr>
              </w:pPrChange>
            </w:pPr>
            <w:del w:id="4119" w:author="Anees Shaikh" w:date="2013-10-06T21:57:00Z">
              <w:r w:rsidDel="006821E9">
                <w:delText xml:space="preserve">        This enumeration contains the all OpenFlow</w:delText>
              </w:r>
            </w:del>
          </w:p>
          <w:p w14:paraId="2BEF20D3" w14:textId="16B82305" w:rsidR="0058493D" w:rsidDel="006821E9" w:rsidRDefault="0058493D" w:rsidP="006821E9">
            <w:pPr>
              <w:rPr>
                <w:del w:id="4120" w:author="Anees Shaikh" w:date="2013-10-06T21:57:00Z"/>
              </w:rPr>
              <w:pPrChange w:id="4121" w:author="Anees Shaikh" w:date="2013-10-06T21:57:00Z">
                <w:pPr>
                  <w:pStyle w:val="XML1"/>
                </w:pPr>
              </w:pPrChange>
            </w:pPr>
            <w:del w:id="4122" w:author="Anees Shaikh" w:date="2013-10-06T21:57:00Z">
              <w:r w:rsidDel="006821E9">
                <w:delText xml:space="preserve">        versions released so far.</w:delText>
              </w:r>
            </w:del>
          </w:p>
          <w:p w14:paraId="0FCB023E" w14:textId="573485DA" w:rsidR="0058493D" w:rsidDel="006821E9" w:rsidRDefault="0058493D" w:rsidP="006821E9">
            <w:pPr>
              <w:rPr>
                <w:del w:id="4123" w:author="Anees Shaikh" w:date="2013-10-06T21:57:00Z"/>
              </w:rPr>
              <w:pPrChange w:id="4124" w:author="Anees Shaikh" w:date="2013-10-06T21:57:00Z">
                <w:pPr>
                  <w:pStyle w:val="XML1"/>
                </w:pPr>
              </w:pPrChange>
            </w:pPr>
            <w:del w:id="4125" w:author="Anees Shaikh" w:date="2013-10-06T21:57:00Z">
              <w:r w:rsidDel="006821E9">
                <w:delText xml:space="preserve">      &lt;/xs:documentation&gt;</w:delText>
              </w:r>
            </w:del>
          </w:p>
          <w:p w14:paraId="7A21B1DA" w14:textId="14FFDE5B" w:rsidR="0058493D" w:rsidDel="006821E9" w:rsidRDefault="0058493D" w:rsidP="006821E9">
            <w:pPr>
              <w:rPr>
                <w:del w:id="4126" w:author="Anees Shaikh" w:date="2013-10-06T21:57:00Z"/>
              </w:rPr>
              <w:pPrChange w:id="4127" w:author="Anees Shaikh" w:date="2013-10-06T21:57:00Z">
                <w:pPr>
                  <w:pStyle w:val="XML1"/>
                </w:pPr>
              </w:pPrChange>
            </w:pPr>
            <w:del w:id="4128" w:author="Anees Shaikh" w:date="2013-10-06T21:57:00Z">
              <w:r w:rsidDel="006821E9">
                <w:delText xml:space="preserve">    &lt;/xs:annotation&gt;</w:delText>
              </w:r>
            </w:del>
          </w:p>
          <w:p w14:paraId="79B0F446" w14:textId="3701FA96" w:rsidR="0058493D" w:rsidDel="006821E9" w:rsidRDefault="0058493D" w:rsidP="006821E9">
            <w:pPr>
              <w:rPr>
                <w:del w:id="4129" w:author="Anees Shaikh" w:date="2013-10-06T21:57:00Z"/>
              </w:rPr>
              <w:pPrChange w:id="4130" w:author="Anees Shaikh" w:date="2013-10-06T21:57:00Z">
                <w:pPr>
                  <w:pStyle w:val="XML1"/>
                </w:pPr>
              </w:pPrChange>
            </w:pPr>
          </w:p>
          <w:p w14:paraId="149819D8" w14:textId="61F728CD" w:rsidR="0058493D" w:rsidDel="006821E9" w:rsidRDefault="0058493D" w:rsidP="006821E9">
            <w:pPr>
              <w:rPr>
                <w:del w:id="4131" w:author="Anees Shaikh" w:date="2013-10-06T21:57:00Z"/>
              </w:rPr>
              <w:pPrChange w:id="4132" w:author="Anees Shaikh" w:date="2013-10-06T21:57:00Z">
                <w:pPr>
                  <w:pStyle w:val="XML1"/>
                </w:pPr>
              </w:pPrChange>
            </w:pPr>
            <w:del w:id="4133" w:author="Anees Shaikh" w:date="2013-10-06T21:57:00Z">
              <w:r w:rsidDel="006821E9">
                <w:delText xml:space="preserve">    &lt;xs:restriction base="xs:string"&gt;</w:delText>
              </w:r>
            </w:del>
          </w:p>
          <w:p w14:paraId="2A24230D" w14:textId="61E53848" w:rsidR="0058493D" w:rsidDel="006821E9" w:rsidRDefault="0058493D" w:rsidP="006821E9">
            <w:pPr>
              <w:rPr>
                <w:del w:id="4134" w:author="Anees Shaikh" w:date="2013-10-06T21:57:00Z"/>
              </w:rPr>
              <w:pPrChange w:id="4135" w:author="Anees Shaikh" w:date="2013-10-06T21:57:00Z">
                <w:pPr>
                  <w:pStyle w:val="XML1"/>
                </w:pPr>
              </w:pPrChange>
            </w:pPr>
            <w:del w:id="4136" w:author="Anees Shaikh" w:date="2013-10-06T21:57:00Z">
              <w:r w:rsidDel="006821E9">
                <w:delText xml:space="preserve">      &lt;xs:enumeration value="not-applicable"/&gt;</w:delText>
              </w:r>
            </w:del>
          </w:p>
          <w:p w14:paraId="47616A50" w14:textId="31AD0D01" w:rsidR="0058493D" w:rsidDel="006821E9" w:rsidRDefault="0058493D" w:rsidP="006821E9">
            <w:pPr>
              <w:rPr>
                <w:del w:id="4137" w:author="Anees Shaikh" w:date="2013-10-06T21:57:00Z"/>
              </w:rPr>
              <w:pPrChange w:id="4138" w:author="Anees Shaikh" w:date="2013-10-06T21:57:00Z">
                <w:pPr>
                  <w:pStyle w:val="XML1"/>
                </w:pPr>
              </w:pPrChange>
            </w:pPr>
            <w:del w:id="4139" w:author="Anees Shaikh" w:date="2013-10-06T21:57:00Z">
              <w:r w:rsidDel="006821E9">
                <w:delText xml:space="preserve">      &lt;xs:enumeration value="1.0"/&gt;</w:delText>
              </w:r>
            </w:del>
          </w:p>
          <w:p w14:paraId="7F384890" w14:textId="56D8B9F3" w:rsidR="0058493D" w:rsidDel="006821E9" w:rsidRDefault="0058493D" w:rsidP="006821E9">
            <w:pPr>
              <w:rPr>
                <w:del w:id="4140" w:author="Anees Shaikh" w:date="2013-10-06T21:57:00Z"/>
              </w:rPr>
              <w:pPrChange w:id="4141" w:author="Anees Shaikh" w:date="2013-10-06T21:57:00Z">
                <w:pPr>
                  <w:pStyle w:val="XML1"/>
                </w:pPr>
              </w:pPrChange>
            </w:pPr>
            <w:del w:id="4142" w:author="Anees Shaikh" w:date="2013-10-06T21:57:00Z">
              <w:r w:rsidDel="006821E9">
                <w:delText xml:space="preserve">      &lt;xs:enumeration value="1.0.1"/&gt;</w:delText>
              </w:r>
            </w:del>
          </w:p>
          <w:p w14:paraId="2D44C3C9" w14:textId="53629045" w:rsidR="0058493D" w:rsidDel="006821E9" w:rsidRDefault="0058493D" w:rsidP="006821E9">
            <w:pPr>
              <w:rPr>
                <w:del w:id="4143" w:author="Anees Shaikh" w:date="2013-10-06T21:57:00Z"/>
              </w:rPr>
              <w:pPrChange w:id="4144" w:author="Anees Shaikh" w:date="2013-10-06T21:57:00Z">
                <w:pPr>
                  <w:pStyle w:val="XML1"/>
                </w:pPr>
              </w:pPrChange>
            </w:pPr>
            <w:del w:id="4145" w:author="Anees Shaikh" w:date="2013-10-06T21:57:00Z">
              <w:r w:rsidDel="006821E9">
                <w:delText xml:space="preserve">      &lt;xs:enumeration value="1.1"/&gt;</w:delText>
              </w:r>
            </w:del>
          </w:p>
          <w:p w14:paraId="4217B915" w14:textId="0FF09BA6" w:rsidR="0058493D" w:rsidDel="006821E9" w:rsidRDefault="0058493D" w:rsidP="006821E9">
            <w:pPr>
              <w:rPr>
                <w:del w:id="4146" w:author="Anees Shaikh" w:date="2013-10-06T21:57:00Z"/>
              </w:rPr>
              <w:pPrChange w:id="4147" w:author="Anees Shaikh" w:date="2013-10-06T21:57:00Z">
                <w:pPr>
                  <w:pStyle w:val="XML1"/>
                </w:pPr>
              </w:pPrChange>
            </w:pPr>
            <w:del w:id="4148" w:author="Anees Shaikh" w:date="2013-10-06T21:57:00Z">
              <w:r w:rsidDel="006821E9">
                <w:delText xml:space="preserve">      &lt;xs:enumeration value="1.2"/&gt;</w:delText>
              </w:r>
            </w:del>
          </w:p>
          <w:p w14:paraId="232423E9" w14:textId="1C8FD7D8" w:rsidR="0058493D" w:rsidDel="006821E9" w:rsidRDefault="0058493D" w:rsidP="006821E9">
            <w:pPr>
              <w:rPr>
                <w:del w:id="4149" w:author="Anees Shaikh" w:date="2013-10-06T21:57:00Z"/>
              </w:rPr>
              <w:pPrChange w:id="4150" w:author="Anees Shaikh" w:date="2013-10-06T21:57:00Z">
                <w:pPr>
                  <w:pStyle w:val="XML1"/>
                </w:pPr>
              </w:pPrChange>
            </w:pPr>
            <w:del w:id="4151" w:author="Anees Shaikh" w:date="2013-10-06T21:57:00Z">
              <w:r w:rsidDel="006821E9">
                <w:delText xml:space="preserve">      &lt;xs:enumeration value="1.3"/&gt;</w:delText>
              </w:r>
            </w:del>
          </w:p>
          <w:p w14:paraId="3C826DD9" w14:textId="55583735" w:rsidR="0058493D" w:rsidDel="006821E9" w:rsidRDefault="0058493D" w:rsidP="006821E9">
            <w:pPr>
              <w:rPr>
                <w:del w:id="4152" w:author="Anees Shaikh" w:date="2013-10-06T21:57:00Z"/>
              </w:rPr>
              <w:pPrChange w:id="4153" w:author="Anees Shaikh" w:date="2013-10-06T21:57:00Z">
                <w:pPr>
                  <w:pStyle w:val="XML1"/>
                </w:pPr>
              </w:pPrChange>
            </w:pPr>
            <w:del w:id="4154" w:author="Anees Shaikh" w:date="2013-10-06T21:57:00Z">
              <w:r w:rsidDel="006821E9">
                <w:delText xml:space="preserve">      &lt;xs:enumeration value="1.3.1"/&gt;</w:delText>
              </w:r>
            </w:del>
          </w:p>
          <w:p w14:paraId="72BCED41" w14:textId="344ADFDF" w:rsidR="0058493D" w:rsidDel="006821E9" w:rsidRDefault="0058493D" w:rsidP="006821E9">
            <w:pPr>
              <w:rPr>
                <w:del w:id="4155" w:author="Anees Shaikh" w:date="2013-10-06T21:57:00Z"/>
              </w:rPr>
              <w:pPrChange w:id="4156" w:author="Anees Shaikh" w:date="2013-10-06T21:57:00Z">
                <w:pPr>
                  <w:pStyle w:val="XML1"/>
                </w:pPr>
              </w:pPrChange>
            </w:pPr>
            <w:del w:id="4157" w:author="Anees Shaikh" w:date="2013-10-06T21:57:00Z">
              <w:r w:rsidDel="006821E9">
                <w:delText xml:space="preserve">    &lt;/xs:restriction&gt;</w:delText>
              </w:r>
            </w:del>
          </w:p>
          <w:p w14:paraId="34258032" w14:textId="377B2BE7" w:rsidR="0058493D" w:rsidDel="006821E9" w:rsidRDefault="0058493D" w:rsidP="006821E9">
            <w:pPr>
              <w:rPr>
                <w:del w:id="4158" w:author="Anees Shaikh" w:date="2013-10-06T21:57:00Z"/>
              </w:rPr>
              <w:pPrChange w:id="4159" w:author="Anees Shaikh" w:date="2013-10-06T21:57:00Z">
                <w:pPr>
                  <w:pStyle w:val="XML1"/>
                </w:pPr>
              </w:pPrChange>
            </w:pPr>
            <w:del w:id="4160" w:author="Anees Shaikh" w:date="2013-10-06T21:57:00Z">
              <w:r w:rsidDel="006821E9">
                <w:delText xml:space="preserve">  &lt;/xs:simpleType&gt;</w:delText>
              </w:r>
            </w:del>
          </w:p>
          <w:p w14:paraId="1DB3C5A6" w14:textId="0B50181C" w:rsidR="0058493D" w:rsidDel="006821E9" w:rsidRDefault="0058493D" w:rsidP="006821E9">
            <w:pPr>
              <w:rPr>
                <w:del w:id="4161" w:author="Anees Shaikh" w:date="2013-10-06T21:57:00Z"/>
              </w:rPr>
              <w:pPrChange w:id="4162" w:author="Anees Shaikh" w:date="2013-10-06T21:57:00Z">
                <w:pPr>
                  <w:pStyle w:val="XML1"/>
                </w:pPr>
              </w:pPrChange>
            </w:pPr>
          </w:p>
          <w:p w14:paraId="6B9D4E3A" w14:textId="1AB99FD3" w:rsidR="0058493D" w:rsidDel="006821E9" w:rsidRDefault="0058493D" w:rsidP="006821E9">
            <w:pPr>
              <w:rPr>
                <w:del w:id="4163" w:author="Anees Shaikh" w:date="2013-10-06T21:57:00Z"/>
              </w:rPr>
              <w:pPrChange w:id="4164" w:author="Anees Shaikh" w:date="2013-10-06T21:57:00Z">
                <w:pPr>
                  <w:pStyle w:val="XML1"/>
                </w:pPr>
              </w:pPrChange>
            </w:pPr>
            <w:del w:id="4165" w:author="Anees Shaikh" w:date="2013-10-06T21:57:00Z">
              <w:r w:rsidDel="006821E9">
                <w:delText xml:space="preserve">  &lt;xs:simpleType name="OFUpDownStateType"&gt;</w:delText>
              </w:r>
            </w:del>
          </w:p>
          <w:p w14:paraId="0CCEEFD3" w14:textId="5E351739" w:rsidR="0058493D" w:rsidDel="006821E9" w:rsidRDefault="0058493D" w:rsidP="006821E9">
            <w:pPr>
              <w:rPr>
                <w:del w:id="4166" w:author="Anees Shaikh" w:date="2013-10-06T21:57:00Z"/>
              </w:rPr>
              <w:pPrChange w:id="4167" w:author="Anees Shaikh" w:date="2013-10-06T21:57:00Z">
                <w:pPr>
                  <w:pStyle w:val="XML1"/>
                </w:pPr>
              </w:pPrChange>
            </w:pPr>
            <w:del w:id="4168" w:author="Anees Shaikh" w:date="2013-10-06T21:57:00Z">
              <w:r w:rsidDel="006821E9">
                <w:delText xml:space="preserve">    &lt;xs:annotation&gt;</w:delText>
              </w:r>
            </w:del>
          </w:p>
          <w:p w14:paraId="79D32E1E" w14:textId="35C8E10A" w:rsidR="0058493D" w:rsidDel="006821E9" w:rsidRDefault="0058493D" w:rsidP="006821E9">
            <w:pPr>
              <w:rPr>
                <w:del w:id="4169" w:author="Anees Shaikh" w:date="2013-10-06T21:57:00Z"/>
              </w:rPr>
              <w:pPrChange w:id="4170" w:author="Anees Shaikh" w:date="2013-10-06T21:57:00Z">
                <w:pPr>
                  <w:pStyle w:val="XML1"/>
                </w:pPr>
              </w:pPrChange>
            </w:pPr>
            <w:del w:id="4171" w:author="Anees Shaikh" w:date="2013-10-06T21:57:00Z">
              <w:r w:rsidDel="006821E9">
                <w:delText xml:space="preserve">      &lt;xs:documentation&gt;</w:delText>
              </w:r>
            </w:del>
          </w:p>
          <w:p w14:paraId="359D2524" w14:textId="784432EB" w:rsidR="0058493D" w:rsidDel="006821E9" w:rsidRDefault="0058493D" w:rsidP="006821E9">
            <w:pPr>
              <w:rPr>
                <w:del w:id="4172" w:author="Anees Shaikh" w:date="2013-10-06T21:57:00Z"/>
              </w:rPr>
              <w:pPrChange w:id="4173" w:author="Anees Shaikh" w:date="2013-10-06T21:57:00Z">
                <w:pPr>
                  <w:pStyle w:val="XML1"/>
                </w:pPr>
              </w:pPrChange>
            </w:pPr>
            <w:del w:id="4174" w:author="Anees Shaikh" w:date="2013-10-06T21:57:00Z">
              <w:r w:rsidDel="006821E9">
                <w:delText xml:space="preserve">        Type to specify state information for a port or a</w:delText>
              </w:r>
            </w:del>
          </w:p>
          <w:p w14:paraId="68A6B3A9" w14:textId="6B6263F8" w:rsidR="0058493D" w:rsidDel="006821E9" w:rsidRDefault="0058493D" w:rsidP="006821E9">
            <w:pPr>
              <w:rPr>
                <w:del w:id="4175" w:author="Anees Shaikh" w:date="2013-10-06T21:57:00Z"/>
              </w:rPr>
              <w:pPrChange w:id="4176" w:author="Anees Shaikh" w:date="2013-10-06T21:57:00Z">
                <w:pPr>
                  <w:pStyle w:val="XML1"/>
                </w:pPr>
              </w:pPrChange>
            </w:pPr>
            <w:del w:id="4177" w:author="Anees Shaikh" w:date="2013-10-06T21:57:00Z">
              <w:r w:rsidDel="006821E9">
                <w:delText xml:space="preserve">        connection.</w:delText>
              </w:r>
            </w:del>
          </w:p>
          <w:p w14:paraId="5E475593" w14:textId="38A21203" w:rsidR="0058493D" w:rsidDel="006821E9" w:rsidRDefault="0058493D" w:rsidP="006821E9">
            <w:pPr>
              <w:rPr>
                <w:del w:id="4178" w:author="Anees Shaikh" w:date="2013-10-06T21:57:00Z"/>
              </w:rPr>
              <w:pPrChange w:id="4179" w:author="Anees Shaikh" w:date="2013-10-06T21:57:00Z">
                <w:pPr>
                  <w:pStyle w:val="XML1"/>
                </w:pPr>
              </w:pPrChange>
            </w:pPr>
            <w:del w:id="4180" w:author="Anees Shaikh" w:date="2013-10-06T21:57:00Z">
              <w:r w:rsidDel="006821E9">
                <w:delText xml:space="preserve">      &lt;/xs:documentation&gt;</w:delText>
              </w:r>
            </w:del>
          </w:p>
          <w:p w14:paraId="71AAD9EA" w14:textId="3C99CCBD" w:rsidR="0058493D" w:rsidDel="006821E9" w:rsidRDefault="0058493D" w:rsidP="006821E9">
            <w:pPr>
              <w:rPr>
                <w:del w:id="4181" w:author="Anees Shaikh" w:date="2013-10-06T21:57:00Z"/>
              </w:rPr>
              <w:pPrChange w:id="4182" w:author="Anees Shaikh" w:date="2013-10-06T21:57:00Z">
                <w:pPr>
                  <w:pStyle w:val="XML1"/>
                </w:pPr>
              </w:pPrChange>
            </w:pPr>
            <w:del w:id="4183" w:author="Anees Shaikh" w:date="2013-10-06T21:57:00Z">
              <w:r w:rsidDel="006821E9">
                <w:delText xml:space="preserve">    &lt;/xs:annotation&gt;</w:delText>
              </w:r>
            </w:del>
          </w:p>
          <w:p w14:paraId="4276ED54" w14:textId="73504BB8" w:rsidR="0058493D" w:rsidDel="006821E9" w:rsidRDefault="0058493D" w:rsidP="006821E9">
            <w:pPr>
              <w:rPr>
                <w:del w:id="4184" w:author="Anees Shaikh" w:date="2013-10-06T21:57:00Z"/>
              </w:rPr>
              <w:pPrChange w:id="4185" w:author="Anees Shaikh" w:date="2013-10-06T21:57:00Z">
                <w:pPr>
                  <w:pStyle w:val="XML1"/>
                </w:pPr>
              </w:pPrChange>
            </w:pPr>
          </w:p>
          <w:p w14:paraId="677B8B00" w14:textId="6A75C29C" w:rsidR="0058493D" w:rsidDel="006821E9" w:rsidRDefault="0058493D" w:rsidP="006821E9">
            <w:pPr>
              <w:rPr>
                <w:del w:id="4186" w:author="Anees Shaikh" w:date="2013-10-06T21:57:00Z"/>
              </w:rPr>
              <w:pPrChange w:id="4187" w:author="Anees Shaikh" w:date="2013-10-06T21:57:00Z">
                <w:pPr>
                  <w:pStyle w:val="XML1"/>
                </w:pPr>
              </w:pPrChange>
            </w:pPr>
            <w:del w:id="4188" w:author="Anees Shaikh" w:date="2013-10-06T21:57:00Z">
              <w:r w:rsidDel="006821E9">
                <w:delText xml:space="preserve">    &lt;xs:restriction base="xs:string"&gt;</w:delText>
              </w:r>
            </w:del>
          </w:p>
          <w:p w14:paraId="099076E4" w14:textId="42B7C2BF" w:rsidR="0058493D" w:rsidDel="006821E9" w:rsidRDefault="0058493D" w:rsidP="006821E9">
            <w:pPr>
              <w:rPr>
                <w:del w:id="4189" w:author="Anees Shaikh" w:date="2013-10-06T21:57:00Z"/>
              </w:rPr>
              <w:pPrChange w:id="4190" w:author="Anees Shaikh" w:date="2013-10-06T21:57:00Z">
                <w:pPr>
                  <w:pStyle w:val="XML1"/>
                </w:pPr>
              </w:pPrChange>
            </w:pPr>
            <w:del w:id="4191" w:author="Anees Shaikh" w:date="2013-10-06T21:57:00Z">
              <w:r w:rsidDel="006821E9">
                <w:delText xml:space="preserve">      &lt;xs:enumeration value="up"/&gt;</w:delText>
              </w:r>
            </w:del>
          </w:p>
          <w:p w14:paraId="062DADEC" w14:textId="1EB6FEB1" w:rsidR="0058493D" w:rsidDel="006821E9" w:rsidRDefault="0058493D" w:rsidP="006821E9">
            <w:pPr>
              <w:rPr>
                <w:del w:id="4192" w:author="Anees Shaikh" w:date="2013-10-06T21:57:00Z"/>
              </w:rPr>
              <w:pPrChange w:id="4193" w:author="Anees Shaikh" w:date="2013-10-06T21:57:00Z">
                <w:pPr>
                  <w:pStyle w:val="XML1"/>
                </w:pPr>
              </w:pPrChange>
            </w:pPr>
            <w:del w:id="4194" w:author="Anees Shaikh" w:date="2013-10-06T21:57:00Z">
              <w:r w:rsidDel="006821E9">
                <w:delText xml:space="preserve">      &lt;xs:enumeration value="down"/&gt;</w:delText>
              </w:r>
            </w:del>
          </w:p>
          <w:p w14:paraId="2175E6D7" w14:textId="6D5595F4" w:rsidR="0058493D" w:rsidDel="006821E9" w:rsidRDefault="0058493D" w:rsidP="006821E9">
            <w:pPr>
              <w:rPr>
                <w:del w:id="4195" w:author="Anees Shaikh" w:date="2013-10-06T21:57:00Z"/>
              </w:rPr>
              <w:pPrChange w:id="4196" w:author="Anees Shaikh" w:date="2013-10-06T21:57:00Z">
                <w:pPr>
                  <w:pStyle w:val="XML1"/>
                </w:pPr>
              </w:pPrChange>
            </w:pPr>
            <w:del w:id="4197" w:author="Anees Shaikh" w:date="2013-10-06T21:57:00Z">
              <w:r w:rsidDel="006821E9">
                <w:delText xml:space="preserve">    &lt;/xs:restriction&gt;</w:delText>
              </w:r>
            </w:del>
          </w:p>
          <w:p w14:paraId="5D344194" w14:textId="072F3AE9" w:rsidR="0058493D" w:rsidRPr="009F1B7D" w:rsidDel="006821E9" w:rsidRDefault="0058493D" w:rsidP="006821E9">
            <w:pPr>
              <w:rPr>
                <w:del w:id="4198" w:author="Anees Shaikh" w:date="2013-10-06T21:57:00Z"/>
              </w:rPr>
              <w:pPrChange w:id="4199" w:author="Anees Shaikh" w:date="2013-10-06T21:57:00Z">
                <w:pPr>
                  <w:pStyle w:val="XML1"/>
                </w:pPr>
              </w:pPrChange>
            </w:pPr>
            <w:del w:id="4200" w:author="Anees Shaikh" w:date="2013-10-06T21:57:00Z">
              <w:r w:rsidDel="006821E9">
                <w:delText xml:space="preserve">  &lt;/xs:simpleType&gt;</w:delText>
              </w:r>
            </w:del>
          </w:p>
        </w:tc>
      </w:tr>
    </w:tbl>
    <w:p w14:paraId="6A8424A2" w14:textId="77777777" w:rsidR="00F86237" w:rsidRPr="009F1B7D" w:rsidRDefault="00F86237" w:rsidP="006821E9">
      <w:pPr>
        <w:pPrChange w:id="4201" w:author="Anees Shaikh" w:date="2013-10-06T21:57:00Z">
          <w:pPr>
            <w:pStyle w:val="BodyText"/>
          </w:pPr>
        </w:pPrChange>
      </w:pPr>
    </w:p>
    <w:p w14:paraId="6A7E5582" w14:textId="77777777" w:rsidR="00F86237" w:rsidRPr="009F1B7D" w:rsidRDefault="00F86237" w:rsidP="00D14D27">
      <w:pPr>
        <w:pStyle w:val="Heading3"/>
      </w:pPr>
      <w:bookmarkStart w:id="4202" w:name="_Toc315954003"/>
      <w:bookmarkStart w:id="4203" w:name="_Toc316542513"/>
      <w:bookmarkStart w:id="4204" w:name="_Toc242727929"/>
      <w:r w:rsidRPr="00DB42FD">
        <w:t>XML Example</w:t>
      </w:r>
      <w:bookmarkEnd w:id="4202"/>
      <w:bookmarkEnd w:id="4203"/>
      <w:bookmarkEnd w:id="4204"/>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4205" w:name="_Toc333523611"/>
      <w:bookmarkStart w:id="4206" w:name="_Toc335147698"/>
      <w:bookmarkStart w:id="4207" w:name="_Toc333523612"/>
      <w:bookmarkStart w:id="4208" w:name="_Toc335147699"/>
      <w:bookmarkStart w:id="4209" w:name="_Toc333523613"/>
      <w:bookmarkStart w:id="4210" w:name="_Toc335147700"/>
      <w:bookmarkStart w:id="4211" w:name="_Toc333523614"/>
      <w:bookmarkStart w:id="4212" w:name="_Toc335147701"/>
      <w:bookmarkStart w:id="4213" w:name="_Toc333523615"/>
      <w:bookmarkStart w:id="4214" w:name="_Toc335147702"/>
      <w:bookmarkStart w:id="4215" w:name="_Toc333523616"/>
      <w:bookmarkStart w:id="4216" w:name="_Toc335147703"/>
      <w:bookmarkStart w:id="4217" w:name="_Toc333523617"/>
      <w:bookmarkStart w:id="4218" w:name="_Toc335147704"/>
      <w:bookmarkStart w:id="4219" w:name="_Toc333523618"/>
      <w:bookmarkStart w:id="4220" w:name="_Toc335147705"/>
      <w:bookmarkStart w:id="4221" w:name="_Toc333523619"/>
      <w:bookmarkStart w:id="4222" w:name="_Toc335147706"/>
      <w:bookmarkStart w:id="4223" w:name="_Toc242727930"/>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r>
        <w:t>OpenFlow Resource</w:t>
      </w:r>
      <w:bookmarkEnd w:id="4223"/>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4224" w:name="_Toc315954007"/>
      <w:bookmarkStart w:id="4225" w:name="_Toc316542517"/>
      <w:bookmarkStart w:id="4226" w:name="_Toc242727931"/>
      <w:r w:rsidRPr="00DB42FD">
        <w:t>UML Diagram</w:t>
      </w:r>
      <w:bookmarkEnd w:id="4224"/>
      <w:bookmarkEnd w:id="4225"/>
      <w:bookmarkEnd w:id="4226"/>
    </w:p>
    <w:p w14:paraId="391E3FB1" w14:textId="6B85638F" w:rsidR="00F86237" w:rsidRPr="009F1B7D" w:rsidRDefault="00C834EB" w:rsidP="00F86237">
      <w:pPr>
        <w:keepNext/>
        <w:jc w:val="center"/>
      </w:pPr>
      <w:r>
        <w:object w:dxaOrig="7871" w:dyaOrig="3119" w14:anchorId="2992459D">
          <v:shape id="_x0000_i1032" type="#_x0000_t75" style="width:394pt;height:155pt" o:ole="">
            <v:imagedata r:id="rId31" o:title=""/>
          </v:shape>
          <o:OLEObject Type="Embed" ProgID="Visio.Drawing.11" ShapeID="_x0000_i1032" DrawAspect="Content" ObjectID="_1316469978" r:id="rId32"/>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552C59C2" w:rsidR="00F86237" w:rsidRPr="009F1B7D" w:rsidDel="006821E9" w:rsidRDefault="00F86237" w:rsidP="00D14D27">
      <w:pPr>
        <w:pStyle w:val="Heading3"/>
        <w:rPr>
          <w:del w:id="4227" w:author="Anees Shaikh" w:date="2013-10-06T21:58:00Z"/>
        </w:rPr>
      </w:pPr>
      <w:bookmarkStart w:id="4228" w:name="_Toc315954008"/>
      <w:bookmarkStart w:id="4229" w:name="_Toc316542518"/>
      <w:bookmarkStart w:id="4230" w:name="OLE_LINK9"/>
      <w:bookmarkStart w:id="4231" w:name="OLE_LINK10"/>
      <w:del w:id="4232" w:author="Anees Shaikh" w:date="2013-10-06T21:58:00Z">
        <w:r w:rsidRPr="00DB42FD" w:rsidDel="006821E9">
          <w:delText>XML Schema</w:delText>
        </w:r>
        <w:bookmarkEnd w:id="4228"/>
        <w:bookmarkEnd w:id="4229"/>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rsidDel="006821E9" w14:paraId="296FAAF6" w14:textId="30FEB4FD" w:rsidTr="00C128FA">
        <w:trPr>
          <w:del w:id="4233" w:author="Anees Shaikh" w:date="2013-10-06T21:58:00Z"/>
        </w:trPr>
        <w:tc>
          <w:tcPr>
            <w:tcW w:w="5000" w:type="pct"/>
            <w:shd w:val="clear" w:color="auto" w:fill="C8FCCD"/>
          </w:tcPr>
          <w:p w14:paraId="70327264" w14:textId="7B651CE9" w:rsidR="0058493D" w:rsidDel="006821E9" w:rsidRDefault="0058493D" w:rsidP="0058493D">
            <w:pPr>
              <w:pStyle w:val="XML1"/>
              <w:rPr>
                <w:del w:id="4234" w:author="Anees Shaikh" w:date="2013-10-06T21:58:00Z"/>
              </w:rPr>
            </w:pPr>
            <w:del w:id="4235" w:author="Anees Shaikh" w:date="2013-10-06T21:58:00Z">
              <w:r w:rsidDel="006821E9">
                <w:delText xml:space="preserve">  &lt;xs:group name="OFResourceType"&gt;</w:delText>
              </w:r>
            </w:del>
          </w:p>
          <w:p w14:paraId="5A5B5EA9" w14:textId="7113114D" w:rsidR="0058493D" w:rsidDel="006821E9" w:rsidRDefault="0058493D" w:rsidP="0058493D">
            <w:pPr>
              <w:pStyle w:val="XML1"/>
              <w:rPr>
                <w:del w:id="4236" w:author="Anees Shaikh" w:date="2013-10-06T21:58:00Z"/>
              </w:rPr>
            </w:pPr>
            <w:del w:id="4237" w:author="Anees Shaikh" w:date="2013-10-06T21:58:00Z">
              <w:r w:rsidDel="006821E9">
                <w:delText xml:space="preserve">    &lt;xs:annotation&gt;</w:delText>
              </w:r>
            </w:del>
          </w:p>
          <w:p w14:paraId="7E4B6EA7" w14:textId="038B9E27" w:rsidR="0058493D" w:rsidDel="006821E9" w:rsidRDefault="0058493D" w:rsidP="0058493D">
            <w:pPr>
              <w:pStyle w:val="XML1"/>
              <w:rPr>
                <w:del w:id="4238" w:author="Anees Shaikh" w:date="2013-10-06T21:58:00Z"/>
              </w:rPr>
            </w:pPr>
            <w:del w:id="4239" w:author="Anees Shaikh" w:date="2013-10-06T21:58:00Z">
              <w:r w:rsidDel="006821E9">
                <w:delText xml:space="preserve">      &lt;xs:documentation&gt;</w:delText>
              </w:r>
            </w:del>
          </w:p>
          <w:p w14:paraId="2EE10723" w14:textId="1E3EF64B" w:rsidR="0058493D" w:rsidDel="006821E9" w:rsidRDefault="0058493D" w:rsidP="0058493D">
            <w:pPr>
              <w:pStyle w:val="XML1"/>
              <w:rPr>
                <w:del w:id="4240" w:author="Anees Shaikh" w:date="2013-10-06T21:58:00Z"/>
              </w:rPr>
            </w:pPr>
            <w:del w:id="4241" w:author="Anees Shaikh" w:date="2013-10-06T21:58:00Z">
              <w:r w:rsidDel="006821E9">
                <w:delText xml:space="preserve">        This element specifies a generic OpenFlow resource</w:delText>
              </w:r>
            </w:del>
          </w:p>
          <w:p w14:paraId="09DB96F8" w14:textId="707B5098" w:rsidR="0058493D" w:rsidDel="006821E9" w:rsidRDefault="0058493D" w:rsidP="0058493D">
            <w:pPr>
              <w:pStyle w:val="XML1"/>
              <w:rPr>
                <w:del w:id="4242" w:author="Anees Shaikh" w:date="2013-10-06T21:58:00Z"/>
              </w:rPr>
            </w:pPr>
            <w:del w:id="4243" w:author="Anees Shaikh" w:date="2013-10-06T21:58:00Z">
              <w:r w:rsidDel="006821E9">
                <w:delText xml:space="preserve">        that is used as a basis for specific resources. Even though</w:delText>
              </w:r>
            </w:del>
          </w:p>
          <w:p w14:paraId="483B65FC" w14:textId="4DAB4878" w:rsidR="0058493D" w:rsidDel="006821E9" w:rsidRDefault="0058493D" w:rsidP="0058493D">
            <w:pPr>
              <w:pStyle w:val="XML1"/>
              <w:rPr>
                <w:del w:id="4244" w:author="Anees Shaikh" w:date="2013-10-06T21:58:00Z"/>
              </w:rPr>
            </w:pPr>
            <w:del w:id="4245" w:author="Anees Shaikh" w:date="2013-10-06T21:58:00Z">
              <w:r w:rsidDel="006821E9">
                <w:delText xml:space="preserve">        this element is not used on its own the following rules for</w:delText>
              </w:r>
            </w:del>
          </w:p>
          <w:p w14:paraId="29C44FBC" w14:textId="3F080227" w:rsidR="0058493D" w:rsidDel="006821E9" w:rsidRDefault="0058493D" w:rsidP="0058493D">
            <w:pPr>
              <w:pStyle w:val="XML1"/>
              <w:rPr>
                <w:del w:id="4246" w:author="Anees Shaikh" w:date="2013-10-06T21:58:00Z"/>
              </w:rPr>
            </w:pPr>
            <w:del w:id="4247" w:author="Anees Shaikh" w:date="2013-10-06T21:58:00Z">
              <w:r w:rsidDel="006821E9">
                <w:delText xml:space="preserve">        NETCONF operations MUST be obeyed also by elemnts using this</w:delText>
              </w:r>
            </w:del>
          </w:p>
          <w:p w14:paraId="6B33BB4E" w14:textId="314774DA" w:rsidR="0058493D" w:rsidDel="006821E9" w:rsidRDefault="0058493D" w:rsidP="0058493D">
            <w:pPr>
              <w:pStyle w:val="XML1"/>
              <w:rPr>
                <w:del w:id="4248" w:author="Anees Shaikh" w:date="2013-10-06T21:58:00Z"/>
              </w:rPr>
            </w:pPr>
            <w:del w:id="4249" w:author="Anees Shaikh" w:date="2013-10-06T21:58:00Z">
              <w:r w:rsidDel="006821E9">
                <w:delText xml:space="preserve">        element.</w:delText>
              </w:r>
            </w:del>
          </w:p>
          <w:p w14:paraId="3AA5A1A3" w14:textId="1D5A8B24" w:rsidR="0058493D" w:rsidDel="006821E9" w:rsidRDefault="0058493D" w:rsidP="0058493D">
            <w:pPr>
              <w:pStyle w:val="XML1"/>
              <w:rPr>
                <w:del w:id="4250" w:author="Anees Shaikh" w:date="2013-10-06T21:58:00Z"/>
              </w:rPr>
            </w:pPr>
          </w:p>
          <w:p w14:paraId="7F36BF41" w14:textId="3598A38B" w:rsidR="0058493D" w:rsidDel="006821E9" w:rsidRDefault="0058493D" w:rsidP="0058493D">
            <w:pPr>
              <w:pStyle w:val="XML1"/>
              <w:rPr>
                <w:del w:id="4251" w:author="Anees Shaikh" w:date="2013-10-06T21:58:00Z"/>
              </w:rPr>
            </w:pPr>
            <w:del w:id="4252" w:author="Anees Shaikh" w:date="2013-10-06T21:58:00Z">
              <w:r w:rsidDel="006821E9">
                <w:delText xml:space="preserve">        NETCONF &amp;lt;edit-config&amp;gt; operations MUST be implemented as </w:delText>
              </w:r>
            </w:del>
          </w:p>
          <w:p w14:paraId="72542708" w14:textId="3BC6DF91" w:rsidR="0058493D" w:rsidDel="006821E9" w:rsidRDefault="0058493D" w:rsidP="0058493D">
            <w:pPr>
              <w:pStyle w:val="XML1"/>
              <w:rPr>
                <w:del w:id="4253" w:author="Anees Shaikh" w:date="2013-10-06T21:58:00Z"/>
              </w:rPr>
            </w:pPr>
            <w:del w:id="4254" w:author="Anees Shaikh" w:date="2013-10-06T21:58:00Z">
              <w:r w:rsidDel="006821E9">
                <w:delText xml:space="preserve">        follows: </w:delText>
              </w:r>
            </w:del>
          </w:p>
          <w:p w14:paraId="216A58DE" w14:textId="577B8FDF" w:rsidR="0058493D" w:rsidDel="006821E9" w:rsidRDefault="0058493D" w:rsidP="0058493D">
            <w:pPr>
              <w:pStyle w:val="XML1"/>
              <w:rPr>
                <w:del w:id="4255" w:author="Anees Shaikh" w:date="2013-10-06T21:58:00Z"/>
              </w:rPr>
            </w:pPr>
          </w:p>
          <w:p w14:paraId="07DFF2FA" w14:textId="7428C6AA" w:rsidR="0058493D" w:rsidDel="006821E9" w:rsidRDefault="0058493D" w:rsidP="0058493D">
            <w:pPr>
              <w:pStyle w:val="XML1"/>
              <w:rPr>
                <w:del w:id="4256" w:author="Anees Shaikh" w:date="2013-10-06T21:58:00Z"/>
              </w:rPr>
            </w:pPr>
            <w:del w:id="4257" w:author="Anees Shaikh" w:date="2013-10-06T21:58:00Z">
              <w:r w:rsidDel="006821E9">
                <w:delText xml:space="preserve">        * The 'id' element MUST be present at all &amp;lt;edit-config&amp;gt;</w:delText>
              </w:r>
            </w:del>
          </w:p>
          <w:p w14:paraId="35790862" w14:textId="5B5A5C7F" w:rsidR="0058493D" w:rsidDel="006821E9" w:rsidRDefault="0058493D" w:rsidP="0058493D">
            <w:pPr>
              <w:pStyle w:val="XML1"/>
              <w:rPr>
                <w:del w:id="4258" w:author="Anees Shaikh" w:date="2013-10-06T21:58:00Z"/>
              </w:rPr>
            </w:pPr>
            <w:del w:id="4259" w:author="Anees Shaikh" w:date="2013-10-06T21:58:00Z">
              <w:r w:rsidDel="006821E9">
                <w:delText xml:space="preserve">        operations to identify the resource.</w:delText>
              </w:r>
            </w:del>
          </w:p>
          <w:p w14:paraId="7F436DD7" w14:textId="349B4DFA" w:rsidR="0058493D" w:rsidDel="006821E9" w:rsidRDefault="0058493D" w:rsidP="0058493D">
            <w:pPr>
              <w:pStyle w:val="XML1"/>
              <w:rPr>
                <w:del w:id="4260" w:author="Anees Shaikh" w:date="2013-10-06T21:58:00Z"/>
              </w:rPr>
            </w:pPr>
            <w:del w:id="4261" w:author="Anees Shaikh" w:date="2013-10-06T21:58:00Z">
              <w:r w:rsidDel="006821E9">
                <w:delText xml:space="preserve">        * If the operation is 'merge' or 'replace', the element is</w:delText>
              </w:r>
            </w:del>
          </w:p>
          <w:p w14:paraId="58D9D3EE" w14:textId="450B417E" w:rsidR="0058493D" w:rsidDel="006821E9" w:rsidRDefault="0058493D" w:rsidP="0058493D">
            <w:pPr>
              <w:pStyle w:val="XML1"/>
              <w:rPr>
                <w:del w:id="4262" w:author="Anees Shaikh" w:date="2013-10-06T21:58:00Z"/>
              </w:rPr>
            </w:pPr>
            <w:del w:id="4263" w:author="Anees Shaikh" w:date="2013-10-06T21:58:00Z">
              <w:r w:rsidDel="006821E9">
                <w:delText xml:space="preserve">        created if it does not exist, and its value is set to the</w:delText>
              </w:r>
            </w:del>
          </w:p>
          <w:p w14:paraId="37A430D8" w14:textId="5BDC5829" w:rsidR="0058493D" w:rsidDel="006821E9" w:rsidRDefault="0058493D" w:rsidP="0058493D">
            <w:pPr>
              <w:pStyle w:val="XML1"/>
              <w:rPr>
                <w:del w:id="4264" w:author="Anees Shaikh" w:date="2013-10-06T21:58:00Z"/>
              </w:rPr>
            </w:pPr>
            <w:del w:id="4265" w:author="Anees Shaikh" w:date="2013-10-06T21:58:00Z">
              <w:r w:rsidDel="006821E9">
                <w:delText xml:space="preserve">        value found in the XML RPC data.</w:delText>
              </w:r>
            </w:del>
          </w:p>
          <w:p w14:paraId="30F2B113" w14:textId="3BBE8DCD" w:rsidR="0058493D" w:rsidDel="006821E9" w:rsidRDefault="0058493D" w:rsidP="0058493D">
            <w:pPr>
              <w:pStyle w:val="XML1"/>
              <w:rPr>
                <w:del w:id="4266" w:author="Anees Shaikh" w:date="2013-10-06T21:58:00Z"/>
              </w:rPr>
            </w:pPr>
            <w:del w:id="4267" w:author="Anees Shaikh" w:date="2013-10-06T21:58:00Z">
              <w:r w:rsidDel="006821E9">
                <w:delText xml:space="preserve">        * If the operation is 'create', the element is created if it</w:delText>
              </w:r>
            </w:del>
          </w:p>
          <w:p w14:paraId="6980013D" w14:textId="1852BD74" w:rsidR="0058493D" w:rsidDel="006821E9" w:rsidRDefault="0058493D" w:rsidP="0058493D">
            <w:pPr>
              <w:pStyle w:val="XML1"/>
              <w:rPr>
                <w:del w:id="4268" w:author="Anees Shaikh" w:date="2013-10-06T21:58:00Z"/>
              </w:rPr>
            </w:pPr>
            <w:del w:id="4269" w:author="Anees Shaikh" w:date="2013-10-06T21:58:00Z">
              <w:r w:rsidDel="006821E9">
                <w:delText xml:space="preserve">        does not exist. If the element already exists, a</w:delText>
              </w:r>
            </w:del>
          </w:p>
          <w:p w14:paraId="6EBC6B1B" w14:textId="6F6BBEA6" w:rsidR="0058493D" w:rsidDel="006821E9" w:rsidRDefault="0058493D" w:rsidP="0058493D">
            <w:pPr>
              <w:pStyle w:val="XML1"/>
              <w:rPr>
                <w:del w:id="4270" w:author="Anees Shaikh" w:date="2013-10-06T21:58:00Z"/>
              </w:rPr>
            </w:pPr>
            <w:del w:id="4271" w:author="Anees Shaikh" w:date="2013-10-06T21:58:00Z">
              <w:r w:rsidDel="006821E9">
                <w:delText xml:space="preserve">        'data</w:delText>
              </w:r>
              <w:r w:rsidDel="006821E9">
                <w:rPr>
                  <w:rFonts w:ascii="MS Mincho" w:eastAsia="MS Mincho" w:hAnsi="MS Mincho" w:cs="MS Mincho" w:hint="eastAsia"/>
                </w:rPr>
                <w:delText>‑</w:delText>
              </w:r>
              <w:r w:rsidDel="006821E9">
                <w:delText>exists' error is returned.</w:delText>
              </w:r>
            </w:del>
          </w:p>
          <w:p w14:paraId="4D65E4DE" w14:textId="137DD7C0" w:rsidR="0058493D" w:rsidDel="006821E9" w:rsidRDefault="0058493D" w:rsidP="0058493D">
            <w:pPr>
              <w:pStyle w:val="XML1"/>
              <w:rPr>
                <w:del w:id="4272" w:author="Anees Shaikh" w:date="2013-10-06T21:58:00Z"/>
              </w:rPr>
            </w:pPr>
            <w:del w:id="4273" w:author="Anees Shaikh" w:date="2013-10-06T21:58:00Z">
              <w:r w:rsidDel="006821E9">
                <w:delText xml:space="preserve">        * If the operation is 'delete', the element is deleted if it</w:delText>
              </w:r>
            </w:del>
          </w:p>
          <w:p w14:paraId="5909EE71" w14:textId="7BB167F9" w:rsidR="0058493D" w:rsidDel="006821E9" w:rsidRDefault="0058493D" w:rsidP="0058493D">
            <w:pPr>
              <w:pStyle w:val="XML1"/>
              <w:rPr>
                <w:del w:id="4274" w:author="Anees Shaikh" w:date="2013-10-06T21:58:00Z"/>
              </w:rPr>
            </w:pPr>
            <w:del w:id="4275" w:author="Anees Shaikh" w:date="2013-10-06T21:58:00Z">
              <w:r w:rsidDel="006821E9">
                <w:delText xml:space="preserve">        exists. If the element does not exist, a 'data</w:delText>
              </w:r>
              <w:r w:rsidDel="006821E9">
                <w:rPr>
                  <w:rFonts w:ascii="MS Mincho" w:eastAsia="MS Mincho" w:hAnsi="MS Mincho" w:cs="MS Mincho" w:hint="eastAsia"/>
                </w:rPr>
                <w:delText>‑</w:delText>
              </w:r>
              <w:r w:rsidDel="006821E9">
                <w:delText>missing'</w:delText>
              </w:r>
            </w:del>
          </w:p>
          <w:p w14:paraId="6D0D3E10" w14:textId="5FEEB18B" w:rsidR="0058493D" w:rsidDel="006821E9" w:rsidRDefault="0058493D" w:rsidP="0058493D">
            <w:pPr>
              <w:pStyle w:val="XML1"/>
              <w:rPr>
                <w:del w:id="4276" w:author="Anees Shaikh" w:date="2013-10-06T21:58:00Z"/>
              </w:rPr>
            </w:pPr>
            <w:del w:id="4277" w:author="Anees Shaikh" w:date="2013-10-06T21:58:00Z">
              <w:r w:rsidDel="006821E9">
                <w:delText xml:space="preserve">        error is returned.</w:delText>
              </w:r>
            </w:del>
          </w:p>
          <w:p w14:paraId="3012E3ED" w14:textId="631E0586" w:rsidR="0058493D" w:rsidDel="006821E9" w:rsidRDefault="0058493D" w:rsidP="0058493D">
            <w:pPr>
              <w:pStyle w:val="XML1"/>
              <w:rPr>
                <w:del w:id="4278" w:author="Anees Shaikh" w:date="2013-10-06T21:58:00Z"/>
              </w:rPr>
            </w:pPr>
            <w:del w:id="4279" w:author="Anees Shaikh" w:date="2013-10-06T21:58:00Z">
              <w:r w:rsidDel="006821E9">
                <w:delText xml:space="preserve">      &lt;/xs:documentation&gt;</w:delText>
              </w:r>
            </w:del>
          </w:p>
          <w:p w14:paraId="5FBEB52A" w14:textId="11C6D254" w:rsidR="0058493D" w:rsidDel="006821E9" w:rsidRDefault="0058493D" w:rsidP="0058493D">
            <w:pPr>
              <w:pStyle w:val="XML1"/>
              <w:rPr>
                <w:del w:id="4280" w:author="Anees Shaikh" w:date="2013-10-06T21:58:00Z"/>
              </w:rPr>
            </w:pPr>
            <w:del w:id="4281" w:author="Anees Shaikh" w:date="2013-10-06T21:58:00Z">
              <w:r w:rsidDel="006821E9">
                <w:delText xml:space="preserve">    &lt;/xs:annotation&gt;</w:delText>
              </w:r>
            </w:del>
          </w:p>
          <w:p w14:paraId="323903B2" w14:textId="137FA288" w:rsidR="0058493D" w:rsidDel="006821E9" w:rsidRDefault="0058493D" w:rsidP="0058493D">
            <w:pPr>
              <w:pStyle w:val="XML1"/>
              <w:rPr>
                <w:del w:id="4282" w:author="Anees Shaikh" w:date="2013-10-06T21:58:00Z"/>
              </w:rPr>
            </w:pPr>
          </w:p>
          <w:p w14:paraId="504F8BAB" w14:textId="228AEFDC" w:rsidR="0058493D" w:rsidDel="006821E9" w:rsidRDefault="0058493D" w:rsidP="0058493D">
            <w:pPr>
              <w:pStyle w:val="XML1"/>
              <w:rPr>
                <w:del w:id="4283" w:author="Anees Shaikh" w:date="2013-10-06T21:58:00Z"/>
              </w:rPr>
            </w:pPr>
            <w:del w:id="4284" w:author="Anees Shaikh" w:date="2013-10-06T21:58:00Z">
              <w:r w:rsidDel="006821E9">
                <w:delText xml:space="preserve">    &lt;xs:sequence&gt;</w:delText>
              </w:r>
            </w:del>
          </w:p>
          <w:p w14:paraId="16AE0E51" w14:textId="457856E6" w:rsidR="0058493D" w:rsidDel="006821E9" w:rsidRDefault="0058493D" w:rsidP="0058493D">
            <w:pPr>
              <w:pStyle w:val="XML1"/>
              <w:rPr>
                <w:del w:id="4285" w:author="Anees Shaikh" w:date="2013-10-06T21:58:00Z"/>
              </w:rPr>
            </w:pPr>
            <w:del w:id="4286" w:author="Anees Shaikh" w:date="2013-10-06T21:58:00Z">
              <w:r w:rsidDel="006821E9">
                <w:delText xml:space="preserve">      &lt;xs:element name="resource-id"  type="inet:uri"&gt;</w:delText>
              </w:r>
            </w:del>
          </w:p>
          <w:p w14:paraId="2E68022F" w14:textId="34AA88A7" w:rsidR="0058493D" w:rsidDel="006821E9" w:rsidRDefault="0058493D" w:rsidP="0058493D">
            <w:pPr>
              <w:pStyle w:val="XML1"/>
              <w:rPr>
                <w:del w:id="4287" w:author="Anees Shaikh" w:date="2013-10-06T21:58:00Z"/>
              </w:rPr>
            </w:pPr>
            <w:del w:id="4288" w:author="Anees Shaikh" w:date="2013-10-06T21:58:00Z">
              <w:r w:rsidDel="006821E9">
                <w:delText xml:space="preserve">        &lt;xs:annotation&gt;</w:delText>
              </w:r>
            </w:del>
          </w:p>
          <w:p w14:paraId="672886DC" w14:textId="0D493302" w:rsidR="0058493D" w:rsidDel="006821E9" w:rsidRDefault="0058493D" w:rsidP="0058493D">
            <w:pPr>
              <w:pStyle w:val="XML1"/>
              <w:rPr>
                <w:del w:id="4289" w:author="Anees Shaikh" w:date="2013-10-06T21:58:00Z"/>
              </w:rPr>
            </w:pPr>
            <w:del w:id="4290" w:author="Anees Shaikh" w:date="2013-10-06T21:58:00Z">
              <w:r w:rsidDel="006821E9">
                <w:delText xml:space="preserve">          &lt;xs:documentation&gt;</w:delText>
              </w:r>
            </w:del>
          </w:p>
          <w:p w14:paraId="18CA9232" w14:textId="4C367A04" w:rsidR="0058493D" w:rsidDel="006821E9" w:rsidRDefault="0058493D" w:rsidP="0058493D">
            <w:pPr>
              <w:pStyle w:val="XML1"/>
              <w:rPr>
                <w:del w:id="4291" w:author="Anees Shaikh" w:date="2013-10-06T21:58:00Z"/>
              </w:rPr>
            </w:pPr>
            <w:del w:id="4292" w:author="Anees Shaikh" w:date="2013-10-06T21:58:00Z">
              <w:r w:rsidDel="006821E9">
                <w:delText xml:space="preserve">            A unique but locally arbitrary identifier that</w:delText>
              </w:r>
            </w:del>
          </w:p>
          <w:p w14:paraId="2E574DB3" w14:textId="60F3BE52" w:rsidR="0058493D" w:rsidDel="006821E9" w:rsidRDefault="0058493D" w:rsidP="0058493D">
            <w:pPr>
              <w:pStyle w:val="XML1"/>
              <w:rPr>
                <w:del w:id="4293" w:author="Anees Shaikh" w:date="2013-10-06T21:58:00Z"/>
              </w:rPr>
            </w:pPr>
            <w:del w:id="4294" w:author="Anees Shaikh" w:date="2013-10-06T21:58:00Z">
              <w:r w:rsidDel="006821E9">
                <w:delText xml:space="preserve">            uniquely identifies an OpenFlow Port within the context  </w:delText>
              </w:r>
            </w:del>
          </w:p>
          <w:p w14:paraId="664C9515" w14:textId="08435BEF" w:rsidR="0058493D" w:rsidDel="006821E9" w:rsidRDefault="0058493D" w:rsidP="0058493D">
            <w:pPr>
              <w:pStyle w:val="XML1"/>
              <w:rPr>
                <w:del w:id="4295" w:author="Anees Shaikh" w:date="2013-10-06T21:58:00Z"/>
              </w:rPr>
            </w:pPr>
            <w:del w:id="4296" w:author="Anees Shaikh" w:date="2013-10-06T21:58:00Z">
              <w:r w:rsidDel="006821E9">
                <w:delText xml:space="preserve">            of an OpenFlow Logical Switch.  It MUST be persistent</w:delText>
              </w:r>
            </w:del>
          </w:p>
          <w:p w14:paraId="2300244B" w14:textId="1B2A8B36" w:rsidR="0058493D" w:rsidDel="006821E9" w:rsidRDefault="0058493D" w:rsidP="0058493D">
            <w:pPr>
              <w:pStyle w:val="XML1"/>
              <w:rPr>
                <w:del w:id="4297" w:author="Anees Shaikh" w:date="2013-10-06T21:58:00Z"/>
              </w:rPr>
            </w:pPr>
            <w:del w:id="4298" w:author="Anees Shaikh" w:date="2013-10-06T21:58:00Z">
              <w:r w:rsidDel="006821E9">
                <w:delText xml:space="preserve">            across reboots of the OpenFlow Capable Switch.</w:delText>
              </w:r>
            </w:del>
          </w:p>
          <w:p w14:paraId="577D06AB" w14:textId="4A2B679B" w:rsidR="0058493D" w:rsidDel="006821E9" w:rsidRDefault="0058493D" w:rsidP="0058493D">
            <w:pPr>
              <w:pStyle w:val="XML1"/>
              <w:rPr>
                <w:del w:id="4299" w:author="Anees Shaikh" w:date="2013-10-06T21:58:00Z"/>
              </w:rPr>
            </w:pPr>
          </w:p>
          <w:p w14:paraId="7275BB83" w14:textId="7E327D75" w:rsidR="0058493D" w:rsidDel="006821E9" w:rsidRDefault="0058493D" w:rsidP="0058493D">
            <w:pPr>
              <w:pStyle w:val="XML1"/>
              <w:rPr>
                <w:del w:id="4300" w:author="Anees Shaikh" w:date="2013-10-06T21:58:00Z"/>
              </w:rPr>
            </w:pPr>
            <w:del w:id="4301" w:author="Anees Shaikh" w:date="2013-10-06T21:58:00Z">
              <w:r w:rsidDel="006821E9">
                <w:delText xml:space="preserve">            This element MUST be present to identify the OpenFlow</w:delText>
              </w:r>
            </w:del>
          </w:p>
          <w:p w14:paraId="29A79849" w14:textId="7203F96C" w:rsidR="0058493D" w:rsidDel="006821E9" w:rsidRDefault="0058493D" w:rsidP="0058493D">
            <w:pPr>
              <w:pStyle w:val="XML1"/>
              <w:rPr>
                <w:del w:id="4302" w:author="Anees Shaikh" w:date="2013-10-06T21:58:00Z"/>
              </w:rPr>
            </w:pPr>
            <w:del w:id="4303" w:author="Anees Shaikh" w:date="2013-10-06T21:58:00Z">
              <w:r w:rsidDel="006821E9">
                <w:delText xml:space="preserve">            resource.</w:delText>
              </w:r>
            </w:del>
          </w:p>
          <w:p w14:paraId="1D8A0090" w14:textId="1D849142" w:rsidR="0058493D" w:rsidDel="006821E9" w:rsidRDefault="0058493D" w:rsidP="0058493D">
            <w:pPr>
              <w:pStyle w:val="XML1"/>
              <w:rPr>
                <w:del w:id="4304" w:author="Anees Shaikh" w:date="2013-10-06T21:58:00Z"/>
              </w:rPr>
            </w:pPr>
            <w:del w:id="4305" w:author="Anees Shaikh" w:date="2013-10-06T21:58:00Z">
              <w:r w:rsidDel="006821E9">
                <w:delText xml:space="preserve">          &lt;/xs:documentation&gt;</w:delText>
              </w:r>
            </w:del>
          </w:p>
          <w:p w14:paraId="52445832" w14:textId="01C54F8C" w:rsidR="0058493D" w:rsidDel="006821E9" w:rsidRDefault="0058493D" w:rsidP="0058493D">
            <w:pPr>
              <w:pStyle w:val="XML1"/>
              <w:rPr>
                <w:del w:id="4306" w:author="Anees Shaikh" w:date="2013-10-06T21:58:00Z"/>
              </w:rPr>
            </w:pPr>
            <w:del w:id="4307" w:author="Anees Shaikh" w:date="2013-10-06T21:58:00Z">
              <w:r w:rsidDel="006821E9">
                <w:delText xml:space="preserve">        &lt;/xs:annotation&gt;</w:delText>
              </w:r>
            </w:del>
          </w:p>
          <w:p w14:paraId="22F865BC" w14:textId="748227C5" w:rsidR="0058493D" w:rsidDel="006821E9" w:rsidRDefault="0058493D" w:rsidP="0058493D">
            <w:pPr>
              <w:pStyle w:val="XML1"/>
              <w:rPr>
                <w:del w:id="4308" w:author="Anees Shaikh" w:date="2013-10-06T21:58:00Z"/>
              </w:rPr>
            </w:pPr>
            <w:del w:id="4309" w:author="Anees Shaikh" w:date="2013-10-06T21:58:00Z">
              <w:r w:rsidDel="006821E9">
                <w:delText xml:space="preserve">      &lt;/xs:element&gt;</w:delText>
              </w:r>
            </w:del>
          </w:p>
          <w:p w14:paraId="2E63A288" w14:textId="403CA6DE" w:rsidR="0058493D" w:rsidDel="006821E9" w:rsidRDefault="0058493D" w:rsidP="0058493D">
            <w:pPr>
              <w:pStyle w:val="XML1"/>
              <w:rPr>
                <w:del w:id="4310" w:author="Anees Shaikh" w:date="2013-10-06T21:58:00Z"/>
              </w:rPr>
            </w:pPr>
            <w:del w:id="4311" w:author="Anees Shaikh" w:date="2013-10-06T21:58:00Z">
              <w:r w:rsidDel="006821E9">
                <w:delText xml:space="preserve">    &lt;/xs:sequence&gt;</w:delText>
              </w:r>
            </w:del>
          </w:p>
          <w:p w14:paraId="5E6D7D60" w14:textId="65E22DAA" w:rsidR="00F86237" w:rsidRPr="009F1B7D" w:rsidDel="006821E9" w:rsidRDefault="0058493D" w:rsidP="00011096">
            <w:pPr>
              <w:pStyle w:val="XML1"/>
              <w:rPr>
                <w:del w:id="4312" w:author="Anees Shaikh" w:date="2013-10-06T21:58:00Z"/>
              </w:rPr>
            </w:pPr>
            <w:del w:id="4313" w:author="Anees Shaikh" w:date="2013-10-06T21:58:00Z">
              <w:r w:rsidDel="006821E9">
                <w:delText xml:space="preserve">  &lt;/xs:group&gt;</w:delText>
              </w:r>
            </w:del>
          </w:p>
        </w:tc>
      </w:tr>
    </w:tbl>
    <w:p w14:paraId="3BFE661A" w14:textId="217C394D" w:rsidR="00F86237" w:rsidRPr="009F1B7D" w:rsidDel="006821E9" w:rsidRDefault="00F86237" w:rsidP="00F86237">
      <w:pPr>
        <w:rPr>
          <w:del w:id="4314" w:author="Anees Shaikh" w:date="2013-10-06T21:58:00Z"/>
        </w:rPr>
      </w:pPr>
    </w:p>
    <w:p w14:paraId="299FB8E8" w14:textId="77777777" w:rsidR="00F86237" w:rsidRPr="009F1B7D" w:rsidRDefault="00F86237" w:rsidP="00D14D27">
      <w:pPr>
        <w:pStyle w:val="Heading3"/>
      </w:pPr>
      <w:bookmarkStart w:id="4315" w:name="_Toc315954009"/>
      <w:bookmarkStart w:id="4316" w:name="_Toc316542519"/>
      <w:bookmarkStart w:id="4317" w:name="_Toc242727932"/>
      <w:bookmarkEnd w:id="4230"/>
      <w:bookmarkEnd w:id="4231"/>
      <w:r w:rsidRPr="00DB42FD">
        <w:t>XML Example</w:t>
      </w:r>
      <w:bookmarkEnd w:id="4315"/>
      <w:bookmarkEnd w:id="4316"/>
      <w:bookmarkEnd w:id="4317"/>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4318" w:name="_Toc333523901"/>
      <w:bookmarkStart w:id="4319" w:name="_Toc335147988"/>
      <w:bookmarkStart w:id="4320" w:name="_Toc333523902"/>
      <w:bookmarkStart w:id="4321" w:name="_Toc335147989"/>
      <w:bookmarkStart w:id="4322" w:name="_Toc333523903"/>
      <w:bookmarkStart w:id="4323" w:name="_Toc335147990"/>
      <w:bookmarkStart w:id="4324" w:name="_Toc333523904"/>
      <w:bookmarkStart w:id="4325" w:name="_Toc335147991"/>
      <w:bookmarkStart w:id="4326" w:name="_Toc333523939"/>
      <w:bookmarkStart w:id="4327" w:name="_Toc335148026"/>
      <w:bookmarkStart w:id="4328" w:name="_Toc242727933"/>
      <w:bookmarkEnd w:id="4318"/>
      <w:bookmarkEnd w:id="4319"/>
      <w:bookmarkEnd w:id="4320"/>
      <w:bookmarkEnd w:id="4321"/>
      <w:bookmarkEnd w:id="4322"/>
      <w:bookmarkEnd w:id="4323"/>
      <w:bookmarkEnd w:id="4324"/>
      <w:bookmarkEnd w:id="4325"/>
      <w:bookmarkEnd w:id="4326"/>
      <w:bookmarkEnd w:id="4327"/>
      <w:r>
        <w:lastRenderedPageBreak/>
        <w:t>OpenFlow Port</w:t>
      </w:r>
      <w:bookmarkEnd w:id="4328"/>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4329" w:name="_Toc315954013"/>
      <w:bookmarkStart w:id="4330" w:name="_Toc316542523"/>
      <w:bookmarkStart w:id="4331" w:name="_Toc242727934"/>
      <w:r w:rsidRPr="00DB42FD">
        <w:t>UML Diagram</w:t>
      </w:r>
      <w:bookmarkEnd w:id="4329"/>
      <w:bookmarkEnd w:id="4330"/>
      <w:bookmarkEnd w:id="4331"/>
    </w:p>
    <w:p w14:paraId="0CE8649A" w14:textId="588E6616" w:rsidR="00B7089E" w:rsidRPr="009F1B7D" w:rsidRDefault="00B53283" w:rsidP="00B7089E">
      <w:pPr>
        <w:keepNext/>
        <w:jc w:val="center"/>
      </w:pPr>
      <w:r>
        <w:object w:dxaOrig="11183" w:dyaOrig="9687" w14:anchorId="25EAB785">
          <v:shape id="_x0000_i1033" type="#_x0000_t75" style="width:467pt;height:405pt" o:ole="">
            <v:imagedata r:id="rId33" o:title=""/>
          </v:shape>
          <o:OLEObject Type="Embed" ProgID="Visio.Drawing.11" ShapeID="_x0000_i1033" DrawAspect="Content" ObjectID="_1316469979" r:id="rId34"/>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57C64E4D" w:rsidR="00B7089E" w:rsidRPr="009F1B7D" w:rsidDel="00AE159D" w:rsidRDefault="00B7089E" w:rsidP="00B7089E">
      <w:pPr>
        <w:rPr>
          <w:del w:id="4332" w:author="Anees Shaikh" w:date="2013-10-06T21:59:00Z"/>
          <w:rFonts w:eastAsiaTheme="majorEastAsia" w:cstheme="majorBidi"/>
          <w:b/>
          <w:bCs/>
        </w:rPr>
      </w:pPr>
      <w:del w:id="4333" w:author="Anees Shaikh" w:date="2013-10-06T21:59:00Z">
        <w:r w:rsidRPr="00DB42FD" w:rsidDel="00AE159D">
          <w:br w:type="page"/>
        </w:r>
      </w:del>
    </w:p>
    <w:p w14:paraId="21D65A03" w14:textId="4B97635A" w:rsidR="00B7089E" w:rsidRPr="009F1B7D" w:rsidDel="00AE159D" w:rsidRDefault="00B7089E" w:rsidP="00AE159D">
      <w:pPr>
        <w:rPr>
          <w:del w:id="4334" w:author="Anees Shaikh" w:date="2013-10-06T21:58:00Z"/>
        </w:rPr>
        <w:pPrChange w:id="4335" w:author="Anees Shaikh" w:date="2013-10-06T21:59:00Z">
          <w:pPr>
            <w:pStyle w:val="Heading3"/>
          </w:pPr>
        </w:pPrChange>
      </w:pPr>
      <w:bookmarkStart w:id="4336" w:name="_Toc315954014"/>
      <w:bookmarkStart w:id="4337" w:name="_Toc316542524"/>
      <w:del w:id="4338" w:author="Anees Shaikh" w:date="2013-10-06T21:58:00Z">
        <w:r w:rsidRPr="00DB42FD" w:rsidDel="00AE159D">
          <w:delText>XML Schema</w:delText>
        </w:r>
        <w:bookmarkEnd w:id="4336"/>
        <w:bookmarkEnd w:id="4337"/>
      </w:del>
    </w:p>
    <w:tbl>
      <w:tblPr>
        <w:tblStyle w:val="XMLtable"/>
        <w:tblW w:w="5000" w:type="pct"/>
        <w:tblLook w:val="04A0" w:firstRow="1" w:lastRow="0" w:firstColumn="1" w:lastColumn="0" w:noHBand="0" w:noVBand="1"/>
      </w:tblPr>
      <w:tblGrid>
        <w:gridCol w:w="9474"/>
      </w:tblGrid>
      <w:tr w:rsidR="00B7089E" w:rsidRPr="009F1B7D" w:rsidDel="00AE159D" w14:paraId="049CBE8D" w14:textId="35EC2D08" w:rsidTr="00C128FA">
        <w:trPr>
          <w:del w:id="4339" w:author="Anees Shaikh" w:date="2013-10-06T21:58:00Z"/>
        </w:trPr>
        <w:tc>
          <w:tcPr>
            <w:tcW w:w="5000" w:type="pct"/>
          </w:tcPr>
          <w:p w14:paraId="00718A2B" w14:textId="517F447C" w:rsidR="00E02224" w:rsidDel="00AE159D" w:rsidRDefault="00E02224" w:rsidP="00AE159D">
            <w:pPr>
              <w:rPr>
                <w:del w:id="4340" w:author="Anees Shaikh" w:date="2013-10-06T21:58:00Z"/>
              </w:rPr>
              <w:pPrChange w:id="4341" w:author="Anees Shaikh" w:date="2013-10-06T21:59:00Z">
                <w:pPr>
                  <w:pStyle w:val="XML1"/>
                </w:pPr>
              </w:pPrChange>
            </w:pPr>
            <w:del w:id="4342" w:author="Anees Shaikh" w:date="2013-10-06T21:58:00Z">
              <w:r w:rsidDel="00AE159D">
                <w:delText xml:space="preserve">  &lt;xs:group name="OFPortType"&gt;</w:delText>
              </w:r>
            </w:del>
          </w:p>
          <w:p w14:paraId="1ECE51E4" w14:textId="1A733459" w:rsidR="00E02224" w:rsidDel="00AE159D" w:rsidRDefault="00E02224" w:rsidP="00AE159D">
            <w:pPr>
              <w:rPr>
                <w:del w:id="4343" w:author="Anees Shaikh" w:date="2013-10-06T21:58:00Z"/>
              </w:rPr>
              <w:pPrChange w:id="4344" w:author="Anees Shaikh" w:date="2013-10-06T21:59:00Z">
                <w:pPr>
                  <w:pStyle w:val="XML1"/>
                </w:pPr>
              </w:pPrChange>
            </w:pPr>
            <w:del w:id="4345" w:author="Anees Shaikh" w:date="2013-10-06T21:58:00Z">
              <w:r w:rsidDel="00AE159D">
                <w:delText xml:space="preserve">    &lt;xs:annotation&gt;</w:delText>
              </w:r>
            </w:del>
          </w:p>
          <w:p w14:paraId="6C284921" w14:textId="50ABF201" w:rsidR="00E02224" w:rsidDel="00AE159D" w:rsidRDefault="00E02224" w:rsidP="00AE159D">
            <w:pPr>
              <w:rPr>
                <w:del w:id="4346" w:author="Anees Shaikh" w:date="2013-10-06T21:58:00Z"/>
              </w:rPr>
              <w:pPrChange w:id="4347" w:author="Anees Shaikh" w:date="2013-10-06T21:59:00Z">
                <w:pPr>
                  <w:pStyle w:val="XML1"/>
                </w:pPr>
              </w:pPrChange>
            </w:pPr>
            <w:del w:id="4348" w:author="Anees Shaikh" w:date="2013-10-06T21:58:00Z">
              <w:r w:rsidDel="00AE159D">
                <w:delText xml:space="preserve">      &lt;xs:documentation&gt;</w:delText>
              </w:r>
            </w:del>
          </w:p>
          <w:p w14:paraId="608A7042" w14:textId="6F6FE8A0" w:rsidR="00E02224" w:rsidDel="00AE159D" w:rsidRDefault="00E02224" w:rsidP="00AE159D">
            <w:pPr>
              <w:rPr>
                <w:del w:id="4349" w:author="Anees Shaikh" w:date="2013-10-06T21:58:00Z"/>
              </w:rPr>
              <w:pPrChange w:id="4350" w:author="Anees Shaikh" w:date="2013-10-06T21:59:00Z">
                <w:pPr>
                  <w:pStyle w:val="XML1"/>
                </w:pPr>
              </w:pPrChange>
            </w:pPr>
            <w:del w:id="4351" w:author="Anees Shaikh" w:date="2013-10-06T21:58:00Z">
              <w:r w:rsidDel="00AE159D">
                <w:delText xml:space="preserve">        This element specifies all properties of an</w:delText>
              </w:r>
            </w:del>
          </w:p>
          <w:p w14:paraId="3A018066" w14:textId="333C4148" w:rsidR="00E02224" w:rsidDel="00AE159D" w:rsidRDefault="00E02224" w:rsidP="00AE159D">
            <w:pPr>
              <w:rPr>
                <w:del w:id="4352" w:author="Anees Shaikh" w:date="2013-10-06T21:58:00Z"/>
              </w:rPr>
              <w:pPrChange w:id="4353" w:author="Anees Shaikh" w:date="2013-10-06T21:59:00Z">
                <w:pPr>
                  <w:pStyle w:val="XML1"/>
                </w:pPr>
              </w:pPrChange>
            </w:pPr>
            <w:del w:id="4354" w:author="Anees Shaikh" w:date="2013-10-06T21:58:00Z">
              <w:r w:rsidDel="00AE159D">
                <w:delText xml:space="preserve">        OpenFlow resource of type OpenFlow Port. It represent a</w:delText>
              </w:r>
            </w:del>
          </w:p>
          <w:p w14:paraId="66A79C86" w14:textId="25F1BA3B" w:rsidR="00E02224" w:rsidDel="00AE159D" w:rsidRDefault="00E02224" w:rsidP="00AE159D">
            <w:pPr>
              <w:rPr>
                <w:del w:id="4355" w:author="Anees Shaikh" w:date="2013-10-06T21:58:00Z"/>
              </w:rPr>
              <w:pPrChange w:id="4356" w:author="Anees Shaikh" w:date="2013-10-06T21:59:00Z">
                <w:pPr>
                  <w:pStyle w:val="XML1"/>
                </w:pPr>
              </w:pPrChange>
            </w:pPr>
            <w:del w:id="4357" w:author="Anees Shaikh" w:date="2013-10-06T21:58:00Z">
              <w:r w:rsidDel="00AE159D">
                <w:delText xml:space="preserve">        physical port or a logical port of the OpenFlow Capable</w:delText>
              </w:r>
            </w:del>
          </w:p>
          <w:p w14:paraId="472CA7DB" w14:textId="45822E4B" w:rsidR="00E02224" w:rsidDel="00AE159D" w:rsidRDefault="00E02224" w:rsidP="00AE159D">
            <w:pPr>
              <w:rPr>
                <w:del w:id="4358" w:author="Anees Shaikh" w:date="2013-10-06T21:58:00Z"/>
              </w:rPr>
              <w:pPrChange w:id="4359" w:author="Anees Shaikh" w:date="2013-10-06T21:59:00Z">
                <w:pPr>
                  <w:pStyle w:val="XML1"/>
                </w:pPr>
              </w:pPrChange>
            </w:pPr>
            <w:del w:id="4360" w:author="Anees Shaikh" w:date="2013-10-06T21:58:00Z">
              <w:r w:rsidDel="00AE159D">
                <w:delText xml:space="preserve">        Switch and can be assigned for exclusive use to an OpenFlow</w:delText>
              </w:r>
            </w:del>
          </w:p>
          <w:p w14:paraId="17305AF9" w14:textId="2E36CA50" w:rsidR="00E02224" w:rsidDel="00AE159D" w:rsidRDefault="00E02224" w:rsidP="00AE159D">
            <w:pPr>
              <w:rPr>
                <w:del w:id="4361" w:author="Anees Shaikh" w:date="2013-10-06T21:58:00Z"/>
              </w:rPr>
              <w:pPrChange w:id="4362" w:author="Anees Shaikh" w:date="2013-10-06T21:59:00Z">
                <w:pPr>
                  <w:pStyle w:val="XML1"/>
                </w:pPr>
              </w:pPrChange>
            </w:pPr>
            <w:del w:id="4363" w:author="Anees Shaikh" w:date="2013-10-06T21:58:00Z">
              <w:r w:rsidDel="00AE159D">
                <w:delText xml:space="preserve">        Logical Switch.  A logical port represents a tunnel endpoint</w:delText>
              </w:r>
            </w:del>
          </w:p>
          <w:p w14:paraId="351EB0D7" w14:textId="06FC3B74" w:rsidR="00E02224" w:rsidDel="00AE159D" w:rsidRDefault="00E02224" w:rsidP="00AE159D">
            <w:pPr>
              <w:rPr>
                <w:del w:id="4364" w:author="Anees Shaikh" w:date="2013-10-06T21:58:00Z"/>
              </w:rPr>
              <w:pPrChange w:id="4365" w:author="Anees Shaikh" w:date="2013-10-06T21:59:00Z">
                <w:pPr>
                  <w:pStyle w:val="XML1"/>
                </w:pPr>
              </w:pPrChange>
            </w:pPr>
            <w:del w:id="4366" w:author="Anees Shaikh" w:date="2013-10-06T21:58:00Z">
              <w:r w:rsidDel="00AE159D">
                <w:delText xml:space="preserve">        as described in the OpenFlow protocol specification versions</w:delText>
              </w:r>
            </w:del>
          </w:p>
          <w:p w14:paraId="7572EC4A" w14:textId="15818332" w:rsidR="00E02224" w:rsidDel="00AE159D" w:rsidRDefault="00E02224" w:rsidP="00AE159D">
            <w:pPr>
              <w:rPr>
                <w:del w:id="4367" w:author="Anees Shaikh" w:date="2013-10-06T21:58:00Z"/>
              </w:rPr>
              <w:pPrChange w:id="4368" w:author="Anees Shaikh" w:date="2013-10-06T21:59:00Z">
                <w:pPr>
                  <w:pStyle w:val="XML1"/>
                </w:pPr>
              </w:pPrChange>
            </w:pPr>
            <w:del w:id="4369" w:author="Anees Shaikh" w:date="2013-10-06T21:58:00Z">
              <w:r w:rsidDel="00AE159D">
                <w:delText xml:space="preserve">        1.3 - 1.3.1.</w:delText>
              </w:r>
            </w:del>
          </w:p>
          <w:p w14:paraId="54DFB7F6" w14:textId="2492D588" w:rsidR="00E02224" w:rsidDel="00AE159D" w:rsidRDefault="00E02224" w:rsidP="00AE159D">
            <w:pPr>
              <w:rPr>
                <w:del w:id="4370" w:author="Anees Shaikh" w:date="2013-10-06T21:58:00Z"/>
              </w:rPr>
              <w:pPrChange w:id="4371" w:author="Anees Shaikh" w:date="2013-10-06T21:59:00Z">
                <w:pPr>
                  <w:pStyle w:val="XML1"/>
                </w:pPr>
              </w:pPrChange>
            </w:pPr>
          </w:p>
          <w:p w14:paraId="25A1338F" w14:textId="30167702" w:rsidR="00E02224" w:rsidDel="00AE159D" w:rsidRDefault="00E02224" w:rsidP="00AE159D">
            <w:pPr>
              <w:rPr>
                <w:del w:id="4372" w:author="Anees Shaikh" w:date="2013-10-06T21:58:00Z"/>
              </w:rPr>
              <w:pPrChange w:id="4373" w:author="Anees Shaikh" w:date="2013-10-06T21:59:00Z">
                <w:pPr>
                  <w:pStyle w:val="XML1"/>
                </w:pPr>
              </w:pPrChange>
            </w:pPr>
            <w:del w:id="4374" w:author="Anees Shaikh" w:date="2013-10-06T21:58:00Z">
              <w:r w:rsidDel="00AE159D">
                <w:delText xml:space="preserve">        NETCONF &amp;lt;edit-config&amp;gt; operations MUST be implemented as </w:delText>
              </w:r>
            </w:del>
          </w:p>
          <w:p w14:paraId="3443AA99" w14:textId="68E04ED5" w:rsidR="00E02224" w:rsidDel="00AE159D" w:rsidRDefault="00E02224" w:rsidP="00AE159D">
            <w:pPr>
              <w:rPr>
                <w:del w:id="4375" w:author="Anees Shaikh" w:date="2013-10-06T21:58:00Z"/>
              </w:rPr>
              <w:pPrChange w:id="4376" w:author="Anees Shaikh" w:date="2013-10-06T21:59:00Z">
                <w:pPr>
                  <w:pStyle w:val="XML1"/>
                </w:pPr>
              </w:pPrChange>
            </w:pPr>
            <w:del w:id="4377" w:author="Anees Shaikh" w:date="2013-10-06T21:58:00Z">
              <w:r w:rsidDel="00AE159D">
                <w:delText xml:space="preserve">        follows: </w:delText>
              </w:r>
            </w:del>
          </w:p>
          <w:p w14:paraId="22F48B85" w14:textId="003D29AF" w:rsidR="00E02224" w:rsidDel="00AE159D" w:rsidRDefault="00E02224" w:rsidP="00AE159D">
            <w:pPr>
              <w:rPr>
                <w:del w:id="4378" w:author="Anees Shaikh" w:date="2013-10-06T21:58:00Z"/>
              </w:rPr>
              <w:pPrChange w:id="4379" w:author="Anees Shaikh" w:date="2013-10-06T21:59:00Z">
                <w:pPr>
                  <w:pStyle w:val="XML1"/>
                </w:pPr>
              </w:pPrChange>
            </w:pPr>
          </w:p>
          <w:p w14:paraId="1A99424A" w14:textId="4574CC0E" w:rsidR="00E02224" w:rsidDel="00AE159D" w:rsidRDefault="00E02224" w:rsidP="00AE159D">
            <w:pPr>
              <w:rPr>
                <w:del w:id="4380" w:author="Anees Shaikh" w:date="2013-10-06T21:58:00Z"/>
              </w:rPr>
              <w:pPrChange w:id="4381" w:author="Anees Shaikh" w:date="2013-10-06T21:59:00Z">
                <w:pPr>
                  <w:pStyle w:val="XML1"/>
                </w:pPr>
              </w:pPrChange>
            </w:pPr>
            <w:del w:id="4382" w:author="Anees Shaikh" w:date="2013-10-06T21:58:00Z">
              <w:r w:rsidDel="00AE159D">
                <w:delText xml:space="preserve">        * The 'resource-id' element of OFResoureType MUST be present</w:delText>
              </w:r>
            </w:del>
          </w:p>
          <w:p w14:paraId="0490C39D" w14:textId="2CC518BE" w:rsidR="00E02224" w:rsidDel="00AE159D" w:rsidRDefault="00E02224" w:rsidP="00AE159D">
            <w:pPr>
              <w:rPr>
                <w:del w:id="4383" w:author="Anees Shaikh" w:date="2013-10-06T21:58:00Z"/>
              </w:rPr>
              <w:pPrChange w:id="4384" w:author="Anees Shaikh" w:date="2013-10-06T21:59:00Z">
                <w:pPr>
                  <w:pStyle w:val="XML1"/>
                </w:pPr>
              </w:pPrChange>
            </w:pPr>
            <w:del w:id="4385" w:author="Anees Shaikh" w:date="2013-10-06T21:58:00Z">
              <w:r w:rsidDel="00AE159D">
                <w:delText xml:space="preserve">        at all &amp;lt;edit-config&amp;gt; operations to identify the port.</w:delText>
              </w:r>
            </w:del>
          </w:p>
          <w:p w14:paraId="40AD1063" w14:textId="2C9554CE" w:rsidR="00E02224" w:rsidDel="00AE159D" w:rsidRDefault="00E02224" w:rsidP="00AE159D">
            <w:pPr>
              <w:rPr>
                <w:del w:id="4386" w:author="Anees Shaikh" w:date="2013-10-06T21:58:00Z"/>
              </w:rPr>
              <w:pPrChange w:id="4387" w:author="Anees Shaikh" w:date="2013-10-06T21:59:00Z">
                <w:pPr>
                  <w:pStyle w:val="XML1"/>
                </w:pPr>
              </w:pPrChange>
            </w:pPr>
            <w:del w:id="4388" w:author="Anees Shaikh" w:date="2013-10-06T21:58:00Z">
              <w:r w:rsidDel="00AE159D">
                <w:delText xml:space="preserve">        * If the operation is 'merge' or 'replace', the element is</w:delText>
              </w:r>
            </w:del>
          </w:p>
          <w:p w14:paraId="4A5A8234" w14:textId="77E323CC" w:rsidR="00E02224" w:rsidDel="00AE159D" w:rsidRDefault="00E02224" w:rsidP="00AE159D">
            <w:pPr>
              <w:rPr>
                <w:del w:id="4389" w:author="Anees Shaikh" w:date="2013-10-06T21:58:00Z"/>
              </w:rPr>
              <w:pPrChange w:id="4390" w:author="Anees Shaikh" w:date="2013-10-06T21:59:00Z">
                <w:pPr>
                  <w:pStyle w:val="XML1"/>
                </w:pPr>
              </w:pPrChange>
            </w:pPr>
            <w:del w:id="4391" w:author="Anees Shaikh" w:date="2013-10-06T21:58:00Z">
              <w:r w:rsidDel="00AE159D">
                <w:delText xml:space="preserve">        created if it does not exist, and its value is set to the</w:delText>
              </w:r>
            </w:del>
          </w:p>
          <w:p w14:paraId="0D41CF5F" w14:textId="5FE13574" w:rsidR="00E02224" w:rsidDel="00AE159D" w:rsidRDefault="00E02224" w:rsidP="00AE159D">
            <w:pPr>
              <w:rPr>
                <w:del w:id="4392" w:author="Anees Shaikh" w:date="2013-10-06T21:58:00Z"/>
              </w:rPr>
              <w:pPrChange w:id="4393" w:author="Anees Shaikh" w:date="2013-10-06T21:59:00Z">
                <w:pPr>
                  <w:pStyle w:val="XML1"/>
                </w:pPr>
              </w:pPrChange>
            </w:pPr>
            <w:del w:id="4394" w:author="Anees Shaikh" w:date="2013-10-06T21:58:00Z">
              <w:r w:rsidDel="00AE159D">
                <w:delText xml:space="preserve">        value found in the XML RPC data.</w:delText>
              </w:r>
            </w:del>
          </w:p>
          <w:p w14:paraId="30BD381E" w14:textId="5DCC9627" w:rsidR="00E02224" w:rsidDel="00AE159D" w:rsidRDefault="00E02224" w:rsidP="00AE159D">
            <w:pPr>
              <w:rPr>
                <w:del w:id="4395" w:author="Anees Shaikh" w:date="2013-10-06T21:58:00Z"/>
              </w:rPr>
              <w:pPrChange w:id="4396" w:author="Anees Shaikh" w:date="2013-10-06T21:59:00Z">
                <w:pPr>
                  <w:pStyle w:val="XML1"/>
                </w:pPr>
              </w:pPrChange>
            </w:pPr>
            <w:del w:id="4397" w:author="Anees Shaikh" w:date="2013-10-06T21:58:00Z">
              <w:r w:rsidDel="00AE159D">
                <w:delText xml:space="preserve">        * If the operation is 'create', the element is created if it</w:delText>
              </w:r>
            </w:del>
          </w:p>
          <w:p w14:paraId="661EB11C" w14:textId="5657F836" w:rsidR="00E02224" w:rsidDel="00AE159D" w:rsidRDefault="00E02224" w:rsidP="00AE159D">
            <w:pPr>
              <w:rPr>
                <w:del w:id="4398" w:author="Anees Shaikh" w:date="2013-10-06T21:58:00Z"/>
              </w:rPr>
              <w:pPrChange w:id="4399" w:author="Anees Shaikh" w:date="2013-10-06T21:59:00Z">
                <w:pPr>
                  <w:pStyle w:val="XML1"/>
                </w:pPr>
              </w:pPrChange>
            </w:pPr>
            <w:del w:id="4400" w:author="Anees Shaikh" w:date="2013-10-06T21:58:00Z">
              <w:r w:rsidDel="00AE159D">
                <w:delText xml:space="preserve">        does not exist. If the element already exists, a</w:delText>
              </w:r>
            </w:del>
          </w:p>
          <w:p w14:paraId="427D73AF" w14:textId="1345CDF1" w:rsidR="00E02224" w:rsidDel="00AE159D" w:rsidRDefault="00E02224" w:rsidP="00AE159D">
            <w:pPr>
              <w:rPr>
                <w:del w:id="4401" w:author="Anees Shaikh" w:date="2013-10-06T21:58:00Z"/>
              </w:rPr>
              <w:pPrChange w:id="4402" w:author="Anees Shaikh" w:date="2013-10-06T21:59:00Z">
                <w:pPr>
                  <w:pStyle w:val="XML1"/>
                </w:pPr>
              </w:pPrChange>
            </w:pPr>
            <w:del w:id="4403" w:author="Anees Shaikh" w:date="2013-10-06T21:58:00Z">
              <w:r w:rsidDel="00AE159D">
                <w:delText xml:space="preserve">        'data</w:delText>
              </w:r>
              <w:r w:rsidDel="00AE159D">
                <w:rPr>
                  <w:rFonts w:ascii="MS Mincho" w:eastAsia="MS Mincho" w:hAnsi="MS Mincho" w:cs="MS Mincho" w:hint="eastAsia"/>
                </w:rPr>
                <w:delText>‑</w:delText>
              </w:r>
              <w:r w:rsidDel="00AE159D">
                <w:delText>exists' error is returned.</w:delText>
              </w:r>
            </w:del>
          </w:p>
          <w:p w14:paraId="61CBEBB8" w14:textId="77FA60A7" w:rsidR="00E02224" w:rsidDel="00AE159D" w:rsidRDefault="00E02224" w:rsidP="00AE159D">
            <w:pPr>
              <w:rPr>
                <w:del w:id="4404" w:author="Anees Shaikh" w:date="2013-10-06T21:58:00Z"/>
              </w:rPr>
              <w:pPrChange w:id="4405" w:author="Anees Shaikh" w:date="2013-10-06T21:59:00Z">
                <w:pPr>
                  <w:pStyle w:val="XML1"/>
                </w:pPr>
              </w:pPrChange>
            </w:pPr>
            <w:del w:id="4406" w:author="Anees Shaikh" w:date="2013-10-06T21:58:00Z">
              <w:r w:rsidDel="00AE159D">
                <w:delText xml:space="preserve">        * If the operation is 'delete', the element is deleted if it</w:delText>
              </w:r>
            </w:del>
          </w:p>
          <w:p w14:paraId="671EE84E" w14:textId="73B1C2F8" w:rsidR="00E02224" w:rsidDel="00AE159D" w:rsidRDefault="00E02224" w:rsidP="00AE159D">
            <w:pPr>
              <w:rPr>
                <w:del w:id="4407" w:author="Anees Shaikh" w:date="2013-10-06T21:58:00Z"/>
              </w:rPr>
              <w:pPrChange w:id="4408" w:author="Anees Shaikh" w:date="2013-10-06T21:59:00Z">
                <w:pPr>
                  <w:pStyle w:val="XML1"/>
                </w:pPr>
              </w:pPrChange>
            </w:pPr>
            <w:del w:id="4409" w:author="Anees Shaikh" w:date="2013-10-06T21:58:00Z">
              <w:r w:rsidDel="00AE159D">
                <w:delText xml:space="preserve">        exists. If the element does not exist, a 'data</w:delText>
              </w:r>
              <w:r w:rsidDel="00AE159D">
                <w:rPr>
                  <w:rFonts w:ascii="MS Mincho" w:eastAsia="MS Mincho" w:hAnsi="MS Mincho" w:cs="MS Mincho" w:hint="eastAsia"/>
                </w:rPr>
                <w:delText>‑</w:delText>
              </w:r>
              <w:r w:rsidDel="00AE159D">
                <w:delText>missing'</w:delText>
              </w:r>
            </w:del>
          </w:p>
          <w:p w14:paraId="27C2D8D8" w14:textId="0591A0DA" w:rsidR="00E02224" w:rsidDel="00AE159D" w:rsidRDefault="00E02224" w:rsidP="00AE159D">
            <w:pPr>
              <w:rPr>
                <w:del w:id="4410" w:author="Anees Shaikh" w:date="2013-10-06T21:58:00Z"/>
              </w:rPr>
              <w:pPrChange w:id="4411" w:author="Anees Shaikh" w:date="2013-10-06T21:59:00Z">
                <w:pPr>
                  <w:pStyle w:val="XML1"/>
                </w:pPr>
              </w:pPrChange>
            </w:pPr>
            <w:del w:id="4412" w:author="Anees Shaikh" w:date="2013-10-06T21:58:00Z">
              <w:r w:rsidDel="00AE159D">
                <w:delText xml:space="preserve">        error is returned.</w:delText>
              </w:r>
            </w:del>
          </w:p>
          <w:p w14:paraId="7905AE82" w14:textId="3ED48F4E" w:rsidR="00E02224" w:rsidDel="00AE159D" w:rsidRDefault="00E02224" w:rsidP="00AE159D">
            <w:pPr>
              <w:rPr>
                <w:del w:id="4413" w:author="Anees Shaikh" w:date="2013-10-06T21:58:00Z"/>
              </w:rPr>
              <w:pPrChange w:id="4414" w:author="Anees Shaikh" w:date="2013-10-06T21:59:00Z">
                <w:pPr>
                  <w:pStyle w:val="XML1"/>
                </w:pPr>
              </w:pPrChange>
            </w:pPr>
            <w:del w:id="4415" w:author="Anees Shaikh" w:date="2013-10-06T21:58:00Z">
              <w:r w:rsidDel="00AE159D">
                <w:delText xml:space="preserve">      &lt;/xs:documentation&gt;</w:delText>
              </w:r>
            </w:del>
          </w:p>
          <w:p w14:paraId="6A049B79" w14:textId="7B8A8171" w:rsidR="00E02224" w:rsidDel="00AE159D" w:rsidRDefault="00E02224" w:rsidP="00AE159D">
            <w:pPr>
              <w:rPr>
                <w:del w:id="4416" w:author="Anees Shaikh" w:date="2013-10-06T21:58:00Z"/>
              </w:rPr>
              <w:pPrChange w:id="4417" w:author="Anees Shaikh" w:date="2013-10-06T21:59:00Z">
                <w:pPr>
                  <w:pStyle w:val="XML1"/>
                </w:pPr>
              </w:pPrChange>
            </w:pPr>
            <w:del w:id="4418" w:author="Anees Shaikh" w:date="2013-10-06T21:58:00Z">
              <w:r w:rsidDel="00AE159D">
                <w:delText xml:space="preserve">    &lt;/xs:annotation&gt;</w:delText>
              </w:r>
            </w:del>
          </w:p>
          <w:p w14:paraId="4DCD6086" w14:textId="0B94D1A7" w:rsidR="00E02224" w:rsidDel="00AE159D" w:rsidRDefault="00E02224" w:rsidP="00AE159D">
            <w:pPr>
              <w:rPr>
                <w:del w:id="4419" w:author="Anees Shaikh" w:date="2013-10-06T21:58:00Z"/>
              </w:rPr>
              <w:pPrChange w:id="4420" w:author="Anees Shaikh" w:date="2013-10-06T21:59:00Z">
                <w:pPr>
                  <w:pStyle w:val="XML1"/>
                </w:pPr>
              </w:pPrChange>
            </w:pPr>
          </w:p>
          <w:p w14:paraId="5AFCE047" w14:textId="673BA20C" w:rsidR="00E02224" w:rsidDel="00AE159D" w:rsidRDefault="00E02224" w:rsidP="00AE159D">
            <w:pPr>
              <w:rPr>
                <w:del w:id="4421" w:author="Anees Shaikh" w:date="2013-10-06T21:58:00Z"/>
              </w:rPr>
              <w:pPrChange w:id="4422" w:author="Anees Shaikh" w:date="2013-10-06T21:59:00Z">
                <w:pPr>
                  <w:pStyle w:val="XML1"/>
                </w:pPr>
              </w:pPrChange>
            </w:pPr>
            <w:del w:id="4423" w:author="Anees Shaikh" w:date="2013-10-06T21:58:00Z">
              <w:r w:rsidDel="00AE159D">
                <w:delText xml:space="preserve">    &lt;xs:sequence&gt;</w:delText>
              </w:r>
            </w:del>
          </w:p>
          <w:p w14:paraId="3234D757" w14:textId="10F7F95D" w:rsidR="00E02224" w:rsidDel="00AE159D" w:rsidRDefault="00E02224" w:rsidP="00AE159D">
            <w:pPr>
              <w:rPr>
                <w:del w:id="4424" w:author="Anees Shaikh" w:date="2013-10-06T21:58:00Z"/>
              </w:rPr>
              <w:pPrChange w:id="4425" w:author="Anees Shaikh" w:date="2013-10-06T21:59:00Z">
                <w:pPr>
                  <w:pStyle w:val="XML1"/>
                </w:pPr>
              </w:pPrChange>
            </w:pPr>
            <w:del w:id="4426" w:author="Anees Shaikh" w:date="2013-10-06T21:58:00Z">
              <w:r w:rsidDel="00AE159D">
                <w:delText xml:space="preserve">      &lt;xs:group ref="OFResourceType"/&gt;</w:delText>
              </w:r>
            </w:del>
          </w:p>
          <w:p w14:paraId="3035EC63" w14:textId="1426199D" w:rsidR="00E02224" w:rsidDel="00AE159D" w:rsidRDefault="00E02224" w:rsidP="00AE159D">
            <w:pPr>
              <w:rPr>
                <w:del w:id="4427" w:author="Anees Shaikh" w:date="2013-10-06T21:58:00Z"/>
              </w:rPr>
              <w:pPrChange w:id="4428" w:author="Anees Shaikh" w:date="2013-10-06T21:59:00Z">
                <w:pPr>
                  <w:pStyle w:val="XML1"/>
                </w:pPr>
              </w:pPrChange>
            </w:pPr>
            <w:del w:id="4429" w:author="Anees Shaikh" w:date="2013-10-06T21:58:00Z">
              <w:r w:rsidDel="00AE159D">
                <w:delText xml:space="preserve">      &lt;xs:element name="number"  type="xs:unsignedLong"&gt;</w:delText>
              </w:r>
            </w:del>
          </w:p>
          <w:p w14:paraId="1FBA6C41" w14:textId="14B151B0" w:rsidR="00E02224" w:rsidDel="00AE159D" w:rsidRDefault="00E02224" w:rsidP="00AE159D">
            <w:pPr>
              <w:rPr>
                <w:del w:id="4430" w:author="Anees Shaikh" w:date="2013-10-06T21:58:00Z"/>
              </w:rPr>
              <w:pPrChange w:id="4431" w:author="Anees Shaikh" w:date="2013-10-06T21:59:00Z">
                <w:pPr>
                  <w:pStyle w:val="XML1"/>
                </w:pPr>
              </w:pPrChange>
            </w:pPr>
            <w:del w:id="4432" w:author="Anees Shaikh" w:date="2013-10-06T21:58:00Z">
              <w:r w:rsidDel="00AE159D">
                <w:delText xml:space="preserve">        &lt;xs:annotation&gt;</w:delText>
              </w:r>
            </w:del>
          </w:p>
          <w:p w14:paraId="4DD7CEBB" w14:textId="71978282" w:rsidR="00E02224" w:rsidDel="00AE159D" w:rsidRDefault="00E02224" w:rsidP="00AE159D">
            <w:pPr>
              <w:rPr>
                <w:del w:id="4433" w:author="Anees Shaikh" w:date="2013-10-06T21:58:00Z"/>
              </w:rPr>
              <w:pPrChange w:id="4434" w:author="Anees Shaikh" w:date="2013-10-06T21:59:00Z">
                <w:pPr>
                  <w:pStyle w:val="XML1"/>
                </w:pPr>
              </w:pPrChange>
            </w:pPr>
            <w:del w:id="4435" w:author="Anees Shaikh" w:date="2013-10-06T21:58:00Z">
              <w:r w:rsidDel="00AE159D">
                <w:delText xml:space="preserve">          &lt;xs:documentation&gt;</w:delText>
              </w:r>
            </w:del>
          </w:p>
          <w:p w14:paraId="6B22C2F5" w14:textId="5C76B08F" w:rsidR="00E02224" w:rsidDel="00AE159D" w:rsidRDefault="00E02224" w:rsidP="00AE159D">
            <w:pPr>
              <w:rPr>
                <w:del w:id="4436" w:author="Anees Shaikh" w:date="2013-10-06T21:58:00Z"/>
              </w:rPr>
              <w:pPrChange w:id="4437" w:author="Anees Shaikh" w:date="2013-10-06T21:59:00Z">
                <w:pPr>
                  <w:pStyle w:val="XML1"/>
                </w:pPr>
              </w:pPrChange>
            </w:pPr>
            <w:del w:id="4438" w:author="Anees Shaikh" w:date="2013-10-06T21:58:00Z">
              <w:r w:rsidDel="00AE159D">
                <w:delText xml:space="preserve">            This number identifies the OpenFlow Port to </w:delText>
              </w:r>
            </w:del>
          </w:p>
          <w:p w14:paraId="2F9E27D7" w14:textId="16321318" w:rsidR="00E02224" w:rsidDel="00AE159D" w:rsidRDefault="00E02224" w:rsidP="00AE159D">
            <w:pPr>
              <w:rPr>
                <w:del w:id="4439" w:author="Anees Shaikh" w:date="2013-10-06T21:58:00Z"/>
              </w:rPr>
              <w:pPrChange w:id="4440" w:author="Anees Shaikh" w:date="2013-10-06T21:59:00Z">
                <w:pPr>
                  <w:pStyle w:val="XML1"/>
                </w:pPr>
              </w:pPrChange>
            </w:pPr>
            <w:del w:id="4441" w:author="Anees Shaikh" w:date="2013-10-06T21:58:00Z">
              <w:r w:rsidDel="00AE159D">
                <w:delText xml:space="preserve">            OpenFlow Controllers. It is assigned to an OpenFlow Port </w:delText>
              </w:r>
            </w:del>
          </w:p>
          <w:p w14:paraId="616B4017" w14:textId="1A132D5A" w:rsidR="00E02224" w:rsidDel="00AE159D" w:rsidRDefault="00E02224" w:rsidP="00AE159D">
            <w:pPr>
              <w:rPr>
                <w:del w:id="4442" w:author="Anees Shaikh" w:date="2013-10-06T21:58:00Z"/>
              </w:rPr>
              <w:pPrChange w:id="4443" w:author="Anees Shaikh" w:date="2013-10-06T21:59:00Z">
                <w:pPr>
                  <w:pStyle w:val="XML1"/>
                </w:pPr>
              </w:pPrChange>
            </w:pPr>
            <w:del w:id="4444" w:author="Anees Shaikh" w:date="2013-10-06T21:58:00Z">
              <w:r w:rsidDel="00AE159D">
                <w:delText xml:space="preserve">            latest when the OpenFlow Port is associated with and</w:delText>
              </w:r>
            </w:del>
          </w:p>
          <w:p w14:paraId="6A869C27" w14:textId="6CBFA0EC" w:rsidR="00E02224" w:rsidDel="00AE159D" w:rsidRDefault="00E02224" w:rsidP="00AE159D">
            <w:pPr>
              <w:rPr>
                <w:del w:id="4445" w:author="Anees Shaikh" w:date="2013-10-06T21:58:00Z"/>
              </w:rPr>
              <w:pPrChange w:id="4446" w:author="Anees Shaikh" w:date="2013-10-06T21:59:00Z">
                <w:pPr>
                  <w:pStyle w:val="XML1"/>
                </w:pPr>
              </w:pPrChange>
            </w:pPr>
            <w:del w:id="4447" w:author="Anees Shaikh" w:date="2013-10-06T21:58:00Z">
              <w:r w:rsidDel="00AE159D">
                <w:delText xml:space="preserve">            OpenFlow Logical Switch.  If the OpenFlow Port is</w:delText>
              </w:r>
            </w:del>
          </w:p>
          <w:p w14:paraId="4921704A" w14:textId="0E8D65AA" w:rsidR="00E02224" w:rsidDel="00AE159D" w:rsidRDefault="00E02224" w:rsidP="00AE159D">
            <w:pPr>
              <w:rPr>
                <w:del w:id="4448" w:author="Anees Shaikh" w:date="2013-10-06T21:58:00Z"/>
              </w:rPr>
              <w:pPrChange w:id="4449" w:author="Anees Shaikh" w:date="2013-10-06T21:59:00Z">
                <w:pPr>
                  <w:pStyle w:val="XML1"/>
                </w:pPr>
              </w:pPrChange>
            </w:pPr>
            <w:del w:id="4450" w:author="Anees Shaikh" w:date="2013-10-06T21:58:00Z">
              <w:r w:rsidDel="00AE159D">
                <w:delText xml:space="preserve">            associated with an OpenFlow Logical Switch, this element</w:delText>
              </w:r>
            </w:del>
          </w:p>
          <w:p w14:paraId="22DDA4D8" w14:textId="4DDB799B" w:rsidR="00E02224" w:rsidDel="00AE159D" w:rsidRDefault="00E02224" w:rsidP="00AE159D">
            <w:pPr>
              <w:rPr>
                <w:del w:id="4451" w:author="Anees Shaikh" w:date="2013-10-06T21:58:00Z"/>
              </w:rPr>
              <w:pPrChange w:id="4452" w:author="Anees Shaikh" w:date="2013-10-06T21:59:00Z">
                <w:pPr>
                  <w:pStyle w:val="XML1"/>
                </w:pPr>
              </w:pPrChange>
            </w:pPr>
            <w:del w:id="4453" w:author="Anees Shaikh" w:date="2013-10-06T21:58:00Z">
              <w:r w:rsidDel="00AE159D">
                <w:delText xml:space="preserve">            MUST be unique within the context of the OpenFlow Logical</w:delText>
              </w:r>
            </w:del>
          </w:p>
          <w:p w14:paraId="2C09C3C4" w14:textId="77D5197B" w:rsidR="00E02224" w:rsidDel="00AE159D" w:rsidRDefault="00E02224" w:rsidP="00AE159D">
            <w:pPr>
              <w:rPr>
                <w:del w:id="4454" w:author="Anees Shaikh" w:date="2013-10-06T21:58:00Z"/>
              </w:rPr>
              <w:pPrChange w:id="4455" w:author="Anees Shaikh" w:date="2013-10-06T21:59:00Z">
                <w:pPr>
                  <w:pStyle w:val="XML1"/>
                </w:pPr>
              </w:pPrChange>
            </w:pPr>
            <w:del w:id="4456" w:author="Anees Shaikh" w:date="2013-10-06T21:58:00Z">
              <w:r w:rsidDel="00AE159D">
                <w:delText xml:space="preserve">            Switch.  </w:delText>
              </w:r>
            </w:del>
          </w:p>
          <w:p w14:paraId="0DA8131E" w14:textId="453F6C49" w:rsidR="00E02224" w:rsidDel="00AE159D" w:rsidRDefault="00E02224" w:rsidP="00AE159D">
            <w:pPr>
              <w:rPr>
                <w:del w:id="4457" w:author="Anees Shaikh" w:date="2013-10-06T21:58:00Z"/>
              </w:rPr>
              <w:pPrChange w:id="4458" w:author="Anees Shaikh" w:date="2013-10-06T21:59:00Z">
                <w:pPr>
                  <w:pStyle w:val="XML1"/>
                </w:pPr>
              </w:pPrChange>
            </w:pPr>
            <w:del w:id="4459" w:author="Anees Shaikh" w:date="2013-10-06T21:58:00Z">
              <w:r w:rsidDel="00AE159D">
                <w:delText xml:space="preserve">                  </w:delText>
              </w:r>
            </w:del>
          </w:p>
          <w:p w14:paraId="03F2225F" w14:textId="2D29F5E0" w:rsidR="00E02224" w:rsidDel="00AE159D" w:rsidRDefault="00E02224" w:rsidP="00AE159D">
            <w:pPr>
              <w:rPr>
                <w:del w:id="4460" w:author="Anees Shaikh" w:date="2013-10-06T21:58:00Z"/>
              </w:rPr>
              <w:pPrChange w:id="4461" w:author="Anees Shaikh" w:date="2013-10-06T21:59:00Z">
                <w:pPr>
                  <w:pStyle w:val="XML1"/>
                </w:pPr>
              </w:pPrChange>
            </w:pPr>
            <w:del w:id="4462" w:author="Anees Shaikh" w:date="2013-10-06T21:58:00Z">
              <w:r w:rsidDel="00AE159D">
                <w:delText xml:space="preserve">            OpenFlow Capable Switch implementations may choose to</w:delText>
              </w:r>
            </w:del>
          </w:p>
          <w:p w14:paraId="7B1D3A06" w14:textId="3DCA658C" w:rsidR="00E02224" w:rsidDel="00AE159D" w:rsidRDefault="00E02224" w:rsidP="00AE159D">
            <w:pPr>
              <w:rPr>
                <w:del w:id="4463" w:author="Anees Shaikh" w:date="2013-10-06T21:58:00Z"/>
              </w:rPr>
              <w:pPrChange w:id="4464" w:author="Anees Shaikh" w:date="2013-10-06T21:59:00Z">
                <w:pPr>
                  <w:pStyle w:val="XML1"/>
                </w:pPr>
              </w:pPrChange>
            </w:pPr>
            <w:del w:id="4465" w:author="Anees Shaikh" w:date="2013-10-06T21:58:00Z">
              <w:r w:rsidDel="00AE159D">
                <w:delText xml:space="preserve">            assign values to OpenFlow Ports that are unique within the</w:delText>
              </w:r>
            </w:del>
          </w:p>
          <w:p w14:paraId="2B47FC21" w14:textId="45364ECA" w:rsidR="00E02224" w:rsidDel="00AE159D" w:rsidRDefault="00E02224" w:rsidP="00AE159D">
            <w:pPr>
              <w:rPr>
                <w:del w:id="4466" w:author="Anees Shaikh" w:date="2013-10-06T21:58:00Z"/>
              </w:rPr>
              <w:pPrChange w:id="4467" w:author="Anees Shaikh" w:date="2013-10-06T21:59:00Z">
                <w:pPr>
                  <w:pStyle w:val="XML1"/>
                </w:pPr>
              </w:pPrChange>
            </w:pPr>
            <w:del w:id="4468" w:author="Anees Shaikh" w:date="2013-10-06T21:58:00Z">
              <w:r w:rsidDel="00AE159D">
                <w:delText xml:space="preserve">            context of the OpenFlow Logical Switch.  These numbers can</w:delText>
              </w:r>
            </w:del>
          </w:p>
          <w:p w14:paraId="03A052E3" w14:textId="4F796EA1" w:rsidR="00E02224" w:rsidDel="00AE159D" w:rsidRDefault="00E02224" w:rsidP="00AE159D">
            <w:pPr>
              <w:rPr>
                <w:del w:id="4469" w:author="Anees Shaikh" w:date="2013-10-06T21:58:00Z"/>
              </w:rPr>
              <w:pPrChange w:id="4470" w:author="Anees Shaikh" w:date="2013-10-06T21:59:00Z">
                <w:pPr>
                  <w:pStyle w:val="XML1"/>
                </w:pPr>
              </w:pPrChange>
            </w:pPr>
            <w:del w:id="4471" w:author="Anees Shaikh" w:date="2013-10-06T21:58:00Z">
              <w:r w:rsidDel="00AE159D">
                <w:delText xml:space="preserve">            be used independent of assignments to OpenFlow Logical</w:delText>
              </w:r>
            </w:del>
          </w:p>
          <w:p w14:paraId="38987A39" w14:textId="0095E8C4" w:rsidR="00E02224" w:rsidDel="00AE159D" w:rsidRDefault="00E02224" w:rsidP="00AE159D">
            <w:pPr>
              <w:rPr>
                <w:del w:id="4472" w:author="Anees Shaikh" w:date="2013-10-06T21:58:00Z"/>
              </w:rPr>
              <w:pPrChange w:id="4473" w:author="Anees Shaikh" w:date="2013-10-06T21:59:00Z">
                <w:pPr>
                  <w:pStyle w:val="XML1"/>
                </w:pPr>
              </w:pPrChange>
            </w:pPr>
            <w:del w:id="4474" w:author="Anees Shaikh" w:date="2013-10-06T21:58:00Z">
              <w:r w:rsidDel="00AE159D">
                <w:delText xml:space="preserve">            Switches. </w:delText>
              </w:r>
            </w:del>
          </w:p>
          <w:p w14:paraId="4C95B98B" w14:textId="120F4541" w:rsidR="00E02224" w:rsidDel="00AE159D" w:rsidRDefault="00E02224" w:rsidP="00AE159D">
            <w:pPr>
              <w:rPr>
                <w:del w:id="4475" w:author="Anees Shaikh" w:date="2013-10-06T21:58:00Z"/>
              </w:rPr>
              <w:pPrChange w:id="4476" w:author="Anees Shaikh" w:date="2013-10-06T21:59:00Z">
                <w:pPr>
                  <w:pStyle w:val="XML1"/>
                </w:pPr>
              </w:pPrChange>
            </w:pPr>
            <w:del w:id="4477" w:author="Anees Shaikh" w:date="2013-10-06T21:58:00Z">
              <w:r w:rsidDel="00AE159D">
                <w:delText xml:space="preserve">                  </w:delText>
              </w:r>
            </w:del>
          </w:p>
          <w:p w14:paraId="26FBE55C" w14:textId="6EE07BDE" w:rsidR="00E02224" w:rsidDel="00AE159D" w:rsidRDefault="00E02224" w:rsidP="00AE159D">
            <w:pPr>
              <w:rPr>
                <w:del w:id="4478" w:author="Anees Shaikh" w:date="2013-10-06T21:58:00Z"/>
              </w:rPr>
              <w:pPrChange w:id="4479" w:author="Anees Shaikh" w:date="2013-10-06T21:59:00Z">
                <w:pPr>
                  <w:pStyle w:val="XML1"/>
                </w:pPr>
              </w:pPrChange>
            </w:pPr>
            <w:del w:id="4480" w:author="Anees Shaikh" w:date="2013-10-06T21:58:00Z">
              <w:r w:rsidDel="00AE159D">
                <w:delText xml:space="preserve">            Other implementations may assign values to this element</w:delText>
              </w:r>
            </w:del>
          </w:p>
          <w:p w14:paraId="289AC86D" w14:textId="67339344" w:rsidR="00E02224" w:rsidDel="00AE159D" w:rsidRDefault="00E02224" w:rsidP="00AE159D">
            <w:pPr>
              <w:rPr>
                <w:del w:id="4481" w:author="Anees Shaikh" w:date="2013-10-06T21:58:00Z"/>
              </w:rPr>
              <w:pPrChange w:id="4482" w:author="Anees Shaikh" w:date="2013-10-06T21:59:00Z">
                <w:pPr>
                  <w:pStyle w:val="XML1"/>
                </w:pPr>
              </w:pPrChange>
            </w:pPr>
            <w:del w:id="4483" w:author="Anees Shaikh" w:date="2013-10-06T21:58:00Z">
              <w:r w:rsidDel="00AE159D">
                <w:delText xml:space="preserve">            only if the OpenFlow Port is assigned to an OpenFlow</w:delText>
              </w:r>
            </w:del>
          </w:p>
          <w:p w14:paraId="5507B472" w14:textId="40A58B3E" w:rsidR="00E02224" w:rsidDel="00AE159D" w:rsidRDefault="00E02224" w:rsidP="00AE159D">
            <w:pPr>
              <w:rPr>
                <w:del w:id="4484" w:author="Anees Shaikh" w:date="2013-10-06T21:58:00Z"/>
              </w:rPr>
              <w:pPrChange w:id="4485" w:author="Anees Shaikh" w:date="2013-10-06T21:59:00Z">
                <w:pPr>
                  <w:pStyle w:val="XML1"/>
                </w:pPr>
              </w:pPrChange>
            </w:pPr>
            <w:del w:id="4486" w:author="Anees Shaikh" w:date="2013-10-06T21:58:00Z">
              <w:r w:rsidDel="00AE159D">
                <w:delText xml:space="preserve">            Logical Switch.  If no value is currently assigned to this</w:delText>
              </w:r>
            </w:del>
          </w:p>
          <w:p w14:paraId="23A251C2" w14:textId="29DBA6D0" w:rsidR="00E02224" w:rsidDel="00AE159D" w:rsidRDefault="00E02224" w:rsidP="00AE159D">
            <w:pPr>
              <w:rPr>
                <w:del w:id="4487" w:author="Anees Shaikh" w:date="2013-10-06T21:58:00Z"/>
              </w:rPr>
              <w:pPrChange w:id="4488" w:author="Anees Shaikh" w:date="2013-10-06T21:59:00Z">
                <w:pPr>
                  <w:pStyle w:val="XML1"/>
                </w:pPr>
              </w:pPrChange>
            </w:pPr>
            <w:del w:id="4489" w:author="Anees Shaikh" w:date="2013-10-06T21:58:00Z">
              <w:r w:rsidDel="00AE159D">
                <w:delText xml:space="preserve">            element then this element MUST NOT be included in replies</w:delText>
              </w:r>
            </w:del>
          </w:p>
          <w:p w14:paraId="252738E0" w14:textId="6A9B3281" w:rsidR="00E02224" w:rsidDel="00AE159D" w:rsidRDefault="00E02224" w:rsidP="00AE159D">
            <w:pPr>
              <w:rPr>
                <w:del w:id="4490" w:author="Anees Shaikh" w:date="2013-10-06T21:58:00Z"/>
              </w:rPr>
              <w:pPrChange w:id="4491" w:author="Anees Shaikh" w:date="2013-10-06T21:59:00Z">
                <w:pPr>
                  <w:pStyle w:val="XML1"/>
                </w:pPr>
              </w:pPrChange>
            </w:pPr>
            <w:del w:id="4492" w:author="Anees Shaikh" w:date="2013-10-06T21:58:00Z">
              <w:r w:rsidDel="00AE159D">
                <w:delText xml:space="preserve">            to NETCONF &amp;lt;get&amp;gt; requests. Since this element is not</w:delText>
              </w:r>
            </w:del>
          </w:p>
          <w:p w14:paraId="6CBDA218" w14:textId="58757DBE" w:rsidR="00E02224" w:rsidDel="00AE159D" w:rsidRDefault="00E02224" w:rsidP="00AE159D">
            <w:pPr>
              <w:rPr>
                <w:del w:id="4493" w:author="Anees Shaikh" w:date="2013-10-06T21:58:00Z"/>
              </w:rPr>
              <w:pPrChange w:id="4494" w:author="Anees Shaikh" w:date="2013-10-06T21:59:00Z">
                <w:pPr>
                  <w:pStyle w:val="XML1"/>
                </w:pPr>
              </w:pPrChange>
            </w:pPr>
            <w:del w:id="4495" w:author="Anees Shaikh" w:date="2013-10-06T21:58:00Z">
              <w:r w:rsidDel="00AE159D">
                <w:delText xml:space="preserve">            configurable with the NETCONF protocol it MUST NOT be</w:delText>
              </w:r>
            </w:del>
          </w:p>
          <w:p w14:paraId="42005FD1" w14:textId="2E65CB99" w:rsidR="00E02224" w:rsidDel="00AE159D" w:rsidRDefault="00E02224" w:rsidP="00AE159D">
            <w:pPr>
              <w:rPr>
                <w:del w:id="4496" w:author="Anees Shaikh" w:date="2013-10-06T21:58:00Z"/>
              </w:rPr>
              <w:pPrChange w:id="4497" w:author="Anees Shaikh" w:date="2013-10-06T21:59:00Z">
                <w:pPr>
                  <w:pStyle w:val="XML1"/>
                </w:pPr>
              </w:pPrChange>
            </w:pPr>
            <w:del w:id="4498" w:author="Anees Shaikh" w:date="2013-10-06T21:58:00Z">
              <w:r w:rsidDel="00AE159D">
                <w:delText xml:space="preserve">            included in replies to NETCONF &amp;lt;get-config&amp;gt; requests.</w:delText>
              </w:r>
            </w:del>
          </w:p>
          <w:p w14:paraId="23689A63" w14:textId="124083CD" w:rsidR="00E02224" w:rsidDel="00AE159D" w:rsidRDefault="00E02224" w:rsidP="00AE159D">
            <w:pPr>
              <w:rPr>
                <w:del w:id="4499" w:author="Anees Shaikh" w:date="2013-10-06T21:58:00Z"/>
              </w:rPr>
              <w:pPrChange w:id="4500" w:author="Anees Shaikh" w:date="2013-10-06T21:59:00Z">
                <w:pPr>
                  <w:pStyle w:val="XML1"/>
                </w:pPr>
              </w:pPrChange>
            </w:pPr>
            <w:del w:id="4501" w:author="Anees Shaikh" w:date="2013-10-06T21:58:00Z">
              <w:r w:rsidDel="00AE159D">
                <w:delText xml:space="preserve">          &lt;/xs:documentation&gt;</w:delText>
              </w:r>
            </w:del>
          </w:p>
          <w:p w14:paraId="7EF78A0C" w14:textId="500D136F" w:rsidR="00E02224" w:rsidDel="00AE159D" w:rsidRDefault="00E02224" w:rsidP="00AE159D">
            <w:pPr>
              <w:rPr>
                <w:del w:id="4502" w:author="Anees Shaikh" w:date="2013-10-06T21:58:00Z"/>
              </w:rPr>
              <w:pPrChange w:id="4503" w:author="Anees Shaikh" w:date="2013-10-06T21:59:00Z">
                <w:pPr>
                  <w:pStyle w:val="XML1"/>
                </w:pPr>
              </w:pPrChange>
            </w:pPr>
            <w:del w:id="4504" w:author="Anees Shaikh" w:date="2013-10-06T21:58:00Z">
              <w:r w:rsidDel="00AE159D">
                <w:delText xml:space="preserve">        &lt;/xs:annotation&gt;</w:delText>
              </w:r>
            </w:del>
          </w:p>
          <w:p w14:paraId="7977F680" w14:textId="20AF5980" w:rsidR="00E02224" w:rsidDel="00AE159D" w:rsidRDefault="00E02224" w:rsidP="00AE159D">
            <w:pPr>
              <w:rPr>
                <w:del w:id="4505" w:author="Anees Shaikh" w:date="2013-10-06T21:58:00Z"/>
              </w:rPr>
              <w:pPrChange w:id="4506" w:author="Anees Shaikh" w:date="2013-10-06T21:59:00Z">
                <w:pPr>
                  <w:pStyle w:val="XML1"/>
                </w:pPr>
              </w:pPrChange>
            </w:pPr>
            <w:del w:id="4507" w:author="Anees Shaikh" w:date="2013-10-06T21:58:00Z">
              <w:r w:rsidDel="00AE159D">
                <w:delText xml:space="preserve">      &lt;/xs:element&gt;</w:delText>
              </w:r>
            </w:del>
          </w:p>
          <w:p w14:paraId="0A388E5B" w14:textId="0209449E" w:rsidR="00E02224" w:rsidDel="00AE159D" w:rsidRDefault="00E02224" w:rsidP="00AE159D">
            <w:pPr>
              <w:rPr>
                <w:del w:id="4508" w:author="Anees Shaikh" w:date="2013-10-06T21:58:00Z"/>
              </w:rPr>
              <w:pPrChange w:id="4509" w:author="Anees Shaikh" w:date="2013-10-06T21:59:00Z">
                <w:pPr>
                  <w:pStyle w:val="XML1"/>
                </w:pPr>
              </w:pPrChange>
            </w:pPr>
            <w:del w:id="4510" w:author="Anees Shaikh" w:date="2013-10-06T21:58:00Z">
              <w:r w:rsidDel="00AE159D">
                <w:delText xml:space="preserve">      &lt;xs:element name="name"&gt;</w:delText>
              </w:r>
            </w:del>
          </w:p>
          <w:p w14:paraId="36B9E44B" w14:textId="389A0EF5" w:rsidR="00E02224" w:rsidDel="00AE159D" w:rsidRDefault="00E02224" w:rsidP="00AE159D">
            <w:pPr>
              <w:rPr>
                <w:del w:id="4511" w:author="Anees Shaikh" w:date="2013-10-06T21:58:00Z"/>
              </w:rPr>
              <w:pPrChange w:id="4512" w:author="Anees Shaikh" w:date="2013-10-06T21:59:00Z">
                <w:pPr>
                  <w:pStyle w:val="XML1"/>
                </w:pPr>
              </w:pPrChange>
            </w:pPr>
            <w:del w:id="4513" w:author="Anees Shaikh" w:date="2013-10-06T21:58:00Z">
              <w:r w:rsidDel="00AE159D">
                <w:delText xml:space="preserve">        &lt;xs:annotation&gt;</w:delText>
              </w:r>
            </w:del>
          </w:p>
          <w:p w14:paraId="1477E3AC" w14:textId="739DBA63" w:rsidR="00E02224" w:rsidDel="00AE159D" w:rsidRDefault="00E02224" w:rsidP="00AE159D">
            <w:pPr>
              <w:rPr>
                <w:del w:id="4514" w:author="Anees Shaikh" w:date="2013-10-06T21:58:00Z"/>
              </w:rPr>
              <w:pPrChange w:id="4515" w:author="Anees Shaikh" w:date="2013-10-06T21:59:00Z">
                <w:pPr>
                  <w:pStyle w:val="XML1"/>
                </w:pPr>
              </w:pPrChange>
            </w:pPr>
            <w:del w:id="4516" w:author="Anees Shaikh" w:date="2013-10-06T21:58:00Z">
              <w:r w:rsidDel="00AE159D">
                <w:delText xml:space="preserve">          &lt;xs:documentation&gt;</w:delText>
              </w:r>
            </w:del>
          </w:p>
          <w:p w14:paraId="5665E977" w14:textId="05045C42" w:rsidR="00E02224" w:rsidDel="00AE159D" w:rsidRDefault="00E02224" w:rsidP="00AE159D">
            <w:pPr>
              <w:rPr>
                <w:del w:id="4517" w:author="Anees Shaikh" w:date="2013-10-06T21:58:00Z"/>
              </w:rPr>
              <w:pPrChange w:id="4518" w:author="Anees Shaikh" w:date="2013-10-06T21:59:00Z">
                <w:pPr>
                  <w:pStyle w:val="XML1"/>
                </w:pPr>
              </w:pPrChange>
            </w:pPr>
            <w:del w:id="4519" w:author="Anees Shaikh" w:date="2013-10-06T21:58:00Z">
              <w:r w:rsidDel="00AE159D">
                <w:delText xml:space="preserve">            This element assists OpenFlow Controllers in </w:delText>
              </w:r>
            </w:del>
          </w:p>
          <w:p w14:paraId="1EBA6BF9" w14:textId="1353FFDC" w:rsidR="00E02224" w:rsidDel="00AE159D" w:rsidRDefault="00E02224" w:rsidP="00AE159D">
            <w:pPr>
              <w:rPr>
                <w:del w:id="4520" w:author="Anees Shaikh" w:date="2013-10-06T21:58:00Z"/>
              </w:rPr>
              <w:pPrChange w:id="4521" w:author="Anees Shaikh" w:date="2013-10-06T21:59:00Z">
                <w:pPr>
                  <w:pStyle w:val="XML1"/>
                </w:pPr>
              </w:pPrChange>
            </w:pPr>
            <w:del w:id="4522" w:author="Anees Shaikh" w:date="2013-10-06T21:58:00Z">
              <w:r w:rsidDel="00AE159D">
                <w:delText xml:space="preserve">            identifying OpenFlow Ports.  </w:delText>
              </w:r>
            </w:del>
          </w:p>
          <w:p w14:paraId="70CCFEF4" w14:textId="188B5106" w:rsidR="00E02224" w:rsidDel="00AE159D" w:rsidRDefault="00E02224" w:rsidP="00AE159D">
            <w:pPr>
              <w:rPr>
                <w:del w:id="4523" w:author="Anees Shaikh" w:date="2013-10-06T21:58:00Z"/>
              </w:rPr>
              <w:pPrChange w:id="4524" w:author="Anees Shaikh" w:date="2013-10-06T21:59:00Z">
                <w:pPr>
                  <w:pStyle w:val="XML1"/>
                </w:pPr>
              </w:pPrChange>
            </w:pPr>
            <w:del w:id="4525" w:author="Anees Shaikh" w:date="2013-10-06T21:58:00Z">
              <w:r w:rsidDel="00AE159D">
                <w:delText xml:space="preserve">                  </w:delText>
              </w:r>
            </w:del>
          </w:p>
          <w:p w14:paraId="035DCC22" w14:textId="33B00C34" w:rsidR="00E02224" w:rsidDel="00AE159D" w:rsidRDefault="00E02224" w:rsidP="00AE159D">
            <w:pPr>
              <w:rPr>
                <w:del w:id="4526" w:author="Anees Shaikh" w:date="2013-10-06T21:58:00Z"/>
              </w:rPr>
              <w:pPrChange w:id="4527" w:author="Anees Shaikh" w:date="2013-10-06T21:59:00Z">
                <w:pPr>
                  <w:pStyle w:val="XML1"/>
                </w:pPr>
              </w:pPrChange>
            </w:pPr>
            <w:del w:id="4528" w:author="Anees Shaikh" w:date="2013-10-06T21:58:00Z">
              <w:r w:rsidDel="00AE159D">
                <w:delText xml:space="preserve">            This element is not to be set by the OP-CONFIG protocol,</w:delText>
              </w:r>
            </w:del>
          </w:p>
          <w:p w14:paraId="406CE0A2" w14:textId="7FA66AB0" w:rsidR="00E02224" w:rsidDel="00AE159D" w:rsidRDefault="00E02224" w:rsidP="00AE159D">
            <w:pPr>
              <w:rPr>
                <w:del w:id="4529" w:author="Anees Shaikh" w:date="2013-10-06T21:58:00Z"/>
              </w:rPr>
              <w:pPrChange w:id="4530" w:author="Anees Shaikh" w:date="2013-10-06T21:59:00Z">
                <w:pPr>
                  <w:pStyle w:val="XML1"/>
                </w:pPr>
              </w:pPrChange>
            </w:pPr>
            <w:del w:id="4531" w:author="Anees Shaikh" w:date="2013-10-06T21:58:00Z">
              <w:r w:rsidDel="00AE159D">
                <w:delText xml:space="preserve">            but it is set by the switch implementation.  It may be set</w:delText>
              </w:r>
            </w:del>
          </w:p>
          <w:p w14:paraId="2BF28E1B" w14:textId="2E57CBE3" w:rsidR="00E02224" w:rsidDel="00AE159D" w:rsidRDefault="00E02224" w:rsidP="00AE159D">
            <w:pPr>
              <w:rPr>
                <w:del w:id="4532" w:author="Anees Shaikh" w:date="2013-10-06T21:58:00Z"/>
              </w:rPr>
              <w:pPrChange w:id="4533" w:author="Anees Shaikh" w:date="2013-10-06T21:59:00Z">
                <w:pPr>
                  <w:pStyle w:val="XML1"/>
                </w:pPr>
              </w:pPrChange>
            </w:pPr>
            <w:del w:id="4534" w:author="Anees Shaikh" w:date="2013-10-06T21:58:00Z">
              <w:r w:rsidDel="00AE159D">
                <w:delText xml:space="preserve">            at start-up time of an OpenFlow Capable Switch or when the </w:delText>
              </w:r>
            </w:del>
          </w:p>
          <w:p w14:paraId="134260D4" w14:textId="7935974E" w:rsidR="00E02224" w:rsidDel="00AE159D" w:rsidRDefault="00E02224" w:rsidP="00AE159D">
            <w:pPr>
              <w:rPr>
                <w:del w:id="4535" w:author="Anees Shaikh" w:date="2013-10-06T21:58:00Z"/>
              </w:rPr>
              <w:pPrChange w:id="4536" w:author="Anees Shaikh" w:date="2013-10-06T21:59:00Z">
                <w:pPr>
                  <w:pStyle w:val="XML1"/>
                </w:pPr>
              </w:pPrChange>
            </w:pPr>
            <w:del w:id="4537" w:author="Anees Shaikh" w:date="2013-10-06T21:58:00Z">
              <w:r w:rsidDel="00AE159D">
                <w:delText xml:space="preserve">            OpenFlow Port is assigned to an OpenFlow Logical Switch.</w:delText>
              </w:r>
            </w:del>
          </w:p>
          <w:p w14:paraId="74894F46" w14:textId="17FA955B" w:rsidR="00E02224" w:rsidDel="00AE159D" w:rsidRDefault="00E02224" w:rsidP="00AE159D">
            <w:pPr>
              <w:rPr>
                <w:del w:id="4538" w:author="Anees Shaikh" w:date="2013-10-06T21:58:00Z"/>
              </w:rPr>
              <w:pPrChange w:id="4539" w:author="Anees Shaikh" w:date="2013-10-06T21:59:00Z">
                <w:pPr>
                  <w:pStyle w:val="XML1"/>
                </w:pPr>
              </w:pPrChange>
            </w:pPr>
            <w:del w:id="4540" w:author="Anees Shaikh" w:date="2013-10-06T21:58:00Z">
              <w:r w:rsidDel="00AE159D">
                <w:delText xml:space="preserve">            It MAY also be not set at all.  If this element is set to a</w:delText>
              </w:r>
            </w:del>
          </w:p>
          <w:p w14:paraId="52B31B5A" w14:textId="5E94EDA4" w:rsidR="00E02224" w:rsidDel="00AE159D" w:rsidRDefault="00E02224" w:rsidP="00AE159D">
            <w:pPr>
              <w:rPr>
                <w:del w:id="4541" w:author="Anees Shaikh" w:date="2013-10-06T21:58:00Z"/>
              </w:rPr>
              <w:pPrChange w:id="4542" w:author="Anees Shaikh" w:date="2013-10-06T21:59:00Z">
                <w:pPr>
                  <w:pStyle w:val="XML1"/>
                </w:pPr>
              </w:pPrChange>
            </w:pPr>
            <w:del w:id="4543" w:author="Anees Shaikh" w:date="2013-10-06T21:58:00Z">
              <w:r w:rsidDel="00AE159D">
                <w:delText xml:space="preserve">            value other than the empty string when being assigned to an</w:delText>
              </w:r>
            </w:del>
          </w:p>
          <w:p w14:paraId="3C2D2D54" w14:textId="126DA3A5" w:rsidR="00E02224" w:rsidDel="00AE159D" w:rsidRDefault="00E02224" w:rsidP="00AE159D">
            <w:pPr>
              <w:rPr>
                <w:del w:id="4544" w:author="Anees Shaikh" w:date="2013-10-06T21:58:00Z"/>
              </w:rPr>
              <w:pPrChange w:id="4545" w:author="Anees Shaikh" w:date="2013-10-06T21:59:00Z">
                <w:pPr>
                  <w:pStyle w:val="XML1"/>
                </w:pPr>
              </w:pPrChange>
            </w:pPr>
            <w:del w:id="4546" w:author="Anees Shaikh" w:date="2013-10-06T21:58:00Z">
              <w:r w:rsidDel="00AE159D">
                <w:delText xml:space="preserve">            OpenFlow Logical Switch, then the value of this element</w:delText>
              </w:r>
            </w:del>
          </w:p>
          <w:p w14:paraId="2C30BCFE" w14:textId="132BAD1D" w:rsidR="00E02224" w:rsidDel="00AE159D" w:rsidRDefault="00E02224" w:rsidP="00AE159D">
            <w:pPr>
              <w:rPr>
                <w:del w:id="4547" w:author="Anees Shaikh" w:date="2013-10-06T21:58:00Z"/>
              </w:rPr>
              <w:pPrChange w:id="4548" w:author="Anees Shaikh" w:date="2013-10-06T21:59:00Z">
                <w:pPr>
                  <w:pStyle w:val="XML1"/>
                </w:pPr>
              </w:pPrChange>
            </w:pPr>
            <w:del w:id="4549" w:author="Anees Shaikh" w:date="2013-10-06T21:58:00Z">
              <w:r w:rsidDel="00AE159D">
                <w:delText xml:space="preserve">            MUST be unique within the context of the OpenFlow Logical</w:delText>
              </w:r>
            </w:del>
          </w:p>
          <w:p w14:paraId="64CF2F11" w14:textId="0D9CDF8B" w:rsidR="00E02224" w:rsidDel="00AE159D" w:rsidRDefault="00E02224" w:rsidP="00AE159D">
            <w:pPr>
              <w:rPr>
                <w:del w:id="4550" w:author="Anees Shaikh" w:date="2013-10-06T21:58:00Z"/>
              </w:rPr>
              <w:pPrChange w:id="4551" w:author="Anees Shaikh" w:date="2013-10-06T21:59:00Z">
                <w:pPr>
                  <w:pStyle w:val="XML1"/>
                </w:pPr>
              </w:pPrChange>
            </w:pPr>
            <w:del w:id="4552" w:author="Anees Shaikh" w:date="2013-10-06T21:58:00Z">
              <w:r w:rsidDel="00AE159D">
                <w:delText xml:space="preserve">            Switch.  </w:delText>
              </w:r>
            </w:del>
          </w:p>
          <w:p w14:paraId="7B4D945C" w14:textId="56389F34" w:rsidR="00E02224" w:rsidDel="00AE159D" w:rsidRDefault="00E02224" w:rsidP="00AE159D">
            <w:pPr>
              <w:rPr>
                <w:del w:id="4553" w:author="Anees Shaikh" w:date="2013-10-06T21:58:00Z"/>
              </w:rPr>
              <w:pPrChange w:id="4554" w:author="Anees Shaikh" w:date="2013-10-06T21:59:00Z">
                <w:pPr>
                  <w:pStyle w:val="XML1"/>
                </w:pPr>
              </w:pPrChange>
            </w:pPr>
            <w:del w:id="4555" w:author="Anees Shaikh" w:date="2013-10-06T21:58:00Z">
              <w:r w:rsidDel="00AE159D">
                <w:delText xml:space="preserve">                  </w:delText>
              </w:r>
            </w:del>
          </w:p>
          <w:p w14:paraId="6A4190EB" w14:textId="21DE2DDC" w:rsidR="00E02224" w:rsidDel="00AE159D" w:rsidRDefault="00E02224" w:rsidP="00AE159D">
            <w:pPr>
              <w:rPr>
                <w:del w:id="4556" w:author="Anees Shaikh" w:date="2013-10-06T21:58:00Z"/>
              </w:rPr>
              <w:pPrChange w:id="4557" w:author="Anees Shaikh" w:date="2013-10-06T21:59:00Z">
                <w:pPr>
                  <w:pStyle w:val="XML1"/>
                </w:pPr>
              </w:pPrChange>
            </w:pPr>
            <w:del w:id="4558" w:author="Anees Shaikh" w:date="2013-10-06T21:58:00Z">
              <w:r w:rsidDel="00AE159D">
                <w:delText xml:space="preserve">            If no value or the empty string is currently assigned to</w:delText>
              </w:r>
            </w:del>
          </w:p>
          <w:p w14:paraId="70617F2E" w14:textId="63921135" w:rsidR="00E02224" w:rsidDel="00AE159D" w:rsidRDefault="00E02224" w:rsidP="00AE159D">
            <w:pPr>
              <w:rPr>
                <w:del w:id="4559" w:author="Anees Shaikh" w:date="2013-10-06T21:58:00Z"/>
              </w:rPr>
              <w:pPrChange w:id="4560" w:author="Anees Shaikh" w:date="2013-10-06T21:59:00Z">
                <w:pPr>
                  <w:pStyle w:val="XML1"/>
                </w:pPr>
              </w:pPrChange>
            </w:pPr>
            <w:del w:id="4561" w:author="Anees Shaikh" w:date="2013-10-06T21:58:00Z">
              <w:r w:rsidDel="00AE159D">
                <w:delText xml:space="preserve">            this element then this element MUST not be included in</w:delText>
              </w:r>
            </w:del>
          </w:p>
          <w:p w14:paraId="6758F28E" w14:textId="75AB189C" w:rsidR="00E02224" w:rsidDel="00AE159D" w:rsidRDefault="00E02224" w:rsidP="00AE159D">
            <w:pPr>
              <w:rPr>
                <w:del w:id="4562" w:author="Anees Shaikh" w:date="2013-10-06T21:58:00Z"/>
              </w:rPr>
              <w:pPrChange w:id="4563" w:author="Anees Shaikh" w:date="2013-10-06T21:59:00Z">
                <w:pPr>
                  <w:pStyle w:val="XML1"/>
                </w:pPr>
              </w:pPrChange>
            </w:pPr>
            <w:del w:id="4564" w:author="Anees Shaikh" w:date="2013-10-06T21:58:00Z">
              <w:r w:rsidDel="00AE159D">
                <w:delText xml:space="preserve">            replies to NETCONF &amp;lt;get&amp;gt; requests. Since this element is</w:delText>
              </w:r>
            </w:del>
          </w:p>
          <w:p w14:paraId="5A5E3289" w14:textId="3FDC0A43" w:rsidR="00E02224" w:rsidDel="00AE159D" w:rsidRDefault="00E02224" w:rsidP="00AE159D">
            <w:pPr>
              <w:rPr>
                <w:del w:id="4565" w:author="Anees Shaikh" w:date="2013-10-06T21:58:00Z"/>
              </w:rPr>
              <w:pPrChange w:id="4566" w:author="Anees Shaikh" w:date="2013-10-06T21:59:00Z">
                <w:pPr>
                  <w:pStyle w:val="XML1"/>
                </w:pPr>
              </w:pPrChange>
            </w:pPr>
            <w:del w:id="4567" w:author="Anees Shaikh" w:date="2013-10-06T21:58:00Z">
              <w:r w:rsidDel="00AE159D">
                <w:delText xml:space="preserve">            not configurable with the NETCONF protocol it MUST NOT be</w:delText>
              </w:r>
            </w:del>
          </w:p>
          <w:p w14:paraId="6AC5A2C2" w14:textId="677ECC11" w:rsidR="00E02224" w:rsidDel="00AE159D" w:rsidRDefault="00E02224" w:rsidP="00AE159D">
            <w:pPr>
              <w:rPr>
                <w:del w:id="4568" w:author="Anees Shaikh" w:date="2013-10-06T21:58:00Z"/>
              </w:rPr>
              <w:pPrChange w:id="4569" w:author="Anees Shaikh" w:date="2013-10-06T21:59:00Z">
                <w:pPr>
                  <w:pStyle w:val="XML1"/>
                </w:pPr>
              </w:pPrChange>
            </w:pPr>
            <w:del w:id="4570" w:author="Anees Shaikh" w:date="2013-10-06T21:58:00Z">
              <w:r w:rsidDel="00AE159D">
                <w:delText xml:space="preserve">            included in replies to NETCONF &amp;lt;get-config&amp;gt; requests.</w:delText>
              </w:r>
            </w:del>
          </w:p>
          <w:p w14:paraId="3B01E962" w14:textId="0667A097" w:rsidR="00E02224" w:rsidDel="00AE159D" w:rsidRDefault="00E02224" w:rsidP="00AE159D">
            <w:pPr>
              <w:rPr>
                <w:del w:id="4571" w:author="Anees Shaikh" w:date="2013-10-06T21:58:00Z"/>
              </w:rPr>
              <w:pPrChange w:id="4572" w:author="Anees Shaikh" w:date="2013-10-06T21:59:00Z">
                <w:pPr>
                  <w:pStyle w:val="XML1"/>
                </w:pPr>
              </w:pPrChange>
            </w:pPr>
            <w:del w:id="4573" w:author="Anees Shaikh" w:date="2013-10-06T21:58:00Z">
              <w:r w:rsidDel="00AE159D">
                <w:delText xml:space="preserve">          &lt;/xs:documentation&gt;</w:delText>
              </w:r>
            </w:del>
          </w:p>
          <w:p w14:paraId="536326A6" w14:textId="5088705C" w:rsidR="00E02224" w:rsidDel="00AE159D" w:rsidRDefault="00E02224" w:rsidP="00AE159D">
            <w:pPr>
              <w:rPr>
                <w:del w:id="4574" w:author="Anees Shaikh" w:date="2013-10-06T21:58:00Z"/>
              </w:rPr>
              <w:pPrChange w:id="4575" w:author="Anees Shaikh" w:date="2013-10-06T21:59:00Z">
                <w:pPr>
                  <w:pStyle w:val="XML1"/>
                </w:pPr>
              </w:pPrChange>
            </w:pPr>
            <w:del w:id="4576" w:author="Anees Shaikh" w:date="2013-10-06T21:58:00Z">
              <w:r w:rsidDel="00AE159D">
                <w:delText xml:space="preserve">        &lt;/xs:annotation&gt;</w:delText>
              </w:r>
            </w:del>
          </w:p>
          <w:p w14:paraId="1DCE842D" w14:textId="1D4B5968" w:rsidR="00E02224" w:rsidDel="00AE159D" w:rsidRDefault="00E02224" w:rsidP="00AE159D">
            <w:pPr>
              <w:rPr>
                <w:del w:id="4577" w:author="Anees Shaikh" w:date="2013-10-06T21:58:00Z"/>
              </w:rPr>
              <w:pPrChange w:id="4578" w:author="Anees Shaikh" w:date="2013-10-06T21:59:00Z">
                <w:pPr>
                  <w:pStyle w:val="XML1"/>
                </w:pPr>
              </w:pPrChange>
            </w:pPr>
            <w:del w:id="4579" w:author="Anees Shaikh" w:date="2013-10-06T21:58:00Z">
              <w:r w:rsidDel="00AE159D">
                <w:delText xml:space="preserve">        &lt;xs:simpleType&gt;</w:delText>
              </w:r>
            </w:del>
          </w:p>
          <w:p w14:paraId="16B16BF8" w14:textId="6EB1B868" w:rsidR="00E02224" w:rsidDel="00AE159D" w:rsidRDefault="00E02224" w:rsidP="00AE159D">
            <w:pPr>
              <w:rPr>
                <w:del w:id="4580" w:author="Anees Shaikh" w:date="2013-10-06T21:58:00Z"/>
              </w:rPr>
              <w:pPrChange w:id="4581" w:author="Anees Shaikh" w:date="2013-10-06T21:59:00Z">
                <w:pPr>
                  <w:pStyle w:val="XML1"/>
                </w:pPr>
              </w:pPrChange>
            </w:pPr>
            <w:del w:id="4582" w:author="Anees Shaikh" w:date="2013-10-06T21:58:00Z">
              <w:r w:rsidDel="00AE159D">
                <w:delText xml:space="preserve">          &lt;xs:restriction base="xs:string"&gt;</w:delText>
              </w:r>
            </w:del>
          </w:p>
          <w:p w14:paraId="2F87D6B9" w14:textId="32FC4E84" w:rsidR="00E02224" w:rsidDel="00AE159D" w:rsidRDefault="00E02224" w:rsidP="00AE159D">
            <w:pPr>
              <w:rPr>
                <w:del w:id="4583" w:author="Anees Shaikh" w:date="2013-10-06T21:58:00Z"/>
              </w:rPr>
              <w:pPrChange w:id="4584" w:author="Anees Shaikh" w:date="2013-10-06T21:59:00Z">
                <w:pPr>
                  <w:pStyle w:val="XML1"/>
                </w:pPr>
              </w:pPrChange>
            </w:pPr>
            <w:del w:id="4585" w:author="Anees Shaikh" w:date="2013-10-06T21:58:00Z">
              <w:r w:rsidDel="00AE159D">
                <w:delText xml:space="preserve">            &lt;xs:minLength value="1"/&gt;</w:delText>
              </w:r>
            </w:del>
          </w:p>
          <w:p w14:paraId="09453194" w14:textId="145CE49D" w:rsidR="00E02224" w:rsidDel="00AE159D" w:rsidRDefault="00E02224" w:rsidP="00AE159D">
            <w:pPr>
              <w:rPr>
                <w:del w:id="4586" w:author="Anees Shaikh" w:date="2013-10-06T21:58:00Z"/>
              </w:rPr>
              <w:pPrChange w:id="4587" w:author="Anees Shaikh" w:date="2013-10-06T21:59:00Z">
                <w:pPr>
                  <w:pStyle w:val="XML1"/>
                </w:pPr>
              </w:pPrChange>
            </w:pPr>
            <w:del w:id="4588" w:author="Anees Shaikh" w:date="2013-10-06T21:58:00Z">
              <w:r w:rsidDel="00AE159D">
                <w:delText xml:space="preserve">            &lt;xs:maxLength value="16"/&gt;</w:delText>
              </w:r>
            </w:del>
          </w:p>
          <w:p w14:paraId="3E8BC159" w14:textId="4ABB1986" w:rsidR="00E02224" w:rsidDel="00AE159D" w:rsidRDefault="00E02224" w:rsidP="00AE159D">
            <w:pPr>
              <w:rPr>
                <w:del w:id="4589" w:author="Anees Shaikh" w:date="2013-10-06T21:58:00Z"/>
              </w:rPr>
              <w:pPrChange w:id="4590" w:author="Anees Shaikh" w:date="2013-10-06T21:59:00Z">
                <w:pPr>
                  <w:pStyle w:val="XML1"/>
                </w:pPr>
              </w:pPrChange>
            </w:pPr>
            <w:del w:id="4591" w:author="Anees Shaikh" w:date="2013-10-06T21:58:00Z">
              <w:r w:rsidDel="00AE159D">
                <w:delText xml:space="preserve">          &lt;/xs:restriction&gt;</w:delText>
              </w:r>
            </w:del>
          </w:p>
          <w:p w14:paraId="12855138" w14:textId="06CF1641" w:rsidR="00E02224" w:rsidDel="00AE159D" w:rsidRDefault="00E02224" w:rsidP="00AE159D">
            <w:pPr>
              <w:rPr>
                <w:del w:id="4592" w:author="Anees Shaikh" w:date="2013-10-06T21:58:00Z"/>
              </w:rPr>
              <w:pPrChange w:id="4593" w:author="Anees Shaikh" w:date="2013-10-06T21:59:00Z">
                <w:pPr>
                  <w:pStyle w:val="XML1"/>
                </w:pPr>
              </w:pPrChange>
            </w:pPr>
            <w:del w:id="4594" w:author="Anees Shaikh" w:date="2013-10-06T21:58:00Z">
              <w:r w:rsidDel="00AE159D">
                <w:delText xml:space="preserve">        &lt;/xs:simpleType&gt;</w:delText>
              </w:r>
            </w:del>
          </w:p>
          <w:p w14:paraId="1F899BAD" w14:textId="519576A8" w:rsidR="00E02224" w:rsidDel="00AE159D" w:rsidRDefault="00E02224" w:rsidP="00AE159D">
            <w:pPr>
              <w:rPr>
                <w:del w:id="4595" w:author="Anees Shaikh" w:date="2013-10-06T21:58:00Z"/>
              </w:rPr>
              <w:pPrChange w:id="4596" w:author="Anees Shaikh" w:date="2013-10-06T21:59:00Z">
                <w:pPr>
                  <w:pStyle w:val="XML1"/>
                </w:pPr>
              </w:pPrChange>
            </w:pPr>
            <w:del w:id="4597" w:author="Anees Shaikh" w:date="2013-10-06T21:58:00Z">
              <w:r w:rsidDel="00AE159D">
                <w:delText xml:space="preserve">      &lt;/xs:element&gt;</w:delText>
              </w:r>
            </w:del>
          </w:p>
          <w:p w14:paraId="7D25F683" w14:textId="6DF5E9F7" w:rsidR="00E02224" w:rsidDel="00AE159D" w:rsidRDefault="00E02224" w:rsidP="00AE159D">
            <w:pPr>
              <w:rPr>
                <w:del w:id="4598" w:author="Anees Shaikh" w:date="2013-10-06T21:58:00Z"/>
              </w:rPr>
              <w:pPrChange w:id="4599" w:author="Anees Shaikh" w:date="2013-10-06T21:59:00Z">
                <w:pPr>
                  <w:pStyle w:val="XML1"/>
                </w:pPr>
              </w:pPrChange>
            </w:pPr>
            <w:del w:id="4600" w:author="Anees Shaikh" w:date="2013-10-06T21:58:00Z">
              <w:r w:rsidDel="00AE159D">
                <w:delText xml:space="preserve">      &lt;xs:element name="current-rate"  type="xs:unsignedInt"&gt;</w:delText>
              </w:r>
            </w:del>
          </w:p>
          <w:p w14:paraId="346F0869" w14:textId="0E1D87E5" w:rsidR="00E02224" w:rsidDel="00AE159D" w:rsidRDefault="00E02224" w:rsidP="00AE159D">
            <w:pPr>
              <w:rPr>
                <w:del w:id="4601" w:author="Anees Shaikh" w:date="2013-10-06T21:58:00Z"/>
              </w:rPr>
              <w:pPrChange w:id="4602" w:author="Anees Shaikh" w:date="2013-10-06T21:59:00Z">
                <w:pPr>
                  <w:pStyle w:val="XML1"/>
                </w:pPr>
              </w:pPrChange>
            </w:pPr>
            <w:del w:id="4603" w:author="Anees Shaikh" w:date="2013-10-06T21:58:00Z">
              <w:r w:rsidDel="00AE159D">
                <w:delText xml:space="preserve">        &lt;xs:annotation&gt;</w:delText>
              </w:r>
            </w:del>
          </w:p>
          <w:p w14:paraId="22A2718C" w14:textId="1DF303AE" w:rsidR="00E02224" w:rsidDel="00AE159D" w:rsidRDefault="00E02224" w:rsidP="00AE159D">
            <w:pPr>
              <w:rPr>
                <w:del w:id="4604" w:author="Anees Shaikh" w:date="2013-10-06T21:58:00Z"/>
              </w:rPr>
              <w:pPrChange w:id="4605" w:author="Anees Shaikh" w:date="2013-10-06T21:59:00Z">
                <w:pPr>
                  <w:pStyle w:val="XML1"/>
                </w:pPr>
              </w:pPrChange>
            </w:pPr>
            <w:del w:id="4606" w:author="Anees Shaikh" w:date="2013-10-06T21:58:00Z">
              <w:r w:rsidDel="00AE159D">
                <w:delText xml:space="preserve">          &lt;xs:documentation&gt;</w:delText>
              </w:r>
            </w:del>
          </w:p>
          <w:p w14:paraId="4CEAD3B0" w14:textId="0EE0F97D" w:rsidR="00E02224" w:rsidDel="00AE159D" w:rsidRDefault="00E02224" w:rsidP="00AE159D">
            <w:pPr>
              <w:rPr>
                <w:del w:id="4607" w:author="Anees Shaikh" w:date="2013-10-06T21:58:00Z"/>
              </w:rPr>
              <w:pPrChange w:id="4608" w:author="Anees Shaikh" w:date="2013-10-06T21:59:00Z">
                <w:pPr>
                  <w:pStyle w:val="XML1"/>
                </w:pPr>
              </w:pPrChange>
            </w:pPr>
            <w:del w:id="4609" w:author="Anees Shaikh" w:date="2013-10-06T21:58:00Z">
              <w:r w:rsidDel="00AE159D">
                <w:delText xml:space="preserve">            This element indicates the current bit rate of </w:delText>
              </w:r>
            </w:del>
          </w:p>
          <w:p w14:paraId="67C7D9E2" w14:textId="2E690180" w:rsidR="00E02224" w:rsidDel="00AE159D" w:rsidRDefault="00E02224" w:rsidP="00AE159D">
            <w:pPr>
              <w:rPr>
                <w:del w:id="4610" w:author="Anees Shaikh" w:date="2013-10-06T21:58:00Z"/>
              </w:rPr>
              <w:pPrChange w:id="4611" w:author="Anees Shaikh" w:date="2013-10-06T21:59:00Z">
                <w:pPr>
                  <w:pStyle w:val="XML1"/>
                </w:pPr>
              </w:pPrChange>
            </w:pPr>
            <w:del w:id="4612" w:author="Anees Shaikh" w:date="2013-10-06T21:58:00Z">
              <w:r w:rsidDel="00AE159D">
                <w:delText xml:space="preserve">            the port. Its values is to be provided in units of kilobit </w:delText>
              </w:r>
            </w:del>
          </w:p>
          <w:p w14:paraId="78FE8FDC" w14:textId="0D6B4B44" w:rsidR="00E02224" w:rsidDel="00AE159D" w:rsidRDefault="00E02224" w:rsidP="00AE159D">
            <w:pPr>
              <w:rPr>
                <w:del w:id="4613" w:author="Anees Shaikh" w:date="2013-10-06T21:58:00Z"/>
              </w:rPr>
              <w:pPrChange w:id="4614" w:author="Anees Shaikh" w:date="2013-10-06T21:59:00Z">
                <w:pPr>
                  <w:pStyle w:val="XML1"/>
                </w:pPr>
              </w:pPrChange>
            </w:pPr>
            <w:del w:id="4615" w:author="Anees Shaikh" w:date="2013-10-06T21:58:00Z">
              <w:r w:rsidDel="00AE159D">
                <w:delText xml:space="preserve">            per second (kbps). This element is only valid if the </w:delText>
              </w:r>
            </w:del>
          </w:p>
          <w:p w14:paraId="58E1E62D" w14:textId="68333948" w:rsidR="00E02224" w:rsidDel="00AE159D" w:rsidRDefault="00E02224" w:rsidP="00AE159D">
            <w:pPr>
              <w:rPr>
                <w:del w:id="4616" w:author="Anees Shaikh" w:date="2013-10-06T21:58:00Z"/>
              </w:rPr>
              <w:pPrChange w:id="4617" w:author="Anees Shaikh" w:date="2013-10-06T21:59:00Z">
                <w:pPr>
                  <w:pStyle w:val="XML1"/>
                </w:pPr>
              </w:pPrChange>
            </w:pPr>
            <w:del w:id="4618" w:author="Anees Shaikh" w:date="2013-10-06T21:58:00Z">
              <w:r w:rsidDel="00AE159D">
                <w:delText xml:space="preserve">            element called 'rate' in the current Port Features has a </w:delText>
              </w:r>
            </w:del>
          </w:p>
          <w:p w14:paraId="6D4844E8" w14:textId="1029673C" w:rsidR="00E02224" w:rsidDel="00AE159D" w:rsidRDefault="00E02224" w:rsidP="00AE159D">
            <w:pPr>
              <w:rPr>
                <w:del w:id="4619" w:author="Anees Shaikh" w:date="2013-10-06T21:58:00Z"/>
              </w:rPr>
              <w:pPrChange w:id="4620" w:author="Anees Shaikh" w:date="2013-10-06T21:59:00Z">
                <w:pPr>
                  <w:pStyle w:val="XML1"/>
                </w:pPr>
              </w:pPrChange>
            </w:pPr>
            <w:del w:id="4621" w:author="Anees Shaikh" w:date="2013-10-06T21:58:00Z">
              <w:r w:rsidDel="00AE159D">
                <w:delText xml:space="preserve">            value of 'other'.</w:delText>
              </w:r>
            </w:del>
          </w:p>
          <w:p w14:paraId="08885C17" w14:textId="1F6A27BD" w:rsidR="00E02224" w:rsidDel="00AE159D" w:rsidRDefault="00E02224" w:rsidP="00AE159D">
            <w:pPr>
              <w:rPr>
                <w:del w:id="4622" w:author="Anees Shaikh" w:date="2013-10-06T21:58:00Z"/>
              </w:rPr>
              <w:pPrChange w:id="4623" w:author="Anees Shaikh" w:date="2013-10-06T21:59:00Z">
                <w:pPr>
                  <w:pStyle w:val="XML1"/>
                </w:pPr>
              </w:pPrChange>
            </w:pPr>
          </w:p>
          <w:p w14:paraId="72418FBB" w14:textId="3553B71B" w:rsidR="00E02224" w:rsidDel="00AE159D" w:rsidRDefault="00E02224" w:rsidP="00AE159D">
            <w:pPr>
              <w:rPr>
                <w:del w:id="4624" w:author="Anees Shaikh" w:date="2013-10-06T21:58:00Z"/>
              </w:rPr>
              <w:pPrChange w:id="4625" w:author="Anees Shaikh" w:date="2013-10-06T21:59:00Z">
                <w:pPr>
                  <w:pStyle w:val="XML1"/>
                </w:pPr>
              </w:pPrChange>
            </w:pPr>
            <w:del w:id="4626" w:author="Anees Shaikh" w:date="2013-10-06T21:58:00Z">
              <w:r w:rsidDel="00AE159D">
                <w:delText xml:space="preserve">            Since this element is not configurable with the NETCONF</w:delText>
              </w:r>
            </w:del>
          </w:p>
          <w:p w14:paraId="5833EDAC" w14:textId="67A467FD" w:rsidR="00E02224" w:rsidDel="00AE159D" w:rsidRDefault="00E02224" w:rsidP="00AE159D">
            <w:pPr>
              <w:rPr>
                <w:del w:id="4627" w:author="Anees Shaikh" w:date="2013-10-06T21:58:00Z"/>
              </w:rPr>
              <w:pPrChange w:id="4628" w:author="Anees Shaikh" w:date="2013-10-06T21:59:00Z">
                <w:pPr>
                  <w:pStyle w:val="XML1"/>
                </w:pPr>
              </w:pPrChange>
            </w:pPr>
            <w:del w:id="4629" w:author="Anees Shaikh" w:date="2013-10-06T21:58:00Z">
              <w:r w:rsidDel="00AE159D">
                <w:delText xml:space="preserve">            protocol it MUST NOT be included in replies to NETCONF</w:delText>
              </w:r>
            </w:del>
          </w:p>
          <w:p w14:paraId="5B31B92C" w14:textId="2936454E" w:rsidR="00E02224" w:rsidDel="00AE159D" w:rsidRDefault="00E02224" w:rsidP="00AE159D">
            <w:pPr>
              <w:rPr>
                <w:del w:id="4630" w:author="Anees Shaikh" w:date="2013-10-06T21:58:00Z"/>
              </w:rPr>
              <w:pPrChange w:id="4631" w:author="Anees Shaikh" w:date="2013-10-06T21:59:00Z">
                <w:pPr>
                  <w:pStyle w:val="XML1"/>
                </w:pPr>
              </w:pPrChange>
            </w:pPr>
            <w:del w:id="4632" w:author="Anees Shaikh" w:date="2013-10-06T21:58:00Z">
              <w:r w:rsidDel="00AE159D">
                <w:delText xml:space="preserve">            &amp;lt;get-config&amp;gt; requests.</w:delText>
              </w:r>
            </w:del>
          </w:p>
          <w:p w14:paraId="1D99B716" w14:textId="220D867F" w:rsidR="00E02224" w:rsidDel="00AE159D" w:rsidRDefault="00E02224" w:rsidP="00AE159D">
            <w:pPr>
              <w:rPr>
                <w:del w:id="4633" w:author="Anees Shaikh" w:date="2013-10-06T21:58:00Z"/>
              </w:rPr>
              <w:pPrChange w:id="4634" w:author="Anees Shaikh" w:date="2013-10-06T21:59:00Z">
                <w:pPr>
                  <w:pStyle w:val="XML1"/>
                </w:pPr>
              </w:pPrChange>
            </w:pPr>
            <w:del w:id="4635" w:author="Anees Shaikh" w:date="2013-10-06T21:58:00Z">
              <w:r w:rsidDel="00AE159D">
                <w:delText xml:space="preserve">          &lt;/xs:documentation&gt;</w:delText>
              </w:r>
            </w:del>
          </w:p>
          <w:p w14:paraId="2D118243" w14:textId="7BED82B6" w:rsidR="00E02224" w:rsidDel="00AE159D" w:rsidRDefault="00E02224" w:rsidP="00AE159D">
            <w:pPr>
              <w:rPr>
                <w:del w:id="4636" w:author="Anees Shaikh" w:date="2013-10-06T21:58:00Z"/>
              </w:rPr>
              <w:pPrChange w:id="4637" w:author="Anees Shaikh" w:date="2013-10-06T21:59:00Z">
                <w:pPr>
                  <w:pStyle w:val="XML1"/>
                </w:pPr>
              </w:pPrChange>
            </w:pPr>
            <w:del w:id="4638" w:author="Anees Shaikh" w:date="2013-10-06T21:58:00Z">
              <w:r w:rsidDel="00AE159D">
                <w:delText xml:space="preserve">        &lt;/xs:annotation&gt;</w:delText>
              </w:r>
            </w:del>
          </w:p>
          <w:p w14:paraId="13BF11D2" w14:textId="61BC7262" w:rsidR="00E02224" w:rsidDel="00AE159D" w:rsidRDefault="00E02224" w:rsidP="00AE159D">
            <w:pPr>
              <w:rPr>
                <w:del w:id="4639" w:author="Anees Shaikh" w:date="2013-10-06T21:58:00Z"/>
              </w:rPr>
              <w:pPrChange w:id="4640" w:author="Anees Shaikh" w:date="2013-10-06T21:59:00Z">
                <w:pPr>
                  <w:pStyle w:val="XML1"/>
                </w:pPr>
              </w:pPrChange>
            </w:pPr>
            <w:del w:id="4641" w:author="Anees Shaikh" w:date="2013-10-06T21:58:00Z">
              <w:r w:rsidDel="00AE159D">
                <w:delText xml:space="preserve">      &lt;/xs:element&gt;</w:delText>
              </w:r>
            </w:del>
          </w:p>
          <w:p w14:paraId="241B51B9" w14:textId="7599C776" w:rsidR="00E02224" w:rsidDel="00AE159D" w:rsidRDefault="00E02224" w:rsidP="00AE159D">
            <w:pPr>
              <w:rPr>
                <w:del w:id="4642" w:author="Anees Shaikh" w:date="2013-10-06T21:58:00Z"/>
              </w:rPr>
              <w:pPrChange w:id="4643" w:author="Anees Shaikh" w:date="2013-10-06T21:59:00Z">
                <w:pPr>
                  <w:pStyle w:val="XML1"/>
                </w:pPr>
              </w:pPrChange>
            </w:pPr>
            <w:del w:id="4644" w:author="Anees Shaikh" w:date="2013-10-06T21:58:00Z">
              <w:r w:rsidDel="00AE159D">
                <w:delText xml:space="preserve">      &lt;xs:element name="max-rate"  type="xs:unsignedInt"&gt;</w:delText>
              </w:r>
            </w:del>
          </w:p>
          <w:p w14:paraId="471AF508" w14:textId="2785F161" w:rsidR="00E02224" w:rsidDel="00AE159D" w:rsidRDefault="00E02224" w:rsidP="00AE159D">
            <w:pPr>
              <w:rPr>
                <w:del w:id="4645" w:author="Anees Shaikh" w:date="2013-10-06T21:58:00Z"/>
              </w:rPr>
              <w:pPrChange w:id="4646" w:author="Anees Shaikh" w:date="2013-10-06T21:59:00Z">
                <w:pPr>
                  <w:pStyle w:val="XML1"/>
                </w:pPr>
              </w:pPrChange>
            </w:pPr>
            <w:del w:id="4647" w:author="Anees Shaikh" w:date="2013-10-06T21:58:00Z">
              <w:r w:rsidDel="00AE159D">
                <w:delText xml:space="preserve">        &lt;xs:annotation&gt;</w:delText>
              </w:r>
            </w:del>
          </w:p>
          <w:p w14:paraId="7037110A" w14:textId="5889E549" w:rsidR="00E02224" w:rsidDel="00AE159D" w:rsidRDefault="00E02224" w:rsidP="00AE159D">
            <w:pPr>
              <w:rPr>
                <w:del w:id="4648" w:author="Anees Shaikh" w:date="2013-10-06T21:58:00Z"/>
              </w:rPr>
              <w:pPrChange w:id="4649" w:author="Anees Shaikh" w:date="2013-10-06T21:59:00Z">
                <w:pPr>
                  <w:pStyle w:val="XML1"/>
                </w:pPr>
              </w:pPrChange>
            </w:pPr>
            <w:del w:id="4650" w:author="Anees Shaikh" w:date="2013-10-06T21:58:00Z">
              <w:r w:rsidDel="00AE159D">
                <w:delText xml:space="preserve">          &lt;xs:documentation&gt;</w:delText>
              </w:r>
            </w:del>
          </w:p>
          <w:p w14:paraId="0B95A45F" w14:textId="3D2E1390" w:rsidR="00E02224" w:rsidDel="00AE159D" w:rsidRDefault="00E02224" w:rsidP="00AE159D">
            <w:pPr>
              <w:rPr>
                <w:del w:id="4651" w:author="Anees Shaikh" w:date="2013-10-06T21:58:00Z"/>
              </w:rPr>
              <w:pPrChange w:id="4652" w:author="Anees Shaikh" w:date="2013-10-06T21:59:00Z">
                <w:pPr>
                  <w:pStyle w:val="XML1"/>
                </w:pPr>
              </w:pPrChange>
            </w:pPr>
            <w:del w:id="4653" w:author="Anees Shaikh" w:date="2013-10-06T21:58:00Z">
              <w:r w:rsidDel="00AE159D">
                <w:delText xml:space="preserve">            This element indicates the maximum bit rate of </w:delText>
              </w:r>
            </w:del>
          </w:p>
          <w:p w14:paraId="06CF8E08" w14:textId="2BB14053" w:rsidR="00E02224" w:rsidDel="00AE159D" w:rsidRDefault="00E02224" w:rsidP="00AE159D">
            <w:pPr>
              <w:rPr>
                <w:del w:id="4654" w:author="Anees Shaikh" w:date="2013-10-06T21:58:00Z"/>
              </w:rPr>
              <w:pPrChange w:id="4655" w:author="Anees Shaikh" w:date="2013-10-06T21:59:00Z">
                <w:pPr>
                  <w:pStyle w:val="XML1"/>
                </w:pPr>
              </w:pPrChange>
            </w:pPr>
            <w:del w:id="4656" w:author="Anees Shaikh" w:date="2013-10-06T21:58:00Z">
              <w:r w:rsidDel="00AE159D">
                <w:delText xml:space="preserve">            the port. Its values is to be provided in units of kilobit </w:delText>
              </w:r>
            </w:del>
          </w:p>
          <w:p w14:paraId="63888140" w14:textId="1A9035E5" w:rsidR="00E02224" w:rsidDel="00AE159D" w:rsidRDefault="00E02224" w:rsidP="00AE159D">
            <w:pPr>
              <w:rPr>
                <w:del w:id="4657" w:author="Anees Shaikh" w:date="2013-10-06T21:58:00Z"/>
              </w:rPr>
              <w:pPrChange w:id="4658" w:author="Anees Shaikh" w:date="2013-10-06T21:59:00Z">
                <w:pPr>
                  <w:pStyle w:val="XML1"/>
                </w:pPr>
              </w:pPrChange>
            </w:pPr>
            <w:del w:id="4659" w:author="Anees Shaikh" w:date="2013-10-06T21:58:00Z">
              <w:r w:rsidDel="00AE159D">
                <w:delText xml:space="preserve">            per second (kbps). This element is only valid if the </w:delText>
              </w:r>
            </w:del>
          </w:p>
          <w:p w14:paraId="06D364DF" w14:textId="297044FF" w:rsidR="00E02224" w:rsidDel="00AE159D" w:rsidRDefault="00E02224" w:rsidP="00AE159D">
            <w:pPr>
              <w:rPr>
                <w:del w:id="4660" w:author="Anees Shaikh" w:date="2013-10-06T21:58:00Z"/>
              </w:rPr>
              <w:pPrChange w:id="4661" w:author="Anees Shaikh" w:date="2013-10-06T21:59:00Z">
                <w:pPr>
                  <w:pStyle w:val="XML1"/>
                </w:pPr>
              </w:pPrChange>
            </w:pPr>
            <w:del w:id="4662" w:author="Anees Shaikh" w:date="2013-10-06T21:58:00Z">
              <w:r w:rsidDel="00AE159D">
                <w:delText xml:space="preserve">            element called 'rate' in the current Port Features has a </w:delText>
              </w:r>
            </w:del>
          </w:p>
          <w:p w14:paraId="76D172B6" w14:textId="5313A3F5" w:rsidR="00E02224" w:rsidDel="00AE159D" w:rsidRDefault="00E02224" w:rsidP="00AE159D">
            <w:pPr>
              <w:rPr>
                <w:del w:id="4663" w:author="Anees Shaikh" w:date="2013-10-06T21:58:00Z"/>
              </w:rPr>
              <w:pPrChange w:id="4664" w:author="Anees Shaikh" w:date="2013-10-06T21:59:00Z">
                <w:pPr>
                  <w:pStyle w:val="XML1"/>
                </w:pPr>
              </w:pPrChange>
            </w:pPr>
            <w:del w:id="4665" w:author="Anees Shaikh" w:date="2013-10-06T21:58:00Z">
              <w:r w:rsidDel="00AE159D">
                <w:delText xml:space="preserve">            value of 'other'.</w:delText>
              </w:r>
            </w:del>
          </w:p>
          <w:p w14:paraId="5C2A96B1" w14:textId="3385C61F" w:rsidR="00E02224" w:rsidDel="00AE159D" w:rsidRDefault="00E02224" w:rsidP="00AE159D">
            <w:pPr>
              <w:rPr>
                <w:del w:id="4666" w:author="Anees Shaikh" w:date="2013-10-06T21:58:00Z"/>
              </w:rPr>
              <w:pPrChange w:id="4667" w:author="Anees Shaikh" w:date="2013-10-06T21:59:00Z">
                <w:pPr>
                  <w:pStyle w:val="XML1"/>
                </w:pPr>
              </w:pPrChange>
            </w:pPr>
          </w:p>
          <w:p w14:paraId="68E3F7C3" w14:textId="2E0E5E1E" w:rsidR="00E02224" w:rsidDel="00AE159D" w:rsidRDefault="00E02224" w:rsidP="00AE159D">
            <w:pPr>
              <w:rPr>
                <w:del w:id="4668" w:author="Anees Shaikh" w:date="2013-10-06T21:58:00Z"/>
              </w:rPr>
              <w:pPrChange w:id="4669" w:author="Anees Shaikh" w:date="2013-10-06T21:59:00Z">
                <w:pPr>
                  <w:pStyle w:val="XML1"/>
                </w:pPr>
              </w:pPrChange>
            </w:pPr>
            <w:del w:id="4670" w:author="Anees Shaikh" w:date="2013-10-06T21:58:00Z">
              <w:r w:rsidDel="00AE159D">
                <w:delText xml:space="preserve">            Since this element is not configurable with the NETCONF</w:delText>
              </w:r>
            </w:del>
          </w:p>
          <w:p w14:paraId="0CA4F086" w14:textId="6717AE27" w:rsidR="00E02224" w:rsidDel="00AE159D" w:rsidRDefault="00E02224" w:rsidP="00AE159D">
            <w:pPr>
              <w:rPr>
                <w:del w:id="4671" w:author="Anees Shaikh" w:date="2013-10-06T21:58:00Z"/>
              </w:rPr>
              <w:pPrChange w:id="4672" w:author="Anees Shaikh" w:date="2013-10-06T21:59:00Z">
                <w:pPr>
                  <w:pStyle w:val="XML1"/>
                </w:pPr>
              </w:pPrChange>
            </w:pPr>
            <w:del w:id="4673" w:author="Anees Shaikh" w:date="2013-10-06T21:58:00Z">
              <w:r w:rsidDel="00AE159D">
                <w:delText xml:space="preserve">            protocol it MUST NOT be included in replies to NETCONF</w:delText>
              </w:r>
            </w:del>
          </w:p>
          <w:p w14:paraId="2EAC01BF" w14:textId="128104A2" w:rsidR="00E02224" w:rsidDel="00AE159D" w:rsidRDefault="00E02224" w:rsidP="00AE159D">
            <w:pPr>
              <w:rPr>
                <w:del w:id="4674" w:author="Anees Shaikh" w:date="2013-10-06T21:58:00Z"/>
              </w:rPr>
              <w:pPrChange w:id="4675" w:author="Anees Shaikh" w:date="2013-10-06T21:59:00Z">
                <w:pPr>
                  <w:pStyle w:val="XML1"/>
                </w:pPr>
              </w:pPrChange>
            </w:pPr>
            <w:del w:id="4676" w:author="Anees Shaikh" w:date="2013-10-06T21:58:00Z">
              <w:r w:rsidDel="00AE159D">
                <w:delText xml:space="preserve">            &amp;lt;get-config&amp;gt; requests.</w:delText>
              </w:r>
            </w:del>
          </w:p>
          <w:p w14:paraId="17CBD7A7" w14:textId="7A9B74FE" w:rsidR="00E02224" w:rsidDel="00AE159D" w:rsidRDefault="00E02224" w:rsidP="00AE159D">
            <w:pPr>
              <w:rPr>
                <w:del w:id="4677" w:author="Anees Shaikh" w:date="2013-10-06T21:58:00Z"/>
              </w:rPr>
              <w:pPrChange w:id="4678" w:author="Anees Shaikh" w:date="2013-10-06T21:59:00Z">
                <w:pPr>
                  <w:pStyle w:val="XML1"/>
                </w:pPr>
              </w:pPrChange>
            </w:pPr>
            <w:del w:id="4679" w:author="Anees Shaikh" w:date="2013-10-06T21:58:00Z">
              <w:r w:rsidDel="00AE159D">
                <w:delText xml:space="preserve">          &lt;/xs:documentation&gt;</w:delText>
              </w:r>
            </w:del>
          </w:p>
          <w:p w14:paraId="021CDE4A" w14:textId="38E432AE" w:rsidR="00E02224" w:rsidDel="00AE159D" w:rsidRDefault="00E02224" w:rsidP="00AE159D">
            <w:pPr>
              <w:rPr>
                <w:del w:id="4680" w:author="Anees Shaikh" w:date="2013-10-06T21:58:00Z"/>
              </w:rPr>
              <w:pPrChange w:id="4681" w:author="Anees Shaikh" w:date="2013-10-06T21:59:00Z">
                <w:pPr>
                  <w:pStyle w:val="XML1"/>
                </w:pPr>
              </w:pPrChange>
            </w:pPr>
            <w:del w:id="4682" w:author="Anees Shaikh" w:date="2013-10-06T21:58:00Z">
              <w:r w:rsidDel="00AE159D">
                <w:delText xml:space="preserve">        &lt;/xs:annotation&gt;</w:delText>
              </w:r>
            </w:del>
          </w:p>
          <w:p w14:paraId="28886E56" w14:textId="2579012C" w:rsidR="00E02224" w:rsidDel="00AE159D" w:rsidRDefault="00E02224" w:rsidP="00AE159D">
            <w:pPr>
              <w:rPr>
                <w:del w:id="4683" w:author="Anees Shaikh" w:date="2013-10-06T21:58:00Z"/>
              </w:rPr>
              <w:pPrChange w:id="4684" w:author="Anees Shaikh" w:date="2013-10-06T21:59:00Z">
                <w:pPr>
                  <w:pStyle w:val="XML1"/>
                </w:pPr>
              </w:pPrChange>
            </w:pPr>
            <w:del w:id="4685" w:author="Anees Shaikh" w:date="2013-10-06T21:58:00Z">
              <w:r w:rsidDel="00AE159D">
                <w:delText xml:space="preserve">      &lt;/xs:element&gt;</w:delText>
              </w:r>
            </w:del>
          </w:p>
          <w:p w14:paraId="14FDAE97" w14:textId="2E2EC529" w:rsidR="00E02224" w:rsidDel="00AE159D" w:rsidRDefault="00E02224" w:rsidP="00AE159D">
            <w:pPr>
              <w:rPr>
                <w:del w:id="4686" w:author="Anees Shaikh" w:date="2013-10-06T21:58:00Z"/>
              </w:rPr>
              <w:pPrChange w:id="4687" w:author="Anees Shaikh" w:date="2013-10-06T21:59:00Z">
                <w:pPr>
                  <w:pStyle w:val="XML1"/>
                </w:pPr>
              </w:pPrChange>
            </w:pPr>
            <w:del w:id="4688" w:author="Anees Shaikh" w:date="2013-10-06T21:58:00Z">
              <w:r w:rsidDel="00AE159D">
                <w:delText xml:space="preserve">      &lt;xs:element name="configuration"&gt;</w:delText>
              </w:r>
            </w:del>
          </w:p>
          <w:p w14:paraId="631F9D10" w14:textId="534E7702" w:rsidR="00E02224" w:rsidDel="00AE159D" w:rsidRDefault="00E02224" w:rsidP="00AE159D">
            <w:pPr>
              <w:rPr>
                <w:del w:id="4689" w:author="Anees Shaikh" w:date="2013-10-06T21:58:00Z"/>
              </w:rPr>
              <w:pPrChange w:id="4690" w:author="Anees Shaikh" w:date="2013-10-06T21:59:00Z">
                <w:pPr>
                  <w:pStyle w:val="XML1"/>
                </w:pPr>
              </w:pPrChange>
            </w:pPr>
            <w:del w:id="4691" w:author="Anees Shaikh" w:date="2013-10-06T21:58:00Z">
              <w:r w:rsidDel="00AE159D">
                <w:delText xml:space="preserve">        &lt;xs:annotation&gt;</w:delText>
              </w:r>
            </w:del>
          </w:p>
          <w:p w14:paraId="4ED95038" w14:textId="04385BA6" w:rsidR="00E02224" w:rsidDel="00AE159D" w:rsidRDefault="00E02224" w:rsidP="00AE159D">
            <w:pPr>
              <w:rPr>
                <w:del w:id="4692" w:author="Anees Shaikh" w:date="2013-10-06T21:58:00Z"/>
              </w:rPr>
              <w:pPrChange w:id="4693" w:author="Anees Shaikh" w:date="2013-10-06T21:59:00Z">
                <w:pPr>
                  <w:pStyle w:val="XML1"/>
                </w:pPr>
              </w:pPrChange>
            </w:pPr>
            <w:del w:id="4694" w:author="Anees Shaikh" w:date="2013-10-06T21:58:00Z">
              <w:r w:rsidDel="00AE159D">
                <w:delText xml:space="preserve">          &lt;xs:documentation&gt;</w:delText>
              </w:r>
            </w:del>
          </w:p>
          <w:p w14:paraId="01E75348" w14:textId="5E95875C" w:rsidR="00E02224" w:rsidDel="00AE159D" w:rsidRDefault="00E02224" w:rsidP="00AE159D">
            <w:pPr>
              <w:rPr>
                <w:del w:id="4695" w:author="Anees Shaikh" w:date="2013-10-06T21:58:00Z"/>
              </w:rPr>
              <w:pPrChange w:id="4696" w:author="Anees Shaikh" w:date="2013-10-06T21:59:00Z">
                <w:pPr>
                  <w:pStyle w:val="XML1"/>
                </w:pPr>
              </w:pPrChange>
            </w:pPr>
            <w:del w:id="4697" w:author="Anees Shaikh" w:date="2013-10-06T21:58:00Z">
              <w:r w:rsidDel="00AE159D">
                <w:delText xml:space="preserve">            This element represents the general</w:delText>
              </w:r>
            </w:del>
          </w:p>
          <w:p w14:paraId="2272A9F4" w14:textId="2976AB6B" w:rsidR="00E02224" w:rsidDel="00AE159D" w:rsidRDefault="00E02224" w:rsidP="00AE159D">
            <w:pPr>
              <w:rPr>
                <w:del w:id="4698" w:author="Anees Shaikh" w:date="2013-10-06T21:58:00Z"/>
              </w:rPr>
              <w:pPrChange w:id="4699" w:author="Anees Shaikh" w:date="2013-10-06T21:59:00Z">
                <w:pPr>
                  <w:pStyle w:val="XML1"/>
                </w:pPr>
              </w:pPrChange>
            </w:pPr>
            <w:del w:id="4700" w:author="Anees Shaikh" w:date="2013-10-06T21:58:00Z">
              <w:r w:rsidDel="00AE159D">
                <w:delText xml:space="preserve">            adminitrative configuration of the OpenFlow Port.</w:delText>
              </w:r>
            </w:del>
          </w:p>
          <w:p w14:paraId="23EEC358" w14:textId="489AE264" w:rsidR="00E02224" w:rsidDel="00AE159D" w:rsidRDefault="00E02224" w:rsidP="00AE159D">
            <w:pPr>
              <w:rPr>
                <w:del w:id="4701" w:author="Anees Shaikh" w:date="2013-10-06T21:58:00Z"/>
              </w:rPr>
              <w:pPrChange w:id="4702" w:author="Anees Shaikh" w:date="2013-10-06T21:59:00Z">
                <w:pPr>
                  <w:pStyle w:val="XML1"/>
                </w:pPr>
              </w:pPrChange>
            </w:pPr>
            <w:del w:id="4703" w:author="Anees Shaikh" w:date="2013-10-06T21:58:00Z">
              <w:r w:rsidDel="00AE159D">
                <w:delText xml:space="preserve">          &lt;/xs:documentation&gt;</w:delText>
              </w:r>
            </w:del>
          </w:p>
          <w:p w14:paraId="19C8DF50" w14:textId="78EBEAD8" w:rsidR="00E02224" w:rsidDel="00AE159D" w:rsidRDefault="00E02224" w:rsidP="00AE159D">
            <w:pPr>
              <w:rPr>
                <w:del w:id="4704" w:author="Anees Shaikh" w:date="2013-10-06T21:58:00Z"/>
              </w:rPr>
              <w:pPrChange w:id="4705" w:author="Anees Shaikh" w:date="2013-10-06T21:59:00Z">
                <w:pPr>
                  <w:pStyle w:val="XML1"/>
                </w:pPr>
              </w:pPrChange>
            </w:pPr>
            <w:del w:id="4706" w:author="Anees Shaikh" w:date="2013-10-06T21:58:00Z">
              <w:r w:rsidDel="00AE159D">
                <w:delText xml:space="preserve">        &lt;/xs:annotation&gt;</w:delText>
              </w:r>
            </w:del>
          </w:p>
          <w:p w14:paraId="4A2BB975" w14:textId="0D9D5C7A" w:rsidR="00E02224" w:rsidDel="00AE159D" w:rsidRDefault="00E02224" w:rsidP="00AE159D">
            <w:pPr>
              <w:rPr>
                <w:del w:id="4707" w:author="Anees Shaikh" w:date="2013-10-06T21:58:00Z"/>
              </w:rPr>
              <w:pPrChange w:id="4708" w:author="Anees Shaikh" w:date="2013-10-06T21:59:00Z">
                <w:pPr>
                  <w:pStyle w:val="XML1"/>
                </w:pPr>
              </w:pPrChange>
            </w:pPr>
            <w:del w:id="4709" w:author="Anees Shaikh" w:date="2013-10-06T21:58:00Z">
              <w:r w:rsidDel="00AE159D">
                <w:delText xml:space="preserve">        &lt;xs:complexType&gt;</w:delText>
              </w:r>
            </w:del>
          </w:p>
          <w:p w14:paraId="0A769C97" w14:textId="68F17F79" w:rsidR="00E02224" w:rsidDel="00AE159D" w:rsidRDefault="00E02224" w:rsidP="00AE159D">
            <w:pPr>
              <w:rPr>
                <w:del w:id="4710" w:author="Anees Shaikh" w:date="2013-10-06T21:58:00Z"/>
              </w:rPr>
              <w:pPrChange w:id="4711" w:author="Anees Shaikh" w:date="2013-10-06T21:59:00Z">
                <w:pPr>
                  <w:pStyle w:val="XML1"/>
                </w:pPr>
              </w:pPrChange>
            </w:pPr>
            <w:del w:id="4712" w:author="Anees Shaikh" w:date="2013-10-06T21:58:00Z">
              <w:r w:rsidDel="00AE159D">
                <w:delText xml:space="preserve">          &lt;xs:sequence&gt;</w:delText>
              </w:r>
            </w:del>
          </w:p>
          <w:p w14:paraId="03621398" w14:textId="13B425EB" w:rsidR="00E02224" w:rsidDel="00AE159D" w:rsidRDefault="00E02224" w:rsidP="00AE159D">
            <w:pPr>
              <w:rPr>
                <w:del w:id="4713" w:author="Anees Shaikh" w:date="2013-10-06T21:58:00Z"/>
              </w:rPr>
              <w:pPrChange w:id="4714" w:author="Anees Shaikh" w:date="2013-10-06T21:59:00Z">
                <w:pPr>
                  <w:pStyle w:val="XML1"/>
                </w:pPr>
              </w:pPrChange>
            </w:pPr>
            <w:del w:id="4715" w:author="Anees Shaikh" w:date="2013-10-06T21:58:00Z">
              <w:r w:rsidDel="00AE159D">
                <w:delText xml:space="preserve">            &lt;xs:element name="admin-state" minOccurs="0"  type="OFUpDownStateType"&gt;</w:delText>
              </w:r>
            </w:del>
          </w:p>
          <w:p w14:paraId="64964D50" w14:textId="2B52A2A9" w:rsidR="00E02224" w:rsidDel="00AE159D" w:rsidRDefault="00E02224" w:rsidP="00AE159D">
            <w:pPr>
              <w:rPr>
                <w:del w:id="4716" w:author="Anees Shaikh" w:date="2013-10-06T21:58:00Z"/>
              </w:rPr>
              <w:pPrChange w:id="4717" w:author="Anees Shaikh" w:date="2013-10-06T21:59:00Z">
                <w:pPr>
                  <w:pStyle w:val="XML1"/>
                </w:pPr>
              </w:pPrChange>
            </w:pPr>
            <w:del w:id="4718" w:author="Anees Shaikh" w:date="2013-10-06T21:58:00Z">
              <w:r w:rsidDel="00AE159D">
                <w:delText xml:space="preserve">              &lt;xs:annotation&gt;</w:delText>
              </w:r>
            </w:del>
          </w:p>
          <w:p w14:paraId="7520DE82" w14:textId="1C36F8DA" w:rsidR="00E02224" w:rsidDel="00AE159D" w:rsidRDefault="00E02224" w:rsidP="00AE159D">
            <w:pPr>
              <w:rPr>
                <w:del w:id="4719" w:author="Anees Shaikh" w:date="2013-10-06T21:58:00Z"/>
              </w:rPr>
              <w:pPrChange w:id="4720" w:author="Anees Shaikh" w:date="2013-10-06T21:59:00Z">
                <w:pPr>
                  <w:pStyle w:val="XML1"/>
                </w:pPr>
              </w:pPrChange>
            </w:pPr>
            <w:del w:id="4721" w:author="Anees Shaikh" w:date="2013-10-06T21:58:00Z">
              <w:r w:rsidDel="00AE159D">
                <w:delText xml:space="preserve">                &lt;xs:documentation&gt;</w:delText>
              </w:r>
            </w:del>
          </w:p>
          <w:p w14:paraId="09052960" w14:textId="03F57ECE" w:rsidR="00E02224" w:rsidDel="00AE159D" w:rsidRDefault="00E02224" w:rsidP="00AE159D">
            <w:pPr>
              <w:rPr>
                <w:del w:id="4722" w:author="Anees Shaikh" w:date="2013-10-06T21:58:00Z"/>
              </w:rPr>
              <w:pPrChange w:id="4723" w:author="Anees Shaikh" w:date="2013-10-06T21:59:00Z">
                <w:pPr>
                  <w:pStyle w:val="XML1"/>
                </w:pPr>
              </w:pPrChange>
            </w:pPr>
            <w:del w:id="4724" w:author="Anees Shaikh" w:date="2013-10-06T21:58:00Z">
              <w:r w:rsidDel="00AE159D">
                <w:delText xml:space="preserve">                  The administrative state of the port.  If</w:delText>
              </w:r>
            </w:del>
          </w:p>
          <w:p w14:paraId="2610FD00" w14:textId="7C0E581F" w:rsidR="00E02224" w:rsidDel="00AE159D" w:rsidRDefault="00E02224" w:rsidP="00AE159D">
            <w:pPr>
              <w:rPr>
                <w:del w:id="4725" w:author="Anees Shaikh" w:date="2013-10-06T21:58:00Z"/>
              </w:rPr>
              <w:pPrChange w:id="4726" w:author="Anees Shaikh" w:date="2013-10-06T21:59:00Z">
                <w:pPr>
                  <w:pStyle w:val="XML1"/>
                </w:pPr>
              </w:pPrChange>
            </w:pPr>
            <w:del w:id="4727" w:author="Anees Shaikh" w:date="2013-10-06T21:58:00Z">
              <w:r w:rsidDel="00AE159D">
                <w:delText xml:space="preserve">                  true, the port has been administratively brought down and</w:delText>
              </w:r>
            </w:del>
          </w:p>
          <w:p w14:paraId="74C6BA85" w14:textId="4D57970F" w:rsidR="00E02224" w:rsidDel="00AE159D" w:rsidRDefault="00E02224" w:rsidP="00AE159D">
            <w:pPr>
              <w:rPr>
                <w:del w:id="4728" w:author="Anees Shaikh" w:date="2013-10-06T21:58:00Z"/>
              </w:rPr>
              <w:pPrChange w:id="4729" w:author="Anees Shaikh" w:date="2013-10-06T21:59:00Z">
                <w:pPr>
                  <w:pStyle w:val="XML1"/>
                </w:pPr>
              </w:pPrChange>
            </w:pPr>
            <w:del w:id="4730" w:author="Anees Shaikh" w:date="2013-10-06T21:58:00Z">
              <w:r w:rsidDel="00AE159D">
                <w:delText xml:space="preserve">                  SHOULD not be used by OpenFlow.</w:delText>
              </w:r>
            </w:del>
          </w:p>
          <w:p w14:paraId="06EE7223" w14:textId="344AEB00" w:rsidR="00E02224" w:rsidDel="00AE159D" w:rsidRDefault="00E02224" w:rsidP="00AE159D">
            <w:pPr>
              <w:rPr>
                <w:del w:id="4731" w:author="Anees Shaikh" w:date="2013-10-06T21:58:00Z"/>
              </w:rPr>
              <w:pPrChange w:id="4732" w:author="Anees Shaikh" w:date="2013-10-06T21:59:00Z">
                <w:pPr>
                  <w:pStyle w:val="XML1"/>
                </w:pPr>
              </w:pPrChange>
            </w:pPr>
          </w:p>
          <w:p w14:paraId="049D58E6" w14:textId="0623B289" w:rsidR="00E02224" w:rsidDel="00AE159D" w:rsidRDefault="00E02224" w:rsidP="00AE159D">
            <w:pPr>
              <w:rPr>
                <w:del w:id="4733" w:author="Anees Shaikh" w:date="2013-10-06T21:58:00Z"/>
              </w:rPr>
              <w:pPrChange w:id="4734" w:author="Anees Shaikh" w:date="2013-10-06T21:59:00Z">
                <w:pPr>
                  <w:pStyle w:val="XML1"/>
                </w:pPr>
              </w:pPrChange>
            </w:pPr>
            <w:del w:id="4735" w:author="Anees Shaikh" w:date="2013-10-06T21:58:00Z">
              <w:r w:rsidDel="00AE159D">
                <w:delText xml:space="preserve">                  This element is optional. If this element is not present</w:delText>
              </w:r>
            </w:del>
          </w:p>
          <w:p w14:paraId="23681B2A" w14:textId="2284F7E8" w:rsidR="00E02224" w:rsidDel="00AE159D" w:rsidRDefault="00E02224" w:rsidP="00AE159D">
            <w:pPr>
              <w:rPr>
                <w:del w:id="4736" w:author="Anees Shaikh" w:date="2013-10-06T21:58:00Z"/>
              </w:rPr>
              <w:pPrChange w:id="4737" w:author="Anees Shaikh" w:date="2013-10-06T21:59:00Z">
                <w:pPr>
                  <w:pStyle w:val="XML1"/>
                </w:pPr>
              </w:pPrChange>
            </w:pPr>
            <w:del w:id="4738" w:author="Anees Shaikh" w:date="2013-10-06T21:58:00Z">
              <w:r w:rsidDel="00AE159D">
                <w:delText xml:space="preserve">                  it defaults to 'up'.</w:delText>
              </w:r>
            </w:del>
          </w:p>
          <w:p w14:paraId="6BE6E928" w14:textId="6227335B" w:rsidR="00E02224" w:rsidDel="00AE159D" w:rsidRDefault="00E02224" w:rsidP="00AE159D">
            <w:pPr>
              <w:rPr>
                <w:del w:id="4739" w:author="Anees Shaikh" w:date="2013-10-06T21:58:00Z"/>
              </w:rPr>
              <w:pPrChange w:id="4740" w:author="Anees Shaikh" w:date="2013-10-06T21:59:00Z">
                <w:pPr>
                  <w:pStyle w:val="XML1"/>
                </w:pPr>
              </w:pPrChange>
            </w:pPr>
            <w:del w:id="4741" w:author="Anees Shaikh" w:date="2013-10-06T21:58:00Z">
              <w:r w:rsidDel="00AE159D">
                <w:delText xml:space="preserve">                &lt;/xs:documentation&gt;</w:delText>
              </w:r>
            </w:del>
          </w:p>
          <w:p w14:paraId="148B87A3" w14:textId="14EA0D1E" w:rsidR="00E02224" w:rsidDel="00AE159D" w:rsidRDefault="00E02224" w:rsidP="00AE159D">
            <w:pPr>
              <w:rPr>
                <w:del w:id="4742" w:author="Anees Shaikh" w:date="2013-10-06T21:58:00Z"/>
              </w:rPr>
              <w:pPrChange w:id="4743" w:author="Anees Shaikh" w:date="2013-10-06T21:59:00Z">
                <w:pPr>
                  <w:pStyle w:val="XML1"/>
                </w:pPr>
              </w:pPrChange>
            </w:pPr>
            <w:del w:id="4744" w:author="Anees Shaikh" w:date="2013-10-06T21:58:00Z">
              <w:r w:rsidDel="00AE159D">
                <w:delText xml:space="preserve">              &lt;/xs:annotation&gt;</w:delText>
              </w:r>
            </w:del>
          </w:p>
          <w:p w14:paraId="47DF4577" w14:textId="7205F051" w:rsidR="00E02224" w:rsidDel="00AE159D" w:rsidRDefault="00E02224" w:rsidP="00AE159D">
            <w:pPr>
              <w:rPr>
                <w:del w:id="4745" w:author="Anees Shaikh" w:date="2013-10-06T21:58:00Z"/>
              </w:rPr>
              <w:pPrChange w:id="4746" w:author="Anees Shaikh" w:date="2013-10-06T21:59:00Z">
                <w:pPr>
                  <w:pStyle w:val="XML1"/>
                </w:pPr>
              </w:pPrChange>
            </w:pPr>
            <w:del w:id="4747" w:author="Anees Shaikh" w:date="2013-10-06T21:58:00Z">
              <w:r w:rsidDel="00AE159D">
                <w:delText xml:space="preserve">            &lt;/xs:element&gt;</w:delText>
              </w:r>
            </w:del>
          </w:p>
          <w:p w14:paraId="5B78CA7C" w14:textId="26078809" w:rsidR="00E02224" w:rsidDel="00AE159D" w:rsidRDefault="00E02224" w:rsidP="00AE159D">
            <w:pPr>
              <w:rPr>
                <w:del w:id="4748" w:author="Anees Shaikh" w:date="2013-10-06T21:58:00Z"/>
              </w:rPr>
              <w:pPrChange w:id="4749" w:author="Anees Shaikh" w:date="2013-10-06T21:59:00Z">
                <w:pPr>
                  <w:pStyle w:val="XML1"/>
                </w:pPr>
              </w:pPrChange>
            </w:pPr>
            <w:del w:id="4750" w:author="Anees Shaikh" w:date="2013-10-06T21:58:00Z">
              <w:r w:rsidDel="00AE159D">
                <w:delText xml:space="preserve">            &lt;xs:element name="no-receive" minOccurs="0"  type="xs:boolean"&gt;</w:delText>
              </w:r>
            </w:del>
          </w:p>
          <w:p w14:paraId="43FCD23C" w14:textId="09FA81DD" w:rsidR="00E02224" w:rsidDel="00AE159D" w:rsidRDefault="00E02224" w:rsidP="00AE159D">
            <w:pPr>
              <w:rPr>
                <w:del w:id="4751" w:author="Anees Shaikh" w:date="2013-10-06T21:58:00Z"/>
              </w:rPr>
              <w:pPrChange w:id="4752" w:author="Anees Shaikh" w:date="2013-10-06T21:59:00Z">
                <w:pPr>
                  <w:pStyle w:val="XML1"/>
                </w:pPr>
              </w:pPrChange>
            </w:pPr>
            <w:del w:id="4753" w:author="Anees Shaikh" w:date="2013-10-06T21:58:00Z">
              <w:r w:rsidDel="00AE159D">
                <w:delText xml:space="preserve">              &lt;xs:annotation&gt;</w:delText>
              </w:r>
            </w:del>
          </w:p>
          <w:p w14:paraId="551A23CF" w14:textId="6A549E6D" w:rsidR="00E02224" w:rsidDel="00AE159D" w:rsidRDefault="00E02224" w:rsidP="00AE159D">
            <w:pPr>
              <w:rPr>
                <w:del w:id="4754" w:author="Anees Shaikh" w:date="2013-10-06T21:58:00Z"/>
              </w:rPr>
              <w:pPrChange w:id="4755" w:author="Anees Shaikh" w:date="2013-10-06T21:59:00Z">
                <w:pPr>
                  <w:pStyle w:val="XML1"/>
                </w:pPr>
              </w:pPrChange>
            </w:pPr>
            <w:del w:id="4756" w:author="Anees Shaikh" w:date="2013-10-06T21:58:00Z">
              <w:r w:rsidDel="00AE159D">
                <w:delText xml:space="preserve">                &lt;xs:documentation&gt;</w:delText>
              </w:r>
            </w:del>
          </w:p>
          <w:p w14:paraId="66DC9822" w14:textId="4B4E9CB4" w:rsidR="00E02224" w:rsidDel="00AE159D" w:rsidRDefault="00E02224" w:rsidP="00AE159D">
            <w:pPr>
              <w:rPr>
                <w:del w:id="4757" w:author="Anees Shaikh" w:date="2013-10-06T21:58:00Z"/>
              </w:rPr>
              <w:pPrChange w:id="4758" w:author="Anees Shaikh" w:date="2013-10-06T21:59:00Z">
                <w:pPr>
                  <w:pStyle w:val="XML1"/>
                </w:pPr>
              </w:pPrChange>
            </w:pPr>
            <w:del w:id="4759" w:author="Anees Shaikh" w:date="2013-10-06T21:58:00Z">
              <w:r w:rsidDel="00AE159D">
                <w:delText xml:space="preserve">                  If true, packets received at this OpenFlow</w:delText>
              </w:r>
            </w:del>
          </w:p>
          <w:p w14:paraId="37C54BAF" w14:textId="21DE8ED1" w:rsidR="00E02224" w:rsidDel="00AE159D" w:rsidRDefault="00E02224" w:rsidP="00AE159D">
            <w:pPr>
              <w:rPr>
                <w:del w:id="4760" w:author="Anees Shaikh" w:date="2013-10-06T21:58:00Z"/>
              </w:rPr>
              <w:pPrChange w:id="4761" w:author="Anees Shaikh" w:date="2013-10-06T21:59:00Z">
                <w:pPr>
                  <w:pStyle w:val="XML1"/>
                </w:pPr>
              </w:pPrChange>
            </w:pPr>
            <w:del w:id="4762" w:author="Anees Shaikh" w:date="2013-10-06T21:58:00Z">
              <w:r w:rsidDel="00AE159D">
                <w:delText xml:space="preserve">                  port SHOULD be dropped.</w:delText>
              </w:r>
            </w:del>
          </w:p>
          <w:p w14:paraId="26F551AA" w14:textId="7219B134" w:rsidR="00E02224" w:rsidDel="00AE159D" w:rsidRDefault="00E02224" w:rsidP="00AE159D">
            <w:pPr>
              <w:rPr>
                <w:del w:id="4763" w:author="Anees Shaikh" w:date="2013-10-06T21:58:00Z"/>
              </w:rPr>
              <w:pPrChange w:id="4764" w:author="Anees Shaikh" w:date="2013-10-06T21:59:00Z">
                <w:pPr>
                  <w:pStyle w:val="XML1"/>
                </w:pPr>
              </w:pPrChange>
            </w:pPr>
          </w:p>
          <w:p w14:paraId="2C4ABF79" w14:textId="228DFA01" w:rsidR="00E02224" w:rsidDel="00AE159D" w:rsidRDefault="00E02224" w:rsidP="00AE159D">
            <w:pPr>
              <w:rPr>
                <w:del w:id="4765" w:author="Anees Shaikh" w:date="2013-10-06T21:58:00Z"/>
              </w:rPr>
              <w:pPrChange w:id="4766" w:author="Anees Shaikh" w:date="2013-10-06T21:59:00Z">
                <w:pPr>
                  <w:pStyle w:val="XML1"/>
                </w:pPr>
              </w:pPrChange>
            </w:pPr>
            <w:del w:id="4767" w:author="Anees Shaikh" w:date="2013-10-06T21:58:00Z">
              <w:r w:rsidDel="00AE159D">
                <w:delText xml:space="preserve">                  This element is optional. If this element is not present</w:delText>
              </w:r>
            </w:del>
          </w:p>
          <w:p w14:paraId="4AA06132" w14:textId="3BBCC77D" w:rsidR="00E02224" w:rsidDel="00AE159D" w:rsidRDefault="00E02224" w:rsidP="00AE159D">
            <w:pPr>
              <w:rPr>
                <w:del w:id="4768" w:author="Anees Shaikh" w:date="2013-10-06T21:58:00Z"/>
              </w:rPr>
              <w:pPrChange w:id="4769" w:author="Anees Shaikh" w:date="2013-10-06T21:59:00Z">
                <w:pPr>
                  <w:pStyle w:val="XML1"/>
                </w:pPr>
              </w:pPrChange>
            </w:pPr>
            <w:del w:id="4770" w:author="Anees Shaikh" w:date="2013-10-06T21:58:00Z">
              <w:r w:rsidDel="00AE159D">
                <w:delText xml:space="preserve">                  it defaults to 'false'.</w:delText>
              </w:r>
            </w:del>
          </w:p>
          <w:p w14:paraId="05BD85A6" w14:textId="543DD90E" w:rsidR="00E02224" w:rsidDel="00AE159D" w:rsidRDefault="00E02224" w:rsidP="00AE159D">
            <w:pPr>
              <w:rPr>
                <w:del w:id="4771" w:author="Anees Shaikh" w:date="2013-10-06T21:58:00Z"/>
              </w:rPr>
              <w:pPrChange w:id="4772" w:author="Anees Shaikh" w:date="2013-10-06T21:59:00Z">
                <w:pPr>
                  <w:pStyle w:val="XML1"/>
                </w:pPr>
              </w:pPrChange>
            </w:pPr>
            <w:del w:id="4773" w:author="Anees Shaikh" w:date="2013-10-06T21:58:00Z">
              <w:r w:rsidDel="00AE159D">
                <w:delText xml:space="preserve">                &lt;/xs:documentation&gt;</w:delText>
              </w:r>
            </w:del>
          </w:p>
          <w:p w14:paraId="52BCD38C" w14:textId="63BCD556" w:rsidR="00E02224" w:rsidDel="00AE159D" w:rsidRDefault="00E02224" w:rsidP="00AE159D">
            <w:pPr>
              <w:rPr>
                <w:del w:id="4774" w:author="Anees Shaikh" w:date="2013-10-06T21:58:00Z"/>
              </w:rPr>
              <w:pPrChange w:id="4775" w:author="Anees Shaikh" w:date="2013-10-06T21:59:00Z">
                <w:pPr>
                  <w:pStyle w:val="XML1"/>
                </w:pPr>
              </w:pPrChange>
            </w:pPr>
            <w:del w:id="4776" w:author="Anees Shaikh" w:date="2013-10-06T21:58:00Z">
              <w:r w:rsidDel="00AE159D">
                <w:delText xml:space="preserve">              &lt;/xs:annotation&gt;</w:delText>
              </w:r>
            </w:del>
          </w:p>
          <w:p w14:paraId="310C7C13" w14:textId="5E51299E" w:rsidR="00E02224" w:rsidDel="00AE159D" w:rsidRDefault="00E02224" w:rsidP="00AE159D">
            <w:pPr>
              <w:rPr>
                <w:del w:id="4777" w:author="Anees Shaikh" w:date="2013-10-06T21:58:00Z"/>
              </w:rPr>
              <w:pPrChange w:id="4778" w:author="Anees Shaikh" w:date="2013-10-06T21:59:00Z">
                <w:pPr>
                  <w:pStyle w:val="XML1"/>
                </w:pPr>
              </w:pPrChange>
            </w:pPr>
            <w:del w:id="4779" w:author="Anees Shaikh" w:date="2013-10-06T21:58:00Z">
              <w:r w:rsidDel="00AE159D">
                <w:delText xml:space="preserve">            &lt;/xs:element&gt;</w:delText>
              </w:r>
            </w:del>
          </w:p>
          <w:p w14:paraId="4700B30D" w14:textId="6AB68962" w:rsidR="00E02224" w:rsidDel="00AE159D" w:rsidRDefault="00E02224" w:rsidP="00AE159D">
            <w:pPr>
              <w:rPr>
                <w:del w:id="4780" w:author="Anees Shaikh" w:date="2013-10-06T21:58:00Z"/>
              </w:rPr>
              <w:pPrChange w:id="4781" w:author="Anees Shaikh" w:date="2013-10-06T21:59:00Z">
                <w:pPr>
                  <w:pStyle w:val="XML1"/>
                </w:pPr>
              </w:pPrChange>
            </w:pPr>
            <w:del w:id="4782" w:author="Anees Shaikh" w:date="2013-10-06T21:58:00Z">
              <w:r w:rsidDel="00AE159D">
                <w:delText xml:space="preserve">            &lt;xs:element name="no-forward" minOccurs="0"  type="xs:boolean"&gt;</w:delText>
              </w:r>
            </w:del>
          </w:p>
          <w:p w14:paraId="00E1E4E0" w14:textId="77C15F85" w:rsidR="00E02224" w:rsidDel="00AE159D" w:rsidRDefault="00E02224" w:rsidP="00AE159D">
            <w:pPr>
              <w:rPr>
                <w:del w:id="4783" w:author="Anees Shaikh" w:date="2013-10-06T21:58:00Z"/>
              </w:rPr>
              <w:pPrChange w:id="4784" w:author="Anees Shaikh" w:date="2013-10-06T21:59:00Z">
                <w:pPr>
                  <w:pStyle w:val="XML1"/>
                </w:pPr>
              </w:pPrChange>
            </w:pPr>
            <w:del w:id="4785" w:author="Anees Shaikh" w:date="2013-10-06T21:58:00Z">
              <w:r w:rsidDel="00AE159D">
                <w:delText xml:space="preserve">              &lt;xs:annotation&gt;</w:delText>
              </w:r>
            </w:del>
          </w:p>
          <w:p w14:paraId="75160F1B" w14:textId="0589DFD2" w:rsidR="00E02224" w:rsidDel="00AE159D" w:rsidRDefault="00E02224" w:rsidP="00AE159D">
            <w:pPr>
              <w:rPr>
                <w:del w:id="4786" w:author="Anees Shaikh" w:date="2013-10-06T21:58:00Z"/>
              </w:rPr>
              <w:pPrChange w:id="4787" w:author="Anees Shaikh" w:date="2013-10-06T21:59:00Z">
                <w:pPr>
                  <w:pStyle w:val="XML1"/>
                </w:pPr>
              </w:pPrChange>
            </w:pPr>
            <w:del w:id="4788" w:author="Anees Shaikh" w:date="2013-10-06T21:58:00Z">
              <w:r w:rsidDel="00AE159D">
                <w:delText xml:space="preserve">                &lt;xs:documentation&gt;</w:delText>
              </w:r>
            </w:del>
          </w:p>
          <w:p w14:paraId="6A4E85AE" w14:textId="155C39C8" w:rsidR="00E02224" w:rsidDel="00AE159D" w:rsidRDefault="00E02224" w:rsidP="00AE159D">
            <w:pPr>
              <w:rPr>
                <w:del w:id="4789" w:author="Anees Shaikh" w:date="2013-10-06T21:58:00Z"/>
              </w:rPr>
              <w:pPrChange w:id="4790" w:author="Anees Shaikh" w:date="2013-10-06T21:59:00Z">
                <w:pPr>
                  <w:pStyle w:val="XML1"/>
                </w:pPr>
              </w:pPrChange>
            </w:pPr>
            <w:del w:id="4791" w:author="Anees Shaikh" w:date="2013-10-06T21:58:00Z">
              <w:r w:rsidDel="00AE159D">
                <w:delText xml:space="preserve">                  If true, packets forwarded to this OpenFlow</w:delText>
              </w:r>
            </w:del>
          </w:p>
          <w:p w14:paraId="616B47CA" w14:textId="0E2173DE" w:rsidR="00E02224" w:rsidDel="00AE159D" w:rsidRDefault="00E02224" w:rsidP="00AE159D">
            <w:pPr>
              <w:rPr>
                <w:del w:id="4792" w:author="Anees Shaikh" w:date="2013-10-06T21:58:00Z"/>
              </w:rPr>
              <w:pPrChange w:id="4793" w:author="Anees Shaikh" w:date="2013-10-06T21:59:00Z">
                <w:pPr>
                  <w:pStyle w:val="XML1"/>
                </w:pPr>
              </w:pPrChange>
            </w:pPr>
            <w:del w:id="4794" w:author="Anees Shaikh" w:date="2013-10-06T21:58:00Z">
              <w:r w:rsidDel="00AE159D">
                <w:delText xml:space="preserve">                  port SHOULD be dropped.</w:delText>
              </w:r>
            </w:del>
          </w:p>
          <w:p w14:paraId="6BADF994" w14:textId="3466C6B1" w:rsidR="00E02224" w:rsidDel="00AE159D" w:rsidRDefault="00E02224" w:rsidP="00AE159D">
            <w:pPr>
              <w:rPr>
                <w:del w:id="4795" w:author="Anees Shaikh" w:date="2013-10-06T21:58:00Z"/>
              </w:rPr>
              <w:pPrChange w:id="4796" w:author="Anees Shaikh" w:date="2013-10-06T21:59:00Z">
                <w:pPr>
                  <w:pStyle w:val="XML1"/>
                </w:pPr>
              </w:pPrChange>
            </w:pPr>
          </w:p>
          <w:p w14:paraId="0C4CA3DF" w14:textId="65E1533C" w:rsidR="00E02224" w:rsidDel="00AE159D" w:rsidRDefault="00E02224" w:rsidP="00AE159D">
            <w:pPr>
              <w:rPr>
                <w:del w:id="4797" w:author="Anees Shaikh" w:date="2013-10-06T21:58:00Z"/>
              </w:rPr>
              <w:pPrChange w:id="4798" w:author="Anees Shaikh" w:date="2013-10-06T21:59:00Z">
                <w:pPr>
                  <w:pStyle w:val="XML1"/>
                </w:pPr>
              </w:pPrChange>
            </w:pPr>
            <w:del w:id="4799" w:author="Anees Shaikh" w:date="2013-10-06T21:58:00Z">
              <w:r w:rsidDel="00AE159D">
                <w:delText xml:space="preserve">                  This element is optional. If this element is not present</w:delText>
              </w:r>
            </w:del>
          </w:p>
          <w:p w14:paraId="73375449" w14:textId="104303F6" w:rsidR="00E02224" w:rsidDel="00AE159D" w:rsidRDefault="00E02224" w:rsidP="00AE159D">
            <w:pPr>
              <w:rPr>
                <w:del w:id="4800" w:author="Anees Shaikh" w:date="2013-10-06T21:58:00Z"/>
              </w:rPr>
              <w:pPrChange w:id="4801" w:author="Anees Shaikh" w:date="2013-10-06T21:59:00Z">
                <w:pPr>
                  <w:pStyle w:val="XML1"/>
                </w:pPr>
              </w:pPrChange>
            </w:pPr>
            <w:del w:id="4802" w:author="Anees Shaikh" w:date="2013-10-06T21:58:00Z">
              <w:r w:rsidDel="00AE159D">
                <w:delText xml:space="preserve">                  it defaults to 'false'.</w:delText>
              </w:r>
            </w:del>
          </w:p>
          <w:p w14:paraId="2CA97027" w14:textId="50913017" w:rsidR="00E02224" w:rsidDel="00AE159D" w:rsidRDefault="00E02224" w:rsidP="00AE159D">
            <w:pPr>
              <w:rPr>
                <w:del w:id="4803" w:author="Anees Shaikh" w:date="2013-10-06T21:58:00Z"/>
              </w:rPr>
              <w:pPrChange w:id="4804" w:author="Anees Shaikh" w:date="2013-10-06T21:59:00Z">
                <w:pPr>
                  <w:pStyle w:val="XML1"/>
                </w:pPr>
              </w:pPrChange>
            </w:pPr>
            <w:del w:id="4805" w:author="Anees Shaikh" w:date="2013-10-06T21:58:00Z">
              <w:r w:rsidDel="00AE159D">
                <w:delText xml:space="preserve">                &lt;/xs:documentation&gt;</w:delText>
              </w:r>
            </w:del>
          </w:p>
          <w:p w14:paraId="7B4056C4" w14:textId="6CEECB2D" w:rsidR="00E02224" w:rsidDel="00AE159D" w:rsidRDefault="00E02224" w:rsidP="00AE159D">
            <w:pPr>
              <w:rPr>
                <w:del w:id="4806" w:author="Anees Shaikh" w:date="2013-10-06T21:58:00Z"/>
              </w:rPr>
              <w:pPrChange w:id="4807" w:author="Anees Shaikh" w:date="2013-10-06T21:59:00Z">
                <w:pPr>
                  <w:pStyle w:val="XML1"/>
                </w:pPr>
              </w:pPrChange>
            </w:pPr>
            <w:del w:id="4808" w:author="Anees Shaikh" w:date="2013-10-06T21:58:00Z">
              <w:r w:rsidDel="00AE159D">
                <w:delText xml:space="preserve">              &lt;/xs:annotation&gt;</w:delText>
              </w:r>
            </w:del>
          </w:p>
          <w:p w14:paraId="6E4D8BCB" w14:textId="1FF581F9" w:rsidR="00E02224" w:rsidDel="00AE159D" w:rsidRDefault="00E02224" w:rsidP="00AE159D">
            <w:pPr>
              <w:rPr>
                <w:del w:id="4809" w:author="Anees Shaikh" w:date="2013-10-06T21:58:00Z"/>
              </w:rPr>
              <w:pPrChange w:id="4810" w:author="Anees Shaikh" w:date="2013-10-06T21:59:00Z">
                <w:pPr>
                  <w:pStyle w:val="XML1"/>
                </w:pPr>
              </w:pPrChange>
            </w:pPr>
            <w:del w:id="4811" w:author="Anees Shaikh" w:date="2013-10-06T21:58:00Z">
              <w:r w:rsidDel="00AE159D">
                <w:delText xml:space="preserve">            &lt;/xs:element&gt;</w:delText>
              </w:r>
            </w:del>
          </w:p>
          <w:p w14:paraId="2FF8EED9" w14:textId="2887F46A" w:rsidR="00E02224" w:rsidDel="00AE159D" w:rsidRDefault="00E02224" w:rsidP="00AE159D">
            <w:pPr>
              <w:rPr>
                <w:del w:id="4812" w:author="Anees Shaikh" w:date="2013-10-06T21:58:00Z"/>
              </w:rPr>
              <w:pPrChange w:id="4813" w:author="Anees Shaikh" w:date="2013-10-06T21:59:00Z">
                <w:pPr>
                  <w:pStyle w:val="XML1"/>
                </w:pPr>
              </w:pPrChange>
            </w:pPr>
            <w:del w:id="4814" w:author="Anees Shaikh" w:date="2013-10-06T21:58:00Z">
              <w:r w:rsidDel="00AE159D">
                <w:delText xml:space="preserve">            &lt;xs:element name="no-packet-in" minOccurs="0"  type="xs:boolean"&gt;</w:delText>
              </w:r>
            </w:del>
          </w:p>
          <w:p w14:paraId="7BEFB74C" w14:textId="02B860E0" w:rsidR="00E02224" w:rsidDel="00AE159D" w:rsidRDefault="00E02224" w:rsidP="00AE159D">
            <w:pPr>
              <w:rPr>
                <w:del w:id="4815" w:author="Anees Shaikh" w:date="2013-10-06T21:58:00Z"/>
              </w:rPr>
              <w:pPrChange w:id="4816" w:author="Anees Shaikh" w:date="2013-10-06T21:59:00Z">
                <w:pPr>
                  <w:pStyle w:val="XML1"/>
                </w:pPr>
              </w:pPrChange>
            </w:pPr>
            <w:del w:id="4817" w:author="Anees Shaikh" w:date="2013-10-06T21:58:00Z">
              <w:r w:rsidDel="00AE159D">
                <w:delText xml:space="preserve">              &lt;xs:annotation&gt;</w:delText>
              </w:r>
            </w:del>
          </w:p>
          <w:p w14:paraId="3657CEDA" w14:textId="76692718" w:rsidR="00E02224" w:rsidDel="00AE159D" w:rsidRDefault="00E02224" w:rsidP="00AE159D">
            <w:pPr>
              <w:rPr>
                <w:del w:id="4818" w:author="Anees Shaikh" w:date="2013-10-06T21:58:00Z"/>
              </w:rPr>
              <w:pPrChange w:id="4819" w:author="Anees Shaikh" w:date="2013-10-06T21:59:00Z">
                <w:pPr>
                  <w:pStyle w:val="XML1"/>
                </w:pPr>
              </w:pPrChange>
            </w:pPr>
            <w:del w:id="4820" w:author="Anees Shaikh" w:date="2013-10-06T21:58:00Z">
              <w:r w:rsidDel="00AE159D">
                <w:delText xml:space="preserve">                &lt;xs:documentation&gt;</w:delText>
              </w:r>
            </w:del>
          </w:p>
          <w:p w14:paraId="61A75EC7" w14:textId="1B7DEDD7" w:rsidR="00E02224" w:rsidDel="00AE159D" w:rsidRDefault="00E02224" w:rsidP="00AE159D">
            <w:pPr>
              <w:rPr>
                <w:del w:id="4821" w:author="Anees Shaikh" w:date="2013-10-06T21:58:00Z"/>
              </w:rPr>
              <w:pPrChange w:id="4822" w:author="Anees Shaikh" w:date="2013-10-06T21:59:00Z">
                <w:pPr>
                  <w:pStyle w:val="XML1"/>
                </w:pPr>
              </w:pPrChange>
            </w:pPr>
            <w:del w:id="4823" w:author="Anees Shaikh" w:date="2013-10-06T21:58:00Z">
              <w:r w:rsidDel="00AE159D">
                <w:delText xml:space="preserve">                  If true, packets received on that port that </w:delText>
              </w:r>
            </w:del>
          </w:p>
          <w:p w14:paraId="6CEBF379" w14:textId="491A021C" w:rsidR="00E02224" w:rsidDel="00AE159D" w:rsidRDefault="00E02224" w:rsidP="00AE159D">
            <w:pPr>
              <w:rPr>
                <w:del w:id="4824" w:author="Anees Shaikh" w:date="2013-10-06T21:58:00Z"/>
              </w:rPr>
              <w:pPrChange w:id="4825" w:author="Anees Shaikh" w:date="2013-10-06T21:59:00Z">
                <w:pPr>
                  <w:pStyle w:val="XML1"/>
                </w:pPr>
              </w:pPrChange>
            </w:pPr>
            <w:del w:id="4826" w:author="Anees Shaikh" w:date="2013-10-06T21:58:00Z">
              <w:r w:rsidDel="00AE159D">
                <w:delText xml:space="preserve">                  generate a table miss should never trigger a packet-in </w:delText>
              </w:r>
            </w:del>
          </w:p>
          <w:p w14:paraId="32E85A79" w14:textId="05CFBE13" w:rsidR="00E02224" w:rsidDel="00AE159D" w:rsidRDefault="00E02224" w:rsidP="00AE159D">
            <w:pPr>
              <w:rPr>
                <w:del w:id="4827" w:author="Anees Shaikh" w:date="2013-10-06T21:58:00Z"/>
              </w:rPr>
              <w:pPrChange w:id="4828" w:author="Anees Shaikh" w:date="2013-10-06T21:59:00Z">
                <w:pPr>
                  <w:pStyle w:val="XML1"/>
                </w:pPr>
              </w:pPrChange>
            </w:pPr>
            <w:del w:id="4829" w:author="Anees Shaikh" w:date="2013-10-06T21:58:00Z">
              <w:r w:rsidDel="00AE159D">
                <w:delText xml:space="preserve">                  message to the OpenFlow Controller.</w:delText>
              </w:r>
            </w:del>
          </w:p>
          <w:p w14:paraId="16E3B4FE" w14:textId="0DBB8079" w:rsidR="00E02224" w:rsidDel="00AE159D" w:rsidRDefault="00E02224" w:rsidP="00AE159D">
            <w:pPr>
              <w:rPr>
                <w:del w:id="4830" w:author="Anees Shaikh" w:date="2013-10-06T21:58:00Z"/>
              </w:rPr>
              <w:pPrChange w:id="4831" w:author="Anees Shaikh" w:date="2013-10-06T21:59:00Z">
                <w:pPr>
                  <w:pStyle w:val="XML1"/>
                </w:pPr>
              </w:pPrChange>
            </w:pPr>
          </w:p>
          <w:p w14:paraId="38A3305E" w14:textId="6D3C63D1" w:rsidR="00E02224" w:rsidDel="00AE159D" w:rsidRDefault="00E02224" w:rsidP="00AE159D">
            <w:pPr>
              <w:rPr>
                <w:del w:id="4832" w:author="Anees Shaikh" w:date="2013-10-06T21:58:00Z"/>
              </w:rPr>
              <w:pPrChange w:id="4833" w:author="Anees Shaikh" w:date="2013-10-06T21:59:00Z">
                <w:pPr>
                  <w:pStyle w:val="XML1"/>
                </w:pPr>
              </w:pPrChange>
            </w:pPr>
            <w:del w:id="4834" w:author="Anees Shaikh" w:date="2013-10-06T21:58:00Z">
              <w:r w:rsidDel="00AE159D">
                <w:delText xml:space="preserve">                  This element is optional. If this element is not present</w:delText>
              </w:r>
            </w:del>
          </w:p>
          <w:p w14:paraId="6783538C" w14:textId="42E6FF2F" w:rsidR="00E02224" w:rsidDel="00AE159D" w:rsidRDefault="00E02224" w:rsidP="00AE159D">
            <w:pPr>
              <w:rPr>
                <w:del w:id="4835" w:author="Anees Shaikh" w:date="2013-10-06T21:58:00Z"/>
              </w:rPr>
              <w:pPrChange w:id="4836" w:author="Anees Shaikh" w:date="2013-10-06T21:59:00Z">
                <w:pPr>
                  <w:pStyle w:val="XML1"/>
                </w:pPr>
              </w:pPrChange>
            </w:pPr>
            <w:del w:id="4837" w:author="Anees Shaikh" w:date="2013-10-06T21:58:00Z">
              <w:r w:rsidDel="00AE159D">
                <w:delText xml:space="preserve">                  it defaults to 'false'.</w:delText>
              </w:r>
            </w:del>
          </w:p>
          <w:p w14:paraId="3429140D" w14:textId="32D88571" w:rsidR="00E02224" w:rsidDel="00AE159D" w:rsidRDefault="00E02224" w:rsidP="00AE159D">
            <w:pPr>
              <w:rPr>
                <w:del w:id="4838" w:author="Anees Shaikh" w:date="2013-10-06T21:58:00Z"/>
              </w:rPr>
              <w:pPrChange w:id="4839" w:author="Anees Shaikh" w:date="2013-10-06T21:59:00Z">
                <w:pPr>
                  <w:pStyle w:val="XML1"/>
                </w:pPr>
              </w:pPrChange>
            </w:pPr>
            <w:del w:id="4840" w:author="Anees Shaikh" w:date="2013-10-06T21:58:00Z">
              <w:r w:rsidDel="00AE159D">
                <w:delText xml:space="preserve">                &lt;/xs:documentation&gt;</w:delText>
              </w:r>
            </w:del>
          </w:p>
          <w:p w14:paraId="26F309AC" w14:textId="378411F3" w:rsidR="00E02224" w:rsidDel="00AE159D" w:rsidRDefault="00E02224" w:rsidP="00AE159D">
            <w:pPr>
              <w:rPr>
                <w:del w:id="4841" w:author="Anees Shaikh" w:date="2013-10-06T21:58:00Z"/>
              </w:rPr>
              <w:pPrChange w:id="4842" w:author="Anees Shaikh" w:date="2013-10-06T21:59:00Z">
                <w:pPr>
                  <w:pStyle w:val="XML1"/>
                </w:pPr>
              </w:pPrChange>
            </w:pPr>
            <w:del w:id="4843" w:author="Anees Shaikh" w:date="2013-10-06T21:58:00Z">
              <w:r w:rsidDel="00AE159D">
                <w:delText xml:space="preserve">              &lt;/xs:annotation&gt;</w:delText>
              </w:r>
            </w:del>
          </w:p>
          <w:p w14:paraId="54C6C1E2" w14:textId="60B15F35" w:rsidR="00E02224" w:rsidDel="00AE159D" w:rsidRDefault="00E02224" w:rsidP="00AE159D">
            <w:pPr>
              <w:rPr>
                <w:del w:id="4844" w:author="Anees Shaikh" w:date="2013-10-06T21:58:00Z"/>
              </w:rPr>
              <w:pPrChange w:id="4845" w:author="Anees Shaikh" w:date="2013-10-06T21:59:00Z">
                <w:pPr>
                  <w:pStyle w:val="XML1"/>
                </w:pPr>
              </w:pPrChange>
            </w:pPr>
            <w:del w:id="4846" w:author="Anees Shaikh" w:date="2013-10-06T21:58:00Z">
              <w:r w:rsidDel="00AE159D">
                <w:delText xml:space="preserve">            &lt;/xs:element&gt;</w:delText>
              </w:r>
            </w:del>
          </w:p>
          <w:p w14:paraId="6808CFFE" w14:textId="0F9E5C7C" w:rsidR="00E02224" w:rsidDel="00AE159D" w:rsidRDefault="00E02224" w:rsidP="00AE159D">
            <w:pPr>
              <w:rPr>
                <w:del w:id="4847" w:author="Anees Shaikh" w:date="2013-10-06T21:58:00Z"/>
              </w:rPr>
              <w:pPrChange w:id="4848" w:author="Anees Shaikh" w:date="2013-10-06T21:59:00Z">
                <w:pPr>
                  <w:pStyle w:val="XML1"/>
                </w:pPr>
              </w:pPrChange>
            </w:pPr>
            <w:del w:id="4849" w:author="Anees Shaikh" w:date="2013-10-06T21:58:00Z">
              <w:r w:rsidDel="00AE159D">
                <w:delText xml:space="preserve">          &lt;/xs:sequence&gt;</w:delText>
              </w:r>
            </w:del>
          </w:p>
          <w:p w14:paraId="35203BC2" w14:textId="494EA78F" w:rsidR="00E02224" w:rsidDel="00AE159D" w:rsidRDefault="00E02224" w:rsidP="00AE159D">
            <w:pPr>
              <w:rPr>
                <w:del w:id="4850" w:author="Anees Shaikh" w:date="2013-10-06T21:58:00Z"/>
              </w:rPr>
              <w:pPrChange w:id="4851" w:author="Anees Shaikh" w:date="2013-10-06T21:59:00Z">
                <w:pPr>
                  <w:pStyle w:val="XML1"/>
                </w:pPr>
              </w:pPrChange>
            </w:pPr>
            <w:del w:id="4852" w:author="Anees Shaikh" w:date="2013-10-06T21:58:00Z">
              <w:r w:rsidDel="00AE159D">
                <w:delText xml:space="preserve">        &lt;/xs:complexType&gt;</w:delText>
              </w:r>
            </w:del>
          </w:p>
          <w:p w14:paraId="30A15E50" w14:textId="697F00B9" w:rsidR="00E02224" w:rsidDel="00AE159D" w:rsidRDefault="00E02224" w:rsidP="00AE159D">
            <w:pPr>
              <w:rPr>
                <w:del w:id="4853" w:author="Anees Shaikh" w:date="2013-10-06T21:58:00Z"/>
              </w:rPr>
              <w:pPrChange w:id="4854" w:author="Anees Shaikh" w:date="2013-10-06T21:59:00Z">
                <w:pPr>
                  <w:pStyle w:val="XML1"/>
                </w:pPr>
              </w:pPrChange>
            </w:pPr>
            <w:del w:id="4855" w:author="Anees Shaikh" w:date="2013-10-06T21:58:00Z">
              <w:r w:rsidDel="00AE159D">
                <w:delText xml:space="preserve">      &lt;/xs:element&gt;</w:delText>
              </w:r>
            </w:del>
          </w:p>
          <w:p w14:paraId="39ABFEED" w14:textId="484BA900" w:rsidR="00E02224" w:rsidDel="00AE159D" w:rsidRDefault="00E02224" w:rsidP="00AE159D">
            <w:pPr>
              <w:rPr>
                <w:del w:id="4856" w:author="Anees Shaikh" w:date="2013-10-06T21:58:00Z"/>
              </w:rPr>
              <w:pPrChange w:id="4857" w:author="Anees Shaikh" w:date="2013-10-06T21:59:00Z">
                <w:pPr>
                  <w:pStyle w:val="XML1"/>
                </w:pPr>
              </w:pPrChange>
            </w:pPr>
            <w:del w:id="4858" w:author="Anees Shaikh" w:date="2013-10-06T21:58:00Z">
              <w:r w:rsidDel="00AE159D">
                <w:delText xml:space="preserve">      &lt;xs:element name="state"&gt;</w:delText>
              </w:r>
            </w:del>
          </w:p>
          <w:p w14:paraId="165F981A" w14:textId="199F3F24" w:rsidR="00E02224" w:rsidDel="00AE159D" w:rsidRDefault="00E02224" w:rsidP="00AE159D">
            <w:pPr>
              <w:rPr>
                <w:del w:id="4859" w:author="Anees Shaikh" w:date="2013-10-06T21:58:00Z"/>
              </w:rPr>
              <w:pPrChange w:id="4860" w:author="Anees Shaikh" w:date="2013-10-06T21:59:00Z">
                <w:pPr>
                  <w:pStyle w:val="XML1"/>
                </w:pPr>
              </w:pPrChange>
            </w:pPr>
            <w:del w:id="4861" w:author="Anees Shaikh" w:date="2013-10-06T21:58:00Z">
              <w:r w:rsidDel="00AE159D">
                <w:delText xml:space="preserve">        &lt;xs:annotation&gt;</w:delText>
              </w:r>
            </w:del>
          </w:p>
          <w:p w14:paraId="6C5AD44A" w14:textId="53C4463F" w:rsidR="00E02224" w:rsidDel="00AE159D" w:rsidRDefault="00E02224" w:rsidP="00AE159D">
            <w:pPr>
              <w:rPr>
                <w:del w:id="4862" w:author="Anees Shaikh" w:date="2013-10-06T21:58:00Z"/>
              </w:rPr>
              <w:pPrChange w:id="4863" w:author="Anees Shaikh" w:date="2013-10-06T21:59:00Z">
                <w:pPr>
                  <w:pStyle w:val="XML1"/>
                </w:pPr>
              </w:pPrChange>
            </w:pPr>
            <w:del w:id="4864" w:author="Anees Shaikh" w:date="2013-10-06T21:58:00Z">
              <w:r w:rsidDel="00AE159D">
                <w:delText xml:space="preserve">          &lt;xs:documentation&gt;</w:delText>
              </w:r>
            </w:del>
          </w:p>
          <w:p w14:paraId="738F1995" w14:textId="2BC7AE9D" w:rsidR="00E02224" w:rsidDel="00AE159D" w:rsidRDefault="00E02224" w:rsidP="00AE159D">
            <w:pPr>
              <w:rPr>
                <w:del w:id="4865" w:author="Anees Shaikh" w:date="2013-10-06T21:58:00Z"/>
              </w:rPr>
              <w:pPrChange w:id="4866" w:author="Anees Shaikh" w:date="2013-10-06T21:59:00Z">
                <w:pPr>
                  <w:pStyle w:val="XML1"/>
                </w:pPr>
              </w:pPrChange>
            </w:pPr>
            <w:del w:id="4867" w:author="Anees Shaikh" w:date="2013-10-06T21:58:00Z">
              <w:r w:rsidDel="00AE159D">
                <w:delText xml:space="preserve">            This element represents the general operational </w:delText>
              </w:r>
            </w:del>
          </w:p>
          <w:p w14:paraId="53D56F53" w14:textId="26827AB4" w:rsidR="00E02224" w:rsidDel="00AE159D" w:rsidRDefault="00E02224" w:rsidP="00AE159D">
            <w:pPr>
              <w:rPr>
                <w:del w:id="4868" w:author="Anees Shaikh" w:date="2013-10-06T21:58:00Z"/>
              </w:rPr>
              <w:pPrChange w:id="4869" w:author="Anees Shaikh" w:date="2013-10-06T21:59:00Z">
                <w:pPr>
                  <w:pStyle w:val="XML1"/>
                </w:pPr>
              </w:pPrChange>
            </w:pPr>
            <w:del w:id="4870" w:author="Anees Shaikh" w:date="2013-10-06T21:58:00Z">
              <w:r w:rsidDel="00AE159D">
                <w:delText xml:space="preserve">            state of the OpenFlow Port.</w:delText>
              </w:r>
            </w:del>
          </w:p>
          <w:p w14:paraId="3E1CA948" w14:textId="76AA11AC" w:rsidR="00E02224" w:rsidDel="00AE159D" w:rsidRDefault="00E02224" w:rsidP="00AE159D">
            <w:pPr>
              <w:rPr>
                <w:del w:id="4871" w:author="Anees Shaikh" w:date="2013-10-06T21:58:00Z"/>
              </w:rPr>
              <w:pPrChange w:id="4872" w:author="Anees Shaikh" w:date="2013-10-06T21:59:00Z">
                <w:pPr>
                  <w:pStyle w:val="XML1"/>
                </w:pPr>
              </w:pPrChange>
            </w:pPr>
          </w:p>
          <w:p w14:paraId="6C96F8BC" w14:textId="7574DBDB" w:rsidR="00E02224" w:rsidDel="00AE159D" w:rsidRDefault="00E02224" w:rsidP="00AE159D">
            <w:pPr>
              <w:rPr>
                <w:del w:id="4873" w:author="Anees Shaikh" w:date="2013-10-06T21:58:00Z"/>
              </w:rPr>
              <w:pPrChange w:id="4874" w:author="Anees Shaikh" w:date="2013-10-06T21:59:00Z">
                <w:pPr>
                  <w:pStyle w:val="XML1"/>
                </w:pPr>
              </w:pPrChange>
            </w:pPr>
            <w:del w:id="4875" w:author="Anees Shaikh" w:date="2013-10-06T21:58:00Z">
              <w:r w:rsidDel="00AE159D">
                <w:delText xml:space="preserve">            Children of this element are not configurable and can only be</w:delText>
              </w:r>
            </w:del>
          </w:p>
          <w:p w14:paraId="76D12C5F" w14:textId="2B6C28C7" w:rsidR="00E02224" w:rsidDel="00AE159D" w:rsidRDefault="00E02224" w:rsidP="00AE159D">
            <w:pPr>
              <w:rPr>
                <w:del w:id="4876" w:author="Anees Shaikh" w:date="2013-10-06T21:58:00Z"/>
              </w:rPr>
              <w:pPrChange w:id="4877" w:author="Anees Shaikh" w:date="2013-10-06T21:59:00Z">
                <w:pPr>
                  <w:pStyle w:val="XML1"/>
                </w:pPr>
              </w:pPrChange>
            </w:pPr>
            <w:del w:id="4878" w:author="Anees Shaikh" w:date="2013-10-06T21:58:00Z">
              <w:r w:rsidDel="00AE159D">
                <w:delText xml:space="preserve">            retrieved by NETCONF &amp;lt;get&amp;gt; operations. Attemps to modify this</w:delText>
              </w:r>
            </w:del>
          </w:p>
          <w:p w14:paraId="51A01DE4" w14:textId="6F652751" w:rsidR="00E02224" w:rsidDel="00AE159D" w:rsidRDefault="00E02224" w:rsidP="00AE159D">
            <w:pPr>
              <w:rPr>
                <w:del w:id="4879" w:author="Anees Shaikh" w:date="2013-10-06T21:58:00Z"/>
              </w:rPr>
              <w:pPrChange w:id="4880" w:author="Anees Shaikh" w:date="2013-10-06T21:59:00Z">
                <w:pPr>
                  <w:pStyle w:val="XML1"/>
                </w:pPr>
              </w:pPrChange>
            </w:pPr>
            <w:del w:id="4881" w:author="Anees Shaikh" w:date="2013-10-06T21:58:00Z">
              <w:r w:rsidDel="00AE159D">
                <w:delText xml:space="preserve">            element and its children with a NETCONF &amp;lt;edit-config&amp;gt;</w:delText>
              </w:r>
            </w:del>
          </w:p>
          <w:p w14:paraId="06A78488" w14:textId="16A24424" w:rsidR="00E02224" w:rsidDel="00AE159D" w:rsidRDefault="00E02224" w:rsidP="00AE159D">
            <w:pPr>
              <w:rPr>
                <w:del w:id="4882" w:author="Anees Shaikh" w:date="2013-10-06T21:58:00Z"/>
              </w:rPr>
              <w:pPrChange w:id="4883" w:author="Anees Shaikh" w:date="2013-10-06T21:59:00Z">
                <w:pPr>
                  <w:pStyle w:val="XML1"/>
                </w:pPr>
              </w:pPrChange>
            </w:pPr>
            <w:del w:id="4884" w:author="Anees Shaikh" w:date="2013-10-06T21:58:00Z">
              <w:r w:rsidDel="00AE159D">
                <w:delText xml:space="preserve">            operation MUST result in an 'operation-not-supported' error</w:delText>
              </w:r>
            </w:del>
          </w:p>
          <w:p w14:paraId="6393FA92" w14:textId="6A1CDA57" w:rsidR="00E02224" w:rsidDel="00AE159D" w:rsidRDefault="00E02224" w:rsidP="00AE159D">
            <w:pPr>
              <w:rPr>
                <w:del w:id="4885" w:author="Anees Shaikh" w:date="2013-10-06T21:58:00Z"/>
              </w:rPr>
              <w:pPrChange w:id="4886" w:author="Anees Shaikh" w:date="2013-10-06T21:59:00Z">
                <w:pPr>
                  <w:pStyle w:val="XML1"/>
                </w:pPr>
              </w:pPrChange>
            </w:pPr>
            <w:del w:id="4887" w:author="Anees Shaikh" w:date="2013-10-06T21:58:00Z">
              <w:r w:rsidDel="00AE159D">
                <w:delText xml:space="preserve">            with type 'application'.</w:delText>
              </w:r>
            </w:del>
          </w:p>
          <w:p w14:paraId="3F00907A" w14:textId="6FF11D76" w:rsidR="00E02224" w:rsidDel="00AE159D" w:rsidRDefault="00E02224" w:rsidP="00AE159D">
            <w:pPr>
              <w:rPr>
                <w:del w:id="4888" w:author="Anees Shaikh" w:date="2013-10-06T21:58:00Z"/>
              </w:rPr>
              <w:pPrChange w:id="4889" w:author="Anees Shaikh" w:date="2013-10-06T21:59:00Z">
                <w:pPr>
                  <w:pStyle w:val="XML1"/>
                </w:pPr>
              </w:pPrChange>
            </w:pPr>
            <w:del w:id="4890" w:author="Anees Shaikh" w:date="2013-10-06T21:58:00Z">
              <w:r w:rsidDel="00AE159D">
                <w:delText xml:space="preserve">          &lt;/xs:documentation&gt;</w:delText>
              </w:r>
            </w:del>
          </w:p>
          <w:p w14:paraId="13B35F35" w14:textId="086FCFC3" w:rsidR="00E02224" w:rsidDel="00AE159D" w:rsidRDefault="00E02224" w:rsidP="00AE159D">
            <w:pPr>
              <w:rPr>
                <w:del w:id="4891" w:author="Anees Shaikh" w:date="2013-10-06T21:58:00Z"/>
              </w:rPr>
              <w:pPrChange w:id="4892" w:author="Anees Shaikh" w:date="2013-10-06T21:59:00Z">
                <w:pPr>
                  <w:pStyle w:val="XML1"/>
                </w:pPr>
              </w:pPrChange>
            </w:pPr>
            <w:del w:id="4893" w:author="Anees Shaikh" w:date="2013-10-06T21:58:00Z">
              <w:r w:rsidDel="00AE159D">
                <w:delText xml:space="preserve">        &lt;/xs:annotation&gt;</w:delText>
              </w:r>
            </w:del>
          </w:p>
          <w:p w14:paraId="63582149" w14:textId="44821C65" w:rsidR="00E02224" w:rsidDel="00AE159D" w:rsidRDefault="00E02224" w:rsidP="00AE159D">
            <w:pPr>
              <w:rPr>
                <w:del w:id="4894" w:author="Anees Shaikh" w:date="2013-10-06T21:58:00Z"/>
              </w:rPr>
              <w:pPrChange w:id="4895" w:author="Anees Shaikh" w:date="2013-10-06T21:59:00Z">
                <w:pPr>
                  <w:pStyle w:val="XML1"/>
                </w:pPr>
              </w:pPrChange>
            </w:pPr>
            <w:del w:id="4896" w:author="Anees Shaikh" w:date="2013-10-06T21:58:00Z">
              <w:r w:rsidDel="00AE159D">
                <w:delText xml:space="preserve">        &lt;xs:complexType&gt;</w:delText>
              </w:r>
            </w:del>
          </w:p>
          <w:p w14:paraId="4701CDBA" w14:textId="4E881D24" w:rsidR="00E02224" w:rsidDel="00AE159D" w:rsidRDefault="00E02224" w:rsidP="00AE159D">
            <w:pPr>
              <w:rPr>
                <w:del w:id="4897" w:author="Anees Shaikh" w:date="2013-10-06T21:58:00Z"/>
              </w:rPr>
              <w:pPrChange w:id="4898" w:author="Anees Shaikh" w:date="2013-10-06T21:59:00Z">
                <w:pPr>
                  <w:pStyle w:val="XML1"/>
                </w:pPr>
              </w:pPrChange>
            </w:pPr>
            <w:del w:id="4899" w:author="Anees Shaikh" w:date="2013-10-06T21:58:00Z">
              <w:r w:rsidDel="00AE159D">
                <w:delText xml:space="preserve">          &lt;xs:sequence&gt;</w:delText>
              </w:r>
            </w:del>
          </w:p>
          <w:p w14:paraId="2B3E3B1A" w14:textId="56D2CEBC" w:rsidR="00E02224" w:rsidDel="00AE159D" w:rsidRDefault="00E02224" w:rsidP="00AE159D">
            <w:pPr>
              <w:rPr>
                <w:del w:id="4900" w:author="Anees Shaikh" w:date="2013-10-06T21:58:00Z"/>
              </w:rPr>
              <w:pPrChange w:id="4901" w:author="Anees Shaikh" w:date="2013-10-06T21:59:00Z">
                <w:pPr>
                  <w:pStyle w:val="XML1"/>
                </w:pPr>
              </w:pPrChange>
            </w:pPr>
            <w:del w:id="4902" w:author="Anees Shaikh" w:date="2013-10-06T21:58:00Z">
              <w:r w:rsidDel="00AE159D">
                <w:delText xml:space="preserve">            &lt;xs:element name="oper-state" minOccurs="0"  type="OFUpDownStateType"&gt;</w:delText>
              </w:r>
            </w:del>
          </w:p>
          <w:p w14:paraId="0D6E28D1" w14:textId="7051E846" w:rsidR="00E02224" w:rsidDel="00AE159D" w:rsidRDefault="00E02224" w:rsidP="00AE159D">
            <w:pPr>
              <w:rPr>
                <w:del w:id="4903" w:author="Anees Shaikh" w:date="2013-10-06T21:58:00Z"/>
              </w:rPr>
              <w:pPrChange w:id="4904" w:author="Anees Shaikh" w:date="2013-10-06T21:59:00Z">
                <w:pPr>
                  <w:pStyle w:val="XML1"/>
                </w:pPr>
              </w:pPrChange>
            </w:pPr>
            <w:del w:id="4905" w:author="Anees Shaikh" w:date="2013-10-06T21:58:00Z">
              <w:r w:rsidDel="00AE159D">
                <w:delText xml:space="preserve">              &lt;xs:annotation&gt;</w:delText>
              </w:r>
            </w:del>
          </w:p>
          <w:p w14:paraId="5620A1A2" w14:textId="1148A770" w:rsidR="00E02224" w:rsidDel="00AE159D" w:rsidRDefault="00E02224" w:rsidP="00AE159D">
            <w:pPr>
              <w:rPr>
                <w:del w:id="4906" w:author="Anees Shaikh" w:date="2013-10-06T21:58:00Z"/>
              </w:rPr>
              <w:pPrChange w:id="4907" w:author="Anees Shaikh" w:date="2013-10-06T21:59:00Z">
                <w:pPr>
                  <w:pStyle w:val="XML1"/>
                </w:pPr>
              </w:pPrChange>
            </w:pPr>
            <w:del w:id="4908" w:author="Anees Shaikh" w:date="2013-10-06T21:58:00Z">
              <w:r w:rsidDel="00AE159D">
                <w:delText xml:space="preserve">                &lt;xs:documentation&gt;</w:delText>
              </w:r>
            </w:del>
          </w:p>
          <w:p w14:paraId="3CE5972C" w14:textId="26E5A122" w:rsidR="00E02224" w:rsidDel="00AE159D" w:rsidRDefault="00E02224" w:rsidP="00AE159D">
            <w:pPr>
              <w:rPr>
                <w:del w:id="4909" w:author="Anees Shaikh" w:date="2013-10-06T21:58:00Z"/>
              </w:rPr>
              <w:pPrChange w:id="4910" w:author="Anees Shaikh" w:date="2013-10-06T21:59:00Z">
                <w:pPr>
                  <w:pStyle w:val="XML1"/>
                </w:pPr>
              </w:pPrChange>
            </w:pPr>
            <w:del w:id="4911" w:author="Anees Shaikh" w:date="2013-10-06T21:58:00Z">
              <w:r w:rsidDel="00AE159D">
                <w:delText xml:space="preserve">                  If the value of this element is 'down', it </w:delText>
              </w:r>
            </w:del>
          </w:p>
          <w:p w14:paraId="4EE54C39" w14:textId="5263660C" w:rsidR="00E02224" w:rsidDel="00AE159D" w:rsidRDefault="00E02224" w:rsidP="00AE159D">
            <w:pPr>
              <w:rPr>
                <w:del w:id="4912" w:author="Anees Shaikh" w:date="2013-10-06T21:58:00Z"/>
              </w:rPr>
              <w:pPrChange w:id="4913" w:author="Anees Shaikh" w:date="2013-10-06T21:59:00Z">
                <w:pPr>
                  <w:pStyle w:val="XML1"/>
                </w:pPr>
              </w:pPrChange>
            </w:pPr>
            <w:del w:id="4914" w:author="Anees Shaikh" w:date="2013-10-06T21:58:00Z">
              <w:r w:rsidDel="00AE159D">
                <w:delText xml:space="preserve">                  indicates that there is no physical link present.</w:delText>
              </w:r>
            </w:del>
          </w:p>
          <w:p w14:paraId="4DAA0D5C" w14:textId="4A4ECC40" w:rsidR="00E02224" w:rsidDel="00AE159D" w:rsidRDefault="00E02224" w:rsidP="00AE159D">
            <w:pPr>
              <w:rPr>
                <w:del w:id="4915" w:author="Anees Shaikh" w:date="2013-10-06T21:58:00Z"/>
              </w:rPr>
              <w:pPrChange w:id="4916" w:author="Anees Shaikh" w:date="2013-10-06T21:59:00Z">
                <w:pPr>
                  <w:pStyle w:val="XML1"/>
                </w:pPr>
              </w:pPrChange>
            </w:pPr>
            <w:del w:id="4917" w:author="Anees Shaikh" w:date="2013-10-06T21:58:00Z">
              <w:r w:rsidDel="00AE159D">
                <w:delText xml:space="preserve">                &lt;/xs:documentation&gt;</w:delText>
              </w:r>
            </w:del>
          </w:p>
          <w:p w14:paraId="0FCF566B" w14:textId="4BFE90AF" w:rsidR="00E02224" w:rsidDel="00AE159D" w:rsidRDefault="00E02224" w:rsidP="00AE159D">
            <w:pPr>
              <w:rPr>
                <w:del w:id="4918" w:author="Anees Shaikh" w:date="2013-10-06T21:58:00Z"/>
              </w:rPr>
              <w:pPrChange w:id="4919" w:author="Anees Shaikh" w:date="2013-10-06T21:59:00Z">
                <w:pPr>
                  <w:pStyle w:val="XML1"/>
                </w:pPr>
              </w:pPrChange>
            </w:pPr>
            <w:del w:id="4920" w:author="Anees Shaikh" w:date="2013-10-06T21:58:00Z">
              <w:r w:rsidDel="00AE159D">
                <w:delText xml:space="preserve">              &lt;/xs:annotation&gt;</w:delText>
              </w:r>
            </w:del>
          </w:p>
          <w:p w14:paraId="2033121A" w14:textId="000176D3" w:rsidR="00E02224" w:rsidDel="00AE159D" w:rsidRDefault="00E02224" w:rsidP="00AE159D">
            <w:pPr>
              <w:rPr>
                <w:del w:id="4921" w:author="Anees Shaikh" w:date="2013-10-06T21:58:00Z"/>
              </w:rPr>
              <w:pPrChange w:id="4922" w:author="Anees Shaikh" w:date="2013-10-06T21:59:00Z">
                <w:pPr>
                  <w:pStyle w:val="XML1"/>
                </w:pPr>
              </w:pPrChange>
            </w:pPr>
            <w:del w:id="4923" w:author="Anees Shaikh" w:date="2013-10-06T21:58:00Z">
              <w:r w:rsidDel="00AE159D">
                <w:delText xml:space="preserve">            &lt;/xs:element&gt;</w:delText>
              </w:r>
            </w:del>
          </w:p>
          <w:p w14:paraId="624A3101" w14:textId="533829AF" w:rsidR="00E02224" w:rsidDel="00AE159D" w:rsidRDefault="00E02224" w:rsidP="00AE159D">
            <w:pPr>
              <w:rPr>
                <w:del w:id="4924" w:author="Anees Shaikh" w:date="2013-10-06T21:58:00Z"/>
              </w:rPr>
              <w:pPrChange w:id="4925" w:author="Anees Shaikh" w:date="2013-10-06T21:59:00Z">
                <w:pPr>
                  <w:pStyle w:val="XML1"/>
                </w:pPr>
              </w:pPrChange>
            </w:pPr>
            <w:del w:id="4926" w:author="Anees Shaikh" w:date="2013-10-06T21:58:00Z">
              <w:r w:rsidDel="00AE159D">
                <w:delText xml:space="preserve">            &lt;xs:element name="blocked" minOccurs="0"  type="xs:boolean"&gt;</w:delText>
              </w:r>
            </w:del>
          </w:p>
          <w:p w14:paraId="5346F118" w14:textId="2A722F0D" w:rsidR="00E02224" w:rsidDel="00AE159D" w:rsidRDefault="00E02224" w:rsidP="00AE159D">
            <w:pPr>
              <w:rPr>
                <w:del w:id="4927" w:author="Anees Shaikh" w:date="2013-10-06T21:58:00Z"/>
              </w:rPr>
              <w:pPrChange w:id="4928" w:author="Anees Shaikh" w:date="2013-10-06T21:59:00Z">
                <w:pPr>
                  <w:pStyle w:val="XML1"/>
                </w:pPr>
              </w:pPrChange>
            </w:pPr>
            <w:del w:id="4929" w:author="Anees Shaikh" w:date="2013-10-06T21:58:00Z">
              <w:r w:rsidDel="00AE159D">
                <w:delText xml:space="preserve">              &lt;xs:annotation&gt;</w:delText>
              </w:r>
            </w:del>
          </w:p>
          <w:p w14:paraId="639BF79D" w14:textId="7983CAE1" w:rsidR="00E02224" w:rsidDel="00AE159D" w:rsidRDefault="00E02224" w:rsidP="00AE159D">
            <w:pPr>
              <w:rPr>
                <w:del w:id="4930" w:author="Anees Shaikh" w:date="2013-10-06T21:58:00Z"/>
              </w:rPr>
              <w:pPrChange w:id="4931" w:author="Anees Shaikh" w:date="2013-10-06T21:59:00Z">
                <w:pPr>
                  <w:pStyle w:val="XML1"/>
                </w:pPr>
              </w:pPrChange>
            </w:pPr>
            <w:del w:id="4932" w:author="Anees Shaikh" w:date="2013-10-06T21:58:00Z">
              <w:r w:rsidDel="00AE159D">
                <w:delText xml:space="preserve">                &lt;xs:documentation&gt;</w:delText>
              </w:r>
            </w:del>
          </w:p>
          <w:p w14:paraId="71773054" w14:textId="500B0CAD" w:rsidR="00E02224" w:rsidDel="00AE159D" w:rsidRDefault="00E02224" w:rsidP="00AE159D">
            <w:pPr>
              <w:rPr>
                <w:del w:id="4933" w:author="Anees Shaikh" w:date="2013-10-06T21:58:00Z"/>
              </w:rPr>
              <w:pPrChange w:id="4934" w:author="Anees Shaikh" w:date="2013-10-06T21:59:00Z">
                <w:pPr>
                  <w:pStyle w:val="XML1"/>
                </w:pPr>
              </w:pPrChange>
            </w:pPr>
            <w:del w:id="4935" w:author="Anees Shaikh" w:date="2013-10-06T21:58:00Z">
              <w:r w:rsidDel="00AE159D">
                <w:delText xml:space="preserve">                  If the value of this element is 'true', it </w:delText>
              </w:r>
            </w:del>
          </w:p>
          <w:p w14:paraId="0485EEBF" w14:textId="52F23B43" w:rsidR="00E02224" w:rsidDel="00AE159D" w:rsidRDefault="00E02224" w:rsidP="00AE159D">
            <w:pPr>
              <w:rPr>
                <w:del w:id="4936" w:author="Anees Shaikh" w:date="2013-10-06T21:58:00Z"/>
              </w:rPr>
              <w:pPrChange w:id="4937" w:author="Anees Shaikh" w:date="2013-10-06T21:59:00Z">
                <w:pPr>
                  <w:pStyle w:val="XML1"/>
                </w:pPr>
              </w:pPrChange>
            </w:pPr>
            <w:del w:id="4938" w:author="Anees Shaikh" w:date="2013-10-06T21:58:00Z">
              <w:r w:rsidDel="00AE159D">
                <w:delText xml:space="preserve">                  indicates that a switch protocol outside of OpenFlow,</w:delText>
              </w:r>
            </w:del>
          </w:p>
          <w:p w14:paraId="2124BBFA" w14:textId="31D86131" w:rsidR="00E02224" w:rsidDel="00AE159D" w:rsidRDefault="00E02224" w:rsidP="00AE159D">
            <w:pPr>
              <w:rPr>
                <w:del w:id="4939" w:author="Anees Shaikh" w:date="2013-10-06T21:58:00Z"/>
              </w:rPr>
              <w:pPrChange w:id="4940" w:author="Anees Shaikh" w:date="2013-10-06T21:59:00Z">
                <w:pPr>
                  <w:pStyle w:val="XML1"/>
                </w:pPr>
              </w:pPrChange>
            </w:pPr>
            <w:del w:id="4941" w:author="Anees Shaikh" w:date="2013-10-06T21:58:00Z">
              <w:r w:rsidDel="00AE159D">
                <w:delText xml:space="preserve">                  such as 802.1D Spanning Tree, is preventing the use of</w:delText>
              </w:r>
            </w:del>
          </w:p>
          <w:p w14:paraId="194C2E34" w14:textId="30D82B8C" w:rsidR="00E02224" w:rsidDel="00AE159D" w:rsidRDefault="00E02224" w:rsidP="00AE159D">
            <w:pPr>
              <w:rPr>
                <w:del w:id="4942" w:author="Anees Shaikh" w:date="2013-10-06T21:58:00Z"/>
              </w:rPr>
              <w:pPrChange w:id="4943" w:author="Anees Shaikh" w:date="2013-10-06T21:59:00Z">
                <w:pPr>
                  <w:pStyle w:val="XML1"/>
                </w:pPr>
              </w:pPrChange>
            </w:pPr>
            <w:del w:id="4944" w:author="Anees Shaikh" w:date="2013-10-06T21:58:00Z">
              <w:r w:rsidDel="00AE159D">
                <w:delText xml:space="preserve">                  this OpenFlow port for OpenFlow flooding.</w:delText>
              </w:r>
            </w:del>
          </w:p>
          <w:p w14:paraId="1A954634" w14:textId="700B616A" w:rsidR="00E02224" w:rsidDel="00AE159D" w:rsidRDefault="00E02224" w:rsidP="00AE159D">
            <w:pPr>
              <w:rPr>
                <w:del w:id="4945" w:author="Anees Shaikh" w:date="2013-10-06T21:58:00Z"/>
              </w:rPr>
              <w:pPrChange w:id="4946" w:author="Anees Shaikh" w:date="2013-10-06T21:59:00Z">
                <w:pPr>
                  <w:pStyle w:val="XML1"/>
                </w:pPr>
              </w:pPrChange>
            </w:pPr>
            <w:del w:id="4947" w:author="Anees Shaikh" w:date="2013-10-06T21:58:00Z">
              <w:r w:rsidDel="00AE159D">
                <w:delText xml:space="preserve">                &lt;/xs:documentation&gt;</w:delText>
              </w:r>
            </w:del>
          </w:p>
          <w:p w14:paraId="6BB2ED0A" w14:textId="7FA50B40" w:rsidR="00E02224" w:rsidDel="00AE159D" w:rsidRDefault="00E02224" w:rsidP="00AE159D">
            <w:pPr>
              <w:rPr>
                <w:del w:id="4948" w:author="Anees Shaikh" w:date="2013-10-06T21:58:00Z"/>
              </w:rPr>
              <w:pPrChange w:id="4949" w:author="Anees Shaikh" w:date="2013-10-06T21:59:00Z">
                <w:pPr>
                  <w:pStyle w:val="XML1"/>
                </w:pPr>
              </w:pPrChange>
            </w:pPr>
            <w:del w:id="4950" w:author="Anees Shaikh" w:date="2013-10-06T21:58:00Z">
              <w:r w:rsidDel="00AE159D">
                <w:delText xml:space="preserve">              &lt;/xs:annotation&gt;</w:delText>
              </w:r>
            </w:del>
          </w:p>
          <w:p w14:paraId="4A3C82A8" w14:textId="79AD9E3E" w:rsidR="00E02224" w:rsidDel="00AE159D" w:rsidRDefault="00E02224" w:rsidP="00AE159D">
            <w:pPr>
              <w:rPr>
                <w:del w:id="4951" w:author="Anees Shaikh" w:date="2013-10-06T21:58:00Z"/>
              </w:rPr>
              <w:pPrChange w:id="4952" w:author="Anees Shaikh" w:date="2013-10-06T21:59:00Z">
                <w:pPr>
                  <w:pStyle w:val="XML1"/>
                </w:pPr>
              </w:pPrChange>
            </w:pPr>
            <w:del w:id="4953" w:author="Anees Shaikh" w:date="2013-10-06T21:58:00Z">
              <w:r w:rsidDel="00AE159D">
                <w:delText xml:space="preserve">            &lt;/xs:element&gt;</w:delText>
              </w:r>
            </w:del>
          </w:p>
          <w:p w14:paraId="0E6D41C6" w14:textId="149CA471" w:rsidR="00E02224" w:rsidDel="00AE159D" w:rsidRDefault="00E02224" w:rsidP="00AE159D">
            <w:pPr>
              <w:rPr>
                <w:del w:id="4954" w:author="Anees Shaikh" w:date="2013-10-06T21:58:00Z"/>
              </w:rPr>
              <w:pPrChange w:id="4955" w:author="Anees Shaikh" w:date="2013-10-06T21:59:00Z">
                <w:pPr>
                  <w:pStyle w:val="XML1"/>
                </w:pPr>
              </w:pPrChange>
            </w:pPr>
            <w:del w:id="4956" w:author="Anees Shaikh" w:date="2013-10-06T21:58:00Z">
              <w:r w:rsidDel="00AE159D">
                <w:delText xml:space="preserve">            &lt;xs:element name="live" minOccurs="0"  type="xs:boolean"&gt;</w:delText>
              </w:r>
            </w:del>
          </w:p>
          <w:p w14:paraId="1080FB23" w14:textId="585D3686" w:rsidR="00E02224" w:rsidDel="00AE159D" w:rsidRDefault="00E02224" w:rsidP="00AE159D">
            <w:pPr>
              <w:rPr>
                <w:del w:id="4957" w:author="Anees Shaikh" w:date="2013-10-06T21:58:00Z"/>
              </w:rPr>
              <w:pPrChange w:id="4958" w:author="Anees Shaikh" w:date="2013-10-06T21:59:00Z">
                <w:pPr>
                  <w:pStyle w:val="XML1"/>
                </w:pPr>
              </w:pPrChange>
            </w:pPr>
            <w:del w:id="4959" w:author="Anees Shaikh" w:date="2013-10-06T21:58:00Z">
              <w:r w:rsidDel="00AE159D">
                <w:delText xml:space="preserve">              &lt;xs:annotation&gt;</w:delText>
              </w:r>
            </w:del>
          </w:p>
          <w:p w14:paraId="3F2F15A7" w14:textId="59FF07DE" w:rsidR="00E02224" w:rsidDel="00AE159D" w:rsidRDefault="00E02224" w:rsidP="00AE159D">
            <w:pPr>
              <w:rPr>
                <w:del w:id="4960" w:author="Anees Shaikh" w:date="2013-10-06T21:58:00Z"/>
              </w:rPr>
              <w:pPrChange w:id="4961" w:author="Anees Shaikh" w:date="2013-10-06T21:59:00Z">
                <w:pPr>
                  <w:pStyle w:val="XML1"/>
                </w:pPr>
              </w:pPrChange>
            </w:pPr>
            <w:del w:id="4962" w:author="Anees Shaikh" w:date="2013-10-06T21:58:00Z">
              <w:r w:rsidDel="00AE159D">
                <w:delText xml:space="preserve">                &lt;xs:documentation&gt;</w:delText>
              </w:r>
            </w:del>
          </w:p>
          <w:p w14:paraId="0C5E7A64" w14:textId="27DDC43D" w:rsidR="00E02224" w:rsidDel="00AE159D" w:rsidRDefault="00E02224" w:rsidP="00AE159D">
            <w:pPr>
              <w:rPr>
                <w:del w:id="4963" w:author="Anees Shaikh" w:date="2013-10-06T21:58:00Z"/>
              </w:rPr>
              <w:pPrChange w:id="4964" w:author="Anees Shaikh" w:date="2013-10-06T21:59:00Z">
                <w:pPr>
                  <w:pStyle w:val="XML1"/>
                </w:pPr>
              </w:pPrChange>
            </w:pPr>
            <w:del w:id="4965" w:author="Anees Shaikh" w:date="2013-10-06T21:58:00Z">
              <w:r w:rsidDel="00AE159D">
                <w:delText xml:space="preserve">                  If the value of this element is 'true', it </w:delText>
              </w:r>
            </w:del>
          </w:p>
          <w:p w14:paraId="1F8A1630" w14:textId="01BE23EB" w:rsidR="00E02224" w:rsidDel="00AE159D" w:rsidRDefault="00E02224" w:rsidP="00AE159D">
            <w:pPr>
              <w:rPr>
                <w:del w:id="4966" w:author="Anees Shaikh" w:date="2013-10-06T21:58:00Z"/>
              </w:rPr>
              <w:pPrChange w:id="4967" w:author="Anees Shaikh" w:date="2013-10-06T21:59:00Z">
                <w:pPr>
                  <w:pStyle w:val="XML1"/>
                </w:pPr>
              </w:pPrChange>
            </w:pPr>
            <w:del w:id="4968" w:author="Anees Shaikh" w:date="2013-10-06T21:58:00Z">
              <w:r w:rsidDel="00AE159D">
                <w:delText xml:space="preserve">                  indicates that this OpenFlow Port is live and can be used</w:delText>
              </w:r>
            </w:del>
          </w:p>
          <w:p w14:paraId="0F81EA56" w14:textId="767493FB" w:rsidR="00E02224" w:rsidDel="00AE159D" w:rsidRDefault="00E02224" w:rsidP="00AE159D">
            <w:pPr>
              <w:rPr>
                <w:del w:id="4969" w:author="Anees Shaikh" w:date="2013-10-06T21:58:00Z"/>
              </w:rPr>
              <w:pPrChange w:id="4970" w:author="Anees Shaikh" w:date="2013-10-06T21:59:00Z">
                <w:pPr>
                  <w:pStyle w:val="XML1"/>
                </w:pPr>
              </w:pPrChange>
            </w:pPr>
            <w:del w:id="4971" w:author="Anees Shaikh" w:date="2013-10-06T21:58:00Z">
              <w:r w:rsidDel="00AE159D">
                <w:delText xml:space="preserve">                  for fast failover.</w:delText>
              </w:r>
            </w:del>
          </w:p>
          <w:p w14:paraId="06078FE1" w14:textId="715E0B6E" w:rsidR="00E02224" w:rsidDel="00AE159D" w:rsidRDefault="00E02224" w:rsidP="00AE159D">
            <w:pPr>
              <w:rPr>
                <w:del w:id="4972" w:author="Anees Shaikh" w:date="2013-10-06T21:58:00Z"/>
              </w:rPr>
              <w:pPrChange w:id="4973" w:author="Anees Shaikh" w:date="2013-10-06T21:59:00Z">
                <w:pPr>
                  <w:pStyle w:val="XML1"/>
                </w:pPr>
              </w:pPrChange>
            </w:pPr>
            <w:del w:id="4974" w:author="Anees Shaikh" w:date="2013-10-06T21:58:00Z">
              <w:r w:rsidDel="00AE159D">
                <w:delText xml:space="preserve">                &lt;/xs:documentation&gt;</w:delText>
              </w:r>
            </w:del>
          </w:p>
          <w:p w14:paraId="6B276BC6" w14:textId="780D6FB2" w:rsidR="00E02224" w:rsidDel="00AE159D" w:rsidRDefault="00E02224" w:rsidP="00AE159D">
            <w:pPr>
              <w:rPr>
                <w:del w:id="4975" w:author="Anees Shaikh" w:date="2013-10-06T21:58:00Z"/>
              </w:rPr>
              <w:pPrChange w:id="4976" w:author="Anees Shaikh" w:date="2013-10-06T21:59:00Z">
                <w:pPr>
                  <w:pStyle w:val="XML1"/>
                </w:pPr>
              </w:pPrChange>
            </w:pPr>
            <w:del w:id="4977" w:author="Anees Shaikh" w:date="2013-10-06T21:58:00Z">
              <w:r w:rsidDel="00AE159D">
                <w:delText xml:space="preserve">              &lt;/xs:annotation&gt;</w:delText>
              </w:r>
            </w:del>
          </w:p>
          <w:p w14:paraId="625E7E3E" w14:textId="3682F8E6" w:rsidR="00E02224" w:rsidDel="00AE159D" w:rsidRDefault="00E02224" w:rsidP="00AE159D">
            <w:pPr>
              <w:rPr>
                <w:del w:id="4978" w:author="Anees Shaikh" w:date="2013-10-06T21:58:00Z"/>
              </w:rPr>
              <w:pPrChange w:id="4979" w:author="Anees Shaikh" w:date="2013-10-06T21:59:00Z">
                <w:pPr>
                  <w:pStyle w:val="XML1"/>
                </w:pPr>
              </w:pPrChange>
            </w:pPr>
            <w:del w:id="4980" w:author="Anees Shaikh" w:date="2013-10-06T21:58:00Z">
              <w:r w:rsidDel="00AE159D">
                <w:delText xml:space="preserve">            &lt;/xs:element&gt;</w:delText>
              </w:r>
            </w:del>
          </w:p>
          <w:p w14:paraId="5E1DFF57" w14:textId="5993657F" w:rsidR="00E02224" w:rsidDel="00AE159D" w:rsidRDefault="00E02224" w:rsidP="00AE159D">
            <w:pPr>
              <w:rPr>
                <w:del w:id="4981" w:author="Anees Shaikh" w:date="2013-10-06T21:58:00Z"/>
              </w:rPr>
              <w:pPrChange w:id="4982" w:author="Anees Shaikh" w:date="2013-10-06T21:59:00Z">
                <w:pPr>
                  <w:pStyle w:val="XML1"/>
                </w:pPr>
              </w:pPrChange>
            </w:pPr>
            <w:del w:id="4983" w:author="Anees Shaikh" w:date="2013-10-06T21:58:00Z">
              <w:r w:rsidDel="00AE159D">
                <w:delText xml:space="preserve">          &lt;/xs:sequence&gt;</w:delText>
              </w:r>
            </w:del>
          </w:p>
          <w:p w14:paraId="3FD99F3F" w14:textId="06A9A018" w:rsidR="00E02224" w:rsidDel="00AE159D" w:rsidRDefault="00E02224" w:rsidP="00AE159D">
            <w:pPr>
              <w:rPr>
                <w:del w:id="4984" w:author="Anees Shaikh" w:date="2013-10-06T21:58:00Z"/>
              </w:rPr>
              <w:pPrChange w:id="4985" w:author="Anees Shaikh" w:date="2013-10-06T21:59:00Z">
                <w:pPr>
                  <w:pStyle w:val="XML1"/>
                </w:pPr>
              </w:pPrChange>
            </w:pPr>
            <w:del w:id="4986" w:author="Anees Shaikh" w:date="2013-10-06T21:58:00Z">
              <w:r w:rsidDel="00AE159D">
                <w:delText xml:space="preserve">        &lt;/xs:complexType&gt;</w:delText>
              </w:r>
            </w:del>
          </w:p>
          <w:p w14:paraId="1ABF0A48" w14:textId="346F5BDC" w:rsidR="00E02224" w:rsidDel="00AE159D" w:rsidRDefault="00E02224" w:rsidP="00AE159D">
            <w:pPr>
              <w:rPr>
                <w:del w:id="4987" w:author="Anees Shaikh" w:date="2013-10-06T21:58:00Z"/>
              </w:rPr>
              <w:pPrChange w:id="4988" w:author="Anees Shaikh" w:date="2013-10-06T21:59:00Z">
                <w:pPr>
                  <w:pStyle w:val="XML1"/>
                </w:pPr>
              </w:pPrChange>
            </w:pPr>
            <w:del w:id="4989" w:author="Anees Shaikh" w:date="2013-10-06T21:58:00Z">
              <w:r w:rsidDel="00AE159D">
                <w:delText xml:space="preserve">      &lt;/xs:element&gt;</w:delText>
              </w:r>
            </w:del>
          </w:p>
          <w:p w14:paraId="2DFA3031" w14:textId="2F23E808" w:rsidR="00E02224" w:rsidDel="00AE159D" w:rsidRDefault="00E02224" w:rsidP="00AE159D">
            <w:pPr>
              <w:rPr>
                <w:del w:id="4990" w:author="Anees Shaikh" w:date="2013-10-06T21:58:00Z"/>
              </w:rPr>
              <w:pPrChange w:id="4991" w:author="Anees Shaikh" w:date="2013-10-06T21:59:00Z">
                <w:pPr>
                  <w:pStyle w:val="XML1"/>
                </w:pPr>
              </w:pPrChange>
            </w:pPr>
            <w:del w:id="4992" w:author="Anees Shaikh" w:date="2013-10-06T21:58:00Z">
              <w:r w:rsidDel="00AE159D">
                <w:delText xml:space="preserve">      &lt;xs:element name="features"&gt;</w:delText>
              </w:r>
            </w:del>
          </w:p>
          <w:p w14:paraId="72179EF1" w14:textId="0F893DF8" w:rsidR="00E02224" w:rsidDel="00AE159D" w:rsidRDefault="00E02224" w:rsidP="00AE159D">
            <w:pPr>
              <w:rPr>
                <w:del w:id="4993" w:author="Anees Shaikh" w:date="2013-10-06T21:58:00Z"/>
              </w:rPr>
              <w:pPrChange w:id="4994" w:author="Anees Shaikh" w:date="2013-10-06T21:59:00Z">
                <w:pPr>
                  <w:pStyle w:val="XML1"/>
                </w:pPr>
              </w:pPrChange>
            </w:pPr>
            <w:del w:id="4995" w:author="Anees Shaikh" w:date="2013-10-06T21:58:00Z">
              <w:r w:rsidDel="00AE159D">
                <w:delText xml:space="preserve">        &lt;xs:complexType&gt;</w:delText>
              </w:r>
            </w:del>
          </w:p>
          <w:p w14:paraId="0F3966E9" w14:textId="1F1B1C60" w:rsidR="00E02224" w:rsidDel="00AE159D" w:rsidRDefault="00E02224" w:rsidP="00AE159D">
            <w:pPr>
              <w:rPr>
                <w:del w:id="4996" w:author="Anees Shaikh" w:date="2013-10-06T21:58:00Z"/>
              </w:rPr>
              <w:pPrChange w:id="4997" w:author="Anees Shaikh" w:date="2013-10-06T21:59:00Z">
                <w:pPr>
                  <w:pStyle w:val="XML1"/>
                </w:pPr>
              </w:pPrChange>
            </w:pPr>
            <w:del w:id="4998" w:author="Anees Shaikh" w:date="2013-10-06T21:58:00Z">
              <w:r w:rsidDel="00AE159D">
                <w:delText xml:space="preserve">          &lt;xs:sequence&gt;</w:delText>
              </w:r>
            </w:del>
          </w:p>
          <w:p w14:paraId="282DA694" w14:textId="6E1C5B13" w:rsidR="00E02224" w:rsidDel="00AE159D" w:rsidRDefault="00E02224" w:rsidP="00AE159D">
            <w:pPr>
              <w:rPr>
                <w:del w:id="4999" w:author="Anees Shaikh" w:date="2013-10-06T21:58:00Z"/>
              </w:rPr>
              <w:pPrChange w:id="5000" w:author="Anees Shaikh" w:date="2013-10-06T21:59:00Z">
                <w:pPr>
                  <w:pStyle w:val="XML1"/>
                </w:pPr>
              </w:pPrChange>
            </w:pPr>
            <w:del w:id="5001" w:author="Anees Shaikh" w:date="2013-10-06T21:58:00Z">
              <w:r w:rsidDel="00AE159D">
                <w:delText xml:space="preserve">            &lt;xs:element name="current" minOccurs="0"&gt;</w:delText>
              </w:r>
            </w:del>
          </w:p>
          <w:p w14:paraId="7A5C3C80" w14:textId="10EB9776" w:rsidR="00E02224" w:rsidDel="00AE159D" w:rsidRDefault="00E02224" w:rsidP="00AE159D">
            <w:pPr>
              <w:rPr>
                <w:del w:id="5002" w:author="Anees Shaikh" w:date="2013-10-06T21:58:00Z"/>
              </w:rPr>
              <w:pPrChange w:id="5003" w:author="Anees Shaikh" w:date="2013-10-06T21:59:00Z">
                <w:pPr>
                  <w:pStyle w:val="XML1"/>
                </w:pPr>
              </w:pPrChange>
            </w:pPr>
            <w:del w:id="5004" w:author="Anees Shaikh" w:date="2013-10-06T21:58:00Z">
              <w:r w:rsidDel="00AE159D">
                <w:delText xml:space="preserve">              &lt;xs:annotation&gt;</w:delText>
              </w:r>
            </w:del>
          </w:p>
          <w:p w14:paraId="3F89F84E" w14:textId="391E3A46" w:rsidR="00E02224" w:rsidDel="00AE159D" w:rsidRDefault="00E02224" w:rsidP="00AE159D">
            <w:pPr>
              <w:rPr>
                <w:del w:id="5005" w:author="Anees Shaikh" w:date="2013-10-06T21:58:00Z"/>
              </w:rPr>
              <w:pPrChange w:id="5006" w:author="Anees Shaikh" w:date="2013-10-06T21:59:00Z">
                <w:pPr>
                  <w:pStyle w:val="XML1"/>
                </w:pPr>
              </w:pPrChange>
            </w:pPr>
            <w:del w:id="5007" w:author="Anees Shaikh" w:date="2013-10-06T21:58:00Z">
              <w:r w:rsidDel="00AE159D">
                <w:delText xml:space="preserve">                &lt;xs:documentation&gt;</w:delText>
              </w:r>
            </w:del>
          </w:p>
          <w:p w14:paraId="2B07A147" w14:textId="57AE4FF1" w:rsidR="00E02224" w:rsidDel="00AE159D" w:rsidRDefault="00E02224" w:rsidP="00AE159D">
            <w:pPr>
              <w:rPr>
                <w:del w:id="5008" w:author="Anees Shaikh" w:date="2013-10-06T21:58:00Z"/>
              </w:rPr>
              <w:pPrChange w:id="5009" w:author="Anees Shaikh" w:date="2013-10-06T21:59:00Z">
                <w:pPr>
                  <w:pStyle w:val="XML1"/>
                </w:pPr>
              </w:pPrChange>
            </w:pPr>
            <w:del w:id="5010" w:author="Anees Shaikh" w:date="2013-10-06T21:58:00Z">
              <w:r w:rsidDel="00AE159D">
                <w:delText xml:space="preserve">                  The features (rates, duplex, etc.) of the</w:delText>
              </w:r>
            </w:del>
          </w:p>
          <w:p w14:paraId="5EC2EB92" w14:textId="553DB973" w:rsidR="00E02224" w:rsidDel="00AE159D" w:rsidRDefault="00E02224" w:rsidP="00AE159D">
            <w:pPr>
              <w:rPr>
                <w:del w:id="5011" w:author="Anees Shaikh" w:date="2013-10-06T21:58:00Z"/>
              </w:rPr>
              <w:pPrChange w:id="5012" w:author="Anees Shaikh" w:date="2013-10-06T21:59:00Z">
                <w:pPr>
                  <w:pStyle w:val="XML1"/>
                </w:pPr>
              </w:pPrChange>
            </w:pPr>
            <w:del w:id="5013" w:author="Anees Shaikh" w:date="2013-10-06T21:58:00Z">
              <w:r w:rsidDel="00AE159D">
                <w:delText xml:space="preserve">                  port, that are currently in use.</w:delText>
              </w:r>
            </w:del>
          </w:p>
          <w:p w14:paraId="76D42484" w14:textId="3C005602" w:rsidR="00E02224" w:rsidDel="00AE159D" w:rsidRDefault="00E02224" w:rsidP="00AE159D">
            <w:pPr>
              <w:rPr>
                <w:del w:id="5014" w:author="Anees Shaikh" w:date="2013-10-06T21:58:00Z"/>
              </w:rPr>
              <w:pPrChange w:id="5015" w:author="Anees Shaikh" w:date="2013-10-06T21:59:00Z">
                <w:pPr>
                  <w:pStyle w:val="XML1"/>
                </w:pPr>
              </w:pPrChange>
            </w:pPr>
          </w:p>
          <w:p w14:paraId="4389CC0C" w14:textId="73F04D69" w:rsidR="00E02224" w:rsidDel="00AE159D" w:rsidRDefault="00E02224" w:rsidP="00AE159D">
            <w:pPr>
              <w:rPr>
                <w:del w:id="5016" w:author="Anees Shaikh" w:date="2013-10-06T21:58:00Z"/>
              </w:rPr>
              <w:pPrChange w:id="5017" w:author="Anees Shaikh" w:date="2013-10-06T21:59:00Z">
                <w:pPr>
                  <w:pStyle w:val="XML1"/>
                </w:pPr>
              </w:pPrChange>
            </w:pPr>
            <w:del w:id="5018" w:author="Anees Shaikh" w:date="2013-10-06T21:58:00Z">
              <w:r w:rsidDel="00AE159D">
                <w:delText xml:space="preserve">                  Children of this element are not configurable and can</w:delText>
              </w:r>
            </w:del>
          </w:p>
          <w:p w14:paraId="1865B803" w14:textId="1A03BF96" w:rsidR="00E02224" w:rsidDel="00AE159D" w:rsidRDefault="00E02224" w:rsidP="00AE159D">
            <w:pPr>
              <w:rPr>
                <w:del w:id="5019" w:author="Anees Shaikh" w:date="2013-10-06T21:58:00Z"/>
              </w:rPr>
              <w:pPrChange w:id="5020" w:author="Anees Shaikh" w:date="2013-10-06T21:59:00Z">
                <w:pPr>
                  <w:pStyle w:val="XML1"/>
                </w:pPr>
              </w:pPrChange>
            </w:pPr>
            <w:del w:id="5021" w:author="Anees Shaikh" w:date="2013-10-06T21:58:00Z">
              <w:r w:rsidDel="00AE159D">
                <w:delText xml:space="preserve">                  only be retrieved by NETCONF &amp;lt;get&amp;gt; operations. Attemps to</w:delText>
              </w:r>
            </w:del>
          </w:p>
          <w:p w14:paraId="115101CA" w14:textId="1CD98BA7" w:rsidR="00E02224" w:rsidDel="00AE159D" w:rsidRDefault="00E02224" w:rsidP="00AE159D">
            <w:pPr>
              <w:rPr>
                <w:del w:id="5022" w:author="Anees Shaikh" w:date="2013-10-06T21:58:00Z"/>
              </w:rPr>
              <w:pPrChange w:id="5023" w:author="Anees Shaikh" w:date="2013-10-06T21:59:00Z">
                <w:pPr>
                  <w:pStyle w:val="XML1"/>
                </w:pPr>
              </w:pPrChange>
            </w:pPr>
            <w:del w:id="5024" w:author="Anees Shaikh" w:date="2013-10-06T21:58:00Z">
              <w:r w:rsidDel="00AE159D">
                <w:delText xml:space="preserve">                  modify this element and its children with a NETCONF</w:delText>
              </w:r>
            </w:del>
          </w:p>
          <w:p w14:paraId="6BBE6CC9" w14:textId="60CF34F2" w:rsidR="00E02224" w:rsidDel="00AE159D" w:rsidRDefault="00E02224" w:rsidP="00AE159D">
            <w:pPr>
              <w:rPr>
                <w:del w:id="5025" w:author="Anees Shaikh" w:date="2013-10-06T21:58:00Z"/>
              </w:rPr>
              <w:pPrChange w:id="5026" w:author="Anees Shaikh" w:date="2013-10-06T21:59:00Z">
                <w:pPr>
                  <w:pStyle w:val="XML1"/>
                </w:pPr>
              </w:pPrChange>
            </w:pPr>
            <w:del w:id="5027" w:author="Anees Shaikh" w:date="2013-10-06T21:58:00Z">
              <w:r w:rsidDel="00AE159D">
                <w:delText xml:space="preserve">                  &amp;lt;edit-config&amp;gt; operation MUST result in an</w:delText>
              </w:r>
            </w:del>
          </w:p>
          <w:p w14:paraId="03604306" w14:textId="11EC920D" w:rsidR="00E02224" w:rsidDel="00AE159D" w:rsidRDefault="00E02224" w:rsidP="00AE159D">
            <w:pPr>
              <w:rPr>
                <w:del w:id="5028" w:author="Anees Shaikh" w:date="2013-10-06T21:58:00Z"/>
              </w:rPr>
              <w:pPrChange w:id="5029" w:author="Anees Shaikh" w:date="2013-10-06T21:59:00Z">
                <w:pPr>
                  <w:pStyle w:val="XML1"/>
                </w:pPr>
              </w:pPrChange>
            </w:pPr>
            <w:del w:id="5030" w:author="Anees Shaikh" w:date="2013-10-06T21:58:00Z">
              <w:r w:rsidDel="00AE159D">
                <w:delText xml:space="preserve">                  'operation-not-supported' error with type</w:delText>
              </w:r>
            </w:del>
          </w:p>
          <w:p w14:paraId="1EF7F527" w14:textId="3BABB5F8" w:rsidR="00E02224" w:rsidDel="00AE159D" w:rsidRDefault="00E02224" w:rsidP="00AE159D">
            <w:pPr>
              <w:rPr>
                <w:del w:id="5031" w:author="Anees Shaikh" w:date="2013-10-06T21:58:00Z"/>
              </w:rPr>
              <w:pPrChange w:id="5032" w:author="Anees Shaikh" w:date="2013-10-06T21:59:00Z">
                <w:pPr>
                  <w:pStyle w:val="XML1"/>
                </w:pPr>
              </w:pPrChange>
            </w:pPr>
            <w:del w:id="5033" w:author="Anees Shaikh" w:date="2013-10-06T21:58:00Z">
              <w:r w:rsidDel="00AE159D">
                <w:delText xml:space="preserve">                  'application'.</w:delText>
              </w:r>
            </w:del>
          </w:p>
          <w:p w14:paraId="2984A6F2" w14:textId="4570BC3E" w:rsidR="00E02224" w:rsidDel="00AE159D" w:rsidRDefault="00E02224" w:rsidP="00AE159D">
            <w:pPr>
              <w:rPr>
                <w:del w:id="5034" w:author="Anees Shaikh" w:date="2013-10-06T21:58:00Z"/>
              </w:rPr>
              <w:pPrChange w:id="5035" w:author="Anees Shaikh" w:date="2013-10-06T21:59:00Z">
                <w:pPr>
                  <w:pStyle w:val="XML1"/>
                </w:pPr>
              </w:pPrChange>
            </w:pPr>
            <w:del w:id="5036" w:author="Anees Shaikh" w:date="2013-10-06T21:58:00Z">
              <w:r w:rsidDel="00AE159D">
                <w:delText xml:space="preserve">                &lt;/xs:documentation&gt;</w:delText>
              </w:r>
            </w:del>
          </w:p>
          <w:p w14:paraId="61055A38" w14:textId="10F26580" w:rsidR="00E02224" w:rsidDel="00AE159D" w:rsidRDefault="00E02224" w:rsidP="00AE159D">
            <w:pPr>
              <w:rPr>
                <w:del w:id="5037" w:author="Anees Shaikh" w:date="2013-10-06T21:58:00Z"/>
              </w:rPr>
              <w:pPrChange w:id="5038" w:author="Anees Shaikh" w:date="2013-10-06T21:59:00Z">
                <w:pPr>
                  <w:pStyle w:val="XML1"/>
                </w:pPr>
              </w:pPrChange>
            </w:pPr>
            <w:del w:id="5039" w:author="Anees Shaikh" w:date="2013-10-06T21:58:00Z">
              <w:r w:rsidDel="00AE159D">
                <w:delText xml:space="preserve">              &lt;/xs:annotation&gt;</w:delText>
              </w:r>
            </w:del>
          </w:p>
          <w:p w14:paraId="2562FB0D" w14:textId="3E2CA436" w:rsidR="00E02224" w:rsidDel="00AE159D" w:rsidRDefault="00E02224" w:rsidP="00AE159D">
            <w:pPr>
              <w:rPr>
                <w:del w:id="5040" w:author="Anees Shaikh" w:date="2013-10-06T21:58:00Z"/>
              </w:rPr>
              <w:pPrChange w:id="5041" w:author="Anees Shaikh" w:date="2013-10-06T21:59:00Z">
                <w:pPr>
                  <w:pStyle w:val="XML1"/>
                </w:pPr>
              </w:pPrChange>
            </w:pPr>
            <w:del w:id="5042" w:author="Anees Shaikh" w:date="2013-10-06T21:58:00Z">
              <w:r w:rsidDel="00AE159D">
                <w:delText xml:space="preserve">              &lt;xs:complexType&gt;</w:delText>
              </w:r>
            </w:del>
          </w:p>
          <w:p w14:paraId="6145D9FE" w14:textId="51A474BF" w:rsidR="00E02224" w:rsidDel="00AE159D" w:rsidRDefault="00E02224" w:rsidP="00AE159D">
            <w:pPr>
              <w:rPr>
                <w:del w:id="5043" w:author="Anees Shaikh" w:date="2013-10-06T21:58:00Z"/>
              </w:rPr>
              <w:pPrChange w:id="5044" w:author="Anees Shaikh" w:date="2013-10-06T21:59:00Z">
                <w:pPr>
                  <w:pStyle w:val="XML1"/>
                </w:pPr>
              </w:pPrChange>
            </w:pPr>
            <w:del w:id="5045" w:author="Anees Shaikh" w:date="2013-10-06T21:58:00Z">
              <w:r w:rsidDel="00AE159D">
                <w:delText xml:space="preserve">                &lt;xs:sequence&gt;</w:delText>
              </w:r>
            </w:del>
          </w:p>
          <w:p w14:paraId="4FC8CEEC" w14:textId="2D1FA804" w:rsidR="00E02224" w:rsidDel="00AE159D" w:rsidRDefault="00E02224" w:rsidP="00AE159D">
            <w:pPr>
              <w:rPr>
                <w:del w:id="5046" w:author="Anees Shaikh" w:date="2013-10-06T21:58:00Z"/>
              </w:rPr>
              <w:pPrChange w:id="5047" w:author="Anees Shaikh" w:date="2013-10-06T21:59:00Z">
                <w:pPr>
                  <w:pStyle w:val="XML1"/>
                </w:pPr>
              </w:pPrChange>
            </w:pPr>
            <w:del w:id="5048" w:author="Anees Shaikh" w:date="2013-10-06T21:58:00Z">
              <w:r w:rsidDel="00AE159D">
                <w:delText xml:space="preserve">                  &lt;xs:group ref="OFPortCurrentFeatureListType"/&gt;</w:delText>
              </w:r>
            </w:del>
          </w:p>
          <w:p w14:paraId="65B711EB" w14:textId="129C61AC" w:rsidR="00E02224" w:rsidDel="00AE159D" w:rsidRDefault="00E02224" w:rsidP="00AE159D">
            <w:pPr>
              <w:rPr>
                <w:del w:id="5049" w:author="Anees Shaikh" w:date="2013-10-06T21:58:00Z"/>
              </w:rPr>
              <w:pPrChange w:id="5050" w:author="Anees Shaikh" w:date="2013-10-06T21:59:00Z">
                <w:pPr>
                  <w:pStyle w:val="XML1"/>
                </w:pPr>
              </w:pPrChange>
            </w:pPr>
            <w:del w:id="5051" w:author="Anees Shaikh" w:date="2013-10-06T21:58:00Z">
              <w:r w:rsidDel="00AE159D">
                <w:delText xml:space="preserve">                &lt;/xs:sequence&gt;</w:delText>
              </w:r>
            </w:del>
          </w:p>
          <w:p w14:paraId="3B374A93" w14:textId="145BBAEF" w:rsidR="00E02224" w:rsidDel="00AE159D" w:rsidRDefault="00E02224" w:rsidP="00AE159D">
            <w:pPr>
              <w:rPr>
                <w:del w:id="5052" w:author="Anees Shaikh" w:date="2013-10-06T21:58:00Z"/>
              </w:rPr>
              <w:pPrChange w:id="5053" w:author="Anees Shaikh" w:date="2013-10-06T21:59:00Z">
                <w:pPr>
                  <w:pStyle w:val="XML1"/>
                </w:pPr>
              </w:pPrChange>
            </w:pPr>
            <w:del w:id="5054" w:author="Anees Shaikh" w:date="2013-10-06T21:58:00Z">
              <w:r w:rsidDel="00AE159D">
                <w:delText xml:space="preserve">              &lt;/xs:complexType&gt;</w:delText>
              </w:r>
            </w:del>
          </w:p>
          <w:p w14:paraId="5334B9F3" w14:textId="1E1F2630" w:rsidR="00E02224" w:rsidDel="00AE159D" w:rsidRDefault="00E02224" w:rsidP="00AE159D">
            <w:pPr>
              <w:rPr>
                <w:del w:id="5055" w:author="Anees Shaikh" w:date="2013-10-06T21:58:00Z"/>
              </w:rPr>
              <w:pPrChange w:id="5056" w:author="Anees Shaikh" w:date="2013-10-06T21:59:00Z">
                <w:pPr>
                  <w:pStyle w:val="XML1"/>
                </w:pPr>
              </w:pPrChange>
            </w:pPr>
            <w:del w:id="5057" w:author="Anees Shaikh" w:date="2013-10-06T21:58:00Z">
              <w:r w:rsidDel="00AE159D">
                <w:delText xml:space="preserve">            &lt;/xs:element&gt;</w:delText>
              </w:r>
            </w:del>
          </w:p>
          <w:p w14:paraId="28CE833C" w14:textId="2C08BE3B" w:rsidR="00E02224" w:rsidDel="00AE159D" w:rsidRDefault="00E02224" w:rsidP="00AE159D">
            <w:pPr>
              <w:rPr>
                <w:del w:id="5058" w:author="Anees Shaikh" w:date="2013-10-06T21:58:00Z"/>
              </w:rPr>
              <w:pPrChange w:id="5059" w:author="Anees Shaikh" w:date="2013-10-06T21:59:00Z">
                <w:pPr>
                  <w:pStyle w:val="XML1"/>
                </w:pPr>
              </w:pPrChange>
            </w:pPr>
            <w:del w:id="5060" w:author="Anees Shaikh" w:date="2013-10-06T21:58:00Z">
              <w:r w:rsidDel="00AE159D">
                <w:delText xml:space="preserve">            &lt;xs:element name="advertised" minOccurs="0"&gt;</w:delText>
              </w:r>
            </w:del>
          </w:p>
          <w:p w14:paraId="158D541D" w14:textId="66769926" w:rsidR="00E02224" w:rsidDel="00AE159D" w:rsidRDefault="00E02224" w:rsidP="00AE159D">
            <w:pPr>
              <w:rPr>
                <w:del w:id="5061" w:author="Anees Shaikh" w:date="2013-10-06T21:58:00Z"/>
              </w:rPr>
              <w:pPrChange w:id="5062" w:author="Anees Shaikh" w:date="2013-10-06T21:59:00Z">
                <w:pPr>
                  <w:pStyle w:val="XML1"/>
                </w:pPr>
              </w:pPrChange>
            </w:pPr>
            <w:del w:id="5063" w:author="Anees Shaikh" w:date="2013-10-06T21:58:00Z">
              <w:r w:rsidDel="00AE159D">
                <w:delText xml:space="preserve">              &lt;xs:annotation&gt;</w:delText>
              </w:r>
            </w:del>
          </w:p>
          <w:p w14:paraId="69E0A2AA" w14:textId="6EDE3E17" w:rsidR="00E02224" w:rsidDel="00AE159D" w:rsidRDefault="00E02224" w:rsidP="00AE159D">
            <w:pPr>
              <w:rPr>
                <w:del w:id="5064" w:author="Anees Shaikh" w:date="2013-10-06T21:58:00Z"/>
              </w:rPr>
              <w:pPrChange w:id="5065" w:author="Anees Shaikh" w:date="2013-10-06T21:59:00Z">
                <w:pPr>
                  <w:pStyle w:val="XML1"/>
                </w:pPr>
              </w:pPrChange>
            </w:pPr>
            <w:del w:id="5066" w:author="Anees Shaikh" w:date="2013-10-06T21:58:00Z">
              <w:r w:rsidDel="00AE159D">
                <w:delText xml:space="preserve">                &lt;xs:documentation&gt;</w:delText>
              </w:r>
            </w:del>
          </w:p>
          <w:p w14:paraId="69CD548F" w14:textId="5F00D8C9" w:rsidR="00E02224" w:rsidDel="00AE159D" w:rsidRDefault="00E02224" w:rsidP="00AE159D">
            <w:pPr>
              <w:rPr>
                <w:del w:id="5067" w:author="Anees Shaikh" w:date="2013-10-06T21:58:00Z"/>
              </w:rPr>
              <w:pPrChange w:id="5068" w:author="Anees Shaikh" w:date="2013-10-06T21:59:00Z">
                <w:pPr>
                  <w:pStyle w:val="XML1"/>
                </w:pPr>
              </w:pPrChange>
            </w:pPr>
            <w:del w:id="5069" w:author="Anees Shaikh" w:date="2013-10-06T21:58:00Z">
              <w:r w:rsidDel="00AE159D">
                <w:delText xml:space="preserve">                  The features (rates, duplex, etc.) of the</w:delText>
              </w:r>
            </w:del>
          </w:p>
          <w:p w14:paraId="0531D502" w14:textId="3E2DC662" w:rsidR="00E02224" w:rsidDel="00AE159D" w:rsidRDefault="00E02224" w:rsidP="00AE159D">
            <w:pPr>
              <w:rPr>
                <w:del w:id="5070" w:author="Anees Shaikh" w:date="2013-10-06T21:58:00Z"/>
              </w:rPr>
              <w:pPrChange w:id="5071" w:author="Anees Shaikh" w:date="2013-10-06T21:59:00Z">
                <w:pPr>
                  <w:pStyle w:val="XML1"/>
                </w:pPr>
              </w:pPrChange>
            </w:pPr>
            <w:del w:id="5072" w:author="Anees Shaikh" w:date="2013-10-06T21:58:00Z">
              <w:r w:rsidDel="00AE159D">
                <w:delText xml:space="preserve">                  port, that are advertised to the peer port.</w:delText>
              </w:r>
            </w:del>
          </w:p>
          <w:p w14:paraId="63C56625" w14:textId="7D20624F" w:rsidR="00E02224" w:rsidDel="00AE159D" w:rsidRDefault="00E02224" w:rsidP="00AE159D">
            <w:pPr>
              <w:rPr>
                <w:del w:id="5073" w:author="Anees Shaikh" w:date="2013-10-06T21:58:00Z"/>
              </w:rPr>
              <w:pPrChange w:id="5074" w:author="Anees Shaikh" w:date="2013-10-06T21:59:00Z">
                <w:pPr>
                  <w:pStyle w:val="XML1"/>
                </w:pPr>
              </w:pPrChange>
            </w:pPr>
          </w:p>
          <w:p w14:paraId="26EC9107" w14:textId="5E686031" w:rsidR="00E02224" w:rsidDel="00AE159D" w:rsidRDefault="00E02224" w:rsidP="00AE159D">
            <w:pPr>
              <w:rPr>
                <w:del w:id="5075" w:author="Anees Shaikh" w:date="2013-10-06T21:58:00Z"/>
              </w:rPr>
              <w:pPrChange w:id="5076" w:author="Anees Shaikh" w:date="2013-10-06T21:59:00Z">
                <w:pPr>
                  <w:pStyle w:val="XML1"/>
                </w:pPr>
              </w:pPrChange>
            </w:pPr>
            <w:del w:id="5077" w:author="Anees Shaikh" w:date="2013-10-06T21:58:00Z">
              <w:r w:rsidDel="00AE159D">
                <w:delText xml:space="preserve">                  NETCONF &amp;lt;edit-config&amp;gt; operations MUST be implemented as </w:delText>
              </w:r>
            </w:del>
          </w:p>
          <w:p w14:paraId="5C848F7C" w14:textId="653F1C6D" w:rsidR="00E02224" w:rsidDel="00AE159D" w:rsidRDefault="00E02224" w:rsidP="00AE159D">
            <w:pPr>
              <w:rPr>
                <w:del w:id="5078" w:author="Anees Shaikh" w:date="2013-10-06T21:58:00Z"/>
              </w:rPr>
              <w:pPrChange w:id="5079" w:author="Anees Shaikh" w:date="2013-10-06T21:59:00Z">
                <w:pPr>
                  <w:pStyle w:val="XML1"/>
                </w:pPr>
              </w:pPrChange>
            </w:pPr>
            <w:del w:id="5080" w:author="Anees Shaikh" w:date="2013-10-06T21:58:00Z">
              <w:r w:rsidDel="00AE159D">
                <w:delText xml:space="preserve">                  follows: </w:delText>
              </w:r>
            </w:del>
          </w:p>
          <w:p w14:paraId="64816EFF" w14:textId="41327FA1" w:rsidR="00E02224" w:rsidDel="00AE159D" w:rsidRDefault="00E02224" w:rsidP="00AE159D">
            <w:pPr>
              <w:rPr>
                <w:del w:id="5081" w:author="Anees Shaikh" w:date="2013-10-06T21:58:00Z"/>
              </w:rPr>
              <w:pPrChange w:id="5082" w:author="Anees Shaikh" w:date="2013-10-06T21:59:00Z">
                <w:pPr>
                  <w:pStyle w:val="XML1"/>
                </w:pPr>
              </w:pPrChange>
            </w:pPr>
          </w:p>
          <w:p w14:paraId="548C1C81" w14:textId="49570AE5" w:rsidR="00E02224" w:rsidDel="00AE159D" w:rsidRDefault="00E02224" w:rsidP="00AE159D">
            <w:pPr>
              <w:rPr>
                <w:del w:id="5083" w:author="Anees Shaikh" w:date="2013-10-06T21:58:00Z"/>
              </w:rPr>
              <w:pPrChange w:id="5084" w:author="Anees Shaikh" w:date="2013-10-06T21:59:00Z">
                <w:pPr>
                  <w:pStyle w:val="XML1"/>
                </w:pPr>
              </w:pPrChange>
            </w:pPr>
            <w:del w:id="5085" w:author="Anees Shaikh" w:date="2013-10-06T21:58:00Z">
              <w:r w:rsidDel="00AE159D">
                <w:delText xml:space="preserve">                  * The 'resource-id' element of OFResoureType MUST be</w:delText>
              </w:r>
            </w:del>
          </w:p>
          <w:p w14:paraId="1E2E61F9" w14:textId="49E3D6B9" w:rsidR="00E02224" w:rsidDel="00AE159D" w:rsidRDefault="00E02224" w:rsidP="00AE159D">
            <w:pPr>
              <w:rPr>
                <w:del w:id="5086" w:author="Anees Shaikh" w:date="2013-10-06T21:58:00Z"/>
              </w:rPr>
              <w:pPrChange w:id="5087" w:author="Anees Shaikh" w:date="2013-10-06T21:59:00Z">
                <w:pPr>
                  <w:pStyle w:val="XML1"/>
                </w:pPr>
              </w:pPrChange>
            </w:pPr>
            <w:del w:id="5088" w:author="Anees Shaikh" w:date="2013-10-06T21:58:00Z">
              <w:r w:rsidDel="00AE159D">
                <w:delText xml:space="preserve">                  present in the path or in the filter at all</w:delText>
              </w:r>
            </w:del>
          </w:p>
          <w:p w14:paraId="74715084" w14:textId="44B15C5C" w:rsidR="00E02224" w:rsidDel="00AE159D" w:rsidRDefault="00E02224" w:rsidP="00AE159D">
            <w:pPr>
              <w:rPr>
                <w:del w:id="5089" w:author="Anees Shaikh" w:date="2013-10-06T21:58:00Z"/>
              </w:rPr>
              <w:pPrChange w:id="5090" w:author="Anees Shaikh" w:date="2013-10-06T21:59:00Z">
                <w:pPr>
                  <w:pStyle w:val="XML1"/>
                </w:pPr>
              </w:pPrChange>
            </w:pPr>
            <w:del w:id="5091" w:author="Anees Shaikh" w:date="2013-10-06T21:58:00Z">
              <w:r w:rsidDel="00AE159D">
                <w:delText xml:space="preserve">                  &amp;lt;edit-config&amp;gt; operations to identify the port.</w:delText>
              </w:r>
            </w:del>
          </w:p>
          <w:p w14:paraId="3A2AC799" w14:textId="63311780" w:rsidR="00E02224" w:rsidDel="00AE159D" w:rsidRDefault="00E02224" w:rsidP="00AE159D">
            <w:pPr>
              <w:rPr>
                <w:del w:id="5092" w:author="Anees Shaikh" w:date="2013-10-06T21:58:00Z"/>
              </w:rPr>
              <w:pPrChange w:id="5093" w:author="Anees Shaikh" w:date="2013-10-06T21:59:00Z">
                <w:pPr>
                  <w:pStyle w:val="XML1"/>
                </w:pPr>
              </w:pPrChange>
            </w:pPr>
            <w:del w:id="5094" w:author="Anees Shaikh" w:date="2013-10-06T21:58:00Z">
              <w:r w:rsidDel="00AE159D">
                <w:delText xml:space="preserve">                  * If the operation is 'merge' or 'replace', the element</w:delText>
              </w:r>
            </w:del>
          </w:p>
          <w:p w14:paraId="163804C9" w14:textId="03DC7F75" w:rsidR="00E02224" w:rsidDel="00AE159D" w:rsidRDefault="00E02224" w:rsidP="00AE159D">
            <w:pPr>
              <w:rPr>
                <w:del w:id="5095" w:author="Anees Shaikh" w:date="2013-10-06T21:58:00Z"/>
              </w:rPr>
              <w:pPrChange w:id="5096" w:author="Anees Shaikh" w:date="2013-10-06T21:59:00Z">
                <w:pPr>
                  <w:pStyle w:val="XML1"/>
                </w:pPr>
              </w:pPrChange>
            </w:pPr>
            <w:del w:id="5097" w:author="Anees Shaikh" w:date="2013-10-06T21:58:00Z">
              <w:r w:rsidDel="00AE159D">
                <w:delText xml:space="preserve">                  is created if it does not exist, and its value is set</w:delText>
              </w:r>
            </w:del>
          </w:p>
          <w:p w14:paraId="7E1C6271" w14:textId="3D12564A" w:rsidR="00E02224" w:rsidDel="00AE159D" w:rsidRDefault="00E02224" w:rsidP="00AE159D">
            <w:pPr>
              <w:rPr>
                <w:del w:id="5098" w:author="Anees Shaikh" w:date="2013-10-06T21:58:00Z"/>
              </w:rPr>
              <w:pPrChange w:id="5099" w:author="Anees Shaikh" w:date="2013-10-06T21:59:00Z">
                <w:pPr>
                  <w:pStyle w:val="XML1"/>
                </w:pPr>
              </w:pPrChange>
            </w:pPr>
            <w:del w:id="5100" w:author="Anees Shaikh" w:date="2013-10-06T21:58:00Z">
              <w:r w:rsidDel="00AE159D">
                <w:delText xml:space="preserve">                  to the value found in the XML RPC data.</w:delText>
              </w:r>
            </w:del>
          </w:p>
          <w:p w14:paraId="21F97792" w14:textId="038523DC" w:rsidR="00E02224" w:rsidDel="00AE159D" w:rsidRDefault="00E02224" w:rsidP="00AE159D">
            <w:pPr>
              <w:rPr>
                <w:del w:id="5101" w:author="Anees Shaikh" w:date="2013-10-06T21:58:00Z"/>
              </w:rPr>
              <w:pPrChange w:id="5102" w:author="Anees Shaikh" w:date="2013-10-06T21:59:00Z">
                <w:pPr>
                  <w:pStyle w:val="XML1"/>
                </w:pPr>
              </w:pPrChange>
            </w:pPr>
            <w:del w:id="5103" w:author="Anees Shaikh" w:date="2013-10-06T21:58:00Z">
              <w:r w:rsidDel="00AE159D">
                <w:delText xml:space="preserve">                  * If the operation is 'create', the element is created if</w:delText>
              </w:r>
            </w:del>
          </w:p>
          <w:p w14:paraId="7A6CF2E1" w14:textId="25BD73A2" w:rsidR="00E02224" w:rsidDel="00AE159D" w:rsidRDefault="00E02224" w:rsidP="00AE159D">
            <w:pPr>
              <w:rPr>
                <w:del w:id="5104" w:author="Anees Shaikh" w:date="2013-10-06T21:58:00Z"/>
              </w:rPr>
              <w:pPrChange w:id="5105" w:author="Anees Shaikh" w:date="2013-10-06T21:59:00Z">
                <w:pPr>
                  <w:pStyle w:val="XML1"/>
                </w:pPr>
              </w:pPrChange>
            </w:pPr>
            <w:del w:id="5106" w:author="Anees Shaikh" w:date="2013-10-06T21:58:00Z">
              <w:r w:rsidDel="00AE159D">
                <w:delText xml:space="preserve">                  it does not exist. If the element already exists, a</w:delText>
              </w:r>
            </w:del>
          </w:p>
          <w:p w14:paraId="40AE8F95" w14:textId="26CD0CB6" w:rsidR="00E02224" w:rsidDel="00AE159D" w:rsidRDefault="00E02224" w:rsidP="00AE159D">
            <w:pPr>
              <w:rPr>
                <w:del w:id="5107" w:author="Anees Shaikh" w:date="2013-10-06T21:58:00Z"/>
              </w:rPr>
              <w:pPrChange w:id="5108" w:author="Anees Shaikh" w:date="2013-10-06T21:59:00Z">
                <w:pPr>
                  <w:pStyle w:val="XML1"/>
                </w:pPr>
              </w:pPrChange>
            </w:pPr>
            <w:del w:id="5109" w:author="Anees Shaikh" w:date="2013-10-06T21:58:00Z">
              <w:r w:rsidDel="00AE159D">
                <w:delText xml:space="preserve">                  'data</w:delText>
              </w:r>
              <w:r w:rsidDel="00AE159D">
                <w:rPr>
                  <w:rFonts w:ascii="MS Mincho" w:eastAsia="MS Mincho" w:hAnsi="MS Mincho" w:cs="MS Mincho" w:hint="eastAsia"/>
                </w:rPr>
                <w:delText>‑</w:delText>
              </w:r>
              <w:r w:rsidDel="00AE159D">
                <w:delText>exists' error is returned.</w:delText>
              </w:r>
            </w:del>
          </w:p>
          <w:p w14:paraId="03C72BE9" w14:textId="236D7BCF" w:rsidR="00E02224" w:rsidDel="00AE159D" w:rsidRDefault="00E02224" w:rsidP="00AE159D">
            <w:pPr>
              <w:rPr>
                <w:del w:id="5110" w:author="Anees Shaikh" w:date="2013-10-06T21:58:00Z"/>
              </w:rPr>
              <w:pPrChange w:id="5111" w:author="Anees Shaikh" w:date="2013-10-06T21:59:00Z">
                <w:pPr>
                  <w:pStyle w:val="XML1"/>
                </w:pPr>
              </w:pPrChange>
            </w:pPr>
            <w:del w:id="5112" w:author="Anees Shaikh" w:date="2013-10-06T21:58:00Z">
              <w:r w:rsidDel="00AE159D">
                <w:delText xml:space="preserve">                  * If the operation is 'delete', the element is deleted if</w:delText>
              </w:r>
            </w:del>
          </w:p>
          <w:p w14:paraId="0AEC48E3" w14:textId="3A3377EF" w:rsidR="00E02224" w:rsidDel="00AE159D" w:rsidRDefault="00E02224" w:rsidP="00AE159D">
            <w:pPr>
              <w:rPr>
                <w:del w:id="5113" w:author="Anees Shaikh" w:date="2013-10-06T21:58:00Z"/>
              </w:rPr>
              <w:pPrChange w:id="5114" w:author="Anees Shaikh" w:date="2013-10-06T21:59:00Z">
                <w:pPr>
                  <w:pStyle w:val="XML1"/>
                </w:pPr>
              </w:pPrChange>
            </w:pPr>
            <w:del w:id="5115" w:author="Anees Shaikh" w:date="2013-10-06T21:58:00Z">
              <w:r w:rsidDel="00AE159D">
                <w:delText xml:space="preserve">                  it exists. If the element does not exist, a</w:delText>
              </w:r>
            </w:del>
          </w:p>
          <w:p w14:paraId="25B4EBA2" w14:textId="7D7465FA" w:rsidR="00E02224" w:rsidDel="00AE159D" w:rsidRDefault="00E02224" w:rsidP="00AE159D">
            <w:pPr>
              <w:rPr>
                <w:del w:id="5116" w:author="Anees Shaikh" w:date="2013-10-06T21:58:00Z"/>
              </w:rPr>
              <w:pPrChange w:id="5117" w:author="Anees Shaikh" w:date="2013-10-06T21:59:00Z">
                <w:pPr>
                  <w:pStyle w:val="XML1"/>
                </w:pPr>
              </w:pPrChange>
            </w:pPr>
            <w:del w:id="5118" w:author="Anees Shaikh" w:date="2013-10-06T21:58:00Z">
              <w:r w:rsidDel="00AE159D">
                <w:delText xml:space="preserve">                  'data</w:delText>
              </w:r>
              <w:r w:rsidDel="00AE159D">
                <w:rPr>
                  <w:rFonts w:ascii="MS Mincho" w:eastAsia="MS Mincho" w:hAnsi="MS Mincho" w:cs="MS Mincho" w:hint="eastAsia"/>
                </w:rPr>
                <w:delText>‑</w:delText>
              </w:r>
              <w:r w:rsidDel="00AE159D">
                <w:delText>missing' error is returned.</w:delText>
              </w:r>
            </w:del>
          </w:p>
          <w:p w14:paraId="28C05E0D" w14:textId="75791D01" w:rsidR="00E02224" w:rsidDel="00AE159D" w:rsidRDefault="00E02224" w:rsidP="00AE159D">
            <w:pPr>
              <w:rPr>
                <w:del w:id="5119" w:author="Anees Shaikh" w:date="2013-10-06T21:58:00Z"/>
              </w:rPr>
              <w:pPrChange w:id="5120" w:author="Anees Shaikh" w:date="2013-10-06T21:59:00Z">
                <w:pPr>
                  <w:pStyle w:val="XML1"/>
                </w:pPr>
              </w:pPrChange>
            </w:pPr>
            <w:del w:id="5121" w:author="Anees Shaikh" w:date="2013-10-06T21:58:00Z">
              <w:r w:rsidDel="00AE159D">
                <w:delText xml:space="preserve">                &lt;/xs:documentation&gt;</w:delText>
              </w:r>
            </w:del>
          </w:p>
          <w:p w14:paraId="76E4D509" w14:textId="2C8C99BC" w:rsidR="00E02224" w:rsidDel="00AE159D" w:rsidRDefault="00E02224" w:rsidP="00AE159D">
            <w:pPr>
              <w:rPr>
                <w:del w:id="5122" w:author="Anees Shaikh" w:date="2013-10-06T21:58:00Z"/>
              </w:rPr>
              <w:pPrChange w:id="5123" w:author="Anees Shaikh" w:date="2013-10-06T21:59:00Z">
                <w:pPr>
                  <w:pStyle w:val="XML1"/>
                </w:pPr>
              </w:pPrChange>
            </w:pPr>
            <w:del w:id="5124" w:author="Anees Shaikh" w:date="2013-10-06T21:58:00Z">
              <w:r w:rsidDel="00AE159D">
                <w:delText xml:space="preserve">              &lt;/xs:annotation&gt;</w:delText>
              </w:r>
            </w:del>
          </w:p>
          <w:p w14:paraId="43CDC2F0" w14:textId="28F285C8" w:rsidR="00E02224" w:rsidDel="00AE159D" w:rsidRDefault="00E02224" w:rsidP="00AE159D">
            <w:pPr>
              <w:rPr>
                <w:del w:id="5125" w:author="Anees Shaikh" w:date="2013-10-06T21:58:00Z"/>
              </w:rPr>
              <w:pPrChange w:id="5126" w:author="Anees Shaikh" w:date="2013-10-06T21:59:00Z">
                <w:pPr>
                  <w:pStyle w:val="XML1"/>
                </w:pPr>
              </w:pPrChange>
            </w:pPr>
            <w:del w:id="5127" w:author="Anees Shaikh" w:date="2013-10-06T21:58:00Z">
              <w:r w:rsidDel="00AE159D">
                <w:delText xml:space="preserve">              &lt;xs:complexType&gt;</w:delText>
              </w:r>
            </w:del>
          </w:p>
          <w:p w14:paraId="47BC5704" w14:textId="7B03243E" w:rsidR="00E02224" w:rsidDel="00AE159D" w:rsidRDefault="00E02224" w:rsidP="00AE159D">
            <w:pPr>
              <w:rPr>
                <w:del w:id="5128" w:author="Anees Shaikh" w:date="2013-10-06T21:58:00Z"/>
              </w:rPr>
              <w:pPrChange w:id="5129" w:author="Anees Shaikh" w:date="2013-10-06T21:59:00Z">
                <w:pPr>
                  <w:pStyle w:val="XML1"/>
                </w:pPr>
              </w:pPrChange>
            </w:pPr>
            <w:del w:id="5130" w:author="Anees Shaikh" w:date="2013-10-06T21:58:00Z">
              <w:r w:rsidDel="00AE159D">
                <w:delText xml:space="preserve">                &lt;xs:sequence&gt;</w:delText>
              </w:r>
            </w:del>
          </w:p>
          <w:p w14:paraId="1F630886" w14:textId="42924F84" w:rsidR="00E02224" w:rsidDel="00AE159D" w:rsidRDefault="00E02224" w:rsidP="00AE159D">
            <w:pPr>
              <w:rPr>
                <w:del w:id="5131" w:author="Anees Shaikh" w:date="2013-10-06T21:58:00Z"/>
              </w:rPr>
              <w:pPrChange w:id="5132" w:author="Anees Shaikh" w:date="2013-10-06T21:59:00Z">
                <w:pPr>
                  <w:pStyle w:val="XML1"/>
                </w:pPr>
              </w:pPrChange>
            </w:pPr>
            <w:del w:id="5133" w:author="Anees Shaikh" w:date="2013-10-06T21:58:00Z">
              <w:r w:rsidDel="00AE159D">
                <w:delText xml:space="preserve">                  &lt;xs:group ref="OFPortOtherFeatureListType"/&gt;</w:delText>
              </w:r>
            </w:del>
          </w:p>
          <w:p w14:paraId="354ACEE1" w14:textId="02015180" w:rsidR="00E02224" w:rsidDel="00AE159D" w:rsidRDefault="00E02224" w:rsidP="00AE159D">
            <w:pPr>
              <w:rPr>
                <w:del w:id="5134" w:author="Anees Shaikh" w:date="2013-10-06T21:58:00Z"/>
              </w:rPr>
              <w:pPrChange w:id="5135" w:author="Anees Shaikh" w:date="2013-10-06T21:59:00Z">
                <w:pPr>
                  <w:pStyle w:val="XML1"/>
                </w:pPr>
              </w:pPrChange>
            </w:pPr>
            <w:del w:id="5136" w:author="Anees Shaikh" w:date="2013-10-06T21:58:00Z">
              <w:r w:rsidDel="00AE159D">
                <w:delText xml:space="preserve">                &lt;/xs:sequence&gt;</w:delText>
              </w:r>
            </w:del>
          </w:p>
          <w:p w14:paraId="11EF4B2F" w14:textId="07A0471D" w:rsidR="00E02224" w:rsidDel="00AE159D" w:rsidRDefault="00E02224" w:rsidP="00AE159D">
            <w:pPr>
              <w:rPr>
                <w:del w:id="5137" w:author="Anees Shaikh" w:date="2013-10-06T21:58:00Z"/>
              </w:rPr>
              <w:pPrChange w:id="5138" w:author="Anees Shaikh" w:date="2013-10-06T21:59:00Z">
                <w:pPr>
                  <w:pStyle w:val="XML1"/>
                </w:pPr>
              </w:pPrChange>
            </w:pPr>
            <w:del w:id="5139" w:author="Anees Shaikh" w:date="2013-10-06T21:58:00Z">
              <w:r w:rsidDel="00AE159D">
                <w:delText xml:space="preserve">              &lt;/xs:complexType&gt;</w:delText>
              </w:r>
            </w:del>
          </w:p>
          <w:p w14:paraId="2423FB74" w14:textId="2AD4CC13" w:rsidR="00E02224" w:rsidDel="00AE159D" w:rsidRDefault="00E02224" w:rsidP="00AE159D">
            <w:pPr>
              <w:rPr>
                <w:del w:id="5140" w:author="Anees Shaikh" w:date="2013-10-06T21:58:00Z"/>
              </w:rPr>
              <w:pPrChange w:id="5141" w:author="Anees Shaikh" w:date="2013-10-06T21:59:00Z">
                <w:pPr>
                  <w:pStyle w:val="XML1"/>
                </w:pPr>
              </w:pPrChange>
            </w:pPr>
            <w:del w:id="5142" w:author="Anees Shaikh" w:date="2013-10-06T21:58:00Z">
              <w:r w:rsidDel="00AE159D">
                <w:delText xml:space="preserve">            &lt;/xs:element&gt;</w:delText>
              </w:r>
            </w:del>
          </w:p>
          <w:p w14:paraId="13725F85" w14:textId="33354D84" w:rsidR="00E02224" w:rsidDel="00AE159D" w:rsidRDefault="00E02224" w:rsidP="00AE159D">
            <w:pPr>
              <w:rPr>
                <w:del w:id="5143" w:author="Anees Shaikh" w:date="2013-10-06T21:58:00Z"/>
              </w:rPr>
              <w:pPrChange w:id="5144" w:author="Anees Shaikh" w:date="2013-10-06T21:59:00Z">
                <w:pPr>
                  <w:pStyle w:val="XML1"/>
                </w:pPr>
              </w:pPrChange>
            </w:pPr>
            <w:del w:id="5145" w:author="Anees Shaikh" w:date="2013-10-06T21:58:00Z">
              <w:r w:rsidDel="00AE159D">
                <w:delText xml:space="preserve">            &lt;xs:element name="supported" minOccurs="0"&gt;</w:delText>
              </w:r>
            </w:del>
          </w:p>
          <w:p w14:paraId="25C724A5" w14:textId="1EEB9447" w:rsidR="00E02224" w:rsidDel="00AE159D" w:rsidRDefault="00E02224" w:rsidP="00AE159D">
            <w:pPr>
              <w:rPr>
                <w:del w:id="5146" w:author="Anees Shaikh" w:date="2013-10-06T21:58:00Z"/>
              </w:rPr>
              <w:pPrChange w:id="5147" w:author="Anees Shaikh" w:date="2013-10-06T21:59:00Z">
                <w:pPr>
                  <w:pStyle w:val="XML1"/>
                </w:pPr>
              </w:pPrChange>
            </w:pPr>
            <w:del w:id="5148" w:author="Anees Shaikh" w:date="2013-10-06T21:58:00Z">
              <w:r w:rsidDel="00AE159D">
                <w:delText xml:space="preserve">              &lt;xs:annotation&gt;</w:delText>
              </w:r>
            </w:del>
          </w:p>
          <w:p w14:paraId="63D591AD" w14:textId="4EA41AAB" w:rsidR="00E02224" w:rsidDel="00AE159D" w:rsidRDefault="00E02224" w:rsidP="00AE159D">
            <w:pPr>
              <w:rPr>
                <w:del w:id="5149" w:author="Anees Shaikh" w:date="2013-10-06T21:58:00Z"/>
              </w:rPr>
              <w:pPrChange w:id="5150" w:author="Anees Shaikh" w:date="2013-10-06T21:59:00Z">
                <w:pPr>
                  <w:pStyle w:val="XML1"/>
                </w:pPr>
              </w:pPrChange>
            </w:pPr>
            <w:del w:id="5151" w:author="Anees Shaikh" w:date="2013-10-06T21:58:00Z">
              <w:r w:rsidDel="00AE159D">
                <w:delText xml:space="preserve">                &lt;xs:documentation&gt;</w:delText>
              </w:r>
            </w:del>
          </w:p>
          <w:p w14:paraId="13427B7B" w14:textId="089FF8C7" w:rsidR="00E02224" w:rsidDel="00AE159D" w:rsidRDefault="00E02224" w:rsidP="00AE159D">
            <w:pPr>
              <w:rPr>
                <w:del w:id="5152" w:author="Anees Shaikh" w:date="2013-10-06T21:58:00Z"/>
              </w:rPr>
              <w:pPrChange w:id="5153" w:author="Anees Shaikh" w:date="2013-10-06T21:59:00Z">
                <w:pPr>
                  <w:pStyle w:val="XML1"/>
                </w:pPr>
              </w:pPrChange>
            </w:pPr>
            <w:del w:id="5154" w:author="Anees Shaikh" w:date="2013-10-06T21:58:00Z">
              <w:r w:rsidDel="00AE159D">
                <w:delText xml:space="preserve">                  The features (rates, duplex, etc.) of the</w:delText>
              </w:r>
            </w:del>
          </w:p>
          <w:p w14:paraId="7887EB28" w14:textId="7C1797EC" w:rsidR="00E02224" w:rsidDel="00AE159D" w:rsidRDefault="00E02224" w:rsidP="00AE159D">
            <w:pPr>
              <w:rPr>
                <w:del w:id="5155" w:author="Anees Shaikh" w:date="2013-10-06T21:58:00Z"/>
              </w:rPr>
              <w:pPrChange w:id="5156" w:author="Anees Shaikh" w:date="2013-10-06T21:59:00Z">
                <w:pPr>
                  <w:pStyle w:val="XML1"/>
                </w:pPr>
              </w:pPrChange>
            </w:pPr>
            <w:del w:id="5157" w:author="Anees Shaikh" w:date="2013-10-06T21:58:00Z">
              <w:r w:rsidDel="00AE159D">
                <w:delText xml:space="preserve">                  port, that are supported on the port.</w:delText>
              </w:r>
            </w:del>
          </w:p>
          <w:p w14:paraId="115556B2" w14:textId="302C2A54" w:rsidR="00E02224" w:rsidDel="00AE159D" w:rsidRDefault="00E02224" w:rsidP="00AE159D">
            <w:pPr>
              <w:rPr>
                <w:del w:id="5158" w:author="Anees Shaikh" w:date="2013-10-06T21:58:00Z"/>
              </w:rPr>
              <w:pPrChange w:id="5159" w:author="Anees Shaikh" w:date="2013-10-06T21:59:00Z">
                <w:pPr>
                  <w:pStyle w:val="XML1"/>
                </w:pPr>
              </w:pPrChange>
            </w:pPr>
          </w:p>
          <w:p w14:paraId="11EB9334" w14:textId="7A03C8A1" w:rsidR="00E02224" w:rsidDel="00AE159D" w:rsidRDefault="00E02224" w:rsidP="00AE159D">
            <w:pPr>
              <w:rPr>
                <w:del w:id="5160" w:author="Anees Shaikh" w:date="2013-10-06T21:58:00Z"/>
              </w:rPr>
              <w:pPrChange w:id="5161" w:author="Anees Shaikh" w:date="2013-10-06T21:59:00Z">
                <w:pPr>
                  <w:pStyle w:val="XML1"/>
                </w:pPr>
              </w:pPrChange>
            </w:pPr>
            <w:del w:id="5162" w:author="Anees Shaikh" w:date="2013-10-06T21:58:00Z">
              <w:r w:rsidDel="00AE159D">
                <w:delText xml:space="preserve">                  Children of this element are not configurable and can</w:delText>
              </w:r>
            </w:del>
          </w:p>
          <w:p w14:paraId="157AEFA2" w14:textId="7E34C0BF" w:rsidR="00E02224" w:rsidDel="00AE159D" w:rsidRDefault="00E02224" w:rsidP="00AE159D">
            <w:pPr>
              <w:rPr>
                <w:del w:id="5163" w:author="Anees Shaikh" w:date="2013-10-06T21:58:00Z"/>
              </w:rPr>
              <w:pPrChange w:id="5164" w:author="Anees Shaikh" w:date="2013-10-06T21:59:00Z">
                <w:pPr>
                  <w:pStyle w:val="XML1"/>
                </w:pPr>
              </w:pPrChange>
            </w:pPr>
            <w:del w:id="5165" w:author="Anees Shaikh" w:date="2013-10-06T21:58:00Z">
              <w:r w:rsidDel="00AE159D">
                <w:delText xml:space="preserve">                  only be retrieved by NETCONF &amp;lt;get&amp;gt; operations. Attemps to</w:delText>
              </w:r>
            </w:del>
          </w:p>
          <w:p w14:paraId="2847E71B" w14:textId="48D34DC2" w:rsidR="00E02224" w:rsidDel="00AE159D" w:rsidRDefault="00E02224" w:rsidP="00AE159D">
            <w:pPr>
              <w:rPr>
                <w:del w:id="5166" w:author="Anees Shaikh" w:date="2013-10-06T21:58:00Z"/>
              </w:rPr>
              <w:pPrChange w:id="5167" w:author="Anees Shaikh" w:date="2013-10-06T21:59:00Z">
                <w:pPr>
                  <w:pStyle w:val="XML1"/>
                </w:pPr>
              </w:pPrChange>
            </w:pPr>
            <w:del w:id="5168" w:author="Anees Shaikh" w:date="2013-10-06T21:58:00Z">
              <w:r w:rsidDel="00AE159D">
                <w:delText xml:space="preserve">                  modify this element and its children with a NETCONF</w:delText>
              </w:r>
            </w:del>
          </w:p>
          <w:p w14:paraId="6979B4B2" w14:textId="6D5AD461" w:rsidR="00E02224" w:rsidDel="00AE159D" w:rsidRDefault="00E02224" w:rsidP="00AE159D">
            <w:pPr>
              <w:rPr>
                <w:del w:id="5169" w:author="Anees Shaikh" w:date="2013-10-06T21:58:00Z"/>
              </w:rPr>
              <w:pPrChange w:id="5170" w:author="Anees Shaikh" w:date="2013-10-06T21:59:00Z">
                <w:pPr>
                  <w:pStyle w:val="XML1"/>
                </w:pPr>
              </w:pPrChange>
            </w:pPr>
            <w:del w:id="5171" w:author="Anees Shaikh" w:date="2013-10-06T21:58:00Z">
              <w:r w:rsidDel="00AE159D">
                <w:delText xml:space="preserve">                  &amp;lt;edit-config&amp;gt; operation MUST result in an</w:delText>
              </w:r>
            </w:del>
          </w:p>
          <w:p w14:paraId="7D161236" w14:textId="1FC4EB2F" w:rsidR="00E02224" w:rsidDel="00AE159D" w:rsidRDefault="00E02224" w:rsidP="00AE159D">
            <w:pPr>
              <w:rPr>
                <w:del w:id="5172" w:author="Anees Shaikh" w:date="2013-10-06T21:58:00Z"/>
              </w:rPr>
              <w:pPrChange w:id="5173" w:author="Anees Shaikh" w:date="2013-10-06T21:59:00Z">
                <w:pPr>
                  <w:pStyle w:val="XML1"/>
                </w:pPr>
              </w:pPrChange>
            </w:pPr>
            <w:del w:id="5174" w:author="Anees Shaikh" w:date="2013-10-06T21:58:00Z">
              <w:r w:rsidDel="00AE159D">
                <w:delText xml:space="preserve">                  'operation-not-supported' error with type</w:delText>
              </w:r>
            </w:del>
          </w:p>
          <w:p w14:paraId="52C5A3FE" w14:textId="607F305B" w:rsidR="00E02224" w:rsidDel="00AE159D" w:rsidRDefault="00E02224" w:rsidP="00AE159D">
            <w:pPr>
              <w:rPr>
                <w:del w:id="5175" w:author="Anees Shaikh" w:date="2013-10-06T21:58:00Z"/>
              </w:rPr>
              <w:pPrChange w:id="5176" w:author="Anees Shaikh" w:date="2013-10-06T21:59:00Z">
                <w:pPr>
                  <w:pStyle w:val="XML1"/>
                </w:pPr>
              </w:pPrChange>
            </w:pPr>
            <w:del w:id="5177" w:author="Anees Shaikh" w:date="2013-10-06T21:58:00Z">
              <w:r w:rsidDel="00AE159D">
                <w:delText xml:space="preserve">                  'application'.</w:delText>
              </w:r>
            </w:del>
          </w:p>
          <w:p w14:paraId="03312337" w14:textId="0A6EFB70" w:rsidR="00E02224" w:rsidDel="00AE159D" w:rsidRDefault="00E02224" w:rsidP="00AE159D">
            <w:pPr>
              <w:rPr>
                <w:del w:id="5178" w:author="Anees Shaikh" w:date="2013-10-06T21:58:00Z"/>
              </w:rPr>
              <w:pPrChange w:id="5179" w:author="Anees Shaikh" w:date="2013-10-06T21:59:00Z">
                <w:pPr>
                  <w:pStyle w:val="XML1"/>
                </w:pPr>
              </w:pPrChange>
            </w:pPr>
            <w:del w:id="5180" w:author="Anees Shaikh" w:date="2013-10-06T21:58:00Z">
              <w:r w:rsidDel="00AE159D">
                <w:delText xml:space="preserve">                &lt;/xs:documentation&gt;</w:delText>
              </w:r>
            </w:del>
          </w:p>
          <w:p w14:paraId="0F20A397" w14:textId="5EB0AC23" w:rsidR="00E02224" w:rsidDel="00AE159D" w:rsidRDefault="00E02224" w:rsidP="00AE159D">
            <w:pPr>
              <w:rPr>
                <w:del w:id="5181" w:author="Anees Shaikh" w:date="2013-10-06T21:58:00Z"/>
              </w:rPr>
              <w:pPrChange w:id="5182" w:author="Anees Shaikh" w:date="2013-10-06T21:59:00Z">
                <w:pPr>
                  <w:pStyle w:val="XML1"/>
                </w:pPr>
              </w:pPrChange>
            </w:pPr>
            <w:del w:id="5183" w:author="Anees Shaikh" w:date="2013-10-06T21:58:00Z">
              <w:r w:rsidDel="00AE159D">
                <w:delText xml:space="preserve">              &lt;/xs:annotation&gt;</w:delText>
              </w:r>
            </w:del>
          </w:p>
          <w:p w14:paraId="72308A95" w14:textId="3AC89A40" w:rsidR="00E02224" w:rsidDel="00AE159D" w:rsidRDefault="00E02224" w:rsidP="00AE159D">
            <w:pPr>
              <w:rPr>
                <w:del w:id="5184" w:author="Anees Shaikh" w:date="2013-10-06T21:58:00Z"/>
              </w:rPr>
              <w:pPrChange w:id="5185" w:author="Anees Shaikh" w:date="2013-10-06T21:59:00Z">
                <w:pPr>
                  <w:pStyle w:val="XML1"/>
                </w:pPr>
              </w:pPrChange>
            </w:pPr>
            <w:del w:id="5186" w:author="Anees Shaikh" w:date="2013-10-06T21:58:00Z">
              <w:r w:rsidDel="00AE159D">
                <w:delText xml:space="preserve">              &lt;xs:complexType&gt;</w:delText>
              </w:r>
            </w:del>
          </w:p>
          <w:p w14:paraId="4B4165D9" w14:textId="3CD2536E" w:rsidR="00E02224" w:rsidDel="00AE159D" w:rsidRDefault="00E02224" w:rsidP="00AE159D">
            <w:pPr>
              <w:rPr>
                <w:del w:id="5187" w:author="Anees Shaikh" w:date="2013-10-06T21:58:00Z"/>
              </w:rPr>
              <w:pPrChange w:id="5188" w:author="Anees Shaikh" w:date="2013-10-06T21:59:00Z">
                <w:pPr>
                  <w:pStyle w:val="XML1"/>
                </w:pPr>
              </w:pPrChange>
            </w:pPr>
            <w:del w:id="5189" w:author="Anees Shaikh" w:date="2013-10-06T21:58:00Z">
              <w:r w:rsidDel="00AE159D">
                <w:delText xml:space="preserve">                &lt;xs:sequence&gt;</w:delText>
              </w:r>
            </w:del>
          </w:p>
          <w:p w14:paraId="26ED0914" w14:textId="43D8E1C9" w:rsidR="00E02224" w:rsidDel="00AE159D" w:rsidRDefault="00E02224" w:rsidP="00AE159D">
            <w:pPr>
              <w:rPr>
                <w:del w:id="5190" w:author="Anees Shaikh" w:date="2013-10-06T21:58:00Z"/>
              </w:rPr>
              <w:pPrChange w:id="5191" w:author="Anees Shaikh" w:date="2013-10-06T21:59:00Z">
                <w:pPr>
                  <w:pStyle w:val="XML1"/>
                </w:pPr>
              </w:pPrChange>
            </w:pPr>
            <w:del w:id="5192" w:author="Anees Shaikh" w:date="2013-10-06T21:58:00Z">
              <w:r w:rsidDel="00AE159D">
                <w:delText xml:space="preserve">                  &lt;xs:group ref="OFPortOtherFeatureListType"/&gt;</w:delText>
              </w:r>
            </w:del>
          </w:p>
          <w:p w14:paraId="6E821689" w14:textId="725AA8AB" w:rsidR="00E02224" w:rsidDel="00AE159D" w:rsidRDefault="00E02224" w:rsidP="00AE159D">
            <w:pPr>
              <w:rPr>
                <w:del w:id="5193" w:author="Anees Shaikh" w:date="2013-10-06T21:58:00Z"/>
              </w:rPr>
              <w:pPrChange w:id="5194" w:author="Anees Shaikh" w:date="2013-10-06T21:59:00Z">
                <w:pPr>
                  <w:pStyle w:val="XML1"/>
                </w:pPr>
              </w:pPrChange>
            </w:pPr>
            <w:del w:id="5195" w:author="Anees Shaikh" w:date="2013-10-06T21:58:00Z">
              <w:r w:rsidDel="00AE159D">
                <w:delText xml:space="preserve">                &lt;/xs:sequence&gt;</w:delText>
              </w:r>
            </w:del>
          </w:p>
          <w:p w14:paraId="0FA7708C" w14:textId="1B05A15C" w:rsidR="00E02224" w:rsidDel="00AE159D" w:rsidRDefault="00E02224" w:rsidP="00AE159D">
            <w:pPr>
              <w:rPr>
                <w:del w:id="5196" w:author="Anees Shaikh" w:date="2013-10-06T21:58:00Z"/>
              </w:rPr>
              <w:pPrChange w:id="5197" w:author="Anees Shaikh" w:date="2013-10-06T21:59:00Z">
                <w:pPr>
                  <w:pStyle w:val="XML1"/>
                </w:pPr>
              </w:pPrChange>
            </w:pPr>
            <w:del w:id="5198" w:author="Anees Shaikh" w:date="2013-10-06T21:58:00Z">
              <w:r w:rsidDel="00AE159D">
                <w:delText xml:space="preserve">              &lt;/xs:complexType&gt;</w:delText>
              </w:r>
            </w:del>
          </w:p>
          <w:p w14:paraId="25955831" w14:textId="420BF600" w:rsidR="00E02224" w:rsidDel="00AE159D" w:rsidRDefault="00E02224" w:rsidP="00AE159D">
            <w:pPr>
              <w:rPr>
                <w:del w:id="5199" w:author="Anees Shaikh" w:date="2013-10-06T21:58:00Z"/>
              </w:rPr>
              <w:pPrChange w:id="5200" w:author="Anees Shaikh" w:date="2013-10-06T21:59:00Z">
                <w:pPr>
                  <w:pStyle w:val="XML1"/>
                </w:pPr>
              </w:pPrChange>
            </w:pPr>
            <w:del w:id="5201" w:author="Anees Shaikh" w:date="2013-10-06T21:58:00Z">
              <w:r w:rsidDel="00AE159D">
                <w:delText xml:space="preserve">            &lt;/xs:element&gt;</w:delText>
              </w:r>
            </w:del>
          </w:p>
          <w:p w14:paraId="6D652584" w14:textId="5FE944F3" w:rsidR="00E02224" w:rsidDel="00AE159D" w:rsidRDefault="00E02224" w:rsidP="00AE159D">
            <w:pPr>
              <w:rPr>
                <w:del w:id="5202" w:author="Anees Shaikh" w:date="2013-10-06T21:58:00Z"/>
              </w:rPr>
              <w:pPrChange w:id="5203" w:author="Anees Shaikh" w:date="2013-10-06T21:59:00Z">
                <w:pPr>
                  <w:pStyle w:val="XML1"/>
                </w:pPr>
              </w:pPrChange>
            </w:pPr>
            <w:del w:id="5204" w:author="Anees Shaikh" w:date="2013-10-06T21:58:00Z">
              <w:r w:rsidDel="00AE159D">
                <w:delText xml:space="preserve">            &lt;xs:element name="advertised-peer" minOccurs="0"&gt;</w:delText>
              </w:r>
            </w:del>
          </w:p>
          <w:p w14:paraId="5C5D315D" w14:textId="13070E26" w:rsidR="00E02224" w:rsidDel="00AE159D" w:rsidRDefault="00E02224" w:rsidP="00AE159D">
            <w:pPr>
              <w:rPr>
                <w:del w:id="5205" w:author="Anees Shaikh" w:date="2013-10-06T21:58:00Z"/>
              </w:rPr>
              <w:pPrChange w:id="5206" w:author="Anees Shaikh" w:date="2013-10-06T21:59:00Z">
                <w:pPr>
                  <w:pStyle w:val="XML1"/>
                </w:pPr>
              </w:pPrChange>
            </w:pPr>
            <w:del w:id="5207" w:author="Anees Shaikh" w:date="2013-10-06T21:58:00Z">
              <w:r w:rsidDel="00AE159D">
                <w:delText xml:space="preserve">              &lt;xs:annotation&gt;</w:delText>
              </w:r>
            </w:del>
          </w:p>
          <w:p w14:paraId="7E3B92B9" w14:textId="10B6828D" w:rsidR="00E02224" w:rsidDel="00AE159D" w:rsidRDefault="00E02224" w:rsidP="00AE159D">
            <w:pPr>
              <w:rPr>
                <w:del w:id="5208" w:author="Anees Shaikh" w:date="2013-10-06T21:58:00Z"/>
              </w:rPr>
              <w:pPrChange w:id="5209" w:author="Anees Shaikh" w:date="2013-10-06T21:59:00Z">
                <w:pPr>
                  <w:pStyle w:val="XML1"/>
                </w:pPr>
              </w:pPrChange>
            </w:pPr>
            <w:del w:id="5210" w:author="Anees Shaikh" w:date="2013-10-06T21:58:00Z">
              <w:r w:rsidDel="00AE159D">
                <w:delText xml:space="preserve">                &lt;xs:documentation&gt;</w:delText>
              </w:r>
            </w:del>
          </w:p>
          <w:p w14:paraId="4E78D085" w14:textId="59859FCC" w:rsidR="00E02224" w:rsidDel="00AE159D" w:rsidRDefault="00E02224" w:rsidP="00AE159D">
            <w:pPr>
              <w:rPr>
                <w:del w:id="5211" w:author="Anees Shaikh" w:date="2013-10-06T21:58:00Z"/>
              </w:rPr>
              <w:pPrChange w:id="5212" w:author="Anees Shaikh" w:date="2013-10-06T21:59:00Z">
                <w:pPr>
                  <w:pStyle w:val="XML1"/>
                </w:pPr>
              </w:pPrChange>
            </w:pPr>
            <w:del w:id="5213" w:author="Anees Shaikh" w:date="2013-10-06T21:58:00Z">
              <w:r w:rsidDel="00AE159D">
                <w:delText xml:space="preserve">                  The features (rates, duplex, etc.) that are</w:delText>
              </w:r>
            </w:del>
          </w:p>
          <w:p w14:paraId="0BE46E30" w14:textId="765047AC" w:rsidR="00E02224" w:rsidDel="00AE159D" w:rsidRDefault="00E02224" w:rsidP="00AE159D">
            <w:pPr>
              <w:rPr>
                <w:del w:id="5214" w:author="Anees Shaikh" w:date="2013-10-06T21:58:00Z"/>
              </w:rPr>
              <w:pPrChange w:id="5215" w:author="Anees Shaikh" w:date="2013-10-06T21:59:00Z">
                <w:pPr>
                  <w:pStyle w:val="XML1"/>
                </w:pPr>
              </w:pPrChange>
            </w:pPr>
            <w:del w:id="5216" w:author="Anees Shaikh" w:date="2013-10-06T21:58:00Z">
              <w:r w:rsidDel="00AE159D">
                <w:delText xml:space="preserve">                  currently advertised by the peer port.</w:delText>
              </w:r>
            </w:del>
          </w:p>
          <w:p w14:paraId="5563E22E" w14:textId="00DA8747" w:rsidR="00E02224" w:rsidDel="00AE159D" w:rsidRDefault="00E02224" w:rsidP="00AE159D">
            <w:pPr>
              <w:rPr>
                <w:del w:id="5217" w:author="Anees Shaikh" w:date="2013-10-06T21:58:00Z"/>
              </w:rPr>
              <w:pPrChange w:id="5218" w:author="Anees Shaikh" w:date="2013-10-06T21:59:00Z">
                <w:pPr>
                  <w:pStyle w:val="XML1"/>
                </w:pPr>
              </w:pPrChange>
            </w:pPr>
          </w:p>
          <w:p w14:paraId="73E8E822" w14:textId="5A845096" w:rsidR="00E02224" w:rsidDel="00AE159D" w:rsidRDefault="00E02224" w:rsidP="00AE159D">
            <w:pPr>
              <w:rPr>
                <w:del w:id="5219" w:author="Anees Shaikh" w:date="2013-10-06T21:58:00Z"/>
              </w:rPr>
              <w:pPrChange w:id="5220" w:author="Anees Shaikh" w:date="2013-10-06T21:59:00Z">
                <w:pPr>
                  <w:pStyle w:val="XML1"/>
                </w:pPr>
              </w:pPrChange>
            </w:pPr>
            <w:del w:id="5221" w:author="Anees Shaikh" w:date="2013-10-06T21:58:00Z">
              <w:r w:rsidDel="00AE159D">
                <w:delText xml:space="preserve">                  Children of this element are not configurable and can</w:delText>
              </w:r>
            </w:del>
          </w:p>
          <w:p w14:paraId="491E4FFF" w14:textId="21146143" w:rsidR="00E02224" w:rsidDel="00AE159D" w:rsidRDefault="00E02224" w:rsidP="00AE159D">
            <w:pPr>
              <w:rPr>
                <w:del w:id="5222" w:author="Anees Shaikh" w:date="2013-10-06T21:58:00Z"/>
              </w:rPr>
              <w:pPrChange w:id="5223" w:author="Anees Shaikh" w:date="2013-10-06T21:59:00Z">
                <w:pPr>
                  <w:pStyle w:val="XML1"/>
                </w:pPr>
              </w:pPrChange>
            </w:pPr>
            <w:del w:id="5224" w:author="Anees Shaikh" w:date="2013-10-06T21:58:00Z">
              <w:r w:rsidDel="00AE159D">
                <w:delText xml:space="preserve">                  only be retrieved by NETCONF &amp;lt;get&amp;gt; operations. Attemps to</w:delText>
              </w:r>
            </w:del>
          </w:p>
          <w:p w14:paraId="2AEFB5D7" w14:textId="39C5EB4F" w:rsidR="00E02224" w:rsidDel="00AE159D" w:rsidRDefault="00E02224" w:rsidP="00AE159D">
            <w:pPr>
              <w:rPr>
                <w:del w:id="5225" w:author="Anees Shaikh" w:date="2013-10-06T21:58:00Z"/>
              </w:rPr>
              <w:pPrChange w:id="5226" w:author="Anees Shaikh" w:date="2013-10-06T21:59:00Z">
                <w:pPr>
                  <w:pStyle w:val="XML1"/>
                </w:pPr>
              </w:pPrChange>
            </w:pPr>
            <w:del w:id="5227" w:author="Anees Shaikh" w:date="2013-10-06T21:58:00Z">
              <w:r w:rsidDel="00AE159D">
                <w:delText xml:space="preserve">                  modify this element and its children with a NETCONF</w:delText>
              </w:r>
            </w:del>
          </w:p>
          <w:p w14:paraId="491FC887" w14:textId="78E10A37" w:rsidR="00E02224" w:rsidDel="00AE159D" w:rsidRDefault="00E02224" w:rsidP="00AE159D">
            <w:pPr>
              <w:rPr>
                <w:del w:id="5228" w:author="Anees Shaikh" w:date="2013-10-06T21:58:00Z"/>
              </w:rPr>
              <w:pPrChange w:id="5229" w:author="Anees Shaikh" w:date="2013-10-06T21:59:00Z">
                <w:pPr>
                  <w:pStyle w:val="XML1"/>
                </w:pPr>
              </w:pPrChange>
            </w:pPr>
            <w:del w:id="5230" w:author="Anees Shaikh" w:date="2013-10-06T21:58:00Z">
              <w:r w:rsidDel="00AE159D">
                <w:delText xml:space="preserve">                  &amp;lt;edit-config&amp;gt; operation MUST result in an</w:delText>
              </w:r>
            </w:del>
          </w:p>
          <w:p w14:paraId="635CD18F" w14:textId="6C51DBFC" w:rsidR="00E02224" w:rsidDel="00AE159D" w:rsidRDefault="00E02224" w:rsidP="00AE159D">
            <w:pPr>
              <w:rPr>
                <w:del w:id="5231" w:author="Anees Shaikh" w:date="2013-10-06T21:58:00Z"/>
              </w:rPr>
              <w:pPrChange w:id="5232" w:author="Anees Shaikh" w:date="2013-10-06T21:59:00Z">
                <w:pPr>
                  <w:pStyle w:val="XML1"/>
                </w:pPr>
              </w:pPrChange>
            </w:pPr>
            <w:del w:id="5233" w:author="Anees Shaikh" w:date="2013-10-06T21:58:00Z">
              <w:r w:rsidDel="00AE159D">
                <w:delText xml:space="preserve">                  'operation-not-supported' error with type</w:delText>
              </w:r>
            </w:del>
          </w:p>
          <w:p w14:paraId="7AE05814" w14:textId="1B714411" w:rsidR="00E02224" w:rsidDel="00AE159D" w:rsidRDefault="00E02224" w:rsidP="00AE159D">
            <w:pPr>
              <w:rPr>
                <w:del w:id="5234" w:author="Anees Shaikh" w:date="2013-10-06T21:58:00Z"/>
              </w:rPr>
              <w:pPrChange w:id="5235" w:author="Anees Shaikh" w:date="2013-10-06T21:59:00Z">
                <w:pPr>
                  <w:pStyle w:val="XML1"/>
                </w:pPr>
              </w:pPrChange>
            </w:pPr>
            <w:del w:id="5236" w:author="Anees Shaikh" w:date="2013-10-06T21:58:00Z">
              <w:r w:rsidDel="00AE159D">
                <w:delText xml:space="preserve">                  'application'.</w:delText>
              </w:r>
            </w:del>
          </w:p>
          <w:p w14:paraId="0B9FDE25" w14:textId="634CFAD8" w:rsidR="00E02224" w:rsidDel="00AE159D" w:rsidRDefault="00E02224" w:rsidP="00AE159D">
            <w:pPr>
              <w:rPr>
                <w:del w:id="5237" w:author="Anees Shaikh" w:date="2013-10-06T21:58:00Z"/>
              </w:rPr>
              <w:pPrChange w:id="5238" w:author="Anees Shaikh" w:date="2013-10-06T21:59:00Z">
                <w:pPr>
                  <w:pStyle w:val="XML1"/>
                </w:pPr>
              </w:pPrChange>
            </w:pPr>
            <w:del w:id="5239" w:author="Anees Shaikh" w:date="2013-10-06T21:58:00Z">
              <w:r w:rsidDel="00AE159D">
                <w:delText xml:space="preserve">                &lt;/xs:documentation&gt;</w:delText>
              </w:r>
            </w:del>
          </w:p>
          <w:p w14:paraId="0F19F40E" w14:textId="0422DB81" w:rsidR="00E02224" w:rsidDel="00AE159D" w:rsidRDefault="00E02224" w:rsidP="00AE159D">
            <w:pPr>
              <w:rPr>
                <w:del w:id="5240" w:author="Anees Shaikh" w:date="2013-10-06T21:58:00Z"/>
              </w:rPr>
              <w:pPrChange w:id="5241" w:author="Anees Shaikh" w:date="2013-10-06T21:59:00Z">
                <w:pPr>
                  <w:pStyle w:val="XML1"/>
                </w:pPr>
              </w:pPrChange>
            </w:pPr>
            <w:del w:id="5242" w:author="Anees Shaikh" w:date="2013-10-06T21:58:00Z">
              <w:r w:rsidDel="00AE159D">
                <w:delText xml:space="preserve">              &lt;/xs:annotation&gt;</w:delText>
              </w:r>
            </w:del>
          </w:p>
          <w:p w14:paraId="71B482EB" w14:textId="484B8954" w:rsidR="00E02224" w:rsidDel="00AE159D" w:rsidRDefault="00E02224" w:rsidP="00AE159D">
            <w:pPr>
              <w:rPr>
                <w:del w:id="5243" w:author="Anees Shaikh" w:date="2013-10-06T21:58:00Z"/>
              </w:rPr>
              <w:pPrChange w:id="5244" w:author="Anees Shaikh" w:date="2013-10-06T21:59:00Z">
                <w:pPr>
                  <w:pStyle w:val="XML1"/>
                </w:pPr>
              </w:pPrChange>
            </w:pPr>
            <w:del w:id="5245" w:author="Anees Shaikh" w:date="2013-10-06T21:58:00Z">
              <w:r w:rsidDel="00AE159D">
                <w:delText xml:space="preserve">              &lt;xs:complexType&gt;</w:delText>
              </w:r>
            </w:del>
          </w:p>
          <w:p w14:paraId="350F564D" w14:textId="14E02E77" w:rsidR="00E02224" w:rsidDel="00AE159D" w:rsidRDefault="00E02224" w:rsidP="00AE159D">
            <w:pPr>
              <w:rPr>
                <w:del w:id="5246" w:author="Anees Shaikh" w:date="2013-10-06T21:58:00Z"/>
              </w:rPr>
              <w:pPrChange w:id="5247" w:author="Anees Shaikh" w:date="2013-10-06T21:59:00Z">
                <w:pPr>
                  <w:pStyle w:val="XML1"/>
                </w:pPr>
              </w:pPrChange>
            </w:pPr>
            <w:del w:id="5248" w:author="Anees Shaikh" w:date="2013-10-06T21:58:00Z">
              <w:r w:rsidDel="00AE159D">
                <w:delText xml:space="preserve">                &lt;xs:sequence&gt;</w:delText>
              </w:r>
            </w:del>
          </w:p>
          <w:p w14:paraId="286E953A" w14:textId="776341A0" w:rsidR="00E02224" w:rsidDel="00AE159D" w:rsidRDefault="00E02224" w:rsidP="00AE159D">
            <w:pPr>
              <w:rPr>
                <w:del w:id="5249" w:author="Anees Shaikh" w:date="2013-10-06T21:58:00Z"/>
              </w:rPr>
              <w:pPrChange w:id="5250" w:author="Anees Shaikh" w:date="2013-10-06T21:59:00Z">
                <w:pPr>
                  <w:pStyle w:val="XML1"/>
                </w:pPr>
              </w:pPrChange>
            </w:pPr>
            <w:del w:id="5251" w:author="Anees Shaikh" w:date="2013-10-06T21:58:00Z">
              <w:r w:rsidDel="00AE159D">
                <w:delText xml:space="preserve">                  &lt;xs:group ref="OFPortOtherFeatureListType"/&gt;</w:delText>
              </w:r>
            </w:del>
          </w:p>
          <w:p w14:paraId="355F8FF6" w14:textId="35D99262" w:rsidR="00E02224" w:rsidDel="00AE159D" w:rsidRDefault="00E02224" w:rsidP="00AE159D">
            <w:pPr>
              <w:rPr>
                <w:del w:id="5252" w:author="Anees Shaikh" w:date="2013-10-06T21:58:00Z"/>
              </w:rPr>
              <w:pPrChange w:id="5253" w:author="Anees Shaikh" w:date="2013-10-06T21:59:00Z">
                <w:pPr>
                  <w:pStyle w:val="XML1"/>
                </w:pPr>
              </w:pPrChange>
            </w:pPr>
            <w:del w:id="5254" w:author="Anees Shaikh" w:date="2013-10-06T21:58:00Z">
              <w:r w:rsidDel="00AE159D">
                <w:delText xml:space="preserve">                &lt;/xs:sequence&gt;</w:delText>
              </w:r>
            </w:del>
          </w:p>
          <w:p w14:paraId="2E22AB8E" w14:textId="76D18BCB" w:rsidR="00E02224" w:rsidDel="00AE159D" w:rsidRDefault="00E02224" w:rsidP="00AE159D">
            <w:pPr>
              <w:rPr>
                <w:del w:id="5255" w:author="Anees Shaikh" w:date="2013-10-06T21:58:00Z"/>
              </w:rPr>
              <w:pPrChange w:id="5256" w:author="Anees Shaikh" w:date="2013-10-06T21:59:00Z">
                <w:pPr>
                  <w:pStyle w:val="XML1"/>
                </w:pPr>
              </w:pPrChange>
            </w:pPr>
            <w:del w:id="5257" w:author="Anees Shaikh" w:date="2013-10-06T21:58:00Z">
              <w:r w:rsidDel="00AE159D">
                <w:delText xml:space="preserve">              &lt;/xs:complexType&gt;</w:delText>
              </w:r>
            </w:del>
          </w:p>
          <w:p w14:paraId="031C429A" w14:textId="5FECF4EA" w:rsidR="00E02224" w:rsidDel="00AE159D" w:rsidRDefault="00E02224" w:rsidP="00AE159D">
            <w:pPr>
              <w:rPr>
                <w:del w:id="5258" w:author="Anees Shaikh" w:date="2013-10-06T21:58:00Z"/>
              </w:rPr>
              <w:pPrChange w:id="5259" w:author="Anees Shaikh" w:date="2013-10-06T21:59:00Z">
                <w:pPr>
                  <w:pStyle w:val="XML1"/>
                </w:pPr>
              </w:pPrChange>
            </w:pPr>
            <w:del w:id="5260" w:author="Anees Shaikh" w:date="2013-10-06T21:58:00Z">
              <w:r w:rsidDel="00AE159D">
                <w:delText xml:space="preserve">            &lt;/xs:element&gt;</w:delText>
              </w:r>
            </w:del>
          </w:p>
          <w:p w14:paraId="6E33C384" w14:textId="65307020" w:rsidR="00E02224" w:rsidDel="00AE159D" w:rsidRDefault="00E02224" w:rsidP="00AE159D">
            <w:pPr>
              <w:rPr>
                <w:del w:id="5261" w:author="Anees Shaikh" w:date="2013-10-06T21:58:00Z"/>
              </w:rPr>
              <w:pPrChange w:id="5262" w:author="Anees Shaikh" w:date="2013-10-06T21:59:00Z">
                <w:pPr>
                  <w:pStyle w:val="XML1"/>
                </w:pPr>
              </w:pPrChange>
            </w:pPr>
            <w:del w:id="5263" w:author="Anees Shaikh" w:date="2013-10-06T21:58:00Z">
              <w:r w:rsidDel="00AE159D">
                <w:delText xml:space="preserve">          &lt;/xs:sequence&gt;</w:delText>
              </w:r>
            </w:del>
          </w:p>
          <w:p w14:paraId="52E09A49" w14:textId="0E4A5551" w:rsidR="00E02224" w:rsidDel="00AE159D" w:rsidRDefault="00E02224" w:rsidP="00AE159D">
            <w:pPr>
              <w:rPr>
                <w:del w:id="5264" w:author="Anees Shaikh" w:date="2013-10-06T21:58:00Z"/>
              </w:rPr>
              <w:pPrChange w:id="5265" w:author="Anees Shaikh" w:date="2013-10-06T21:59:00Z">
                <w:pPr>
                  <w:pStyle w:val="XML1"/>
                </w:pPr>
              </w:pPrChange>
            </w:pPr>
            <w:del w:id="5266" w:author="Anees Shaikh" w:date="2013-10-06T21:58:00Z">
              <w:r w:rsidDel="00AE159D">
                <w:delText xml:space="preserve">        &lt;/xs:complexType&gt;</w:delText>
              </w:r>
            </w:del>
          </w:p>
          <w:p w14:paraId="0D8BD28A" w14:textId="54B7C829" w:rsidR="00E02224" w:rsidDel="00AE159D" w:rsidRDefault="00E02224" w:rsidP="00AE159D">
            <w:pPr>
              <w:rPr>
                <w:del w:id="5267" w:author="Anees Shaikh" w:date="2013-10-06T21:58:00Z"/>
              </w:rPr>
              <w:pPrChange w:id="5268" w:author="Anees Shaikh" w:date="2013-10-06T21:59:00Z">
                <w:pPr>
                  <w:pStyle w:val="XML1"/>
                </w:pPr>
              </w:pPrChange>
            </w:pPr>
            <w:del w:id="5269" w:author="Anees Shaikh" w:date="2013-10-06T21:58:00Z">
              <w:r w:rsidDel="00AE159D">
                <w:delText xml:space="preserve">      &lt;/xs:element&gt;</w:delText>
              </w:r>
            </w:del>
          </w:p>
          <w:p w14:paraId="4818C0D0" w14:textId="2986AE87" w:rsidR="00E02224" w:rsidDel="00AE159D" w:rsidRDefault="00E02224" w:rsidP="00AE159D">
            <w:pPr>
              <w:rPr>
                <w:del w:id="5270" w:author="Anees Shaikh" w:date="2013-10-06T21:58:00Z"/>
              </w:rPr>
              <w:pPrChange w:id="5271" w:author="Anees Shaikh" w:date="2013-10-06T21:59:00Z">
                <w:pPr>
                  <w:pStyle w:val="XML1"/>
                </w:pPr>
              </w:pPrChange>
            </w:pPr>
            <w:del w:id="5272" w:author="Anees Shaikh" w:date="2013-10-06T21:58:00Z">
              <w:r w:rsidDel="00AE159D">
                <w:delText xml:space="preserve">      &lt;xs:choice&gt;</w:delText>
              </w:r>
            </w:del>
          </w:p>
          <w:p w14:paraId="78A9CCBE" w14:textId="2EE23E85" w:rsidR="00E02224" w:rsidDel="00AE159D" w:rsidRDefault="00E02224" w:rsidP="00AE159D">
            <w:pPr>
              <w:rPr>
                <w:del w:id="5273" w:author="Anees Shaikh" w:date="2013-10-06T21:58:00Z"/>
              </w:rPr>
              <w:pPrChange w:id="5274" w:author="Anees Shaikh" w:date="2013-10-06T21:59:00Z">
                <w:pPr>
                  <w:pStyle w:val="XML1"/>
                </w:pPr>
              </w:pPrChange>
            </w:pPr>
            <w:del w:id="5275" w:author="Anees Shaikh" w:date="2013-10-06T21:58:00Z">
              <w:r w:rsidDel="00AE159D">
                <w:delText xml:space="preserve">        &lt;xs:annotation&gt;</w:delText>
              </w:r>
            </w:del>
          </w:p>
          <w:p w14:paraId="2520856B" w14:textId="3885471D" w:rsidR="00E02224" w:rsidDel="00AE159D" w:rsidRDefault="00E02224" w:rsidP="00AE159D">
            <w:pPr>
              <w:rPr>
                <w:del w:id="5276" w:author="Anees Shaikh" w:date="2013-10-06T21:58:00Z"/>
              </w:rPr>
              <w:pPrChange w:id="5277" w:author="Anees Shaikh" w:date="2013-10-06T21:59:00Z">
                <w:pPr>
                  <w:pStyle w:val="XML1"/>
                </w:pPr>
              </w:pPrChange>
            </w:pPr>
            <w:del w:id="5278" w:author="Anees Shaikh" w:date="2013-10-06T21:58:00Z">
              <w:r w:rsidDel="00AE159D">
                <w:delText xml:space="preserve">          &lt;xs:documentation&gt;</w:delText>
              </w:r>
            </w:del>
          </w:p>
          <w:p w14:paraId="6BAB1F07" w14:textId="6C05F25B" w:rsidR="00E02224" w:rsidDel="00AE159D" w:rsidRDefault="00E02224" w:rsidP="00AE159D">
            <w:pPr>
              <w:rPr>
                <w:del w:id="5279" w:author="Anees Shaikh" w:date="2013-10-06T21:58:00Z"/>
              </w:rPr>
              <w:pPrChange w:id="5280" w:author="Anees Shaikh" w:date="2013-10-06T21:59:00Z">
                <w:pPr>
                  <w:pStyle w:val="XML1"/>
                </w:pPr>
              </w:pPrChange>
            </w:pPr>
            <w:del w:id="5281" w:author="Anees Shaikh" w:date="2013-10-06T21:58:00Z">
              <w:r w:rsidDel="00AE159D">
                <w:delText xml:space="preserve">            Tunnels are modeled as logical ports.</w:delText>
              </w:r>
            </w:del>
          </w:p>
          <w:p w14:paraId="1ED2427C" w14:textId="3B2F908F" w:rsidR="00E02224" w:rsidDel="00AE159D" w:rsidRDefault="00E02224" w:rsidP="00AE159D">
            <w:pPr>
              <w:rPr>
                <w:del w:id="5282" w:author="Anees Shaikh" w:date="2013-10-06T21:58:00Z"/>
              </w:rPr>
              <w:pPrChange w:id="5283" w:author="Anees Shaikh" w:date="2013-10-06T21:59:00Z">
                <w:pPr>
                  <w:pStyle w:val="XML1"/>
                </w:pPr>
              </w:pPrChange>
            </w:pPr>
          </w:p>
          <w:p w14:paraId="034D5AF4" w14:textId="2AC98F66" w:rsidR="00E02224" w:rsidDel="00AE159D" w:rsidRDefault="00E02224" w:rsidP="00AE159D">
            <w:pPr>
              <w:rPr>
                <w:del w:id="5284" w:author="Anees Shaikh" w:date="2013-10-06T21:58:00Z"/>
              </w:rPr>
              <w:pPrChange w:id="5285" w:author="Anees Shaikh" w:date="2013-10-06T21:59:00Z">
                <w:pPr>
                  <w:pStyle w:val="XML1"/>
                </w:pPr>
              </w:pPrChange>
            </w:pPr>
            <w:del w:id="5286" w:author="Anees Shaikh" w:date="2013-10-06T21:58:00Z">
              <w:r w:rsidDel="00AE159D">
                <w:delText xml:space="preserve">            Elements in this choice are not configurable and can only</w:delText>
              </w:r>
            </w:del>
          </w:p>
          <w:p w14:paraId="49A6F631" w14:textId="361488B9" w:rsidR="00E02224" w:rsidDel="00AE159D" w:rsidRDefault="00E02224" w:rsidP="00AE159D">
            <w:pPr>
              <w:rPr>
                <w:del w:id="5287" w:author="Anees Shaikh" w:date="2013-10-06T21:58:00Z"/>
              </w:rPr>
              <w:pPrChange w:id="5288" w:author="Anees Shaikh" w:date="2013-10-06T21:59:00Z">
                <w:pPr>
                  <w:pStyle w:val="XML1"/>
                </w:pPr>
              </w:pPrChange>
            </w:pPr>
            <w:del w:id="5289" w:author="Anees Shaikh" w:date="2013-10-06T21:58:00Z">
              <w:r w:rsidDel="00AE159D">
                <w:delText xml:space="preserve">            be retrieved by NETCONF &amp;lt;get&amp;gt; operations. Attemps to modify</w:delText>
              </w:r>
            </w:del>
          </w:p>
          <w:p w14:paraId="253F8E72" w14:textId="4CCDEBD6" w:rsidR="00E02224" w:rsidDel="00AE159D" w:rsidRDefault="00E02224" w:rsidP="00AE159D">
            <w:pPr>
              <w:rPr>
                <w:del w:id="5290" w:author="Anees Shaikh" w:date="2013-10-06T21:58:00Z"/>
              </w:rPr>
              <w:pPrChange w:id="5291" w:author="Anees Shaikh" w:date="2013-10-06T21:59:00Z">
                <w:pPr>
                  <w:pStyle w:val="XML1"/>
                </w:pPr>
              </w:pPrChange>
            </w:pPr>
            <w:del w:id="5292" w:author="Anees Shaikh" w:date="2013-10-06T21:58:00Z">
              <w:r w:rsidDel="00AE159D">
                <w:delText xml:space="preserve">            this element and its children with a NETCONF &amp;lt;edit-config&amp;gt;</w:delText>
              </w:r>
            </w:del>
          </w:p>
          <w:p w14:paraId="12487153" w14:textId="12DD474A" w:rsidR="00E02224" w:rsidDel="00AE159D" w:rsidRDefault="00E02224" w:rsidP="00AE159D">
            <w:pPr>
              <w:rPr>
                <w:del w:id="5293" w:author="Anees Shaikh" w:date="2013-10-06T21:58:00Z"/>
              </w:rPr>
              <w:pPrChange w:id="5294" w:author="Anees Shaikh" w:date="2013-10-06T21:59:00Z">
                <w:pPr>
                  <w:pStyle w:val="XML1"/>
                </w:pPr>
              </w:pPrChange>
            </w:pPr>
            <w:del w:id="5295" w:author="Anees Shaikh" w:date="2013-10-06T21:58:00Z">
              <w:r w:rsidDel="00AE159D">
                <w:delText xml:space="preserve">            operation MUST result in an 'operation-not-supported' error</w:delText>
              </w:r>
            </w:del>
          </w:p>
          <w:p w14:paraId="003042B1" w14:textId="4E048D7E" w:rsidR="00E02224" w:rsidDel="00AE159D" w:rsidRDefault="00E02224" w:rsidP="00AE159D">
            <w:pPr>
              <w:rPr>
                <w:del w:id="5296" w:author="Anees Shaikh" w:date="2013-10-06T21:58:00Z"/>
              </w:rPr>
              <w:pPrChange w:id="5297" w:author="Anees Shaikh" w:date="2013-10-06T21:59:00Z">
                <w:pPr>
                  <w:pStyle w:val="XML1"/>
                </w:pPr>
              </w:pPrChange>
            </w:pPr>
            <w:del w:id="5298" w:author="Anees Shaikh" w:date="2013-10-06T21:58:00Z">
              <w:r w:rsidDel="00AE159D">
                <w:delText xml:space="preserve">            with type 'application'.</w:delText>
              </w:r>
            </w:del>
          </w:p>
          <w:p w14:paraId="567B22FE" w14:textId="1FB4E9AD" w:rsidR="00E02224" w:rsidDel="00AE159D" w:rsidRDefault="00E02224" w:rsidP="00AE159D">
            <w:pPr>
              <w:rPr>
                <w:del w:id="5299" w:author="Anees Shaikh" w:date="2013-10-06T21:58:00Z"/>
              </w:rPr>
              <w:pPrChange w:id="5300" w:author="Anees Shaikh" w:date="2013-10-06T21:59:00Z">
                <w:pPr>
                  <w:pStyle w:val="XML1"/>
                </w:pPr>
              </w:pPrChange>
            </w:pPr>
          </w:p>
          <w:p w14:paraId="4CFA47EF" w14:textId="017B211C" w:rsidR="00E02224" w:rsidDel="00AE159D" w:rsidRDefault="00E02224" w:rsidP="00AE159D">
            <w:pPr>
              <w:rPr>
                <w:del w:id="5301" w:author="Anees Shaikh" w:date="2013-10-06T21:58:00Z"/>
              </w:rPr>
              <w:pPrChange w:id="5302" w:author="Anees Shaikh" w:date="2013-10-06T21:59:00Z">
                <w:pPr>
                  <w:pStyle w:val="XML1"/>
                </w:pPr>
              </w:pPrChange>
            </w:pPr>
            <w:del w:id="5303" w:author="Anees Shaikh" w:date="2013-10-06T21:58:00Z">
              <w:r w:rsidDel="00AE159D">
                <w:delText xml:space="preserve">            Only elements from one choice must exist at a time.</w:delText>
              </w:r>
            </w:del>
          </w:p>
          <w:p w14:paraId="38A68600" w14:textId="6BB1ED23" w:rsidR="00E02224" w:rsidDel="00AE159D" w:rsidRDefault="00E02224" w:rsidP="00AE159D">
            <w:pPr>
              <w:rPr>
                <w:del w:id="5304" w:author="Anees Shaikh" w:date="2013-10-06T21:58:00Z"/>
              </w:rPr>
              <w:pPrChange w:id="5305" w:author="Anees Shaikh" w:date="2013-10-06T21:59:00Z">
                <w:pPr>
                  <w:pStyle w:val="XML1"/>
                </w:pPr>
              </w:pPrChange>
            </w:pPr>
            <w:del w:id="5306" w:author="Anees Shaikh" w:date="2013-10-06T21:58:00Z">
              <w:r w:rsidDel="00AE159D">
                <w:delText xml:space="preserve">          &lt;/xs:documentation&gt;</w:delText>
              </w:r>
            </w:del>
          </w:p>
          <w:p w14:paraId="676F703C" w14:textId="23E339E0" w:rsidR="00E02224" w:rsidDel="00AE159D" w:rsidRDefault="00E02224" w:rsidP="00AE159D">
            <w:pPr>
              <w:rPr>
                <w:del w:id="5307" w:author="Anees Shaikh" w:date="2013-10-06T21:58:00Z"/>
              </w:rPr>
              <w:pPrChange w:id="5308" w:author="Anees Shaikh" w:date="2013-10-06T21:59:00Z">
                <w:pPr>
                  <w:pStyle w:val="XML1"/>
                </w:pPr>
              </w:pPrChange>
            </w:pPr>
            <w:del w:id="5309" w:author="Anees Shaikh" w:date="2013-10-06T21:58:00Z">
              <w:r w:rsidDel="00AE159D">
                <w:delText xml:space="preserve">        &lt;/xs:annotation&gt;</w:delText>
              </w:r>
            </w:del>
          </w:p>
          <w:p w14:paraId="39319D84" w14:textId="5F300371" w:rsidR="00E02224" w:rsidDel="00AE159D" w:rsidRDefault="00E02224" w:rsidP="00AE159D">
            <w:pPr>
              <w:rPr>
                <w:del w:id="5310" w:author="Anees Shaikh" w:date="2013-10-06T21:58:00Z"/>
              </w:rPr>
              <w:pPrChange w:id="5311" w:author="Anees Shaikh" w:date="2013-10-06T21:59:00Z">
                <w:pPr>
                  <w:pStyle w:val="XML1"/>
                </w:pPr>
              </w:pPrChange>
            </w:pPr>
          </w:p>
          <w:p w14:paraId="3F74A420" w14:textId="5000E150" w:rsidR="00E02224" w:rsidDel="00AE159D" w:rsidRDefault="00E02224" w:rsidP="00AE159D">
            <w:pPr>
              <w:rPr>
                <w:del w:id="5312" w:author="Anees Shaikh" w:date="2013-10-06T21:58:00Z"/>
              </w:rPr>
              <w:pPrChange w:id="5313" w:author="Anees Shaikh" w:date="2013-10-06T21:59:00Z">
                <w:pPr>
                  <w:pStyle w:val="XML1"/>
                </w:pPr>
              </w:pPrChange>
            </w:pPr>
            <w:del w:id="5314" w:author="Anees Shaikh" w:date="2013-10-06T21:58:00Z">
              <w:r w:rsidDel="00AE159D">
                <w:delText xml:space="preserve">        &lt;xs:sequence&gt;</w:delText>
              </w:r>
            </w:del>
          </w:p>
          <w:p w14:paraId="78C92AED" w14:textId="4CD09D0B" w:rsidR="00E02224" w:rsidDel="00AE159D" w:rsidRDefault="00E02224" w:rsidP="00AE159D">
            <w:pPr>
              <w:rPr>
                <w:del w:id="5315" w:author="Anees Shaikh" w:date="2013-10-06T21:58:00Z"/>
              </w:rPr>
              <w:pPrChange w:id="5316" w:author="Anees Shaikh" w:date="2013-10-06T21:59:00Z">
                <w:pPr>
                  <w:pStyle w:val="XML1"/>
                </w:pPr>
              </w:pPrChange>
            </w:pPr>
            <w:del w:id="5317" w:author="Anees Shaikh" w:date="2013-10-06T21:58:00Z">
              <w:r w:rsidDel="00AE159D">
                <w:delText xml:space="preserve">          &lt;xs:element name="tunnel"&gt;</w:delText>
              </w:r>
            </w:del>
          </w:p>
          <w:p w14:paraId="5880B4FE" w14:textId="7A2586CF" w:rsidR="00E02224" w:rsidDel="00AE159D" w:rsidRDefault="00E02224" w:rsidP="00AE159D">
            <w:pPr>
              <w:rPr>
                <w:del w:id="5318" w:author="Anees Shaikh" w:date="2013-10-06T21:58:00Z"/>
              </w:rPr>
              <w:pPrChange w:id="5319" w:author="Anees Shaikh" w:date="2013-10-06T21:59:00Z">
                <w:pPr>
                  <w:pStyle w:val="XML1"/>
                </w:pPr>
              </w:pPrChange>
            </w:pPr>
            <w:del w:id="5320" w:author="Anees Shaikh" w:date="2013-10-06T21:58:00Z">
              <w:r w:rsidDel="00AE159D">
                <w:delText xml:space="preserve">            &lt;xs:annotation&gt;</w:delText>
              </w:r>
            </w:del>
          </w:p>
          <w:p w14:paraId="5CAC4784" w14:textId="0CB1AEE9" w:rsidR="00E02224" w:rsidDel="00AE159D" w:rsidRDefault="00E02224" w:rsidP="00AE159D">
            <w:pPr>
              <w:rPr>
                <w:del w:id="5321" w:author="Anees Shaikh" w:date="2013-10-06T21:58:00Z"/>
              </w:rPr>
              <w:pPrChange w:id="5322" w:author="Anees Shaikh" w:date="2013-10-06T21:59:00Z">
                <w:pPr>
                  <w:pStyle w:val="XML1"/>
                </w:pPr>
              </w:pPrChange>
            </w:pPr>
            <w:del w:id="5323" w:author="Anees Shaikh" w:date="2013-10-06T21:58:00Z">
              <w:r w:rsidDel="00AE159D">
                <w:delText xml:space="preserve">              &lt;xs:documentation&gt;</w:delText>
              </w:r>
            </w:del>
          </w:p>
          <w:p w14:paraId="58408B96" w14:textId="0328822E" w:rsidR="00E02224" w:rsidDel="00AE159D" w:rsidRDefault="00E02224" w:rsidP="00AE159D">
            <w:pPr>
              <w:rPr>
                <w:del w:id="5324" w:author="Anees Shaikh" w:date="2013-10-06T21:58:00Z"/>
              </w:rPr>
              <w:pPrChange w:id="5325" w:author="Anees Shaikh" w:date="2013-10-06T21:59:00Z">
                <w:pPr>
                  <w:pStyle w:val="XML1"/>
                </w:pPr>
              </w:pPrChange>
            </w:pPr>
            <w:del w:id="5326" w:author="Anees Shaikh" w:date="2013-10-06T21:58:00Z">
              <w:r w:rsidDel="00AE159D">
                <w:delText xml:space="preserve">                Properties of a basic IP-in-GRE tunnel.</w:delText>
              </w:r>
            </w:del>
          </w:p>
          <w:p w14:paraId="3F37E444" w14:textId="4416D256" w:rsidR="00E02224" w:rsidDel="00AE159D" w:rsidRDefault="00E02224" w:rsidP="00AE159D">
            <w:pPr>
              <w:rPr>
                <w:del w:id="5327" w:author="Anees Shaikh" w:date="2013-10-06T21:58:00Z"/>
              </w:rPr>
              <w:pPrChange w:id="5328" w:author="Anees Shaikh" w:date="2013-10-06T21:59:00Z">
                <w:pPr>
                  <w:pStyle w:val="XML1"/>
                </w:pPr>
              </w:pPrChange>
            </w:pPr>
            <w:del w:id="5329" w:author="Anees Shaikh" w:date="2013-10-06T21:58:00Z">
              <w:r w:rsidDel="00AE159D">
                <w:delText xml:space="preserve">              &lt;/xs:documentation&gt;</w:delText>
              </w:r>
            </w:del>
          </w:p>
          <w:p w14:paraId="5E3CD852" w14:textId="3A900CDB" w:rsidR="00E02224" w:rsidDel="00AE159D" w:rsidRDefault="00E02224" w:rsidP="00AE159D">
            <w:pPr>
              <w:rPr>
                <w:del w:id="5330" w:author="Anees Shaikh" w:date="2013-10-06T21:58:00Z"/>
              </w:rPr>
              <w:pPrChange w:id="5331" w:author="Anees Shaikh" w:date="2013-10-06T21:59:00Z">
                <w:pPr>
                  <w:pStyle w:val="XML1"/>
                </w:pPr>
              </w:pPrChange>
            </w:pPr>
            <w:del w:id="5332" w:author="Anees Shaikh" w:date="2013-10-06T21:58:00Z">
              <w:r w:rsidDel="00AE159D">
                <w:delText xml:space="preserve">            &lt;/xs:annotation&gt;</w:delText>
              </w:r>
            </w:del>
          </w:p>
          <w:p w14:paraId="5F43B6E7" w14:textId="4349EF59" w:rsidR="00E02224" w:rsidDel="00AE159D" w:rsidRDefault="00E02224" w:rsidP="00AE159D">
            <w:pPr>
              <w:rPr>
                <w:del w:id="5333" w:author="Anees Shaikh" w:date="2013-10-06T21:58:00Z"/>
              </w:rPr>
              <w:pPrChange w:id="5334" w:author="Anees Shaikh" w:date="2013-10-06T21:59:00Z">
                <w:pPr>
                  <w:pStyle w:val="XML1"/>
                </w:pPr>
              </w:pPrChange>
            </w:pPr>
            <w:del w:id="5335" w:author="Anees Shaikh" w:date="2013-10-06T21:58:00Z">
              <w:r w:rsidDel="00AE159D">
                <w:delText xml:space="preserve">            &lt;xs:complexType&gt;</w:delText>
              </w:r>
            </w:del>
          </w:p>
          <w:p w14:paraId="43CC9216" w14:textId="066FEF3E" w:rsidR="00E02224" w:rsidDel="00AE159D" w:rsidRDefault="00E02224" w:rsidP="00AE159D">
            <w:pPr>
              <w:rPr>
                <w:del w:id="5336" w:author="Anees Shaikh" w:date="2013-10-06T21:58:00Z"/>
              </w:rPr>
              <w:pPrChange w:id="5337" w:author="Anees Shaikh" w:date="2013-10-06T21:59:00Z">
                <w:pPr>
                  <w:pStyle w:val="XML1"/>
                </w:pPr>
              </w:pPrChange>
            </w:pPr>
            <w:del w:id="5338" w:author="Anees Shaikh" w:date="2013-10-06T21:58:00Z">
              <w:r w:rsidDel="00AE159D">
                <w:delText xml:space="preserve">              &lt;xs:sequence&gt;</w:delText>
              </w:r>
            </w:del>
          </w:p>
          <w:p w14:paraId="1A0D2B7D" w14:textId="0F39E30F" w:rsidR="00E02224" w:rsidDel="00AE159D" w:rsidRDefault="00E02224" w:rsidP="00AE159D">
            <w:pPr>
              <w:rPr>
                <w:del w:id="5339" w:author="Anees Shaikh" w:date="2013-10-06T21:58:00Z"/>
              </w:rPr>
              <w:pPrChange w:id="5340" w:author="Anees Shaikh" w:date="2013-10-06T21:59:00Z">
                <w:pPr>
                  <w:pStyle w:val="XML1"/>
                </w:pPr>
              </w:pPrChange>
            </w:pPr>
            <w:del w:id="5341" w:author="Anees Shaikh" w:date="2013-10-06T21:58:00Z">
              <w:r w:rsidDel="00AE159D">
                <w:delText xml:space="preserve">                &lt;xs:group ref="OFPortBaseTunnelType"/&gt;</w:delText>
              </w:r>
            </w:del>
          </w:p>
          <w:p w14:paraId="064A178E" w14:textId="3AC87F81" w:rsidR="00E02224" w:rsidDel="00AE159D" w:rsidRDefault="00E02224" w:rsidP="00AE159D">
            <w:pPr>
              <w:rPr>
                <w:del w:id="5342" w:author="Anees Shaikh" w:date="2013-10-06T21:58:00Z"/>
              </w:rPr>
              <w:pPrChange w:id="5343" w:author="Anees Shaikh" w:date="2013-10-06T21:59:00Z">
                <w:pPr>
                  <w:pStyle w:val="XML1"/>
                </w:pPr>
              </w:pPrChange>
            </w:pPr>
            <w:del w:id="5344" w:author="Anees Shaikh" w:date="2013-10-06T21:58:00Z">
              <w:r w:rsidDel="00AE159D">
                <w:delText xml:space="preserve">              &lt;/xs:sequence&gt;</w:delText>
              </w:r>
            </w:del>
          </w:p>
          <w:p w14:paraId="63765E74" w14:textId="2B6DD178" w:rsidR="00E02224" w:rsidDel="00AE159D" w:rsidRDefault="00E02224" w:rsidP="00AE159D">
            <w:pPr>
              <w:rPr>
                <w:del w:id="5345" w:author="Anees Shaikh" w:date="2013-10-06T21:58:00Z"/>
              </w:rPr>
              <w:pPrChange w:id="5346" w:author="Anees Shaikh" w:date="2013-10-06T21:59:00Z">
                <w:pPr>
                  <w:pStyle w:val="XML1"/>
                </w:pPr>
              </w:pPrChange>
            </w:pPr>
            <w:del w:id="5347" w:author="Anees Shaikh" w:date="2013-10-06T21:58:00Z">
              <w:r w:rsidDel="00AE159D">
                <w:delText xml:space="preserve">            &lt;/xs:complexType&gt;</w:delText>
              </w:r>
            </w:del>
          </w:p>
          <w:p w14:paraId="4F126700" w14:textId="2F09AFA1" w:rsidR="00E02224" w:rsidDel="00AE159D" w:rsidRDefault="00E02224" w:rsidP="00AE159D">
            <w:pPr>
              <w:rPr>
                <w:del w:id="5348" w:author="Anees Shaikh" w:date="2013-10-06T21:58:00Z"/>
              </w:rPr>
              <w:pPrChange w:id="5349" w:author="Anees Shaikh" w:date="2013-10-06T21:59:00Z">
                <w:pPr>
                  <w:pStyle w:val="XML1"/>
                </w:pPr>
              </w:pPrChange>
            </w:pPr>
            <w:del w:id="5350" w:author="Anees Shaikh" w:date="2013-10-06T21:58:00Z">
              <w:r w:rsidDel="00AE159D">
                <w:delText xml:space="preserve">          &lt;/xs:element&gt;</w:delText>
              </w:r>
            </w:del>
          </w:p>
          <w:p w14:paraId="10064332" w14:textId="21A36E76" w:rsidR="00E02224" w:rsidDel="00AE159D" w:rsidRDefault="00E02224" w:rsidP="00AE159D">
            <w:pPr>
              <w:rPr>
                <w:del w:id="5351" w:author="Anees Shaikh" w:date="2013-10-06T21:58:00Z"/>
              </w:rPr>
              <w:pPrChange w:id="5352" w:author="Anees Shaikh" w:date="2013-10-06T21:59:00Z">
                <w:pPr>
                  <w:pStyle w:val="XML1"/>
                </w:pPr>
              </w:pPrChange>
            </w:pPr>
            <w:del w:id="5353" w:author="Anees Shaikh" w:date="2013-10-06T21:58:00Z">
              <w:r w:rsidDel="00AE159D">
                <w:delText xml:space="preserve">        &lt;/xs:sequence&gt;</w:delText>
              </w:r>
            </w:del>
          </w:p>
          <w:p w14:paraId="5B4C809F" w14:textId="15D15679" w:rsidR="00E02224" w:rsidDel="00AE159D" w:rsidRDefault="00E02224" w:rsidP="00AE159D">
            <w:pPr>
              <w:rPr>
                <w:del w:id="5354" w:author="Anees Shaikh" w:date="2013-10-06T21:58:00Z"/>
              </w:rPr>
              <w:pPrChange w:id="5355" w:author="Anees Shaikh" w:date="2013-10-06T21:59:00Z">
                <w:pPr>
                  <w:pStyle w:val="XML1"/>
                </w:pPr>
              </w:pPrChange>
            </w:pPr>
            <w:del w:id="5356" w:author="Anees Shaikh" w:date="2013-10-06T21:58:00Z">
              <w:r w:rsidDel="00AE159D">
                <w:delText xml:space="preserve">        &lt;xs:sequence&gt;</w:delText>
              </w:r>
            </w:del>
          </w:p>
          <w:p w14:paraId="20EF3B17" w14:textId="1AEF1CE0" w:rsidR="00E02224" w:rsidDel="00AE159D" w:rsidRDefault="00E02224" w:rsidP="00AE159D">
            <w:pPr>
              <w:rPr>
                <w:del w:id="5357" w:author="Anees Shaikh" w:date="2013-10-06T21:58:00Z"/>
              </w:rPr>
              <w:pPrChange w:id="5358" w:author="Anees Shaikh" w:date="2013-10-06T21:59:00Z">
                <w:pPr>
                  <w:pStyle w:val="XML1"/>
                </w:pPr>
              </w:pPrChange>
            </w:pPr>
            <w:del w:id="5359" w:author="Anees Shaikh" w:date="2013-10-06T21:58:00Z">
              <w:r w:rsidDel="00AE159D">
                <w:delText xml:space="preserve">          &lt;xs:element name="ipgre-tunnel"&gt;</w:delText>
              </w:r>
            </w:del>
          </w:p>
          <w:p w14:paraId="14BAA757" w14:textId="62338AB3" w:rsidR="00E02224" w:rsidDel="00AE159D" w:rsidRDefault="00E02224" w:rsidP="00AE159D">
            <w:pPr>
              <w:rPr>
                <w:del w:id="5360" w:author="Anees Shaikh" w:date="2013-10-06T21:58:00Z"/>
              </w:rPr>
              <w:pPrChange w:id="5361" w:author="Anees Shaikh" w:date="2013-10-06T21:59:00Z">
                <w:pPr>
                  <w:pStyle w:val="XML1"/>
                </w:pPr>
              </w:pPrChange>
            </w:pPr>
            <w:del w:id="5362" w:author="Anees Shaikh" w:date="2013-10-06T21:58:00Z">
              <w:r w:rsidDel="00AE159D">
                <w:delText xml:space="preserve">            &lt;xs:annotation&gt;</w:delText>
              </w:r>
            </w:del>
          </w:p>
          <w:p w14:paraId="57B2811B" w14:textId="6E5CE03F" w:rsidR="00E02224" w:rsidDel="00AE159D" w:rsidRDefault="00E02224" w:rsidP="00AE159D">
            <w:pPr>
              <w:rPr>
                <w:del w:id="5363" w:author="Anees Shaikh" w:date="2013-10-06T21:58:00Z"/>
              </w:rPr>
              <w:pPrChange w:id="5364" w:author="Anees Shaikh" w:date="2013-10-06T21:59:00Z">
                <w:pPr>
                  <w:pStyle w:val="XML1"/>
                </w:pPr>
              </w:pPrChange>
            </w:pPr>
            <w:del w:id="5365" w:author="Anees Shaikh" w:date="2013-10-06T21:58:00Z">
              <w:r w:rsidDel="00AE159D">
                <w:delText xml:space="preserve">              &lt;xs:documentation&gt;</w:delText>
              </w:r>
            </w:del>
          </w:p>
          <w:p w14:paraId="760FD41A" w14:textId="7C13CE50" w:rsidR="00E02224" w:rsidDel="00AE159D" w:rsidRDefault="00E02224" w:rsidP="00AE159D">
            <w:pPr>
              <w:rPr>
                <w:del w:id="5366" w:author="Anees Shaikh" w:date="2013-10-06T21:58:00Z"/>
              </w:rPr>
              <w:pPrChange w:id="5367" w:author="Anees Shaikh" w:date="2013-10-06T21:59:00Z">
                <w:pPr>
                  <w:pStyle w:val="XML1"/>
                </w:pPr>
              </w:pPrChange>
            </w:pPr>
            <w:del w:id="5368" w:author="Anees Shaikh" w:date="2013-10-06T21:58:00Z">
              <w:r w:rsidDel="00AE159D">
                <w:delText xml:space="preserve">                Properties of a IP-in-GRE tunnel.</w:delText>
              </w:r>
            </w:del>
          </w:p>
          <w:p w14:paraId="5848EDD8" w14:textId="65C324CB" w:rsidR="00E02224" w:rsidDel="00AE159D" w:rsidRDefault="00E02224" w:rsidP="00AE159D">
            <w:pPr>
              <w:rPr>
                <w:del w:id="5369" w:author="Anees Shaikh" w:date="2013-10-06T21:58:00Z"/>
              </w:rPr>
              <w:pPrChange w:id="5370" w:author="Anees Shaikh" w:date="2013-10-06T21:59:00Z">
                <w:pPr>
                  <w:pStyle w:val="XML1"/>
                </w:pPr>
              </w:pPrChange>
            </w:pPr>
            <w:del w:id="5371" w:author="Anees Shaikh" w:date="2013-10-06T21:58:00Z">
              <w:r w:rsidDel="00AE159D">
                <w:delText xml:space="preserve">              &lt;/xs:documentation&gt;</w:delText>
              </w:r>
            </w:del>
          </w:p>
          <w:p w14:paraId="00D94FD0" w14:textId="0A676534" w:rsidR="00E02224" w:rsidDel="00AE159D" w:rsidRDefault="00E02224" w:rsidP="00AE159D">
            <w:pPr>
              <w:rPr>
                <w:del w:id="5372" w:author="Anees Shaikh" w:date="2013-10-06T21:58:00Z"/>
              </w:rPr>
              <w:pPrChange w:id="5373" w:author="Anees Shaikh" w:date="2013-10-06T21:59:00Z">
                <w:pPr>
                  <w:pStyle w:val="XML1"/>
                </w:pPr>
              </w:pPrChange>
            </w:pPr>
            <w:del w:id="5374" w:author="Anees Shaikh" w:date="2013-10-06T21:58:00Z">
              <w:r w:rsidDel="00AE159D">
                <w:delText xml:space="preserve">            &lt;/xs:annotation&gt;</w:delText>
              </w:r>
            </w:del>
          </w:p>
          <w:p w14:paraId="2BD797F6" w14:textId="3BA22D1E" w:rsidR="00E02224" w:rsidDel="00AE159D" w:rsidRDefault="00E02224" w:rsidP="00AE159D">
            <w:pPr>
              <w:rPr>
                <w:del w:id="5375" w:author="Anees Shaikh" w:date="2013-10-06T21:58:00Z"/>
              </w:rPr>
              <w:pPrChange w:id="5376" w:author="Anees Shaikh" w:date="2013-10-06T21:59:00Z">
                <w:pPr>
                  <w:pStyle w:val="XML1"/>
                </w:pPr>
              </w:pPrChange>
            </w:pPr>
            <w:del w:id="5377" w:author="Anees Shaikh" w:date="2013-10-06T21:58:00Z">
              <w:r w:rsidDel="00AE159D">
                <w:delText xml:space="preserve">            &lt;xs:complexType&gt;</w:delText>
              </w:r>
            </w:del>
          </w:p>
          <w:p w14:paraId="08ED7118" w14:textId="57A9BEB3" w:rsidR="00E02224" w:rsidDel="00AE159D" w:rsidRDefault="00E02224" w:rsidP="00AE159D">
            <w:pPr>
              <w:rPr>
                <w:del w:id="5378" w:author="Anees Shaikh" w:date="2013-10-06T21:58:00Z"/>
              </w:rPr>
              <w:pPrChange w:id="5379" w:author="Anees Shaikh" w:date="2013-10-06T21:59:00Z">
                <w:pPr>
                  <w:pStyle w:val="XML1"/>
                </w:pPr>
              </w:pPrChange>
            </w:pPr>
            <w:del w:id="5380" w:author="Anees Shaikh" w:date="2013-10-06T21:58:00Z">
              <w:r w:rsidDel="00AE159D">
                <w:delText xml:space="preserve">              &lt;xs:sequence&gt;</w:delText>
              </w:r>
            </w:del>
          </w:p>
          <w:p w14:paraId="18185198" w14:textId="2605BAF6" w:rsidR="00E02224" w:rsidDel="00AE159D" w:rsidRDefault="00E02224" w:rsidP="00AE159D">
            <w:pPr>
              <w:rPr>
                <w:del w:id="5381" w:author="Anees Shaikh" w:date="2013-10-06T21:58:00Z"/>
              </w:rPr>
              <w:pPrChange w:id="5382" w:author="Anees Shaikh" w:date="2013-10-06T21:59:00Z">
                <w:pPr>
                  <w:pStyle w:val="XML1"/>
                </w:pPr>
              </w:pPrChange>
            </w:pPr>
            <w:del w:id="5383" w:author="Anees Shaikh" w:date="2013-10-06T21:58:00Z">
              <w:r w:rsidDel="00AE159D">
                <w:delText xml:space="preserve">                &lt;xs:group ref="OFPortIPGRETunnelType"/&gt;</w:delText>
              </w:r>
            </w:del>
          </w:p>
          <w:p w14:paraId="77FEE1F6" w14:textId="44E2325A" w:rsidR="00E02224" w:rsidDel="00AE159D" w:rsidRDefault="00E02224" w:rsidP="00AE159D">
            <w:pPr>
              <w:rPr>
                <w:del w:id="5384" w:author="Anees Shaikh" w:date="2013-10-06T21:58:00Z"/>
              </w:rPr>
              <w:pPrChange w:id="5385" w:author="Anees Shaikh" w:date="2013-10-06T21:59:00Z">
                <w:pPr>
                  <w:pStyle w:val="XML1"/>
                </w:pPr>
              </w:pPrChange>
            </w:pPr>
            <w:del w:id="5386" w:author="Anees Shaikh" w:date="2013-10-06T21:58:00Z">
              <w:r w:rsidDel="00AE159D">
                <w:delText xml:space="preserve">              &lt;/xs:sequence&gt;</w:delText>
              </w:r>
            </w:del>
          </w:p>
          <w:p w14:paraId="082F833C" w14:textId="34B28F5F" w:rsidR="00E02224" w:rsidDel="00AE159D" w:rsidRDefault="00E02224" w:rsidP="00AE159D">
            <w:pPr>
              <w:rPr>
                <w:del w:id="5387" w:author="Anees Shaikh" w:date="2013-10-06T21:58:00Z"/>
              </w:rPr>
              <w:pPrChange w:id="5388" w:author="Anees Shaikh" w:date="2013-10-06T21:59:00Z">
                <w:pPr>
                  <w:pStyle w:val="XML1"/>
                </w:pPr>
              </w:pPrChange>
            </w:pPr>
            <w:del w:id="5389" w:author="Anees Shaikh" w:date="2013-10-06T21:58:00Z">
              <w:r w:rsidDel="00AE159D">
                <w:delText xml:space="preserve">            &lt;/xs:complexType&gt;</w:delText>
              </w:r>
            </w:del>
          </w:p>
          <w:p w14:paraId="21CA3D09" w14:textId="4132FFD6" w:rsidR="00E02224" w:rsidDel="00AE159D" w:rsidRDefault="00E02224" w:rsidP="00AE159D">
            <w:pPr>
              <w:rPr>
                <w:del w:id="5390" w:author="Anees Shaikh" w:date="2013-10-06T21:58:00Z"/>
              </w:rPr>
              <w:pPrChange w:id="5391" w:author="Anees Shaikh" w:date="2013-10-06T21:59:00Z">
                <w:pPr>
                  <w:pStyle w:val="XML1"/>
                </w:pPr>
              </w:pPrChange>
            </w:pPr>
            <w:del w:id="5392" w:author="Anees Shaikh" w:date="2013-10-06T21:58:00Z">
              <w:r w:rsidDel="00AE159D">
                <w:delText xml:space="preserve">          &lt;/xs:element&gt;</w:delText>
              </w:r>
            </w:del>
          </w:p>
          <w:p w14:paraId="66944A80" w14:textId="3C05CE6D" w:rsidR="00E02224" w:rsidDel="00AE159D" w:rsidRDefault="00E02224" w:rsidP="00AE159D">
            <w:pPr>
              <w:rPr>
                <w:del w:id="5393" w:author="Anees Shaikh" w:date="2013-10-06T21:58:00Z"/>
              </w:rPr>
              <w:pPrChange w:id="5394" w:author="Anees Shaikh" w:date="2013-10-06T21:59:00Z">
                <w:pPr>
                  <w:pStyle w:val="XML1"/>
                </w:pPr>
              </w:pPrChange>
            </w:pPr>
            <w:del w:id="5395" w:author="Anees Shaikh" w:date="2013-10-06T21:58:00Z">
              <w:r w:rsidDel="00AE159D">
                <w:delText xml:space="preserve">        &lt;/xs:sequence&gt;</w:delText>
              </w:r>
            </w:del>
          </w:p>
          <w:p w14:paraId="61FAEE3C" w14:textId="45CCF09B" w:rsidR="00E02224" w:rsidDel="00AE159D" w:rsidRDefault="00E02224" w:rsidP="00AE159D">
            <w:pPr>
              <w:rPr>
                <w:del w:id="5396" w:author="Anees Shaikh" w:date="2013-10-06T21:58:00Z"/>
              </w:rPr>
              <w:pPrChange w:id="5397" w:author="Anees Shaikh" w:date="2013-10-06T21:59:00Z">
                <w:pPr>
                  <w:pStyle w:val="XML1"/>
                </w:pPr>
              </w:pPrChange>
            </w:pPr>
            <w:del w:id="5398" w:author="Anees Shaikh" w:date="2013-10-06T21:58:00Z">
              <w:r w:rsidDel="00AE159D">
                <w:delText xml:space="preserve">        &lt;xs:sequence&gt;</w:delText>
              </w:r>
            </w:del>
          </w:p>
          <w:p w14:paraId="7292568D" w14:textId="62374F4F" w:rsidR="00E02224" w:rsidDel="00AE159D" w:rsidRDefault="00E02224" w:rsidP="00AE159D">
            <w:pPr>
              <w:rPr>
                <w:del w:id="5399" w:author="Anees Shaikh" w:date="2013-10-06T21:58:00Z"/>
              </w:rPr>
              <w:pPrChange w:id="5400" w:author="Anees Shaikh" w:date="2013-10-06T21:59:00Z">
                <w:pPr>
                  <w:pStyle w:val="XML1"/>
                </w:pPr>
              </w:pPrChange>
            </w:pPr>
            <w:del w:id="5401" w:author="Anees Shaikh" w:date="2013-10-06T21:58:00Z">
              <w:r w:rsidDel="00AE159D">
                <w:delText xml:space="preserve">          &lt;xs:element name="vxlan-tunnel"&gt;</w:delText>
              </w:r>
            </w:del>
          </w:p>
          <w:p w14:paraId="730F487E" w14:textId="7EEA8434" w:rsidR="00E02224" w:rsidDel="00AE159D" w:rsidRDefault="00E02224" w:rsidP="00AE159D">
            <w:pPr>
              <w:rPr>
                <w:del w:id="5402" w:author="Anees Shaikh" w:date="2013-10-06T21:58:00Z"/>
              </w:rPr>
              <w:pPrChange w:id="5403" w:author="Anees Shaikh" w:date="2013-10-06T21:59:00Z">
                <w:pPr>
                  <w:pStyle w:val="XML1"/>
                </w:pPr>
              </w:pPrChange>
            </w:pPr>
            <w:del w:id="5404" w:author="Anees Shaikh" w:date="2013-10-06T21:58:00Z">
              <w:r w:rsidDel="00AE159D">
                <w:delText xml:space="preserve">            &lt;xs:annotation&gt;</w:delText>
              </w:r>
            </w:del>
          </w:p>
          <w:p w14:paraId="2C5D11EB" w14:textId="05DEBE6C" w:rsidR="00E02224" w:rsidDel="00AE159D" w:rsidRDefault="00E02224" w:rsidP="00AE159D">
            <w:pPr>
              <w:rPr>
                <w:del w:id="5405" w:author="Anees Shaikh" w:date="2013-10-06T21:58:00Z"/>
              </w:rPr>
              <w:pPrChange w:id="5406" w:author="Anees Shaikh" w:date="2013-10-06T21:59:00Z">
                <w:pPr>
                  <w:pStyle w:val="XML1"/>
                </w:pPr>
              </w:pPrChange>
            </w:pPr>
            <w:del w:id="5407" w:author="Anees Shaikh" w:date="2013-10-06T21:58:00Z">
              <w:r w:rsidDel="00AE159D">
                <w:delText xml:space="preserve">              &lt;xs:documentation&gt;</w:delText>
              </w:r>
            </w:del>
          </w:p>
          <w:p w14:paraId="09853FDD" w14:textId="4D3BEEB4" w:rsidR="00E02224" w:rsidDel="00AE159D" w:rsidRDefault="00E02224" w:rsidP="00AE159D">
            <w:pPr>
              <w:rPr>
                <w:del w:id="5408" w:author="Anees Shaikh" w:date="2013-10-06T21:58:00Z"/>
              </w:rPr>
              <w:pPrChange w:id="5409" w:author="Anees Shaikh" w:date="2013-10-06T21:59:00Z">
                <w:pPr>
                  <w:pStyle w:val="XML1"/>
                </w:pPr>
              </w:pPrChange>
            </w:pPr>
            <w:del w:id="5410" w:author="Anees Shaikh" w:date="2013-10-06T21:58:00Z">
              <w:r w:rsidDel="00AE159D">
                <w:delText xml:space="preserve">                Properties of a VxLAN tunnel.</w:delText>
              </w:r>
            </w:del>
          </w:p>
          <w:p w14:paraId="57EFAC71" w14:textId="0F415572" w:rsidR="00E02224" w:rsidDel="00AE159D" w:rsidRDefault="00E02224" w:rsidP="00AE159D">
            <w:pPr>
              <w:rPr>
                <w:del w:id="5411" w:author="Anees Shaikh" w:date="2013-10-06T21:58:00Z"/>
              </w:rPr>
              <w:pPrChange w:id="5412" w:author="Anees Shaikh" w:date="2013-10-06T21:59:00Z">
                <w:pPr>
                  <w:pStyle w:val="XML1"/>
                </w:pPr>
              </w:pPrChange>
            </w:pPr>
            <w:del w:id="5413" w:author="Anees Shaikh" w:date="2013-10-06T21:58:00Z">
              <w:r w:rsidDel="00AE159D">
                <w:delText xml:space="preserve">              &lt;/xs:documentation&gt;</w:delText>
              </w:r>
            </w:del>
          </w:p>
          <w:p w14:paraId="20B75CDE" w14:textId="5877B906" w:rsidR="00E02224" w:rsidDel="00AE159D" w:rsidRDefault="00E02224" w:rsidP="00AE159D">
            <w:pPr>
              <w:rPr>
                <w:del w:id="5414" w:author="Anees Shaikh" w:date="2013-10-06T21:58:00Z"/>
              </w:rPr>
              <w:pPrChange w:id="5415" w:author="Anees Shaikh" w:date="2013-10-06T21:59:00Z">
                <w:pPr>
                  <w:pStyle w:val="XML1"/>
                </w:pPr>
              </w:pPrChange>
            </w:pPr>
            <w:del w:id="5416" w:author="Anees Shaikh" w:date="2013-10-06T21:58:00Z">
              <w:r w:rsidDel="00AE159D">
                <w:delText xml:space="preserve">            &lt;/xs:annotation&gt;</w:delText>
              </w:r>
            </w:del>
          </w:p>
          <w:p w14:paraId="3572871E" w14:textId="5CE1D2CD" w:rsidR="00E02224" w:rsidDel="00AE159D" w:rsidRDefault="00E02224" w:rsidP="00AE159D">
            <w:pPr>
              <w:rPr>
                <w:del w:id="5417" w:author="Anees Shaikh" w:date="2013-10-06T21:58:00Z"/>
              </w:rPr>
              <w:pPrChange w:id="5418" w:author="Anees Shaikh" w:date="2013-10-06T21:59:00Z">
                <w:pPr>
                  <w:pStyle w:val="XML1"/>
                </w:pPr>
              </w:pPrChange>
            </w:pPr>
            <w:del w:id="5419" w:author="Anees Shaikh" w:date="2013-10-06T21:58:00Z">
              <w:r w:rsidDel="00AE159D">
                <w:delText xml:space="preserve">            &lt;xs:complexType&gt;</w:delText>
              </w:r>
            </w:del>
          </w:p>
          <w:p w14:paraId="05B654E8" w14:textId="5E60F603" w:rsidR="00E02224" w:rsidDel="00AE159D" w:rsidRDefault="00E02224" w:rsidP="00AE159D">
            <w:pPr>
              <w:rPr>
                <w:del w:id="5420" w:author="Anees Shaikh" w:date="2013-10-06T21:58:00Z"/>
              </w:rPr>
              <w:pPrChange w:id="5421" w:author="Anees Shaikh" w:date="2013-10-06T21:59:00Z">
                <w:pPr>
                  <w:pStyle w:val="XML1"/>
                </w:pPr>
              </w:pPrChange>
            </w:pPr>
            <w:del w:id="5422" w:author="Anees Shaikh" w:date="2013-10-06T21:58:00Z">
              <w:r w:rsidDel="00AE159D">
                <w:delText xml:space="preserve">              &lt;xs:sequence&gt;</w:delText>
              </w:r>
            </w:del>
          </w:p>
          <w:p w14:paraId="3EE3F4F0" w14:textId="48CAAE60" w:rsidR="00E02224" w:rsidDel="00AE159D" w:rsidRDefault="00E02224" w:rsidP="00AE159D">
            <w:pPr>
              <w:rPr>
                <w:del w:id="5423" w:author="Anees Shaikh" w:date="2013-10-06T21:58:00Z"/>
              </w:rPr>
              <w:pPrChange w:id="5424" w:author="Anees Shaikh" w:date="2013-10-06T21:59:00Z">
                <w:pPr>
                  <w:pStyle w:val="XML1"/>
                </w:pPr>
              </w:pPrChange>
            </w:pPr>
            <w:del w:id="5425" w:author="Anees Shaikh" w:date="2013-10-06T21:58:00Z">
              <w:r w:rsidDel="00AE159D">
                <w:delText xml:space="preserve">                &lt;xs:group ref="OFPortVXLANTunnelType"/&gt;</w:delText>
              </w:r>
            </w:del>
          </w:p>
          <w:p w14:paraId="4A387EEB" w14:textId="22907830" w:rsidR="00E02224" w:rsidDel="00AE159D" w:rsidRDefault="00E02224" w:rsidP="00AE159D">
            <w:pPr>
              <w:rPr>
                <w:del w:id="5426" w:author="Anees Shaikh" w:date="2013-10-06T21:58:00Z"/>
              </w:rPr>
              <w:pPrChange w:id="5427" w:author="Anees Shaikh" w:date="2013-10-06T21:59:00Z">
                <w:pPr>
                  <w:pStyle w:val="XML1"/>
                </w:pPr>
              </w:pPrChange>
            </w:pPr>
            <w:del w:id="5428" w:author="Anees Shaikh" w:date="2013-10-06T21:58:00Z">
              <w:r w:rsidDel="00AE159D">
                <w:delText xml:space="preserve">              &lt;/xs:sequence&gt;</w:delText>
              </w:r>
            </w:del>
          </w:p>
          <w:p w14:paraId="7469CE24" w14:textId="1B5F7EB7" w:rsidR="00E02224" w:rsidDel="00AE159D" w:rsidRDefault="00E02224" w:rsidP="00AE159D">
            <w:pPr>
              <w:rPr>
                <w:del w:id="5429" w:author="Anees Shaikh" w:date="2013-10-06T21:58:00Z"/>
              </w:rPr>
              <w:pPrChange w:id="5430" w:author="Anees Shaikh" w:date="2013-10-06T21:59:00Z">
                <w:pPr>
                  <w:pStyle w:val="XML1"/>
                </w:pPr>
              </w:pPrChange>
            </w:pPr>
            <w:del w:id="5431" w:author="Anees Shaikh" w:date="2013-10-06T21:58:00Z">
              <w:r w:rsidDel="00AE159D">
                <w:delText xml:space="preserve">            &lt;/xs:complexType&gt;</w:delText>
              </w:r>
            </w:del>
          </w:p>
          <w:p w14:paraId="1A1633F1" w14:textId="398CEB94" w:rsidR="00E02224" w:rsidDel="00AE159D" w:rsidRDefault="00E02224" w:rsidP="00AE159D">
            <w:pPr>
              <w:rPr>
                <w:del w:id="5432" w:author="Anees Shaikh" w:date="2013-10-06T21:58:00Z"/>
              </w:rPr>
              <w:pPrChange w:id="5433" w:author="Anees Shaikh" w:date="2013-10-06T21:59:00Z">
                <w:pPr>
                  <w:pStyle w:val="XML1"/>
                </w:pPr>
              </w:pPrChange>
            </w:pPr>
            <w:del w:id="5434" w:author="Anees Shaikh" w:date="2013-10-06T21:58:00Z">
              <w:r w:rsidDel="00AE159D">
                <w:delText xml:space="preserve">          &lt;/xs:element&gt;</w:delText>
              </w:r>
            </w:del>
          </w:p>
          <w:p w14:paraId="60D35793" w14:textId="6E364FF9" w:rsidR="00E02224" w:rsidDel="00AE159D" w:rsidRDefault="00E02224" w:rsidP="00AE159D">
            <w:pPr>
              <w:rPr>
                <w:del w:id="5435" w:author="Anees Shaikh" w:date="2013-10-06T21:58:00Z"/>
              </w:rPr>
              <w:pPrChange w:id="5436" w:author="Anees Shaikh" w:date="2013-10-06T21:59:00Z">
                <w:pPr>
                  <w:pStyle w:val="XML1"/>
                </w:pPr>
              </w:pPrChange>
            </w:pPr>
            <w:del w:id="5437" w:author="Anees Shaikh" w:date="2013-10-06T21:58:00Z">
              <w:r w:rsidDel="00AE159D">
                <w:delText xml:space="preserve">        &lt;/xs:sequence&gt;</w:delText>
              </w:r>
            </w:del>
          </w:p>
          <w:p w14:paraId="26D396FE" w14:textId="34A7010A" w:rsidR="00E02224" w:rsidDel="00AE159D" w:rsidRDefault="00E02224" w:rsidP="00AE159D">
            <w:pPr>
              <w:rPr>
                <w:del w:id="5438" w:author="Anees Shaikh" w:date="2013-10-06T21:58:00Z"/>
              </w:rPr>
              <w:pPrChange w:id="5439" w:author="Anees Shaikh" w:date="2013-10-06T21:59:00Z">
                <w:pPr>
                  <w:pStyle w:val="XML1"/>
                </w:pPr>
              </w:pPrChange>
            </w:pPr>
            <w:del w:id="5440" w:author="Anees Shaikh" w:date="2013-10-06T21:58:00Z">
              <w:r w:rsidDel="00AE159D">
                <w:delText xml:space="preserve">        &lt;xs:sequence&gt;</w:delText>
              </w:r>
            </w:del>
          </w:p>
          <w:p w14:paraId="1E545A07" w14:textId="6F20B764" w:rsidR="00E02224" w:rsidDel="00AE159D" w:rsidRDefault="00E02224" w:rsidP="00AE159D">
            <w:pPr>
              <w:rPr>
                <w:del w:id="5441" w:author="Anees Shaikh" w:date="2013-10-06T21:58:00Z"/>
              </w:rPr>
              <w:pPrChange w:id="5442" w:author="Anees Shaikh" w:date="2013-10-06T21:59:00Z">
                <w:pPr>
                  <w:pStyle w:val="XML1"/>
                </w:pPr>
              </w:pPrChange>
            </w:pPr>
            <w:del w:id="5443" w:author="Anees Shaikh" w:date="2013-10-06T21:58:00Z">
              <w:r w:rsidDel="00AE159D">
                <w:delText xml:space="preserve">          &lt;xs:element name="nvgre-tunnel"&gt;</w:delText>
              </w:r>
            </w:del>
          </w:p>
          <w:p w14:paraId="250E8A86" w14:textId="55285ECE" w:rsidR="00E02224" w:rsidDel="00AE159D" w:rsidRDefault="00E02224" w:rsidP="00AE159D">
            <w:pPr>
              <w:rPr>
                <w:del w:id="5444" w:author="Anees Shaikh" w:date="2013-10-06T21:58:00Z"/>
              </w:rPr>
              <w:pPrChange w:id="5445" w:author="Anees Shaikh" w:date="2013-10-06T21:59:00Z">
                <w:pPr>
                  <w:pStyle w:val="XML1"/>
                </w:pPr>
              </w:pPrChange>
            </w:pPr>
            <w:del w:id="5446" w:author="Anees Shaikh" w:date="2013-10-06T21:58:00Z">
              <w:r w:rsidDel="00AE159D">
                <w:delText xml:space="preserve">            &lt;xs:annotation&gt;</w:delText>
              </w:r>
            </w:del>
          </w:p>
          <w:p w14:paraId="39E4F133" w14:textId="08C9D8D6" w:rsidR="00E02224" w:rsidDel="00AE159D" w:rsidRDefault="00E02224" w:rsidP="00AE159D">
            <w:pPr>
              <w:rPr>
                <w:del w:id="5447" w:author="Anees Shaikh" w:date="2013-10-06T21:58:00Z"/>
              </w:rPr>
              <w:pPrChange w:id="5448" w:author="Anees Shaikh" w:date="2013-10-06T21:59:00Z">
                <w:pPr>
                  <w:pStyle w:val="XML1"/>
                </w:pPr>
              </w:pPrChange>
            </w:pPr>
            <w:del w:id="5449" w:author="Anees Shaikh" w:date="2013-10-06T21:58:00Z">
              <w:r w:rsidDel="00AE159D">
                <w:delText xml:space="preserve">              &lt;xs:documentation&gt;</w:delText>
              </w:r>
            </w:del>
          </w:p>
          <w:p w14:paraId="1F06060C" w14:textId="42902E9B" w:rsidR="00E02224" w:rsidDel="00AE159D" w:rsidRDefault="00E02224" w:rsidP="00AE159D">
            <w:pPr>
              <w:rPr>
                <w:del w:id="5450" w:author="Anees Shaikh" w:date="2013-10-06T21:58:00Z"/>
              </w:rPr>
              <w:pPrChange w:id="5451" w:author="Anees Shaikh" w:date="2013-10-06T21:59:00Z">
                <w:pPr>
                  <w:pStyle w:val="XML1"/>
                </w:pPr>
              </w:pPrChange>
            </w:pPr>
            <w:del w:id="5452" w:author="Anees Shaikh" w:date="2013-10-06T21:58:00Z">
              <w:r w:rsidDel="00AE159D">
                <w:delText xml:space="preserve">                Properties of a NVGRE tunnel.</w:delText>
              </w:r>
            </w:del>
          </w:p>
          <w:p w14:paraId="4522D001" w14:textId="3058D83C" w:rsidR="00E02224" w:rsidDel="00AE159D" w:rsidRDefault="00E02224" w:rsidP="00AE159D">
            <w:pPr>
              <w:rPr>
                <w:del w:id="5453" w:author="Anees Shaikh" w:date="2013-10-06T21:58:00Z"/>
              </w:rPr>
              <w:pPrChange w:id="5454" w:author="Anees Shaikh" w:date="2013-10-06T21:59:00Z">
                <w:pPr>
                  <w:pStyle w:val="XML1"/>
                </w:pPr>
              </w:pPrChange>
            </w:pPr>
            <w:del w:id="5455" w:author="Anees Shaikh" w:date="2013-10-06T21:58:00Z">
              <w:r w:rsidDel="00AE159D">
                <w:delText xml:space="preserve">              &lt;/xs:documentation&gt;</w:delText>
              </w:r>
            </w:del>
          </w:p>
          <w:p w14:paraId="63928171" w14:textId="5B6C4D29" w:rsidR="00E02224" w:rsidDel="00AE159D" w:rsidRDefault="00E02224" w:rsidP="00AE159D">
            <w:pPr>
              <w:rPr>
                <w:del w:id="5456" w:author="Anees Shaikh" w:date="2013-10-06T21:58:00Z"/>
              </w:rPr>
              <w:pPrChange w:id="5457" w:author="Anees Shaikh" w:date="2013-10-06T21:59:00Z">
                <w:pPr>
                  <w:pStyle w:val="XML1"/>
                </w:pPr>
              </w:pPrChange>
            </w:pPr>
            <w:del w:id="5458" w:author="Anees Shaikh" w:date="2013-10-06T21:58:00Z">
              <w:r w:rsidDel="00AE159D">
                <w:delText xml:space="preserve">            &lt;/xs:annotation&gt;</w:delText>
              </w:r>
            </w:del>
          </w:p>
          <w:p w14:paraId="067CA60B" w14:textId="64D91627" w:rsidR="00E02224" w:rsidDel="00AE159D" w:rsidRDefault="00E02224" w:rsidP="00AE159D">
            <w:pPr>
              <w:rPr>
                <w:del w:id="5459" w:author="Anees Shaikh" w:date="2013-10-06T21:58:00Z"/>
              </w:rPr>
              <w:pPrChange w:id="5460" w:author="Anees Shaikh" w:date="2013-10-06T21:59:00Z">
                <w:pPr>
                  <w:pStyle w:val="XML1"/>
                </w:pPr>
              </w:pPrChange>
            </w:pPr>
            <w:del w:id="5461" w:author="Anees Shaikh" w:date="2013-10-06T21:58:00Z">
              <w:r w:rsidDel="00AE159D">
                <w:delText xml:space="preserve">            &lt;xs:complexType&gt;</w:delText>
              </w:r>
            </w:del>
          </w:p>
          <w:p w14:paraId="76FAAD3D" w14:textId="7733C476" w:rsidR="00E02224" w:rsidDel="00AE159D" w:rsidRDefault="00E02224" w:rsidP="00AE159D">
            <w:pPr>
              <w:rPr>
                <w:del w:id="5462" w:author="Anees Shaikh" w:date="2013-10-06T21:58:00Z"/>
              </w:rPr>
              <w:pPrChange w:id="5463" w:author="Anees Shaikh" w:date="2013-10-06T21:59:00Z">
                <w:pPr>
                  <w:pStyle w:val="XML1"/>
                </w:pPr>
              </w:pPrChange>
            </w:pPr>
            <w:del w:id="5464" w:author="Anees Shaikh" w:date="2013-10-06T21:58:00Z">
              <w:r w:rsidDel="00AE159D">
                <w:delText xml:space="preserve">              &lt;xs:sequence&gt;</w:delText>
              </w:r>
            </w:del>
          </w:p>
          <w:p w14:paraId="09D4F4AD" w14:textId="0AF024AC" w:rsidR="00E02224" w:rsidDel="00AE159D" w:rsidRDefault="00E02224" w:rsidP="00AE159D">
            <w:pPr>
              <w:rPr>
                <w:del w:id="5465" w:author="Anees Shaikh" w:date="2013-10-06T21:58:00Z"/>
              </w:rPr>
              <w:pPrChange w:id="5466" w:author="Anees Shaikh" w:date="2013-10-06T21:59:00Z">
                <w:pPr>
                  <w:pStyle w:val="XML1"/>
                </w:pPr>
              </w:pPrChange>
            </w:pPr>
            <w:del w:id="5467" w:author="Anees Shaikh" w:date="2013-10-06T21:58:00Z">
              <w:r w:rsidDel="00AE159D">
                <w:delText xml:space="preserve">                &lt;xs:group ref="OFPortNVGRETunnelType"/&gt;</w:delText>
              </w:r>
            </w:del>
          </w:p>
          <w:p w14:paraId="49BB3989" w14:textId="39BBA2DE" w:rsidR="00E02224" w:rsidDel="00AE159D" w:rsidRDefault="00E02224" w:rsidP="00AE159D">
            <w:pPr>
              <w:rPr>
                <w:del w:id="5468" w:author="Anees Shaikh" w:date="2013-10-06T21:58:00Z"/>
              </w:rPr>
              <w:pPrChange w:id="5469" w:author="Anees Shaikh" w:date="2013-10-06T21:59:00Z">
                <w:pPr>
                  <w:pStyle w:val="XML1"/>
                </w:pPr>
              </w:pPrChange>
            </w:pPr>
            <w:del w:id="5470" w:author="Anees Shaikh" w:date="2013-10-06T21:58:00Z">
              <w:r w:rsidDel="00AE159D">
                <w:delText xml:space="preserve">              &lt;/xs:sequence&gt;</w:delText>
              </w:r>
            </w:del>
          </w:p>
          <w:p w14:paraId="2E9B0873" w14:textId="6E63E3F4" w:rsidR="00E02224" w:rsidDel="00AE159D" w:rsidRDefault="00E02224" w:rsidP="00AE159D">
            <w:pPr>
              <w:rPr>
                <w:del w:id="5471" w:author="Anees Shaikh" w:date="2013-10-06T21:58:00Z"/>
              </w:rPr>
              <w:pPrChange w:id="5472" w:author="Anees Shaikh" w:date="2013-10-06T21:59:00Z">
                <w:pPr>
                  <w:pStyle w:val="XML1"/>
                </w:pPr>
              </w:pPrChange>
            </w:pPr>
            <w:del w:id="5473" w:author="Anees Shaikh" w:date="2013-10-06T21:58:00Z">
              <w:r w:rsidDel="00AE159D">
                <w:delText xml:space="preserve">            &lt;/xs:complexType&gt;</w:delText>
              </w:r>
            </w:del>
          </w:p>
          <w:p w14:paraId="0C9FE8CA" w14:textId="092D0885" w:rsidR="00E02224" w:rsidDel="00AE159D" w:rsidRDefault="00E02224" w:rsidP="00AE159D">
            <w:pPr>
              <w:rPr>
                <w:del w:id="5474" w:author="Anees Shaikh" w:date="2013-10-06T21:58:00Z"/>
              </w:rPr>
              <w:pPrChange w:id="5475" w:author="Anees Shaikh" w:date="2013-10-06T21:59:00Z">
                <w:pPr>
                  <w:pStyle w:val="XML1"/>
                </w:pPr>
              </w:pPrChange>
            </w:pPr>
            <w:del w:id="5476" w:author="Anees Shaikh" w:date="2013-10-06T21:58:00Z">
              <w:r w:rsidDel="00AE159D">
                <w:delText xml:space="preserve">          &lt;/xs:element&gt;</w:delText>
              </w:r>
            </w:del>
          </w:p>
          <w:p w14:paraId="6DB24C05" w14:textId="1FAC99FB" w:rsidR="00E02224" w:rsidDel="00AE159D" w:rsidRDefault="00E02224" w:rsidP="00AE159D">
            <w:pPr>
              <w:rPr>
                <w:del w:id="5477" w:author="Anees Shaikh" w:date="2013-10-06T21:58:00Z"/>
              </w:rPr>
              <w:pPrChange w:id="5478" w:author="Anees Shaikh" w:date="2013-10-06T21:59:00Z">
                <w:pPr>
                  <w:pStyle w:val="XML1"/>
                </w:pPr>
              </w:pPrChange>
            </w:pPr>
            <w:del w:id="5479" w:author="Anees Shaikh" w:date="2013-10-06T21:58:00Z">
              <w:r w:rsidDel="00AE159D">
                <w:delText xml:space="preserve">        &lt;/xs:sequence&gt;</w:delText>
              </w:r>
            </w:del>
          </w:p>
          <w:p w14:paraId="6C1B5652" w14:textId="3B9BE67C" w:rsidR="00E02224" w:rsidDel="00AE159D" w:rsidRDefault="00E02224" w:rsidP="00AE159D">
            <w:pPr>
              <w:rPr>
                <w:del w:id="5480" w:author="Anees Shaikh" w:date="2013-10-06T21:58:00Z"/>
              </w:rPr>
              <w:pPrChange w:id="5481" w:author="Anees Shaikh" w:date="2013-10-06T21:59:00Z">
                <w:pPr>
                  <w:pStyle w:val="XML1"/>
                </w:pPr>
              </w:pPrChange>
            </w:pPr>
            <w:del w:id="5482" w:author="Anees Shaikh" w:date="2013-10-06T21:58:00Z">
              <w:r w:rsidDel="00AE159D">
                <w:delText xml:space="preserve">      &lt;/xs:choice&gt;</w:delText>
              </w:r>
            </w:del>
          </w:p>
          <w:p w14:paraId="6FCB8764" w14:textId="66E5F4A4" w:rsidR="00E02224" w:rsidDel="00AE159D" w:rsidRDefault="00E02224" w:rsidP="00AE159D">
            <w:pPr>
              <w:rPr>
                <w:del w:id="5483" w:author="Anees Shaikh" w:date="2013-10-06T21:58:00Z"/>
              </w:rPr>
              <w:pPrChange w:id="5484" w:author="Anees Shaikh" w:date="2013-10-06T21:59:00Z">
                <w:pPr>
                  <w:pStyle w:val="XML1"/>
                </w:pPr>
              </w:pPrChange>
            </w:pPr>
            <w:del w:id="5485" w:author="Anees Shaikh" w:date="2013-10-06T21:58:00Z">
              <w:r w:rsidDel="00AE159D">
                <w:delText xml:space="preserve">    &lt;/xs:sequence&gt;</w:delText>
              </w:r>
            </w:del>
          </w:p>
          <w:p w14:paraId="7A457257" w14:textId="1EE7305D" w:rsidR="00E02224" w:rsidDel="00AE159D" w:rsidRDefault="00E02224" w:rsidP="00AE159D">
            <w:pPr>
              <w:rPr>
                <w:del w:id="5486" w:author="Anees Shaikh" w:date="2013-10-06T21:58:00Z"/>
              </w:rPr>
              <w:pPrChange w:id="5487" w:author="Anees Shaikh" w:date="2013-10-06T21:59:00Z">
                <w:pPr>
                  <w:pStyle w:val="XML1"/>
                </w:pPr>
              </w:pPrChange>
            </w:pPr>
            <w:del w:id="5488" w:author="Anees Shaikh" w:date="2013-10-06T21:58:00Z">
              <w:r w:rsidDel="00AE159D">
                <w:delText xml:space="preserve">  &lt;/xs:group&gt;</w:delText>
              </w:r>
            </w:del>
          </w:p>
          <w:p w14:paraId="55407528" w14:textId="26373222" w:rsidR="00E02224" w:rsidDel="00AE159D" w:rsidRDefault="00E02224" w:rsidP="00AE159D">
            <w:pPr>
              <w:rPr>
                <w:del w:id="5489" w:author="Anees Shaikh" w:date="2013-10-06T21:58:00Z"/>
              </w:rPr>
              <w:pPrChange w:id="5490" w:author="Anees Shaikh" w:date="2013-10-06T21:59:00Z">
                <w:pPr>
                  <w:pStyle w:val="XML1"/>
                </w:pPr>
              </w:pPrChange>
            </w:pPr>
          </w:p>
          <w:p w14:paraId="0159676C" w14:textId="2E8B0DBB" w:rsidR="00E02224" w:rsidDel="00AE159D" w:rsidRDefault="00E02224" w:rsidP="00AE159D">
            <w:pPr>
              <w:rPr>
                <w:del w:id="5491" w:author="Anees Shaikh" w:date="2013-10-06T21:58:00Z"/>
              </w:rPr>
              <w:pPrChange w:id="5492" w:author="Anees Shaikh" w:date="2013-10-06T21:59:00Z">
                <w:pPr>
                  <w:pStyle w:val="XML1"/>
                </w:pPr>
              </w:pPrChange>
            </w:pPr>
            <w:del w:id="5493" w:author="Anees Shaikh" w:date="2013-10-06T21:58:00Z">
              <w:r w:rsidDel="00AE159D">
                <w:delText xml:space="preserve">  &lt;xs:group name="OFPortBaseTunnelType"&gt;</w:delText>
              </w:r>
            </w:del>
          </w:p>
          <w:p w14:paraId="5DE14C36" w14:textId="6F570772" w:rsidR="00E02224" w:rsidDel="00AE159D" w:rsidRDefault="00E02224" w:rsidP="00AE159D">
            <w:pPr>
              <w:rPr>
                <w:del w:id="5494" w:author="Anees Shaikh" w:date="2013-10-06T21:58:00Z"/>
              </w:rPr>
              <w:pPrChange w:id="5495" w:author="Anees Shaikh" w:date="2013-10-06T21:59:00Z">
                <w:pPr>
                  <w:pStyle w:val="XML1"/>
                </w:pPr>
              </w:pPrChange>
            </w:pPr>
            <w:del w:id="5496" w:author="Anees Shaikh" w:date="2013-10-06T21:58:00Z">
              <w:r w:rsidDel="00AE159D">
                <w:delText xml:space="preserve">    &lt;xs:annotation&gt;</w:delText>
              </w:r>
            </w:del>
          </w:p>
          <w:p w14:paraId="27359361" w14:textId="78C5996C" w:rsidR="00E02224" w:rsidDel="00AE159D" w:rsidRDefault="00E02224" w:rsidP="00AE159D">
            <w:pPr>
              <w:rPr>
                <w:del w:id="5497" w:author="Anees Shaikh" w:date="2013-10-06T21:58:00Z"/>
              </w:rPr>
              <w:pPrChange w:id="5498" w:author="Anees Shaikh" w:date="2013-10-06T21:59:00Z">
                <w:pPr>
                  <w:pStyle w:val="XML1"/>
                </w:pPr>
              </w:pPrChange>
            </w:pPr>
            <w:del w:id="5499" w:author="Anees Shaikh" w:date="2013-10-06T21:58:00Z">
              <w:r w:rsidDel="00AE159D">
                <w:delText xml:space="preserve">      &lt;xs:documentation&gt;</w:delText>
              </w:r>
            </w:del>
          </w:p>
          <w:p w14:paraId="4D63B46C" w14:textId="4F9BAB8F" w:rsidR="00E02224" w:rsidDel="00AE159D" w:rsidRDefault="00E02224" w:rsidP="00AE159D">
            <w:pPr>
              <w:rPr>
                <w:del w:id="5500" w:author="Anees Shaikh" w:date="2013-10-06T21:58:00Z"/>
              </w:rPr>
              <w:pPrChange w:id="5501" w:author="Anees Shaikh" w:date="2013-10-06T21:59:00Z">
                <w:pPr>
                  <w:pStyle w:val="XML1"/>
                </w:pPr>
              </w:pPrChange>
            </w:pPr>
            <w:del w:id="5502" w:author="Anees Shaikh" w:date="2013-10-06T21:58:00Z">
              <w:r w:rsidDel="00AE159D">
                <w:delText xml:space="preserve">        A group of common elements that are included</w:delText>
              </w:r>
            </w:del>
          </w:p>
          <w:p w14:paraId="050D7851" w14:textId="2211795F" w:rsidR="00E02224" w:rsidDel="00AE159D" w:rsidRDefault="00E02224" w:rsidP="00AE159D">
            <w:pPr>
              <w:rPr>
                <w:del w:id="5503" w:author="Anees Shaikh" w:date="2013-10-06T21:58:00Z"/>
              </w:rPr>
              <w:pPrChange w:id="5504" w:author="Anees Shaikh" w:date="2013-10-06T21:59:00Z">
                <w:pPr>
                  <w:pStyle w:val="XML1"/>
                </w:pPr>
              </w:pPrChange>
            </w:pPr>
            <w:del w:id="5505" w:author="Anees Shaikh" w:date="2013-10-06T21:58:00Z">
              <w:r w:rsidDel="00AE159D">
                <w:delText xml:space="preserve">        in every supported tunnel type.  Tunnels are modeled as </w:delText>
              </w:r>
            </w:del>
          </w:p>
          <w:p w14:paraId="70CD702C" w14:textId="136A04FC" w:rsidR="00E02224" w:rsidDel="00AE159D" w:rsidRDefault="00E02224" w:rsidP="00AE159D">
            <w:pPr>
              <w:rPr>
                <w:del w:id="5506" w:author="Anees Shaikh" w:date="2013-10-06T21:58:00Z"/>
              </w:rPr>
              <w:pPrChange w:id="5507" w:author="Anees Shaikh" w:date="2013-10-06T21:59:00Z">
                <w:pPr>
                  <w:pStyle w:val="XML1"/>
                </w:pPr>
              </w:pPrChange>
            </w:pPr>
            <w:del w:id="5508" w:author="Anees Shaikh" w:date="2013-10-06T21:58:00Z">
              <w:r w:rsidDel="00AE159D">
                <w:delText xml:space="preserve">        logical ports.</w:delText>
              </w:r>
            </w:del>
          </w:p>
          <w:p w14:paraId="14554365" w14:textId="654DF85C" w:rsidR="00E02224" w:rsidDel="00AE159D" w:rsidRDefault="00E02224" w:rsidP="00AE159D">
            <w:pPr>
              <w:rPr>
                <w:del w:id="5509" w:author="Anees Shaikh" w:date="2013-10-06T21:58:00Z"/>
              </w:rPr>
              <w:pPrChange w:id="5510" w:author="Anees Shaikh" w:date="2013-10-06T21:59:00Z">
                <w:pPr>
                  <w:pStyle w:val="XML1"/>
                </w:pPr>
              </w:pPrChange>
            </w:pPr>
          </w:p>
          <w:p w14:paraId="26073377" w14:textId="7B3DBFD4" w:rsidR="00E02224" w:rsidDel="00AE159D" w:rsidRDefault="00E02224" w:rsidP="00AE159D">
            <w:pPr>
              <w:rPr>
                <w:del w:id="5511" w:author="Anees Shaikh" w:date="2013-10-06T21:58:00Z"/>
              </w:rPr>
              <w:pPrChange w:id="5512" w:author="Anees Shaikh" w:date="2013-10-06T21:59:00Z">
                <w:pPr>
                  <w:pStyle w:val="XML1"/>
                </w:pPr>
              </w:pPrChange>
            </w:pPr>
            <w:del w:id="5513" w:author="Anees Shaikh" w:date="2013-10-06T21:58:00Z">
              <w:r w:rsidDel="00AE159D">
                <w:delText xml:space="preserve">        One pair of local/remote endpoints must exist for a tunnel</w:delText>
              </w:r>
            </w:del>
          </w:p>
          <w:p w14:paraId="7D4E116D" w14:textId="795146E2" w:rsidR="00E02224" w:rsidDel="00AE159D" w:rsidRDefault="00E02224" w:rsidP="00AE159D">
            <w:pPr>
              <w:rPr>
                <w:del w:id="5514" w:author="Anees Shaikh" w:date="2013-10-06T21:58:00Z"/>
              </w:rPr>
              <w:pPrChange w:id="5515" w:author="Anees Shaikh" w:date="2013-10-06T21:59:00Z">
                <w:pPr>
                  <w:pStyle w:val="XML1"/>
                </w:pPr>
              </w:pPrChange>
            </w:pPr>
            <w:del w:id="5516" w:author="Anees Shaikh" w:date="2013-10-06T21:58:00Z">
              <w:r w:rsidDel="00AE159D">
                <w:delText xml:space="preserve">        configuration.</w:delText>
              </w:r>
            </w:del>
          </w:p>
          <w:p w14:paraId="36FF8174" w14:textId="3E193826" w:rsidR="00E02224" w:rsidDel="00AE159D" w:rsidRDefault="00E02224" w:rsidP="00AE159D">
            <w:pPr>
              <w:rPr>
                <w:del w:id="5517" w:author="Anees Shaikh" w:date="2013-10-06T21:58:00Z"/>
              </w:rPr>
              <w:pPrChange w:id="5518" w:author="Anees Shaikh" w:date="2013-10-06T21:59:00Z">
                <w:pPr>
                  <w:pStyle w:val="XML1"/>
                </w:pPr>
              </w:pPrChange>
            </w:pPr>
          </w:p>
          <w:p w14:paraId="0316068D" w14:textId="688BE0F2" w:rsidR="00E02224" w:rsidDel="00AE159D" w:rsidRDefault="00E02224" w:rsidP="00AE159D">
            <w:pPr>
              <w:rPr>
                <w:del w:id="5519" w:author="Anees Shaikh" w:date="2013-10-06T21:58:00Z"/>
              </w:rPr>
              <w:pPrChange w:id="5520" w:author="Anees Shaikh" w:date="2013-10-06T21:59:00Z">
                <w:pPr>
                  <w:pStyle w:val="XML1"/>
                </w:pPr>
              </w:pPrChange>
            </w:pPr>
            <w:del w:id="5521" w:author="Anees Shaikh" w:date="2013-10-06T21:58:00Z">
              <w:r w:rsidDel="00AE159D">
                <w:delText xml:space="preserve">        Only elements from one choice must exist at a time.</w:delText>
              </w:r>
            </w:del>
          </w:p>
          <w:p w14:paraId="7F0606AB" w14:textId="59418745" w:rsidR="00E02224" w:rsidDel="00AE159D" w:rsidRDefault="00E02224" w:rsidP="00AE159D">
            <w:pPr>
              <w:rPr>
                <w:del w:id="5522" w:author="Anees Shaikh" w:date="2013-10-06T21:58:00Z"/>
              </w:rPr>
              <w:pPrChange w:id="5523" w:author="Anees Shaikh" w:date="2013-10-06T21:59:00Z">
                <w:pPr>
                  <w:pStyle w:val="XML1"/>
                </w:pPr>
              </w:pPrChange>
            </w:pPr>
            <w:del w:id="5524" w:author="Anees Shaikh" w:date="2013-10-06T21:58:00Z">
              <w:r w:rsidDel="00AE159D">
                <w:delText xml:space="preserve">      &lt;/xs:documentation&gt;</w:delText>
              </w:r>
            </w:del>
          </w:p>
          <w:p w14:paraId="253AB7D9" w14:textId="41EF365C" w:rsidR="00E02224" w:rsidDel="00AE159D" w:rsidRDefault="00E02224" w:rsidP="00AE159D">
            <w:pPr>
              <w:rPr>
                <w:del w:id="5525" w:author="Anees Shaikh" w:date="2013-10-06T21:58:00Z"/>
              </w:rPr>
              <w:pPrChange w:id="5526" w:author="Anees Shaikh" w:date="2013-10-06T21:59:00Z">
                <w:pPr>
                  <w:pStyle w:val="XML1"/>
                </w:pPr>
              </w:pPrChange>
            </w:pPr>
            <w:del w:id="5527" w:author="Anees Shaikh" w:date="2013-10-06T21:58:00Z">
              <w:r w:rsidDel="00AE159D">
                <w:delText xml:space="preserve">    &lt;/xs:annotation&gt;</w:delText>
              </w:r>
            </w:del>
          </w:p>
          <w:p w14:paraId="58ABD5A0" w14:textId="11054E87" w:rsidR="00E02224" w:rsidDel="00AE159D" w:rsidRDefault="00E02224" w:rsidP="00AE159D">
            <w:pPr>
              <w:rPr>
                <w:del w:id="5528" w:author="Anees Shaikh" w:date="2013-10-06T21:58:00Z"/>
              </w:rPr>
              <w:pPrChange w:id="5529" w:author="Anees Shaikh" w:date="2013-10-06T21:59:00Z">
                <w:pPr>
                  <w:pStyle w:val="XML1"/>
                </w:pPr>
              </w:pPrChange>
            </w:pPr>
          </w:p>
          <w:p w14:paraId="532F3424" w14:textId="13A24220" w:rsidR="00E02224" w:rsidDel="00AE159D" w:rsidRDefault="00E02224" w:rsidP="00AE159D">
            <w:pPr>
              <w:rPr>
                <w:del w:id="5530" w:author="Anees Shaikh" w:date="2013-10-06T21:58:00Z"/>
              </w:rPr>
              <w:pPrChange w:id="5531" w:author="Anees Shaikh" w:date="2013-10-06T21:59:00Z">
                <w:pPr>
                  <w:pStyle w:val="XML1"/>
                </w:pPr>
              </w:pPrChange>
            </w:pPr>
            <w:del w:id="5532" w:author="Anees Shaikh" w:date="2013-10-06T21:58:00Z">
              <w:r w:rsidDel="00AE159D">
                <w:delText xml:space="preserve">    &lt;xs:sequence&gt;</w:delText>
              </w:r>
            </w:del>
          </w:p>
          <w:p w14:paraId="54F01AD3" w14:textId="52CF7820" w:rsidR="00E02224" w:rsidDel="00AE159D" w:rsidRDefault="00E02224" w:rsidP="00AE159D">
            <w:pPr>
              <w:rPr>
                <w:del w:id="5533" w:author="Anees Shaikh" w:date="2013-10-06T21:58:00Z"/>
              </w:rPr>
              <w:pPrChange w:id="5534" w:author="Anees Shaikh" w:date="2013-10-06T21:59:00Z">
                <w:pPr>
                  <w:pStyle w:val="XML1"/>
                </w:pPr>
              </w:pPrChange>
            </w:pPr>
            <w:del w:id="5535" w:author="Anees Shaikh" w:date="2013-10-06T21:58:00Z">
              <w:r w:rsidDel="00AE159D">
                <w:delText xml:space="preserve">      &lt;xs:choice&gt;</w:delText>
              </w:r>
            </w:del>
          </w:p>
          <w:p w14:paraId="1A41F103" w14:textId="7C404DCC" w:rsidR="00E02224" w:rsidDel="00AE159D" w:rsidRDefault="00E02224" w:rsidP="00AE159D">
            <w:pPr>
              <w:rPr>
                <w:del w:id="5536" w:author="Anees Shaikh" w:date="2013-10-06T21:58:00Z"/>
              </w:rPr>
              <w:pPrChange w:id="5537" w:author="Anees Shaikh" w:date="2013-10-06T21:59:00Z">
                <w:pPr>
                  <w:pStyle w:val="XML1"/>
                </w:pPr>
              </w:pPrChange>
            </w:pPr>
            <w:del w:id="5538" w:author="Anees Shaikh" w:date="2013-10-06T21:58:00Z">
              <w:r w:rsidDel="00AE159D">
                <w:delText xml:space="preserve">        &lt;xs:sequence&gt;</w:delText>
              </w:r>
            </w:del>
          </w:p>
          <w:p w14:paraId="6EC7CA31" w14:textId="6864D678" w:rsidR="00E02224" w:rsidDel="00AE159D" w:rsidRDefault="00E02224" w:rsidP="00AE159D">
            <w:pPr>
              <w:rPr>
                <w:del w:id="5539" w:author="Anees Shaikh" w:date="2013-10-06T21:58:00Z"/>
              </w:rPr>
              <w:pPrChange w:id="5540" w:author="Anees Shaikh" w:date="2013-10-06T21:59:00Z">
                <w:pPr>
                  <w:pStyle w:val="XML1"/>
                </w:pPr>
              </w:pPrChange>
            </w:pPr>
            <w:del w:id="5541" w:author="Anees Shaikh" w:date="2013-10-06T21:58:00Z">
              <w:r w:rsidDel="00AE159D">
                <w:delText xml:space="preserve">          &lt;xs:element name="local-endpoint-ipv4-adress"  type="inet:ipv4-address"&gt;</w:delText>
              </w:r>
            </w:del>
          </w:p>
          <w:p w14:paraId="01A4AC4C" w14:textId="7F84B320" w:rsidR="00E02224" w:rsidDel="00AE159D" w:rsidRDefault="00E02224" w:rsidP="00AE159D">
            <w:pPr>
              <w:rPr>
                <w:del w:id="5542" w:author="Anees Shaikh" w:date="2013-10-06T21:58:00Z"/>
              </w:rPr>
              <w:pPrChange w:id="5543" w:author="Anees Shaikh" w:date="2013-10-06T21:59:00Z">
                <w:pPr>
                  <w:pStyle w:val="XML1"/>
                </w:pPr>
              </w:pPrChange>
            </w:pPr>
            <w:del w:id="5544" w:author="Anees Shaikh" w:date="2013-10-06T21:58:00Z">
              <w:r w:rsidDel="00AE159D">
                <w:delText xml:space="preserve">            &lt;xs:annotation&gt;</w:delText>
              </w:r>
            </w:del>
          </w:p>
          <w:p w14:paraId="257281B4" w14:textId="20D8C44B" w:rsidR="00E02224" w:rsidDel="00AE159D" w:rsidRDefault="00E02224" w:rsidP="00AE159D">
            <w:pPr>
              <w:rPr>
                <w:del w:id="5545" w:author="Anees Shaikh" w:date="2013-10-06T21:58:00Z"/>
              </w:rPr>
              <w:pPrChange w:id="5546" w:author="Anees Shaikh" w:date="2013-10-06T21:59:00Z">
                <w:pPr>
                  <w:pStyle w:val="XML1"/>
                </w:pPr>
              </w:pPrChange>
            </w:pPr>
            <w:del w:id="5547" w:author="Anees Shaikh" w:date="2013-10-06T21:58:00Z">
              <w:r w:rsidDel="00AE159D">
                <w:delText xml:space="preserve">              &lt;xs:documentation&gt;</w:delText>
              </w:r>
            </w:del>
          </w:p>
          <w:p w14:paraId="34E6A2AB" w14:textId="36EF39DA" w:rsidR="00E02224" w:rsidDel="00AE159D" w:rsidRDefault="00E02224" w:rsidP="00AE159D">
            <w:pPr>
              <w:rPr>
                <w:del w:id="5548" w:author="Anees Shaikh" w:date="2013-10-06T21:58:00Z"/>
              </w:rPr>
              <w:pPrChange w:id="5549" w:author="Anees Shaikh" w:date="2013-10-06T21:59:00Z">
                <w:pPr>
                  <w:pStyle w:val="XML1"/>
                </w:pPr>
              </w:pPrChange>
            </w:pPr>
            <w:del w:id="5550" w:author="Anees Shaikh" w:date="2013-10-06T21:58:00Z">
              <w:r w:rsidDel="00AE159D">
                <w:delText xml:space="preserve">                The IPv4 address of the local tunnel</w:delText>
              </w:r>
            </w:del>
          </w:p>
          <w:p w14:paraId="0EFB5C05" w14:textId="128B3A69" w:rsidR="00E02224" w:rsidDel="00AE159D" w:rsidRDefault="00E02224" w:rsidP="00AE159D">
            <w:pPr>
              <w:rPr>
                <w:del w:id="5551" w:author="Anees Shaikh" w:date="2013-10-06T21:58:00Z"/>
              </w:rPr>
              <w:pPrChange w:id="5552" w:author="Anees Shaikh" w:date="2013-10-06T21:59:00Z">
                <w:pPr>
                  <w:pStyle w:val="XML1"/>
                </w:pPr>
              </w:pPrChange>
            </w:pPr>
            <w:del w:id="5553" w:author="Anees Shaikh" w:date="2013-10-06T21:58:00Z">
              <w:r w:rsidDel="00AE159D">
                <w:delText xml:space="preserve">                endpoint.</w:delText>
              </w:r>
            </w:del>
          </w:p>
          <w:p w14:paraId="5C05D823" w14:textId="024C9C4D" w:rsidR="00E02224" w:rsidDel="00AE159D" w:rsidRDefault="00E02224" w:rsidP="00AE159D">
            <w:pPr>
              <w:rPr>
                <w:del w:id="5554" w:author="Anees Shaikh" w:date="2013-10-06T21:58:00Z"/>
              </w:rPr>
              <w:pPrChange w:id="5555" w:author="Anees Shaikh" w:date="2013-10-06T21:59:00Z">
                <w:pPr>
                  <w:pStyle w:val="XML1"/>
                </w:pPr>
              </w:pPrChange>
            </w:pPr>
            <w:del w:id="5556" w:author="Anees Shaikh" w:date="2013-10-06T21:58:00Z">
              <w:r w:rsidDel="00AE159D">
                <w:delText xml:space="preserve">              &lt;/xs:documentation&gt;</w:delText>
              </w:r>
            </w:del>
          </w:p>
          <w:p w14:paraId="67418E44" w14:textId="5014D465" w:rsidR="00E02224" w:rsidDel="00AE159D" w:rsidRDefault="00E02224" w:rsidP="00AE159D">
            <w:pPr>
              <w:rPr>
                <w:del w:id="5557" w:author="Anees Shaikh" w:date="2013-10-06T21:58:00Z"/>
              </w:rPr>
              <w:pPrChange w:id="5558" w:author="Anees Shaikh" w:date="2013-10-06T21:59:00Z">
                <w:pPr>
                  <w:pStyle w:val="XML1"/>
                </w:pPr>
              </w:pPrChange>
            </w:pPr>
            <w:del w:id="5559" w:author="Anees Shaikh" w:date="2013-10-06T21:58:00Z">
              <w:r w:rsidDel="00AE159D">
                <w:delText xml:space="preserve">            &lt;/xs:annotation&gt;</w:delText>
              </w:r>
            </w:del>
          </w:p>
          <w:p w14:paraId="58FBBD3D" w14:textId="4A24F6CB" w:rsidR="00E02224" w:rsidDel="00AE159D" w:rsidRDefault="00E02224" w:rsidP="00AE159D">
            <w:pPr>
              <w:rPr>
                <w:del w:id="5560" w:author="Anees Shaikh" w:date="2013-10-06T21:58:00Z"/>
              </w:rPr>
              <w:pPrChange w:id="5561" w:author="Anees Shaikh" w:date="2013-10-06T21:59:00Z">
                <w:pPr>
                  <w:pStyle w:val="XML1"/>
                </w:pPr>
              </w:pPrChange>
            </w:pPr>
            <w:del w:id="5562" w:author="Anees Shaikh" w:date="2013-10-06T21:58:00Z">
              <w:r w:rsidDel="00AE159D">
                <w:delText xml:space="preserve">          &lt;/xs:element&gt;</w:delText>
              </w:r>
            </w:del>
          </w:p>
          <w:p w14:paraId="4C97B4A3" w14:textId="6F6F122A" w:rsidR="00E02224" w:rsidDel="00AE159D" w:rsidRDefault="00E02224" w:rsidP="00AE159D">
            <w:pPr>
              <w:rPr>
                <w:del w:id="5563" w:author="Anees Shaikh" w:date="2013-10-06T21:58:00Z"/>
              </w:rPr>
              <w:pPrChange w:id="5564" w:author="Anees Shaikh" w:date="2013-10-06T21:59:00Z">
                <w:pPr>
                  <w:pStyle w:val="XML1"/>
                </w:pPr>
              </w:pPrChange>
            </w:pPr>
            <w:del w:id="5565" w:author="Anees Shaikh" w:date="2013-10-06T21:58:00Z">
              <w:r w:rsidDel="00AE159D">
                <w:delText xml:space="preserve">          &lt;xs:element name="remote-endpoint-ipv4-adress"  type="inet:ipv4-address"&gt;</w:delText>
              </w:r>
            </w:del>
          </w:p>
          <w:p w14:paraId="72F9A522" w14:textId="1318C055" w:rsidR="00E02224" w:rsidDel="00AE159D" w:rsidRDefault="00E02224" w:rsidP="00AE159D">
            <w:pPr>
              <w:rPr>
                <w:del w:id="5566" w:author="Anees Shaikh" w:date="2013-10-06T21:58:00Z"/>
              </w:rPr>
              <w:pPrChange w:id="5567" w:author="Anees Shaikh" w:date="2013-10-06T21:59:00Z">
                <w:pPr>
                  <w:pStyle w:val="XML1"/>
                </w:pPr>
              </w:pPrChange>
            </w:pPr>
            <w:del w:id="5568" w:author="Anees Shaikh" w:date="2013-10-06T21:58:00Z">
              <w:r w:rsidDel="00AE159D">
                <w:delText xml:space="preserve">            &lt;xs:annotation&gt;</w:delText>
              </w:r>
            </w:del>
          </w:p>
          <w:p w14:paraId="6E40F3F9" w14:textId="37974616" w:rsidR="00E02224" w:rsidDel="00AE159D" w:rsidRDefault="00E02224" w:rsidP="00AE159D">
            <w:pPr>
              <w:rPr>
                <w:del w:id="5569" w:author="Anees Shaikh" w:date="2013-10-06T21:58:00Z"/>
              </w:rPr>
              <w:pPrChange w:id="5570" w:author="Anees Shaikh" w:date="2013-10-06T21:59:00Z">
                <w:pPr>
                  <w:pStyle w:val="XML1"/>
                </w:pPr>
              </w:pPrChange>
            </w:pPr>
            <w:del w:id="5571" w:author="Anees Shaikh" w:date="2013-10-06T21:58:00Z">
              <w:r w:rsidDel="00AE159D">
                <w:delText xml:space="preserve">              &lt;xs:documentation&gt;</w:delText>
              </w:r>
            </w:del>
          </w:p>
          <w:p w14:paraId="4CDC8394" w14:textId="41687F3A" w:rsidR="00E02224" w:rsidDel="00AE159D" w:rsidRDefault="00E02224" w:rsidP="00AE159D">
            <w:pPr>
              <w:rPr>
                <w:del w:id="5572" w:author="Anees Shaikh" w:date="2013-10-06T21:58:00Z"/>
              </w:rPr>
              <w:pPrChange w:id="5573" w:author="Anees Shaikh" w:date="2013-10-06T21:59:00Z">
                <w:pPr>
                  <w:pStyle w:val="XML1"/>
                </w:pPr>
              </w:pPrChange>
            </w:pPr>
            <w:del w:id="5574" w:author="Anees Shaikh" w:date="2013-10-06T21:58:00Z">
              <w:r w:rsidDel="00AE159D">
                <w:delText xml:space="preserve">                The IPv4 address of the remote tunnel</w:delText>
              </w:r>
            </w:del>
          </w:p>
          <w:p w14:paraId="42B0A2CD" w14:textId="60E5A79D" w:rsidR="00E02224" w:rsidDel="00AE159D" w:rsidRDefault="00E02224" w:rsidP="00AE159D">
            <w:pPr>
              <w:rPr>
                <w:del w:id="5575" w:author="Anees Shaikh" w:date="2013-10-06T21:58:00Z"/>
              </w:rPr>
              <w:pPrChange w:id="5576" w:author="Anees Shaikh" w:date="2013-10-06T21:59:00Z">
                <w:pPr>
                  <w:pStyle w:val="XML1"/>
                </w:pPr>
              </w:pPrChange>
            </w:pPr>
            <w:del w:id="5577" w:author="Anees Shaikh" w:date="2013-10-06T21:58:00Z">
              <w:r w:rsidDel="00AE159D">
                <w:delText xml:space="preserve">                endpoint.</w:delText>
              </w:r>
            </w:del>
          </w:p>
          <w:p w14:paraId="0D626ABE" w14:textId="655C202E" w:rsidR="00E02224" w:rsidDel="00AE159D" w:rsidRDefault="00E02224" w:rsidP="00AE159D">
            <w:pPr>
              <w:rPr>
                <w:del w:id="5578" w:author="Anees Shaikh" w:date="2013-10-06T21:58:00Z"/>
              </w:rPr>
              <w:pPrChange w:id="5579" w:author="Anees Shaikh" w:date="2013-10-06T21:59:00Z">
                <w:pPr>
                  <w:pStyle w:val="XML1"/>
                </w:pPr>
              </w:pPrChange>
            </w:pPr>
            <w:del w:id="5580" w:author="Anees Shaikh" w:date="2013-10-06T21:58:00Z">
              <w:r w:rsidDel="00AE159D">
                <w:delText xml:space="preserve">              &lt;/xs:documentation&gt;</w:delText>
              </w:r>
            </w:del>
          </w:p>
          <w:p w14:paraId="13A5AD74" w14:textId="5888581E" w:rsidR="00E02224" w:rsidDel="00AE159D" w:rsidRDefault="00E02224" w:rsidP="00AE159D">
            <w:pPr>
              <w:rPr>
                <w:del w:id="5581" w:author="Anees Shaikh" w:date="2013-10-06T21:58:00Z"/>
              </w:rPr>
              <w:pPrChange w:id="5582" w:author="Anees Shaikh" w:date="2013-10-06T21:59:00Z">
                <w:pPr>
                  <w:pStyle w:val="XML1"/>
                </w:pPr>
              </w:pPrChange>
            </w:pPr>
            <w:del w:id="5583" w:author="Anees Shaikh" w:date="2013-10-06T21:58:00Z">
              <w:r w:rsidDel="00AE159D">
                <w:delText xml:space="preserve">            &lt;/xs:annotation&gt;</w:delText>
              </w:r>
            </w:del>
          </w:p>
          <w:p w14:paraId="55FBF7FB" w14:textId="01A95DEE" w:rsidR="00E02224" w:rsidDel="00AE159D" w:rsidRDefault="00E02224" w:rsidP="00AE159D">
            <w:pPr>
              <w:rPr>
                <w:del w:id="5584" w:author="Anees Shaikh" w:date="2013-10-06T21:58:00Z"/>
              </w:rPr>
              <w:pPrChange w:id="5585" w:author="Anees Shaikh" w:date="2013-10-06T21:59:00Z">
                <w:pPr>
                  <w:pStyle w:val="XML1"/>
                </w:pPr>
              </w:pPrChange>
            </w:pPr>
            <w:del w:id="5586" w:author="Anees Shaikh" w:date="2013-10-06T21:58:00Z">
              <w:r w:rsidDel="00AE159D">
                <w:delText xml:space="preserve">          &lt;/xs:element&gt;</w:delText>
              </w:r>
            </w:del>
          </w:p>
          <w:p w14:paraId="3E6544E8" w14:textId="59851D92" w:rsidR="00E02224" w:rsidDel="00AE159D" w:rsidRDefault="00E02224" w:rsidP="00AE159D">
            <w:pPr>
              <w:rPr>
                <w:del w:id="5587" w:author="Anees Shaikh" w:date="2013-10-06T21:58:00Z"/>
              </w:rPr>
              <w:pPrChange w:id="5588" w:author="Anees Shaikh" w:date="2013-10-06T21:59:00Z">
                <w:pPr>
                  <w:pStyle w:val="XML1"/>
                </w:pPr>
              </w:pPrChange>
            </w:pPr>
            <w:del w:id="5589" w:author="Anees Shaikh" w:date="2013-10-06T21:58:00Z">
              <w:r w:rsidDel="00AE159D">
                <w:delText xml:space="preserve">        &lt;/xs:sequence&gt;</w:delText>
              </w:r>
            </w:del>
          </w:p>
          <w:p w14:paraId="4E114143" w14:textId="62CC4706" w:rsidR="00E02224" w:rsidDel="00AE159D" w:rsidRDefault="00E02224" w:rsidP="00AE159D">
            <w:pPr>
              <w:rPr>
                <w:del w:id="5590" w:author="Anees Shaikh" w:date="2013-10-06T21:58:00Z"/>
              </w:rPr>
              <w:pPrChange w:id="5591" w:author="Anees Shaikh" w:date="2013-10-06T21:59:00Z">
                <w:pPr>
                  <w:pStyle w:val="XML1"/>
                </w:pPr>
              </w:pPrChange>
            </w:pPr>
            <w:del w:id="5592" w:author="Anees Shaikh" w:date="2013-10-06T21:58:00Z">
              <w:r w:rsidDel="00AE159D">
                <w:delText xml:space="preserve">        &lt;xs:sequence&gt;</w:delText>
              </w:r>
            </w:del>
          </w:p>
          <w:p w14:paraId="07017E09" w14:textId="51CDA671" w:rsidR="00E02224" w:rsidDel="00AE159D" w:rsidRDefault="00E02224" w:rsidP="00AE159D">
            <w:pPr>
              <w:rPr>
                <w:del w:id="5593" w:author="Anees Shaikh" w:date="2013-10-06T21:58:00Z"/>
              </w:rPr>
              <w:pPrChange w:id="5594" w:author="Anees Shaikh" w:date="2013-10-06T21:59:00Z">
                <w:pPr>
                  <w:pStyle w:val="XML1"/>
                </w:pPr>
              </w:pPrChange>
            </w:pPr>
            <w:del w:id="5595" w:author="Anees Shaikh" w:date="2013-10-06T21:58:00Z">
              <w:r w:rsidDel="00AE159D">
                <w:delText xml:space="preserve">          &lt;xs:element name="local-endpoint-ipv6-adress"  type="inet:ipv6-address"&gt;</w:delText>
              </w:r>
            </w:del>
          </w:p>
          <w:p w14:paraId="5F4CD8D0" w14:textId="59772127" w:rsidR="00E02224" w:rsidDel="00AE159D" w:rsidRDefault="00E02224" w:rsidP="00AE159D">
            <w:pPr>
              <w:rPr>
                <w:del w:id="5596" w:author="Anees Shaikh" w:date="2013-10-06T21:58:00Z"/>
              </w:rPr>
              <w:pPrChange w:id="5597" w:author="Anees Shaikh" w:date="2013-10-06T21:59:00Z">
                <w:pPr>
                  <w:pStyle w:val="XML1"/>
                </w:pPr>
              </w:pPrChange>
            </w:pPr>
            <w:del w:id="5598" w:author="Anees Shaikh" w:date="2013-10-06T21:58:00Z">
              <w:r w:rsidDel="00AE159D">
                <w:delText xml:space="preserve">            &lt;xs:annotation&gt;</w:delText>
              </w:r>
            </w:del>
          </w:p>
          <w:p w14:paraId="22269096" w14:textId="4A3FC8C8" w:rsidR="00E02224" w:rsidDel="00AE159D" w:rsidRDefault="00E02224" w:rsidP="00AE159D">
            <w:pPr>
              <w:rPr>
                <w:del w:id="5599" w:author="Anees Shaikh" w:date="2013-10-06T21:58:00Z"/>
              </w:rPr>
              <w:pPrChange w:id="5600" w:author="Anees Shaikh" w:date="2013-10-06T21:59:00Z">
                <w:pPr>
                  <w:pStyle w:val="XML1"/>
                </w:pPr>
              </w:pPrChange>
            </w:pPr>
            <w:del w:id="5601" w:author="Anees Shaikh" w:date="2013-10-06T21:58:00Z">
              <w:r w:rsidDel="00AE159D">
                <w:delText xml:space="preserve">              &lt;xs:documentation&gt;</w:delText>
              </w:r>
            </w:del>
          </w:p>
          <w:p w14:paraId="3C8588FC" w14:textId="7125B9D4" w:rsidR="00E02224" w:rsidDel="00AE159D" w:rsidRDefault="00E02224" w:rsidP="00AE159D">
            <w:pPr>
              <w:rPr>
                <w:del w:id="5602" w:author="Anees Shaikh" w:date="2013-10-06T21:58:00Z"/>
              </w:rPr>
              <w:pPrChange w:id="5603" w:author="Anees Shaikh" w:date="2013-10-06T21:59:00Z">
                <w:pPr>
                  <w:pStyle w:val="XML1"/>
                </w:pPr>
              </w:pPrChange>
            </w:pPr>
            <w:del w:id="5604" w:author="Anees Shaikh" w:date="2013-10-06T21:58:00Z">
              <w:r w:rsidDel="00AE159D">
                <w:delText xml:space="preserve">                The IPv6 address of the local tunnel</w:delText>
              </w:r>
            </w:del>
          </w:p>
          <w:p w14:paraId="69E4F1C1" w14:textId="4F56FC64" w:rsidR="00E02224" w:rsidDel="00AE159D" w:rsidRDefault="00E02224" w:rsidP="00AE159D">
            <w:pPr>
              <w:rPr>
                <w:del w:id="5605" w:author="Anees Shaikh" w:date="2013-10-06T21:58:00Z"/>
              </w:rPr>
              <w:pPrChange w:id="5606" w:author="Anees Shaikh" w:date="2013-10-06T21:59:00Z">
                <w:pPr>
                  <w:pStyle w:val="XML1"/>
                </w:pPr>
              </w:pPrChange>
            </w:pPr>
            <w:del w:id="5607" w:author="Anees Shaikh" w:date="2013-10-06T21:58:00Z">
              <w:r w:rsidDel="00AE159D">
                <w:delText xml:space="preserve">                endpoint.</w:delText>
              </w:r>
            </w:del>
          </w:p>
          <w:p w14:paraId="0F1B5A86" w14:textId="571D6444" w:rsidR="00E02224" w:rsidDel="00AE159D" w:rsidRDefault="00E02224" w:rsidP="00AE159D">
            <w:pPr>
              <w:rPr>
                <w:del w:id="5608" w:author="Anees Shaikh" w:date="2013-10-06T21:58:00Z"/>
              </w:rPr>
              <w:pPrChange w:id="5609" w:author="Anees Shaikh" w:date="2013-10-06T21:59:00Z">
                <w:pPr>
                  <w:pStyle w:val="XML1"/>
                </w:pPr>
              </w:pPrChange>
            </w:pPr>
            <w:del w:id="5610" w:author="Anees Shaikh" w:date="2013-10-06T21:58:00Z">
              <w:r w:rsidDel="00AE159D">
                <w:delText xml:space="preserve">              &lt;/xs:documentation&gt;</w:delText>
              </w:r>
            </w:del>
          </w:p>
          <w:p w14:paraId="276C7F41" w14:textId="1D9C59AD" w:rsidR="00E02224" w:rsidDel="00AE159D" w:rsidRDefault="00E02224" w:rsidP="00AE159D">
            <w:pPr>
              <w:rPr>
                <w:del w:id="5611" w:author="Anees Shaikh" w:date="2013-10-06T21:58:00Z"/>
              </w:rPr>
              <w:pPrChange w:id="5612" w:author="Anees Shaikh" w:date="2013-10-06T21:59:00Z">
                <w:pPr>
                  <w:pStyle w:val="XML1"/>
                </w:pPr>
              </w:pPrChange>
            </w:pPr>
            <w:del w:id="5613" w:author="Anees Shaikh" w:date="2013-10-06T21:58:00Z">
              <w:r w:rsidDel="00AE159D">
                <w:delText xml:space="preserve">            &lt;/xs:annotation&gt;</w:delText>
              </w:r>
            </w:del>
          </w:p>
          <w:p w14:paraId="085A996A" w14:textId="1228F494" w:rsidR="00E02224" w:rsidDel="00AE159D" w:rsidRDefault="00E02224" w:rsidP="00AE159D">
            <w:pPr>
              <w:rPr>
                <w:del w:id="5614" w:author="Anees Shaikh" w:date="2013-10-06T21:58:00Z"/>
              </w:rPr>
              <w:pPrChange w:id="5615" w:author="Anees Shaikh" w:date="2013-10-06T21:59:00Z">
                <w:pPr>
                  <w:pStyle w:val="XML1"/>
                </w:pPr>
              </w:pPrChange>
            </w:pPr>
            <w:del w:id="5616" w:author="Anees Shaikh" w:date="2013-10-06T21:58:00Z">
              <w:r w:rsidDel="00AE159D">
                <w:delText xml:space="preserve">          &lt;/xs:element&gt;</w:delText>
              </w:r>
            </w:del>
          </w:p>
          <w:p w14:paraId="16BC1ED9" w14:textId="483B841E" w:rsidR="00E02224" w:rsidDel="00AE159D" w:rsidRDefault="00E02224" w:rsidP="00AE159D">
            <w:pPr>
              <w:rPr>
                <w:del w:id="5617" w:author="Anees Shaikh" w:date="2013-10-06T21:58:00Z"/>
              </w:rPr>
              <w:pPrChange w:id="5618" w:author="Anees Shaikh" w:date="2013-10-06T21:59:00Z">
                <w:pPr>
                  <w:pStyle w:val="XML1"/>
                </w:pPr>
              </w:pPrChange>
            </w:pPr>
            <w:del w:id="5619" w:author="Anees Shaikh" w:date="2013-10-06T21:58:00Z">
              <w:r w:rsidDel="00AE159D">
                <w:delText xml:space="preserve">          &lt;xs:element name="remote-endpoint-ipv6-adress"  type="inet:ipv6-address"&gt;</w:delText>
              </w:r>
            </w:del>
          </w:p>
          <w:p w14:paraId="49F82C2B" w14:textId="2E484F23" w:rsidR="00E02224" w:rsidDel="00AE159D" w:rsidRDefault="00E02224" w:rsidP="00AE159D">
            <w:pPr>
              <w:rPr>
                <w:del w:id="5620" w:author="Anees Shaikh" w:date="2013-10-06T21:58:00Z"/>
              </w:rPr>
              <w:pPrChange w:id="5621" w:author="Anees Shaikh" w:date="2013-10-06T21:59:00Z">
                <w:pPr>
                  <w:pStyle w:val="XML1"/>
                </w:pPr>
              </w:pPrChange>
            </w:pPr>
            <w:del w:id="5622" w:author="Anees Shaikh" w:date="2013-10-06T21:58:00Z">
              <w:r w:rsidDel="00AE159D">
                <w:delText xml:space="preserve">            &lt;xs:annotation&gt;</w:delText>
              </w:r>
            </w:del>
          </w:p>
          <w:p w14:paraId="50C35672" w14:textId="481092C5" w:rsidR="00E02224" w:rsidDel="00AE159D" w:rsidRDefault="00E02224" w:rsidP="00AE159D">
            <w:pPr>
              <w:rPr>
                <w:del w:id="5623" w:author="Anees Shaikh" w:date="2013-10-06T21:58:00Z"/>
              </w:rPr>
              <w:pPrChange w:id="5624" w:author="Anees Shaikh" w:date="2013-10-06T21:59:00Z">
                <w:pPr>
                  <w:pStyle w:val="XML1"/>
                </w:pPr>
              </w:pPrChange>
            </w:pPr>
            <w:del w:id="5625" w:author="Anees Shaikh" w:date="2013-10-06T21:58:00Z">
              <w:r w:rsidDel="00AE159D">
                <w:delText xml:space="preserve">              &lt;xs:documentation&gt;</w:delText>
              </w:r>
            </w:del>
          </w:p>
          <w:p w14:paraId="70D831AC" w14:textId="3EDB69C8" w:rsidR="00E02224" w:rsidDel="00AE159D" w:rsidRDefault="00E02224" w:rsidP="00AE159D">
            <w:pPr>
              <w:rPr>
                <w:del w:id="5626" w:author="Anees Shaikh" w:date="2013-10-06T21:58:00Z"/>
              </w:rPr>
              <w:pPrChange w:id="5627" w:author="Anees Shaikh" w:date="2013-10-06T21:59:00Z">
                <w:pPr>
                  <w:pStyle w:val="XML1"/>
                </w:pPr>
              </w:pPrChange>
            </w:pPr>
            <w:del w:id="5628" w:author="Anees Shaikh" w:date="2013-10-06T21:58:00Z">
              <w:r w:rsidDel="00AE159D">
                <w:delText xml:space="preserve">                The IPv6 address of the remote tunnel</w:delText>
              </w:r>
            </w:del>
          </w:p>
          <w:p w14:paraId="30F680A8" w14:textId="0275EBCF" w:rsidR="00E02224" w:rsidDel="00AE159D" w:rsidRDefault="00E02224" w:rsidP="00AE159D">
            <w:pPr>
              <w:rPr>
                <w:del w:id="5629" w:author="Anees Shaikh" w:date="2013-10-06T21:58:00Z"/>
              </w:rPr>
              <w:pPrChange w:id="5630" w:author="Anees Shaikh" w:date="2013-10-06T21:59:00Z">
                <w:pPr>
                  <w:pStyle w:val="XML1"/>
                </w:pPr>
              </w:pPrChange>
            </w:pPr>
            <w:del w:id="5631" w:author="Anees Shaikh" w:date="2013-10-06T21:58:00Z">
              <w:r w:rsidDel="00AE159D">
                <w:delText xml:space="preserve">                endpoint.</w:delText>
              </w:r>
            </w:del>
          </w:p>
          <w:p w14:paraId="7BB27988" w14:textId="00E428FD" w:rsidR="00E02224" w:rsidDel="00AE159D" w:rsidRDefault="00E02224" w:rsidP="00AE159D">
            <w:pPr>
              <w:rPr>
                <w:del w:id="5632" w:author="Anees Shaikh" w:date="2013-10-06T21:58:00Z"/>
              </w:rPr>
              <w:pPrChange w:id="5633" w:author="Anees Shaikh" w:date="2013-10-06T21:59:00Z">
                <w:pPr>
                  <w:pStyle w:val="XML1"/>
                </w:pPr>
              </w:pPrChange>
            </w:pPr>
            <w:del w:id="5634" w:author="Anees Shaikh" w:date="2013-10-06T21:58:00Z">
              <w:r w:rsidDel="00AE159D">
                <w:delText xml:space="preserve">              &lt;/xs:documentation&gt;</w:delText>
              </w:r>
            </w:del>
          </w:p>
          <w:p w14:paraId="08ED41B5" w14:textId="4C051BA6" w:rsidR="00E02224" w:rsidDel="00AE159D" w:rsidRDefault="00E02224" w:rsidP="00AE159D">
            <w:pPr>
              <w:rPr>
                <w:del w:id="5635" w:author="Anees Shaikh" w:date="2013-10-06T21:58:00Z"/>
              </w:rPr>
              <w:pPrChange w:id="5636" w:author="Anees Shaikh" w:date="2013-10-06T21:59:00Z">
                <w:pPr>
                  <w:pStyle w:val="XML1"/>
                </w:pPr>
              </w:pPrChange>
            </w:pPr>
            <w:del w:id="5637" w:author="Anees Shaikh" w:date="2013-10-06T21:58:00Z">
              <w:r w:rsidDel="00AE159D">
                <w:delText xml:space="preserve">            &lt;/xs:annotation&gt;</w:delText>
              </w:r>
            </w:del>
          </w:p>
          <w:p w14:paraId="10FE746E" w14:textId="7B028071" w:rsidR="00E02224" w:rsidDel="00AE159D" w:rsidRDefault="00E02224" w:rsidP="00AE159D">
            <w:pPr>
              <w:rPr>
                <w:del w:id="5638" w:author="Anees Shaikh" w:date="2013-10-06T21:58:00Z"/>
              </w:rPr>
              <w:pPrChange w:id="5639" w:author="Anees Shaikh" w:date="2013-10-06T21:59:00Z">
                <w:pPr>
                  <w:pStyle w:val="XML1"/>
                </w:pPr>
              </w:pPrChange>
            </w:pPr>
            <w:del w:id="5640" w:author="Anees Shaikh" w:date="2013-10-06T21:58:00Z">
              <w:r w:rsidDel="00AE159D">
                <w:delText xml:space="preserve">          &lt;/xs:element&gt;</w:delText>
              </w:r>
            </w:del>
          </w:p>
          <w:p w14:paraId="0CC551DE" w14:textId="2A0677A6" w:rsidR="00E02224" w:rsidDel="00AE159D" w:rsidRDefault="00E02224" w:rsidP="00AE159D">
            <w:pPr>
              <w:rPr>
                <w:del w:id="5641" w:author="Anees Shaikh" w:date="2013-10-06T21:58:00Z"/>
              </w:rPr>
              <w:pPrChange w:id="5642" w:author="Anees Shaikh" w:date="2013-10-06T21:59:00Z">
                <w:pPr>
                  <w:pStyle w:val="XML1"/>
                </w:pPr>
              </w:pPrChange>
            </w:pPr>
            <w:del w:id="5643" w:author="Anees Shaikh" w:date="2013-10-06T21:58:00Z">
              <w:r w:rsidDel="00AE159D">
                <w:delText xml:space="preserve">        &lt;/xs:sequence&gt;</w:delText>
              </w:r>
            </w:del>
          </w:p>
          <w:p w14:paraId="08E26414" w14:textId="5528D3E0" w:rsidR="00E02224" w:rsidDel="00AE159D" w:rsidRDefault="00E02224" w:rsidP="00AE159D">
            <w:pPr>
              <w:rPr>
                <w:del w:id="5644" w:author="Anees Shaikh" w:date="2013-10-06T21:58:00Z"/>
              </w:rPr>
              <w:pPrChange w:id="5645" w:author="Anees Shaikh" w:date="2013-10-06T21:59:00Z">
                <w:pPr>
                  <w:pStyle w:val="XML1"/>
                </w:pPr>
              </w:pPrChange>
            </w:pPr>
            <w:del w:id="5646" w:author="Anees Shaikh" w:date="2013-10-06T21:58:00Z">
              <w:r w:rsidDel="00AE159D">
                <w:delText xml:space="preserve">        &lt;xs:sequence&gt;</w:delText>
              </w:r>
            </w:del>
          </w:p>
          <w:p w14:paraId="7026101B" w14:textId="4D74B078" w:rsidR="00E02224" w:rsidDel="00AE159D" w:rsidRDefault="00E02224" w:rsidP="00AE159D">
            <w:pPr>
              <w:rPr>
                <w:del w:id="5647" w:author="Anees Shaikh" w:date="2013-10-06T21:58:00Z"/>
              </w:rPr>
              <w:pPrChange w:id="5648" w:author="Anees Shaikh" w:date="2013-10-06T21:59:00Z">
                <w:pPr>
                  <w:pStyle w:val="XML1"/>
                </w:pPr>
              </w:pPrChange>
            </w:pPr>
            <w:del w:id="5649" w:author="Anees Shaikh" w:date="2013-10-06T21:58:00Z">
              <w:r w:rsidDel="00AE159D">
                <w:delText xml:space="preserve">          &lt;xs:element name="local-endpoint-mac-adress"  type="yang:mac-address"&gt;</w:delText>
              </w:r>
            </w:del>
          </w:p>
          <w:p w14:paraId="7F44C887" w14:textId="10A2D34C" w:rsidR="00E02224" w:rsidDel="00AE159D" w:rsidRDefault="00E02224" w:rsidP="00AE159D">
            <w:pPr>
              <w:rPr>
                <w:del w:id="5650" w:author="Anees Shaikh" w:date="2013-10-06T21:58:00Z"/>
              </w:rPr>
              <w:pPrChange w:id="5651" w:author="Anees Shaikh" w:date="2013-10-06T21:59:00Z">
                <w:pPr>
                  <w:pStyle w:val="XML1"/>
                </w:pPr>
              </w:pPrChange>
            </w:pPr>
            <w:del w:id="5652" w:author="Anees Shaikh" w:date="2013-10-06T21:58:00Z">
              <w:r w:rsidDel="00AE159D">
                <w:delText xml:space="preserve">            &lt;xs:annotation&gt;</w:delText>
              </w:r>
            </w:del>
          </w:p>
          <w:p w14:paraId="0CCDD277" w14:textId="5190CD12" w:rsidR="00E02224" w:rsidDel="00AE159D" w:rsidRDefault="00E02224" w:rsidP="00AE159D">
            <w:pPr>
              <w:rPr>
                <w:del w:id="5653" w:author="Anees Shaikh" w:date="2013-10-06T21:58:00Z"/>
              </w:rPr>
              <w:pPrChange w:id="5654" w:author="Anees Shaikh" w:date="2013-10-06T21:59:00Z">
                <w:pPr>
                  <w:pStyle w:val="XML1"/>
                </w:pPr>
              </w:pPrChange>
            </w:pPr>
            <w:del w:id="5655" w:author="Anees Shaikh" w:date="2013-10-06T21:58:00Z">
              <w:r w:rsidDel="00AE159D">
                <w:delText xml:space="preserve">              &lt;xs:documentation&gt;</w:delText>
              </w:r>
            </w:del>
          </w:p>
          <w:p w14:paraId="4F0FD69A" w14:textId="3B1809CD" w:rsidR="00E02224" w:rsidDel="00AE159D" w:rsidRDefault="00E02224" w:rsidP="00AE159D">
            <w:pPr>
              <w:rPr>
                <w:del w:id="5656" w:author="Anees Shaikh" w:date="2013-10-06T21:58:00Z"/>
              </w:rPr>
              <w:pPrChange w:id="5657" w:author="Anees Shaikh" w:date="2013-10-06T21:59:00Z">
                <w:pPr>
                  <w:pStyle w:val="XML1"/>
                </w:pPr>
              </w:pPrChange>
            </w:pPr>
            <w:del w:id="5658" w:author="Anees Shaikh" w:date="2013-10-06T21:58:00Z">
              <w:r w:rsidDel="00AE159D">
                <w:delText xml:space="preserve">                The MAC address of the local tunnel</w:delText>
              </w:r>
            </w:del>
          </w:p>
          <w:p w14:paraId="2DA8B4B4" w14:textId="243CC448" w:rsidR="00E02224" w:rsidDel="00AE159D" w:rsidRDefault="00E02224" w:rsidP="00AE159D">
            <w:pPr>
              <w:rPr>
                <w:del w:id="5659" w:author="Anees Shaikh" w:date="2013-10-06T21:58:00Z"/>
              </w:rPr>
              <w:pPrChange w:id="5660" w:author="Anees Shaikh" w:date="2013-10-06T21:59:00Z">
                <w:pPr>
                  <w:pStyle w:val="XML1"/>
                </w:pPr>
              </w:pPrChange>
            </w:pPr>
            <w:del w:id="5661" w:author="Anees Shaikh" w:date="2013-10-06T21:58:00Z">
              <w:r w:rsidDel="00AE159D">
                <w:delText xml:space="preserve">                endpoint.</w:delText>
              </w:r>
            </w:del>
          </w:p>
          <w:p w14:paraId="3C29204D" w14:textId="4A42CA95" w:rsidR="00E02224" w:rsidDel="00AE159D" w:rsidRDefault="00E02224" w:rsidP="00AE159D">
            <w:pPr>
              <w:rPr>
                <w:del w:id="5662" w:author="Anees Shaikh" w:date="2013-10-06T21:58:00Z"/>
              </w:rPr>
              <w:pPrChange w:id="5663" w:author="Anees Shaikh" w:date="2013-10-06T21:59:00Z">
                <w:pPr>
                  <w:pStyle w:val="XML1"/>
                </w:pPr>
              </w:pPrChange>
            </w:pPr>
            <w:del w:id="5664" w:author="Anees Shaikh" w:date="2013-10-06T21:58:00Z">
              <w:r w:rsidDel="00AE159D">
                <w:delText xml:space="preserve">              &lt;/xs:documentation&gt;</w:delText>
              </w:r>
            </w:del>
          </w:p>
          <w:p w14:paraId="10C90BAF" w14:textId="7F629A74" w:rsidR="00E02224" w:rsidDel="00AE159D" w:rsidRDefault="00E02224" w:rsidP="00AE159D">
            <w:pPr>
              <w:rPr>
                <w:del w:id="5665" w:author="Anees Shaikh" w:date="2013-10-06T21:58:00Z"/>
              </w:rPr>
              <w:pPrChange w:id="5666" w:author="Anees Shaikh" w:date="2013-10-06T21:59:00Z">
                <w:pPr>
                  <w:pStyle w:val="XML1"/>
                </w:pPr>
              </w:pPrChange>
            </w:pPr>
            <w:del w:id="5667" w:author="Anees Shaikh" w:date="2013-10-06T21:58:00Z">
              <w:r w:rsidDel="00AE159D">
                <w:delText xml:space="preserve">            &lt;/xs:annotation&gt;</w:delText>
              </w:r>
            </w:del>
          </w:p>
          <w:p w14:paraId="0BD1E6A9" w14:textId="04CC5CAA" w:rsidR="00E02224" w:rsidDel="00AE159D" w:rsidRDefault="00E02224" w:rsidP="00AE159D">
            <w:pPr>
              <w:rPr>
                <w:del w:id="5668" w:author="Anees Shaikh" w:date="2013-10-06T21:58:00Z"/>
              </w:rPr>
              <w:pPrChange w:id="5669" w:author="Anees Shaikh" w:date="2013-10-06T21:59:00Z">
                <w:pPr>
                  <w:pStyle w:val="XML1"/>
                </w:pPr>
              </w:pPrChange>
            </w:pPr>
            <w:del w:id="5670" w:author="Anees Shaikh" w:date="2013-10-06T21:58:00Z">
              <w:r w:rsidDel="00AE159D">
                <w:delText xml:space="preserve">          &lt;/xs:element&gt;</w:delText>
              </w:r>
            </w:del>
          </w:p>
          <w:p w14:paraId="0E8A89B6" w14:textId="2F0B9770" w:rsidR="00E02224" w:rsidDel="00AE159D" w:rsidRDefault="00E02224" w:rsidP="00AE159D">
            <w:pPr>
              <w:rPr>
                <w:del w:id="5671" w:author="Anees Shaikh" w:date="2013-10-06T21:58:00Z"/>
              </w:rPr>
              <w:pPrChange w:id="5672" w:author="Anees Shaikh" w:date="2013-10-06T21:59:00Z">
                <w:pPr>
                  <w:pStyle w:val="XML1"/>
                </w:pPr>
              </w:pPrChange>
            </w:pPr>
            <w:del w:id="5673" w:author="Anees Shaikh" w:date="2013-10-06T21:58:00Z">
              <w:r w:rsidDel="00AE159D">
                <w:delText xml:space="preserve">          &lt;xs:element name="remote-endpoint-mac-adress"  type="yang:mac-address"&gt;</w:delText>
              </w:r>
            </w:del>
          </w:p>
          <w:p w14:paraId="73D1B3F3" w14:textId="6ABD6792" w:rsidR="00E02224" w:rsidDel="00AE159D" w:rsidRDefault="00E02224" w:rsidP="00AE159D">
            <w:pPr>
              <w:rPr>
                <w:del w:id="5674" w:author="Anees Shaikh" w:date="2013-10-06T21:58:00Z"/>
              </w:rPr>
              <w:pPrChange w:id="5675" w:author="Anees Shaikh" w:date="2013-10-06T21:59:00Z">
                <w:pPr>
                  <w:pStyle w:val="XML1"/>
                </w:pPr>
              </w:pPrChange>
            </w:pPr>
            <w:del w:id="5676" w:author="Anees Shaikh" w:date="2013-10-06T21:58:00Z">
              <w:r w:rsidDel="00AE159D">
                <w:delText xml:space="preserve">            &lt;xs:annotation&gt;</w:delText>
              </w:r>
            </w:del>
          </w:p>
          <w:p w14:paraId="4EF17141" w14:textId="7F3B3B9B" w:rsidR="00E02224" w:rsidDel="00AE159D" w:rsidRDefault="00E02224" w:rsidP="00AE159D">
            <w:pPr>
              <w:rPr>
                <w:del w:id="5677" w:author="Anees Shaikh" w:date="2013-10-06T21:58:00Z"/>
              </w:rPr>
              <w:pPrChange w:id="5678" w:author="Anees Shaikh" w:date="2013-10-06T21:59:00Z">
                <w:pPr>
                  <w:pStyle w:val="XML1"/>
                </w:pPr>
              </w:pPrChange>
            </w:pPr>
            <w:del w:id="5679" w:author="Anees Shaikh" w:date="2013-10-06T21:58:00Z">
              <w:r w:rsidDel="00AE159D">
                <w:delText xml:space="preserve">              &lt;xs:documentation&gt;</w:delText>
              </w:r>
            </w:del>
          </w:p>
          <w:p w14:paraId="1F92ADBF" w14:textId="1E6A94E8" w:rsidR="00E02224" w:rsidDel="00AE159D" w:rsidRDefault="00E02224" w:rsidP="00AE159D">
            <w:pPr>
              <w:rPr>
                <w:del w:id="5680" w:author="Anees Shaikh" w:date="2013-10-06T21:58:00Z"/>
              </w:rPr>
              <w:pPrChange w:id="5681" w:author="Anees Shaikh" w:date="2013-10-06T21:59:00Z">
                <w:pPr>
                  <w:pStyle w:val="XML1"/>
                </w:pPr>
              </w:pPrChange>
            </w:pPr>
            <w:del w:id="5682" w:author="Anees Shaikh" w:date="2013-10-06T21:58:00Z">
              <w:r w:rsidDel="00AE159D">
                <w:delText xml:space="preserve">                The MAC address of the remote tunnel</w:delText>
              </w:r>
            </w:del>
          </w:p>
          <w:p w14:paraId="592037C6" w14:textId="79DF5BD3" w:rsidR="00E02224" w:rsidDel="00AE159D" w:rsidRDefault="00E02224" w:rsidP="00AE159D">
            <w:pPr>
              <w:rPr>
                <w:del w:id="5683" w:author="Anees Shaikh" w:date="2013-10-06T21:58:00Z"/>
              </w:rPr>
              <w:pPrChange w:id="5684" w:author="Anees Shaikh" w:date="2013-10-06T21:59:00Z">
                <w:pPr>
                  <w:pStyle w:val="XML1"/>
                </w:pPr>
              </w:pPrChange>
            </w:pPr>
            <w:del w:id="5685" w:author="Anees Shaikh" w:date="2013-10-06T21:58:00Z">
              <w:r w:rsidDel="00AE159D">
                <w:delText xml:space="preserve">                endpoint.</w:delText>
              </w:r>
            </w:del>
          </w:p>
          <w:p w14:paraId="44089A65" w14:textId="12AFBB8D" w:rsidR="00E02224" w:rsidDel="00AE159D" w:rsidRDefault="00E02224" w:rsidP="00AE159D">
            <w:pPr>
              <w:rPr>
                <w:del w:id="5686" w:author="Anees Shaikh" w:date="2013-10-06T21:58:00Z"/>
              </w:rPr>
              <w:pPrChange w:id="5687" w:author="Anees Shaikh" w:date="2013-10-06T21:59:00Z">
                <w:pPr>
                  <w:pStyle w:val="XML1"/>
                </w:pPr>
              </w:pPrChange>
            </w:pPr>
            <w:del w:id="5688" w:author="Anees Shaikh" w:date="2013-10-06T21:58:00Z">
              <w:r w:rsidDel="00AE159D">
                <w:delText xml:space="preserve">              &lt;/xs:documentation&gt;</w:delText>
              </w:r>
            </w:del>
          </w:p>
          <w:p w14:paraId="1917EB03" w14:textId="7ABACCE9" w:rsidR="00E02224" w:rsidDel="00AE159D" w:rsidRDefault="00E02224" w:rsidP="00AE159D">
            <w:pPr>
              <w:rPr>
                <w:del w:id="5689" w:author="Anees Shaikh" w:date="2013-10-06T21:58:00Z"/>
              </w:rPr>
              <w:pPrChange w:id="5690" w:author="Anees Shaikh" w:date="2013-10-06T21:59:00Z">
                <w:pPr>
                  <w:pStyle w:val="XML1"/>
                </w:pPr>
              </w:pPrChange>
            </w:pPr>
            <w:del w:id="5691" w:author="Anees Shaikh" w:date="2013-10-06T21:58:00Z">
              <w:r w:rsidDel="00AE159D">
                <w:delText xml:space="preserve">            &lt;/xs:annotation&gt;</w:delText>
              </w:r>
            </w:del>
          </w:p>
          <w:p w14:paraId="459F8F28" w14:textId="6B540BCA" w:rsidR="00E02224" w:rsidDel="00AE159D" w:rsidRDefault="00E02224" w:rsidP="00AE159D">
            <w:pPr>
              <w:rPr>
                <w:del w:id="5692" w:author="Anees Shaikh" w:date="2013-10-06T21:58:00Z"/>
              </w:rPr>
              <w:pPrChange w:id="5693" w:author="Anees Shaikh" w:date="2013-10-06T21:59:00Z">
                <w:pPr>
                  <w:pStyle w:val="XML1"/>
                </w:pPr>
              </w:pPrChange>
            </w:pPr>
            <w:del w:id="5694" w:author="Anees Shaikh" w:date="2013-10-06T21:58:00Z">
              <w:r w:rsidDel="00AE159D">
                <w:delText xml:space="preserve">          &lt;/xs:element&gt;</w:delText>
              </w:r>
            </w:del>
          </w:p>
          <w:p w14:paraId="1543CCCC" w14:textId="12553C0C" w:rsidR="00E02224" w:rsidDel="00AE159D" w:rsidRDefault="00E02224" w:rsidP="00AE159D">
            <w:pPr>
              <w:rPr>
                <w:del w:id="5695" w:author="Anees Shaikh" w:date="2013-10-06T21:58:00Z"/>
              </w:rPr>
              <w:pPrChange w:id="5696" w:author="Anees Shaikh" w:date="2013-10-06T21:59:00Z">
                <w:pPr>
                  <w:pStyle w:val="XML1"/>
                </w:pPr>
              </w:pPrChange>
            </w:pPr>
            <w:del w:id="5697" w:author="Anees Shaikh" w:date="2013-10-06T21:58:00Z">
              <w:r w:rsidDel="00AE159D">
                <w:delText xml:space="preserve">        &lt;/xs:sequence&gt;</w:delText>
              </w:r>
            </w:del>
          </w:p>
          <w:p w14:paraId="65146AB9" w14:textId="6AED4EFB" w:rsidR="00E02224" w:rsidDel="00AE159D" w:rsidRDefault="00E02224" w:rsidP="00AE159D">
            <w:pPr>
              <w:rPr>
                <w:del w:id="5698" w:author="Anees Shaikh" w:date="2013-10-06T21:58:00Z"/>
              </w:rPr>
              <w:pPrChange w:id="5699" w:author="Anees Shaikh" w:date="2013-10-06T21:59:00Z">
                <w:pPr>
                  <w:pStyle w:val="XML1"/>
                </w:pPr>
              </w:pPrChange>
            </w:pPr>
            <w:del w:id="5700" w:author="Anees Shaikh" w:date="2013-10-06T21:58:00Z">
              <w:r w:rsidDel="00AE159D">
                <w:delText xml:space="preserve">      &lt;/xs:choice&gt;</w:delText>
              </w:r>
            </w:del>
          </w:p>
          <w:p w14:paraId="5B4F3963" w14:textId="2CFBDCFC" w:rsidR="00E02224" w:rsidDel="00AE159D" w:rsidRDefault="00E02224" w:rsidP="00AE159D">
            <w:pPr>
              <w:rPr>
                <w:del w:id="5701" w:author="Anees Shaikh" w:date="2013-10-06T21:58:00Z"/>
              </w:rPr>
              <w:pPrChange w:id="5702" w:author="Anees Shaikh" w:date="2013-10-06T21:59:00Z">
                <w:pPr>
                  <w:pStyle w:val="XML1"/>
                </w:pPr>
              </w:pPrChange>
            </w:pPr>
            <w:del w:id="5703" w:author="Anees Shaikh" w:date="2013-10-06T21:58:00Z">
              <w:r w:rsidDel="00AE159D">
                <w:delText xml:space="preserve">    &lt;/xs:sequence&gt;</w:delText>
              </w:r>
            </w:del>
          </w:p>
          <w:p w14:paraId="09596050" w14:textId="5559754E" w:rsidR="00E02224" w:rsidDel="00AE159D" w:rsidRDefault="00E02224" w:rsidP="00AE159D">
            <w:pPr>
              <w:rPr>
                <w:del w:id="5704" w:author="Anees Shaikh" w:date="2013-10-06T21:58:00Z"/>
              </w:rPr>
              <w:pPrChange w:id="5705" w:author="Anees Shaikh" w:date="2013-10-06T21:59:00Z">
                <w:pPr>
                  <w:pStyle w:val="XML1"/>
                </w:pPr>
              </w:pPrChange>
            </w:pPr>
            <w:del w:id="5706" w:author="Anees Shaikh" w:date="2013-10-06T21:58:00Z">
              <w:r w:rsidDel="00AE159D">
                <w:delText xml:space="preserve">  &lt;/xs:group&gt;</w:delText>
              </w:r>
            </w:del>
          </w:p>
          <w:p w14:paraId="44D08C44" w14:textId="63F60F4B" w:rsidR="00E02224" w:rsidDel="00AE159D" w:rsidRDefault="00E02224" w:rsidP="00AE159D">
            <w:pPr>
              <w:rPr>
                <w:del w:id="5707" w:author="Anees Shaikh" w:date="2013-10-06T21:58:00Z"/>
              </w:rPr>
              <w:pPrChange w:id="5708" w:author="Anees Shaikh" w:date="2013-10-06T21:59:00Z">
                <w:pPr>
                  <w:pStyle w:val="XML1"/>
                </w:pPr>
              </w:pPrChange>
            </w:pPr>
          </w:p>
          <w:p w14:paraId="0FA1F72E" w14:textId="71B5A7E7" w:rsidR="00E02224" w:rsidDel="00AE159D" w:rsidRDefault="00E02224" w:rsidP="00AE159D">
            <w:pPr>
              <w:rPr>
                <w:del w:id="5709" w:author="Anees Shaikh" w:date="2013-10-06T21:58:00Z"/>
              </w:rPr>
              <w:pPrChange w:id="5710" w:author="Anees Shaikh" w:date="2013-10-06T21:59:00Z">
                <w:pPr>
                  <w:pStyle w:val="XML1"/>
                </w:pPr>
              </w:pPrChange>
            </w:pPr>
            <w:del w:id="5711" w:author="Anees Shaikh" w:date="2013-10-06T21:58:00Z">
              <w:r w:rsidDel="00AE159D">
                <w:delText xml:space="preserve">  &lt;xs:group name="OFPortIPGRETunnelType"&gt;</w:delText>
              </w:r>
            </w:del>
          </w:p>
          <w:p w14:paraId="53945775" w14:textId="60F74C31" w:rsidR="00E02224" w:rsidDel="00AE159D" w:rsidRDefault="00E02224" w:rsidP="00AE159D">
            <w:pPr>
              <w:rPr>
                <w:del w:id="5712" w:author="Anees Shaikh" w:date="2013-10-06T21:58:00Z"/>
              </w:rPr>
              <w:pPrChange w:id="5713" w:author="Anees Shaikh" w:date="2013-10-06T21:59:00Z">
                <w:pPr>
                  <w:pStyle w:val="XML1"/>
                </w:pPr>
              </w:pPrChange>
            </w:pPr>
            <w:del w:id="5714" w:author="Anees Shaikh" w:date="2013-10-06T21:58:00Z">
              <w:r w:rsidDel="00AE159D">
                <w:delText xml:space="preserve">    &lt;xs:annotation&gt;</w:delText>
              </w:r>
            </w:del>
          </w:p>
          <w:p w14:paraId="7CEC02BC" w14:textId="0A32D6A3" w:rsidR="00E02224" w:rsidDel="00AE159D" w:rsidRDefault="00E02224" w:rsidP="00AE159D">
            <w:pPr>
              <w:rPr>
                <w:del w:id="5715" w:author="Anees Shaikh" w:date="2013-10-06T21:58:00Z"/>
              </w:rPr>
              <w:pPrChange w:id="5716" w:author="Anees Shaikh" w:date="2013-10-06T21:59:00Z">
                <w:pPr>
                  <w:pStyle w:val="XML1"/>
                </w:pPr>
              </w:pPrChange>
            </w:pPr>
            <w:del w:id="5717" w:author="Anees Shaikh" w:date="2013-10-06T21:58:00Z">
              <w:r w:rsidDel="00AE159D">
                <w:delText xml:space="preserve">      &lt;xs:documentation&gt;</w:delText>
              </w:r>
            </w:del>
          </w:p>
          <w:p w14:paraId="0531E155" w14:textId="2BE7B985" w:rsidR="00E02224" w:rsidDel="00AE159D" w:rsidRDefault="00E02224" w:rsidP="00AE159D">
            <w:pPr>
              <w:rPr>
                <w:del w:id="5718" w:author="Anees Shaikh" w:date="2013-10-06T21:58:00Z"/>
              </w:rPr>
              <w:pPrChange w:id="5719" w:author="Anees Shaikh" w:date="2013-10-06T21:59:00Z">
                <w:pPr>
                  <w:pStyle w:val="XML1"/>
                </w:pPr>
              </w:pPrChange>
            </w:pPr>
            <w:del w:id="5720" w:author="Anees Shaikh" w:date="2013-10-06T21:58:00Z">
              <w:r w:rsidDel="00AE159D">
                <w:delText xml:space="preserve">        Properties of a IP-in-GRE tunnel with key,</w:delText>
              </w:r>
            </w:del>
          </w:p>
          <w:p w14:paraId="659E3718" w14:textId="73C4F822" w:rsidR="00E02224" w:rsidDel="00AE159D" w:rsidRDefault="00E02224" w:rsidP="00AE159D">
            <w:pPr>
              <w:rPr>
                <w:del w:id="5721" w:author="Anees Shaikh" w:date="2013-10-06T21:58:00Z"/>
              </w:rPr>
              <w:pPrChange w:id="5722" w:author="Anees Shaikh" w:date="2013-10-06T21:59:00Z">
                <w:pPr>
                  <w:pStyle w:val="XML1"/>
                </w:pPr>
              </w:pPrChange>
            </w:pPr>
            <w:del w:id="5723" w:author="Anees Shaikh" w:date="2013-10-06T21:58:00Z">
              <w:r w:rsidDel="00AE159D">
                <w:delText xml:space="preserve">        checksum, and sequence number information.</w:delText>
              </w:r>
            </w:del>
          </w:p>
          <w:p w14:paraId="01B47CEC" w14:textId="667021DE" w:rsidR="00E02224" w:rsidDel="00AE159D" w:rsidRDefault="00E02224" w:rsidP="00AE159D">
            <w:pPr>
              <w:rPr>
                <w:del w:id="5724" w:author="Anees Shaikh" w:date="2013-10-06T21:58:00Z"/>
              </w:rPr>
              <w:pPrChange w:id="5725" w:author="Anees Shaikh" w:date="2013-10-06T21:59:00Z">
                <w:pPr>
                  <w:pStyle w:val="XML1"/>
                </w:pPr>
              </w:pPrChange>
            </w:pPr>
            <w:del w:id="5726" w:author="Anees Shaikh" w:date="2013-10-06T21:58:00Z">
              <w:r w:rsidDel="00AE159D">
                <w:delText xml:space="preserve">      &lt;/xs:documentation&gt;</w:delText>
              </w:r>
            </w:del>
          </w:p>
          <w:p w14:paraId="04291E1D" w14:textId="76D022AD" w:rsidR="00E02224" w:rsidDel="00AE159D" w:rsidRDefault="00E02224" w:rsidP="00AE159D">
            <w:pPr>
              <w:rPr>
                <w:del w:id="5727" w:author="Anees Shaikh" w:date="2013-10-06T21:58:00Z"/>
              </w:rPr>
              <w:pPrChange w:id="5728" w:author="Anees Shaikh" w:date="2013-10-06T21:59:00Z">
                <w:pPr>
                  <w:pStyle w:val="XML1"/>
                </w:pPr>
              </w:pPrChange>
            </w:pPr>
            <w:del w:id="5729" w:author="Anees Shaikh" w:date="2013-10-06T21:58:00Z">
              <w:r w:rsidDel="00AE159D">
                <w:delText xml:space="preserve">    &lt;/xs:annotation&gt;</w:delText>
              </w:r>
            </w:del>
          </w:p>
          <w:p w14:paraId="3874F0BE" w14:textId="29CF4FAB" w:rsidR="00E02224" w:rsidDel="00AE159D" w:rsidRDefault="00E02224" w:rsidP="00AE159D">
            <w:pPr>
              <w:rPr>
                <w:del w:id="5730" w:author="Anees Shaikh" w:date="2013-10-06T21:58:00Z"/>
              </w:rPr>
              <w:pPrChange w:id="5731" w:author="Anees Shaikh" w:date="2013-10-06T21:59:00Z">
                <w:pPr>
                  <w:pStyle w:val="XML1"/>
                </w:pPr>
              </w:pPrChange>
            </w:pPr>
          </w:p>
          <w:p w14:paraId="794467F5" w14:textId="113020AD" w:rsidR="00E02224" w:rsidDel="00AE159D" w:rsidRDefault="00E02224" w:rsidP="00AE159D">
            <w:pPr>
              <w:rPr>
                <w:del w:id="5732" w:author="Anees Shaikh" w:date="2013-10-06T21:58:00Z"/>
              </w:rPr>
              <w:pPrChange w:id="5733" w:author="Anees Shaikh" w:date="2013-10-06T21:59:00Z">
                <w:pPr>
                  <w:pStyle w:val="XML1"/>
                </w:pPr>
              </w:pPrChange>
            </w:pPr>
            <w:del w:id="5734" w:author="Anees Shaikh" w:date="2013-10-06T21:58:00Z">
              <w:r w:rsidDel="00AE159D">
                <w:delText xml:space="preserve">    &lt;xs:sequence&gt;</w:delText>
              </w:r>
            </w:del>
          </w:p>
          <w:p w14:paraId="50550A61" w14:textId="7E62403F" w:rsidR="00E02224" w:rsidDel="00AE159D" w:rsidRDefault="00E02224" w:rsidP="00AE159D">
            <w:pPr>
              <w:rPr>
                <w:del w:id="5735" w:author="Anees Shaikh" w:date="2013-10-06T21:58:00Z"/>
              </w:rPr>
              <w:pPrChange w:id="5736" w:author="Anees Shaikh" w:date="2013-10-06T21:59:00Z">
                <w:pPr>
                  <w:pStyle w:val="XML1"/>
                </w:pPr>
              </w:pPrChange>
            </w:pPr>
            <w:del w:id="5737" w:author="Anees Shaikh" w:date="2013-10-06T21:58:00Z">
              <w:r w:rsidDel="00AE159D">
                <w:delText xml:space="preserve">      &lt;xs:group ref="OFPortBaseTunnelType"/&gt;</w:delText>
              </w:r>
            </w:del>
          </w:p>
          <w:p w14:paraId="697C0620" w14:textId="491CEB3A" w:rsidR="00E02224" w:rsidDel="00AE159D" w:rsidRDefault="00E02224" w:rsidP="00AE159D">
            <w:pPr>
              <w:rPr>
                <w:del w:id="5738" w:author="Anees Shaikh" w:date="2013-10-06T21:58:00Z"/>
              </w:rPr>
              <w:pPrChange w:id="5739" w:author="Anees Shaikh" w:date="2013-10-06T21:59:00Z">
                <w:pPr>
                  <w:pStyle w:val="XML1"/>
                </w:pPr>
              </w:pPrChange>
            </w:pPr>
            <w:del w:id="5740" w:author="Anees Shaikh" w:date="2013-10-06T21:58:00Z">
              <w:r w:rsidDel="00AE159D">
                <w:delText xml:space="preserve">      &lt;xs:element name="checksum-present"  type="xs:boolean"&gt;</w:delText>
              </w:r>
            </w:del>
          </w:p>
          <w:p w14:paraId="5603E020" w14:textId="7578E4E3" w:rsidR="00E02224" w:rsidDel="00AE159D" w:rsidRDefault="00E02224" w:rsidP="00AE159D">
            <w:pPr>
              <w:rPr>
                <w:del w:id="5741" w:author="Anees Shaikh" w:date="2013-10-06T21:58:00Z"/>
              </w:rPr>
              <w:pPrChange w:id="5742" w:author="Anees Shaikh" w:date="2013-10-06T21:59:00Z">
                <w:pPr>
                  <w:pStyle w:val="XML1"/>
                </w:pPr>
              </w:pPrChange>
            </w:pPr>
            <w:del w:id="5743" w:author="Anees Shaikh" w:date="2013-10-06T21:58:00Z">
              <w:r w:rsidDel="00AE159D">
                <w:delText xml:space="preserve">        &lt;xs:annotation&gt;</w:delText>
              </w:r>
            </w:del>
          </w:p>
          <w:p w14:paraId="6DBA180B" w14:textId="39F1C9FB" w:rsidR="00E02224" w:rsidDel="00AE159D" w:rsidRDefault="00E02224" w:rsidP="00AE159D">
            <w:pPr>
              <w:rPr>
                <w:del w:id="5744" w:author="Anees Shaikh" w:date="2013-10-06T21:58:00Z"/>
              </w:rPr>
              <w:pPrChange w:id="5745" w:author="Anees Shaikh" w:date="2013-10-06T21:59:00Z">
                <w:pPr>
                  <w:pStyle w:val="XML1"/>
                </w:pPr>
              </w:pPrChange>
            </w:pPr>
            <w:del w:id="5746" w:author="Anees Shaikh" w:date="2013-10-06T21:58:00Z">
              <w:r w:rsidDel="00AE159D">
                <w:delText xml:space="preserve">          &lt;xs:documentation&gt;</w:delText>
              </w:r>
            </w:del>
          </w:p>
          <w:p w14:paraId="173957D5" w14:textId="0BDE8338" w:rsidR="00E02224" w:rsidDel="00AE159D" w:rsidRDefault="00E02224" w:rsidP="00AE159D">
            <w:pPr>
              <w:rPr>
                <w:del w:id="5747" w:author="Anees Shaikh" w:date="2013-10-06T21:58:00Z"/>
              </w:rPr>
              <w:pPrChange w:id="5748" w:author="Anees Shaikh" w:date="2013-10-06T21:59:00Z">
                <w:pPr>
                  <w:pStyle w:val="XML1"/>
                </w:pPr>
              </w:pPrChange>
            </w:pPr>
            <w:del w:id="5749" w:author="Anees Shaikh" w:date="2013-10-06T21:58:00Z">
              <w:r w:rsidDel="00AE159D">
                <w:delText xml:space="preserve">            Indicates presence of the GRE checksum.</w:delText>
              </w:r>
            </w:del>
          </w:p>
          <w:p w14:paraId="0DEB4732" w14:textId="725CB76F" w:rsidR="00E02224" w:rsidDel="00AE159D" w:rsidRDefault="00E02224" w:rsidP="00AE159D">
            <w:pPr>
              <w:rPr>
                <w:del w:id="5750" w:author="Anees Shaikh" w:date="2013-10-06T21:58:00Z"/>
              </w:rPr>
              <w:pPrChange w:id="5751" w:author="Anees Shaikh" w:date="2013-10-06T21:59:00Z">
                <w:pPr>
                  <w:pStyle w:val="XML1"/>
                </w:pPr>
              </w:pPrChange>
            </w:pPr>
            <w:del w:id="5752" w:author="Anees Shaikh" w:date="2013-10-06T21:58:00Z">
              <w:r w:rsidDel="00AE159D">
                <w:delText xml:space="preserve">          &lt;/xs:documentation&gt;</w:delText>
              </w:r>
            </w:del>
          </w:p>
          <w:p w14:paraId="16170137" w14:textId="69F61116" w:rsidR="00E02224" w:rsidDel="00AE159D" w:rsidRDefault="00E02224" w:rsidP="00AE159D">
            <w:pPr>
              <w:rPr>
                <w:del w:id="5753" w:author="Anees Shaikh" w:date="2013-10-06T21:58:00Z"/>
              </w:rPr>
              <w:pPrChange w:id="5754" w:author="Anees Shaikh" w:date="2013-10-06T21:59:00Z">
                <w:pPr>
                  <w:pStyle w:val="XML1"/>
                </w:pPr>
              </w:pPrChange>
            </w:pPr>
            <w:del w:id="5755" w:author="Anees Shaikh" w:date="2013-10-06T21:58:00Z">
              <w:r w:rsidDel="00AE159D">
                <w:delText xml:space="preserve">        &lt;/xs:annotation&gt;</w:delText>
              </w:r>
            </w:del>
          </w:p>
          <w:p w14:paraId="0B96495D" w14:textId="1FFA6B43" w:rsidR="00E02224" w:rsidDel="00AE159D" w:rsidRDefault="00E02224" w:rsidP="00AE159D">
            <w:pPr>
              <w:rPr>
                <w:del w:id="5756" w:author="Anees Shaikh" w:date="2013-10-06T21:58:00Z"/>
              </w:rPr>
              <w:pPrChange w:id="5757" w:author="Anees Shaikh" w:date="2013-10-06T21:59:00Z">
                <w:pPr>
                  <w:pStyle w:val="XML1"/>
                </w:pPr>
              </w:pPrChange>
            </w:pPr>
            <w:del w:id="5758" w:author="Anees Shaikh" w:date="2013-10-06T21:58:00Z">
              <w:r w:rsidDel="00AE159D">
                <w:delText xml:space="preserve">      &lt;/xs:element&gt;</w:delText>
              </w:r>
            </w:del>
          </w:p>
          <w:p w14:paraId="1F8938F9" w14:textId="64F19CE3" w:rsidR="00E02224" w:rsidDel="00AE159D" w:rsidRDefault="00E02224" w:rsidP="00AE159D">
            <w:pPr>
              <w:rPr>
                <w:del w:id="5759" w:author="Anees Shaikh" w:date="2013-10-06T21:58:00Z"/>
              </w:rPr>
              <w:pPrChange w:id="5760" w:author="Anees Shaikh" w:date="2013-10-06T21:59:00Z">
                <w:pPr>
                  <w:pStyle w:val="XML1"/>
                </w:pPr>
              </w:pPrChange>
            </w:pPr>
            <w:del w:id="5761" w:author="Anees Shaikh" w:date="2013-10-06T21:58:00Z">
              <w:r w:rsidDel="00AE159D">
                <w:delText xml:space="preserve">      &lt;xs:element name="key-present"  type="xs:boolean"&gt;</w:delText>
              </w:r>
            </w:del>
          </w:p>
          <w:p w14:paraId="6E5B672B" w14:textId="7B8463DC" w:rsidR="00E02224" w:rsidDel="00AE159D" w:rsidRDefault="00E02224" w:rsidP="00AE159D">
            <w:pPr>
              <w:rPr>
                <w:del w:id="5762" w:author="Anees Shaikh" w:date="2013-10-06T21:58:00Z"/>
              </w:rPr>
              <w:pPrChange w:id="5763" w:author="Anees Shaikh" w:date="2013-10-06T21:59:00Z">
                <w:pPr>
                  <w:pStyle w:val="XML1"/>
                </w:pPr>
              </w:pPrChange>
            </w:pPr>
            <w:del w:id="5764" w:author="Anees Shaikh" w:date="2013-10-06T21:58:00Z">
              <w:r w:rsidDel="00AE159D">
                <w:delText xml:space="preserve">        &lt;xs:annotation&gt;</w:delText>
              </w:r>
            </w:del>
          </w:p>
          <w:p w14:paraId="4391DE19" w14:textId="20F7E3E3" w:rsidR="00E02224" w:rsidDel="00AE159D" w:rsidRDefault="00E02224" w:rsidP="00AE159D">
            <w:pPr>
              <w:rPr>
                <w:del w:id="5765" w:author="Anees Shaikh" w:date="2013-10-06T21:58:00Z"/>
              </w:rPr>
              <w:pPrChange w:id="5766" w:author="Anees Shaikh" w:date="2013-10-06T21:59:00Z">
                <w:pPr>
                  <w:pStyle w:val="XML1"/>
                </w:pPr>
              </w:pPrChange>
            </w:pPr>
            <w:del w:id="5767" w:author="Anees Shaikh" w:date="2013-10-06T21:58:00Z">
              <w:r w:rsidDel="00AE159D">
                <w:delText xml:space="preserve">          &lt;xs:documentation&gt;</w:delText>
              </w:r>
            </w:del>
          </w:p>
          <w:p w14:paraId="4E023A20" w14:textId="60EE43C5" w:rsidR="00E02224" w:rsidDel="00AE159D" w:rsidRDefault="00E02224" w:rsidP="00AE159D">
            <w:pPr>
              <w:rPr>
                <w:del w:id="5768" w:author="Anees Shaikh" w:date="2013-10-06T21:58:00Z"/>
              </w:rPr>
              <w:pPrChange w:id="5769" w:author="Anees Shaikh" w:date="2013-10-06T21:59:00Z">
                <w:pPr>
                  <w:pStyle w:val="XML1"/>
                </w:pPr>
              </w:pPrChange>
            </w:pPr>
            <w:del w:id="5770" w:author="Anees Shaikh" w:date="2013-10-06T21:58:00Z">
              <w:r w:rsidDel="00AE159D">
                <w:delText xml:space="preserve">            Indicates presence of the GRE key.</w:delText>
              </w:r>
            </w:del>
          </w:p>
          <w:p w14:paraId="467CBDAF" w14:textId="2FAAC145" w:rsidR="00E02224" w:rsidDel="00AE159D" w:rsidRDefault="00E02224" w:rsidP="00AE159D">
            <w:pPr>
              <w:rPr>
                <w:del w:id="5771" w:author="Anees Shaikh" w:date="2013-10-06T21:58:00Z"/>
              </w:rPr>
              <w:pPrChange w:id="5772" w:author="Anees Shaikh" w:date="2013-10-06T21:59:00Z">
                <w:pPr>
                  <w:pStyle w:val="XML1"/>
                </w:pPr>
              </w:pPrChange>
            </w:pPr>
            <w:del w:id="5773" w:author="Anees Shaikh" w:date="2013-10-06T21:58:00Z">
              <w:r w:rsidDel="00AE159D">
                <w:delText xml:space="preserve">          &lt;/xs:documentation&gt;</w:delText>
              </w:r>
            </w:del>
          </w:p>
          <w:p w14:paraId="3A85B72B" w14:textId="44C552B3" w:rsidR="00E02224" w:rsidDel="00AE159D" w:rsidRDefault="00E02224" w:rsidP="00AE159D">
            <w:pPr>
              <w:rPr>
                <w:del w:id="5774" w:author="Anees Shaikh" w:date="2013-10-06T21:58:00Z"/>
              </w:rPr>
              <w:pPrChange w:id="5775" w:author="Anees Shaikh" w:date="2013-10-06T21:59:00Z">
                <w:pPr>
                  <w:pStyle w:val="XML1"/>
                </w:pPr>
              </w:pPrChange>
            </w:pPr>
            <w:del w:id="5776" w:author="Anees Shaikh" w:date="2013-10-06T21:58:00Z">
              <w:r w:rsidDel="00AE159D">
                <w:delText xml:space="preserve">        &lt;/xs:annotation&gt;</w:delText>
              </w:r>
            </w:del>
          </w:p>
          <w:p w14:paraId="36D0C93C" w14:textId="610286AD" w:rsidR="00E02224" w:rsidDel="00AE159D" w:rsidRDefault="00E02224" w:rsidP="00AE159D">
            <w:pPr>
              <w:rPr>
                <w:del w:id="5777" w:author="Anees Shaikh" w:date="2013-10-06T21:58:00Z"/>
              </w:rPr>
              <w:pPrChange w:id="5778" w:author="Anees Shaikh" w:date="2013-10-06T21:59:00Z">
                <w:pPr>
                  <w:pStyle w:val="XML1"/>
                </w:pPr>
              </w:pPrChange>
            </w:pPr>
            <w:del w:id="5779" w:author="Anees Shaikh" w:date="2013-10-06T21:58:00Z">
              <w:r w:rsidDel="00AE159D">
                <w:delText xml:space="preserve">      &lt;/xs:element&gt;</w:delText>
              </w:r>
            </w:del>
          </w:p>
          <w:p w14:paraId="02C4C9C2" w14:textId="38F57909" w:rsidR="00E02224" w:rsidDel="00AE159D" w:rsidRDefault="00E02224" w:rsidP="00AE159D">
            <w:pPr>
              <w:rPr>
                <w:del w:id="5780" w:author="Anees Shaikh" w:date="2013-10-06T21:58:00Z"/>
              </w:rPr>
              <w:pPrChange w:id="5781" w:author="Anees Shaikh" w:date="2013-10-06T21:59:00Z">
                <w:pPr>
                  <w:pStyle w:val="XML1"/>
                </w:pPr>
              </w:pPrChange>
            </w:pPr>
            <w:del w:id="5782" w:author="Anees Shaikh" w:date="2013-10-06T21:58:00Z">
              <w:r w:rsidDel="00AE159D">
                <w:delText xml:space="preserve">      &lt;xs:element name="key"  type="xs:unsignedInt"&gt;</w:delText>
              </w:r>
            </w:del>
          </w:p>
          <w:p w14:paraId="527CCB7A" w14:textId="3C310E1C" w:rsidR="00E02224" w:rsidDel="00AE159D" w:rsidRDefault="00E02224" w:rsidP="00AE159D">
            <w:pPr>
              <w:rPr>
                <w:del w:id="5783" w:author="Anees Shaikh" w:date="2013-10-06T21:58:00Z"/>
              </w:rPr>
              <w:pPrChange w:id="5784" w:author="Anees Shaikh" w:date="2013-10-06T21:59:00Z">
                <w:pPr>
                  <w:pStyle w:val="XML1"/>
                </w:pPr>
              </w:pPrChange>
            </w:pPr>
            <w:del w:id="5785" w:author="Anees Shaikh" w:date="2013-10-06T21:58:00Z">
              <w:r w:rsidDel="00AE159D">
                <w:delText xml:space="preserve">        &lt;xs:annotation&gt;</w:delText>
              </w:r>
            </w:del>
          </w:p>
          <w:p w14:paraId="1896E36A" w14:textId="627C2ECC" w:rsidR="00E02224" w:rsidDel="00AE159D" w:rsidRDefault="00E02224" w:rsidP="00AE159D">
            <w:pPr>
              <w:rPr>
                <w:del w:id="5786" w:author="Anees Shaikh" w:date="2013-10-06T21:58:00Z"/>
              </w:rPr>
              <w:pPrChange w:id="5787" w:author="Anees Shaikh" w:date="2013-10-06T21:59:00Z">
                <w:pPr>
                  <w:pStyle w:val="XML1"/>
                </w:pPr>
              </w:pPrChange>
            </w:pPr>
            <w:del w:id="5788" w:author="Anees Shaikh" w:date="2013-10-06T21:58:00Z">
              <w:r w:rsidDel="00AE159D">
                <w:delText xml:space="preserve">          &lt;xs:documentation&gt;</w:delText>
              </w:r>
            </w:del>
          </w:p>
          <w:p w14:paraId="6F9F06B0" w14:textId="511C2DC9" w:rsidR="00E02224" w:rsidDel="00AE159D" w:rsidRDefault="00E02224" w:rsidP="00AE159D">
            <w:pPr>
              <w:rPr>
                <w:del w:id="5789" w:author="Anees Shaikh" w:date="2013-10-06T21:58:00Z"/>
              </w:rPr>
              <w:pPrChange w:id="5790" w:author="Anees Shaikh" w:date="2013-10-06T21:59:00Z">
                <w:pPr>
                  <w:pStyle w:val="XML1"/>
                </w:pPr>
              </w:pPrChange>
            </w:pPr>
            <w:del w:id="5791" w:author="Anees Shaikh" w:date="2013-10-06T21:58:00Z">
              <w:r w:rsidDel="00AE159D">
                <w:delText xml:space="preserve">            The (optional) key of the GRE tunnel.  It MAY</w:delText>
              </w:r>
            </w:del>
          </w:p>
          <w:p w14:paraId="42D07C15" w14:textId="41156484" w:rsidR="00E02224" w:rsidDel="00AE159D" w:rsidRDefault="00E02224" w:rsidP="00AE159D">
            <w:pPr>
              <w:rPr>
                <w:del w:id="5792" w:author="Anees Shaikh" w:date="2013-10-06T21:58:00Z"/>
              </w:rPr>
              <w:pPrChange w:id="5793" w:author="Anees Shaikh" w:date="2013-10-06T21:59:00Z">
                <w:pPr>
                  <w:pStyle w:val="XML1"/>
                </w:pPr>
              </w:pPrChange>
            </w:pPr>
            <w:del w:id="5794" w:author="Anees Shaikh" w:date="2013-10-06T21:58:00Z">
              <w:r w:rsidDel="00AE159D">
                <w:delText xml:space="preserve">            be used to set the OXM_OF_TUNNEL_ID match field metadata </w:delText>
              </w:r>
            </w:del>
          </w:p>
          <w:p w14:paraId="53350BEB" w14:textId="6CBDF664" w:rsidR="00E02224" w:rsidDel="00AE159D" w:rsidRDefault="00E02224" w:rsidP="00AE159D">
            <w:pPr>
              <w:rPr>
                <w:del w:id="5795" w:author="Anees Shaikh" w:date="2013-10-06T21:58:00Z"/>
              </w:rPr>
              <w:pPrChange w:id="5796" w:author="Anees Shaikh" w:date="2013-10-06T21:59:00Z">
                <w:pPr>
                  <w:pStyle w:val="XML1"/>
                </w:pPr>
              </w:pPrChange>
            </w:pPr>
            <w:del w:id="5797" w:author="Anees Shaikh" w:date="2013-10-06T21:58:00Z">
              <w:r w:rsidDel="00AE159D">
                <w:delText xml:space="preserve">            in the OpenFlow protocol</w:delText>
              </w:r>
            </w:del>
          </w:p>
          <w:p w14:paraId="35170B7E" w14:textId="4EA23D62" w:rsidR="00E02224" w:rsidDel="00AE159D" w:rsidRDefault="00E02224" w:rsidP="00AE159D">
            <w:pPr>
              <w:rPr>
                <w:del w:id="5798" w:author="Anees Shaikh" w:date="2013-10-06T21:58:00Z"/>
              </w:rPr>
              <w:pPrChange w:id="5799" w:author="Anees Shaikh" w:date="2013-10-06T21:59:00Z">
                <w:pPr>
                  <w:pStyle w:val="XML1"/>
                </w:pPr>
              </w:pPrChange>
            </w:pPr>
            <w:del w:id="5800" w:author="Anees Shaikh" w:date="2013-10-06T21:58:00Z">
              <w:r w:rsidDel="00AE159D">
                <w:delText xml:space="preserve">          &lt;/xs:documentation&gt;</w:delText>
              </w:r>
            </w:del>
          </w:p>
          <w:p w14:paraId="5020A170" w14:textId="4119B789" w:rsidR="00E02224" w:rsidDel="00AE159D" w:rsidRDefault="00E02224" w:rsidP="00AE159D">
            <w:pPr>
              <w:rPr>
                <w:del w:id="5801" w:author="Anees Shaikh" w:date="2013-10-06T21:58:00Z"/>
              </w:rPr>
              <w:pPrChange w:id="5802" w:author="Anees Shaikh" w:date="2013-10-06T21:59:00Z">
                <w:pPr>
                  <w:pStyle w:val="XML1"/>
                </w:pPr>
              </w:pPrChange>
            </w:pPr>
            <w:del w:id="5803" w:author="Anees Shaikh" w:date="2013-10-06T21:58:00Z">
              <w:r w:rsidDel="00AE159D">
                <w:delText xml:space="preserve">        &lt;/xs:annotation&gt;</w:delText>
              </w:r>
            </w:del>
          </w:p>
          <w:p w14:paraId="0EDE162A" w14:textId="12A2E1EE" w:rsidR="00E02224" w:rsidDel="00AE159D" w:rsidRDefault="00E02224" w:rsidP="00AE159D">
            <w:pPr>
              <w:rPr>
                <w:del w:id="5804" w:author="Anees Shaikh" w:date="2013-10-06T21:58:00Z"/>
              </w:rPr>
              <w:pPrChange w:id="5805" w:author="Anees Shaikh" w:date="2013-10-06T21:59:00Z">
                <w:pPr>
                  <w:pStyle w:val="XML1"/>
                </w:pPr>
              </w:pPrChange>
            </w:pPr>
            <w:del w:id="5806" w:author="Anees Shaikh" w:date="2013-10-06T21:58:00Z">
              <w:r w:rsidDel="00AE159D">
                <w:delText xml:space="preserve">      &lt;/xs:element&gt;</w:delText>
              </w:r>
            </w:del>
          </w:p>
          <w:p w14:paraId="7904FFE1" w14:textId="6E7E4D98" w:rsidR="00E02224" w:rsidDel="00AE159D" w:rsidRDefault="00E02224" w:rsidP="00AE159D">
            <w:pPr>
              <w:rPr>
                <w:del w:id="5807" w:author="Anees Shaikh" w:date="2013-10-06T21:58:00Z"/>
              </w:rPr>
              <w:pPrChange w:id="5808" w:author="Anees Shaikh" w:date="2013-10-06T21:59:00Z">
                <w:pPr>
                  <w:pStyle w:val="XML1"/>
                </w:pPr>
              </w:pPrChange>
            </w:pPr>
            <w:del w:id="5809" w:author="Anees Shaikh" w:date="2013-10-06T21:58:00Z">
              <w:r w:rsidDel="00AE159D">
                <w:delText xml:space="preserve">      &lt;xs:element name="sequence-number-present"  type="xs:boolean"&gt;</w:delText>
              </w:r>
            </w:del>
          </w:p>
          <w:p w14:paraId="4FD94489" w14:textId="7E73A90A" w:rsidR="00E02224" w:rsidDel="00AE159D" w:rsidRDefault="00E02224" w:rsidP="00AE159D">
            <w:pPr>
              <w:rPr>
                <w:del w:id="5810" w:author="Anees Shaikh" w:date="2013-10-06T21:58:00Z"/>
              </w:rPr>
              <w:pPrChange w:id="5811" w:author="Anees Shaikh" w:date="2013-10-06T21:59:00Z">
                <w:pPr>
                  <w:pStyle w:val="XML1"/>
                </w:pPr>
              </w:pPrChange>
            </w:pPr>
            <w:del w:id="5812" w:author="Anees Shaikh" w:date="2013-10-06T21:58:00Z">
              <w:r w:rsidDel="00AE159D">
                <w:delText xml:space="preserve">        &lt;xs:annotation&gt;</w:delText>
              </w:r>
            </w:del>
          </w:p>
          <w:p w14:paraId="5D2727E4" w14:textId="3628E955" w:rsidR="00E02224" w:rsidDel="00AE159D" w:rsidRDefault="00E02224" w:rsidP="00AE159D">
            <w:pPr>
              <w:rPr>
                <w:del w:id="5813" w:author="Anees Shaikh" w:date="2013-10-06T21:58:00Z"/>
              </w:rPr>
              <w:pPrChange w:id="5814" w:author="Anees Shaikh" w:date="2013-10-06T21:59:00Z">
                <w:pPr>
                  <w:pStyle w:val="XML1"/>
                </w:pPr>
              </w:pPrChange>
            </w:pPr>
            <w:del w:id="5815" w:author="Anees Shaikh" w:date="2013-10-06T21:58:00Z">
              <w:r w:rsidDel="00AE159D">
                <w:delText xml:space="preserve">          &lt;xs:documentation&gt;</w:delText>
              </w:r>
            </w:del>
          </w:p>
          <w:p w14:paraId="423233CA" w14:textId="5A8C2FBA" w:rsidR="00E02224" w:rsidDel="00AE159D" w:rsidRDefault="00E02224" w:rsidP="00AE159D">
            <w:pPr>
              <w:rPr>
                <w:del w:id="5816" w:author="Anees Shaikh" w:date="2013-10-06T21:58:00Z"/>
              </w:rPr>
              <w:pPrChange w:id="5817" w:author="Anees Shaikh" w:date="2013-10-06T21:59:00Z">
                <w:pPr>
                  <w:pStyle w:val="XML1"/>
                </w:pPr>
              </w:pPrChange>
            </w:pPr>
            <w:del w:id="5818" w:author="Anees Shaikh" w:date="2013-10-06T21:58:00Z">
              <w:r w:rsidDel="00AE159D">
                <w:delText xml:space="preserve">            Indicates presence of the GRE sequence</w:delText>
              </w:r>
            </w:del>
          </w:p>
          <w:p w14:paraId="1AF99DAF" w14:textId="4F0FE835" w:rsidR="00E02224" w:rsidDel="00AE159D" w:rsidRDefault="00E02224" w:rsidP="00AE159D">
            <w:pPr>
              <w:rPr>
                <w:del w:id="5819" w:author="Anees Shaikh" w:date="2013-10-06T21:58:00Z"/>
              </w:rPr>
              <w:pPrChange w:id="5820" w:author="Anees Shaikh" w:date="2013-10-06T21:59:00Z">
                <w:pPr>
                  <w:pStyle w:val="XML1"/>
                </w:pPr>
              </w:pPrChange>
            </w:pPr>
            <w:del w:id="5821" w:author="Anees Shaikh" w:date="2013-10-06T21:58:00Z">
              <w:r w:rsidDel="00AE159D">
                <w:delText xml:space="preserve">            number.</w:delText>
              </w:r>
            </w:del>
          </w:p>
          <w:p w14:paraId="7522F91E" w14:textId="304C19D6" w:rsidR="00E02224" w:rsidDel="00AE159D" w:rsidRDefault="00E02224" w:rsidP="00AE159D">
            <w:pPr>
              <w:rPr>
                <w:del w:id="5822" w:author="Anees Shaikh" w:date="2013-10-06T21:58:00Z"/>
              </w:rPr>
              <w:pPrChange w:id="5823" w:author="Anees Shaikh" w:date="2013-10-06T21:59:00Z">
                <w:pPr>
                  <w:pStyle w:val="XML1"/>
                </w:pPr>
              </w:pPrChange>
            </w:pPr>
            <w:del w:id="5824" w:author="Anees Shaikh" w:date="2013-10-06T21:58:00Z">
              <w:r w:rsidDel="00AE159D">
                <w:delText xml:space="preserve">          &lt;/xs:documentation&gt;</w:delText>
              </w:r>
            </w:del>
          </w:p>
          <w:p w14:paraId="59BBFD17" w14:textId="728805C0" w:rsidR="00E02224" w:rsidDel="00AE159D" w:rsidRDefault="00E02224" w:rsidP="00AE159D">
            <w:pPr>
              <w:rPr>
                <w:del w:id="5825" w:author="Anees Shaikh" w:date="2013-10-06T21:58:00Z"/>
              </w:rPr>
              <w:pPrChange w:id="5826" w:author="Anees Shaikh" w:date="2013-10-06T21:59:00Z">
                <w:pPr>
                  <w:pStyle w:val="XML1"/>
                </w:pPr>
              </w:pPrChange>
            </w:pPr>
            <w:del w:id="5827" w:author="Anees Shaikh" w:date="2013-10-06T21:58:00Z">
              <w:r w:rsidDel="00AE159D">
                <w:delText xml:space="preserve">        &lt;/xs:annotation&gt;</w:delText>
              </w:r>
            </w:del>
          </w:p>
          <w:p w14:paraId="1BE94BAD" w14:textId="3C308D65" w:rsidR="00E02224" w:rsidDel="00AE159D" w:rsidRDefault="00E02224" w:rsidP="00AE159D">
            <w:pPr>
              <w:rPr>
                <w:del w:id="5828" w:author="Anees Shaikh" w:date="2013-10-06T21:58:00Z"/>
              </w:rPr>
              <w:pPrChange w:id="5829" w:author="Anees Shaikh" w:date="2013-10-06T21:59:00Z">
                <w:pPr>
                  <w:pStyle w:val="XML1"/>
                </w:pPr>
              </w:pPrChange>
            </w:pPr>
            <w:del w:id="5830" w:author="Anees Shaikh" w:date="2013-10-06T21:58:00Z">
              <w:r w:rsidDel="00AE159D">
                <w:delText xml:space="preserve">      &lt;/xs:element&gt;</w:delText>
              </w:r>
            </w:del>
          </w:p>
          <w:p w14:paraId="6008EA09" w14:textId="2DAD2460" w:rsidR="00E02224" w:rsidDel="00AE159D" w:rsidRDefault="00E02224" w:rsidP="00AE159D">
            <w:pPr>
              <w:rPr>
                <w:del w:id="5831" w:author="Anees Shaikh" w:date="2013-10-06T21:58:00Z"/>
              </w:rPr>
              <w:pPrChange w:id="5832" w:author="Anees Shaikh" w:date="2013-10-06T21:59:00Z">
                <w:pPr>
                  <w:pStyle w:val="XML1"/>
                </w:pPr>
              </w:pPrChange>
            </w:pPr>
            <w:del w:id="5833" w:author="Anees Shaikh" w:date="2013-10-06T21:58:00Z">
              <w:r w:rsidDel="00AE159D">
                <w:delText xml:space="preserve">    &lt;/xs:sequence&gt;</w:delText>
              </w:r>
            </w:del>
          </w:p>
          <w:p w14:paraId="51075254" w14:textId="665931B1" w:rsidR="00E02224" w:rsidDel="00AE159D" w:rsidRDefault="00E02224" w:rsidP="00AE159D">
            <w:pPr>
              <w:rPr>
                <w:del w:id="5834" w:author="Anees Shaikh" w:date="2013-10-06T21:58:00Z"/>
              </w:rPr>
              <w:pPrChange w:id="5835" w:author="Anees Shaikh" w:date="2013-10-06T21:59:00Z">
                <w:pPr>
                  <w:pStyle w:val="XML1"/>
                </w:pPr>
              </w:pPrChange>
            </w:pPr>
            <w:del w:id="5836" w:author="Anees Shaikh" w:date="2013-10-06T21:58:00Z">
              <w:r w:rsidDel="00AE159D">
                <w:delText xml:space="preserve">  &lt;/xs:group&gt;</w:delText>
              </w:r>
            </w:del>
          </w:p>
          <w:p w14:paraId="20EE5269" w14:textId="06D443B2" w:rsidR="00E02224" w:rsidDel="00AE159D" w:rsidRDefault="00E02224" w:rsidP="00AE159D">
            <w:pPr>
              <w:rPr>
                <w:del w:id="5837" w:author="Anees Shaikh" w:date="2013-10-06T21:58:00Z"/>
              </w:rPr>
              <w:pPrChange w:id="5838" w:author="Anees Shaikh" w:date="2013-10-06T21:59:00Z">
                <w:pPr>
                  <w:pStyle w:val="XML1"/>
                </w:pPr>
              </w:pPrChange>
            </w:pPr>
          </w:p>
          <w:p w14:paraId="51A621FC" w14:textId="1835C8D3" w:rsidR="00E02224" w:rsidDel="00AE159D" w:rsidRDefault="00E02224" w:rsidP="00AE159D">
            <w:pPr>
              <w:rPr>
                <w:del w:id="5839" w:author="Anees Shaikh" w:date="2013-10-06T21:58:00Z"/>
              </w:rPr>
              <w:pPrChange w:id="5840" w:author="Anees Shaikh" w:date="2013-10-06T21:59:00Z">
                <w:pPr>
                  <w:pStyle w:val="XML1"/>
                </w:pPr>
              </w:pPrChange>
            </w:pPr>
            <w:del w:id="5841" w:author="Anees Shaikh" w:date="2013-10-06T21:58:00Z">
              <w:r w:rsidDel="00AE159D">
                <w:delText xml:space="preserve">  &lt;xs:group name="OFPortVXLANTunnelType"&gt;</w:delText>
              </w:r>
            </w:del>
          </w:p>
          <w:p w14:paraId="6D72A852" w14:textId="6266133A" w:rsidR="00E02224" w:rsidDel="00AE159D" w:rsidRDefault="00E02224" w:rsidP="00AE159D">
            <w:pPr>
              <w:rPr>
                <w:del w:id="5842" w:author="Anees Shaikh" w:date="2013-10-06T21:58:00Z"/>
              </w:rPr>
              <w:pPrChange w:id="5843" w:author="Anees Shaikh" w:date="2013-10-06T21:59:00Z">
                <w:pPr>
                  <w:pStyle w:val="XML1"/>
                </w:pPr>
              </w:pPrChange>
            </w:pPr>
            <w:del w:id="5844" w:author="Anees Shaikh" w:date="2013-10-06T21:58:00Z">
              <w:r w:rsidDel="00AE159D">
                <w:delText xml:space="preserve">    &lt;xs:annotation&gt;</w:delText>
              </w:r>
            </w:del>
          </w:p>
          <w:p w14:paraId="62B04D0B" w14:textId="00FC8A57" w:rsidR="00E02224" w:rsidDel="00AE159D" w:rsidRDefault="00E02224" w:rsidP="00AE159D">
            <w:pPr>
              <w:rPr>
                <w:del w:id="5845" w:author="Anees Shaikh" w:date="2013-10-06T21:58:00Z"/>
              </w:rPr>
              <w:pPrChange w:id="5846" w:author="Anees Shaikh" w:date="2013-10-06T21:59:00Z">
                <w:pPr>
                  <w:pStyle w:val="XML1"/>
                </w:pPr>
              </w:pPrChange>
            </w:pPr>
            <w:del w:id="5847" w:author="Anees Shaikh" w:date="2013-10-06T21:58:00Z">
              <w:r w:rsidDel="00AE159D">
                <w:delText xml:space="preserve">      &lt;xs:documentation&gt;</w:delText>
              </w:r>
            </w:del>
          </w:p>
          <w:p w14:paraId="2088978F" w14:textId="7353DF27" w:rsidR="00E02224" w:rsidDel="00AE159D" w:rsidRDefault="00E02224" w:rsidP="00AE159D">
            <w:pPr>
              <w:rPr>
                <w:del w:id="5848" w:author="Anees Shaikh" w:date="2013-10-06T21:58:00Z"/>
              </w:rPr>
              <w:pPrChange w:id="5849" w:author="Anees Shaikh" w:date="2013-10-06T21:59:00Z">
                <w:pPr>
                  <w:pStyle w:val="XML1"/>
                </w:pPr>
              </w:pPrChange>
            </w:pPr>
            <w:del w:id="5850" w:author="Anees Shaikh" w:date="2013-10-06T21:58:00Z">
              <w:r w:rsidDel="00AE159D">
                <w:delText xml:space="preserve">        Properties of a VxLAN tunnel.</w:delText>
              </w:r>
            </w:del>
          </w:p>
          <w:p w14:paraId="332B0664" w14:textId="73A4DA2B" w:rsidR="00E02224" w:rsidDel="00AE159D" w:rsidRDefault="00E02224" w:rsidP="00AE159D">
            <w:pPr>
              <w:rPr>
                <w:del w:id="5851" w:author="Anees Shaikh" w:date="2013-10-06T21:58:00Z"/>
              </w:rPr>
              <w:pPrChange w:id="5852" w:author="Anees Shaikh" w:date="2013-10-06T21:59:00Z">
                <w:pPr>
                  <w:pStyle w:val="XML1"/>
                </w:pPr>
              </w:pPrChange>
            </w:pPr>
            <w:del w:id="5853" w:author="Anees Shaikh" w:date="2013-10-06T21:58:00Z">
              <w:r w:rsidDel="00AE159D">
                <w:delText xml:space="preserve">      &lt;/xs:documentation&gt;</w:delText>
              </w:r>
            </w:del>
          </w:p>
          <w:p w14:paraId="14A10212" w14:textId="1652AADF" w:rsidR="00E02224" w:rsidDel="00AE159D" w:rsidRDefault="00E02224" w:rsidP="00AE159D">
            <w:pPr>
              <w:rPr>
                <w:del w:id="5854" w:author="Anees Shaikh" w:date="2013-10-06T21:58:00Z"/>
              </w:rPr>
              <w:pPrChange w:id="5855" w:author="Anees Shaikh" w:date="2013-10-06T21:59:00Z">
                <w:pPr>
                  <w:pStyle w:val="XML1"/>
                </w:pPr>
              </w:pPrChange>
            </w:pPr>
            <w:del w:id="5856" w:author="Anees Shaikh" w:date="2013-10-06T21:58:00Z">
              <w:r w:rsidDel="00AE159D">
                <w:delText xml:space="preserve">    &lt;/xs:annotation&gt;</w:delText>
              </w:r>
            </w:del>
          </w:p>
          <w:p w14:paraId="7FD93AE9" w14:textId="7C71DB3D" w:rsidR="00E02224" w:rsidDel="00AE159D" w:rsidRDefault="00E02224" w:rsidP="00AE159D">
            <w:pPr>
              <w:rPr>
                <w:del w:id="5857" w:author="Anees Shaikh" w:date="2013-10-06T21:58:00Z"/>
              </w:rPr>
              <w:pPrChange w:id="5858" w:author="Anees Shaikh" w:date="2013-10-06T21:59:00Z">
                <w:pPr>
                  <w:pStyle w:val="XML1"/>
                </w:pPr>
              </w:pPrChange>
            </w:pPr>
          </w:p>
          <w:p w14:paraId="4BB5FCB2" w14:textId="36F4B623" w:rsidR="00E02224" w:rsidDel="00AE159D" w:rsidRDefault="00E02224" w:rsidP="00AE159D">
            <w:pPr>
              <w:rPr>
                <w:del w:id="5859" w:author="Anees Shaikh" w:date="2013-10-06T21:58:00Z"/>
              </w:rPr>
              <w:pPrChange w:id="5860" w:author="Anees Shaikh" w:date="2013-10-06T21:59:00Z">
                <w:pPr>
                  <w:pStyle w:val="XML1"/>
                </w:pPr>
              </w:pPrChange>
            </w:pPr>
            <w:del w:id="5861" w:author="Anees Shaikh" w:date="2013-10-06T21:58:00Z">
              <w:r w:rsidDel="00AE159D">
                <w:delText xml:space="preserve">    &lt;xs:sequence&gt;</w:delText>
              </w:r>
            </w:del>
          </w:p>
          <w:p w14:paraId="1FAC22D7" w14:textId="37F157D9" w:rsidR="00E02224" w:rsidDel="00AE159D" w:rsidRDefault="00E02224" w:rsidP="00AE159D">
            <w:pPr>
              <w:rPr>
                <w:del w:id="5862" w:author="Anees Shaikh" w:date="2013-10-06T21:58:00Z"/>
              </w:rPr>
              <w:pPrChange w:id="5863" w:author="Anees Shaikh" w:date="2013-10-06T21:59:00Z">
                <w:pPr>
                  <w:pStyle w:val="XML1"/>
                </w:pPr>
              </w:pPrChange>
            </w:pPr>
            <w:del w:id="5864" w:author="Anees Shaikh" w:date="2013-10-06T21:58:00Z">
              <w:r w:rsidDel="00AE159D">
                <w:delText xml:space="preserve">      &lt;xs:group ref="OFPortBaseTunnelType"/&gt;</w:delText>
              </w:r>
            </w:del>
          </w:p>
          <w:p w14:paraId="29C15458" w14:textId="40C3FBEB" w:rsidR="00E02224" w:rsidDel="00AE159D" w:rsidRDefault="00E02224" w:rsidP="00AE159D">
            <w:pPr>
              <w:rPr>
                <w:del w:id="5865" w:author="Anees Shaikh" w:date="2013-10-06T21:58:00Z"/>
              </w:rPr>
              <w:pPrChange w:id="5866" w:author="Anees Shaikh" w:date="2013-10-06T21:59:00Z">
                <w:pPr>
                  <w:pStyle w:val="XML1"/>
                </w:pPr>
              </w:pPrChange>
            </w:pPr>
            <w:del w:id="5867" w:author="Anees Shaikh" w:date="2013-10-06T21:58:00Z">
              <w:r w:rsidDel="00AE159D">
                <w:delText xml:space="preserve">      &lt;xs:element name="vni-valid"  type="xs:boolean"&gt;</w:delText>
              </w:r>
            </w:del>
          </w:p>
          <w:p w14:paraId="78CD7D52" w14:textId="39A44947" w:rsidR="00E02224" w:rsidDel="00AE159D" w:rsidRDefault="00E02224" w:rsidP="00AE159D">
            <w:pPr>
              <w:rPr>
                <w:del w:id="5868" w:author="Anees Shaikh" w:date="2013-10-06T21:58:00Z"/>
              </w:rPr>
              <w:pPrChange w:id="5869" w:author="Anees Shaikh" w:date="2013-10-06T21:59:00Z">
                <w:pPr>
                  <w:pStyle w:val="XML1"/>
                </w:pPr>
              </w:pPrChange>
            </w:pPr>
            <w:del w:id="5870" w:author="Anees Shaikh" w:date="2013-10-06T21:58:00Z">
              <w:r w:rsidDel="00AE159D">
                <w:delText xml:space="preserve">        &lt;xs:annotation&gt;</w:delText>
              </w:r>
            </w:del>
          </w:p>
          <w:p w14:paraId="7E4DAC52" w14:textId="6E9BF9A3" w:rsidR="00E02224" w:rsidDel="00AE159D" w:rsidRDefault="00E02224" w:rsidP="00AE159D">
            <w:pPr>
              <w:rPr>
                <w:del w:id="5871" w:author="Anees Shaikh" w:date="2013-10-06T21:58:00Z"/>
              </w:rPr>
              <w:pPrChange w:id="5872" w:author="Anees Shaikh" w:date="2013-10-06T21:59:00Z">
                <w:pPr>
                  <w:pStyle w:val="XML1"/>
                </w:pPr>
              </w:pPrChange>
            </w:pPr>
            <w:del w:id="5873" w:author="Anees Shaikh" w:date="2013-10-06T21:58:00Z">
              <w:r w:rsidDel="00AE159D">
                <w:delText xml:space="preserve">          &lt;xs:documentation&gt;</w:delText>
              </w:r>
            </w:del>
          </w:p>
          <w:p w14:paraId="04D8B776" w14:textId="70C4E20A" w:rsidR="00E02224" w:rsidDel="00AE159D" w:rsidRDefault="00E02224" w:rsidP="00AE159D">
            <w:pPr>
              <w:rPr>
                <w:del w:id="5874" w:author="Anees Shaikh" w:date="2013-10-06T21:58:00Z"/>
              </w:rPr>
              <w:pPrChange w:id="5875" w:author="Anees Shaikh" w:date="2013-10-06T21:59:00Z">
                <w:pPr>
                  <w:pStyle w:val="XML1"/>
                </w:pPr>
              </w:pPrChange>
            </w:pPr>
            <w:del w:id="5876" w:author="Anees Shaikh" w:date="2013-10-06T21:58:00Z">
              <w:r w:rsidDel="00AE159D">
                <w:delText xml:space="preserve">            Indicates how the corresponding flag should be</w:delText>
              </w:r>
            </w:del>
          </w:p>
          <w:p w14:paraId="0902CC1D" w14:textId="4C209557" w:rsidR="00E02224" w:rsidDel="00AE159D" w:rsidRDefault="00E02224" w:rsidP="00AE159D">
            <w:pPr>
              <w:rPr>
                <w:del w:id="5877" w:author="Anees Shaikh" w:date="2013-10-06T21:58:00Z"/>
              </w:rPr>
              <w:pPrChange w:id="5878" w:author="Anees Shaikh" w:date="2013-10-06T21:59:00Z">
                <w:pPr>
                  <w:pStyle w:val="XML1"/>
                </w:pPr>
              </w:pPrChange>
            </w:pPr>
            <w:del w:id="5879" w:author="Anees Shaikh" w:date="2013-10-06T21:58:00Z">
              <w:r w:rsidDel="00AE159D">
                <w:delText xml:space="preserve">            set in packets sent on the tunnel.</w:delText>
              </w:r>
            </w:del>
          </w:p>
          <w:p w14:paraId="4B5D2863" w14:textId="492C6254" w:rsidR="00E02224" w:rsidDel="00AE159D" w:rsidRDefault="00E02224" w:rsidP="00AE159D">
            <w:pPr>
              <w:rPr>
                <w:del w:id="5880" w:author="Anees Shaikh" w:date="2013-10-06T21:58:00Z"/>
              </w:rPr>
              <w:pPrChange w:id="5881" w:author="Anees Shaikh" w:date="2013-10-06T21:59:00Z">
                <w:pPr>
                  <w:pStyle w:val="XML1"/>
                </w:pPr>
              </w:pPrChange>
            </w:pPr>
            <w:del w:id="5882" w:author="Anees Shaikh" w:date="2013-10-06T21:58:00Z">
              <w:r w:rsidDel="00AE159D">
                <w:delText xml:space="preserve">          &lt;/xs:documentation&gt;</w:delText>
              </w:r>
            </w:del>
          </w:p>
          <w:p w14:paraId="4FE32C1D" w14:textId="46C50A81" w:rsidR="00E02224" w:rsidDel="00AE159D" w:rsidRDefault="00E02224" w:rsidP="00AE159D">
            <w:pPr>
              <w:rPr>
                <w:del w:id="5883" w:author="Anees Shaikh" w:date="2013-10-06T21:58:00Z"/>
              </w:rPr>
              <w:pPrChange w:id="5884" w:author="Anees Shaikh" w:date="2013-10-06T21:59:00Z">
                <w:pPr>
                  <w:pStyle w:val="XML1"/>
                </w:pPr>
              </w:pPrChange>
            </w:pPr>
            <w:del w:id="5885" w:author="Anees Shaikh" w:date="2013-10-06T21:58:00Z">
              <w:r w:rsidDel="00AE159D">
                <w:delText xml:space="preserve">        &lt;/xs:annotation&gt;</w:delText>
              </w:r>
            </w:del>
          </w:p>
          <w:p w14:paraId="59203FAE" w14:textId="1030D67A" w:rsidR="00E02224" w:rsidDel="00AE159D" w:rsidRDefault="00E02224" w:rsidP="00AE159D">
            <w:pPr>
              <w:rPr>
                <w:del w:id="5886" w:author="Anees Shaikh" w:date="2013-10-06T21:58:00Z"/>
              </w:rPr>
              <w:pPrChange w:id="5887" w:author="Anees Shaikh" w:date="2013-10-06T21:59:00Z">
                <w:pPr>
                  <w:pStyle w:val="XML1"/>
                </w:pPr>
              </w:pPrChange>
            </w:pPr>
            <w:del w:id="5888" w:author="Anees Shaikh" w:date="2013-10-06T21:58:00Z">
              <w:r w:rsidDel="00AE159D">
                <w:delText xml:space="preserve">      &lt;/xs:element&gt;</w:delText>
              </w:r>
            </w:del>
          </w:p>
          <w:p w14:paraId="4537ECAC" w14:textId="3CA0B11B" w:rsidR="00E02224" w:rsidDel="00AE159D" w:rsidRDefault="00E02224" w:rsidP="00AE159D">
            <w:pPr>
              <w:rPr>
                <w:del w:id="5889" w:author="Anees Shaikh" w:date="2013-10-06T21:58:00Z"/>
              </w:rPr>
              <w:pPrChange w:id="5890" w:author="Anees Shaikh" w:date="2013-10-06T21:59:00Z">
                <w:pPr>
                  <w:pStyle w:val="XML1"/>
                </w:pPr>
              </w:pPrChange>
            </w:pPr>
            <w:del w:id="5891" w:author="Anees Shaikh" w:date="2013-10-06T21:58:00Z">
              <w:r w:rsidDel="00AE159D">
                <w:delText xml:space="preserve">      &lt;xs:element name="vni"  type="xs:unsignedInt"&gt;</w:delText>
              </w:r>
            </w:del>
          </w:p>
          <w:p w14:paraId="0D7F62FF" w14:textId="7BB727C8" w:rsidR="00E02224" w:rsidDel="00AE159D" w:rsidRDefault="00E02224" w:rsidP="00AE159D">
            <w:pPr>
              <w:rPr>
                <w:del w:id="5892" w:author="Anees Shaikh" w:date="2013-10-06T21:58:00Z"/>
              </w:rPr>
              <w:pPrChange w:id="5893" w:author="Anees Shaikh" w:date="2013-10-06T21:59:00Z">
                <w:pPr>
                  <w:pStyle w:val="XML1"/>
                </w:pPr>
              </w:pPrChange>
            </w:pPr>
            <w:del w:id="5894" w:author="Anees Shaikh" w:date="2013-10-06T21:58:00Z">
              <w:r w:rsidDel="00AE159D">
                <w:delText xml:space="preserve">        &lt;xs:annotation&gt;</w:delText>
              </w:r>
            </w:del>
          </w:p>
          <w:p w14:paraId="6B058250" w14:textId="3C7E0EBB" w:rsidR="00E02224" w:rsidDel="00AE159D" w:rsidRDefault="00E02224" w:rsidP="00AE159D">
            <w:pPr>
              <w:rPr>
                <w:del w:id="5895" w:author="Anees Shaikh" w:date="2013-10-06T21:58:00Z"/>
              </w:rPr>
              <w:pPrChange w:id="5896" w:author="Anees Shaikh" w:date="2013-10-06T21:59:00Z">
                <w:pPr>
                  <w:pStyle w:val="XML1"/>
                </w:pPr>
              </w:pPrChange>
            </w:pPr>
            <w:del w:id="5897" w:author="Anees Shaikh" w:date="2013-10-06T21:58:00Z">
              <w:r w:rsidDel="00AE159D">
                <w:delText xml:space="preserve">          &lt;xs:documentation&gt;</w:delText>
              </w:r>
            </w:del>
          </w:p>
          <w:p w14:paraId="4D65214F" w14:textId="4B07E523" w:rsidR="00E02224" w:rsidDel="00AE159D" w:rsidRDefault="00E02224" w:rsidP="00AE159D">
            <w:pPr>
              <w:rPr>
                <w:del w:id="5898" w:author="Anees Shaikh" w:date="2013-10-06T21:58:00Z"/>
              </w:rPr>
              <w:pPrChange w:id="5899" w:author="Anees Shaikh" w:date="2013-10-06T21:59:00Z">
                <w:pPr>
                  <w:pStyle w:val="XML1"/>
                </w:pPr>
              </w:pPrChange>
            </w:pPr>
            <w:del w:id="5900" w:author="Anees Shaikh" w:date="2013-10-06T21:58:00Z">
              <w:r w:rsidDel="00AE159D">
                <w:delText xml:space="preserve">            Virtual network identifier assigned to all</w:delText>
              </w:r>
            </w:del>
          </w:p>
          <w:p w14:paraId="3BBBC345" w14:textId="3B31DF9C" w:rsidR="00E02224" w:rsidDel="00AE159D" w:rsidRDefault="00E02224" w:rsidP="00AE159D">
            <w:pPr>
              <w:rPr>
                <w:del w:id="5901" w:author="Anees Shaikh" w:date="2013-10-06T21:58:00Z"/>
              </w:rPr>
              <w:pPrChange w:id="5902" w:author="Anees Shaikh" w:date="2013-10-06T21:59:00Z">
                <w:pPr>
                  <w:pStyle w:val="XML1"/>
                </w:pPr>
              </w:pPrChange>
            </w:pPr>
            <w:del w:id="5903" w:author="Anees Shaikh" w:date="2013-10-06T21:58:00Z">
              <w:r w:rsidDel="00AE159D">
                <w:delText xml:space="preserve">            packets sent on the tunnel.  A VxLAN  implementation MAY </w:delText>
              </w:r>
            </w:del>
          </w:p>
          <w:p w14:paraId="2D3EF34D" w14:textId="035C2B75" w:rsidR="00E02224" w:rsidDel="00AE159D" w:rsidRDefault="00E02224" w:rsidP="00AE159D">
            <w:pPr>
              <w:rPr>
                <w:del w:id="5904" w:author="Anees Shaikh" w:date="2013-10-06T21:58:00Z"/>
              </w:rPr>
              <w:pPrChange w:id="5905" w:author="Anees Shaikh" w:date="2013-10-06T21:59:00Z">
                <w:pPr>
                  <w:pStyle w:val="XML1"/>
                </w:pPr>
              </w:pPrChange>
            </w:pPr>
            <w:del w:id="5906" w:author="Anees Shaikh" w:date="2013-10-06T21:58:00Z">
              <w:r w:rsidDel="00AE159D">
                <w:delText xml:space="preserve">            use the this element to set the OXM_OF_TUNNEL_ID match </w:delText>
              </w:r>
            </w:del>
          </w:p>
          <w:p w14:paraId="6308A484" w14:textId="01FBDB6F" w:rsidR="00E02224" w:rsidDel="00AE159D" w:rsidRDefault="00E02224" w:rsidP="00AE159D">
            <w:pPr>
              <w:rPr>
                <w:del w:id="5907" w:author="Anees Shaikh" w:date="2013-10-06T21:58:00Z"/>
              </w:rPr>
              <w:pPrChange w:id="5908" w:author="Anees Shaikh" w:date="2013-10-06T21:59:00Z">
                <w:pPr>
                  <w:pStyle w:val="XML1"/>
                </w:pPr>
              </w:pPrChange>
            </w:pPr>
            <w:del w:id="5909" w:author="Anees Shaikh" w:date="2013-10-06T21:58:00Z">
              <w:r w:rsidDel="00AE159D">
                <w:delText xml:space="preserve">            field metadata in the OpenFlow protocol.</w:delText>
              </w:r>
            </w:del>
          </w:p>
          <w:p w14:paraId="5D9C4A19" w14:textId="361DE015" w:rsidR="00E02224" w:rsidDel="00AE159D" w:rsidRDefault="00E02224" w:rsidP="00AE159D">
            <w:pPr>
              <w:rPr>
                <w:del w:id="5910" w:author="Anees Shaikh" w:date="2013-10-06T21:58:00Z"/>
              </w:rPr>
              <w:pPrChange w:id="5911" w:author="Anees Shaikh" w:date="2013-10-06T21:59:00Z">
                <w:pPr>
                  <w:pStyle w:val="XML1"/>
                </w:pPr>
              </w:pPrChange>
            </w:pPr>
            <w:del w:id="5912" w:author="Anees Shaikh" w:date="2013-10-06T21:58:00Z">
              <w:r w:rsidDel="00AE159D">
                <w:delText xml:space="preserve">          &lt;/xs:documentation&gt;</w:delText>
              </w:r>
            </w:del>
          </w:p>
          <w:p w14:paraId="4FD37B5F" w14:textId="332A464C" w:rsidR="00E02224" w:rsidDel="00AE159D" w:rsidRDefault="00E02224" w:rsidP="00AE159D">
            <w:pPr>
              <w:rPr>
                <w:del w:id="5913" w:author="Anees Shaikh" w:date="2013-10-06T21:58:00Z"/>
              </w:rPr>
              <w:pPrChange w:id="5914" w:author="Anees Shaikh" w:date="2013-10-06T21:59:00Z">
                <w:pPr>
                  <w:pStyle w:val="XML1"/>
                </w:pPr>
              </w:pPrChange>
            </w:pPr>
            <w:del w:id="5915" w:author="Anees Shaikh" w:date="2013-10-06T21:58:00Z">
              <w:r w:rsidDel="00AE159D">
                <w:delText xml:space="preserve">        &lt;/xs:annotation&gt;</w:delText>
              </w:r>
            </w:del>
          </w:p>
          <w:p w14:paraId="7F30C0A0" w14:textId="77D792B8" w:rsidR="00E02224" w:rsidDel="00AE159D" w:rsidRDefault="00E02224" w:rsidP="00AE159D">
            <w:pPr>
              <w:rPr>
                <w:del w:id="5916" w:author="Anees Shaikh" w:date="2013-10-06T21:58:00Z"/>
              </w:rPr>
              <w:pPrChange w:id="5917" w:author="Anees Shaikh" w:date="2013-10-06T21:59:00Z">
                <w:pPr>
                  <w:pStyle w:val="XML1"/>
                </w:pPr>
              </w:pPrChange>
            </w:pPr>
            <w:del w:id="5918" w:author="Anees Shaikh" w:date="2013-10-06T21:58:00Z">
              <w:r w:rsidDel="00AE159D">
                <w:delText xml:space="preserve">      &lt;/xs:element&gt;</w:delText>
              </w:r>
            </w:del>
          </w:p>
          <w:p w14:paraId="0C5AC785" w14:textId="2AC69140" w:rsidR="00E02224" w:rsidDel="00AE159D" w:rsidRDefault="00E02224" w:rsidP="00AE159D">
            <w:pPr>
              <w:rPr>
                <w:del w:id="5919" w:author="Anees Shaikh" w:date="2013-10-06T21:58:00Z"/>
              </w:rPr>
              <w:pPrChange w:id="5920" w:author="Anees Shaikh" w:date="2013-10-06T21:59:00Z">
                <w:pPr>
                  <w:pStyle w:val="XML1"/>
                </w:pPr>
              </w:pPrChange>
            </w:pPr>
            <w:del w:id="5921" w:author="Anees Shaikh" w:date="2013-10-06T21:58:00Z">
              <w:r w:rsidDel="00AE159D">
                <w:delText xml:space="preserve">      &lt;xs:element name="vni-multicast-group"  type="inet:ip-address"&gt;</w:delText>
              </w:r>
            </w:del>
          </w:p>
          <w:p w14:paraId="11A4E381" w14:textId="1EBF09F0" w:rsidR="00E02224" w:rsidDel="00AE159D" w:rsidRDefault="00E02224" w:rsidP="00AE159D">
            <w:pPr>
              <w:rPr>
                <w:del w:id="5922" w:author="Anees Shaikh" w:date="2013-10-06T21:58:00Z"/>
              </w:rPr>
              <w:pPrChange w:id="5923" w:author="Anees Shaikh" w:date="2013-10-06T21:59:00Z">
                <w:pPr>
                  <w:pStyle w:val="XML1"/>
                </w:pPr>
              </w:pPrChange>
            </w:pPr>
            <w:del w:id="5924" w:author="Anees Shaikh" w:date="2013-10-06T21:58:00Z">
              <w:r w:rsidDel="00AE159D">
                <w:delText xml:space="preserve">        &lt;xs:annotation&gt;</w:delText>
              </w:r>
            </w:del>
          </w:p>
          <w:p w14:paraId="7DB88973" w14:textId="21ECECD1" w:rsidR="00E02224" w:rsidDel="00AE159D" w:rsidRDefault="00E02224" w:rsidP="00AE159D">
            <w:pPr>
              <w:rPr>
                <w:del w:id="5925" w:author="Anees Shaikh" w:date="2013-10-06T21:58:00Z"/>
              </w:rPr>
              <w:pPrChange w:id="5926" w:author="Anees Shaikh" w:date="2013-10-06T21:59:00Z">
                <w:pPr>
                  <w:pStyle w:val="XML1"/>
                </w:pPr>
              </w:pPrChange>
            </w:pPr>
            <w:del w:id="5927" w:author="Anees Shaikh" w:date="2013-10-06T21:58:00Z">
              <w:r w:rsidDel="00AE159D">
                <w:delText xml:space="preserve">          &lt;xs:documentation&gt;</w:delText>
              </w:r>
            </w:del>
          </w:p>
          <w:p w14:paraId="2B7E0CD2" w14:textId="1945E359" w:rsidR="00E02224" w:rsidDel="00AE159D" w:rsidRDefault="00E02224" w:rsidP="00AE159D">
            <w:pPr>
              <w:rPr>
                <w:del w:id="5928" w:author="Anees Shaikh" w:date="2013-10-06T21:58:00Z"/>
              </w:rPr>
              <w:pPrChange w:id="5929" w:author="Anees Shaikh" w:date="2013-10-06T21:59:00Z">
                <w:pPr>
                  <w:pStyle w:val="XML1"/>
                </w:pPr>
              </w:pPrChange>
            </w:pPr>
            <w:del w:id="5930" w:author="Anees Shaikh" w:date="2013-10-06T21:58:00Z">
              <w:r w:rsidDel="00AE159D">
                <w:delText xml:space="preserve">            If IP multicast is used to support broadcast</w:delText>
              </w:r>
            </w:del>
          </w:p>
          <w:p w14:paraId="1DBE9A80" w14:textId="292F8382" w:rsidR="00E02224" w:rsidDel="00AE159D" w:rsidRDefault="00E02224" w:rsidP="00AE159D">
            <w:pPr>
              <w:rPr>
                <w:del w:id="5931" w:author="Anees Shaikh" w:date="2013-10-06T21:58:00Z"/>
              </w:rPr>
              <w:pPrChange w:id="5932" w:author="Anees Shaikh" w:date="2013-10-06T21:59:00Z">
                <w:pPr>
                  <w:pStyle w:val="XML1"/>
                </w:pPr>
              </w:pPrChange>
            </w:pPr>
            <w:del w:id="5933" w:author="Anees Shaikh" w:date="2013-10-06T21:58:00Z">
              <w:r w:rsidDel="00AE159D">
                <w:delText xml:space="preserve">            on the tunnel this specifies the corresponding multicast</w:delText>
              </w:r>
            </w:del>
          </w:p>
          <w:p w14:paraId="3439DB8B" w14:textId="1ED4D238" w:rsidR="00E02224" w:rsidDel="00AE159D" w:rsidRDefault="00E02224" w:rsidP="00AE159D">
            <w:pPr>
              <w:rPr>
                <w:del w:id="5934" w:author="Anees Shaikh" w:date="2013-10-06T21:58:00Z"/>
              </w:rPr>
              <w:pPrChange w:id="5935" w:author="Anees Shaikh" w:date="2013-10-06T21:59:00Z">
                <w:pPr>
                  <w:pStyle w:val="XML1"/>
                </w:pPr>
              </w:pPrChange>
            </w:pPr>
            <w:del w:id="5936" w:author="Anees Shaikh" w:date="2013-10-06T21:58:00Z">
              <w:r w:rsidDel="00AE159D">
                <w:delText xml:space="preserve">            IP address</w:delText>
              </w:r>
            </w:del>
          </w:p>
          <w:p w14:paraId="2AA8426F" w14:textId="1614BEF2" w:rsidR="00E02224" w:rsidDel="00AE159D" w:rsidRDefault="00E02224" w:rsidP="00AE159D">
            <w:pPr>
              <w:rPr>
                <w:del w:id="5937" w:author="Anees Shaikh" w:date="2013-10-06T21:58:00Z"/>
              </w:rPr>
              <w:pPrChange w:id="5938" w:author="Anees Shaikh" w:date="2013-10-06T21:59:00Z">
                <w:pPr>
                  <w:pStyle w:val="XML1"/>
                </w:pPr>
              </w:pPrChange>
            </w:pPr>
            <w:del w:id="5939" w:author="Anees Shaikh" w:date="2013-10-06T21:58:00Z">
              <w:r w:rsidDel="00AE159D">
                <w:delText xml:space="preserve">          &lt;/xs:documentation&gt;</w:delText>
              </w:r>
            </w:del>
          </w:p>
          <w:p w14:paraId="1409551F" w14:textId="34EE09FB" w:rsidR="00E02224" w:rsidDel="00AE159D" w:rsidRDefault="00E02224" w:rsidP="00AE159D">
            <w:pPr>
              <w:rPr>
                <w:del w:id="5940" w:author="Anees Shaikh" w:date="2013-10-06T21:58:00Z"/>
              </w:rPr>
              <w:pPrChange w:id="5941" w:author="Anees Shaikh" w:date="2013-10-06T21:59:00Z">
                <w:pPr>
                  <w:pStyle w:val="XML1"/>
                </w:pPr>
              </w:pPrChange>
            </w:pPr>
            <w:del w:id="5942" w:author="Anees Shaikh" w:date="2013-10-06T21:58:00Z">
              <w:r w:rsidDel="00AE159D">
                <w:delText xml:space="preserve">        &lt;/xs:annotation&gt;</w:delText>
              </w:r>
            </w:del>
          </w:p>
          <w:p w14:paraId="451353F6" w14:textId="2B01A146" w:rsidR="00E02224" w:rsidDel="00AE159D" w:rsidRDefault="00E02224" w:rsidP="00AE159D">
            <w:pPr>
              <w:rPr>
                <w:del w:id="5943" w:author="Anees Shaikh" w:date="2013-10-06T21:58:00Z"/>
              </w:rPr>
              <w:pPrChange w:id="5944" w:author="Anees Shaikh" w:date="2013-10-06T21:59:00Z">
                <w:pPr>
                  <w:pStyle w:val="XML1"/>
                </w:pPr>
              </w:pPrChange>
            </w:pPr>
            <w:del w:id="5945" w:author="Anees Shaikh" w:date="2013-10-06T21:58:00Z">
              <w:r w:rsidDel="00AE159D">
                <w:delText xml:space="preserve">      &lt;/xs:element&gt;</w:delText>
              </w:r>
            </w:del>
          </w:p>
          <w:p w14:paraId="1188EC12" w14:textId="7894D205" w:rsidR="00E02224" w:rsidDel="00AE159D" w:rsidRDefault="00E02224" w:rsidP="00AE159D">
            <w:pPr>
              <w:rPr>
                <w:del w:id="5946" w:author="Anees Shaikh" w:date="2013-10-06T21:58:00Z"/>
              </w:rPr>
              <w:pPrChange w:id="5947" w:author="Anees Shaikh" w:date="2013-10-06T21:59:00Z">
                <w:pPr>
                  <w:pStyle w:val="XML1"/>
                </w:pPr>
              </w:pPrChange>
            </w:pPr>
            <w:del w:id="5948" w:author="Anees Shaikh" w:date="2013-10-06T21:58:00Z">
              <w:r w:rsidDel="00AE159D">
                <w:delText xml:space="preserve">      &lt;xs:element name="udp-source-port"  type="inet:port-number"&gt;</w:delText>
              </w:r>
            </w:del>
          </w:p>
          <w:p w14:paraId="4CD53100" w14:textId="0049F09F" w:rsidR="00E02224" w:rsidDel="00AE159D" w:rsidRDefault="00E02224" w:rsidP="00AE159D">
            <w:pPr>
              <w:rPr>
                <w:del w:id="5949" w:author="Anees Shaikh" w:date="2013-10-06T21:58:00Z"/>
              </w:rPr>
              <w:pPrChange w:id="5950" w:author="Anees Shaikh" w:date="2013-10-06T21:59:00Z">
                <w:pPr>
                  <w:pStyle w:val="XML1"/>
                </w:pPr>
              </w:pPrChange>
            </w:pPr>
            <w:del w:id="5951" w:author="Anees Shaikh" w:date="2013-10-06T21:58:00Z">
              <w:r w:rsidDel="00AE159D">
                <w:delText xml:space="preserve">        &lt;xs:annotation&gt;</w:delText>
              </w:r>
            </w:del>
          </w:p>
          <w:p w14:paraId="29C5AB43" w14:textId="2FA0BF55" w:rsidR="00E02224" w:rsidDel="00AE159D" w:rsidRDefault="00E02224" w:rsidP="00AE159D">
            <w:pPr>
              <w:rPr>
                <w:del w:id="5952" w:author="Anees Shaikh" w:date="2013-10-06T21:58:00Z"/>
              </w:rPr>
              <w:pPrChange w:id="5953" w:author="Anees Shaikh" w:date="2013-10-06T21:59:00Z">
                <w:pPr>
                  <w:pStyle w:val="XML1"/>
                </w:pPr>
              </w:pPrChange>
            </w:pPr>
            <w:del w:id="5954" w:author="Anees Shaikh" w:date="2013-10-06T21:58:00Z">
              <w:r w:rsidDel="00AE159D">
                <w:delText xml:space="preserve">          &lt;xs:documentation&gt;</w:delText>
              </w:r>
            </w:del>
          </w:p>
          <w:p w14:paraId="1F47F026" w14:textId="44D8E2DE" w:rsidR="00E02224" w:rsidDel="00AE159D" w:rsidRDefault="00E02224" w:rsidP="00AE159D">
            <w:pPr>
              <w:rPr>
                <w:del w:id="5955" w:author="Anees Shaikh" w:date="2013-10-06T21:58:00Z"/>
              </w:rPr>
              <w:pPrChange w:id="5956" w:author="Anees Shaikh" w:date="2013-10-06T21:59:00Z">
                <w:pPr>
                  <w:pStyle w:val="XML1"/>
                </w:pPr>
              </w:pPrChange>
            </w:pPr>
            <w:del w:id="5957" w:author="Anees Shaikh" w:date="2013-10-06T21:58:00Z">
              <w:r w:rsidDel="00AE159D">
                <w:delText xml:space="preserve">            Specifies the outer UDP source port number.</w:delText>
              </w:r>
            </w:del>
          </w:p>
          <w:p w14:paraId="25D4AE3C" w14:textId="1D1934DD" w:rsidR="00E02224" w:rsidDel="00AE159D" w:rsidRDefault="00E02224" w:rsidP="00AE159D">
            <w:pPr>
              <w:rPr>
                <w:del w:id="5958" w:author="Anees Shaikh" w:date="2013-10-06T21:58:00Z"/>
              </w:rPr>
              <w:pPrChange w:id="5959" w:author="Anees Shaikh" w:date="2013-10-06T21:59:00Z">
                <w:pPr>
                  <w:pStyle w:val="XML1"/>
                </w:pPr>
              </w:pPrChange>
            </w:pPr>
            <w:del w:id="5960" w:author="Anees Shaikh" w:date="2013-10-06T21:58:00Z">
              <w:r w:rsidDel="00AE159D">
                <w:delText xml:space="preserve">            If this element is absent, the port number MAY be chosen </w:delText>
              </w:r>
            </w:del>
          </w:p>
          <w:p w14:paraId="6B2CF1C3" w14:textId="6B0DB95B" w:rsidR="00E02224" w:rsidDel="00AE159D" w:rsidRDefault="00E02224" w:rsidP="00AE159D">
            <w:pPr>
              <w:rPr>
                <w:del w:id="5961" w:author="Anees Shaikh" w:date="2013-10-06T21:58:00Z"/>
              </w:rPr>
              <w:pPrChange w:id="5962" w:author="Anees Shaikh" w:date="2013-10-06T21:59:00Z">
                <w:pPr>
                  <w:pStyle w:val="XML1"/>
                </w:pPr>
              </w:pPrChange>
            </w:pPr>
            <w:del w:id="5963" w:author="Anees Shaikh" w:date="2013-10-06T21:58:00Z">
              <w:r w:rsidDel="00AE159D">
                <w:delText xml:space="preserve">            dynamically.</w:delText>
              </w:r>
            </w:del>
          </w:p>
          <w:p w14:paraId="3643A7FF" w14:textId="088CC54F" w:rsidR="00E02224" w:rsidDel="00AE159D" w:rsidRDefault="00E02224" w:rsidP="00AE159D">
            <w:pPr>
              <w:rPr>
                <w:del w:id="5964" w:author="Anees Shaikh" w:date="2013-10-06T21:58:00Z"/>
              </w:rPr>
              <w:pPrChange w:id="5965" w:author="Anees Shaikh" w:date="2013-10-06T21:59:00Z">
                <w:pPr>
                  <w:pStyle w:val="XML1"/>
                </w:pPr>
              </w:pPrChange>
            </w:pPr>
            <w:del w:id="5966" w:author="Anees Shaikh" w:date="2013-10-06T21:58:00Z">
              <w:r w:rsidDel="00AE159D">
                <w:delText xml:space="preserve">          &lt;/xs:documentation&gt;</w:delText>
              </w:r>
            </w:del>
          </w:p>
          <w:p w14:paraId="5C90B987" w14:textId="1B7A14E2" w:rsidR="00E02224" w:rsidDel="00AE159D" w:rsidRDefault="00E02224" w:rsidP="00AE159D">
            <w:pPr>
              <w:rPr>
                <w:del w:id="5967" w:author="Anees Shaikh" w:date="2013-10-06T21:58:00Z"/>
              </w:rPr>
              <w:pPrChange w:id="5968" w:author="Anees Shaikh" w:date="2013-10-06T21:59:00Z">
                <w:pPr>
                  <w:pStyle w:val="XML1"/>
                </w:pPr>
              </w:pPrChange>
            </w:pPr>
            <w:del w:id="5969" w:author="Anees Shaikh" w:date="2013-10-06T21:58:00Z">
              <w:r w:rsidDel="00AE159D">
                <w:delText xml:space="preserve">        &lt;/xs:annotation&gt;</w:delText>
              </w:r>
            </w:del>
          </w:p>
          <w:p w14:paraId="372A4C5B" w14:textId="357FE9E2" w:rsidR="00E02224" w:rsidDel="00AE159D" w:rsidRDefault="00E02224" w:rsidP="00AE159D">
            <w:pPr>
              <w:rPr>
                <w:del w:id="5970" w:author="Anees Shaikh" w:date="2013-10-06T21:58:00Z"/>
              </w:rPr>
              <w:pPrChange w:id="5971" w:author="Anees Shaikh" w:date="2013-10-06T21:59:00Z">
                <w:pPr>
                  <w:pStyle w:val="XML1"/>
                </w:pPr>
              </w:pPrChange>
            </w:pPr>
            <w:del w:id="5972" w:author="Anees Shaikh" w:date="2013-10-06T21:58:00Z">
              <w:r w:rsidDel="00AE159D">
                <w:delText xml:space="preserve">      &lt;/xs:element&gt;</w:delText>
              </w:r>
            </w:del>
          </w:p>
          <w:p w14:paraId="6CC01081" w14:textId="073C5D65" w:rsidR="00E02224" w:rsidDel="00AE159D" w:rsidRDefault="00E02224" w:rsidP="00AE159D">
            <w:pPr>
              <w:rPr>
                <w:del w:id="5973" w:author="Anees Shaikh" w:date="2013-10-06T21:58:00Z"/>
              </w:rPr>
              <w:pPrChange w:id="5974" w:author="Anees Shaikh" w:date="2013-10-06T21:59:00Z">
                <w:pPr>
                  <w:pStyle w:val="XML1"/>
                </w:pPr>
              </w:pPrChange>
            </w:pPr>
            <w:del w:id="5975" w:author="Anees Shaikh" w:date="2013-10-06T21:58:00Z">
              <w:r w:rsidDel="00AE159D">
                <w:delText xml:space="preserve">      &lt;xs:element name="udp-dest-port"  type="inet:port-number"&gt;</w:delText>
              </w:r>
            </w:del>
          </w:p>
          <w:p w14:paraId="1F460FB7" w14:textId="31D79A73" w:rsidR="00E02224" w:rsidDel="00AE159D" w:rsidRDefault="00E02224" w:rsidP="00AE159D">
            <w:pPr>
              <w:rPr>
                <w:del w:id="5976" w:author="Anees Shaikh" w:date="2013-10-06T21:58:00Z"/>
              </w:rPr>
              <w:pPrChange w:id="5977" w:author="Anees Shaikh" w:date="2013-10-06T21:59:00Z">
                <w:pPr>
                  <w:pStyle w:val="XML1"/>
                </w:pPr>
              </w:pPrChange>
            </w:pPr>
            <w:del w:id="5978" w:author="Anees Shaikh" w:date="2013-10-06T21:58:00Z">
              <w:r w:rsidDel="00AE159D">
                <w:delText xml:space="preserve">        &lt;xs:annotation&gt;</w:delText>
              </w:r>
            </w:del>
          </w:p>
          <w:p w14:paraId="5DD593B4" w14:textId="1D643587" w:rsidR="00E02224" w:rsidDel="00AE159D" w:rsidRDefault="00E02224" w:rsidP="00AE159D">
            <w:pPr>
              <w:rPr>
                <w:del w:id="5979" w:author="Anees Shaikh" w:date="2013-10-06T21:58:00Z"/>
              </w:rPr>
              <w:pPrChange w:id="5980" w:author="Anees Shaikh" w:date="2013-10-06T21:59:00Z">
                <w:pPr>
                  <w:pStyle w:val="XML1"/>
                </w:pPr>
              </w:pPrChange>
            </w:pPr>
            <w:del w:id="5981" w:author="Anees Shaikh" w:date="2013-10-06T21:58:00Z">
              <w:r w:rsidDel="00AE159D">
                <w:delText xml:space="preserve">          &lt;xs:documentation&gt;</w:delText>
              </w:r>
            </w:del>
          </w:p>
          <w:p w14:paraId="65905161" w14:textId="286632AB" w:rsidR="00E02224" w:rsidDel="00AE159D" w:rsidRDefault="00E02224" w:rsidP="00AE159D">
            <w:pPr>
              <w:rPr>
                <w:del w:id="5982" w:author="Anees Shaikh" w:date="2013-10-06T21:58:00Z"/>
              </w:rPr>
              <w:pPrChange w:id="5983" w:author="Anees Shaikh" w:date="2013-10-06T21:59:00Z">
                <w:pPr>
                  <w:pStyle w:val="XML1"/>
                </w:pPr>
              </w:pPrChange>
            </w:pPr>
            <w:del w:id="5984" w:author="Anees Shaikh" w:date="2013-10-06T21:58:00Z">
              <w:r w:rsidDel="00AE159D">
                <w:delText xml:space="preserve">            Specifies the outer UDP destination port</w:delText>
              </w:r>
            </w:del>
          </w:p>
          <w:p w14:paraId="6C8EF324" w14:textId="73B28D8E" w:rsidR="00E02224" w:rsidDel="00AE159D" w:rsidRDefault="00E02224" w:rsidP="00AE159D">
            <w:pPr>
              <w:rPr>
                <w:del w:id="5985" w:author="Anees Shaikh" w:date="2013-10-06T21:58:00Z"/>
              </w:rPr>
              <w:pPrChange w:id="5986" w:author="Anees Shaikh" w:date="2013-10-06T21:59:00Z">
                <w:pPr>
                  <w:pStyle w:val="XML1"/>
                </w:pPr>
              </w:pPrChange>
            </w:pPr>
            <w:del w:id="5987" w:author="Anees Shaikh" w:date="2013-10-06T21:58:00Z">
              <w:r w:rsidDel="00AE159D">
                <w:delText xml:space="preserve">            number.  It is intended to reserve a port number for</w:delText>
              </w:r>
            </w:del>
          </w:p>
          <w:p w14:paraId="4312A46A" w14:textId="23ED6CB6" w:rsidR="00E02224" w:rsidDel="00AE159D" w:rsidRDefault="00E02224" w:rsidP="00AE159D">
            <w:pPr>
              <w:rPr>
                <w:del w:id="5988" w:author="Anees Shaikh" w:date="2013-10-06T21:58:00Z"/>
              </w:rPr>
              <w:pPrChange w:id="5989" w:author="Anees Shaikh" w:date="2013-10-06T21:59:00Z">
                <w:pPr>
                  <w:pStyle w:val="XML1"/>
                </w:pPr>
              </w:pPrChange>
            </w:pPr>
            <w:del w:id="5990" w:author="Anees Shaikh" w:date="2013-10-06T21:58:00Z">
              <w:r w:rsidDel="00AE159D">
                <w:delText xml:space="preserve">            VxLAN at IANA.  As soon as this has been reserved, the</w:delText>
              </w:r>
            </w:del>
          </w:p>
          <w:p w14:paraId="3D3A4568" w14:textId="7A65D2A5" w:rsidR="00E02224" w:rsidDel="00AE159D" w:rsidRDefault="00E02224" w:rsidP="00AE159D">
            <w:pPr>
              <w:rPr>
                <w:del w:id="5991" w:author="Anees Shaikh" w:date="2013-10-06T21:58:00Z"/>
              </w:rPr>
              <w:pPrChange w:id="5992" w:author="Anees Shaikh" w:date="2013-10-06T21:59:00Z">
                <w:pPr>
                  <w:pStyle w:val="XML1"/>
                </w:pPr>
              </w:pPrChange>
            </w:pPr>
            <w:del w:id="5993" w:author="Anees Shaikh" w:date="2013-10-06T21:58:00Z">
              <w:r w:rsidDel="00AE159D">
                <w:delText xml:space="preserve">            reserved number SHOULD become the default value for this</w:delText>
              </w:r>
            </w:del>
          </w:p>
          <w:p w14:paraId="7F858AE2" w14:textId="2F4F0319" w:rsidR="00E02224" w:rsidDel="00AE159D" w:rsidRDefault="00E02224" w:rsidP="00AE159D">
            <w:pPr>
              <w:rPr>
                <w:del w:id="5994" w:author="Anees Shaikh" w:date="2013-10-06T21:58:00Z"/>
              </w:rPr>
              <w:pPrChange w:id="5995" w:author="Anees Shaikh" w:date="2013-10-06T21:59:00Z">
                <w:pPr>
                  <w:pStyle w:val="XML1"/>
                </w:pPr>
              </w:pPrChange>
            </w:pPr>
            <w:del w:id="5996" w:author="Anees Shaikh" w:date="2013-10-06T21:58:00Z">
              <w:r w:rsidDel="00AE159D">
                <w:delText xml:space="preserve">            element.</w:delText>
              </w:r>
            </w:del>
          </w:p>
          <w:p w14:paraId="412DF3B7" w14:textId="05369301" w:rsidR="00E02224" w:rsidDel="00AE159D" w:rsidRDefault="00E02224" w:rsidP="00AE159D">
            <w:pPr>
              <w:rPr>
                <w:del w:id="5997" w:author="Anees Shaikh" w:date="2013-10-06T21:58:00Z"/>
              </w:rPr>
              <w:pPrChange w:id="5998" w:author="Anees Shaikh" w:date="2013-10-06T21:59:00Z">
                <w:pPr>
                  <w:pStyle w:val="XML1"/>
                </w:pPr>
              </w:pPrChange>
            </w:pPr>
            <w:del w:id="5999" w:author="Anees Shaikh" w:date="2013-10-06T21:58:00Z">
              <w:r w:rsidDel="00AE159D">
                <w:delText xml:space="preserve">          &lt;/xs:documentation&gt;</w:delText>
              </w:r>
            </w:del>
          </w:p>
          <w:p w14:paraId="1AEB97D0" w14:textId="19B23454" w:rsidR="00E02224" w:rsidDel="00AE159D" w:rsidRDefault="00E02224" w:rsidP="00AE159D">
            <w:pPr>
              <w:rPr>
                <w:del w:id="6000" w:author="Anees Shaikh" w:date="2013-10-06T21:58:00Z"/>
              </w:rPr>
              <w:pPrChange w:id="6001" w:author="Anees Shaikh" w:date="2013-10-06T21:59:00Z">
                <w:pPr>
                  <w:pStyle w:val="XML1"/>
                </w:pPr>
              </w:pPrChange>
            </w:pPr>
            <w:del w:id="6002" w:author="Anees Shaikh" w:date="2013-10-06T21:58:00Z">
              <w:r w:rsidDel="00AE159D">
                <w:delText xml:space="preserve">        &lt;/xs:annotation&gt;</w:delText>
              </w:r>
            </w:del>
          </w:p>
          <w:p w14:paraId="5B2BC25B" w14:textId="648E3F5F" w:rsidR="00E02224" w:rsidDel="00AE159D" w:rsidRDefault="00E02224" w:rsidP="00AE159D">
            <w:pPr>
              <w:rPr>
                <w:del w:id="6003" w:author="Anees Shaikh" w:date="2013-10-06T21:58:00Z"/>
              </w:rPr>
              <w:pPrChange w:id="6004" w:author="Anees Shaikh" w:date="2013-10-06T21:59:00Z">
                <w:pPr>
                  <w:pStyle w:val="XML1"/>
                </w:pPr>
              </w:pPrChange>
            </w:pPr>
            <w:del w:id="6005" w:author="Anees Shaikh" w:date="2013-10-06T21:58:00Z">
              <w:r w:rsidDel="00AE159D">
                <w:delText xml:space="preserve">      &lt;/xs:element&gt;</w:delText>
              </w:r>
            </w:del>
          </w:p>
          <w:p w14:paraId="38CBF4F3" w14:textId="40221CF1" w:rsidR="00E02224" w:rsidDel="00AE159D" w:rsidRDefault="00E02224" w:rsidP="00AE159D">
            <w:pPr>
              <w:rPr>
                <w:del w:id="6006" w:author="Anees Shaikh" w:date="2013-10-06T21:58:00Z"/>
              </w:rPr>
              <w:pPrChange w:id="6007" w:author="Anees Shaikh" w:date="2013-10-06T21:59:00Z">
                <w:pPr>
                  <w:pStyle w:val="XML1"/>
                </w:pPr>
              </w:pPrChange>
            </w:pPr>
            <w:del w:id="6008" w:author="Anees Shaikh" w:date="2013-10-06T21:58:00Z">
              <w:r w:rsidDel="00AE159D">
                <w:delText xml:space="preserve">      &lt;xs:element name="udp-checksum"  type="xs:boolean"&gt;</w:delText>
              </w:r>
            </w:del>
          </w:p>
          <w:p w14:paraId="0380EA98" w14:textId="77BD25EF" w:rsidR="00E02224" w:rsidDel="00AE159D" w:rsidRDefault="00E02224" w:rsidP="00AE159D">
            <w:pPr>
              <w:rPr>
                <w:del w:id="6009" w:author="Anees Shaikh" w:date="2013-10-06T21:58:00Z"/>
              </w:rPr>
              <w:pPrChange w:id="6010" w:author="Anees Shaikh" w:date="2013-10-06T21:59:00Z">
                <w:pPr>
                  <w:pStyle w:val="XML1"/>
                </w:pPr>
              </w:pPrChange>
            </w:pPr>
            <w:del w:id="6011" w:author="Anees Shaikh" w:date="2013-10-06T21:58:00Z">
              <w:r w:rsidDel="00AE159D">
                <w:delText xml:space="preserve">        &lt;xs:annotation&gt;</w:delText>
              </w:r>
            </w:del>
          </w:p>
          <w:p w14:paraId="03B4744E" w14:textId="2E65409B" w:rsidR="00E02224" w:rsidDel="00AE159D" w:rsidRDefault="00E02224" w:rsidP="00AE159D">
            <w:pPr>
              <w:rPr>
                <w:del w:id="6012" w:author="Anees Shaikh" w:date="2013-10-06T21:58:00Z"/>
              </w:rPr>
              <w:pPrChange w:id="6013" w:author="Anees Shaikh" w:date="2013-10-06T21:59:00Z">
                <w:pPr>
                  <w:pStyle w:val="XML1"/>
                </w:pPr>
              </w:pPrChange>
            </w:pPr>
            <w:del w:id="6014" w:author="Anees Shaikh" w:date="2013-10-06T21:58:00Z">
              <w:r w:rsidDel="00AE159D">
                <w:delText xml:space="preserve">          &lt;xs:documentation&gt;</w:delText>
              </w:r>
            </w:del>
          </w:p>
          <w:p w14:paraId="3CDE98D2" w14:textId="3C13B373" w:rsidR="00E02224" w:rsidDel="00AE159D" w:rsidRDefault="00E02224" w:rsidP="00AE159D">
            <w:pPr>
              <w:rPr>
                <w:del w:id="6015" w:author="Anees Shaikh" w:date="2013-10-06T21:58:00Z"/>
              </w:rPr>
              <w:pPrChange w:id="6016" w:author="Anees Shaikh" w:date="2013-10-06T21:59:00Z">
                <w:pPr>
                  <w:pStyle w:val="XML1"/>
                </w:pPr>
              </w:pPrChange>
            </w:pPr>
            <w:del w:id="6017" w:author="Anees Shaikh" w:date="2013-10-06T21:58:00Z">
              <w:r w:rsidDel="00AE159D">
                <w:delText xml:space="preserve">            Boolean flag to indicate whether or not the</w:delText>
              </w:r>
            </w:del>
          </w:p>
          <w:p w14:paraId="42998AE1" w14:textId="5AD80A08" w:rsidR="00E02224" w:rsidDel="00AE159D" w:rsidRDefault="00E02224" w:rsidP="00AE159D">
            <w:pPr>
              <w:rPr>
                <w:del w:id="6018" w:author="Anees Shaikh" w:date="2013-10-06T21:58:00Z"/>
              </w:rPr>
              <w:pPrChange w:id="6019" w:author="Anees Shaikh" w:date="2013-10-06T21:59:00Z">
                <w:pPr>
                  <w:pStyle w:val="XML1"/>
                </w:pPr>
              </w:pPrChange>
            </w:pPr>
            <w:del w:id="6020" w:author="Anees Shaikh" w:date="2013-10-06T21:58:00Z">
              <w:r w:rsidDel="00AE159D">
                <w:delText xml:space="preserve">            outer UDP checksum should be set</w:delText>
              </w:r>
            </w:del>
          </w:p>
          <w:p w14:paraId="1771A45F" w14:textId="2D05CB25" w:rsidR="00E02224" w:rsidDel="00AE159D" w:rsidRDefault="00E02224" w:rsidP="00AE159D">
            <w:pPr>
              <w:rPr>
                <w:del w:id="6021" w:author="Anees Shaikh" w:date="2013-10-06T21:58:00Z"/>
              </w:rPr>
              <w:pPrChange w:id="6022" w:author="Anees Shaikh" w:date="2013-10-06T21:59:00Z">
                <w:pPr>
                  <w:pStyle w:val="XML1"/>
                </w:pPr>
              </w:pPrChange>
            </w:pPr>
            <w:del w:id="6023" w:author="Anees Shaikh" w:date="2013-10-06T21:58:00Z">
              <w:r w:rsidDel="00AE159D">
                <w:delText xml:space="preserve">          &lt;/xs:documentation&gt;</w:delText>
              </w:r>
            </w:del>
          </w:p>
          <w:p w14:paraId="7DBB80B0" w14:textId="524F160B" w:rsidR="00E02224" w:rsidDel="00AE159D" w:rsidRDefault="00E02224" w:rsidP="00AE159D">
            <w:pPr>
              <w:rPr>
                <w:del w:id="6024" w:author="Anees Shaikh" w:date="2013-10-06T21:58:00Z"/>
              </w:rPr>
              <w:pPrChange w:id="6025" w:author="Anees Shaikh" w:date="2013-10-06T21:59:00Z">
                <w:pPr>
                  <w:pStyle w:val="XML1"/>
                </w:pPr>
              </w:pPrChange>
            </w:pPr>
            <w:del w:id="6026" w:author="Anees Shaikh" w:date="2013-10-06T21:58:00Z">
              <w:r w:rsidDel="00AE159D">
                <w:delText xml:space="preserve">        &lt;/xs:annotation&gt;</w:delText>
              </w:r>
            </w:del>
          </w:p>
          <w:p w14:paraId="1D44D846" w14:textId="3F0D8866" w:rsidR="00E02224" w:rsidDel="00AE159D" w:rsidRDefault="00E02224" w:rsidP="00AE159D">
            <w:pPr>
              <w:rPr>
                <w:del w:id="6027" w:author="Anees Shaikh" w:date="2013-10-06T21:58:00Z"/>
              </w:rPr>
              <w:pPrChange w:id="6028" w:author="Anees Shaikh" w:date="2013-10-06T21:59:00Z">
                <w:pPr>
                  <w:pStyle w:val="XML1"/>
                </w:pPr>
              </w:pPrChange>
            </w:pPr>
            <w:del w:id="6029" w:author="Anees Shaikh" w:date="2013-10-06T21:58:00Z">
              <w:r w:rsidDel="00AE159D">
                <w:delText xml:space="preserve">      &lt;/xs:element&gt;</w:delText>
              </w:r>
            </w:del>
          </w:p>
          <w:p w14:paraId="7529C454" w14:textId="05369A2F" w:rsidR="00E02224" w:rsidDel="00AE159D" w:rsidRDefault="00E02224" w:rsidP="00AE159D">
            <w:pPr>
              <w:rPr>
                <w:del w:id="6030" w:author="Anees Shaikh" w:date="2013-10-06T21:58:00Z"/>
              </w:rPr>
              <w:pPrChange w:id="6031" w:author="Anees Shaikh" w:date="2013-10-06T21:59:00Z">
                <w:pPr>
                  <w:pStyle w:val="XML1"/>
                </w:pPr>
              </w:pPrChange>
            </w:pPr>
            <w:del w:id="6032" w:author="Anees Shaikh" w:date="2013-10-06T21:58:00Z">
              <w:r w:rsidDel="00AE159D">
                <w:delText xml:space="preserve">    &lt;/xs:sequence&gt;</w:delText>
              </w:r>
            </w:del>
          </w:p>
          <w:p w14:paraId="609684CE" w14:textId="1AC5AA7C" w:rsidR="00E02224" w:rsidDel="00AE159D" w:rsidRDefault="00E02224" w:rsidP="00AE159D">
            <w:pPr>
              <w:rPr>
                <w:del w:id="6033" w:author="Anees Shaikh" w:date="2013-10-06T21:58:00Z"/>
              </w:rPr>
              <w:pPrChange w:id="6034" w:author="Anees Shaikh" w:date="2013-10-06T21:59:00Z">
                <w:pPr>
                  <w:pStyle w:val="XML1"/>
                </w:pPr>
              </w:pPrChange>
            </w:pPr>
            <w:del w:id="6035" w:author="Anees Shaikh" w:date="2013-10-06T21:58:00Z">
              <w:r w:rsidDel="00AE159D">
                <w:delText xml:space="preserve">  &lt;/xs:group&gt;</w:delText>
              </w:r>
            </w:del>
          </w:p>
          <w:p w14:paraId="4B00D703" w14:textId="2C2A0D5F" w:rsidR="00E02224" w:rsidDel="00AE159D" w:rsidRDefault="00E02224" w:rsidP="00AE159D">
            <w:pPr>
              <w:rPr>
                <w:del w:id="6036" w:author="Anees Shaikh" w:date="2013-10-06T21:58:00Z"/>
              </w:rPr>
              <w:pPrChange w:id="6037" w:author="Anees Shaikh" w:date="2013-10-06T21:59:00Z">
                <w:pPr>
                  <w:pStyle w:val="XML1"/>
                </w:pPr>
              </w:pPrChange>
            </w:pPr>
          </w:p>
          <w:p w14:paraId="71DC3D37" w14:textId="644FC36F" w:rsidR="00E02224" w:rsidDel="00AE159D" w:rsidRDefault="00E02224" w:rsidP="00AE159D">
            <w:pPr>
              <w:rPr>
                <w:del w:id="6038" w:author="Anees Shaikh" w:date="2013-10-06T21:58:00Z"/>
              </w:rPr>
              <w:pPrChange w:id="6039" w:author="Anees Shaikh" w:date="2013-10-06T21:59:00Z">
                <w:pPr>
                  <w:pStyle w:val="XML1"/>
                </w:pPr>
              </w:pPrChange>
            </w:pPr>
            <w:del w:id="6040" w:author="Anees Shaikh" w:date="2013-10-06T21:58:00Z">
              <w:r w:rsidDel="00AE159D">
                <w:delText xml:space="preserve">  &lt;xs:group name="OFPortNVGRETunnelType"&gt;</w:delText>
              </w:r>
            </w:del>
          </w:p>
          <w:p w14:paraId="2925543A" w14:textId="630975EE" w:rsidR="00E02224" w:rsidDel="00AE159D" w:rsidRDefault="00E02224" w:rsidP="00AE159D">
            <w:pPr>
              <w:rPr>
                <w:del w:id="6041" w:author="Anees Shaikh" w:date="2013-10-06T21:58:00Z"/>
              </w:rPr>
              <w:pPrChange w:id="6042" w:author="Anees Shaikh" w:date="2013-10-06T21:59:00Z">
                <w:pPr>
                  <w:pStyle w:val="XML1"/>
                </w:pPr>
              </w:pPrChange>
            </w:pPr>
            <w:del w:id="6043" w:author="Anees Shaikh" w:date="2013-10-06T21:58:00Z">
              <w:r w:rsidDel="00AE159D">
                <w:delText xml:space="preserve">    &lt;xs:annotation&gt;</w:delText>
              </w:r>
            </w:del>
          </w:p>
          <w:p w14:paraId="181D0878" w14:textId="7CFE07EB" w:rsidR="00E02224" w:rsidDel="00AE159D" w:rsidRDefault="00E02224" w:rsidP="00AE159D">
            <w:pPr>
              <w:rPr>
                <w:del w:id="6044" w:author="Anees Shaikh" w:date="2013-10-06T21:58:00Z"/>
              </w:rPr>
              <w:pPrChange w:id="6045" w:author="Anees Shaikh" w:date="2013-10-06T21:59:00Z">
                <w:pPr>
                  <w:pStyle w:val="XML1"/>
                </w:pPr>
              </w:pPrChange>
            </w:pPr>
            <w:del w:id="6046" w:author="Anees Shaikh" w:date="2013-10-06T21:58:00Z">
              <w:r w:rsidDel="00AE159D">
                <w:delText xml:space="preserve">      &lt;xs:documentation&gt;</w:delText>
              </w:r>
            </w:del>
          </w:p>
          <w:p w14:paraId="2CDA9D71" w14:textId="3882C81E" w:rsidR="00E02224" w:rsidDel="00AE159D" w:rsidRDefault="00E02224" w:rsidP="00AE159D">
            <w:pPr>
              <w:rPr>
                <w:del w:id="6047" w:author="Anees Shaikh" w:date="2013-10-06T21:58:00Z"/>
              </w:rPr>
              <w:pPrChange w:id="6048" w:author="Anees Shaikh" w:date="2013-10-06T21:59:00Z">
                <w:pPr>
                  <w:pStyle w:val="XML1"/>
                </w:pPr>
              </w:pPrChange>
            </w:pPr>
            <w:del w:id="6049" w:author="Anees Shaikh" w:date="2013-10-06T21:58:00Z">
              <w:r w:rsidDel="00AE159D">
                <w:delText xml:space="preserve">        Properties of a NVGRE tunnel.</w:delText>
              </w:r>
            </w:del>
          </w:p>
          <w:p w14:paraId="59D6B438" w14:textId="0C440995" w:rsidR="00E02224" w:rsidDel="00AE159D" w:rsidRDefault="00E02224" w:rsidP="00AE159D">
            <w:pPr>
              <w:rPr>
                <w:del w:id="6050" w:author="Anees Shaikh" w:date="2013-10-06T21:58:00Z"/>
              </w:rPr>
              <w:pPrChange w:id="6051" w:author="Anees Shaikh" w:date="2013-10-06T21:59:00Z">
                <w:pPr>
                  <w:pStyle w:val="XML1"/>
                </w:pPr>
              </w:pPrChange>
            </w:pPr>
            <w:del w:id="6052" w:author="Anees Shaikh" w:date="2013-10-06T21:58:00Z">
              <w:r w:rsidDel="00AE159D">
                <w:delText xml:space="preserve">      &lt;/xs:documentation&gt;</w:delText>
              </w:r>
            </w:del>
          </w:p>
          <w:p w14:paraId="1CCC9CB7" w14:textId="29305513" w:rsidR="00E02224" w:rsidDel="00AE159D" w:rsidRDefault="00E02224" w:rsidP="00AE159D">
            <w:pPr>
              <w:rPr>
                <w:del w:id="6053" w:author="Anees Shaikh" w:date="2013-10-06T21:58:00Z"/>
              </w:rPr>
              <w:pPrChange w:id="6054" w:author="Anees Shaikh" w:date="2013-10-06T21:59:00Z">
                <w:pPr>
                  <w:pStyle w:val="XML1"/>
                </w:pPr>
              </w:pPrChange>
            </w:pPr>
            <w:del w:id="6055" w:author="Anees Shaikh" w:date="2013-10-06T21:58:00Z">
              <w:r w:rsidDel="00AE159D">
                <w:delText xml:space="preserve">    &lt;/xs:annotation&gt;</w:delText>
              </w:r>
            </w:del>
          </w:p>
          <w:p w14:paraId="70A4E02F" w14:textId="3E3C795E" w:rsidR="00E02224" w:rsidDel="00AE159D" w:rsidRDefault="00E02224" w:rsidP="00AE159D">
            <w:pPr>
              <w:rPr>
                <w:del w:id="6056" w:author="Anees Shaikh" w:date="2013-10-06T21:58:00Z"/>
              </w:rPr>
              <w:pPrChange w:id="6057" w:author="Anees Shaikh" w:date="2013-10-06T21:59:00Z">
                <w:pPr>
                  <w:pStyle w:val="XML1"/>
                </w:pPr>
              </w:pPrChange>
            </w:pPr>
          </w:p>
          <w:p w14:paraId="003964C3" w14:textId="3108DF38" w:rsidR="00E02224" w:rsidDel="00AE159D" w:rsidRDefault="00E02224" w:rsidP="00AE159D">
            <w:pPr>
              <w:rPr>
                <w:del w:id="6058" w:author="Anees Shaikh" w:date="2013-10-06T21:58:00Z"/>
              </w:rPr>
              <w:pPrChange w:id="6059" w:author="Anees Shaikh" w:date="2013-10-06T21:59:00Z">
                <w:pPr>
                  <w:pStyle w:val="XML1"/>
                </w:pPr>
              </w:pPrChange>
            </w:pPr>
            <w:del w:id="6060" w:author="Anees Shaikh" w:date="2013-10-06T21:58:00Z">
              <w:r w:rsidDel="00AE159D">
                <w:delText xml:space="preserve">    &lt;xs:sequence&gt;</w:delText>
              </w:r>
            </w:del>
          </w:p>
          <w:p w14:paraId="34DB3FB8" w14:textId="3C68398A" w:rsidR="00E02224" w:rsidDel="00AE159D" w:rsidRDefault="00E02224" w:rsidP="00AE159D">
            <w:pPr>
              <w:rPr>
                <w:del w:id="6061" w:author="Anees Shaikh" w:date="2013-10-06T21:58:00Z"/>
              </w:rPr>
              <w:pPrChange w:id="6062" w:author="Anees Shaikh" w:date="2013-10-06T21:59:00Z">
                <w:pPr>
                  <w:pStyle w:val="XML1"/>
                </w:pPr>
              </w:pPrChange>
            </w:pPr>
            <w:del w:id="6063" w:author="Anees Shaikh" w:date="2013-10-06T21:58:00Z">
              <w:r w:rsidDel="00AE159D">
                <w:delText xml:space="preserve">      &lt;xs:group ref="OFPortBaseTunnelType"/&gt;</w:delText>
              </w:r>
            </w:del>
          </w:p>
          <w:p w14:paraId="5A283622" w14:textId="147844D7" w:rsidR="00E02224" w:rsidDel="00AE159D" w:rsidRDefault="00E02224" w:rsidP="00AE159D">
            <w:pPr>
              <w:rPr>
                <w:del w:id="6064" w:author="Anees Shaikh" w:date="2013-10-06T21:58:00Z"/>
              </w:rPr>
              <w:pPrChange w:id="6065" w:author="Anees Shaikh" w:date="2013-10-06T21:59:00Z">
                <w:pPr>
                  <w:pStyle w:val="XML1"/>
                </w:pPr>
              </w:pPrChange>
            </w:pPr>
            <w:del w:id="6066" w:author="Anees Shaikh" w:date="2013-10-06T21:58:00Z">
              <w:r w:rsidDel="00AE159D">
                <w:delText xml:space="preserve">      &lt;xs:element name="</w:delText>
              </w:r>
            </w:del>
            <w:del w:id="6067" w:author="Anees Shaikh" w:date="2013-10-05T00:06:00Z">
              <w:r w:rsidDel="00C7785A">
                <w:delText>tni</w:delText>
              </w:r>
            </w:del>
            <w:del w:id="6068" w:author="Anees Shaikh" w:date="2013-10-06T21:58:00Z">
              <w:r w:rsidDel="00AE159D">
                <w:delText>"  type="xs:unsignedInt"&gt;</w:delText>
              </w:r>
            </w:del>
          </w:p>
          <w:p w14:paraId="53B198BB" w14:textId="64F59F6E" w:rsidR="00E02224" w:rsidDel="00AE159D" w:rsidRDefault="00E02224" w:rsidP="00AE159D">
            <w:pPr>
              <w:rPr>
                <w:del w:id="6069" w:author="Anees Shaikh" w:date="2013-10-06T21:58:00Z"/>
              </w:rPr>
              <w:pPrChange w:id="6070" w:author="Anees Shaikh" w:date="2013-10-06T21:59:00Z">
                <w:pPr>
                  <w:pStyle w:val="XML1"/>
                </w:pPr>
              </w:pPrChange>
            </w:pPr>
            <w:del w:id="6071" w:author="Anees Shaikh" w:date="2013-10-06T21:58:00Z">
              <w:r w:rsidDel="00AE159D">
                <w:delText xml:space="preserve">        &lt;xs:annotation&gt;</w:delText>
              </w:r>
            </w:del>
          </w:p>
          <w:p w14:paraId="5F3D2ABA" w14:textId="0E1E0616" w:rsidR="00E02224" w:rsidDel="00AE159D" w:rsidRDefault="00E02224" w:rsidP="00AE159D">
            <w:pPr>
              <w:rPr>
                <w:del w:id="6072" w:author="Anees Shaikh" w:date="2013-10-06T21:58:00Z"/>
              </w:rPr>
              <w:pPrChange w:id="6073" w:author="Anees Shaikh" w:date="2013-10-06T21:59:00Z">
                <w:pPr>
                  <w:pStyle w:val="XML1"/>
                </w:pPr>
              </w:pPrChange>
            </w:pPr>
            <w:del w:id="6074" w:author="Anees Shaikh" w:date="2013-10-06T21:58:00Z">
              <w:r w:rsidDel="00AE159D">
                <w:delText xml:space="preserve">          &lt;xs:documentation&gt;</w:delText>
              </w:r>
            </w:del>
          </w:p>
          <w:p w14:paraId="661AF36A" w14:textId="7FB5E5DB" w:rsidR="00AD581A" w:rsidDel="00AE159D" w:rsidRDefault="00E02224" w:rsidP="00AE159D">
            <w:pPr>
              <w:rPr>
                <w:del w:id="6075" w:author="Anees Shaikh" w:date="2013-10-06T21:58:00Z"/>
              </w:rPr>
              <w:pPrChange w:id="6076" w:author="Anees Shaikh" w:date="2013-10-06T21:59:00Z">
                <w:pPr>
                  <w:pStyle w:val="XML1"/>
                </w:pPr>
              </w:pPrChange>
            </w:pPr>
            <w:del w:id="6077" w:author="Anees Shaikh" w:date="2013-10-06T21:58:00Z">
              <w:r w:rsidDel="00AE159D">
                <w:delText xml:space="preserve">            Specifies the </w:delText>
              </w:r>
            </w:del>
            <w:del w:id="6078" w:author="Anees Shaikh" w:date="2013-10-05T00:11:00Z">
              <w:r w:rsidDel="00AD581A">
                <w:delText>tenant network identifier</w:delText>
              </w:r>
            </w:del>
          </w:p>
          <w:p w14:paraId="4DAA0BAC" w14:textId="003FED69" w:rsidR="00E02224" w:rsidDel="00AD581A" w:rsidRDefault="00E02224" w:rsidP="00AE159D">
            <w:pPr>
              <w:rPr>
                <w:del w:id="6079" w:author="Anees Shaikh" w:date="2013-10-05T00:12:00Z"/>
              </w:rPr>
              <w:pPrChange w:id="6080" w:author="Anees Shaikh" w:date="2013-10-06T21:59:00Z">
                <w:pPr>
                  <w:pStyle w:val="XML1"/>
                </w:pPr>
              </w:pPrChange>
            </w:pPr>
            <w:del w:id="6081" w:author="Anees Shaikh" w:date="2013-10-06T21:58:00Z">
              <w:r w:rsidDel="00AE159D">
                <w:delText xml:space="preserve">          </w:delText>
              </w:r>
            </w:del>
            <w:del w:id="6082" w:author="Anees Shaikh" w:date="2013-10-05T00:13:00Z">
              <w:r w:rsidDel="00AD581A">
                <w:delText xml:space="preserve"> </w:delText>
              </w:r>
            </w:del>
            <w:del w:id="6083" w:author="Anees Shaikh" w:date="2013-10-05T00:12:00Z">
              <w:r w:rsidDel="00AD581A">
                <w:delText xml:space="preserve"> assigned to all packets sent on the tunnel</w:delText>
              </w:r>
            </w:del>
          </w:p>
          <w:p w14:paraId="0F8EA5C5" w14:textId="2F838985" w:rsidR="00E02224" w:rsidDel="00AE159D" w:rsidRDefault="00E02224" w:rsidP="00AE159D">
            <w:pPr>
              <w:rPr>
                <w:del w:id="6084" w:author="Anees Shaikh" w:date="2013-10-06T21:58:00Z"/>
              </w:rPr>
              <w:pPrChange w:id="6085" w:author="Anees Shaikh" w:date="2013-10-06T21:59:00Z">
                <w:pPr>
                  <w:pStyle w:val="XML1"/>
                </w:pPr>
              </w:pPrChange>
            </w:pPr>
            <w:del w:id="6086" w:author="Anees Shaikh" w:date="2013-10-05T00:12:00Z">
              <w:r w:rsidDel="00AD581A">
                <w:delText xml:space="preserve">          </w:delText>
              </w:r>
            </w:del>
            <w:del w:id="6087" w:author="Anees Shaikh" w:date="2013-10-06T21:58:00Z">
              <w:r w:rsidDel="00AE159D">
                <w:delText>&lt;/xs:documentation&gt;</w:delText>
              </w:r>
            </w:del>
          </w:p>
          <w:p w14:paraId="6E7A39B3" w14:textId="643F8BE2" w:rsidR="00E02224" w:rsidDel="00AE159D" w:rsidRDefault="00E02224" w:rsidP="00AE159D">
            <w:pPr>
              <w:rPr>
                <w:del w:id="6088" w:author="Anees Shaikh" w:date="2013-10-06T21:58:00Z"/>
              </w:rPr>
              <w:pPrChange w:id="6089" w:author="Anees Shaikh" w:date="2013-10-06T21:59:00Z">
                <w:pPr>
                  <w:pStyle w:val="XML1"/>
                </w:pPr>
              </w:pPrChange>
            </w:pPr>
            <w:del w:id="6090" w:author="Anees Shaikh" w:date="2013-10-06T21:58:00Z">
              <w:r w:rsidDel="00AE159D">
                <w:delText xml:space="preserve">        &lt;/xs:annotation&gt;</w:delText>
              </w:r>
            </w:del>
          </w:p>
          <w:p w14:paraId="62047EA3" w14:textId="3F43C84F" w:rsidR="00E02224" w:rsidDel="00AE159D" w:rsidRDefault="00E02224" w:rsidP="00AE159D">
            <w:pPr>
              <w:rPr>
                <w:del w:id="6091" w:author="Anees Shaikh" w:date="2013-10-06T21:58:00Z"/>
              </w:rPr>
              <w:pPrChange w:id="6092" w:author="Anees Shaikh" w:date="2013-10-06T21:59:00Z">
                <w:pPr>
                  <w:pStyle w:val="XML1"/>
                </w:pPr>
              </w:pPrChange>
            </w:pPr>
            <w:del w:id="6093" w:author="Anees Shaikh" w:date="2013-10-06T21:58:00Z">
              <w:r w:rsidDel="00AE159D">
                <w:delText xml:space="preserve">      &lt;/xs:element&gt;</w:delText>
              </w:r>
            </w:del>
          </w:p>
          <w:p w14:paraId="617B21BB" w14:textId="1AE2187A" w:rsidR="00E02224" w:rsidDel="00AE159D" w:rsidRDefault="00E02224" w:rsidP="00AE159D">
            <w:pPr>
              <w:rPr>
                <w:del w:id="6094" w:author="Anees Shaikh" w:date="2013-10-06T21:58:00Z"/>
              </w:rPr>
              <w:pPrChange w:id="6095" w:author="Anees Shaikh" w:date="2013-10-06T21:59:00Z">
                <w:pPr>
                  <w:pStyle w:val="XML1"/>
                </w:pPr>
              </w:pPrChange>
            </w:pPr>
            <w:del w:id="6096" w:author="Anees Shaikh" w:date="2013-10-06T21:58:00Z">
              <w:r w:rsidDel="00AE159D">
                <w:delText xml:space="preserve">      &lt;xs:element name="</w:delText>
              </w:r>
            </w:del>
            <w:del w:id="6097" w:author="Anees Shaikh" w:date="2013-10-05T00:13:00Z">
              <w:r w:rsidDel="00AD581A">
                <w:delText>tni-resv</w:delText>
              </w:r>
            </w:del>
            <w:del w:id="6098" w:author="Anees Shaikh" w:date="2013-10-06T21:58:00Z">
              <w:r w:rsidDel="00AE159D">
                <w:delText>"  type="xs:unsignedInt"&gt;</w:delText>
              </w:r>
            </w:del>
          </w:p>
          <w:p w14:paraId="4BCA0010" w14:textId="6ED1BC8F" w:rsidR="00E02224" w:rsidDel="00AE159D" w:rsidRDefault="00E02224" w:rsidP="00AE159D">
            <w:pPr>
              <w:rPr>
                <w:del w:id="6099" w:author="Anees Shaikh" w:date="2013-10-06T21:58:00Z"/>
              </w:rPr>
              <w:pPrChange w:id="6100" w:author="Anees Shaikh" w:date="2013-10-06T21:59:00Z">
                <w:pPr>
                  <w:pStyle w:val="XML1"/>
                </w:pPr>
              </w:pPrChange>
            </w:pPr>
            <w:del w:id="6101" w:author="Anees Shaikh" w:date="2013-10-06T21:58:00Z">
              <w:r w:rsidDel="00AE159D">
                <w:delText xml:space="preserve">        &lt;xs:annotation&gt;</w:delText>
              </w:r>
            </w:del>
          </w:p>
          <w:p w14:paraId="1F714CB1" w14:textId="7F3BBBA6" w:rsidR="00E02224" w:rsidDel="00AE159D" w:rsidRDefault="00E02224" w:rsidP="00AE159D">
            <w:pPr>
              <w:rPr>
                <w:del w:id="6102" w:author="Anees Shaikh" w:date="2013-10-06T21:58:00Z"/>
              </w:rPr>
              <w:pPrChange w:id="6103" w:author="Anees Shaikh" w:date="2013-10-06T21:59:00Z">
                <w:pPr>
                  <w:pStyle w:val="XML1"/>
                </w:pPr>
              </w:pPrChange>
            </w:pPr>
            <w:del w:id="6104" w:author="Anees Shaikh" w:date="2013-10-06T21:58:00Z">
              <w:r w:rsidDel="00AE159D">
                <w:delText xml:space="preserve">          &lt;xs:documentation&gt;</w:delText>
              </w:r>
            </w:del>
          </w:p>
          <w:p w14:paraId="5897E4D6" w14:textId="6E2AE42D" w:rsidR="00E02224" w:rsidDel="00AD581A" w:rsidRDefault="00E02224" w:rsidP="00AE159D">
            <w:pPr>
              <w:rPr>
                <w:del w:id="6105" w:author="Anees Shaikh" w:date="2013-10-05T00:16:00Z"/>
              </w:rPr>
              <w:pPrChange w:id="6106" w:author="Anees Shaikh" w:date="2013-10-06T21:59:00Z">
                <w:pPr>
                  <w:pStyle w:val="XML1"/>
                </w:pPr>
              </w:pPrChange>
            </w:pPr>
            <w:del w:id="6107" w:author="Anees Shaikh" w:date="2013-10-06T21:58:00Z">
              <w:r w:rsidDel="00AE159D">
                <w:delText xml:space="preserve">            </w:delText>
              </w:r>
            </w:del>
            <w:del w:id="6108" w:author="Anees Shaikh" w:date="2013-10-05T00:16:00Z">
              <w:r w:rsidDel="00AD581A">
                <w:delText>Used to set the reserved user-defined bits of</w:delText>
              </w:r>
            </w:del>
          </w:p>
          <w:p w14:paraId="5632CAF8" w14:textId="7E808702" w:rsidR="00E02224" w:rsidDel="00AE159D" w:rsidRDefault="00E02224" w:rsidP="00AE159D">
            <w:pPr>
              <w:rPr>
                <w:del w:id="6109" w:author="Anees Shaikh" w:date="2013-10-06T21:58:00Z"/>
              </w:rPr>
              <w:pPrChange w:id="6110" w:author="Anees Shaikh" w:date="2013-10-06T21:59:00Z">
                <w:pPr>
                  <w:pStyle w:val="XML1"/>
                </w:pPr>
              </w:pPrChange>
            </w:pPr>
            <w:del w:id="6111" w:author="Anees Shaikh" w:date="2013-10-05T00:16:00Z">
              <w:r w:rsidDel="00AD581A">
                <w:delText xml:space="preserve">            the GRE key field</w:delText>
              </w:r>
            </w:del>
          </w:p>
          <w:p w14:paraId="75A17524" w14:textId="23C850E3" w:rsidR="00E02224" w:rsidDel="00AE159D" w:rsidRDefault="00E02224" w:rsidP="00AE159D">
            <w:pPr>
              <w:rPr>
                <w:del w:id="6112" w:author="Anees Shaikh" w:date="2013-10-06T21:58:00Z"/>
              </w:rPr>
              <w:pPrChange w:id="6113" w:author="Anees Shaikh" w:date="2013-10-06T21:59:00Z">
                <w:pPr>
                  <w:pStyle w:val="XML1"/>
                </w:pPr>
              </w:pPrChange>
            </w:pPr>
            <w:del w:id="6114" w:author="Anees Shaikh" w:date="2013-10-06T21:58:00Z">
              <w:r w:rsidDel="00AE159D">
                <w:delText xml:space="preserve">          &lt;/xs:documentation&gt;</w:delText>
              </w:r>
            </w:del>
          </w:p>
          <w:p w14:paraId="4E17D93E" w14:textId="56D3E35D" w:rsidR="00E02224" w:rsidDel="00AE159D" w:rsidRDefault="00E02224" w:rsidP="00AE159D">
            <w:pPr>
              <w:rPr>
                <w:del w:id="6115" w:author="Anees Shaikh" w:date="2013-10-06T21:58:00Z"/>
              </w:rPr>
              <w:pPrChange w:id="6116" w:author="Anees Shaikh" w:date="2013-10-06T21:59:00Z">
                <w:pPr>
                  <w:pStyle w:val="XML1"/>
                </w:pPr>
              </w:pPrChange>
            </w:pPr>
            <w:del w:id="6117" w:author="Anees Shaikh" w:date="2013-10-06T21:58:00Z">
              <w:r w:rsidDel="00AE159D">
                <w:delText xml:space="preserve">        &lt;/xs:annotation&gt;</w:delText>
              </w:r>
            </w:del>
          </w:p>
          <w:p w14:paraId="03F60069" w14:textId="19C64AE4" w:rsidR="00E02224" w:rsidDel="00AE159D" w:rsidRDefault="00E02224" w:rsidP="00AE159D">
            <w:pPr>
              <w:rPr>
                <w:del w:id="6118" w:author="Anees Shaikh" w:date="2013-10-06T21:58:00Z"/>
              </w:rPr>
              <w:pPrChange w:id="6119" w:author="Anees Shaikh" w:date="2013-10-06T21:59:00Z">
                <w:pPr>
                  <w:pStyle w:val="XML1"/>
                </w:pPr>
              </w:pPrChange>
            </w:pPr>
            <w:del w:id="6120" w:author="Anees Shaikh" w:date="2013-10-06T21:58:00Z">
              <w:r w:rsidDel="00AE159D">
                <w:delText xml:space="preserve">      &lt;/xs:element&gt;</w:delText>
              </w:r>
            </w:del>
          </w:p>
          <w:p w14:paraId="0F7A6A4E" w14:textId="6733DA14" w:rsidR="00E02224" w:rsidDel="00E8557B" w:rsidRDefault="00E02224" w:rsidP="00AE159D">
            <w:pPr>
              <w:rPr>
                <w:del w:id="6121" w:author="Anees Shaikh" w:date="2013-10-05T00:24:00Z"/>
                <w:color w:val="243F60" w:themeColor="accent1" w:themeShade="7F"/>
              </w:rPr>
              <w:pPrChange w:id="6122" w:author="Anees Shaikh" w:date="2013-10-06T21:59:00Z">
                <w:pPr>
                  <w:pStyle w:val="XML1"/>
                  <w:keepNext/>
                  <w:keepLines/>
                  <w:outlineLvl w:val="4"/>
                </w:pPr>
              </w:pPrChange>
            </w:pPr>
            <w:del w:id="6123" w:author="Anees Shaikh" w:date="2013-10-06T21:58:00Z">
              <w:r w:rsidDel="00AE159D">
                <w:delText xml:space="preserve">    </w:delText>
              </w:r>
            </w:del>
            <w:del w:id="6124" w:author="Anees Shaikh" w:date="2013-10-05T00:24:00Z">
              <w:r w:rsidDel="00E8557B">
                <w:delText xml:space="preserve">  &lt;xs:element name="tni-multicast-group"  type="inet:ip-address"&gt;</w:delText>
              </w:r>
            </w:del>
          </w:p>
          <w:p w14:paraId="664CE19D" w14:textId="710F78C0" w:rsidR="00E02224" w:rsidDel="00E8557B" w:rsidRDefault="00E02224" w:rsidP="00AE159D">
            <w:pPr>
              <w:rPr>
                <w:del w:id="6125" w:author="Anees Shaikh" w:date="2013-10-05T00:24:00Z"/>
              </w:rPr>
              <w:pPrChange w:id="6126" w:author="Anees Shaikh" w:date="2013-10-06T21:59:00Z">
                <w:pPr>
                  <w:pStyle w:val="XML1"/>
                </w:pPr>
              </w:pPrChange>
            </w:pPr>
            <w:del w:id="6127" w:author="Anees Shaikh" w:date="2013-10-05T00:24:00Z">
              <w:r w:rsidDel="00E8557B">
                <w:delText xml:space="preserve">        &lt;xs:annotation&gt;</w:delText>
              </w:r>
            </w:del>
          </w:p>
          <w:p w14:paraId="2E78357A" w14:textId="79985422" w:rsidR="00E02224" w:rsidDel="00E8557B" w:rsidRDefault="00E02224" w:rsidP="00AE159D">
            <w:pPr>
              <w:rPr>
                <w:del w:id="6128" w:author="Anees Shaikh" w:date="2013-10-05T00:24:00Z"/>
              </w:rPr>
              <w:pPrChange w:id="6129" w:author="Anees Shaikh" w:date="2013-10-06T21:59:00Z">
                <w:pPr>
                  <w:pStyle w:val="XML1"/>
                </w:pPr>
              </w:pPrChange>
            </w:pPr>
            <w:del w:id="6130" w:author="Anees Shaikh" w:date="2013-10-05T00:24:00Z">
              <w:r w:rsidDel="00E8557B">
                <w:delText xml:space="preserve">          &lt;xs:documentation&gt;</w:delText>
              </w:r>
            </w:del>
          </w:p>
          <w:p w14:paraId="54A8634F" w14:textId="3AD745DA" w:rsidR="00E02224" w:rsidDel="00E8557B" w:rsidRDefault="00E02224" w:rsidP="00AE159D">
            <w:pPr>
              <w:rPr>
                <w:del w:id="6131" w:author="Anees Shaikh" w:date="2013-10-05T00:24:00Z"/>
              </w:rPr>
              <w:pPrChange w:id="6132" w:author="Anees Shaikh" w:date="2013-10-06T21:59:00Z">
                <w:pPr>
                  <w:pStyle w:val="XML1"/>
                </w:pPr>
              </w:pPrChange>
            </w:pPr>
            <w:del w:id="6133" w:author="Anees Shaikh" w:date="2013-10-05T00:24:00Z">
              <w:r w:rsidDel="00E8557B">
                <w:delText xml:space="preserve">            If IP multicast is used to support broadcast</w:delText>
              </w:r>
            </w:del>
          </w:p>
          <w:p w14:paraId="5AF6AD4E" w14:textId="6F9F86AC" w:rsidR="00E02224" w:rsidDel="00E8557B" w:rsidRDefault="00E02224" w:rsidP="00AE159D">
            <w:pPr>
              <w:rPr>
                <w:del w:id="6134" w:author="Anees Shaikh" w:date="2013-10-05T00:24:00Z"/>
              </w:rPr>
              <w:pPrChange w:id="6135" w:author="Anees Shaikh" w:date="2013-10-06T21:59:00Z">
                <w:pPr>
                  <w:pStyle w:val="XML1"/>
                </w:pPr>
              </w:pPrChange>
            </w:pPr>
            <w:del w:id="6136" w:author="Anees Shaikh" w:date="2013-10-05T00:24:00Z">
              <w:r w:rsidDel="00E8557B">
                <w:delText xml:space="preserve">            on the tunnel this element specifies the corresponding </w:delText>
              </w:r>
            </w:del>
          </w:p>
          <w:p w14:paraId="446380D9" w14:textId="55FE6374" w:rsidR="00E02224" w:rsidDel="00E8557B" w:rsidRDefault="00E02224" w:rsidP="00AE159D">
            <w:pPr>
              <w:rPr>
                <w:del w:id="6137" w:author="Anees Shaikh" w:date="2013-10-05T00:24:00Z"/>
              </w:rPr>
              <w:pPrChange w:id="6138" w:author="Anees Shaikh" w:date="2013-10-06T21:59:00Z">
                <w:pPr>
                  <w:pStyle w:val="XML1"/>
                </w:pPr>
              </w:pPrChange>
            </w:pPr>
            <w:del w:id="6139" w:author="Anees Shaikh" w:date="2013-10-05T00:24:00Z">
              <w:r w:rsidDel="00E8557B">
                <w:delText xml:space="preserve">            multicast IP address</w:delText>
              </w:r>
            </w:del>
          </w:p>
          <w:p w14:paraId="3852D3CF" w14:textId="1B3A336F" w:rsidR="00E02224" w:rsidDel="00E8557B" w:rsidRDefault="00E02224" w:rsidP="00AE159D">
            <w:pPr>
              <w:rPr>
                <w:del w:id="6140" w:author="Anees Shaikh" w:date="2013-10-05T00:24:00Z"/>
              </w:rPr>
              <w:pPrChange w:id="6141" w:author="Anees Shaikh" w:date="2013-10-06T21:59:00Z">
                <w:pPr>
                  <w:pStyle w:val="XML1"/>
                </w:pPr>
              </w:pPrChange>
            </w:pPr>
            <w:del w:id="6142" w:author="Anees Shaikh" w:date="2013-10-05T00:24:00Z">
              <w:r w:rsidDel="00E8557B">
                <w:delText xml:space="preserve">          &lt;/xs:documentation&gt;</w:delText>
              </w:r>
            </w:del>
          </w:p>
          <w:p w14:paraId="5C9470E8" w14:textId="22D3D815" w:rsidR="00E02224" w:rsidDel="00E8557B" w:rsidRDefault="00E02224" w:rsidP="00AE159D">
            <w:pPr>
              <w:rPr>
                <w:del w:id="6143" w:author="Anees Shaikh" w:date="2013-10-05T00:24:00Z"/>
              </w:rPr>
              <w:pPrChange w:id="6144" w:author="Anees Shaikh" w:date="2013-10-06T21:59:00Z">
                <w:pPr>
                  <w:pStyle w:val="XML1"/>
                </w:pPr>
              </w:pPrChange>
            </w:pPr>
            <w:del w:id="6145" w:author="Anees Shaikh" w:date="2013-10-05T00:24:00Z">
              <w:r w:rsidDel="00E8557B">
                <w:delText xml:space="preserve">        &lt;/xs:annotation&gt;</w:delText>
              </w:r>
            </w:del>
          </w:p>
          <w:p w14:paraId="45BC63C6" w14:textId="32CF33B8" w:rsidR="00E02224" w:rsidDel="00E8557B" w:rsidRDefault="00E02224" w:rsidP="00AE159D">
            <w:pPr>
              <w:rPr>
                <w:del w:id="6146" w:author="Anees Shaikh" w:date="2013-10-05T00:24:00Z"/>
              </w:rPr>
              <w:pPrChange w:id="6147" w:author="Anees Shaikh" w:date="2013-10-06T21:59:00Z">
                <w:pPr>
                  <w:pStyle w:val="XML1"/>
                </w:pPr>
              </w:pPrChange>
            </w:pPr>
            <w:del w:id="6148" w:author="Anees Shaikh" w:date="2013-10-05T00:24:00Z">
              <w:r w:rsidDel="00E8557B">
                <w:delText xml:space="preserve">      &lt;/xs:element&gt;</w:delText>
              </w:r>
            </w:del>
          </w:p>
          <w:p w14:paraId="674C878E" w14:textId="4B421585" w:rsidR="00E02224" w:rsidDel="00AE159D" w:rsidRDefault="00E02224" w:rsidP="00AE159D">
            <w:pPr>
              <w:rPr>
                <w:del w:id="6149" w:author="Anees Shaikh" w:date="2013-10-06T21:58:00Z"/>
              </w:rPr>
              <w:pPrChange w:id="6150" w:author="Anees Shaikh" w:date="2013-10-06T21:59:00Z">
                <w:pPr>
                  <w:pStyle w:val="XML1"/>
                </w:pPr>
              </w:pPrChange>
            </w:pPr>
            <w:del w:id="6151" w:author="Anees Shaikh" w:date="2013-10-05T00:24:00Z">
              <w:r w:rsidDel="00E8557B">
                <w:delText xml:space="preserve">    </w:delText>
              </w:r>
            </w:del>
            <w:del w:id="6152" w:author="Anees Shaikh" w:date="2013-10-06T21:58:00Z">
              <w:r w:rsidDel="00AE159D">
                <w:delText>&lt;/xs:sequence&gt;</w:delText>
              </w:r>
            </w:del>
          </w:p>
          <w:p w14:paraId="7DF9509D" w14:textId="5F42B2E0" w:rsidR="00E02224" w:rsidDel="00AE159D" w:rsidRDefault="00E02224" w:rsidP="00AE159D">
            <w:pPr>
              <w:rPr>
                <w:del w:id="6153" w:author="Anees Shaikh" w:date="2013-10-06T21:58:00Z"/>
              </w:rPr>
              <w:pPrChange w:id="6154" w:author="Anees Shaikh" w:date="2013-10-06T21:59:00Z">
                <w:pPr>
                  <w:pStyle w:val="XML1"/>
                </w:pPr>
              </w:pPrChange>
            </w:pPr>
            <w:del w:id="6155" w:author="Anees Shaikh" w:date="2013-10-06T21:58:00Z">
              <w:r w:rsidDel="00AE159D">
                <w:delText xml:space="preserve">  &lt;/xs:group&gt;</w:delText>
              </w:r>
            </w:del>
          </w:p>
          <w:p w14:paraId="15C012C5" w14:textId="1CD51751" w:rsidR="00712E70" w:rsidRPr="009F1B7D" w:rsidDel="00AE159D" w:rsidRDefault="00712E70" w:rsidP="00AE159D">
            <w:pPr>
              <w:rPr>
                <w:del w:id="6156" w:author="Anees Shaikh" w:date="2013-10-06T21:58:00Z"/>
              </w:rPr>
              <w:pPrChange w:id="6157" w:author="Anees Shaikh" w:date="2013-10-06T21:59:00Z">
                <w:pPr>
                  <w:pStyle w:val="XML1"/>
                </w:pPr>
              </w:pPrChange>
            </w:pPr>
          </w:p>
        </w:tc>
      </w:tr>
    </w:tbl>
    <w:p w14:paraId="0C46D66E" w14:textId="77777777" w:rsidR="00B7089E" w:rsidRPr="009F1B7D" w:rsidRDefault="00B7089E" w:rsidP="00AE159D">
      <w:pPr>
        <w:pPrChange w:id="6158" w:author="Anees Shaikh" w:date="2013-10-06T21:59:00Z">
          <w:pPr>
            <w:pStyle w:val="BodyText"/>
          </w:pPr>
        </w:pPrChange>
      </w:pPr>
    </w:p>
    <w:p w14:paraId="149CFE13" w14:textId="6DE39D74" w:rsidR="00B7089E" w:rsidRPr="009F1B7D" w:rsidRDefault="00B7089E" w:rsidP="00D14D27">
      <w:pPr>
        <w:pStyle w:val="Heading3"/>
      </w:pPr>
      <w:bookmarkStart w:id="6159" w:name="_Toc315954015"/>
      <w:bookmarkStart w:id="6160" w:name="_Toc316542525"/>
      <w:bookmarkStart w:id="6161" w:name="_Toc242727935"/>
      <w:r w:rsidRPr="00DB42FD">
        <w:lastRenderedPageBreak/>
        <w:t>XML Example</w:t>
      </w:r>
      <w:bookmarkEnd w:id="6159"/>
      <w:bookmarkEnd w:id="6160"/>
      <w:r w:rsidR="007344A3">
        <w:t>s</w:t>
      </w:r>
      <w:bookmarkEnd w:id="6161"/>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lastRenderedPageBreak/>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6F0F14CD" w:rsidR="007344A3" w:rsidRDefault="007344A3" w:rsidP="007344A3">
            <w:pPr>
              <w:pStyle w:val="XML3"/>
            </w:pPr>
            <w:r>
              <w:t>&lt;udp-dest-port&gt;</w:t>
            </w:r>
            <w:del w:id="6162" w:author="Anees Shaikh" w:date="2013-08-24T04:23:00Z">
              <w:r w:rsidDel="00994B9F">
                <w:delText>3801</w:delText>
              </w:r>
            </w:del>
            <w:ins w:id="6163" w:author="Anees Shaikh" w:date="2013-08-24T04:23:00Z">
              <w:r w:rsidR="00994B9F">
                <w:t>4789</w:t>
              </w:r>
            </w:ins>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59BC4267" w:rsidR="007344A3" w:rsidRDefault="007344A3" w:rsidP="007344A3">
            <w:pPr>
              <w:pStyle w:val="XML3"/>
              <w:rPr>
                <w:ins w:id="6164" w:author="Anees Shaikh" w:date="2013-10-04T23:56:00Z"/>
              </w:rPr>
            </w:pPr>
            <w:r>
              <w:t>&lt;</w:t>
            </w:r>
            <w:ins w:id="6165" w:author="Anees Shaikh" w:date="2013-10-04T23:56:00Z">
              <w:r w:rsidR="00B433CD">
                <w:t>vsid</w:t>
              </w:r>
            </w:ins>
            <w:del w:id="6166" w:author="Anees Shaikh" w:date="2013-10-04T23:56:00Z">
              <w:r w:rsidDel="00B433CD">
                <w:delText>tni</w:delText>
              </w:r>
            </w:del>
            <w:r>
              <w:t>&gt;15581985&lt;/</w:t>
            </w:r>
            <w:ins w:id="6167" w:author="Anees Shaikh" w:date="2013-10-04T23:56:00Z">
              <w:r w:rsidR="00B433CD">
                <w:t>vsid</w:t>
              </w:r>
            </w:ins>
            <w:del w:id="6168" w:author="Anees Shaikh" w:date="2013-10-04T23:56:00Z">
              <w:r w:rsidDel="00B433CD">
                <w:delText>tni</w:delText>
              </w:r>
            </w:del>
            <w:r>
              <w:t>&gt;</w:t>
            </w:r>
          </w:p>
          <w:p w14:paraId="264C3C84" w14:textId="155A791E" w:rsidR="00B433CD" w:rsidRDefault="00B433CD" w:rsidP="007344A3">
            <w:pPr>
              <w:pStyle w:val="XML3"/>
            </w:pPr>
            <w:ins w:id="6169" w:author="Anees Shaikh" w:date="2013-10-04T23:56:00Z">
              <w:r>
                <w:t>&lt;flow-id&gt;</w:t>
              </w:r>
              <w:r w:rsidR="00C7785A">
                <w:t>335&lt;/flow-id&gt;</w:t>
              </w:r>
            </w:ins>
          </w:p>
          <w:p w14:paraId="0AEABDE0" w14:textId="57493B56" w:rsidR="007344A3" w:rsidRPr="00C128FA" w:rsidDel="00C7785A" w:rsidRDefault="007344A3" w:rsidP="007344A3">
            <w:pPr>
              <w:pStyle w:val="XML3"/>
              <w:rPr>
                <w:del w:id="6170" w:author="Anees Shaikh" w:date="2013-10-05T00:02:00Z"/>
                <w:lang w:val="de-DE"/>
              </w:rPr>
            </w:pPr>
            <w:del w:id="6171" w:author="Anees Shaikh" w:date="2013-10-05T00:02:00Z">
              <w:r w:rsidRPr="00C128FA" w:rsidDel="00C7785A">
                <w:rPr>
                  <w:lang w:val="de-DE"/>
                </w:rPr>
                <w:delText>&lt;tni-resv&gt;173&lt;/tni-resv&gt;</w:delText>
              </w:r>
            </w:del>
          </w:p>
          <w:p w14:paraId="6A82F112" w14:textId="77777777" w:rsidR="007344A3" w:rsidRPr="00C128FA" w:rsidRDefault="007344A3">
            <w:pPr>
              <w:pStyle w:val="XML3"/>
              <w:rPr>
                <w:color w:val="243F60" w:themeColor="accent1" w:themeShade="7F"/>
                <w:lang w:val="de-DE"/>
              </w:rPr>
              <w:pPrChange w:id="6172" w:author="Anees Shaikh" w:date="2013-10-05T00:02:00Z">
                <w:pPr>
                  <w:pStyle w:val="XML2"/>
                  <w:keepNext/>
                  <w:keepLines/>
                  <w:outlineLvl w:val="4"/>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6173" w:name="_Toc242727936"/>
      <w:r w:rsidRPr="00EB2D77">
        <w:t>OpenFlow Port Feature</w:t>
      </w:r>
      <w:bookmarkEnd w:id="6173"/>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6174" w:name="_Toc315954019"/>
      <w:bookmarkStart w:id="6175" w:name="_Toc316542529"/>
      <w:bookmarkStart w:id="6176" w:name="_Toc242727937"/>
      <w:r w:rsidRPr="00DB42FD">
        <w:lastRenderedPageBreak/>
        <w:t>UML Diagram</w:t>
      </w:r>
      <w:bookmarkEnd w:id="6174"/>
      <w:bookmarkEnd w:id="6175"/>
      <w:bookmarkEnd w:id="6176"/>
    </w:p>
    <w:p w14:paraId="3AF6164F" w14:textId="4D5A695E" w:rsidR="0094763A" w:rsidRPr="009F1B7D" w:rsidRDefault="007E5BB2" w:rsidP="0094763A">
      <w:pPr>
        <w:keepNext/>
        <w:jc w:val="center"/>
      </w:pPr>
      <w:r>
        <w:object w:dxaOrig="7156" w:dyaOrig="7489" w14:anchorId="6A6204AE">
          <v:shape id="_x0000_i1034" type="#_x0000_t75" style="width:358pt;height:373pt" o:ole="">
            <v:imagedata r:id="rId35" o:title=""/>
          </v:shape>
          <o:OLEObject Type="Embed" ProgID="Visio.Drawing.11" ShapeID="_x0000_i1034" DrawAspect="Content" ObjectID="_1316469980" r:id="rId36"/>
        </w:object>
      </w:r>
    </w:p>
    <w:p w14:paraId="0DC2B775" w14:textId="4EBDB873" w:rsidR="0094763A" w:rsidRPr="00CE3A81" w:rsidDel="00AE159D" w:rsidRDefault="0094763A" w:rsidP="0094763A">
      <w:pPr>
        <w:pStyle w:val="Caption"/>
        <w:rPr>
          <w:del w:id="6177" w:author="Anees Shaikh" w:date="2013-10-06T22:01:00Z"/>
        </w:rPr>
      </w:pPr>
      <w:r w:rsidRPr="00CE3A81">
        <w:t xml:space="preserve">Figure </w:t>
      </w:r>
      <w:fldSimple w:instr=" SEQ Figure \* ARABIC ">
        <w:r w:rsidRPr="00CE3A81">
          <w:t>1</w:t>
        </w:r>
      </w:fldSimple>
      <w:r w:rsidR="007E5BB2">
        <w:t>1</w:t>
      </w:r>
      <w:r w:rsidRPr="00CE3A81">
        <w:t>: Data Model Diagram for an OpenFlow Port Feature</w:t>
      </w:r>
    </w:p>
    <w:p w14:paraId="0204C66B" w14:textId="75D7462F" w:rsidR="0094763A" w:rsidRPr="009F1B7D" w:rsidDel="00AE159D" w:rsidRDefault="0094763A" w:rsidP="00AE159D">
      <w:pPr>
        <w:pStyle w:val="Caption"/>
        <w:rPr>
          <w:del w:id="6178" w:author="Anees Shaikh" w:date="2013-10-06T22:00:00Z"/>
        </w:rPr>
        <w:pPrChange w:id="6179" w:author="Anees Shaikh" w:date="2013-10-06T22:01:00Z">
          <w:pPr>
            <w:pStyle w:val="Heading3"/>
          </w:pPr>
        </w:pPrChange>
      </w:pPr>
      <w:bookmarkStart w:id="6180" w:name="_Toc315954020"/>
      <w:bookmarkStart w:id="6181" w:name="_Toc316542530"/>
      <w:del w:id="6182" w:author="Anees Shaikh" w:date="2013-10-06T22:00:00Z">
        <w:r w:rsidRPr="00DB42FD" w:rsidDel="00AE159D">
          <w:delText>XML Schema</w:delText>
        </w:r>
        <w:bookmarkEnd w:id="6180"/>
        <w:bookmarkEnd w:id="6181"/>
      </w:del>
    </w:p>
    <w:tbl>
      <w:tblPr>
        <w:tblStyle w:val="XMLtable"/>
        <w:tblW w:w="5000" w:type="pct"/>
        <w:tblLook w:val="04A0" w:firstRow="1" w:lastRow="0" w:firstColumn="1" w:lastColumn="0" w:noHBand="0" w:noVBand="1"/>
      </w:tblPr>
      <w:tblGrid>
        <w:gridCol w:w="9474"/>
      </w:tblGrid>
      <w:tr w:rsidR="0094763A" w:rsidRPr="009F1B7D" w:rsidDel="00AE159D" w14:paraId="1AFA6689" w14:textId="1BF7831F" w:rsidTr="00C128FA">
        <w:trPr>
          <w:del w:id="6183" w:author="Anees Shaikh" w:date="2013-10-06T22:00:00Z"/>
        </w:trPr>
        <w:tc>
          <w:tcPr>
            <w:tcW w:w="8820" w:type="dxa"/>
          </w:tcPr>
          <w:p w14:paraId="24E3DCEC" w14:textId="6DB6CEF0" w:rsidR="00766893" w:rsidDel="00AE159D" w:rsidRDefault="00766893" w:rsidP="00AE159D">
            <w:pPr>
              <w:pStyle w:val="Caption"/>
              <w:rPr>
                <w:del w:id="6184" w:author="Anees Shaikh" w:date="2013-10-06T22:00:00Z"/>
              </w:rPr>
              <w:pPrChange w:id="6185" w:author="Anees Shaikh" w:date="2013-10-06T22:01:00Z">
                <w:pPr>
                  <w:pStyle w:val="XML1"/>
                </w:pPr>
              </w:pPrChange>
            </w:pPr>
            <w:del w:id="6186" w:author="Anees Shaikh" w:date="2013-10-06T22:00:00Z">
              <w:r w:rsidDel="00AE159D">
                <w:delText xml:space="preserve">  &lt;xs:group name="OFPortCurrentFeatureListType"&gt;</w:delText>
              </w:r>
            </w:del>
          </w:p>
          <w:p w14:paraId="549F0574" w14:textId="192DCDC4" w:rsidR="00766893" w:rsidDel="00AE159D" w:rsidRDefault="00766893" w:rsidP="00AE159D">
            <w:pPr>
              <w:pStyle w:val="Caption"/>
              <w:rPr>
                <w:del w:id="6187" w:author="Anees Shaikh" w:date="2013-10-06T22:00:00Z"/>
              </w:rPr>
              <w:pPrChange w:id="6188" w:author="Anees Shaikh" w:date="2013-10-06T22:01:00Z">
                <w:pPr>
                  <w:pStyle w:val="XML1"/>
                </w:pPr>
              </w:pPrChange>
            </w:pPr>
            <w:del w:id="6189" w:author="Anees Shaikh" w:date="2013-10-06T22:00:00Z">
              <w:r w:rsidDel="00AE159D">
                <w:delText xml:space="preserve">    &lt;xs:annotation&gt;</w:delText>
              </w:r>
            </w:del>
          </w:p>
          <w:p w14:paraId="73A1040F" w14:textId="0D3BA65B" w:rsidR="00766893" w:rsidDel="00AE159D" w:rsidRDefault="00766893" w:rsidP="00AE159D">
            <w:pPr>
              <w:pStyle w:val="Caption"/>
              <w:rPr>
                <w:del w:id="6190" w:author="Anees Shaikh" w:date="2013-10-06T22:00:00Z"/>
              </w:rPr>
              <w:pPrChange w:id="6191" w:author="Anees Shaikh" w:date="2013-10-06T22:01:00Z">
                <w:pPr>
                  <w:pStyle w:val="XML1"/>
                </w:pPr>
              </w:pPrChange>
            </w:pPr>
            <w:del w:id="6192" w:author="Anees Shaikh" w:date="2013-10-06T22:00:00Z">
              <w:r w:rsidDel="00AE159D">
                <w:delText xml:space="preserve">      &lt;xs:documentation&gt;</w:delText>
              </w:r>
            </w:del>
          </w:p>
          <w:p w14:paraId="0325BA40" w14:textId="2671EF92" w:rsidR="00766893" w:rsidDel="00AE159D" w:rsidRDefault="00766893" w:rsidP="00AE159D">
            <w:pPr>
              <w:pStyle w:val="Caption"/>
              <w:rPr>
                <w:del w:id="6193" w:author="Anees Shaikh" w:date="2013-10-06T22:00:00Z"/>
              </w:rPr>
              <w:pPrChange w:id="6194" w:author="Anees Shaikh" w:date="2013-10-06T22:01:00Z">
                <w:pPr>
                  <w:pStyle w:val="XML1"/>
                </w:pPr>
              </w:pPrChange>
            </w:pPr>
            <w:del w:id="6195" w:author="Anees Shaikh" w:date="2013-10-06T22:00:00Z">
              <w:r w:rsidDel="00AE159D">
                <w:delText xml:space="preserve">        The current features of a port.</w:delText>
              </w:r>
            </w:del>
          </w:p>
          <w:p w14:paraId="5966D408" w14:textId="7C006E2E" w:rsidR="00766893" w:rsidDel="00AE159D" w:rsidRDefault="00766893" w:rsidP="00AE159D">
            <w:pPr>
              <w:pStyle w:val="Caption"/>
              <w:rPr>
                <w:del w:id="6196" w:author="Anees Shaikh" w:date="2013-10-06T22:00:00Z"/>
              </w:rPr>
              <w:pPrChange w:id="6197" w:author="Anees Shaikh" w:date="2013-10-06T22:01:00Z">
                <w:pPr>
                  <w:pStyle w:val="XML1"/>
                </w:pPr>
              </w:pPrChange>
            </w:pPr>
          </w:p>
          <w:p w14:paraId="58E12C3F" w14:textId="378FD91E" w:rsidR="00766893" w:rsidDel="00AE159D" w:rsidRDefault="00766893" w:rsidP="00AE159D">
            <w:pPr>
              <w:pStyle w:val="Caption"/>
              <w:rPr>
                <w:del w:id="6198" w:author="Anees Shaikh" w:date="2013-10-06T22:00:00Z"/>
              </w:rPr>
              <w:pPrChange w:id="6199" w:author="Anees Shaikh" w:date="2013-10-06T22:01:00Z">
                <w:pPr>
                  <w:pStyle w:val="XML1"/>
                </w:pPr>
              </w:pPrChange>
            </w:pPr>
            <w:del w:id="6200" w:author="Anees Shaikh" w:date="2013-10-06T22:00:00Z">
              <w:r w:rsidDel="00AE159D">
                <w:delText xml:space="preserve">        Elements in the type OFPortCurrentFeatureListType are not</w:delText>
              </w:r>
            </w:del>
          </w:p>
          <w:p w14:paraId="516B4899" w14:textId="248917DC" w:rsidR="00766893" w:rsidDel="00AE159D" w:rsidRDefault="00766893" w:rsidP="00AE159D">
            <w:pPr>
              <w:pStyle w:val="Caption"/>
              <w:rPr>
                <w:del w:id="6201" w:author="Anees Shaikh" w:date="2013-10-06T22:00:00Z"/>
              </w:rPr>
              <w:pPrChange w:id="6202" w:author="Anees Shaikh" w:date="2013-10-06T22:01:00Z">
                <w:pPr>
                  <w:pStyle w:val="XML1"/>
                </w:pPr>
              </w:pPrChange>
            </w:pPr>
            <w:del w:id="6203" w:author="Anees Shaikh" w:date="2013-10-06T22:00:00Z">
              <w:r w:rsidDel="00AE159D">
                <w:delText xml:space="preserve">        configurable and can only be retrieved by NETCONF &amp;lt;get&amp;gt;</w:delText>
              </w:r>
            </w:del>
          </w:p>
          <w:p w14:paraId="1BCCFC03" w14:textId="3A652319" w:rsidR="00766893" w:rsidDel="00AE159D" w:rsidRDefault="00766893" w:rsidP="00AE159D">
            <w:pPr>
              <w:pStyle w:val="Caption"/>
              <w:rPr>
                <w:del w:id="6204" w:author="Anees Shaikh" w:date="2013-10-06T22:00:00Z"/>
              </w:rPr>
              <w:pPrChange w:id="6205" w:author="Anees Shaikh" w:date="2013-10-06T22:01:00Z">
                <w:pPr>
                  <w:pStyle w:val="XML1"/>
                </w:pPr>
              </w:pPrChange>
            </w:pPr>
            <w:del w:id="6206" w:author="Anees Shaikh" w:date="2013-10-06T22:00:00Z">
              <w:r w:rsidDel="00AE159D">
                <w:delText xml:space="preserve">        operations. Attemps to modify this element and its children</w:delText>
              </w:r>
            </w:del>
          </w:p>
          <w:p w14:paraId="21ECBE2E" w14:textId="04524D16" w:rsidR="00766893" w:rsidDel="00AE159D" w:rsidRDefault="00766893" w:rsidP="00AE159D">
            <w:pPr>
              <w:pStyle w:val="Caption"/>
              <w:rPr>
                <w:del w:id="6207" w:author="Anees Shaikh" w:date="2013-10-06T22:00:00Z"/>
              </w:rPr>
              <w:pPrChange w:id="6208" w:author="Anees Shaikh" w:date="2013-10-06T22:01:00Z">
                <w:pPr>
                  <w:pStyle w:val="XML1"/>
                </w:pPr>
              </w:pPrChange>
            </w:pPr>
            <w:del w:id="6209" w:author="Anees Shaikh" w:date="2013-10-06T22:00:00Z">
              <w:r w:rsidDel="00AE159D">
                <w:delText xml:space="preserve">        with a NETCONF &amp;lt;edit-config&amp;gt; operation MUST result in an </w:delText>
              </w:r>
            </w:del>
          </w:p>
          <w:p w14:paraId="1248C24E" w14:textId="64640940" w:rsidR="00766893" w:rsidDel="00AE159D" w:rsidRDefault="00766893" w:rsidP="00AE159D">
            <w:pPr>
              <w:pStyle w:val="Caption"/>
              <w:rPr>
                <w:del w:id="6210" w:author="Anees Shaikh" w:date="2013-10-06T22:00:00Z"/>
              </w:rPr>
              <w:pPrChange w:id="6211" w:author="Anees Shaikh" w:date="2013-10-06T22:01:00Z">
                <w:pPr>
                  <w:pStyle w:val="XML1"/>
                </w:pPr>
              </w:pPrChange>
            </w:pPr>
            <w:del w:id="6212" w:author="Anees Shaikh" w:date="2013-10-06T22:00:00Z">
              <w:r w:rsidDel="00AE159D">
                <w:delText xml:space="preserve">        'operation-not-supported' error with type 'application'.</w:delText>
              </w:r>
            </w:del>
          </w:p>
          <w:p w14:paraId="0C52EAC7" w14:textId="6CC3C84B" w:rsidR="00766893" w:rsidDel="00AE159D" w:rsidRDefault="00766893" w:rsidP="00AE159D">
            <w:pPr>
              <w:pStyle w:val="Caption"/>
              <w:rPr>
                <w:del w:id="6213" w:author="Anees Shaikh" w:date="2013-10-06T22:00:00Z"/>
              </w:rPr>
              <w:pPrChange w:id="6214" w:author="Anees Shaikh" w:date="2013-10-06T22:01:00Z">
                <w:pPr>
                  <w:pStyle w:val="XML1"/>
                </w:pPr>
              </w:pPrChange>
            </w:pPr>
            <w:del w:id="6215" w:author="Anees Shaikh" w:date="2013-10-06T22:00:00Z">
              <w:r w:rsidDel="00AE159D">
                <w:delText xml:space="preserve">      &lt;/xs:documentation&gt;</w:delText>
              </w:r>
            </w:del>
          </w:p>
          <w:p w14:paraId="64058FDC" w14:textId="2DE7E29A" w:rsidR="00766893" w:rsidDel="00AE159D" w:rsidRDefault="00766893" w:rsidP="00AE159D">
            <w:pPr>
              <w:pStyle w:val="Caption"/>
              <w:rPr>
                <w:del w:id="6216" w:author="Anees Shaikh" w:date="2013-10-06T22:00:00Z"/>
              </w:rPr>
              <w:pPrChange w:id="6217" w:author="Anees Shaikh" w:date="2013-10-06T22:01:00Z">
                <w:pPr>
                  <w:pStyle w:val="XML1"/>
                </w:pPr>
              </w:pPrChange>
            </w:pPr>
            <w:del w:id="6218" w:author="Anees Shaikh" w:date="2013-10-06T22:00:00Z">
              <w:r w:rsidDel="00AE159D">
                <w:delText xml:space="preserve">    &lt;/xs:annotation&gt;</w:delText>
              </w:r>
            </w:del>
          </w:p>
          <w:p w14:paraId="446CD445" w14:textId="33ED0371" w:rsidR="00766893" w:rsidDel="00AE159D" w:rsidRDefault="00766893" w:rsidP="00AE159D">
            <w:pPr>
              <w:pStyle w:val="Caption"/>
              <w:rPr>
                <w:del w:id="6219" w:author="Anees Shaikh" w:date="2013-10-06T22:00:00Z"/>
              </w:rPr>
              <w:pPrChange w:id="6220" w:author="Anees Shaikh" w:date="2013-10-06T22:01:00Z">
                <w:pPr>
                  <w:pStyle w:val="XML1"/>
                </w:pPr>
              </w:pPrChange>
            </w:pPr>
          </w:p>
          <w:p w14:paraId="1E1843BE" w14:textId="26A9C332" w:rsidR="00766893" w:rsidDel="00AE159D" w:rsidRDefault="00766893" w:rsidP="00AE159D">
            <w:pPr>
              <w:pStyle w:val="Caption"/>
              <w:rPr>
                <w:del w:id="6221" w:author="Anees Shaikh" w:date="2013-10-06T22:00:00Z"/>
              </w:rPr>
              <w:pPrChange w:id="6222" w:author="Anees Shaikh" w:date="2013-10-06T22:01:00Z">
                <w:pPr>
                  <w:pStyle w:val="XML1"/>
                </w:pPr>
              </w:pPrChange>
            </w:pPr>
            <w:del w:id="6223" w:author="Anees Shaikh" w:date="2013-10-06T22:00:00Z">
              <w:r w:rsidDel="00AE159D">
                <w:delText xml:space="preserve">    &lt;xs:sequence&gt;</w:delText>
              </w:r>
            </w:del>
          </w:p>
          <w:p w14:paraId="23EBA059" w14:textId="59B21108" w:rsidR="00766893" w:rsidDel="00AE159D" w:rsidRDefault="00766893" w:rsidP="00AE159D">
            <w:pPr>
              <w:pStyle w:val="Caption"/>
              <w:rPr>
                <w:del w:id="6224" w:author="Anees Shaikh" w:date="2013-10-06T22:00:00Z"/>
              </w:rPr>
              <w:pPrChange w:id="6225" w:author="Anees Shaikh" w:date="2013-10-06T22:01:00Z">
                <w:pPr>
                  <w:pStyle w:val="XML1"/>
                </w:pPr>
              </w:pPrChange>
            </w:pPr>
            <w:del w:id="6226" w:author="Anees Shaikh" w:date="2013-10-06T22:00:00Z">
              <w:r w:rsidDel="00AE159D">
                <w:delText xml:space="preserve">      &lt;xs:element name="rate"  type="OFPortRateType"&gt;</w:delText>
              </w:r>
            </w:del>
          </w:p>
          <w:p w14:paraId="21734562" w14:textId="1828BD65" w:rsidR="00766893" w:rsidDel="00AE159D" w:rsidRDefault="00766893" w:rsidP="00AE159D">
            <w:pPr>
              <w:pStyle w:val="Caption"/>
              <w:rPr>
                <w:del w:id="6227" w:author="Anees Shaikh" w:date="2013-10-06T22:00:00Z"/>
              </w:rPr>
              <w:pPrChange w:id="6228" w:author="Anees Shaikh" w:date="2013-10-06T22:01:00Z">
                <w:pPr>
                  <w:pStyle w:val="XML1"/>
                </w:pPr>
              </w:pPrChange>
            </w:pPr>
            <w:del w:id="6229" w:author="Anees Shaikh" w:date="2013-10-06T22:00:00Z">
              <w:r w:rsidDel="00AE159D">
                <w:delText xml:space="preserve">        &lt;xs:annotation&gt;</w:delText>
              </w:r>
            </w:del>
          </w:p>
          <w:p w14:paraId="5E398C47" w14:textId="6DF69D83" w:rsidR="00766893" w:rsidDel="00AE159D" w:rsidRDefault="00766893" w:rsidP="00AE159D">
            <w:pPr>
              <w:pStyle w:val="Caption"/>
              <w:rPr>
                <w:del w:id="6230" w:author="Anees Shaikh" w:date="2013-10-06T22:00:00Z"/>
              </w:rPr>
              <w:pPrChange w:id="6231" w:author="Anees Shaikh" w:date="2013-10-06T22:01:00Z">
                <w:pPr>
                  <w:pStyle w:val="XML1"/>
                </w:pPr>
              </w:pPrChange>
            </w:pPr>
            <w:del w:id="6232" w:author="Anees Shaikh" w:date="2013-10-06T22:00:00Z">
              <w:r w:rsidDel="00AE159D">
                <w:delText xml:space="preserve">          &lt;xs:documentation&gt;</w:delText>
              </w:r>
            </w:del>
          </w:p>
          <w:p w14:paraId="60C76B2A" w14:textId="290591EB" w:rsidR="00766893" w:rsidDel="00AE159D" w:rsidRDefault="00766893" w:rsidP="00AE159D">
            <w:pPr>
              <w:pStyle w:val="Caption"/>
              <w:rPr>
                <w:del w:id="6233" w:author="Anees Shaikh" w:date="2013-10-06T22:00:00Z"/>
              </w:rPr>
              <w:pPrChange w:id="6234" w:author="Anees Shaikh" w:date="2013-10-06T22:01:00Z">
                <w:pPr>
                  <w:pStyle w:val="XML1"/>
                </w:pPr>
              </w:pPrChange>
            </w:pPr>
            <w:del w:id="6235" w:author="Anees Shaikh" w:date="2013-10-06T22:00:00Z">
              <w:r w:rsidDel="00AE159D">
                <w:delText xml:space="preserve">            The transmission rate that is currently used.</w:delText>
              </w:r>
            </w:del>
          </w:p>
          <w:p w14:paraId="5D670F42" w14:textId="55BBAA6E" w:rsidR="00766893" w:rsidDel="00AE159D" w:rsidRDefault="00766893" w:rsidP="00AE159D">
            <w:pPr>
              <w:pStyle w:val="Caption"/>
              <w:rPr>
                <w:del w:id="6236" w:author="Anees Shaikh" w:date="2013-10-06T22:00:00Z"/>
              </w:rPr>
              <w:pPrChange w:id="6237" w:author="Anees Shaikh" w:date="2013-10-06T22:01:00Z">
                <w:pPr>
                  <w:pStyle w:val="XML1"/>
                </w:pPr>
              </w:pPrChange>
            </w:pPr>
            <w:del w:id="6238" w:author="Anees Shaikh" w:date="2013-10-06T22:00:00Z">
              <w:r w:rsidDel="00AE159D">
                <w:delText xml:space="preserve">            The value MUST indicate a valid forwarding rate.  </w:delText>
              </w:r>
            </w:del>
          </w:p>
          <w:p w14:paraId="55C1517C" w14:textId="1B86116F" w:rsidR="00766893" w:rsidDel="00AE159D" w:rsidRDefault="00766893" w:rsidP="00AE159D">
            <w:pPr>
              <w:pStyle w:val="Caption"/>
              <w:rPr>
                <w:del w:id="6239" w:author="Anees Shaikh" w:date="2013-10-06T22:00:00Z"/>
              </w:rPr>
              <w:pPrChange w:id="6240" w:author="Anees Shaikh" w:date="2013-10-06T22:01:00Z">
                <w:pPr>
                  <w:pStyle w:val="XML1"/>
                </w:pPr>
              </w:pPrChange>
            </w:pPr>
            <w:del w:id="6241" w:author="Anees Shaikh" w:date="2013-10-06T22:00:00Z">
              <w:r w:rsidDel="00AE159D">
                <w:delText xml:space="preserve">                  </w:delText>
              </w:r>
            </w:del>
          </w:p>
          <w:p w14:paraId="745FDB35" w14:textId="01579024" w:rsidR="00766893" w:rsidDel="00AE159D" w:rsidRDefault="00766893" w:rsidP="00AE159D">
            <w:pPr>
              <w:pStyle w:val="Caption"/>
              <w:rPr>
                <w:del w:id="6242" w:author="Anees Shaikh" w:date="2013-10-06T22:00:00Z"/>
              </w:rPr>
              <w:pPrChange w:id="6243" w:author="Anees Shaikh" w:date="2013-10-06T22:01:00Z">
                <w:pPr>
                  <w:pStyle w:val="XML1"/>
                </w:pPr>
              </w:pPrChange>
            </w:pPr>
            <w:del w:id="6244" w:author="Anees Shaikh" w:date="2013-10-06T22:00:00Z">
              <w:r w:rsidDel="00AE159D">
                <w:delText xml:space="preserve">            The current Port Feature set MUST contain this element</w:delText>
              </w:r>
            </w:del>
          </w:p>
          <w:p w14:paraId="1C69864E" w14:textId="4404395F" w:rsidR="00766893" w:rsidDel="00AE159D" w:rsidRDefault="00766893" w:rsidP="00AE159D">
            <w:pPr>
              <w:pStyle w:val="Caption"/>
              <w:rPr>
                <w:del w:id="6245" w:author="Anees Shaikh" w:date="2013-10-06T22:00:00Z"/>
              </w:rPr>
              <w:pPrChange w:id="6246" w:author="Anees Shaikh" w:date="2013-10-06T22:01:00Z">
                <w:pPr>
                  <w:pStyle w:val="XML1"/>
                </w:pPr>
              </w:pPrChange>
            </w:pPr>
            <w:del w:id="6247" w:author="Anees Shaikh" w:date="2013-10-06T22:00:00Z">
              <w:r w:rsidDel="00AE159D">
                <w:delText xml:space="preserve">            exactly once.  The other Port Feature sets MAY contain this</w:delText>
              </w:r>
            </w:del>
          </w:p>
          <w:p w14:paraId="1752102B" w14:textId="7119C132" w:rsidR="00766893" w:rsidDel="00AE159D" w:rsidRDefault="00766893" w:rsidP="00AE159D">
            <w:pPr>
              <w:pStyle w:val="Caption"/>
              <w:rPr>
                <w:del w:id="6248" w:author="Anees Shaikh" w:date="2013-10-06T22:00:00Z"/>
              </w:rPr>
              <w:pPrChange w:id="6249" w:author="Anees Shaikh" w:date="2013-10-06T22:01:00Z">
                <w:pPr>
                  <w:pStyle w:val="XML1"/>
                </w:pPr>
              </w:pPrChange>
            </w:pPr>
            <w:del w:id="6250" w:author="Anees Shaikh" w:date="2013-10-06T22:00:00Z">
              <w:r w:rsidDel="00AE159D">
                <w:delText xml:space="preserve">            element more than once.  If this element appears more than</w:delText>
              </w:r>
            </w:del>
          </w:p>
          <w:p w14:paraId="4242ED14" w14:textId="04158EDB" w:rsidR="00766893" w:rsidDel="00AE159D" w:rsidRDefault="00766893" w:rsidP="00AE159D">
            <w:pPr>
              <w:pStyle w:val="Caption"/>
              <w:rPr>
                <w:del w:id="6251" w:author="Anees Shaikh" w:date="2013-10-06T22:00:00Z"/>
              </w:rPr>
              <w:pPrChange w:id="6252" w:author="Anees Shaikh" w:date="2013-10-06T22:01:00Z">
                <w:pPr>
                  <w:pStyle w:val="XML1"/>
                </w:pPr>
              </w:pPrChange>
            </w:pPr>
            <w:del w:id="6253" w:author="Anees Shaikh" w:date="2013-10-06T22:00:00Z">
              <w:r w:rsidDel="00AE159D">
                <w:delText xml:space="preserve">            once in a Port Feature set than the value MUST be unique</w:delText>
              </w:r>
            </w:del>
          </w:p>
          <w:p w14:paraId="1C8DFF98" w14:textId="4A162C6B" w:rsidR="00766893" w:rsidDel="00AE159D" w:rsidRDefault="00766893" w:rsidP="00AE159D">
            <w:pPr>
              <w:pStyle w:val="Caption"/>
              <w:rPr>
                <w:del w:id="6254" w:author="Anees Shaikh" w:date="2013-10-06T22:00:00Z"/>
              </w:rPr>
              <w:pPrChange w:id="6255" w:author="Anees Shaikh" w:date="2013-10-06T22:01:00Z">
                <w:pPr>
                  <w:pStyle w:val="XML1"/>
                </w:pPr>
              </w:pPrChange>
            </w:pPr>
            <w:del w:id="6256" w:author="Anees Shaikh" w:date="2013-10-06T22:00:00Z">
              <w:r w:rsidDel="00AE159D">
                <w:delText xml:space="preserve">            within the Port Feature set.</w:delText>
              </w:r>
            </w:del>
          </w:p>
          <w:p w14:paraId="0E933035" w14:textId="1BAC6294" w:rsidR="00766893" w:rsidDel="00AE159D" w:rsidRDefault="00766893" w:rsidP="00AE159D">
            <w:pPr>
              <w:pStyle w:val="Caption"/>
              <w:rPr>
                <w:del w:id="6257" w:author="Anees Shaikh" w:date="2013-10-06T22:00:00Z"/>
              </w:rPr>
              <w:pPrChange w:id="6258" w:author="Anees Shaikh" w:date="2013-10-06T22:01:00Z">
                <w:pPr>
                  <w:pStyle w:val="XML1"/>
                </w:pPr>
              </w:pPrChange>
            </w:pPr>
            <w:del w:id="6259" w:author="Anees Shaikh" w:date="2013-10-06T22:00:00Z">
              <w:r w:rsidDel="00AE159D">
                <w:delText xml:space="preserve">          &lt;/xs:documentation&gt;</w:delText>
              </w:r>
            </w:del>
          </w:p>
          <w:p w14:paraId="3FAD0765" w14:textId="3F4E79D1" w:rsidR="00766893" w:rsidDel="00AE159D" w:rsidRDefault="00766893" w:rsidP="00AE159D">
            <w:pPr>
              <w:pStyle w:val="Caption"/>
              <w:rPr>
                <w:del w:id="6260" w:author="Anees Shaikh" w:date="2013-10-06T22:00:00Z"/>
              </w:rPr>
              <w:pPrChange w:id="6261" w:author="Anees Shaikh" w:date="2013-10-06T22:01:00Z">
                <w:pPr>
                  <w:pStyle w:val="XML1"/>
                </w:pPr>
              </w:pPrChange>
            </w:pPr>
            <w:del w:id="6262" w:author="Anees Shaikh" w:date="2013-10-06T22:00:00Z">
              <w:r w:rsidDel="00AE159D">
                <w:delText xml:space="preserve">        &lt;/xs:annotation&gt;</w:delText>
              </w:r>
            </w:del>
          </w:p>
          <w:p w14:paraId="6C0172A0" w14:textId="40A42DA7" w:rsidR="00766893" w:rsidDel="00AE159D" w:rsidRDefault="00766893" w:rsidP="00AE159D">
            <w:pPr>
              <w:pStyle w:val="Caption"/>
              <w:rPr>
                <w:del w:id="6263" w:author="Anees Shaikh" w:date="2013-10-06T22:00:00Z"/>
              </w:rPr>
              <w:pPrChange w:id="6264" w:author="Anees Shaikh" w:date="2013-10-06T22:01:00Z">
                <w:pPr>
                  <w:pStyle w:val="XML1"/>
                </w:pPr>
              </w:pPrChange>
            </w:pPr>
            <w:del w:id="6265" w:author="Anees Shaikh" w:date="2013-10-06T22:00:00Z">
              <w:r w:rsidDel="00AE159D">
                <w:delText xml:space="preserve">      &lt;/xs:element&gt;</w:delText>
              </w:r>
            </w:del>
          </w:p>
          <w:p w14:paraId="0E97422A" w14:textId="75783AA1" w:rsidR="00766893" w:rsidDel="00AE159D" w:rsidRDefault="00766893" w:rsidP="00AE159D">
            <w:pPr>
              <w:pStyle w:val="Caption"/>
              <w:rPr>
                <w:del w:id="6266" w:author="Anees Shaikh" w:date="2013-10-06T22:00:00Z"/>
              </w:rPr>
              <w:pPrChange w:id="6267" w:author="Anees Shaikh" w:date="2013-10-06T22:01:00Z">
                <w:pPr>
                  <w:pStyle w:val="XML1"/>
                </w:pPr>
              </w:pPrChange>
            </w:pPr>
            <w:del w:id="6268" w:author="Anees Shaikh" w:date="2013-10-06T22:00:00Z">
              <w:r w:rsidDel="00AE159D">
                <w:delText xml:space="preserve">      &lt;xs:element name="auto-negotiate"  type="xs:boolean"&gt;</w:delText>
              </w:r>
            </w:del>
          </w:p>
          <w:p w14:paraId="5BD1F73C" w14:textId="206E1FF6" w:rsidR="00766893" w:rsidDel="00AE159D" w:rsidRDefault="00766893" w:rsidP="00AE159D">
            <w:pPr>
              <w:pStyle w:val="Caption"/>
              <w:rPr>
                <w:del w:id="6269" w:author="Anees Shaikh" w:date="2013-10-06T22:00:00Z"/>
              </w:rPr>
              <w:pPrChange w:id="6270" w:author="Anees Shaikh" w:date="2013-10-06T22:01:00Z">
                <w:pPr>
                  <w:pStyle w:val="XML1"/>
                </w:pPr>
              </w:pPrChange>
            </w:pPr>
            <w:del w:id="6271" w:author="Anees Shaikh" w:date="2013-10-06T22:00:00Z">
              <w:r w:rsidDel="00AE159D">
                <w:delText xml:space="preserve">        &lt;xs:annotation&gt;</w:delText>
              </w:r>
            </w:del>
          </w:p>
          <w:p w14:paraId="2106988F" w14:textId="3BCCE261" w:rsidR="00766893" w:rsidDel="00AE159D" w:rsidRDefault="00766893" w:rsidP="00AE159D">
            <w:pPr>
              <w:pStyle w:val="Caption"/>
              <w:rPr>
                <w:del w:id="6272" w:author="Anees Shaikh" w:date="2013-10-06T22:00:00Z"/>
              </w:rPr>
              <w:pPrChange w:id="6273" w:author="Anees Shaikh" w:date="2013-10-06T22:01:00Z">
                <w:pPr>
                  <w:pStyle w:val="XML1"/>
                </w:pPr>
              </w:pPrChange>
            </w:pPr>
            <w:del w:id="6274" w:author="Anees Shaikh" w:date="2013-10-06T22:00:00Z">
              <w:r w:rsidDel="00AE159D">
                <w:delText xml:space="preserve">          &lt;xs:documentation&gt;</w:delText>
              </w:r>
            </w:del>
          </w:p>
          <w:p w14:paraId="15175EAC" w14:textId="3E157E0D" w:rsidR="00766893" w:rsidDel="00AE159D" w:rsidRDefault="00766893" w:rsidP="00AE159D">
            <w:pPr>
              <w:pStyle w:val="Caption"/>
              <w:rPr>
                <w:del w:id="6275" w:author="Anees Shaikh" w:date="2013-10-06T22:00:00Z"/>
              </w:rPr>
              <w:pPrChange w:id="6276" w:author="Anees Shaikh" w:date="2013-10-06T22:01:00Z">
                <w:pPr>
                  <w:pStyle w:val="XML1"/>
                </w:pPr>
              </w:pPrChange>
            </w:pPr>
            <w:del w:id="6277" w:author="Anees Shaikh" w:date="2013-10-06T22:00:00Z">
              <w:r w:rsidDel="00AE159D">
                <w:delText xml:space="preserve">            Specifies the administrative state of the </w:delText>
              </w:r>
            </w:del>
          </w:p>
          <w:p w14:paraId="3C97B338" w14:textId="418AE628" w:rsidR="00766893" w:rsidDel="00AE159D" w:rsidRDefault="00766893" w:rsidP="00AE159D">
            <w:pPr>
              <w:pStyle w:val="Caption"/>
              <w:rPr>
                <w:del w:id="6278" w:author="Anees Shaikh" w:date="2013-10-06T22:00:00Z"/>
              </w:rPr>
              <w:pPrChange w:id="6279" w:author="Anees Shaikh" w:date="2013-10-06T22:01:00Z">
                <w:pPr>
                  <w:pStyle w:val="XML1"/>
                </w:pPr>
              </w:pPrChange>
            </w:pPr>
            <w:del w:id="6280" w:author="Anees Shaikh" w:date="2013-10-06T22:00:00Z">
              <w:r w:rsidDel="00AE159D">
                <w:delText xml:space="preserve">            forwarding rate auto-negotiation protocol at this OpenFlow</w:delText>
              </w:r>
            </w:del>
          </w:p>
          <w:p w14:paraId="22C330CE" w14:textId="08AC5FA1" w:rsidR="00766893" w:rsidDel="00AE159D" w:rsidRDefault="00766893" w:rsidP="00AE159D">
            <w:pPr>
              <w:pStyle w:val="Caption"/>
              <w:rPr>
                <w:del w:id="6281" w:author="Anees Shaikh" w:date="2013-10-06T22:00:00Z"/>
              </w:rPr>
              <w:pPrChange w:id="6282" w:author="Anees Shaikh" w:date="2013-10-06T22:01:00Z">
                <w:pPr>
                  <w:pStyle w:val="XML1"/>
                </w:pPr>
              </w:pPrChange>
            </w:pPr>
            <w:del w:id="6283" w:author="Anees Shaikh" w:date="2013-10-06T22:00:00Z">
              <w:r w:rsidDel="00AE159D">
                <w:delText xml:space="preserve">            Port.</w:delText>
              </w:r>
            </w:del>
          </w:p>
          <w:p w14:paraId="353410EC" w14:textId="57DD67D2" w:rsidR="00766893" w:rsidDel="00AE159D" w:rsidRDefault="00766893" w:rsidP="00AE159D">
            <w:pPr>
              <w:pStyle w:val="Caption"/>
              <w:rPr>
                <w:del w:id="6284" w:author="Anees Shaikh" w:date="2013-10-06T22:00:00Z"/>
              </w:rPr>
              <w:pPrChange w:id="6285" w:author="Anees Shaikh" w:date="2013-10-06T22:01:00Z">
                <w:pPr>
                  <w:pStyle w:val="XML1"/>
                </w:pPr>
              </w:pPrChange>
            </w:pPr>
            <w:del w:id="6286" w:author="Anees Shaikh" w:date="2013-10-06T22:00:00Z">
              <w:r w:rsidDel="00AE159D">
                <w:delText xml:space="preserve">          &lt;/xs:documentation&gt;</w:delText>
              </w:r>
            </w:del>
          </w:p>
          <w:p w14:paraId="297A0F84" w14:textId="63E4D64D" w:rsidR="00766893" w:rsidDel="00AE159D" w:rsidRDefault="00766893" w:rsidP="00AE159D">
            <w:pPr>
              <w:pStyle w:val="Caption"/>
              <w:rPr>
                <w:del w:id="6287" w:author="Anees Shaikh" w:date="2013-10-06T22:00:00Z"/>
              </w:rPr>
              <w:pPrChange w:id="6288" w:author="Anees Shaikh" w:date="2013-10-06T22:01:00Z">
                <w:pPr>
                  <w:pStyle w:val="XML1"/>
                </w:pPr>
              </w:pPrChange>
            </w:pPr>
            <w:del w:id="6289" w:author="Anees Shaikh" w:date="2013-10-06T22:00:00Z">
              <w:r w:rsidDel="00AE159D">
                <w:delText xml:space="preserve">        &lt;/xs:annotation&gt;</w:delText>
              </w:r>
            </w:del>
          </w:p>
          <w:p w14:paraId="4AB2165E" w14:textId="5CFE4135" w:rsidR="00766893" w:rsidDel="00AE159D" w:rsidRDefault="00766893" w:rsidP="00AE159D">
            <w:pPr>
              <w:pStyle w:val="Caption"/>
              <w:rPr>
                <w:del w:id="6290" w:author="Anees Shaikh" w:date="2013-10-06T22:00:00Z"/>
              </w:rPr>
              <w:pPrChange w:id="6291" w:author="Anees Shaikh" w:date="2013-10-06T22:01:00Z">
                <w:pPr>
                  <w:pStyle w:val="XML1"/>
                </w:pPr>
              </w:pPrChange>
            </w:pPr>
            <w:del w:id="6292" w:author="Anees Shaikh" w:date="2013-10-06T22:00:00Z">
              <w:r w:rsidDel="00AE159D">
                <w:delText xml:space="preserve">      &lt;/xs:element&gt;</w:delText>
              </w:r>
            </w:del>
          </w:p>
          <w:p w14:paraId="2D10DEB4" w14:textId="2118640D" w:rsidR="00766893" w:rsidDel="00AE159D" w:rsidRDefault="00766893" w:rsidP="00AE159D">
            <w:pPr>
              <w:pStyle w:val="Caption"/>
              <w:rPr>
                <w:del w:id="6293" w:author="Anees Shaikh" w:date="2013-10-06T22:00:00Z"/>
              </w:rPr>
              <w:pPrChange w:id="6294" w:author="Anees Shaikh" w:date="2013-10-06T22:01:00Z">
                <w:pPr>
                  <w:pStyle w:val="XML1"/>
                </w:pPr>
              </w:pPrChange>
            </w:pPr>
            <w:del w:id="6295" w:author="Anees Shaikh" w:date="2013-10-06T22:00:00Z">
              <w:r w:rsidDel="00AE159D">
                <w:delText xml:space="preserve">      &lt;xs:element name="medium"&gt;</w:delText>
              </w:r>
            </w:del>
          </w:p>
          <w:p w14:paraId="7B3C6EF6" w14:textId="3FC2F960" w:rsidR="00766893" w:rsidDel="00AE159D" w:rsidRDefault="00766893" w:rsidP="00AE159D">
            <w:pPr>
              <w:pStyle w:val="Caption"/>
              <w:rPr>
                <w:del w:id="6296" w:author="Anees Shaikh" w:date="2013-10-06T22:00:00Z"/>
              </w:rPr>
              <w:pPrChange w:id="6297" w:author="Anees Shaikh" w:date="2013-10-06T22:01:00Z">
                <w:pPr>
                  <w:pStyle w:val="XML1"/>
                </w:pPr>
              </w:pPrChange>
            </w:pPr>
            <w:del w:id="6298" w:author="Anees Shaikh" w:date="2013-10-06T22:00:00Z">
              <w:r w:rsidDel="00AE159D">
                <w:delText xml:space="preserve">        &lt;xs:annotation&gt;</w:delText>
              </w:r>
            </w:del>
          </w:p>
          <w:p w14:paraId="5879CFD2" w14:textId="35E5A99F" w:rsidR="00766893" w:rsidDel="00AE159D" w:rsidRDefault="00766893" w:rsidP="00AE159D">
            <w:pPr>
              <w:pStyle w:val="Caption"/>
              <w:rPr>
                <w:del w:id="6299" w:author="Anees Shaikh" w:date="2013-10-06T22:00:00Z"/>
              </w:rPr>
              <w:pPrChange w:id="6300" w:author="Anees Shaikh" w:date="2013-10-06T22:01:00Z">
                <w:pPr>
                  <w:pStyle w:val="XML1"/>
                </w:pPr>
              </w:pPrChange>
            </w:pPr>
            <w:del w:id="6301" w:author="Anees Shaikh" w:date="2013-10-06T22:00:00Z">
              <w:r w:rsidDel="00AE159D">
                <w:delText xml:space="preserve">          &lt;xs:documentation&gt;</w:delText>
              </w:r>
            </w:del>
          </w:p>
          <w:p w14:paraId="5426A040" w14:textId="6035845D" w:rsidR="00766893" w:rsidDel="00AE159D" w:rsidRDefault="00766893" w:rsidP="00AE159D">
            <w:pPr>
              <w:pStyle w:val="Caption"/>
              <w:rPr>
                <w:del w:id="6302" w:author="Anees Shaikh" w:date="2013-10-06T22:00:00Z"/>
              </w:rPr>
              <w:pPrChange w:id="6303" w:author="Anees Shaikh" w:date="2013-10-06T22:01:00Z">
                <w:pPr>
                  <w:pStyle w:val="XML1"/>
                </w:pPr>
              </w:pPrChange>
            </w:pPr>
            <w:del w:id="6304" w:author="Anees Shaikh" w:date="2013-10-06T22:00:00Z">
              <w:r w:rsidDel="00AE159D">
                <w:delText xml:space="preserve">            This element MUST indicate a valid physical</w:delText>
              </w:r>
            </w:del>
          </w:p>
          <w:p w14:paraId="68DEA5D8" w14:textId="0023D648" w:rsidR="00766893" w:rsidDel="00AE159D" w:rsidRDefault="00766893" w:rsidP="00AE159D">
            <w:pPr>
              <w:pStyle w:val="Caption"/>
              <w:rPr>
                <w:del w:id="6305" w:author="Anees Shaikh" w:date="2013-10-06T22:00:00Z"/>
              </w:rPr>
              <w:pPrChange w:id="6306" w:author="Anees Shaikh" w:date="2013-10-06T22:01:00Z">
                <w:pPr>
                  <w:pStyle w:val="XML1"/>
                </w:pPr>
              </w:pPrChange>
            </w:pPr>
            <w:del w:id="6307" w:author="Anees Shaikh" w:date="2013-10-06T22:00:00Z">
              <w:r w:rsidDel="00AE159D">
                <w:delText xml:space="preserve">            medium used by the OpenFlow Port.</w:delText>
              </w:r>
            </w:del>
          </w:p>
          <w:p w14:paraId="408D2D34" w14:textId="79E02A3F" w:rsidR="00766893" w:rsidDel="00AE159D" w:rsidRDefault="00766893" w:rsidP="00AE159D">
            <w:pPr>
              <w:pStyle w:val="Caption"/>
              <w:rPr>
                <w:del w:id="6308" w:author="Anees Shaikh" w:date="2013-10-06T22:00:00Z"/>
              </w:rPr>
              <w:pPrChange w:id="6309" w:author="Anees Shaikh" w:date="2013-10-06T22:01:00Z">
                <w:pPr>
                  <w:pStyle w:val="XML1"/>
                </w:pPr>
              </w:pPrChange>
            </w:pPr>
            <w:del w:id="6310" w:author="Anees Shaikh" w:date="2013-10-06T22:00:00Z">
              <w:r w:rsidDel="00AE159D">
                <w:delText xml:space="preserve">                  </w:delText>
              </w:r>
            </w:del>
          </w:p>
          <w:p w14:paraId="030C06A6" w14:textId="27C1A588" w:rsidR="00766893" w:rsidDel="00AE159D" w:rsidRDefault="00766893" w:rsidP="00AE159D">
            <w:pPr>
              <w:pStyle w:val="Caption"/>
              <w:rPr>
                <w:del w:id="6311" w:author="Anees Shaikh" w:date="2013-10-06T22:00:00Z"/>
              </w:rPr>
              <w:pPrChange w:id="6312" w:author="Anees Shaikh" w:date="2013-10-06T22:01:00Z">
                <w:pPr>
                  <w:pStyle w:val="XML1"/>
                </w:pPr>
              </w:pPrChange>
            </w:pPr>
            <w:del w:id="6313" w:author="Anees Shaikh" w:date="2013-10-06T22:00:00Z">
              <w:r w:rsidDel="00AE159D">
                <w:delText xml:space="preserve">            The current Port Feature set MUST contain this element</w:delText>
              </w:r>
            </w:del>
          </w:p>
          <w:p w14:paraId="7F67D136" w14:textId="4AF810D2" w:rsidR="00766893" w:rsidDel="00AE159D" w:rsidRDefault="00766893" w:rsidP="00AE159D">
            <w:pPr>
              <w:pStyle w:val="Caption"/>
              <w:rPr>
                <w:del w:id="6314" w:author="Anees Shaikh" w:date="2013-10-06T22:00:00Z"/>
              </w:rPr>
              <w:pPrChange w:id="6315" w:author="Anees Shaikh" w:date="2013-10-06T22:01:00Z">
                <w:pPr>
                  <w:pStyle w:val="XML1"/>
                </w:pPr>
              </w:pPrChange>
            </w:pPr>
            <w:del w:id="6316" w:author="Anees Shaikh" w:date="2013-10-06T22:00:00Z">
              <w:r w:rsidDel="00AE159D">
                <w:delText xml:space="preserve">            exactly once. The other Port Feature sets MAY contain this</w:delText>
              </w:r>
            </w:del>
          </w:p>
          <w:p w14:paraId="4CD20CB0" w14:textId="00AF695C" w:rsidR="00766893" w:rsidDel="00AE159D" w:rsidRDefault="00766893" w:rsidP="00AE159D">
            <w:pPr>
              <w:pStyle w:val="Caption"/>
              <w:rPr>
                <w:del w:id="6317" w:author="Anees Shaikh" w:date="2013-10-06T22:00:00Z"/>
              </w:rPr>
              <w:pPrChange w:id="6318" w:author="Anees Shaikh" w:date="2013-10-06T22:01:00Z">
                <w:pPr>
                  <w:pStyle w:val="XML1"/>
                </w:pPr>
              </w:pPrChange>
            </w:pPr>
            <w:del w:id="6319" w:author="Anees Shaikh" w:date="2013-10-06T22:00:00Z">
              <w:r w:rsidDel="00AE159D">
                <w:delText xml:space="preserve">            element more than once. If this element appears more than</w:delText>
              </w:r>
            </w:del>
          </w:p>
          <w:p w14:paraId="313DA750" w14:textId="6469A69E" w:rsidR="00766893" w:rsidDel="00AE159D" w:rsidRDefault="00766893" w:rsidP="00AE159D">
            <w:pPr>
              <w:pStyle w:val="Caption"/>
              <w:rPr>
                <w:del w:id="6320" w:author="Anees Shaikh" w:date="2013-10-06T22:00:00Z"/>
              </w:rPr>
              <w:pPrChange w:id="6321" w:author="Anees Shaikh" w:date="2013-10-06T22:01:00Z">
                <w:pPr>
                  <w:pStyle w:val="XML1"/>
                </w:pPr>
              </w:pPrChange>
            </w:pPr>
            <w:del w:id="6322" w:author="Anees Shaikh" w:date="2013-10-06T22:00:00Z">
              <w:r w:rsidDel="00AE159D">
                <w:delText xml:space="preserve">            once in a Port Feature set than the value MUST be unique</w:delText>
              </w:r>
            </w:del>
          </w:p>
          <w:p w14:paraId="254866B4" w14:textId="4429DE15" w:rsidR="00766893" w:rsidDel="00AE159D" w:rsidRDefault="00766893" w:rsidP="00AE159D">
            <w:pPr>
              <w:pStyle w:val="Caption"/>
              <w:rPr>
                <w:del w:id="6323" w:author="Anees Shaikh" w:date="2013-10-06T22:00:00Z"/>
              </w:rPr>
              <w:pPrChange w:id="6324" w:author="Anees Shaikh" w:date="2013-10-06T22:01:00Z">
                <w:pPr>
                  <w:pStyle w:val="XML1"/>
                </w:pPr>
              </w:pPrChange>
            </w:pPr>
            <w:del w:id="6325" w:author="Anees Shaikh" w:date="2013-10-06T22:00:00Z">
              <w:r w:rsidDel="00AE159D">
                <w:delText xml:space="preserve">            within the Port Feature set.</w:delText>
              </w:r>
            </w:del>
          </w:p>
          <w:p w14:paraId="6598DB88" w14:textId="1539930A" w:rsidR="00766893" w:rsidDel="00AE159D" w:rsidRDefault="00766893" w:rsidP="00AE159D">
            <w:pPr>
              <w:pStyle w:val="Caption"/>
              <w:rPr>
                <w:del w:id="6326" w:author="Anees Shaikh" w:date="2013-10-06T22:00:00Z"/>
              </w:rPr>
              <w:pPrChange w:id="6327" w:author="Anees Shaikh" w:date="2013-10-06T22:01:00Z">
                <w:pPr>
                  <w:pStyle w:val="XML1"/>
                </w:pPr>
              </w:pPrChange>
            </w:pPr>
            <w:del w:id="6328" w:author="Anees Shaikh" w:date="2013-10-06T22:00:00Z">
              <w:r w:rsidDel="00AE159D">
                <w:delText xml:space="preserve">          &lt;/xs:documentation&gt;</w:delText>
              </w:r>
            </w:del>
          </w:p>
          <w:p w14:paraId="342AEFEF" w14:textId="5CCA9E14" w:rsidR="00766893" w:rsidDel="00AE159D" w:rsidRDefault="00766893" w:rsidP="00AE159D">
            <w:pPr>
              <w:pStyle w:val="Caption"/>
              <w:rPr>
                <w:del w:id="6329" w:author="Anees Shaikh" w:date="2013-10-06T22:00:00Z"/>
              </w:rPr>
              <w:pPrChange w:id="6330" w:author="Anees Shaikh" w:date="2013-10-06T22:01:00Z">
                <w:pPr>
                  <w:pStyle w:val="XML1"/>
                </w:pPr>
              </w:pPrChange>
            </w:pPr>
            <w:del w:id="6331" w:author="Anees Shaikh" w:date="2013-10-06T22:00:00Z">
              <w:r w:rsidDel="00AE159D">
                <w:delText xml:space="preserve">        &lt;/xs:annotation&gt;</w:delText>
              </w:r>
            </w:del>
          </w:p>
          <w:p w14:paraId="6E438381" w14:textId="641F4EFD" w:rsidR="00766893" w:rsidDel="00AE159D" w:rsidRDefault="00766893" w:rsidP="00AE159D">
            <w:pPr>
              <w:pStyle w:val="Caption"/>
              <w:rPr>
                <w:del w:id="6332" w:author="Anees Shaikh" w:date="2013-10-06T22:00:00Z"/>
              </w:rPr>
              <w:pPrChange w:id="6333" w:author="Anees Shaikh" w:date="2013-10-06T22:01:00Z">
                <w:pPr>
                  <w:pStyle w:val="XML1"/>
                </w:pPr>
              </w:pPrChange>
            </w:pPr>
            <w:del w:id="6334" w:author="Anees Shaikh" w:date="2013-10-06T22:00:00Z">
              <w:r w:rsidDel="00AE159D">
                <w:delText xml:space="preserve">        &lt;xs:simpleType&gt;</w:delText>
              </w:r>
            </w:del>
          </w:p>
          <w:p w14:paraId="2F18EA58" w14:textId="7268B8E4" w:rsidR="00766893" w:rsidDel="00AE159D" w:rsidRDefault="00766893" w:rsidP="00AE159D">
            <w:pPr>
              <w:pStyle w:val="Caption"/>
              <w:rPr>
                <w:del w:id="6335" w:author="Anees Shaikh" w:date="2013-10-06T22:00:00Z"/>
              </w:rPr>
              <w:pPrChange w:id="6336" w:author="Anees Shaikh" w:date="2013-10-06T22:01:00Z">
                <w:pPr>
                  <w:pStyle w:val="XML1"/>
                </w:pPr>
              </w:pPrChange>
            </w:pPr>
            <w:del w:id="6337" w:author="Anees Shaikh" w:date="2013-10-06T22:00:00Z">
              <w:r w:rsidDel="00AE159D">
                <w:delText xml:space="preserve">          &lt;xs:restriction base="xs:string"&gt;</w:delText>
              </w:r>
            </w:del>
          </w:p>
          <w:p w14:paraId="69E2FCD2" w14:textId="3689FA1D" w:rsidR="00766893" w:rsidDel="00AE159D" w:rsidRDefault="00766893" w:rsidP="00AE159D">
            <w:pPr>
              <w:pStyle w:val="Caption"/>
              <w:rPr>
                <w:del w:id="6338" w:author="Anees Shaikh" w:date="2013-10-06T22:00:00Z"/>
              </w:rPr>
              <w:pPrChange w:id="6339" w:author="Anees Shaikh" w:date="2013-10-06T22:01:00Z">
                <w:pPr>
                  <w:pStyle w:val="XML1"/>
                </w:pPr>
              </w:pPrChange>
            </w:pPr>
            <w:del w:id="6340" w:author="Anees Shaikh" w:date="2013-10-06T22:00:00Z">
              <w:r w:rsidDel="00AE159D">
                <w:delText xml:space="preserve">            &lt;xs:enumeration value="copper"/&gt;</w:delText>
              </w:r>
            </w:del>
          </w:p>
          <w:p w14:paraId="4409EFBC" w14:textId="664D0AF7" w:rsidR="00766893" w:rsidDel="00AE159D" w:rsidRDefault="00766893" w:rsidP="00AE159D">
            <w:pPr>
              <w:pStyle w:val="Caption"/>
              <w:rPr>
                <w:del w:id="6341" w:author="Anees Shaikh" w:date="2013-10-06T22:00:00Z"/>
              </w:rPr>
              <w:pPrChange w:id="6342" w:author="Anees Shaikh" w:date="2013-10-06T22:01:00Z">
                <w:pPr>
                  <w:pStyle w:val="XML1"/>
                </w:pPr>
              </w:pPrChange>
            </w:pPr>
            <w:del w:id="6343" w:author="Anees Shaikh" w:date="2013-10-06T22:00:00Z">
              <w:r w:rsidDel="00AE159D">
                <w:delText xml:space="preserve">            &lt;xs:enumeration value="fiber"/&gt;</w:delText>
              </w:r>
            </w:del>
          </w:p>
          <w:p w14:paraId="4C3EEB45" w14:textId="34AA9D2B" w:rsidR="00766893" w:rsidDel="00AE159D" w:rsidRDefault="00766893" w:rsidP="00AE159D">
            <w:pPr>
              <w:pStyle w:val="Caption"/>
              <w:rPr>
                <w:del w:id="6344" w:author="Anees Shaikh" w:date="2013-10-06T22:00:00Z"/>
              </w:rPr>
              <w:pPrChange w:id="6345" w:author="Anees Shaikh" w:date="2013-10-06T22:01:00Z">
                <w:pPr>
                  <w:pStyle w:val="XML1"/>
                </w:pPr>
              </w:pPrChange>
            </w:pPr>
            <w:del w:id="6346" w:author="Anees Shaikh" w:date="2013-10-06T22:00:00Z">
              <w:r w:rsidDel="00AE159D">
                <w:delText xml:space="preserve">          &lt;/xs:restriction&gt;</w:delText>
              </w:r>
            </w:del>
          </w:p>
          <w:p w14:paraId="24D48618" w14:textId="105C42A1" w:rsidR="00766893" w:rsidDel="00AE159D" w:rsidRDefault="00766893" w:rsidP="00AE159D">
            <w:pPr>
              <w:pStyle w:val="Caption"/>
              <w:rPr>
                <w:del w:id="6347" w:author="Anees Shaikh" w:date="2013-10-06T22:00:00Z"/>
              </w:rPr>
              <w:pPrChange w:id="6348" w:author="Anees Shaikh" w:date="2013-10-06T22:01:00Z">
                <w:pPr>
                  <w:pStyle w:val="XML1"/>
                </w:pPr>
              </w:pPrChange>
            </w:pPr>
            <w:del w:id="6349" w:author="Anees Shaikh" w:date="2013-10-06T22:00:00Z">
              <w:r w:rsidDel="00AE159D">
                <w:delText xml:space="preserve">        &lt;/xs:simpleType&gt;</w:delText>
              </w:r>
            </w:del>
          </w:p>
          <w:p w14:paraId="0828F9E6" w14:textId="3E74E352" w:rsidR="00766893" w:rsidDel="00AE159D" w:rsidRDefault="00766893" w:rsidP="00AE159D">
            <w:pPr>
              <w:pStyle w:val="Caption"/>
              <w:rPr>
                <w:del w:id="6350" w:author="Anees Shaikh" w:date="2013-10-06T22:00:00Z"/>
              </w:rPr>
              <w:pPrChange w:id="6351" w:author="Anees Shaikh" w:date="2013-10-06T22:01:00Z">
                <w:pPr>
                  <w:pStyle w:val="XML1"/>
                </w:pPr>
              </w:pPrChange>
            </w:pPr>
            <w:del w:id="6352" w:author="Anees Shaikh" w:date="2013-10-06T22:00:00Z">
              <w:r w:rsidDel="00AE159D">
                <w:delText xml:space="preserve">      &lt;/xs:element&gt;</w:delText>
              </w:r>
            </w:del>
          </w:p>
          <w:p w14:paraId="2707A25B" w14:textId="2541898C" w:rsidR="00766893" w:rsidDel="00AE159D" w:rsidRDefault="00766893" w:rsidP="00AE159D">
            <w:pPr>
              <w:pStyle w:val="Caption"/>
              <w:rPr>
                <w:del w:id="6353" w:author="Anees Shaikh" w:date="2013-10-06T22:00:00Z"/>
              </w:rPr>
              <w:pPrChange w:id="6354" w:author="Anees Shaikh" w:date="2013-10-06T22:01:00Z">
                <w:pPr>
                  <w:pStyle w:val="XML1"/>
                </w:pPr>
              </w:pPrChange>
            </w:pPr>
            <w:del w:id="6355" w:author="Anees Shaikh" w:date="2013-10-06T22:00:00Z">
              <w:r w:rsidDel="00AE159D">
                <w:delText xml:space="preserve">      &lt;xs:element name="pause"&gt;</w:delText>
              </w:r>
            </w:del>
          </w:p>
          <w:p w14:paraId="6AEC4091" w14:textId="5E4681A5" w:rsidR="00766893" w:rsidDel="00AE159D" w:rsidRDefault="00766893" w:rsidP="00AE159D">
            <w:pPr>
              <w:pStyle w:val="Caption"/>
              <w:rPr>
                <w:del w:id="6356" w:author="Anees Shaikh" w:date="2013-10-06T22:00:00Z"/>
              </w:rPr>
              <w:pPrChange w:id="6357" w:author="Anees Shaikh" w:date="2013-10-06T22:01:00Z">
                <w:pPr>
                  <w:pStyle w:val="XML1"/>
                </w:pPr>
              </w:pPrChange>
            </w:pPr>
            <w:del w:id="6358" w:author="Anees Shaikh" w:date="2013-10-06T22:00:00Z">
              <w:r w:rsidDel="00AE159D">
                <w:delText xml:space="preserve">        &lt;xs:annotation&gt;</w:delText>
              </w:r>
            </w:del>
          </w:p>
          <w:p w14:paraId="0475EDC5" w14:textId="51E88336" w:rsidR="00766893" w:rsidDel="00AE159D" w:rsidRDefault="00766893" w:rsidP="00AE159D">
            <w:pPr>
              <w:pStyle w:val="Caption"/>
              <w:rPr>
                <w:del w:id="6359" w:author="Anees Shaikh" w:date="2013-10-06T22:00:00Z"/>
              </w:rPr>
              <w:pPrChange w:id="6360" w:author="Anees Shaikh" w:date="2013-10-06T22:01:00Z">
                <w:pPr>
                  <w:pStyle w:val="XML1"/>
                </w:pPr>
              </w:pPrChange>
            </w:pPr>
            <w:del w:id="6361" w:author="Anees Shaikh" w:date="2013-10-06T22:00:00Z">
              <w:r w:rsidDel="00AE159D">
                <w:delText xml:space="preserve">          &lt;xs:documentation&gt;</w:delText>
              </w:r>
            </w:del>
          </w:p>
          <w:p w14:paraId="3B2F520B" w14:textId="5FFE9A83" w:rsidR="00766893" w:rsidDel="00AE159D" w:rsidRDefault="00766893" w:rsidP="00AE159D">
            <w:pPr>
              <w:pStyle w:val="Caption"/>
              <w:rPr>
                <w:del w:id="6362" w:author="Anees Shaikh" w:date="2013-10-06T22:00:00Z"/>
              </w:rPr>
              <w:pPrChange w:id="6363" w:author="Anees Shaikh" w:date="2013-10-06T22:01:00Z">
                <w:pPr>
                  <w:pStyle w:val="XML1"/>
                </w:pPr>
              </w:pPrChange>
            </w:pPr>
            <w:del w:id="6364" w:author="Anees Shaikh" w:date="2013-10-06T22:00:00Z">
              <w:r w:rsidDel="00AE159D">
                <w:delText xml:space="preserve">            Specifies if pausing of transmission is</w:delText>
              </w:r>
            </w:del>
          </w:p>
          <w:p w14:paraId="216B41AC" w14:textId="457A8302" w:rsidR="00766893" w:rsidDel="00AE159D" w:rsidRDefault="00766893" w:rsidP="00AE159D">
            <w:pPr>
              <w:pStyle w:val="Caption"/>
              <w:rPr>
                <w:del w:id="6365" w:author="Anees Shaikh" w:date="2013-10-06T22:00:00Z"/>
              </w:rPr>
              <w:pPrChange w:id="6366" w:author="Anees Shaikh" w:date="2013-10-06T22:01:00Z">
                <w:pPr>
                  <w:pStyle w:val="XML1"/>
                </w:pPr>
              </w:pPrChange>
            </w:pPr>
            <w:del w:id="6367" w:author="Anees Shaikh" w:date="2013-10-06T22:00:00Z">
              <w:r w:rsidDel="00AE159D">
                <w:delText xml:space="preserve">            supported at all and if yes if it is asymmetric or</w:delText>
              </w:r>
            </w:del>
          </w:p>
          <w:p w14:paraId="2AC31683" w14:textId="0800C164" w:rsidR="00766893" w:rsidDel="00AE159D" w:rsidRDefault="00766893" w:rsidP="00AE159D">
            <w:pPr>
              <w:pStyle w:val="Caption"/>
              <w:rPr>
                <w:del w:id="6368" w:author="Anees Shaikh" w:date="2013-10-06T22:00:00Z"/>
              </w:rPr>
              <w:pPrChange w:id="6369" w:author="Anees Shaikh" w:date="2013-10-06T22:01:00Z">
                <w:pPr>
                  <w:pStyle w:val="XML1"/>
                </w:pPr>
              </w:pPrChange>
            </w:pPr>
            <w:del w:id="6370" w:author="Anees Shaikh" w:date="2013-10-06T22:00:00Z">
              <w:r w:rsidDel="00AE159D">
                <w:delText xml:space="preserve">            symmetric.</w:delText>
              </w:r>
            </w:del>
          </w:p>
          <w:p w14:paraId="19436DD1" w14:textId="2007CEC1" w:rsidR="00766893" w:rsidDel="00AE159D" w:rsidRDefault="00766893" w:rsidP="00AE159D">
            <w:pPr>
              <w:pStyle w:val="Caption"/>
              <w:rPr>
                <w:del w:id="6371" w:author="Anees Shaikh" w:date="2013-10-06T22:00:00Z"/>
              </w:rPr>
              <w:pPrChange w:id="6372" w:author="Anees Shaikh" w:date="2013-10-06T22:01:00Z">
                <w:pPr>
                  <w:pStyle w:val="XML1"/>
                </w:pPr>
              </w:pPrChange>
            </w:pPr>
            <w:del w:id="6373" w:author="Anees Shaikh" w:date="2013-10-06T22:00:00Z">
              <w:r w:rsidDel="00AE159D">
                <w:delText xml:space="preserve">          &lt;/xs:documentation&gt;</w:delText>
              </w:r>
            </w:del>
          </w:p>
          <w:p w14:paraId="4AD8B6AE" w14:textId="66938925" w:rsidR="00766893" w:rsidDel="00AE159D" w:rsidRDefault="00766893" w:rsidP="00AE159D">
            <w:pPr>
              <w:pStyle w:val="Caption"/>
              <w:rPr>
                <w:del w:id="6374" w:author="Anees Shaikh" w:date="2013-10-06T22:00:00Z"/>
              </w:rPr>
              <w:pPrChange w:id="6375" w:author="Anees Shaikh" w:date="2013-10-06T22:01:00Z">
                <w:pPr>
                  <w:pStyle w:val="XML1"/>
                </w:pPr>
              </w:pPrChange>
            </w:pPr>
            <w:del w:id="6376" w:author="Anees Shaikh" w:date="2013-10-06T22:00:00Z">
              <w:r w:rsidDel="00AE159D">
                <w:delText xml:space="preserve">        &lt;/xs:annotation&gt;</w:delText>
              </w:r>
            </w:del>
          </w:p>
          <w:p w14:paraId="76E4FD2F" w14:textId="450131C6" w:rsidR="00766893" w:rsidDel="00AE159D" w:rsidRDefault="00766893" w:rsidP="00AE159D">
            <w:pPr>
              <w:pStyle w:val="Caption"/>
              <w:rPr>
                <w:del w:id="6377" w:author="Anees Shaikh" w:date="2013-10-06T22:00:00Z"/>
              </w:rPr>
              <w:pPrChange w:id="6378" w:author="Anees Shaikh" w:date="2013-10-06T22:01:00Z">
                <w:pPr>
                  <w:pStyle w:val="XML1"/>
                </w:pPr>
              </w:pPrChange>
            </w:pPr>
            <w:del w:id="6379" w:author="Anees Shaikh" w:date="2013-10-06T22:00:00Z">
              <w:r w:rsidDel="00AE159D">
                <w:delText xml:space="preserve">        &lt;xs:simpleType&gt;</w:delText>
              </w:r>
            </w:del>
          </w:p>
          <w:p w14:paraId="49D1FB52" w14:textId="672F4478" w:rsidR="00766893" w:rsidDel="00AE159D" w:rsidRDefault="00766893" w:rsidP="00AE159D">
            <w:pPr>
              <w:pStyle w:val="Caption"/>
              <w:rPr>
                <w:del w:id="6380" w:author="Anees Shaikh" w:date="2013-10-06T22:00:00Z"/>
              </w:rPr>
              <w:pPrChange w:id="6381" w:author="Anees Shaikh" w:date="2013-10-06T22:01:00Z">
                <w:pPr>
                  <w:pStyle w:val="XML1"/>
                </w:pPr>
              </w:pPrChange>
            </w:pPr>
            <w:del w:id="6382" w:author="Anees Shaikh" w:date="2013-10-06T22:00:00Z">
              <w:r w:rsidDel="00AE159D">
                <w:delText xml:space="preserve">          &lt;xs:restriction base="xs:string"&gt;</w:delText>
              </w:r>
            </w:del>
          </w:p>
          <w:p w14:paraId="17A34D63" w14:textId="1B62A349" w:rsidR="00766893" w:rsidDel="00AE159D" w:rsidRDefault="00766893" w:rsidP="00AE159D">
            <w:pPr>
              <w:pStyle w:val="Caption"/>
              <w:rPr>
                <w:del w:id="6383" w:author="Anees Shaikh" w:date="2013-10-06T22:00:00Z"/>
              </w:rPr>
              <w:pPrChange w:id="6384" w:author="Anees Shaikh" w:date="2013-10-06T22:01:00Z">
                <w:pPr>
                  <w:pStyle w:val="XML1"/>
                </w:pPr>
              </w:pPrChange>
            </w:pPr>
            <w:del w:id="6385" w:author="Anees Shaikh" w:date="2013-10-06T22:00:00Z">
              <w:r w:rsidDel="00AE159D">
                <w:delText xml:space="preserve">            &lt;xs:enumeration value="unsupported"/&gt;</w:delText>
              </w:r>
            </w:del>
          </w:p>
          <w:p w14:paraId="6EDC8536" w14:textId="321EEC61" w:rsidR="00766893" w:rsidDel="00AE159D" w:rsidRDefault="00766893" w:rsidP="00AE159D">
            <w:pPr>
              <w:pStyle w:val="Caption"/>
              <w:rPr>
                <w:del w:id="6386" w:author="Anees Shaikh" w:date="2013-10-06T22:00:00Z"/>
              </w:rPr>
              <w:pPrChange w:id="6387" w:author="Anees Shaikh" w:date="2013-10-06T22:01:00Z">
                <w:pPr>
                  <w:pStyle w:val="XML1"/>
                </w:pPr>
              </w:pPrChange>
            </w:pPr>
            <w:del w:id="6388" w:author="Anees Shaikh" w:date="2013-10-06T22:00:00Z">
              <w:r w:rsidDel="00AE159D">
                <w:delText xml:space="preserve">            &lt;xs:enumeration value="symmetric"/&gt;</w:delText>
              </w:r>
            </w:del>
          </w:p>
          <w:p w14:paraId="1CEF55F1" w14:textId="675F1C4E" w:rsidR="00766893" w:rsidDel="00AE159D" w:rsidRDefault="00766893" w:rsidP="00AE159D">
            <w:pPr>
              <w:pStyle w:val="Caption"/>
              <w:rPr>
                <w:del w:id="6389" w:author="Anees Shaikh" w:date="2013-10-06T22:00:00Z"/>
              </w:rPr>
              <w:pPrChange w:id="6390" w:author="Anees Shaikh" w:date="2013-10-06T22:01:00Z">
                <w:pPr>
                  <w:pStyle w:val="XML1"/>
                </w:pPr>
              </w:pPrChange>
            </w:pPr>
            <w:del w:id="6391" w:author="Anees Shaikh" w:date="2013-10-06T22:00:00Z">
              <w:r w:rsidDel="00AE159D">
                <w:delText xml:space="preserve">            &lt;xs:enumeration value="asymmetric"/&gt;</w:delText>
              </w:r>
            </w:del>
          </w:p>
          <w:p w14:paraId="24C0B2A1" w14:textId="46CDB8B9" w:rsidR="00766893" w:rsidDel="00AE159D" w:rsidRDefault="00766893" w:rsidP="00AE159D">
            <w:pPr>
              <w:pStyle w:val="Caption"/>
              <w:rPr>
                <w:del w:id="6392" w:author="Anees Shaikh" w:date="2013-10-06T22:00:00Z"/>
              </w:rPr>
              <w:pPrChange w:id="6393" w:author="Anees Shaikh" w:date="2013-10-06T22:01:00Z">
                <w:pPr>
                  <w:pStyle w:val="XML1"/>
                </w:pPr>
              </w:pPrChange>
            </w:pPr>
            <w:del w:id="6394" w:author="Anees Shaikh" w:date="2013-10-06T22:00:00Z">
              <w:r w:rsidDel="00AE159D">
                <w:delText xml:space="preserve">          &lt;/xs:restriction&gt;</w:delText>
              </w:r>
            </w:del>
          </w:p>
          <w:p w14:paraId="0F91872F" w14:textId="5D34699F" w:rsidR="00766893" w:rsidDel="00AE159D" w:rsidRDefault="00766893" w:rsidP="00AE159D">
            <w:pPr>
              <w:pStyle w:val="Caption"/>
              <w:rPr>
                <w:del w:id="6395" w:author="Anees Shaikh" w:date="2013-10-06T22:00:00Z"/>
              </w:rPr>
              <w:pPrChange w:id="6396" w:author="Anees Shaikh" w:date="2013-10-06T22:01:00Z">
                <w:pPr>
                  <w:pStyle w:val="XML1"/>
                </w:pPr>
              </w:pPrChange>
            </w:pPr>
            <w:del w:id="6397" w:author="Anees Shaikh" w:date="2013-10-06T22:00:00Z">
              <w:r w:rsidDel="00AE159D">
                <w:delText xml:space="preserve">        &lt;/xs:simpleType&gt;</w:delText>
              </w:r>
            </w:del>
          </w:p>
          <w:p w14:paraId="5CFBCE7E" w14:textId="3EC4DF7D" w:rsidR="00766893" w:rsidDel="00AE159D" w:rsidRDefault="00766893" w:rsidP="00AE159D">
            <w:pPr>
              <w:pStyle w:val="Caption"/>
              <w:rPr>
                <w:del w:id="6398" w:author="Anees Shaikh" w:date="2013-10-06T22:00:00Z"/>
              </w:rPr>
              <w:pPrChange w:id="6399" w:author="Anees Shaikh" w:date="2013-10-06T22:01:00Z">
                <w:pPr>
                  <w:pStyle w:val="XML1"/>
                </w:pPr>
              </w:pPrChange>
            </w:pPr>
            <w:del w:id="6400" w:author="Anees Shaikh" w:date="2013-10-06T22:00:00Z">
              <w:r w:rsidDel="00AE159D">
                <w:delText xml:space="preserve">      &lt;/xs:element&gt;</w:delText>
              </w:r>
            </w:del>
          </w:p>
          <w:p w14:paraId="432DAF5C" w14:textId="21BE9960" w:rsidR="00766893" w:rsidDel="00AE159D" w:rsidRDefault="00766893" w:rsidP="00AE159D">
            <w:pPr>
              <w:pStyle w:val="Caption"/>
              <w:rPr>
                <w:del w:id="6401" w:author="Anees Shaikh" w:date="2013-10-06T22:00:00Z"/>
              </w:rPr>
              <w:pPrChange w:id="6402" w:author="Anees Shaikh" w:date="2013-10-06T22:01:00Z">
                <w:pPr>
                  <w:pStyle w:val="XML1"/>
                </w:pPr>
              </w:pPrChange>
            </w:pPr>
            <w:del w:id="6403" w:author="Anees Shaikh" w:date="2013-10-06T22:00:00Z">
              <w:r w:rsidDel="00AE159D">
                <w:delText xml:space="preserve">    &lt;/xs:sequence&gt;</w:delText>
              </w:r>
            </w:del>
          </w:p>
          <w:p w14:paraId="4AAD325D" w14:textId="58C18B7C" w:rsidR="00766893" w:rsidDel="00AE159D" w:rsidRDefault="00766893" w:rsidP="00AE159D">
            <w:pPr>
              <w:pStyle w:val="Caption"/>
              <w:rPr>
                <w:del w:id="6404" w:author="Anees Shaikh" w:date="2013-10-06T22:00:00Z"/>
              </w:rPr>
              <w:pPrChange w:id="6405" w:author="Anees Shaikh" w:date="2013-10-06T22:01:00Z">
                <w:pPr>
                  <w:pStyle w:val="XML1"/>
                </w:pPr>
              </w:pPrChange>
            </w:pPr>
            <w:del w:id="6406" w:author="Anees Shaikh" w:date="2013-10-06T22:00:00Z">
              <w:r w:rsidDel="00AE159D">
                <w:delText xml:space="preserve">  &lt;/xs:group&gt;</w:delText>
              </w:r>
            </w:del>
          </w:p>
          <w:p w14:paraId="717200BC" w14:textId="1410E7E5" w:rsidR="00766893" w:rsidDel="00AE159D" w:rsidRDefault="00766893" w:rsidP="00AE159D">
            <w:pPr>
              <w:pStyle w:val="Caption"/>
              <w:rPr>
                <w:del w:id="6407" w:author="Anees Shaikh" w:date="2013-10-06T22:00:00Z"/>
              </w:rPr>
              <w:pPrChange w:id="6408" w:author="Anees Shaikh" w:date="2013-10-06T22:01:00Z">
                <w:pPr>
                  <w:pStyle w:val="XML1"/>
                </w:pPr>
              </w:pPrChange>
            </w:pPr>
          </w:p>
          <w:p w14:paraId="3D931C2A" w14:textId="679CF97B" w:rsidR="00766893" w:rsidDel="00AE159D" w:rsidRDefault="00766893" w:rsidP="00AE159D">
            <w:pPr>
              <w:pStyle w:val="Caption"/>
              <w:rPr>
                <w:del w:id="6409" w:author="Anees Shaikh" w:date="2013-10-06T22:00:00Z"/>
              </w:rPr>
              <w:pPrChange w:id="6410" w:author="Anees Shaikh" w:date="2013-10-06T22:01:00Z">
                <w:pPr>
                  <w:pStyle w:val="XML1"/>
                </w:pPr>
              </w:pPrChange>
            </w:pPr>
            <w:del w:id="6411" w:author="Anees Shaikh" w:date="2013-10-06T22:00:00Z">
              <w:r w:rsidDel="00AE159D">
                <w:delText xml:space="preserve">  &lt;xs:group name="OFPortOtherFeatureListType"&gt;</w:delText>
              </w:r>
            </w:del>
          </w:p>
          <w:p w14:paraId="4FAC5870" w14:textId="0C1BD3DB" w:rsidR="00766893" w:rsidDel="00AE159D" w:rsidRDefault="00766893" w:rsidP="00AE159D">
            <w:pPr>
              <w:pStyle w:val="Caption"/>
              <w:rPr>
                <w:del w:id="6412" w:author="Anees Shaikh" w:date="2013-10-06T22:00:00Z"/>
              </w:rPr>
              <w:pPrChange w:id="6413" w:author="Anees Shaikh" w:date="2013-10-06T22:01:00Z">
                <w:pPr>
                  <w:pStyle w:val="XML1"/>
                </w:pPr>
              </w:pPrChange>
            </w:pPr>
            <w:del w:id="6414" w:author="Anees Shaikh" w:date="2013-10-06T22:00:00Z">
              <w:r w:rsidDel="00AE159D">
                <w:delText xml:space="preserve">    &lt;xs:annotation&gt;</w:delText>
              </w:r>
            </w:del>
          </w:p>
          <w:p w14:paraId="21C9B115" w14:textId="229B28D1" w:rsidR="00766893" w:rsidDel="00AE159D" w:rsidRDefault="00766893" w:rsidP="00AE159D">
            <w:pPr>
              <w:pStyle w:val="Caption"/>
              <w:rPr>
                <w:del w:id="6415" w:author="Anees Shaikh" w:date="2013-10-06T22:00:00Z"/>
              </w:rPr>
              <w:pPrChange w:id="6416" w:author="Anees Shaikh" w:date="2013-10-06T22:01:00Z">
                <w:pPr>
                  <w:pStyle w:val="XML1"/>
                </w:pPr>
              </w:pPrChange>
            </w:pPr>
            <w:del w:id="6417" w:author="Anees Shaikh" w:date="2013-10-06T22:00:00Z">
              <w:r w:rsidDel="00AE159D">
                <w:delText xml:space="preserve">      &lt;xs:documentation&gt;</w:delText>
              </w:r>
            </w:del>
          </w:p>
          <w:p w14:paraId="519B37C9" w14:textId="35798C81" w:rsidR="00766893" w:rsidDel="00AE159D" w:rsidRDefault="00766893" w:rsidP="00AE159D">
            <w:pPr>
              <w:pStyle w:val="Caption"/>
              <w:rPr>
                <w:del w:id="6418" w:author="Anees Shaikh" w:date="2013-10-06T22:00:00Z"/>
              </w:rPr>
              <w:pPrChange w:id="6419" w:author="Anees Shaikh" w:date="2013-10-06T22:01:00Z">
                <w:pPr>
                  <w:pStyle w:val="XML1"/>
                </w:pPr>
              </w:pPrChange>
            </w:pPr>
            <w:del w:id="6420" w:author="Anees Shaikh" w:date="2013-10-06T22:00:00Z">
              <w:r w:rsidDel="00AE159D">
                <w:delText xml:space="preserve">        The features of a port that are supported or</w:delText>
              </w:r>
            </w:del>
          </w:p>
          <w:p w14:paraId="4AB80CF6" w14:textId="130FFBA5" w:rsidR="00766893" w:rsidDel="00AE159D" w:rsidRDefault="00766893" w:rsidP="00AE159D">
            <w:pPr>
              <w:pStyle w:val="Caption"/>
              <w:rPr>
                <w:del w:id="6421" w:author="Anees Shaikh" w:date="2013-10-06T22:00:00Z"/>
              </w:rPr>
              <w:pPrChange w:id="6422" w:author="Anees Shaikh" w:date="2013-10-06T22:01:00Z">
                <w:pPr>
                  <w:pStyle w:val="XML1"/>
                </w:pPr>
              </w:pPrChange>
            </w:pPr>
            <w:del w:id="6423" w:author="Anees Shaikh" w:date="2013-10-06T22:00:00Z">
              <w:r w:rsidDel="00AE159D">
                <w:delText xml:space="preserve">        advertised.</w:delText>
              </w:r>
            </w:del>
          </w:p>
          <w:p w14:paraId="11D60546" w14:textId="6735A70E" w:rsidR="00766893" w:rsidDel="00AE159D" w:rsidRDefault="00766893" w:rsidP="00AE159D">
            <w:pPr>
              <w:pStyle w:val="Caption"/>
              <w:rPr>
                <w:del w:id="6424" w:author="Anees Shaikh" w:date="2013-10-06T22:00:00Z"/>
              </w:rPr>
              <w:pPrChange w:id="6425" w:author="Anees Shaikh" w:date="2013-10-06T22:01:00Z">
                <w:pPr>
                  <w:pStyle w:val="XML1"/>
                </w:pPr>
              </w:pPrChange>
            </w:pPr>
          </w:p>
          <w:p w14:paraId="5A9501FB" w14:textId="1056B42F" w:rsidR="00766893" w:rsidDel="00AE159D" w:rsidRDefault="00766893" w:rsidP="00AE159D">
            <w:pPr>
              <w:pStyle w:val="Caption"/>
              <w:rPr>
                <w:del w:id="6426" w:author="Anees Shaikh" w:date="2013-10-06T22:00:00Z"/>
              </w:rPr>
              <w:pPrChange w:id="6427" w:author="Anees Shaikh" w:date="2013-10-06T22:01:00Z">
                <w:pPr>
                  <w:pStyle w:val="XML1"/>
                </w:pPr>
              </w:pPrChange>
            </w:pPr>
            <w:del w:id="6428" w:author="Anees Shaikh" w:date="2013-10-06T22:00:00Z">
              <w:r w:rsidDel="00AE159D">
                <w:delText xml:space="preserve">        If the elements in the OFPortOtherFeatureListType ares used</w:delText>
              </w:r>
            </w:del>
          </w:p>
          <w:p w14:paraId="2179D2D3" w14:textId="00F25E7D" w:rsidR="00766893" w:rsidDel="00AE159D" w:rsidRDefault="00766893" w:rsidP="00AE159D">
            <w:pPr>
              <w:pStyle w:val="Caption"/>
              <w:rPr>
                <w:del w:id="6429" w:author="Anees Shaikh" w:date="2013-10-06T22:00:00Z"/>
              </w:rPr>
              <w:pPrChange w:id="6430" w:author="Anees Shaikh" w:date="2013-10-06T22:01:00Z">
                <w:pPr>
                  <w:pStyle w:val="XML1"/>
                </w:pPr>
              </w:pPrChange>
            </w:pPr>
            <w:del w:id="6431" w:author="Anees Shaikh" w:date="2013-10-06T22:00:00Z">
              <w:r w:rsidDel="00AE159D">
                <w:delText xml:space="preserve">        as configurable elements the NETCONF &amp;lt;edit-config&amp;gt; operations</w:delText>
              </w:r>
            </w:del>
          </w:p>
          <w:p w14:paraId="5999BDEB" w14:textId="6D1F8573" w:rsidR="00766893" w:rsidDel="00AE159D" w:rsidRDefault="00766893" w:rsidP="00AE159D">
            <w:pPr>
              <w:pStyle w:val="Caption"/>
              <w:rPr>
                <w:del w:id="6432" w:author="Anees Shaikh" w:date="2013-10-06T22:00:00Z"/>
              </w:rPr>
              <w:pPrChange w:id="6433" w:author="Anees Shaikh" w:date="2013-10-06T22:01:00Z">
                <w:pPr>
                  <w:pStyle w:val="XML1"/>
                </w:pPr>
              </w:pPrChange>
            </w:pPr>
            <w:del w:id="6434" w:author="Anees Shaikh" w:date="2013-10-06T22:00:00Z">
              <w:r w:rsidDel="00AE159D">
                <w:delText xml:space="preserve">        MUST be implemented as follows: </w:delText>
              </w:r>
            </w:del>
          </w:p>
          <w:p w14:paraId="7A17D555" w14:textId="6D4F74C7" w:rsidR="00766893" w:rsidDel="00AE159D" w:rsidRDefault="00766893" w:rsidP="00AE159D">
            <w:pPr>
              <w:pStyle w:val="Caption"/>
              <w:rPr>
                <w:del w:id="6435" w:author="Anees Shaikh" w:date="2013-10-06T22:00:00Z"/>
              </w:rPr>
              <w:pPrChange w:id="6436" w:author="Anees Shaikh" w:date="2013-10-06T22:01:00Z">
                <w:pPr>
                  <w:pStyle w:val="XML1"/>
                </w:pPr>
              </w:pPrChange>
            </w:pPr>
          </w:p>
          <w:p w14:paraId="7F600C78" w14:textId="1C3FE02B" w:rsidR="00766893" w:rsidDel="00AE159D" w:rsidRDefault="00766893" w:rsidP="00AE159D">
            <w:pPr>
              <w:pStyle w:val="Caption"/>
              <w:rPr>
                <w:del w:id="6437" w:author="Anees Shaikh" w:date="2013-10-06T22:00:00Z"/>
              </w:rPr>
              <w:pPrChange w:id="6438" w:author="Anees Shaikh" w:date="2013-10-06T22:01:00Z">
                <w:pPr>
                  <w:pStyle w:val="XML1"/>
                </w:pPr>
              </w:pPrChange>
            </w:pPr>
            <w:del w:id="6439" w:author="Anees Shaikh" w:date="2013-10-06T22:00:00Z">
              <w:r w:rsidDel="00AE159D">
                <w:delText xml:space="preserve">        * The 'resource-id' element MUST be present in the path or in</w:delText>
              </w:r>
            </w:del>
          </w:p>
          <w:p w14:paraId="22CB5BB2" w14:textId="59879E6C" w:rsidR="00766893" w:rsidDel="00AE159D" w:rsidRDefault="00766893" w:rsidP="00AE159D">
            <w:pPr>
              <w:pStyle w:val="Caption"/>
              <w:rPr>
                <w:del w:id="6440" w:author="Anees Shaikh" w:date="2013-10-06T22:00:00Z"/>
              </w:rPr>
              <w:pPrChange w:id="6441" w:author="Anees Shaikh" w:date="2013-10-06T22:01:00Z">
                <w:pPr>
                  <w:pStyle w:val="XML1"/>
                </w:pPr>
              </w:pPrChange>
            </w:pPr>
            <w:del w:id="6442" w:author="Anees Shaikh" w:date="2013-10-06T22:00:00Z">
              <w:r w:rsidDel="00AE159D">
                <w:delText xml:space="preserve">        the filter at all &amp;lt;edit-config&amp;gt; operations to identify the</w:delText>
              </w:r>
            </w:del>
          </w:p>
          <w:p w14:paraId="6E897821" w14:textId="121E518D" w:rsidR="00766893" w:rsidDel="00AE159D" w:rsidRDefault="00766893" w:rsidP="00AE159D">
            <w:pPr>
              <w:pStyle w:val="Caption"/>
              <w:rPr>
                <w:del w:id="6443" w:author="Anees Shaikh" w:date="2013-10-06T22:00:00Z"/>
              </w:rPr>
              <w:pPrChange w:id="6444" w:author="Anees Shaikh" w:date="2013-10-06T22:01:00Z">
                <w:pPr>
                  <w:pStyle w:val="XML1"/>
                </w:pPr>
              </w:pPrChange>
            </w:pPr>
            <w:del w:id="6445" w:author="Anees Shaikh" w:date="2013-10-06T22:00:00Z">
              <w:r w:rsidDel="00AE159D">
                <w:delText xml:space="preserve">        resource.</w:delText>
              </w:r>
            </w:del>
          </w:p>
          <w:p w14:paraId="2AD27A3C" w14:textId="302B41A0" w:rsidR="00766893" w:rsidDel="00AE159D" w:rsidRDefault="00766893" w:rsidP="00AE159D">
            <w:pPr>
              <w:pStyle w:val="Caption"/>
              <w:rPr>
                <w:del w:id="6446" w:author="Anees Shaikh" w:date="2013-10-06T22:00:00Z"/>
              </w:rPr>
              <w:pPrChange w:id="6447" w:author="Anees Shaikh" w:date="2013-10-06T22:01:00Z">
                <w:pPr>
                  <w:pStyle w:val="XML1"/>
                </w:pPr>
              </w:pPrChange>
            </w:pPr>
            <w:del w:id="6448" w:author="Anees Shaikh" w:date="2013-10-06T22:00:00Z">
              <w:r w:rsidDel="00AE159D">
                <w:delText xml:space="preserve">        * If the operation is 'merge' or 'replace', the element is</w:delText>
              </w:r>
            </w:del>
          </w:p>
          <w:p w14:paraId="67A80704" w14:textId="068161D5" w:rsidR="00766893" w:rsidDel="00AE159D" w:rsidRDefault="00766893" w:rsidP="00AE159D">
            <w:pPr>
              <w:pStyle w:val="Caption"/>
              <w:rPr>
                <w:del w:id="6449" w:author="Anees Shaikh" w:date="2013-10-06T22:00:00Z"/>
              </w:rPr>
              <w:pPrChange w:id="6450" w:author="Anees Shaikh" w:date="2013-10-06T22:01:00Z">
                <w:pPr>
                  <w:pStyle w:val="XML1"/>
                </w:pPr>
              </w:pPrChange>
            </w:pPr>
            <w:del w:id="6451" w:author="Anees Shaikh" w:date="2013-10-06T22:00:00Z">
              <w:r w:rsidDel="00AE159D">
                <w:delText xml:space="preserve">        created if it does not exist, and its value is set to the</w:delText>
              </w:r>
            </w:del>
          </w:p>
          <w:p w14:paraId="34221FA3" w14:textId="2C92DF87" w:rsidR="00766893" w:rsidDel="00AE159D" w:rsidRDefault="00766893" w:rsidP="00AE159D">
            <w:pPr>
              <w:pStyle w:val="Caption"/>
              <w:rPr>
                <w:del w:id="6452" w:author="Anees Shaikh" w:date="2013-10-06T22:00:00Z"/>
              </w:rPr>
              <w:pPrChange w:id="6453" w:author="Anees Shaikh" w:date="2013-10-06T22:01:00Z">
                <w:pPr>
                  <w:pStyle w:val="XML1"/>
                </w:pPr>
              </w:pPrChange>
            </w:pPr>
            <w:del w:id="6454" w:author="Anees Shaikh" w:date="2013-10-06T22:00:00Z">
              <w:r w:rsidDel="00AE159D">
                <w:delText xml:space="preserve">        value found in the XML RPC data.</w:delText>
              </w:r>
            </w:del>
          </w:p>
          <w:p w14:paraId="1C247B5F" w14:textId="19960BE5" w:rsidR="00766893" w:rsidDel="00AE159D" w:rsidRDefault="00766893" w:rsidP="00AE159D">
            <w:pPr>
              <w:pStyle w:val="Caption"/>
              <w:rPr>
                <w:del w:id="6455" w:author="Anees Shaikh" w:date="2013-10-06T22:00:00Z"/>
              </w:rPr>
              <w:pPrChange w:id="6456" w:author="Anees Shaikh" w:date="2013-10-06T22:01:00Z">
                <w:pPr>
                  <w:pStyle w:val="XML1"/>
                </w:pPr>
              </w:pPrChange>
            </w:pPr>
            <w:del w:id="6457" w:author="Anees Shaikh" w:date="2013-10-06T22:00:00Z">
              <w:r w:rsidDel="00AE159D">
                <w:delText xml:space="preserve">        * If the operation is 'create', the element is created if it</w:delText>
              </w:r>
            </w:del>
          </w:p>
          <w:p w14:paraId="3E9DA61B" w14:textId="0BEAF8D1" w:rsidR="00766893" w:rsidDel="00AE159D" w:rsidRDefault="00766893" w:rsidP="00AE159D">
            <w:pPr>
              <w:pStyle w:val="Caption"/>
              <w:rPr>
                <w:del w:id="6458" w:author="Anees Shaikh" w:date="2013-10-06T22:00:00Z"/>
              </w:rPr>
              <w:pPrChange w:id="6459" w:author="Anees Shaikh" w:date="2013-10-06T22:01:00Z">
                <w:pPr>
                  <w:pStyle w:val="XML1"/>
                </w:pPr>
              </w:pPrChange>
            </w:pPr>
            <w:del w:id="6460" w:author="Anees Shaikh" w:date="2013-10-06T22:00:00Z">
              <w:r w:rsidDel="00AE159D">
                <w:delText xml:space="preserve">        does not exist. If the element already exists, a</w:delText>
              </w:r>
            </w:del>
          </w:p>
          <w:p w14:paraId="40FA354C" w14:textId="248C3834" w:rsidR="00766893" w:rsidDel="00AE159D" w:rsidRDefault="00766893" w:rsidP="00AE159D">
            <w:pPr>
              <w:pStyle w:val="Caption"/>
              <w:rPr>
                <w:del w:id="6461" w:author="Anees Shaikh" w:date="2013-10-06T22:00:00Z"/>
              </w:rPr>
              <w:pPrChange w:id="6462" w:author="Anees Shaikh" w:date="2013-10-06T22:01:00Z">
                <w:pPr>
                  <w:pStyle w:val="XML1"/>
                </w:pPr>
              </w:pPrChange>
            </w:pPr>
            <w:del w:id="6463" w:author="Anees Shaikh" w:date="2013-10-06T22:00:00Z">
              <w:r w:rsidDel="00AE159D">
                <w:delText xml:space="preserve">        'data</w:delText>
              </w:r>
              <w:r w:rsidDel="00AE159D">
                <w:rPr>
                  <w:rFonts w:ascii="MS Mincho" w:eastAsia="MS Mincho" w:hAnsi="MS Mincho" w:cs="MS Mincho" w:hint="eastAsia"/>
                </w:rPr>
                <w:delText>‑</w:delText>
              </w:r>
              <w:r w:rsidDel="00AE159D">
                <w:delText>exists' error is returned.</w:delText>
              </w:r>
            </w:del>
          </w:p>
          <w:p w14:paraId="59DB7621" w14:textId="3254E49B" w:rsidR="00766893" w:rsidDel="00AE159D" w:rsidRDefault="00766893" w:rsidP="00AE159D">
            <w:pPr>
              <w:pStyle w:val="Caption"/>
              <w:rPr>
                <w:del w:id="6464" w:author="Anees Shaikh" w:date="2013-10-06T22:00:00Z"/>
              </w:rPr>
              <w:pPrChange w:id="6465" w:author="Anees Shaikh" w:date="2013-10-06T22:01:00Z">
                <w:pPr>
                  <w:pStyle w:val="XML1"/>
                </w:pPr>
              </w:pPrChange>
            </w:pPr>
            <w:del w:id="6466" w:author="Anees Shaikh" w:date="2013-10-06T22:00:00Z">
              <w:r w:rsidDel="00AE159D">
                <w:delText xml:space="preserve">        * If the operation is 'delete', the element is deleted if it</w:delText>
              </w:r>
            </w:del>
          </w:p>
          <w:p w14:paraId="534FC1CE" w14:textId="236C620A" w:rsidR="00766893" w:rsidDel="00AE159D" w:rsidRDefault="00766893" w:rsidP="00AE159D">
            <w:pPr>
              <w:pStyle w:val="Caption"/>
              <w:rPr>
                <w:del w:id="6467" w:author="Anees Shaikh" w:date="2013-10-06T22:00:00Z"/>
              </w:rPr>
              <w:pPrChange w:id="6468" w:author="Anees Shaikh" w:date="2013-10-06T22:01:00Z">
                <w:pPr>
                  <w:pStyle w:val="XML1"/>
                </w:pPr>
              </w:pPrChange>
            </w:pPr>
            <w:del w:id="6469" w:author="Anees Shaikh" w:date="2013-10-06T22:00:00Z">
              <w:r w:rsidDel="00AE159D">
                <w:delText xml:space="preserve">        exists. If the element does not exist, a 'data</w:delText>
              </w:r>
              <w:r w:rsidDel="00AE159D">
                <w:rPr>
                  <w:rFonts w:ascii="MS Mincho" w:eastAsia="MS Mincho" w:hAnsi="MS Mincho" w:cs="MS Mincho" w:hint="eastAsia"/>
                </w:rPr>
                <w:delText>‑</w:delText>
              </w:r>
              <w:r w:rsidDel="00AE159D">
                <w:delText>missing'</w:delText>
              </w:r>
            </w:del>
          </w:p>
          <w:p w14:paraId="35CAD24E" w14:textId="0FF9DB6C" w:rsidR="00766893" w:rsidDel="00AE159D" w:rsidRDefault="00766893" w:rsidP="00AE159D">
            <w:pPr>
              <w:pStyle w:val="Caption"/>
              <w:rPr>
                <w:del w:id="6470" w:author="Anees Shaikh" w:date="2013-10-06T22:00:00Z"/>
              </w:rPr>
              <w:pPrChange w:id="6471" w:author="Anees Shaikh" w:date="2013-10-06T22:01:00Z">
                <w:pPr>
                  <w:pStyle w:val="XML1"/>
                </w:pPr>
              </w:pPrChange>
            </w:pPr>
            <w:del w:id="6472" w:author="Anees Shaikh" w:date="2013-10-06T22:00:00Z">
              <w:r w:rsidDel="00AE159D">
                <w:delText xml:space="preserve">        error is returned.</w:delText>
              </w:r>
            </w:del>
          </w:p>
          <w:p w14:paraId="40F2C557" w14:textId="7F638424" w:rsidR="00766893" w:rsidDel="00AE159D" w:rsidRDefault="00766893" w:rsidP="00AE159D">
            <w:pPr>
              <w:pStyle w:val="Caption"/>
              <w:rPr>
                <w:del w:id="6473" w:author="Anees Shaikh" w:date="2013-10-06T22:00:00Z"/>
              </w:rPr>
              <w:pPrChange w:id="6474" w:author="Anees Shaikh" w:date="2013-10-06T22:01:00Z">
                <w:pPr>
                  <w:pStyle w:val="XML1"/>
                </w:pPr>
              </w:pPrChange>
            </w:pPr>
          </w:p>
          <w:p w14:paraId="3C896DA0" w14:textId="224FF3E1" w:rsidR="00766893" w:rsidDel="00AE159D" w:rsidRDefault="00766893" w:rsidP="00AE159D">
            <w:pPr>
              <w:pStyle w:val="Caption"/>
              <w:rPr>
                <w:del w:id="6475" w:author="Anees Shaikh" w:date="2013-10-06T22:00:00Z"/>
              </w:rPr>
              <w:pPrChange w:id="6476" w:author="Anees Shaikh" w:date="2013-10-06T22:01:00Z">
                <w:pPr>
                  <w:pStyle w:val="XML1"/>
                </w:pPr>
              </w:pPrChange>
            </w:pPr>
            <w:del w:id="6477" w:author="Anees Shaikh" w:date="2013-10-06T22:00:00Z">
              <w:r w:rsidDel="00AE159D">
                <w:delText xml:space="preserve">        If elements in the type OFPortOtherFeatureListType are used</w:delText>
              </w:r>
            </w:del>
          </w:p>
          <w:p w14:paraId="7F3F76DA" w14:textId="704BB608" w:rsidR="00766893" w:rsidDel="00AE159D" w:rsidRDefault="00766893" w:rsidP="00AE159D">
            <w:pPr>
              <w:pStyle w:val="Caption"/>
              <w:rPr>
                <w:del w:id="6478" w:author="Anees Shaikh" w:date="2013-10-06T22:00:00Z"/>
              </w:rPr>
              <w:pPrChange w:id="6479" w:author="Anees Shaikh" w:date="2013-10-06T22:01:00Z">
                <w:pPr>
                  <w:pStyle w:val="XML1"/>
                </w:pPr>
              </w:pPrChange>
            </w:pPr>
            <w:del w:id="6480" w:author="Anees Shaikh" w:date="2013-10-06T22:00:00Z">
              <w:r w:rsidDel="00AE159D">
                <w:delText xml:space="preserve">        in an non-configurable way, they only be retrieved by NETCONF</w:delText>
              </w:r>
            </w:del>
          </w:p>
          <w:p w14:paraId="40BF8055" w14:textId="2393530F" w:rsidR="00766893" w:rsidDel="00AE159D" w:rsidRDefault="00766893" w:rsidP="00AE159D">
            <w:pPr>
              <w:pStyle w:val="Caption"/>
              <w:rPr>
                <w:del w:id="6481" w:author="Anees Shaikh" w:date="2013-10-06T22:00:00Z"/>
              </w:rPr>
              <w:pPrChange w:id="6482" w:author="Anees Shaikh" w:date="2013-10-06T22:01:00Z">
                <w:pPr>
                  <w:pStyle w:val="XML1"/>
                </w:pPr>
              </w:pPrChange>
            </w:pPr>
            <w:del w:id="6483" w:author="Anees Shaikh" w:date="2013-10-06T22:00:00Z">
              <w:r w:rsidDel="00AE159D">
                <w:delText xml:space="preserve">        &amp;lt;get&amp;gt; operations. Attemps to modify this element and its</w:delText>
              </w:r>
            </w:del>
          </w:p>
          <w:p w14:paraId="0DAB0F61" w14:textId="4A6E88E3" w:rsidR="00766893" w:rsidDel="00AE159D" w:rsidRDefault="00766893" w:rsidP="00AE159D">
            <w:pPr>
              <w:pStyle w:val="Caption"/>
              <w:rPr>
                <w:del w:id="6484" w:author="Anees Shaikh" w:date="2013-10-06T22:00:00Z"/>
              </w:rPr>
              <w:pPrChange w:id="6485" w:author="Anees Shaikh" w:date="2013-10-06T22:01:00Z">
                <w:pPr>
                  <w:pStyle w:val="XML1"/>
                </w:pPr>
              </w:pPrChange>
            </w:pPr>
            <w:del w:id="6486" w:author="Anees Shaikh" w:date="2013-10-06T22:00:00Z">
              <w:r w:rsidDel="00AE159D">
                <w:delText xml:space="preserve">        children with a NETCONF &amp;lt;edit-config&amp;gt; operation MUST result</w:delText>
              </w:r>
            </w:del>
          </w:p>
          <w:p w14:paraId="7679AF30" w14:textId="0D864050" w:rsidR="00766893" w:rsidDel="00AE159D" w:rsidRDefault="00766893" w:rsidP="00AE159D">
            <w:pPr>
              <w:pStyle w:val="Caption"/>
              <w:rPr>
                <w:del w:id="6487" w:author="Anees Shaikh" w:date="2013-10-06T22:00:00Z"/>
              </w:rPr>
              <w:pPrChange w:id="6488" w:author="Anees Shaikh" w:date="2013-10-06T22:01:00Z">
                <w:pPr>
                  <w:pStyle w:val="XML1"/>
                </w:pPr>
              </w:pPrChange>
            </w:pPr>
            <w:del w:id="6489" w:author="Anees Shaikh" w:date="2013-10-06T22:00:00Z">
              <w:r w:rsidDel="00AE159D">
                <w:delText xml:space="preserve">        in an 'operation-not-supported' error with type</w:delText>
              </w:r>
            </w:del>
          </w:p>
          <w:p w14:paraId="3542B20F" w14:textId="725DFA5A" w:rsidR="00766893" w:rsidDel="00AE159D" w:rsidRDefault="00766893" w:rsidP="00AE159D">
            <w:pPr>
              <w:pStyle w:val="Caption"/>
              <w:rPr>
                <w:del w:id="6490" w:author="Anees Shaikh" w:date="2013-10-06T22:00:00Z"/>
              </w:rPr>
              <w:pPrChange w:id="6491" w:author="Anees Shaikh" w:date="2013-10-06T22:01:00Z">
                <w:pPr>
                  <w:pStyle w:val="XML1"/>
                </w:pPr>
              </w:pPrChange>
            </w:pPr>
            <w:del w:id="6492" w:author="Anees Shaikh" w:date="2013-10-06T22:00:00Z">
              <w:r w:rsidDel="00AE159D">
                <w:delText xml:space="preserve">        'application'.</w:delText>
              </w:r>
            </w:del>
          </w:p>
          <w:p w14:paraId="5AB5B965" w14:textId="1A5A3EDE" w:rsidR="00766893" w:rsidDel="00AE159D" w:rsidRDefault="00766893" w:rsidP="00AE159D">
            <w:pPr>
              <w:pStyle w:val="Caption"/>
              <w:rPr>
                <w:del w:id="6493" w:author="Anees Shaikh" w:date="2013-10-06T22:00:00Z"/>
              </w:rPr>
              <w:pPrChange w:id="6494" w:author="Anees Shaikh" w:date="2013-10-06T22:01:00Z">
                <w:pPr>
                  <w:pStyle w:val="XML1"/>
                </w:pPr>
              </w:pPrChange>
            </w:pPr>
            <w:del w:id="6495" w:author="Anees Shaikh" w:date="2013-10-06T22:00:00Z">
              <w:r w:rsidDel="00AE159D">
                <w:delText xml:space="preserve">      &lt;/xs:documentation&gt;</w:delText>
              </w:r>
            </w:del>
          </w:p>
          <w:p w14:paraId="089650A1" w14:textId="132A7AFB" w:rsidR="00766893" w:rsidDel="00AE159D" w:rsidRDefault="00766893" w:rsidP="00AE159D">
            <w:pPr>
              <w:pStyle w:val="Caption"/>
              <w:rPr>
                <w:del w:id="6496" w:author="Anees Shaikh" w:date="2013-10-06T22:00:00Z"/>
              </w:rPr>
              <w:pPrChange w:id="6497" w:author="Anees Shaikh" w:date="2013-10-06T22:01:00Z">
                <w:pPr>
                  <w:pStyle w:val="XML1"/>
                </w:pPr>
              </w:pPrChange>
            </w:pPr>
            <w:del w:id="6498" w:author="Anees Shaikh" w:date="2013-10-06T22:00:00Z">
              <w:r w:rsidDel="00AE159D">
                <w:delText xml:space="preserve">    &lt;/xs:annotation&gt;</w:delText>
              </w:r>
            </w:del>
          </w:p>
          <w:p w14:paraId="099FEA69" w14:textId="5FBCA8BA" w:rsidR="00766893" w:rsidDel="00AE159D" w:rsidRDefault="00766893" w:rsidP="00AE159D">
            <w:pPr>
              <w:pStyle w:val="Caption"/>
              <w:rPr>
                <w:del w:id="6499" w:author="Anees Shaikh" w:date="2013-10-06T22:00:00Z"/>
              </w:rPr>
              <w:pPrChange w:id="6500" w:author="Anees Shaikh" w:date="2013-10-06T22:01:00Z">
                <w:pPr>
                  <w:pStyle w:val="XML1"/>
                </w:pPr>
              </w:pPrChange>
            </w:pPr>
          </w:p>
          <w:p w14:paraId="56F08147" w14:textId="63A1D497" w:rsidR="00766893" w:rsidDel="00AE159D" w:rsidRDefault="00766893" w:rsidP="00AE159D">
            <w:pPr>
              <w:pStyle w:val="Caption"/>
              <w:rPr>
                <w:del w:id="6501" w:author="Anees Shaikh" w:date="2013-10-06T22:00:00Z"/>
              </w:rPr>
              <w:pPrChange w:id="6502" w:author="Anees Shaikh" w:date="2013-10-06T22:01:00Z">
                <w:pPr>
                  <w:pStyle w:val="XML1"/>
                </w:pPr>
              </w:pPrChange>
            </w:pPr>
            <w:del w:id="6503" w:author="Anees Shaikh" w:date="2013-10-06T22:00:00Z">
              <w:r w:rsidDel="00AE159D">
                <w:delText xml:space="preserve">    &lt;xs:sequence&gt;</w:delText>
              </w:r>
            </w:del>
          </w:p>
          <w:p w14:paraId="639C7767" w14:textId="526589B5" w:rsidR="00766893" w:rsidDel="00AE159D" w:rsidRDefault="00766893" w:rsidP="00AE159D">
            <w:pPr>
              <w:pStyle w:val="Caption"/>
              <w:rPr>
                <w:del w:id="6504" w:author="Anees Shaikh" w:date="2013-10-06T22:00:00Z"/>
              </w:rPr>
              <w:pPrChange w:id="6505" w:author="Anees Shaikh" w:date="2013-10-06T22:01:00Z">
                <w:pPr>
                  <w:pStyle w:val="XML1"/>
                </w:pPr>
              </w:pPrChange>
            </w:pPr>
            <w:del w:id="6506" w:author="Anees Shaikh" w:date="2013-10-06T22:00:00Z">
              <w:r w:rsidDel="00AE159D">
                <w:delText xml:space="preserve">      &lt;xs:element name="rate"  type="OFPortRateType"&gt;</w:delText>
              </w:r>
            </w:del>
          </w:p>
          <w:p w14:paraId="049D98DE" w14:textId="1C60D154" w:rsidR="00766893" w:rsidDel="00AE159D" w:rsidRDefault="00766893" w:rsidP="00AE159D">
            <w:pPr>
              <w:pStyle w:val="Caption"/>
              <w:rPr>
                <w:del w:id="6507" w:author="Anees Shaikh" w:date="2013-10-06T22:00:00Z"/>
              </w:rPr>
              <w:pPrChange w:id="6508" w:author="Anees Shaikh" w:date="2013-10-06T22:01:00Z">
                <w:pPr>
                  <w:pStyle w:val="XML1"/>
                </w:pPr>
              </w:pPrChange>
            </w:pPr>
            <w:del w:id="6509" w:author="Anees Shaikh" w:date="2013-10-06T22:00:00Z">
              <w:r w:rsidDel="00AE159D">
                <w:delText xml:space="preserve">        &lt;xs:annotation&gt;</w:delText>
              </w:r>
            </w:del>
          </w:p>
          <w:p w14:paraId="2CFE2616" w14:textId="66ABD2E2" w:rsidR="00766893" w:rsidDel="00AE159D" w:rsidRDefault="00766893" w:rsidP="00AE159D">
            <w:pPr>
              <w:pStyle w:val="Caption"/>
              <w:rPr>
                <w:del w:id="6510" w:author="Anees Shaikh" w:date="2013-10-06T22:00:00Z"/>
              </w:rPr>
              <w:pPrChange w:id="6511" w:author="Anees Shaikh" w:date="2013-10-06T22:01:00Z">
                <w:pPr>
                  <w:pStyle w:val="XML1"/>
                </w:pPr>
              </w:pPrChange>
            </w:pPr>
            <w:del w:id="6512" w:author="Anees Shaikh" w:date="2013-10-06T22:00:00Z">
              <w:r w:rsidDel="00AE159D">
                <w:delText xml:space="preserve">          &lt;xs:documentation&gt;</w:delText>
              </w:r>
            </w:del>
          </w:p>
          <w:p w14:paraId="2D07DEA1" w14:textId="68C60742" w:rsidR="00766893" w:rsidDel="00AE159D" w:rsidRDefault="00766893" w:rsidP="00AE159D">
            <w:pPr>
              <w:pStyle w:val="Caption"/>
              <w:rPr>
                <w:del w:id="6513" w:author="Anees Shaikh" w:date="2013-10-06T22:00:00Z"/>
              </w:rPr>
              <w:pPrChange w:id="6514" w:author="Anees Shaikh" w:date="2013-10-06T22:01:00Z">
                <w:pPr>
                  <w:pStyle w:val="XML1"/>
                </w:pPr>
              </w:pPrChange>
            </w:pPr>
            <w:del w:id="6515" w:author="Anees Shaikh" w:date="2013-10-06T22:00:00Z">
              <w:r w:rsidDel="00AE159D">
                <w:delText xml:space="preserve">            The transmission rate that is supported or</w:delText>
              </w:r>
            </w:del>
          </w:p>
          <w:p w14:paraId="21F488A7" w14:textId="1011630B" w:rsidR="00766893" w:rsidDel="00AE159D" w:rsidRDefault="00766893" w:rsidP="00AE159D">
            <w:pPr>
              <w:pStyle w:val="Caption"/>
              <w:rPr>
                <w:del w:id="6516" w:author="Anees Shaikh" w:date="2013-10-06T22:00:00Z"/>
              </w:rPr>
              <w:pPrChange w:id="6517" w:author="Anees Shaikh" w:date="2013-10-06T22:01:00Z">
                <w:pPr>
                  <w:pStyle w:val="XML1"/>
                </w:pPr>
              </w:pPrChange>
            </w:pPr>
            <w:del w:id="6518" w:author="Anees Shaikh" w:date="2013-10-06T22:00:00Z">
              <w:r w:rsidDel="00AE159D">
                <w:delText xml:space="preserve">            advertised. Multiple transmissions rates are allowed.</w:delText>
              </w:r>
            </w:del>
          </w:p>
          <w:p w14:paraId="3D2B310E" w14:textId="06115E56" w:rsidR="00766893" w:rsidDel="00AE159D" w:rsidRDefault="00766893" w:rsidP="00AE159D">
            <w:pPr>
              <w:pStyle w:val="Caption"/>
              <w:rPr>
                <w:del w:id="6519" w:author="Anees Shaikh" w:date="2013-10-06T22:00:00Z"/>
              </w:rPr>
              <w:pPrChange w:id="6520" w:author="Anees Shaikh" w:date="2013-10-06T22:01:00Z">
                <w:pPr>
                  <w:pStyle w:val="XML1"/>
                </w:pPr>
              </w:pPrChange>
            </w:pPr>
          </w:p>
          <w:p w14:paraId="3D05BD61" w14:textId="635CCBB4" w:rsidR="00766893" w:rsidDel="00AE159D" w:rsidRDefault="00766893" w:rsidP="00AE159D">
            <w:pPr>
              <w:pStyle w:val="Caption"/>
              <w:rPr>
                <w:del w:id="6521" w:author="Anees Shaikh" w:date="2013-10-06T22:00:00Z"/>
              </w:rPr>
              <w:pPrChange w:id="6522" w:author="Anees Shaikh" w:date="2013-10-06T22:01:00Z">
                <w:pPr>
                  <w:pStyle w:val="XML1"/>
                </w:pPr>
              </w:pPrChange>
            </w:pPr>
            <w:del w:id="6523" w:author="Anees Shaikh" w:date="2013-10-06T22:00:00Z">
              <w:r w:rsidDel="00AE159D">
                <w:delText xml:space="preserve">            At least one element MUST be present in the NETCONF data</w:delText>
              </w:r>
            </w:del>
          </w:p>
          <w:p w14:paraId="203EFD2B" w14:textId="5D434B79" w:rsidR="00766893" w:rsidDel="00AE159D" w:rsidRDefault="00766893" w:rsidP="00AE159D">
            <w:pPr>
              <w:pStyle w:val="Caption"/>
              <w:rPr>
                <w:del w:id="6524" w:author="Anees Shaikh" w:date="2013-10-06T22:00:00Z"/>
              </w:rPr>
              <w:pPrChange w:id="6525" w:author="Anees Shaikh" w:date="2013-10-06T22:01:00Z">
                <w:pPr>
                  <w:pStyle w:val="XML1"/>
                </w:pPr>
              </w:pPrChange>
            </w:pPr>
            <w:del w:id="6526" w:author="Anees Shaikh" w:date="2013-10-06T22:00:00Z">
              <w:r w:rsidDel="00AE159D">
                <w:delText xml:space="preserve">            store. If none of this elements is are present in a NETCONF</w:delText>
              </w:r>
            </w:del>
          </w:p>
          <w:p w14:paraId="2B8326AD" w14:textId="79B353D2" w:rsidR="00766893" w:rsidDel="00AE159D" w:rsidRDefault="00766893" w:rsidP="00AE159D">
            <w:pPr>
              <w:pStyle w:val="Caption"/>
              <w:rPr>
                <w:del w:id="6527" w:author="Anees Shaikh" w:date="2013-10-06T22:00:00Z"/>
              </w:rPr>
              <w:pPrChange w:id="6528" w:author="Anees Shaikh" w:date="2013-10-06T22:01:00Z">
                <w:pPr>
                  <w:pStyle w:val="XML1"/>
                </w:pPr>
              </w:pPrChange>
            </w:pPr>
            <w:del w:id="6529" w:author="Anees Shaikh" w:date="2013-10-06T22:00:00Z">
              <w:r w:rsidDel="00AE159D">
                <w:delText xml:space="preserve">            &amp;lt;edit-config&amp;gt; operation 'create', 'merge' or 'replace' and</w:delText>
              </w:r>
            </w:del>
          </w:p>
          <w:p w14:paraId="616F7C55" w14:textId="6FA38A95" w:rsidR="00766893" w:rsidDel="00AE159D" w:rsidRDefault="00766893" w:rsidP="00AE159D">
            <w:pPr>
              <w:pStyle w:val="Caption"/>
              <w:rPr>
                <w:del w:id="6530" w:author="Anees Shaikh" w:date="2013-10-06T22:00:00Z"/>
              </w:rPr>
              <w:pPrChange w:id="6531" w:author="Anees Shaikh" w:date="2013-10-06T22:01:00Z">
                <w:pPr>
                  <w:pStyle w:val="XML1"/>
                </w:pPr>
              </w:pPrChange>
            </w:pPr>
            <w:del w:id="6532" w:author="Anees Shaikh" w:date="2013-10-06T22:00:00Z">
              <w:r w:rsidDel="00AE159D">
                <w:delText xml:space="preserve">            the parent element does not exist, a 'data-missing' error</w:delText>
              </w:r>
            </w:del>
          </w:p>
          <w:p w14:paraId="0D01BFA5" w14:textId="70087A86" w:rsidR="00766893" w:rsidDel="00AE159D" w:rsidRDefault="00766893" w:rsidP="00AE159D">
            <w:pPr>
              <w:pStyle w:val="Caption"/>
              <w:rPr>
                <w:del w:id="6533" w:author="Anees Shaikh" w:date="2013-10-06T22:00:00Z"/>
              </w:rPr>
              <w:pPrChange w:id="6534" w:author="Anees Shaikh" w:date="2013-10-06T22:01:00Z">
                <w:pPr>
                  <w:pStyle w:val="XML1"/>
                </w:pPr>
              </w:pPrChange>
            </w:pPr>
            <w:del w:id="6535" w:author="Anees Shaikh" w:date="2013-10-06T22:00:00Z">
              <w:r w:rsidDel="00AE159D">
                <w:delText xml:space="preserve">            is returned.</w:delText>
              </w:r>
            </w:del>
          </w:p>
          <w:p w14:paraId="1721CC99" w14:textId="10516563" w:rsidR="00766893" w:rsidDel="00AE159D" w:rsidRDefault="00766893" w:rsidP="00AE159D">
            <w:pPr>
              <w:pStyle w:val="Caption"/>
              <w:rPr>
                <w:del w:id="6536" w:author="Anees Shaikh" w:date="2013-10-06T22:00:00Z"/>
              </w:rPr>
              <w:pPrChange w:id="6537" w:author="Anees Shaikh" w:date="2013-10-06T22:01:00Z">
                <w:pPr>
                  <w:pStyle w:val="XML1"/>
                </w:pPr>
              </w:pPrChange>
            </w:pPr>
            <w:del w:id="6538" w:author="Anees Shaikh" w:date="2013-10-06T22:00:00Z">
              <w:r w:rsidDel="00AE159D">
                <w:delText xml:space="preserve">          &lt;/xs:documentation&gt;</w:delText>
              </w:r>
            </w:del>
          </w:p>
          <w:p w14:paraId="06B2D124" w14:textId="1DAB4070" w:rsidR="00766893" w:rsidDel="00AE159D" w:rsidRDefault="00766893" w:rsidP="00AE159D">
            <w:pPr>
              <w:pStyle w:val="Caption"/>
              <w:rPr>
                <w:del w:id="6539" w:author="Anees Shaikh" w:date="2013-10-06T22:00:00Z"/>
              </w:rPr>
              <w:pPrChange w:id="6540" w:author="Anees Shaikh" w:date="2013-10-06T22:01:00Z">
                <w:pPr>
                  <w:pStyle w:val="XML1"/>
                </w:pPr>
              </w:pPrChange>
            </w:pPr>
            <w:del w:id="6541" w:author="Anees Shaikh" w:date="2013-10-06T22:00:00Z">
              <w:r w:rsidDel="00AE159D">
                <w:delText xml:space="preserve">        &lt;/xs:annotation&gt;</w:delText>
              </w:r>
            </w:del>
          </w:p>
          <w:p w14:paraId="150E1777" w14:textId="50BAF3D9" w:rsidR="00766893" w:rsidDel="00AE159D" w:rsidRDefault="00766893" w:rsidP="00AE159D">
            <w:pPr>
              <w:pStyle w:val="Caption"/>
              <w:rPr>
                <w:del w:id="6542" w:author="Anees Shaikh" w:date="2013-10-06T22:00:00Z"/>
              </w:rPr>
              <w:pPrChange w:id="6543" w:author="Anees Shaikh" w:date="2013-10-06T22:01:00Z">
                <w:pPr>
                  <w:pStyle w:val="XML1"/>
                </w:pPr>
              </w:pPrChange>
            </w:pPr>
            <w:del w:id="6544" w:author="Anees Shaikh" w:date="2013-10-06T22:00:00Z">
              <w:r w:rsidDel="00AE159D">
                <w:delText xml:space="preserve">      &lt;/xs:element&gt;</w:delText>
              </w:r>
            </w:del>
          </w:p>
          <w:p w14:paraId="58A6EB59" w14:textId="2F29B808" w:rsidR="00766893" w:rsidDel="00AE159D" w:rsidRDefault="00766893" w:rsidP="00AE159D">
            <w:pPr>
              <w:pStyle w:val="Caption"/>
              <w:rPr>
                <w:del w:id="6545" w:author="Anees Shaikh" w:date="2013-10-06T22:00:00Z"/>
              </w:rPr>
              <w:pPrChange w:id="6546" w:author="Anees Shaikh" w:date="2013-10-06T22:01:00Z">
                <w:pPr>
                  <w:pStyle w:val="XML1"/>
                </w:pPr>
              </w:pPrChange>
            </w:pPr>
            <w:del w:id="6547" w:author="Anees Shaikh" w:date="2013-10-06T22:00:00Z">
              <w:r w:rsidDel="00AE159D">
                <w:delText xml:space="preserve">      &lt;xs:element name="auto-negotiate"  type="xs:boolean"&gt;</w:delText>
              </w:r>
            </w:del>
          </w:p>
          <w:p w14:paraId="169F9B3D" w14:textId="6E85C978" w:rsidR="00766893" w:rsidDel="00AE159D" w:rsidRDefault="00766893" w:rsidP="00AE159D">
            <w:pPr>
              <w:pStyle w:val="Caption"/>
              <w:rPr>
                <w:del w:id="6548" w:author="Anees Shaikh" w:date="2013-10-06T22:00:00Z"/>
              </w:rPr>
              <w:pPrChange w:id="6549" w:author="Anees Shaikh" w:date="2013-10-06T22:01:00Z">
                <w:pPr>
                  <w:pStyle w:val="XML1"/>
                </w:pPr>
              </w:pPrChange>
            </w:pPr>
            <w:del w:id="6550" w:author="Anees Shaikh" w:date="2013-10-06T22:00:00Z">
              <w:r w:rsidDel="00AE159D">
                <w:delText xml:space="preserve">        &lt;xs:annotation&gt;</w:delText>
              </w:r>
            </w:del>
          </w:p>
          <w:p w14:paraId="041327D7" w14:textId="1D8EF423" w:rsidR="00766893" w:rsidDel="00AE159D" w:rsidRDefault="00766893" w:rsidP="00AE159D">
            <w:pPr>
              <w:pStyle w:val="Caption"/>
              <w:rPr>
                <w:del w:id="6551" w:author="Anees Shaikh" w:date="2013-10-06T22:00:00Z"/>
              </w:rPr>
              <w:pPrChange w:id="6552" w:author="Anees Shaikh" w:date="2013-10-06T22:01:00Z">
                <w:pPr>
                  <w:pStyle w:val="XML1"/>
                </w:pPr>
              </w:pPrChange>
            </w:pPr>
            <w:del w:id="6553" w:author="Anees Shaikh" w:date="2013-10-06T22:00:00Z">
              <w:r w:rsidDel="00AE159D">
                <w:delText xml:space="preserve">          &lt;xs:documentation&gt;</w:delText>
              </w:r>
            </w:del>
          </w:p>
          <w:p w14:paraId="6DEC0AD1" w14:textId="103899CA" w:rsidR="00766893" w:rsidDel="00AE159D" w:rsidRDefault="00766893" w:rsidP="00AE159D">
            <w:pPr>
              <w:pStyle w:val="Caption"/>
              <w:rPr>
                <w:del w:id="6554" w:author="Anees Shaikh" w:date="2013-10-06T22:00:00Z"/>
              </w:rPr>
              <w:pPrChange w:id="6555" w:author="Anees Shaikh" w:date="2013-10-06T22:01:00Z">
                <w:pPr>
                  <w:pStyle w:val="XML1"/>
                </w:pPr>
              </w:pPrChange>
            </w:pPr>
            <w:del w:id="6556" w:author="Anees Shaikh" w:date="2013-10-06T22:00:00Z">
              <w:r w:rsidDel="00AE159D">
                <w:delText xml:space="preserve">            Specifies if auto-negotiation of transmission</w:delText>
              </w:r>
            </w:del>
          </w:p>
          <w:p w14:paraId="1367D81C" w14:textId="6670A143" w:rsidR="00766893" w:rsidDel="00AE159D" w:rsidRDefault="00766893" w:rsidP="00AE159D">
            <w:pPr>
              <w:pStyle w:val="Caption"/>
              <w:rPr>
                <w:del w:id="6557" w:author="Anees Shaikh" w:date="2013-10-06T22:00:00Z"/>
              </w:rPr>
              <w:pPrChange w:id="6558" w:author="Anees Shaikh" w:date="2013-10-06T22:01:00Z">
                <w:pPr>
                  <w:pStyle w:val="XML1"/>
                </w:pPr>
              </w:pPrChange>
            </w:pPr>
            <w:del w:id="6559" w:author="Anees Shaikh" w:date="2013-10-06T22:00:00Z">
              <w:r w:rsidDel="00AE159D">
                <w:delText xml:space="preserve">            parameters is enabled for the port.</w:delText>
              </w:r>
            </w:del>
          </w:p>
          <w:p w14:paraId="11DA581B" w14:textId="09E7811A" w:rsidR="00766893" w:rsidDel="00AE159D" w:rsidRDefault="00766893" w:rsidP="00AE159D">
            <w:pPr>
              <w:pStyle w:val="Caption"/>
              <w:rPr>
                <w:del w:id="6560" w:author="Anees Shaikh" w:date="2013-10-06T22:00:00Z"/>
              </w:rPr>
              <w:pPrChange w:id="6561" w:author="Anees Shaikh" w:date="2013-10-06T22:01:00Z">
                <w:pPr>
                  <w:pStyle w:val="XML1"/>
                </w:pPr>
              </w:pPrChange>
            </w:pPr>
          </w:p>
          <w:p w14:paraId="0072C48D" w14:textId="57BD056A" w:rsidR="00766893" w:rsidDel="00AE159D" w:rsidRDefault="00766893" w:rsidP="00AE159D">
            <w:pPr>
              <w:pStyle w:val="Caption"/>
              <w:rPr>
                <w:del w:id="6562" w:author="Anees Shaikh" w:date="2013-10-06T22:00:00Z"/>
              </w:rPr>
              <w:pPrChange w:id="6563" w:author="Anees Shaikh" w:date="2013-10-06T22:01:00Z">
                <w:pPr>
                  <w:pStyle w:val="XML1"/>
                </w:pPr>
              </w:pPrChange>
            </w:pPr>
            <w:del w:id="6564" w:author="Anees Shaikh" w:date="2013-10-06T22:00:00Z">
              <w:r w:rsidDel="00AE159D">
                <w:delText xml:space="preserve">            This element is optional. If this element is not present it</w:delText>
              </w:r>
            </w:del>
          </w:p>
          <w:p w14:paraId="4DEB064D" w14:textId="098587E1" w:rsidR="00766893" w:rsidDel="00AE159D" w:rsidRDefault="00766893" w:rsidP="00AE159D">
            <w:pPr>
              <w:pStyle w:val="Caption"/>
              <w:rPr>
                <w:del w:id="6565" w:author="Anees Shaikh" w:date="2013-10-06T22:00:00Z"/>
              </w:rPr>
              <w:pPrChange w:id="6566" w:author="Anees Shaikh" w:date="2013-10-06T22:01:00Z">
                <w:pPr>
                  <w:pStyle w:val="XML1"/>
                </w:pPr>
              </w:pPrChange>
            </w:pPr>
            <w:del w:id="6567" w:author="Anees Shaikh" w:date="2013-10-06T22:00:00Z">
              <w:r w:rsidDel="00AE159D">
                <w:delText xml:space="preserve">            defaults to 'true'.</w:delText>
              </w:r>
            </w:del>
          </w:p>
          <w:p w14:paraId="4C5D90D7" w14:textId="62BA8A71" w:rsidR="00766893" w:rsidDel="00AE159D" w:rsidRDefault="00766893" w:rsidP="00AE159D">
            <w:pPr>
              <w:pStyle w:val="Caption"/>
              <w:rPr>
                <w:del w:id="6568" w:author="Anees Shaikh" w:date="2013-10-06T22:00:00Z"/>
              </w:rPr>
              <w:pPrChange w:id="6569" w:author="Anees Shaikh" w:date="2013-10-06T22:01:00Z">
                <w:pPr>
                  <w:pStyle w:val="XML1"/>
                </w:pPr>
              </w:pPrChange>
            </w:pPr>
            <w:del w:id="6570" w:author="Anees Shaikh" w:date="2013-10-06T22:00:00Z">
              <w:r w:rsidDel="00AE159D">
                <w:delText xml:space="preserve">          &lt;/xs:documentation&gt;</w:delText>
              </w:r>
            </w:del>
          </w:p>
          <w:p w14:paraId="3C8A5761" w14:textId="295E0ABC" w:rsidR="00766893" w:rsidDel="00AE159D" w:rsidRDefault="00766893" w:rsidP="00AE159D">
            <w:pPr>
              <w:pStyle w:val="Caption"/>
              <w:rPr>
                <w:del w:id="6571" w:author="Anees Shaikh" w:date="2013-10-06T22:00:00Z"/>
              </w:rPr>
              <w:pPrChange w:id="6572" w:author="Anees Shaikh" w:date="2013-10-06T22:01:00Z">
                <w:pPr>
                  <w:pStyle w:val="XML1"/>
                </w:pPr>
              </w:pPrChange>
            </w:pPr>
            <w:del w:id="6573" w:author="Anees Shaikh" w:date="2013-10-06T22:00:00Z">
              <w:r w:rsidDel="00AE159D">
                <w:delText xml:space="preserve">        &lt;/xs:annotation&gt;</w:delText>
              </w:r>
            </w:del>
          </w:p>
          <w:p w14:paraId="224704D3" w14:textId="17CEA78A" w:rsidR="00766893" w:rsidDel="00AE159D" w:rsidRDefault="00766893" w:rsidP="00AE159D">
            <w:pPr>
              <w:pStyle w:val="Caption"/>
              <w:rPr>
                <w:del w:id="6574" w:author="Anees Shaikh" w:date="2013-10-06T22:00:00Z"/>
              </w:rPr>
              <w:pPrChange w:id="6575" w:author="Anees Shaikh" w:date="2013-10-06T22:01:00Z">
                <w:pPr>
                  <w:pStyle w:val="XML1"/>
                </w:pPr>
              </w:pPrChange>
            </w:pPr>
            <w:del w:id="6576" w:author="Anees Shaikh" w:date="2013-10-06T22:00:00Z">
              <w:r w:rsidDel="00AE159D">
                <w:delText xml:space="preserve">      &lt;/xs:element&gt;</w:delText>
              </w:r>
            </w:del>
          </w:p>
          <w:p w14:paraId="1990CB4D" w14:textId="6DFE196B" w:rsidR="00766893" w:rsidDel="00AE159D" w:rsidRDefault="00766893" w:rsidP="00AE159D">
            <w:pPr>
              <w:pStyle w:val="Caption"/>
              <w:rPr>
                <w:del w:id="6577" w:author="Anees Shaikh" w:date="2013-10-06T22:00:00Z"/>
              </w:rPr>
              <w:pPrChange w:id="6578" w:author="Anees Shaikh" w:date="2013-10-06T22:01:00Z">
                <w:pPr>
                  <w:pStyle w:val="XML1"/>
                </w:pPr>
              </w:pPrChange>
            </w:pPr>
            <w:del w:id="6579" w:author="Anees Shaikh" w:date="2013-10-06T22:00:00Z">
              <w:r w:rsidDel="00AE159D">
                <w:delText xml:space="preserve">      &lt;xs:element name="medium"&gt;</w:delText>
              </w:r>
            </w:del>
          </w:p>
          <w:p w14:paraId="62D408BC" w14:textId="4822183B" w:rsidR="00766893" w:rsidDel="00AE159D" w:rsidRDefault="00766893" w:rsidP="00AE159D">
            <w:pPr>
              <w:pStyle w:val="Caption"/>
              <w:rPr>
                <w:del w:id="6580" w:author="Anees Shaikh" w:date="2013-10-06T22:00:00Z"/>
              </w:rPr>
              <w:pPrChange w:id="6581" w:author="Anees Shaikh" w:date="2013-10-06T22:01:00Z">
                <w:pPr>
                  <w:pStyle w:val="XML1"/>
                </w:pPr>
              </w:pPrChange>
            </w:pPr>
            <w:del w:id="6582" w:author="Anees Shaikh" w:date="2013-10-06T22:00:00Z">
              <w:r w:rsidDel="00AE159D">
                <w:delText xml:space="preserve">        &lt;xs:annotation&gt;</w:delText>
              </w:r>
            </w:del>
          </w:p>
          <w:p w14:paraId="7B60043D" w14:textId="5F085ABC" w:rsidR="00766893" w:rsidDel="00AE159D" w:rsidRDefault="00766893" w:rsidP="00AE159D">
            <w:pPr>
              <w:pStyle w:val="Caption"/>
              <w:rPr>
                <w:del w:id="6583" w:author="Anees Shaikh" w:date="2013-10-06T22:00:00Z"/>
              </w:rPr>
              <w:pPrChange w:id="6584" w:author="Anees Shaikh" w:date="2013-10-06T22:01:00Z">
                <w:pPr>
                  <w:pStyle w:val="XML1"/>
                </w:pPr>
              </w:pPrChange>
            </w:pPr>
            <w:del w:id="6585" w:author="Anees Shaikh" w:date="2013-10-06T22:00:00Z">
              <w:r w:rsidDel="00AE159D">
                <w:delText xml:space="preserve">          &lt;xs:documentation&gt;</w:delText>
              </w:r>
            </w:del>
          </w:p>
          <w:p w14:paraId="2D8F803D" w14:textId="0105A40D" w:rsidR="00766893" w:rsidDel="00AE159D" w:rsidRDefault="00766893" w:rsidP="00AE159D">
            <w:pPr>
              <w:pStyle w:val="Caption"/>
              <w:rPr>
                <w:del w:id="6586" w:author="Anees Shaikh" w:date="2013-10-06T22:00:00Z"/>
              </w:rPr>
              <w:pPrChange w:id="6587" w:author="Anees Shaikh" w:date="2013-10-06T22:01:00Z">
                <w:pPr>
                  <w:pStyle w:val="XML1"/>
                </w:pPr>
              </w:pPrChange>
            </w:pPr>
            <w:del w:id="6588" w:author="Anees Shaikh" w:date="2013-10-06T22:00:00Z">
              <w:r w:rsidDel="00AE159D">
                <w:delText xml:space="preserve">            The transmission medium used by the port.</w:delText>
              </w:r>
            </w:del>
          </w:p>
          <w:p w14:paraId="7537632C" w14:textId="507332A1" w:rsidR="00766893" w:rsidDel="00AE159D" w:rsidRDefault="00766893" w:rsidP="00AE159D">
            <w:pPr>
              <w:pStyle w:val="Caption"/>
              <w:rPr>
                <w:del w:id="6589" w:author="Anees Shaikh" w:date="2013-10-06T22:00:00Z"/>
              </w:rPr>
              <w:pPrChange w:id="6590" w:author="Anees Shaikh" w:date="2013-10-06T22:01:00Z">
                <w:pPr>
                  <w:pStyle w:val="XML1"/>
                </w:pPr>
              </w:pPrChange>
            </w:pPr>
            <w:del w:id="6591" w:author="Anees Shaikh" w:date="2013-10-06T22:00:00Z">
              <w:r w:rsidDel="00AE159D">
                <w:delText xml:space="preserve">            Multiple media are allowed.</w:delText>
              </w:r>
            </w:del>
          </w:p>
          <w:p w14:paraId="68E485F8" w14:textId="6E6A3542" w:rsidR="00766893" w:rsidDel="00AE159D" w:rsidRDefault="00766893" w:rsidP="00AE159D">
            <w:pPr>
              <w:pStyle w:val="Caption"/>
              <w:rPr>
                <w:del w:id="6592" w:author="Anees Shaikh" w:date="2013-10-06T22:00:00Z"/>
              </w:rPr>
              <w:pPrChange w:id="6593" w:author="Anees Shaikh" w:date="2013-10-06T22:01:00Z">
                <w:pPr>
                  <w:pStyle w:val="XML1"/>
                </w:pPr>
              </w:pPrChange>
            </w:pPr>
          </w:p>
          <w:p w14:paraId="21F46605" w14:textId="7B8A2A6C" w:rsidR="00766893" w:rsidDel="00AE159D" w:rsidRDefault="00766893" w:rsidP="00AE159D">
            <w:pPr>
              <w:pStyle w:val="Caption"/>
              <w:rPr>
                <w:del w:id="6594" w:author="Anees Shaikh" w:date="2013-10-06T22:00:00Z"/>
              </w:rPr>
              <w:pPrChange w:id="6595" w:author="Anees Shaikh" w:date="2013-10-06T22:01:00Z">
                <w:pPr>
                  <w:pStyle w:val="XML1"/>
                </w:pPr>
              </w:pPrChange>
            </w:pPr>
            <w:del w:id="6596" w:author="Anees Shaikh" w:date="2013-10-06T22:00:00Z">
              <w:r w:rsidDel="00AE159D">
                <w:delText xml:space="preserve">            At least one element MUST be present in the NETCONF data</w:delText>
              </w:r>
            </w:del>
          </w:p>
          <w:p w14:paraId="37FA8903" w14:textId="7E8A5E67" w:rsidR="00766893" w:rsidDel="00AE159D" w:rsidRDefault="00766893" w:rsidP="00AE159D">
            <w:pPr>
              <w:pStyle w:val="Caption"/>
              <w:rPr>
                <w:del w:id="6597" w:author="Anees Shaikh" w:date="2013-10-06T22:00:00Z"/>
              </w:rPr>
              <w:pPrChange w:id="6598" w:author="Anees Shaikh" w:date="2013-10-06T22:01:00Z">
                <w:pPr>
                  <w:pStyle w:val="XML1"/>
                </w:pPr>
              </w:pPrChange>
            </w:pPr>
            <w:del w:id="6599" w:author="Anees Shaikh" w:date="2013-10-06T22:00:00Z">
              <w:r w:rsidDel="00AE159D">
                <w:delText xml:space="preserve">            store. If none of this elements is are present in a NETCONF</w:delText>
              </w:r>
            </w:del>
          </w:p>
          <w:p w14:paraId="2166FE99" w14:textId="4EFD1D87" w:rsidR="00766893" w:rsidDel="00AE159D" w:rsidRDefault="00766893" w:rsidP="00AE159D">
            <w:pPr>
              <w:pStyle w:val="Caption"/>
              <w:rPr>
                <w:del w:id="6600" w:author="Anees Shaikh" w:date="2013-10-06T22:00:00Z"/>
              </w:rPr>
              <w:pPrChange w:id="6601" w:author="Anees Shaikh" w:date="2013-10-06T22:01:00Z">
                <w:pPr>
                  <w:pStyle w:val="XML1"/>
                </w:pPr>
              </w:pPrChange>
            </w:pPr>
            <w:del w:id="6602" w:author="Anees Shaikh" w:date="2013-10-06T22:00:00Z">
              <w:r w:rsidDel="00AE159D">
                <w:delText xml:space="preserve">            &amp;lt;edit-config&amp;gt; operation 'create', 'merge' or 'replace' and</w:delText>
              </w:r>
            </w:del>
          </w:p>
          <w:p w14:paraId="07420A81" w14:textId="5F62A90B" w:rsidR="00766893" w:rsidDel="00AE159D" w:rsidRDefault="00766893" w:rsidP="00AE159D">
            <w:pPr>
              <w:pStyle w:val="Caption"/>
              <w:rPr>
                <w:del w:id="6603" w:author="Anees Shaikh" w:date="2013-10-06T22:00:00Z"/>
              </w:rPr>
              <w:pPrChange w:id="6604" w:author="Anees Shaikh" w:date="2013-10-06T22:01:00Z">
                <w:pPr>
                  <w:pStyle w:val="XML1"/>
                </w:pPr>
              </w:pPrChange>
            </w:pPr>
            <w:del w:id="6605" w:author="Anees Shaikh" w:date="2013-10-06T22:00:00Z">
              <w:r w:rsidDel="00AE159D">
                <w:delText xml:space="preserve">            the parent element does not exist, a 'data-missing' error</w:delText>
              </w:r>
            </w:del>
          </w:p>
          <w:p w14:paraId="0B999EF4" w14:textId="66FC0580" w:rsidR="00766893" w:rsidDel="00AE159D" w:rsidRDefault="00766893" w:rsidP="00AE159D">
            <w:pPr>
              <w:pStyle w:val="Caption"/>
              <w:rPr>
                <w:del w:id="6606" w:author="Anees Shaikh" w:date="2013-10-06T22:00:00Z"/>
              </w:rPr>
              <w:pPrChange w:id="6607" w:author="Anees Shaikh" w:date="2013-10-06T22:01:00Z">
                <w:pPr>
                  <w:pStyle w:val="XML1"/>
                </w:pPr>
              </w:pPrChange>
            </w:pPr>
            <w:del w:id="6608" w:author="Anees Shaikh" w:date="2013-10-06T22:00:00Z">
              <w:r w:rsidDel="00AE159D">
                <w:delText xml:space="preserve">            is returned.</w:delText>
              </w:r>
            </w:del>
          </w:p>
          <w:p w14:paraId="1F73B0F0" w14:textId="6D6BFF07" w:rsidR="00766893" w:rsidDel="00AE159D" w:rsidRDefault="00766893" w:rsidP="00AE159D">
            <w:pPr>
              <w:pStyle w:val="Caption"/>
              <w:rPr>
                <w:del w:id="6609" w:author="Anees Shaikh" w:date="2013-10-06T22:00:00Z"/>
              </w:rPr>
              <w:pPrChange w:id="6610" w:author="Anees Shaikh" w:date="2013-10-06T22:01:00Z">
                <w:pPr>
                  <w:pStyle w:val="XML1"/>
                </w:pPr>
              </w:pPrChange>
            </w:pPr>
            <w:del w:id="6611" w:author="Anees Shaikh" w:date="2013-10-06T22:00:00Z">
              <w:r w:rsidDel="00AE159D">
                <w:delText xml:space="preserve">          &lt;/xs:documentation&gt;</w:delText>
              </w:r>
            </w:del>
          </w:p>
          <w:p w14:paraId="3457A6CD" w14:textId="63238F39" w:rsidR="00766893" w:rsidDel="00AE159D" w:rsidRDefault="00766893" w:rsidP="00AE159D">
            <w:pPr>
              <w:pStyle w:val="Caption"/>
              <w:rPr>
                <w:del w:id="6612" w:author="Anees Shaikh" w:date="2013-10-06T22:00:00Z"/>
              </w:rPr>
              <w:pPrChange w:id="6613" w:author="Anees Shaikh" w:date="2013-10-06T22:01:00Z">
                <w:pPr>
                  <w:pStyle w:val="XML1"/>
                </w:pPr>
              </w:pPrChange>
            </w:pPr>
            <w:del w:id="6614" w:author="Anees Shaikh" w:date="2013-10-06T22:00:00Z">
              <w:r w:rsidDel="00AE159D">
                <w:delText xml:space="preserve">        &lt;/xs:annotation&gt;</w:delText>
              </w:r>
            </w:del>
          </w:p>
          <w:p w14:paraId="21A6E87B" w14:textId="663A7C42" w:rsidR="00766893" w:rsidDel="00AE159D" w:rsidRDefault="00766893" w:rsidP="00AE159D">
            <w:pPr>
              <w:pStyle w:val="Caption"/>
              <w:rPr>
                <w:del w:id="6615" w:author="Anees Shaikh" w:date="2013-10-06T22:00:00Z"/>
              </w:rPr>
              <w:pPrChange w:id="6616" w:author="Anees Shaikh" w:date="2013-10-06T22:01:00Z">
                <w:pPr>
                  <w:pStyle w:val="XML1"/>
                </w:pPr>
              </w:pPrChange>
            </w:pPr>
            <w:del w:id="6617" w:author="Anees Shaikh" w:date="2013-10-06T22:00:00Z">
              <w:r w:rsidDel="00AE159D">
                <w:delText xml:space="preserve">        &lt;xs:simpleType&gt;</w:delText>
              </w:r>
            </w:del>
          </w:p>
          <w:p w14:paraId="1B3180A4" w14:textId="4C805438" w:rsidR="00766893" w:rsidDel="00AE159D" w:rsidRDefault="00766893" w:rsidP="00AE159D">
            <w:pPr>
              <w:pStyle w:val="Caption"/>
              <w:rPr>
                <w:del w:id="6618" w:author="Anees Shaikh" w:date="2013-10-06T22:00:00Z"/>
              </w:rPr>
              <w:pPrChange w:id="6619" w:author="Anees Shaikh" w:date="2013-10-06T22:01:00Z">
                <w:pPr>
                  <w:pStyle w:val="XML1"/>
                </w:pPr>
              </w:pPrChange>
            </w:pPr>
            <w:del w:id="6620" w:author="Anees Shaikh" w:date="2013-10-06T22:00:00Z">
              <w:r w:rsidDel="00AE159D">
                <w:delText xml:space="preserve">          &lt;xs:restriction base="xs:string"&gt;</w:delText>
              </w:r>
            </w:del>
          </w:p>
          <w:p w14:paraId="5520D1C5" w14:textId="722BD4C3" w:rsidR="00766893" w:rsidDel="00AE159D" w:rsidRDefault="00766893" w:rsidP="00AE159D">
            <w:pPr>
              <w:pStyle w:val="Caption"/>
              <w:rPr>
                <w:del w:id="6621" w:author="Anees Shaikh" w:date="2013-10-06T22:00:00Z"/>
              </w:rPr>
              <w:pPrChange w:id="6622" w:author="Anees Shaikh" w:date="2013-10-06T22:01:00Z">
                <w:pPr>
                  <w:pStyle w:val="XML1"/>
                </w:pPr>
              </w:pPrChange>
            </w:pPr>
            <w:del w:id="6623" w:author="Anees Shaikh" w:date="2013-10-06T22:00:00Z">
              <w:r w:rsidDel="00AE159D">
                <w:delText xml:space="preserve">            &lt;xs:enumeration value="copper"/&gt;</w:delText>
              </w:r>
            </w:del>
          </w:p>
          <w:p w14:paraId="671C4343" w14:textId="168E36AD" w:rsidR="00766893" w:rsidDel="00AE159D" w:rsidRDefault="00766893" w:rsidP="00AE159D">
            <w:pPr>
              <w:pStyle w:val="Caption"/>
              <w:rPr>
                <w:del w:id="6624" w:author="Anees Shaikh" w:date="2013-10-06T22:00:00Z"/>
              </w:rPr>
              <w:pPrChange w:id="6625" w:author="Anees Shaikh" w:date="2013-10-06T22:01:00Z">
                <w:pPr>
                  <w:pStyle w:val="XML1"/>
                </w:pPr>
              </w:pPrChange>
            </w:pPr>
            <w:del w:id="6626" w:author="Anees Shaikh" w:date="2013-10-06T22:00:00Z">
              <w:r w:rsidDel="00AE159D">
                <w:delText xml:space="preserve">            &lt;xs:enumeration value="fiber"/&gt;</w:delText>
              </w:r>
            </w:del>
          </w:p>
          <w:p w14:paraId="424D533B" w14:textId="68D44BCF" w:rsidR="00766893" w:rsidDel="00AE159D" w:rsidRDefault="00766893" w:rsidP="00AE159D">
            <w:pPr>
              <w:pStyle w:val="Caption"/>
              <w:rPr>
                <w:del w:id="6627" w:author="Anees Shaikh" w:date="2013-10-06T22:00:00Z"/>
              </w:rPr>
              <w:pPrChange w:id="6628" w:author="Anees Shaikh" w:date="2013-10-06T22:01:00Z">
                <w:pPr>
                  <w:pStyle w:val="XML1"/>
                </w:pPr>
              </w:pPrChange>
            </w:pPr>
            <w:del w:id="6629" w:author="Anees Shaikh" w:date="2013-10-06T22:00:00Z">
              <w:r w:rsidDel="00AE159D">
                <w:delText xml:space="preserve">          &lt;/xs:restriction&gt;</w:delText>
              </w:r>
            </w:del>
          </w:p>
          <w:p w14:paraId="2B7EDBDF" w14:textId="336D308C" w:rsidR="00766893" w:rsidDel="00AE159D" w:rsidRDefault="00766893" w:rsidP="00AE159D">
            <w:pPr>
              <w:pStyle w:val="Caption"/>
              <w:rPr>
                <w:del w:id="6630" w:author="Anees Shaikh" w:date="2013-10-06T22:00:00Z"/>
              </w:rPr>
              <w:pPrChange w:id="6631" w:author="Anees Shaikh" w:date="2013-10-06T22:01:00Z">
                <w:pPr>
                  <w:pStyle w:val="XML1"/>
                </w:pPr>
              </w:pPrChange>
            </w:pPr>
            <w:del w:id="6632" w:author="Anees Shaikh" w:date="2013-10-06T22:00:00Z">
              <w:r w:rsidDel="00AE159D">
                <w:delText xml:space="preserve">        &lt;/xs:simpleType&gt;</w:delText>
              </w:r>
            </w:del>
          </w:p>
          <w:p w14:paraId="3CC5C0E5" w14:textId="7EEC375C" w:rsidR="00766893" w:rsidDel="00AE159D" w:rsidRDefault="00766893" w:rsidP="00AE159D">
            <w:pPr>
              <w:pStyle w:val="Caption"/>
              <w:rPr>
                <w:del w:id="6633" w:author="Anees Shaikh" w:date="2013-10-06T22:00:00Z"/>
              </w:rPr>
              <w:pPrChange w:id="6634" w:author="Anees Shaikh" w:date="2013-10-06T22:01:00Z">
                <w:pPr>
                  <w:pStyle w:val="XML1"/>
                </w:pPr>
              </w:pPrChange>
            </w:pPr>
            <w:del w:id="6635" w:author="Anees Shaikh" w:date="2013-10-06T22:00:00Z">
              <w:r w:rsidDel="00AE159D">
                <w:delText xml:space="preserve">      &lt;/xs:element&gt;</w:delText>
              </w:r>
            </w:del>
          </w:p>
          <w:p w14:paraId="0985E497" w14:textId="4714AFB8" w:rsidR="00766893" w:rsidDel="00AE159D" w:rsidRDefault="00766893" w:rsidP="00AE159D">
            <w:pPr>
              <w:pStyle w:val="Caption"/>
              <w:rPr>
                <w:del w:id="6636" w:author="Anees Shaikh" w:date="2013-10-06T22:00:00Z"/>
              </w:rPr>
              <w:pPrChange w:id="6637" w:author="Anees Shaikh" w:date="2013-10-06T22:01:00Z">
                <w:pPr>
                  <w:pStyle w:val="XML1"/>
                </w:pPr>
              </w:pPrChange>
            </w:pPr>
            <w:del w:id="6638" w:author="Anees Shaikh" w:date="2013-10-06T22:00:00Z">
              <w:r w:rsidDel="00AE159D">
                <w:delText xml:space="preserve">      &lt;xs:element name="pause"&gt;</w:delText>
              </w:r>
            </w:del>
          </w:p>
          <w:p w14:paraId="709F2EB3" w14:textId="7FA603E0" w:rsidR="00766893" w:rsidDel="00AE159D" w:rsidRDefault="00766893" w:rsidP="00AE159D">
            <w:pPr>
              <w:pStyle w:val="Caption"/>
              <w:rPr>
                <w:del w:id="6639" w:author="Anees Shaikh" w:date="2013-10-06T22:00:00Z"/>
              </w:rPr>
              <w:pPrChange w:id="6640" w:author="Anees Shaikh" w:date="2013-10-06T22:01:00Z">
                <w:pPr>
                  <w:pStyle w:val="XML1"/>
                </w:pPr>
              </w:pPrChange>
            </w:pPr>
            <w:del w:id="6641" w:author="Anees Shaikh" w:date="2013-10-06T22:00:00Z">
              <w:r w:rsidDel="00AE159D">
                <w:delText xml:space="preserve">        &lt;xs:annotation&gt;</w:delText>
              </w:r>
            </w:del>
          </w:p>
          <w:p w14:paraId="25CF6B8F" w14:textId="1EEFA702" w:rsidR="00766893" w:rsidDel="00AE159D" w:rsidRDefault="00766893" w:rsidP="00AE159D">
            <w:pPr>
              <w:pStyle w:val="Caption"/>
              <w:rPr>
                <w:del w:id="6642" w:author="Anees Shaikh" w:date="2013-10-06T22:00:00Z"/>
              </w:rPr>
              <w:pPrChange w:id="6643" w:author="Anees Shaikh" w:date="2013-10-06T22:01:00Z">
                <w:pPr>
                  <w:pStyle w:val="XML1"/>
                </w:pPr>
              </w:pPrChange>
            </w:pPr>
            <w:del w:id="6644" w:author="Anees Shaikh" w:date="2013-10-06T22:00:00Z">
              <w:r w:rsidDel="00AE159D">
                <w:delText xml:space="preserve">          &lt;xs:documentation&gt;</w:delText>
              </w:r>
            </w:del>
          </w:p>
          <w:p w14:paraId="215E2165" w14:textId="2E203D1E" w:rsidR="00766893" w:rsidDel="00AE159D" w:rsidRDefault="00766893" w:rsidP="00AE159D">
            <w:pPr>
              <w:pStyle w:val="Caption"/>
              <w:rPr>
                <w:del w:id="6645" w:author="Anees Shaikh" w:date="2013-10-06T22:00:00Z"/>
              </w:rPr>
              <w:pPrChange w:id="6646" w:author="Anees Shaikh" w:date="2013-10-06T22:01:00Z">
                <w:pPr>
                  <w:pStyle w:val="XML1"/>
                </w:pPr>
              </w:pPrChange>
            </w:pPr>
            <w:del w:id="6647" w:author="Anees Shaikh" w:date="2013-10-06T22:00:00Z">
              <w:r w:rsidDel="00AE159D">
                <w:delText xml:space="preserve">            Specifies if pausing of transmission is</w:delText>
              </w:r>
            </w:del>
          </w:p>
          <w:p w14:paraId="3333EE5E" w14:textId="25D5662A" w:rsidR="00766893" w:rsidDel="00AE159D" w:rsidRDefault="00766893" w:rsidP="00AE159D">
            <w:pPr>
              <w:pStyle w:val="Caption"/>
              <w:rPr>
                <w:del w:id="6648" w:author="Anees Shaikh" w:date="2013-10-06T22:00:00Z"/>
              </w:rPr>
              <w:pPrChange w:id="6649" w:author="Anees Shaikh" w:date="2013-10-06T22:01:00Z">
                <w:pPr>
                  <w:pStyle w:val="XML1"/>
                </w:pPr>
              </w:pPrChange>
            </w:pPr>
            <w:del w:id="6650" w:author="Anees Shaikh" w:date="2013-10-06T22:00:00Z">
              <w:r w:rsidDel="00AE159D">
                <w:delText xml:space="preserve">            supported at all and if yes if it is asymmetric or</w:delText>
              </w:r>
            </w:del>
          </w:p>
          <w:p w14:paraId="6A4C5B58" w14:textId="06BD30EE" w:rsidR="00766893" w:rsidDel="00AE159D" w:rsidRDefault="00766893" w:rsidP="00AE159D">
            <w:pPr>
              <w:pStyle w:val="Caption"/>
              <w:rPr>
                <w:del w:id="6651" w:author="Anees Shaikh" w:date="2013-10-06T22:00:00Z"/>
              </w:rPr>
              <w:pPrChange w:id="6652" w:author="Anees Shaikh" w:date="2013-10-06T22:01:00Z">
                <w:pPr>
                  <w:pStyle w:val="XML1"/>
                </w:pPr>
              </w:pPrChange>
            </w:pPr>
            <w:del w:id="6653" w:author="Anees Shaikh" w:date="2013-10-06T22:00:00Z">
              <w:r w:rsidDel="00AE159D">
                <w:delText xml:space="preserve">            symmetric.</w:delText>
              </w:r>
            </w:del>
          </w:p>
          <w:p w14:paraId="0E593EF3" w14:textId="230ABB82" w:rsidR="00766893" w:rsidDel="00AE159D" w:rsidRDefault="00766893" w:rsidP="00AE159D">
            <w:pPr>
              <w:pStyle w:val="Caption"/>
              <w:rPr>
                <w:del w:id="6654" w:author="Anees Shaikh" w:date="2013-10-06T22:00:00Z"/>
              </w:rPr>
              <w:pPrChange w:id="6655" w:author="Anees Shaikh" w:date="2013-10-06T22:01:00Z">
                <w:pPr>
                  <w:pStyle w:val="XML1"/>
                </w:pPr>
              </w:pPrChange>
            </w:pPr>
          </w:p>
          <w:p w14:paraId="10D0AD0C" w14:textId="6DC821AC" w:rsidR="00766893" w:rsidDel="00AE159D" w:rsidRDefault="00766893" w:rsidP="00AE159D">
            <w:pPr>
              <w:pStyle w:val="Caption"/>
              <w:rPr>
                <w:del w:id="6656" w:author="Anees Shaikh" w:date="2013-10-06T22:00:00Z"/>
              </w:rPr>
              <w:pPrChange w:id="6657" w:author="Anees Shaikh" w:date="2013-10-06T22:01:00Z">
                <w:pPr>
                  <w:pStyle w:val="XML1"/>
                </w:pPr>
              </w:pPrChange>
            </w:pPr>
            <w:del w:id="6658" w:author="Anees Shaikh" w:date="2013-10-06T22:00:00Z">
              <w:r w:rsidDel="00AE159D">
                <w:delText xml:space="preserve">            This element MUST be present in the NETCONF data store.</w:delText>
              </w:r>
            </w:del>
          </w:p>
          <w:p w14:paraId="308B64C0" w14:textId="47C1AF7B" w:rsidR="00766893" w:rsidDel="00AE159D" w:rsidRDefault="00766893" w:rsidP="00AE159D">
            <w:pPr>
              <w:pStyle w:val="Caption"/>
              <w:rPr>
                <w:del w:id="6659" w:author="Anees Shaikh" w:date="2013-10-06T22:00:00Z"/>
              </w:rPr>
              <w:pPrChange w:id="6660" w:author="Anees Shaikh" w:date="2013-10-06T22:01:00Z">
                <w:pPr>
                  <w:pStyle w:val="XML1"/>
                </w:pPr>
              </w:pPrChange>
            </w:pPr>
            <w:del w:id="6661" w:author="Anees Shaikh" w:date="2013-10-06T22:00:00Z">
              <w:r w:rsidDel="00AE159D">
                <w:delText xml:space="preserve">            If this element is not present in a NETCONF &amp;lt;edit-config&amp;gt;</w:delText>
              </w:r>
            </w:del>
          </w:p>
          <w:p w14:paraId="6EA4E6D9" w14:textId="6C75EABB" w:rsidR="00766893" w:rsidDel="00AE159D" w:rsidRDefault="00766893" w:rsidP="00AE159D">
            <w:pPr>
              <w:pStyle w:val="Caption"/>
              <w:rPr>
                <w:del w:id="6662" w:author="Anees Shaikh" w:date="2013-10-06T22:00:00Z"/>
              </w:rPr>
              <w:pPrChange w:id="6663" w:author="Anees Shaikh" w:date="2013-10-06T22:01:00Z">
                <w:pPr>
                  <w:pStyle w:val="XML1"/>
                </w:pPr>
              </w:pPrChange>
            </w:pPr>
            <w:del w:id="6664" w:author="Anees Shaikh" w:date="2013-10-06T22:00:00Z">
              <w:r w:rsidDel="00AE159D">
                <w:delText xml:space="preserve">            operation 'create', 'merge' or 'replace' and the parent</w:delText>
              </w:r>
            </w:del>
          </w:p>
          <w:p w14:paraId="47390F83" w14:textId="02BAFB1A" w:rsidR="00766893" w:rsidDel="00AE159D" w:rsidRDefault="00766893" w:rsidP="00AE159D">
            <w:pPr>
              <w:pStyle w:val="Caption"/>
              <w:rPr>
                <w:del w:id="6665" w:author="Anees Shaikh" w:date="2013-10-06T22:00:00Z"/>
              </w:rPr>
              <w:pPrChange w:id="6666" w:author="Anees Shaikh" w:date="2013-10-06T22:01:00Z">
                <w:pPr>
                  <w:pStyle w:val="XML1"/>
                </w:pPr>
              </w:pPrChange>
            </w:pPr>
            <w:del w:id="6667" w:author="Anees Shaikh" w:date="2013-10-06T22:00:00Z">
              <w:r w:rsidDel="00AE159D">
                <w:delText xml:space="preserve">            element does not exist, a 'data-missing' error is</w:delText>
              </w:r>
            </w:del>
          </w:p>
          <w:p w14:paraId="7314F804" w14:textId="5A3FCEF7" w:rsidR="00766893" w:rsidDel="00AE159D" w:rsidRDefault="00766893" w:rsidP="00AE159D">
            <w:pPr>
              <w:pStyle w:val="Caption"/>
              <w:rPr>
                <w:del w:id="6668" w:author="Anees Shaikh" w:date="2013-10-06T22:00:00Z"/>
              </w:rPr>
              <w:pPrChange w:id="6669" w:author="Anees Shaikh" w:date="2013-10-06T22:01:00Z">
                <w:pPr>
                  <w:pStyle w:val="XML1"/>
                </w:pPr>
              </w:pPrChange>
            </w:pPr>
            <w:del w:id="6670" w:author="Anees Shaikh" w:date="2013-10-06T22:00:00Z">
              <w:r w:rsidDel="00AE159D">
                <w:delText xml:space="preserve">            returned.</w:delText>
              </w:r>
            </w:del>
          </w:p>
          <w:p w14:paraId="067BB315" w14:textId="5CF3AE40" w:rsidR="00766893" w:rsidDel="00AE159D" w:rsidRDefault="00766893" w:rsidP="00AE159D">
            <w:pPr>
              <w:pStyle w:val="Caption"/>
              <w:rPr>
                <w:del w:id="6671" w:author="Anees Shaikh" w:date="2013-10-06T22:00:00Z"/>
              </w:rPr>
              <w:pPrChange w:id="6672" w:author="Anees Shaikh" w:date="2013-10-06T22:01:00Z">
                <w:pPr>
                  <w:pStyle w:val="XML1"/>
                </w:pPr>
              </w:pPrChange>
            </w:pPr>
            <w:del w:id="6673" w:author="Anees Shaikh" w:date="2013-10-06T22:00:00Z">
              <w:r w:rsidDel="00AE159D">
                <w:delText xml:space="preserve">          &lt;/xs:documentation&gt;</w:delText>
              </w:r>
            </w:del>
          </w:p>
          <w:p w14:paraId="5291E93F" w14:textId="0B70B9E6" w:rsidR="00766893" w:rsidDel="00AE159D" w:rsidRDefault="00766893" w:rsidP="00AE159D">
            <w:pPr>
              <w:pStyle w:val="Caption"/>
              <w:rPr>
                <w:del w:id="6674" w:author="Anees Shaikh" w:date="2013-10-06T22:00:00Z"/>
              </w:rPr>
              <w:pPrChange w:id="6675" w:author="Anees Shaikh" w:date="2013-10-06T22:01:00Z">
                <w:pPr>
                  <w:pStyle w:val="XML1"/>
                </w:pPr>
              </w:pPrChange>
            </w:pPr>
            <w:del w:id="6676" w:author="Anees Shaikh" w:date="2013-10-06T22:00:00Z">
              <w:r w:rsidDel="00AE159D">
                <w:delText xml:space="preserve">        &lt;/xs:annotation&gt;</w:delText>
              </w:r>
            </w:del>
          </w:p>
          <w:p w14:paraId="42ADEDB4" w14:textId="7E986E90" w:rsidR="00766893" w:rsidDel="00AE159D" w:rsidRDefault="00766893" w:rsidP="00AE159D">
            <w:pPr>
              <w:pStyle w:val="Caption"/>
              <w:rPr>
                <w:del w:id="6677" w:author="Anees Shaikh" w:date="2013-10-06T22:00:00Z"/>
              </w:rPr>
              <w:pPrChange w:id="6678" w:author="Anees Shaikh" w:date="2013-10-06T22:01:00Z">
                <w:pPr>
                  <w:pStyle w:val="XML1"/>
                </w:pPr>
              </w:pPrChange>
            </w:pPr>
            <w:del w:id="6679" w:author="Anees Shaikh" w:date="2013-10-06T22:00:00Z">
              <w:r w:rsidDel="00AE159D">
                <w:delText xml:space="preserve">        &lt;xs:simpleType&gt;</w:delText>
              </w:r>
            </w:del>
          </w:p>
          <w:p w14:paraId="2584E7BC" w14:textId="38D68B7D" w:rsidR="00766893" w:rsidDel="00AE159D" w:rsidRDefault="00766893" w:rsidP="00AE159D">
            <w:pPr>
              <w:pStyle w:val="Caption"/>
              <w:rPr>
                <w:del w:id="6680" w:author="Anees Shaikh" w:date="2013-10-06T22:00:00Z"/>
              </w:rPr>
              <w:pPrChange w:id="6681" w:author="Anees Shaikh" w:date="2013-10-06T22:01:00Z">
                <w:pPr>
                  <w:pStyle w:val="XML1"/>
                </w:pPr>
              </w:pPrChange>
            </w:pPr>
            <w:del w:id="6682" w:author="Anees Shaikh" w:date="2013-10-06T22:00:00Z">
              <w:r w:rsidDel="00AE159D">
                <w:delText xml:space="preserve">          &lt;xs:restriction base="xs:string"&gt;</w:delText>
              </w:r>
            </w:del>
          </w:p>
          <w:p w14:paraId="76BAECDD" w14:textId="19B219F2" w:rsidR="00766893" w:rsidDel="00AE159D" w:rsidRDefault="00766893" w:rsidP="00AE159D">
            <w:pPr>
              <w:pStyle w:val="Caption"/>
              <w:rPr>
                <w:del w:id="6683" w:author="Anees Shaikh" w:date="2013-10-06T22:00:00Z"/>
              </w:rPr>
              <w:pPrChange w:id="6684" w:author="Anees Shaikh" w:date="2013-10-06T22:01:00Z">
                <w:pPr>
                  <w:pStyle w:val="XML1"/>
                </w:pPr>
              </w:pPrChange>
            </w:pPr>
            <w:del w:id="6685" w:author="Anees Shaikh" w:date="2013-10-06T22:00:00Z">
              <w:r w:rsidDel="00AE159D">
                <w:delText xml:space="preserve">            &lt;xs:enumeration value="unsupported"/&gt;</w:delText>
              </w:r>
            </w:del>
          </w:p>
          <w:p w14:paraId="7C1DC4C1" w14:textId="609A2317" w:rsidR="00766893" w:rsidDel="00AE159D" w:rsidRDefault="00766893" w:rsidP="00AE159D">
            <w:pPr>
              <w:pStyle w:val="Caption"/>
              <w:rPr>
                <w:del w:id="6686" w:author="Anees Shaikh" w:date="2013-10-06T22:00:00Z"/>
              </w:rPr>
              <w:pPrChange w:id="6687" w:author="Anees Shaikh" w:date="2013-10-06T22:01:00Z">
                <w:pPr>
                  <w:pStyle w:val="XML1"/>
                </w:pPr>
              </w:pPrChange>
            </w:pPr>
            <w:del w:id="6688" w:author="Anees Shaikh" w:date="2013-10-06T22:00:00Z">
              <w:r w:rsidDel="00AE159D">
                <w:delText xml:space="preserve">            &lt;xs:enumeration value="symmetric"/&gt;</w:delText>
              </w:r>
            </w:del>
          </w:p>
          <w:p w14:paraId="1D1224AA" w14:textId="144122D1" w:rsidR="00766893" w:rsidDel="00AE159D" w:rsidRDefault="00766893" w:rsidP="00AE159D">
            <w:pPr>
              <w:pStyle w:val="Caption"/>
              <w:rPr>
                <w:del w:id="6689" w:author="Anees Shaikh" w:date="2013-10-06T22:00:00Z"/>
              </w:rPr>
              <w:pPrChange w:id="6690" w:author="Anees Shaikh" w:date="2013-10-06T22:01:00Z">
                <w:pPr>
                  <w:pStyle w:val="XML1"/>
                </w:pPr>
              </w:pPrChange>
            </w:pPr>
            <w:del w:id="6691" w:author="Anees Shaikh" w:date="2013-10-06T22:00:00Z">
              <w:r w:rsidDel="00AE159D">
                <w:delText xml:space="preserve">            &lt;xs:enumeration value="asymmetric"/&gt;</w:delText>
              </w:r>
            </w:del>
          </w:p>
          <w:p w14:paraId="5C154DAC" w14:textId="21E17043" w:rsidR="00766893" w:rsidDel="00AE159D" w:rsidRDefault="00766893" w:rsidP="00AE159D">
            <w:pPr>
              <w:pStyle w:val="Caption"/>
              <w:rPr>
                <w:del w:id="6692" w:author="Anees Shaikh" w:date="2013-10-06T22:00:00Z"/>
              </w:rPr>
              <w:pPrChange w:id="6693" w:author="Anees Shaikh" w:date="2013-10-06T22:01:00Z">
                <w:pPr>
                  <w:pStyle w:val="XML1"/>
                </w:pPr>
              </w:pPrChange>
            </w:pPr>
            <w:del w:id="6694" w:author="Anees Shaikh" w:date="2013-10-06T22:00:00Z">
              <w:r w:rsidDel="00AE159D">
                <w:delText xml:space="preserve">          &lt;/xs:restriction&gt;</w:delText>
              </w:r>
            </w:del>
          </w:p>
          <w:p w14:paraId="38519700" w14:textId="609C86FD" w:rsidR="00766893" w:rsidDel="00AE159D" w:rsidRDefault="00766893" w:rsidP="00AE159D">
            <w:pPr>
              <w:pStyle w:val="Caption"/>
              <w:rPr>
                <w:del w:id="6695" w:author="Anees Shaikh" w:date="2013-10-06T22:00:00Z"/>
              </w:rPr>
              <w:pPrChange w:id="6696" w:author="Anees Shaikh" w:date="2013-10-06T22:01:00Z">
                <w:pPr>
                  <w:pStyle w:val="XML1"/>
                </w:pPr>
              </w:pPrChange>
            </w:pPr>
            <w:del w:id="6697" w:author="Anees Shaikh" w:date="2013-10-06T22:00:00Z">
              <w:r w:rsidDel="00AE159D">
                <w:delText xml:space="preserve">        &lt;/xs:simpleType&gt;</w:delText>
              </w:r>
            </w:del>
          </w:p>
          <w:p w14:paraId="2D1ABAD6" w14:textId="6E140E3B" w:rsidR="00766893" w:rsidDel="00AE159D" w:rsidRDefault="00766893" w:rsidP="00AE159D">
            <w:pPr>
              <w:pStyle w:val="Caption"/>
              <w:rPr>
                <w:del w:id="6698" w:author="Anees Shaikh" w:date="2013-10-06T22:00:00Z"/>
              </w:rPr>
              <w:pPrChange w:id="6699" w:author="Anees Shaikh" w:date="2013-10-06T22:01:00Z">
                <w:pPr>
                  <w:pStyle w:val="XML1"/>
                </w:pPr>
              </w:pPrChange>
            </w:pPr>
            <w:del w:id="6700" w:author="Anees Shaikh" w:date="2013-10-06T22:00:00Z">
              <w:r w:rsidDel="00AE159D">
                <w:delText xml:space="preserve">      &lt;/xs:element&gt;</w:delText>
              </w:r>
            </w:del>
          </w:p>
          <w:p w14:paraId="757E636E" w14:textId="1272ECE4" w:rsidR="00766893" w:rsidDel="00AE159D" w:rsidRDefault="00766893" w:rsidP="00AE159D">
            <w:pPr>
              <w:pStyle w:val="Caption"/>
              <w:rPr>
                <w:del w:id="6701" w:author="Anees Shaikh" w:date="2013-10-06T22:00:00Z"/>
              </w:rPr>
              <w:pPrChange w:id="6702" w:author="Anees Shaikh" w:date="2013-10-06T22:01:00Z">
                <w:pPr>
                  <w:pStyle w:val="XML1"/>
                </w:pPr>
              </w:pPrChange>
            </w:pPr>
            <w:del w:id="6703" w:author="Anees Shaikh" w:date="2013-10-06T22:00:00Z">
              <w:r w:rsidDel="00AE159D">
                <w:delText xml:space="preserve">    &lt;/xs:sequence&gt;</w:delText>
              </w:r>
            </w:del>
          </w:p>
          <w:p w14:paraId="3E08CC19" w14:textId="5DF69941" w:rsidR="00766893" w:rsidDel="00AE159D" w:rsidRDefault="00766893" w:rsidP="00AE159D">
            <w:pPr>
              <w:pStyle w:val="Caption"/>
              <w:rPr>
                <w:del w:id="6704" w:author="Anees Shaikh" w:date="2013-10-06T22:00:00Z"/>
              </w:rPr>
              <w:pPrChange w:id="6705" w:author="Anees Shaikh" w:date="2013-10-06T22:01:00Z">
                <w:pPr>
                  <w:pStyle w:val="XML1"/>
                </w:pPr>
              </w:pPrChange>
            </w:pPr>
            <w:del w:id="6706" w:author="Anees Shaikh" w:date="2013-10-06T22:00:00Z">
              <w:r w:rsidDel="00AE159D">
                <w:delText xml:space="preserve">  &lt;/xs:group&gt;</w:delText>
              </w:r>
            </w:del>
          </w:p>
          <w:p w14:paraId="4B409674" w14:textId="586235D1" w:rsidR="00766893" w:rsidDel="00AE159D" w:rsidRDefault="00766893" w:rsidP="00AE159D">
            <w:pPr>
              <w:pStyle w:val="Caption"/>
              <w:rPr>
                <w:del w:id="6707" w:author="Anees Shaikh" w:date="2013-10-06T22:00:00Z"/>
              </w:rPr>
              <w:pPrChange w:id="6708" w:author="Anees Shaikh" w:date="2013-10-06T22:01:00Z">
                <w:pPr>
                  <w:pStyle w:val="XML1"/>
                </w:pPr>
              </w:pPrChange>
            </w:pPr>
          </w:p>
          <w:p w14:paraId="6303833C" w14:textId="4AB77FA5" w:rsidR="00766893" w:rsidDel="00AE159D" w:rsidRDefault="00766893" w:rsidP="00AE159D">
            <w:pPr>
              <w:pStyle w:val="Caption"/>
              <w:rPr>
                <w:del w:id="6709" w:author="Anees Shaikh" w:date="2013-10-06T22:00:00Z"/>
              </w:rPr>
              <w:pPrChange w:id="6710" w:author="Anees Shaikh" w:date="2013-10-06T22:01:00Z">
                <w:pPr>
                  <w:pStyle w:val="XML1"/>
                </w:pPr>
              </w:pPrChange>
            </w:pPr>
            <w:del w:id="6711" w:author="Anees Shaikh" w:date="2013-10-06T22:00:00Z">
              <w:r w:rsidDel="00AE159D">
                <w:delText xml:space="preserve">  &lt;xs:simpleType name="OFPortRateType"&gt;</w:delText>
              </w:r>
            </w:del>
          </w:p>
          <w:p w14:paraId="18CE70E3" w14:textId="7CA8CC48" w:rsidR="00766893" w:rsidDel="00AE159D" w:rsidRDefault="00766893" w:rsidP="00AE159D">
            <w:pPr>
              <w:pStyle w:val="Caption"/>
              <w:rPr>
                <w:del w:id="6712" w:author="Anees Shaikh" w:date="2013-10-06T22:00:00Z"/>
              </w:rPr>
              <w:pPrChange w:id="6713" w:author="Anees Shaikh" w:date="2013-10-06T22:01:00Z">
                <w:pPr>
                  <w:pStyle w:val="XML1"/>
                </w:pPr>
              </w:pPrChange>
            </w:pPr>
            <w:del w:id="6714" w:author="Anees Shaikh" w:date="2013-10-06T22:00:00Z">
              <w:r w:rsidDel="00AE159D">
                <w:delText xml:space="preserve">    &lt;xs:annotation&gt;</w:delText>
              </w:r>
            </w:del>
          </w:p>
          <w:p w14:paraId="42CD7102" w14:textId="72B1E335" w:rsidR="00766893" w:rsidDel="00AE159D" w:rsidRDefault="00766893" w:rsidP="00AE159D">
            <w:pPr>
              <w:pStyle w:val="Caption"/>
              <w:rPr>
                <w:del w:id="6715" w:author="Anees Shaikh" w:date="2013-10-06T22:00:00Z"/>
              </w:rPr>
              <w:pPrChange w:id="6716" w:author="Anees Shaikh" w:date="2013-10-06T22:01:00Z">
                <w:pPr>
                  <w:pStyle w:val="XML1"/>
                </w:pPr>
              </w:pPrChange>
            </w:pPr>
            <w:del w:id="6717" w:author="Anees Shaikh" w:date="2013-10-06T22:00:00Z">
              <w:r w:rsidDel="00AE159D">
                <w:delText xml:space="preserve">      &lt;xs:documentation&gt;</w:delText>
              </w:r>
            </w:del>
          </w:p>
          <w:p w14:paraId="5E752A93" w14:textId="2D666E9A" w:rsidR="00766893" w:rsidDel="00AE159D" w:rsidRDefault="00766893" w:rsidP="00AE159D">
            <w:pPr>
              <w:pStyle w:val="Caption"/>
              <w:rPr>
                <w:del w:id="6718" w:author="Anees Shaikh" w:date="2013-10-06T22:00:00Z"/>
              </w:rPr>
              <w:pPrChange w:id="6719" w:author="Anees Shaikh" w:date="2013-10-06T22:01:00Z">
                <w:pPr>
                  <w:pStyle w:val="XML1"/>
                </w:pPr>
              </w:pPrChange>
            </w:pPr>
            <w:del w:id="6720" w:author="Anees Shaikh" w:date="2013-10-06T22:00:00Z">
              <w:r w:rsidDel="00AE159D">
                <w:delText xml:space="preserve">        Type to specify the rate of a port including the</w:delText>
              </w:r>
            </w:del>
          </w:p>
          <w:p w14:paraId="4FEF22DE" w14:textId="4DADD7A5" w:rsidR="00766893" w:rsidDel="00AE159D" w:rsidRDefault="00766893" w:rsidP="00AE159D">
            <w:pPr>
              <w:pStyle w:val="Caption"/>
              <w:rPr>
                <w:del w:id="6721" w:author="Anees Shaikh" w:date="2013-10-06T22:00:00Z"/>
              </w:rPr>
              <w:pPrChange w:id="6722" w:author="Anees Shaikh" w:date="2013-10-06T22:01:00Z">
                <w:pPr>
                  <w:pStyle w:val="XML1"/>
                </w:pPr>
              </w:pPrChange>
            </w:pPr>
            <w:del w:id="6723" w:author="Anees Shaikh" w:date="2013-10-06T22:00:00Z">
              <w:r w:rsidDel="00AE159D">
                <w:delText xml:space="preserve">        duplex transmission feature. Possible rates are 10Mb, 100Mb,</w:delText>
              </w:r>
            </w:del>
          </w:p>
          <w:p w14:paraId="241973D8" w14:textId="4BEFC867" w:rsidR="00766893" w:rsidDel="00AE159D" w:rsidRDefault="00766893" w:rsidP="00AE159D">
            <w:pPr>
              <w:pStyle w:val="Caption"/>
              <w:rPr>
                <w:del w:id="6724" w:author="Anees Shaikh" w:date="2013-10-06T22:00:00Z"/>
              </w:rPr>
              <w:pPrChange w:id="6725" w:author="Anees Shaikh" w:date="2013-10-06T22:01:00Z">
                <w:pPr>
                  <w:pStyle w:val="XML1"/>
                </w:pPr>
              </w:pPrChange>
            </w:pPr>
            <w:del w:id="6726" w:author="Anees Shaikh" w:date="2013-10-06T22:00:00Z">
              <w:r w:rsidDel="00AE159D">
                <w:delText xml:space="preserve">        1Gb, 10Gb, 40Gb, 100Gb, 1Tb or other. Rates of 10Mb, 100Mb</w:delText>
              </w:r>
            </w:del>
          </w:p>
          <w:p w14:paraId="7F7DED19" w14:textId="48E7F5AD" w:rsidR="00766893" w:rsidDel="00AE159D" w:rsidRDefault="00766893" w:rsidP="00AE159D">
            <w:pPr>
              <w:pStyle w:val="Caption"/>
              <w:rPr>
                <w:del w:id="6727" w:author="Anees Shaikh" w:date="2013-10-06T22:00:00Z"/>
              </w:rPr>
              <w:pPrChange w:id="6728" w:author="Anees Shaikh" w:date="2013-10-06T22:01:00Z">
                <w:pPr>
                  <w:pStyle w:val="XML1"/>
                </w:pPr>
              </w:pPrChange>
            </w:pPr>
            <w:del w:id="6729" w:author="Anees Shaikh" w:date="2013-10-06T22:00:00Z">
              <w:r w:rsidDel="00AE159D">
                <w:delText xml:space="preserve">        and 1 Gb can support half or full duplex transmission.</w:delText>
              </w:r>
            </w:del>
          </w:p>
          <w:p w14:paraId="1CFDCACD" w14:textId="05C8DB06" w:rsidR="00766893" w:rsidDel="00AE159D" w:rsidRDefault="00766893" w:rsidP="00AE159D">
            <w:pPr>
              <w:pStyle w:val="Caption"/>
              <w:rPr>
                <w:del w:id="6730" w:author="Anees Shaikh" w:date="2013-10-06T22:00:00Z"/>
              </w:rPr>
              <w:pPrChange w:id="6731" w:author="Anees Shaikh" w:date="2013-10-06T22:01:00Z">
                <w:pPr>
                  <w:pStyle w:val="XML1"/>
                </w:pPr>
              </w:pPrChange>
            </w:pPr>
            <w:del w:id="6732" w:author="Anees Shaikh" w:date="2013-10-06T22:00:00Z">
              <w:r w:rsidDel="00AE159D">
                <w:delText xml:space="preserve">      &lt;/xs:documentation&gt;</w:delText>
              </w:r>
            </w:del>
          </w:p>
          <w:p w14:paraId="4F59D18B" w14:textId="05871B3F" w:rsidR="00766893" w:rsidDel="00AE159D" w:rsidRDefault="00766893" w:rsidP="00AE159D">
            <w:pPr>
              <w:pStyle w:val="Caption"/>
              <w:rPr>
                <w:del w:id="6733" w:author="Anees Shaikh" w:date="2013-10-06T22:00:00Z"/>
              </w:rPr>
              <w:pPrChange w:id="6734" w:author="Anees Shaikh" w:date="2013-10-06T22:01:00Z">
                <w:pPr>
                  <w:pStyle w:val="XML1"/>
                </w:pPr>
              </w:pPrChange>
            </w:pPr>
            <w:del w:id="6735" w:author="Anees Shaikh" w:date="2013-10-06T22:00:00Z">
              <w:r w:rsidDel="00AE159D">
                <w:delText xml:space="preserve">    &lt;/xs:annotation&gt;</w:delText>
              </w:r>
            </w:del>
          </w:p>
          <w:p w14:paraId="43C8AEBE" w14:textId="2B2CFDDB" w:rsidR="00766893" w:rsidDel="00AE159D" w:rsidRDefault="00766893" w:rsidP="00AE159D">
            <w:pPr>
              <w:pStyle w:val="Caption"/>
              <w:rPr>
                <w:del w:id="6736" w:author="Anees Shaikh" w:date="2013-10-06T22:00:00Z"/>
              </w:rPr>
              <w:pPrChange w:id="6737" w:author="Anees Shaikh" w:date="2013-10-06T22:01:00Z">
                <w:pPr>
                  <w:pStyle w:val="XML1"/>
                </w:pPr>
              </w:pPrChange>
            </w:pPr>
          </w:p>
          <w:p w14:paraId="04E4826C" w14:textId="78137659" w:rsidR="00766893" w:rsidDel="00AE159D" w:rsidRDefault="00766893" w:rsidP="00AE159D">
            <w:pPr>
              <w:pStyle w:val="Caption"/>
              <w:rPr>
                <w:del w:id="6738" w:author="Anees Shaikh" w:date="2013-10-06T22:00:00Z"/>
              </w:rPr>
              <w:pPrChange w:id="6739" w:author="Anees Shaikh" w:date="2013-10-06T22:01:00Z">
                <w:pPr>
                  <w:pStyle w:val="XML1"/>
                </w:pPr>
              </w:pPrChange>
            </w:pPr>
            <w:del w:id="6740" w:author="Anees Shaikh" w:date="2013-10-06T22:00:00Z">
              <w:r w:rsidDel="00AE159D">
                <w:delText xml:space="preserve">    &lt;xs:restriction base="xs:string"&gt;</w:delText>
              </w:r>
            </w:del>
          </w:p>
          <w:p w14:paraId="4D6C2314" w14:textId="1DB03297" w:rsidR="00766893" w:rsidDel="00AE159D" w:rsidRDefault="00766893" w:rsidP="00AE159D">
            <w:pPr>
              <w:pStyle w:val="Caption"/>
              <w:rPr>
                <w:del w:id="6741" w:author="Anees Shaikh" w:date="2013-10-06T22:00:00Z"/>
              </w:rPr>
              <w:pPrChange w:id="6742" w:author="Anees Shaikh" w:date="2013-10-06T22:01:00Z">
                <w:pPr>
                  <w:pStyle w:val="XML1"/>
                </w:pPr>
              </w:pPrChange>
            </w:pPr>
            <w:del w:id="6743" w:author="Anees Shaikh" w:date="2013-10-06T22:00:00Z">
              <w:r w:rsidDel="00AE159D">
                <w:delText xml:space="preserve">      &lt;xs:enumeration value="10Mb-HD"/&gt;</w:delText>
              </w:r>
            </w:del>
          </w:p>
          <w:p w14:paraId="488A98CC" w14:textId="680A1027" w:rsidR="00766893" w:rsidDel="00AE159D" w:rsidRDefault="00766893" w:rsidP="00AE159D">
            <w:pPr>
              <w:pStyle w:val="Caption"/>
              <w:rPr>
                <w:del w:id="6744" w:author="Anees Shaikh" w:date="2013-10-06T22:00:00Z"/>
              </w:rPr>
              <w:pPrChange w:id="6745" w:author="Anees Shaikh" w:date="2013-10-06T22:01:00Z">
                <w:pPr>
                  <w:pStyle w:val="XML1"/>
                </w:pPr>
              </w:pPrChange>
            </w:pPr>
            <w:del w:id="6746" w:author="Anees Shaikh" w:date="2013-10-06T22:00:00Z">
              <w:r w:rsidDel="00AE159D">
                <w:delText xml:space="preserve">      &lt;xs:enumeration value="10Mb-FD"/&gt;</w:delText>
              </w:r>
            </w:del>
          </w:p>
          <w:p w14:paraId="08149E7B" w14:textId="651A8EE5" w:rsidR="00766893" w:rsidDel="00AE159D" w:rsidRDefault="00766893" w:rsidP="00AE159D">
            <w:pPr>
              <w:pStyle w:val="Caption"/>
              <w:rPr>
                <w:del w:id="6747" w:author="Anees Shaikh" w:date="2013-10-06T22:00:00Z"/>
              </w:rPr>
              <w:pPrChange w:id="6748" w:author="Anees Shaikh" w:date="2013-10-06T22:01:00Z">
                <w:pPr>
                  <w:pStyle w:val="XML1"/>
                </w:pPr>
              </w:pPrChange>
            </w:pPr>
            <w:del w:id="6749" w:author="Anees Shaikh" w:date="2013-10-06T22:00:00Z">
              <w:r w:rsidDel="00AE159D">
                <w:delText xml:space="preserve">      &lt;xs:enumeration value="100Mb-HD"/&gt;</w:delText>
              </w:r>
            </w:del>
          </w:p>
          <w:p w14:paraId="1A109C65" w14:textId="46E8C227" w:rsidR="00766893" w:rsidDel="00AE159D" w:rsidRDefault="00766893" w:rsidP="00AE159D">
            <w:pPr>
              <w:pStyle w:val="Caption"/>
              <w:rPr>
                <w:del w:id="6750" w:author="Anees Shaikh" w:date="2013-10-06T22:00:00Z"/>
              </w:rPr>
              <w:pPrChange w:id="6751" w:author="Anees Shaikh" w:date="2013-10-06T22:01:00Z">
                <w:pPr>
                  <w:pStyle w:val="XML1"/>
                </w:pPr>
              </w:pPrChange>
            </w:pPr>
            <w:del w:id="6752" w:author="Anees Shaikh" w:date="2013-10-06T22:00:00Z">
              <w:r w:rsidDel="00AE159D">
                <w:delText xml:space="preserve">      &lt;xs:enumeration value="100Mb-FD"/&gt;</w:delText>
              </w:r>
            </w:del>
          </w:p>
          <w:p w14:paraId="0A4C7BA7" w14:textId="6A6D3FA3" w:rsidR="00766893" w:rsidDel="00AE159D" w:rsidRDefault="00766893" w:rsidP="00AE159D">
            <w:pPr>
              <w:pStyle w:val="Caption"/>
              <w:rPr>
                <w:del w:id="6753" w:author="Anees Shaikh" w:date="2013-10-06T22:00:00Z"/>
              </w:rPr>
              <w:pPrChange w:id="6754" w:author="Anees Shaikh" w:date="2013-10-06T22:01:00Z">
                <w:pPr>
                  <w:pStyle w:val="XML1"/>
                </w:pPr>
              </w:pPrChange>
            </w:pPr>
            <w:del w:id="6755" w:author="Anees Shaikh" w:date="2013-10-06T22:00:00Z">
              <w:r w:rsidDel="00AE159D">
                <w:delText xml:space="preserve">      &lt;xs:enumeration value="1Gb-HD"/&gt;</w:delText>
              </w:r>
            </w:del>
          </w:p>
          <w:p w14:paraId="3330688C" w14:textId="7C2F3883" w:rsidR="00766893" w:rsidDel="00AE159D" w:rsidRDefault="00766893" w:rsidP="00AE159D">
            <w:pPr>
              <w:pStyle w:val="Caption"/>
              <w:rPr>
                <w:del w:id="6756" w:author="Anees Shaikh" w:date="2013-10-06T22:00:00Z"/>
              </w:rPr>
              <w:pPrChange w:id="6757" w:author="Anees Shaikh" w:date="2013-10-06T22:01:00Z">
                <w:pPr>
                  <w:pStyle w:val="XML1"/>
                </w:pPr>
              </w:pPrChange>
            </w:pPr>
            <w:del w:id="6758" w:author="Anees Shaikh" w:date="2013-10-06T22:00:00Z">
              <w:r w:rsidDel="00AE159D">
                <w:delText xml:space="preserve">      &lt;xs:enumeration value="1Gb-FD"/&gt;</w:delText>
              </w:r>
            </w:del>
          </w:p>
          <w:p w14:paraId="63278325" w14:textId="3A97F3CC" w:rsidR="00766893" w:rsidDel="00AE159D" w:rsidRDefault="00766893" w:rsidP="00AE159D">
            <w:pPr>
              <w:pStyle w:val="Caption"/>
              <w:rPr>
                <w:del w:id="6759" w:author="Anees Shaikh" w:date="2013-10-06T22:00:00Z"/>
              </w:rPr>
              <w:pPrChange w:id="6760" w:author="Anees Shaikh" w:date="2013-10-06T22:01:00Z">
                <w:pPr>
                  <w:pStyle w:val="XML1"/>
                </w:pPr>
              </w:pPrChange>
            </w:pPr>
            <w:del w:id="6761" w:author="Anees Shaikh" w:date="2013-10-06T22:00:00Z">
              <w:r w:rsidDel="00AE159D">
                <w:delText xml:space="preserve">      &lt;xs:enumeration value="10Gb"/&gt;</w:delText>
              </w:r>
            </w:del>
          </w:p>
          <w:p w14:paraId="7DDF1CCC" w14:textId="6A0954E0" w:rsidR="00766893" w:rsidDel="00AE159D" w:rsidRDefault="00766893" w:rsidP="00AE159D">
            <w:pPr>
              <w:pStyle w:val="Caption"/>
              <w:rPr>
                <w:del w:id="6762" w:author="Anees Shaikh" w:date="2013-10-06T22:00:00Z"/>
              </w:rPr>
              <w:pPrChange w:id="6763" w:author="Anees Shaikh" w:date="2013-10-06T22:01:00Z">
                <w:pPr>
                  <w:pStyle w:val="XML1"/>
                </w:pPr>
              </w:pPrChange>
            </w:pPr>
            <w:del w:id="6764" w:author="Anees Shaikh" w:date="2013-10-06T22:00:00Z">
              <w:r w:rsidDel="00AE159D">
                <w:delText xml:space="preserve">      &lt;xs:enumeration value="40Gb"/&gt;</w:delText>
              </w:r>
            </w:del>
          </w:p>
          <w:p w14:paraId="7360AFB3" w14:textId="030A0E63" w:rsidR="00766893" w:rsidDel="00AE159D" w:rsidRDefault="00766893" w:rsidP="00AE159D">
            <w:pPr>
              <w:pStyle w:val="Caption"/>
              <w:rPr>
                <w:del w:id="6765" w:author="Anees Shaikh" w:date="2013-10-06T22:00:00Z"/>
              </w:rPr>
              <w:pPrChange w:id="6766" w:author="Anees Shaikh" w:date="2013-10-06T22:01:00Z">
                <w:pPr>
                  <w:pStyle w:val="XML1"/>
                </w:pPr>
              </w:pPrChange>
            </w:pPr>
            <w:del w:id="6767" w:author="Anees Shaikh" w:date="2013-10-06T22:00:00Z">
              <w:r w:rsidDel="00AE159D">
                <w:delText xml:space="preserve">      &lt;xs:enumeration value="100Gb"/&gt;</w:delText>
              </w:r>
            </w:del>
          </w:p>
          <w:p w14:paraId="5F414DF4" w14:textId="33D6ACDB" w:rsidR="00766893" w:rsidDel="00AE159D" w:rsidRDefault="00766893" w:rsidP="00AE159D">
            <w:pPr>
              <w:pStyle w:val="Caption"/>
              <w:rPr>
                <w:del w:id="6768" w:author="Anees Shaikh" w:date="2013-10-06T22:00:00Z"/>
              </w:rPr>
              <w:pPrChange w:id="6769" w:author="Anees Shaikh" w:date="2013-10-06T22:01:00Z">
                <w:pPr>
                  <w:pStyle w:val="XML1"/>
                </w:pPr>
              </w:pPrChange>
            </w:pPr>
            <w:del w:id="6770" w:author="Anees Shaikh" w:date="2013-10-06T22:00:00Z">
              <w:r w:rsidDel="00AE159D">
                <w:delText xml:space="preserve">      &lt;xs:enumeration value="1Tb"/&gt;</w:delText>
              </w:r>
            </w:del>
          </w:p>
          <w:p w14:paraId="67586114" w14:textId="4DB20C93" w:rsidR="00766893" w:rsidDel="00AE159D" w:rsidRDefault="00766893" w:rsidP="00AE159D">
            <w:pPr>
              <w:pStyle w:val="Caption"/>
              <w:rPr>
                <w:del w:id="6771" w:author="Anees Shaikh" w:date="2013-10-06T22:00:00Z"/>
              </w:rPr>
              <w:pPrChange w:id="6772" w:author="Anees Shaikh" w:date="2013-10-06T22:01:00Z">
                <w:pPr>
                  <w:pStyle w:val="XML1"/>
                </w:pPr>
              </w:pPrChange>
            </w:pPr>
            <w:del w:id="6773" w:author="Anees Shaikh" w:date="2013-10-06T22:00:00Z">
              <w:r w:rsidDel="00AE159D">
                <w:delText xml:space="preserve">      &lt;xs:enumeration value="other"/&gt;</w:delText>
              </w:r>
            </w:del>
          </w:p>
          <w:p w14:paraId="44913B7E" w14:textId="42994B07" w:rsidR="00766893" w:rsidDel="00AE159D" w:rsidRDefault="00766893" w:rsidP="00AE159D">
            <w:pPr>
              <w:pStyle w:val="Caption"/>
              <w:rPr>
                <w:del w:id="6774" w:author="Anees Shaikh" w:date="2013-10-06T22:00:00Z"/>
              </w:rPr>
              <w:pPrChange w:id="6775" w:author="Anees Shaikh" w:date="2013-10-06T22:01:00Z">
                <w:pPr>
                  <w:pStyle w:val="XML1"/>
                </w:pPr>
              </w:pPrChange>
            </w:pPr>
            <w:del w:id="6776" w:author="Anees Shaikh" w:date="2013-10-06T22:00:00Z">
              <w:r w:rsidDel="00AE159D">
                <w:delText xml:space="preserve">    &lt;/xs:restriction&gt;</w:delText>
              </w:r>
            </w:del>
          </w:p>
          <w:p w14:paraId="66C126CD" w14:textId="6C3A846F" w:rsidR="0094763A" w:rsidRPr="009F1B7D" w:rsidDel="00AE159D" w:rsidRDefault="00766893" w:rsidP="00AE159D">
            <w:pPr>
              <w:pStyle w:val="Caption"/>
              <w:rPr>
                <w:del w:id="6777" w:author="Anees Shaikh" w:date="2013-10-06T22:00:00Z"/>
              </w:rPr>
              <w:pPrChange w:id="6778" w:author="Anees Shaikh" w:date="2013-10-06T22:01:00Z">
                <w:pPr>
                  <w:pStyle w:val="XML1"/>
                </w:pPr>
              </w:pPrChange>
            </w:pPr>
            <w:del w:id="6779" w:author="Anees Shaikh" w:date="2013-10-06T22:00:00Z">
              <w:r w:rsidDel="00AE159D">
                <w:delText xml:space="preserve">  &lt;/xs:simpleType&gt;</w:delText>
              </w:r>
            </w:del>
          </w:p>
        </w:tc>
      </w:tr>
    </w:tbl>
    <w:p w14:paraId="133C4401" w14:textId="5EAC7FB8" w:rsidR="0094763A" w:rsidRPr="009F1B7D" w:rsidRDefault="0094763A" w:rsidP="00AE159D">
      <w:pPr>
        <w:pStyle w:val="Caption"/>
        <w:pPrChange w:id="6780" w:author="Anees Shaikh" w:date="2013-10-06T22:01:00Z">
          <w:pPr/>
        </w:pPrChange>
      </w:pPr>
    </w:p>
    <w:p w14:paraId="0A09909D" w14:textId="77777777" w:rsidR="0094763A" w:rsidRPr="009F1B7D" w:rsidRDefault="0094763A" w:rsidP="00D14D27">
      <w:pPr>
        <w:pStyle w:val="Heading3"/>
      </w:pPr>
      <w:bookmarkStart w:id="6781" w:name="_Toc315954021"/>
      <w:bookmarkStart w:id="6782" w:name="_Toc316542531"/>
      <w:bookmarkStart w:id="6783" w:name="_Toc242727938"/>
      <w:r w:rsidRPr="00DB42FD">
        <w:t>XML Example</w:t>
      </w:r>
      <w:bookmarkEnd w:id="6781"/>
      <w:bookmarkEnd w:id="6782"/>
      <w:bookmarkEnd w:id="6783"/>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6784" w:name="_Toc333523948"/>
      <w:bookmarkStart w:id="6785" w:name="_Toc335148035"/>
      <w:bookmarkStart w:id="6786" w:name="_Toc333523949"/>
      <w:bookmarkStart w:id="6787" w:name="_Toc335148036"/>
      <w:bookmarkStart w:id="6788" w:name="_Toc333523950"/>
      <w:bookmarkStart w:id="6789" w:name="_Toc335148037"/>
      <w:bookmarkStart w:id="6790" w:name="_Toc333523951"/>
      <w:bookmarkStart w:id="6791" w:name="_Toc335148038"/>
      <w:bookmarkStart w:id="6792" w:name="_Toc333523952"/>
      <w:bookmarkStart w:id="6793" w:name="_Toc335148039"/>
      <w:bookmarkStart w:id="6794" w:name="_Toc333523953"/>
      <w:bookmarkStart w:id="6795" w:name="_Toc335148040"/>
      <w:bookmarkStart w:id="6796" w:name="_Toc333523954"/>
      <w:bookmarkStart w:id="6797" w:name="_Toc335148041"/>
      <w:bookmarkStart w:id="6798" w:name="_Toc333523955"/>
      <w:bookmarkStart w:id="6799" w:name="_Toc335148042"/>
      <w:bookmarkStart w:id="6800" w:name="_Toc242727939"/>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r>
        <w:t>OpenFlow Queue</w:t>
      </w:r>
      <w:bookmarkEnd w:id="6800"/>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6801" w:name="_Toc315954025"/>
      <w:bookmarkStart w:id="6802" w:name="_Toc316542535"/>
      <w:bookmarkStart w:id="6803" w:name="_Toc242727940"/>
      <w:r w:rsidRPr="00DB42FD">
        <w:lastRenderedPageBreak/>
        <w:t>UML Diagram</w:t>
      </w:r>
      <w:bookmarkEnd w:id="6801"/>
      <w:bookmarkEnd w:id="6802"/>
      <w:bookmarkEnd w:id="6803"/>
    </w:p>
    <w:p w14:paraId="233346DF" w14:textId="42949E1C" w:rsidR="00F07D3E" w:rsidRPr="009F1B7D" w:rsidRDefault="00891460" w:rsidP="00F07D3E">
      <w:pPr>
        <w:keepNext/>
        <w:jc w:val="center"/>
      </w:pPr>
      <w:r>
        <w:object w:dxaOrig="5625" w:dyaOrig="7610" w14:anchorId="474BD0C3">
          <v:shape id="_x0000_i1035" type="#_x0000_t75" style="width:282pt;height:381pt" o:ole="">
            <v:imagedata r:id="rId37" o:title=""/>
          </v:shape>
          <o:OLEObject Type="Embed" ProgID="Visio.Drawing.11" ShapeID="_x0000_i1035" DrawAspect="Content" ObjectID="_1316469981" r:id="rId38"/>
        </w:object>
      </w:r>
    </w:p>
    <w:p w14:paraId="0132B028" w14:textId="3E435289" w:rsidR="00F07D3E" w:rsidRPr="00CE3A81" w:rsidDel="00AE159D" w:rsidRDefault="00F07D3E" w:rsidP="00F07D3E">
      <w:pPr>
        <w:pStyle w:val="Caption"/>
        <w:rPr>
          <w:del w:id="6804" w:author="Anees Shaikh" w:date="2013-10-06T22:02:00Z"/>
        </w:rPr>
      </w:pPr>
      <w:r w:rsidRPr="00CE3A81">
        <w:t xml:space="preserve">Figure </w:t>
      </w:r>
      <w:r w:rsidR="00F23DEE">
        <w:t>12</w:t>
      </w:r>
      <w:r w:rsidRPr="00CE3A81">
        <w:t>: Data Model Diagram for an OpenFlow Queue</w:t>
      </w:r>
    </w:p>
    <w:p w14:paraId="109CAB87" w14:textId="2F111AF1" w:rsidR="00F07D3E" w:rsidRPr="009F1B7D" w:rsidDel="00AE159D" w:rsidRDefault="00F07D3E" w:rsidP="00AE159D">
      <w:pPr>
        <w:pStyle w:val="Caption"/>
        <w:rPr>
          <w:del w:id="6805" w:author="Anees Shaikh" w:date="2013-10-06T22:02:00Z"/>
        </w:rPr>
        <w:pPrChange w:id="6806" w:author="Anees Shaikh" w:date="2013-10-06T22:02:00Z">
          <w:pPr>
            <w:pStyle w:val="Heading3"/>
          </w:pPr>
        </w:pPrChange>
      </w:pPr>
      <w:bookmarkStart w:id="6807" w:name="_Toc315954026"/>
      <w:bookmarkStart w:id="6808" w:name="_Toc316542536"/>
      <w:del w:id="6809" w:author="Anees Shaikh" w:date="2013-10-06T22:02:00Z">
        <w:r w:rsidRPr="00DB42FD" w:rsidDel="00AE159D">
          <w:delText>XML Schema</w:delText>
        </w:r>
        <w:bookmarkEnd w:id="6807"/>
        <w:bookmarkEnd w:id="6808"/>
      </w:del>
    </w:p>
    <w:tbl>
      <w:tblPr>
        <w:tblStyle w:val="XMLtable"/>
        <w:tblW w:w="5000" w:type="pct"/>
        <w:tblLook w:val="04A0" w:firstRow="1" w:lastRow="0" w:firstColumn="1" w:lastColumn="0" w:noHBand="0" w:noVBand="1"/>
      </w:tblPr>
      <w:tblGrid>
        <w:gridCol w:w="9474"/>
      </w:tblGrid>
      <w:tr w:rsidR="00F07D3E" w:rsidRPr="009F1B7D" w:rsidDel="00AE159D" w14:paraId="2742D85F" w14:textId="5AFBEEC1" w:rsidTr="00C128FA">
        <w:trPr>
          <w:del w:id="6810" w:author="Anees Shaikh" w:date="2013-10-06T22:01:00Z"/>
        </w:trPr>
        <w:tc>
          <w:tcPr>
            <w:tcW w:w="5000" w:type="pct"/>
          </w:tcPr>
          <w:p w14:paraId="3A3051D0" w14:textId="5F59EF30" w:rsidR="00766893" w:rsidDel="00AE159D" w:rsidRDefault="00766893" w:rsidP="00AE159D">
            <w:pPr>
              <w:pStyle w:val="Caption"/>
              <w:rPr>
                <w:del w:id="6811" w:author="Anees Shaikh" w:date="2013-10-06T22:01:00Z"/>
              </w:rPr>
              <w:pPrChange w:id="6812" w:author="Anees Shaikh" w:date="2013-10-06T22:02:00Z">
                <w:pPr>
                  <w:pStyle w:val="XML1"/>
                </w:pPr>
              </w:pPrChange>
            </w:pPr>
            <w:del w:id="6813" w:author="Anees Shaikh" w:date="2013-10-06T22:01:00Z">
              <w:r w:rsidDel="00AE159D">
                <w:delText xml:space="preserve">  &lt;xs:group name="OFQueueType"&gt;</w:delText>
              </w:r>
            </w:del>
          </w:p>
          <w:p w14:paraId="6ABF7360" w14:textId="1839F55B" w:rsidR="00766893" w:rsidDel="00AE159D" w:rsidRDefault="00766893" w:rsidP="00AE159D">
            <w:pPr>
              <w:pStyle w:val="Caption"/>
              <w:rPr>
                <w:del w:id="6814" w:author="Anees Shaikh" w:date="2013-10-06T22:01:00Z"/>
              </w:rPr>
              <w:pPrChange w:id="6815" w:author="Anees Shaikh" w:date="2013-10-06T22:02:00Z">
                <w:pPr>
                  <w:pStyle w:val="XML1"/>
                </w:pPr>
              </w:pPrChange>
            </w:pPr>
            <w:del w:id="6816" w:author="Anees Shaikh" w:date="2013-10-06T22:01:00Z">
              <w:r w:rsidDel="00AE159D">
                <w:delText xml:space="preserve">    &lt;xs:annotation&gt;</w:delText>
              </w:r>
            </w:del>
          </w:p>
          <w:p w14:paraId="4DBA0968" w14:textId="028673A3" w:rsidR="00766893" w:rsidDel="00AE159D" w:rsidRDefault="00766893" w:rsidP="00AE159D">
            <w:pPr>
              <w:pStyle w:val="Caption"/>
              <w:rPr>
                <w:del w:id="6817" w:author="Anees Shaikh" w:date="2013-10-06T22:01:00Z"/>
              </w:rPr>
              <w:pPrChange w:id="6818" w:author="Anees Shaikh" w:date="2013-10-06T22:02:00Z">
                <w:pPr>
                  <w:pStyle w:val="XML1"/>
                </w:pPr>
              </w:pPrChange>
            </w:pPr>
            <w:del w:id="6819" w:author="Anees Shaikh" w:date="2013-10-06T22:01:00Z">
              <w:r w:rsidDel="00AE159D">
                <w:delText xml:space="preserve">      &lt;xs:documentation&gt;</w:delText>
              </w:r>
            </w:del>
          </w:p>
          <w:p w14:paraId="7507CB52" w14:textId="7B0EE3F1" w:rsidR="00766893" w:rsidDel="00AE159D" w:rsidRDefault="00766893" w:rsidP="00AE159D">
            <w:pPr>
              <w:pStyle w:val="Caption"/>
              <w:rPr>
                <w:del w:id="6820" w:author="Anees Shaikh" w:date="2013-10-06T22:01:00Z"/>
              </w:rPr>
              <w:pPrChange w:id="6821" w:author="Anees Shaikh" w:date="2013-10-06T22:02:00Z">
                <w:pPr>
                  <w:pStyle w:val="XML1"/>
                </w:pPr>
              </w:pPrChange>
            </w:pPr>
            <w:del w:id="6822" w:author="Anees Shaikh" w:date="2013-10-06T22:01:00Z">
              <w:r w:rsidDel="00AE159D">
                <w:delText xml:space="preserve">        This grouping specifies all properties of a queue</w:delText>
              </w:r>
            </w:del>
          </w:p>
          <w:p w14:paraId="4710023F" w14:textId="3DE48C64" w:rsidR="00766893" w:rsidDel="00AE159D" w:rsidRDefault="00766893" w:rsidP="00AE159D">
            <w:pPr>
              <w:pStyle w:val="Caption"/>
              <w:rPr>
                <w:del w:id="6823" w:author="Anees Shaikh" w:date="2013-10-06T22:01:00Z"/>
              </w:rPr>
              <w:pPrChange w:id="6824" w:author="Anees Shaikh" w:date="2013-10-06T22:02:00Z">
                <w:pPr>
                  <w:pStyle w:val="XML1"/>
                </w:pPr>
              </w:pPrChange>
            </w:pPr>
            <w:del w:id="6825" w:author="Anees Shaikh" w:date="2013-10-06T22:01:00Z">
              <w:r w:rsidDel="00AE159D">
                <w:delText xml:space="preserve">        resource.</w:delText>
              </w:r>
            </w:del>
          </w:p>
          <w:p w14:paraId="4C3315A9" w14:textId="03EAB817" w:rsidR="00766893" w:rsidDel="00AE159D" w:rsidRDefault="00766893" w:rsidP="00AE159D">
            <w:pPr>
              <w:pStyle w:val="Caption"/>
              <w:rPr>
                <w:del w:id="6826" w:author="Anees Shaikh" w:date="2013-10-06T22:01:00Z"/>
              </w:rPr>
              <w:pPrChange w:id="6827" w:author="Anees Shaikh" w:date="2013-10-06T22:02:00Z">
                <w:pPr>
                  <w:pStyle w:val="XML1"/>
                </w:pPr>
              </w:pPrChange>
            </w:pPr>
          </w:p>
          <w:p w14:paraId="5ED2C803" w14:textId="5EA50313" w:rsidR="00766893" w:rsidDel="00AE159D" w:rsidRDefault="00766893" w:rsidP="00AE159D">
            <w:pPr>
              <w:pStyle w:val="Caption"/>
              <w:rPr>
                <w:del w:id="6828" w:author="Anees Shaikh" w:date="2013-10-06T22:01:00Z"/>
              </w:rPr>
              <w:pPrChange w:id="6829" w:author="Anees Shaikh" w:date="2013-10-06T22:02:00Z">
                <w:pPr>
                  <w:pStyle w:val="XML1"/>
                </w:pPr>
              </w:pPrChange>
            </w:pPr>
            <w:del w:id="6830" w:author="Anees Shaikh" w:date="2013-10-06T22:01:00Z">
              <w:r w:rsidDel="00AE159D">
                <w:delText xml:space="preserve">        NETCONF &amp;lt;edit-config&amp;gt; operations MUST be implemented as </w:delText>
              </w:r>
            </w:del>
          </w:p>
          <w:p w14:paraId="57501034" w14:textId="7B73DCFF" w:rsidR="00766893" w:rsidDel="00AE159D" w:rsidRDefault="00766893" w:rsidP="00AE159D">
            <w:pPr>
              <w:pStyle w:val="Caption"/>
              <w:rPr>
                <w:del w:id="6831" w:author="Anees Shaikh" w:date="2013-10-06T22:01:00Z"/>
              </w:rPr>
              <w:pPrChange w:id="6832" w:author="Anees Shaikh" w:date="2013-10-06T22:02:00Z">
                <w:pPr>
                  <w:pStyle w:val="XML1"/>
                </w:pPr>
              </w:pPrChange>
            </w:pPr>
            <w:del w:id="6833" w:author="Anees Shaikh" w:date="2013-10-06T22:01:00Z">
              <w:r w:rsidDel="00AE159D">
                <w:delText xml:space="preserve">        follows: </w:delText>
              </w:r>
            </w:del>
          </w:p>
          <w:p w14:paraId="358A710F" w14:textId="26F20E76" w:rsidR="00766893" w:rsidDel="00AE159D" w:rsidRDefault="00766893" w:rsidP="00AE159D">
            <w:pPr>
              <w:pStyle w:val="Caption"/>
              <w:rPr>
                <w:del w:id="6834" w:author="Anees Shaikh" w:date="2013-10-06T22:01:00Z"/>
              </w:rPr>
              <w:pPrChange w:id="6835" w:author="Anees Shaikh" w:date="2013-10-06T22:02:00Z">
                <w:pPr>
                  <w:pStyle w:val="XML1"/>
                </w:pPr>
              </w:pPrChange>
            </w:pPr>
          </w:p>
          <w:p w14:paraId="1B2021F2" w14:textId="2F218708" w:rsidR="00766893" w:rsidDel="00AE159D" w:rsidRDefault="00766893" w:rsidP="00AE159D">
            <w:pPr>
              <w:pStyle w:val="Caption"/>
              <w:rPr>
                <w:del w:id="6836" w:author="Anees Shaikh" w:date="2013-10-06T22:01:00Z"/>
              </w:rPr>
              <w:pPrChange w:id="6837" w:author="Anees Shaikh" w:date="2013-10-06T22:02:00Z">
                <w:pPr>
                  <w:pStyle w:val="XML1"/>
                </w:pPr>
              </w:pPrChange>
            </w:pPr>
            <w:del w:id="6838" w:author="Anees Shaikh" w:date="2013-10-06T22:01:00Z">
              <w:r w:rsidDel="00AE159D">
                <w:delText xml:space="preserve">        * The 'resource-id' element of OFResoureType MUST be present</w:delText>
              </w:r>
            </w:del>
          </w:p>
          <w:p w14:paraId="3AC2FE0E" w14:textId="3446004B" w:rsidR="00766893" w:rsidDel="00AE159D" w:rsidRDefault="00766893" w:rsidP="00AE159D">
            <w:pPr>
              <w:pStyle w:val="Caption"/>
              <w:rPr>
                <w:del w:id="6839" w:author="Anees Shaikh" w:date="2013-10-06T22:01:00Z"/>
              </w:rPr>
              <w:pPrChange w:id="6840" w:author="Anees Shaikh" w:date="2013-10-06T22:02:00Z">
                <w:pPr>
                  <w:pStyle w:val="XML1"/>
                </w:pPr>
              </w:pPrChange>
            </w:pPr>
            <w:del w:id="6841" w:author="Anees Shaikh" w:date="2013-10-06T22:01:00Z">
              <w:r w:rsidDel="00AE159D">
                <w:delText xml:space="preserve">        at all &amp;lt;edit-config&amp;gt; operations to identify the port.</w:delText>
              </w:r>
            </w:del>
          </w:p>
          <w:p w14:paraId="65994151" w14:textId="3ECEBD10" w:rsidR="00766893" w:rsidDel="00AE159D" w:rsidRDefault="00766893" w:rsidP="00AE159D">
            <w:pPr>
              <w:pStyle w:val="Caption"/>
              <w:rPr>
                <w:del w:id="6842" w:author="Anees Shaikh" w:date="2013-10-06T22:01:00Z"/>
              </w:rPr>
              <w:pPrChange w:id="6843" w:author="Anees Shaikh" w:date="2013-10-06T22:02:00Z">
                <w:pPr>
                  <w:pStyle w:val="XML1"/>
                </w:pPr>
              </w:pPrChange>
            </w:pPr>
            <w:del w:id="6844" w:author="Anees Shaikh" w:date="2013-10-06T22:01:00Z">
              <w:r w:rsidDel="00AE159D">
                <w:delText xml:space="preserve">        * If the operation is 'merge' or 'replace', the element is</w:delText>
              </w:r>
            </w:del>
          </w:p>
          <w:p w14:paraId="436B9F49" w14:textId="1C37DADE" w:rsidR="00766893" w:rsidDel="00AE159D" w:rsidRDefault="00766893" w:rsidP="00AE159D">
            <w:pPr>
              <w:pStyle w:val="Caption"/>
              <w:rPr>
                <w:del w:id="6845" w:author="Anees Shaikh" w:date="2013-10-06T22:01:00Z"/>
              </w:rPr>
              <w:pPrChange w:id="6846" w:author="Anees Shaikh" w:date="2013-10-06T22:02:00Z">
                <w:pPr>
                  <w:pStyle w:val="XML1"/>
                </w:pPr>
              </w:pPrChange>
            </w:pPr>
            <w:del w:id="6847" w:author="Anees Shaikh" w:date="2013-10-06T22:01:00Z">
              <w:r w:rsidDel="00AE159D">
                <w:delText xml:space="preserve">        created if it does not exist, and its value is set to the</w:delText>
              </w:r>
            </w:del>
          </w:p>
          <w:p w14:paraId="12CA8BB7" w14:textId="25D43823" w:rsidR="00766893" w:rsidDel="00AE159D" w:rsidRDefault="00766893" w:rsidP="00AE159D">
            <w:pPr>
              <w:pStyle w:val="Caption"/>
              <w:rPr>
                <w:del w:id="6848" w:author="Anees Shaikh" w:date="2013-10-06T22:01:00Z"/>
              </w:rPr>
              <w:pPrChange w:id="6849" w:author="Anees Shaikh" w:date="2013-10-06T22:02:00Z">
                <w:pPr>
                  <w:pStyle w:val="XML1"/>
                </w:pPr>
              </w:pPrChange>
            </w:pPr>
            <w:del w:id="6850" w:author="Anees Shaikh" w:date="2013-10-06T22:01:00Z">
              <w:r w:rsidDel="00AE159D">
                <w:delText xml:space="preserve">        value found in the XML RPC data.</w:delText>
              </w:r>
            </w:del>
          </w:p>
          <w:p w14:paraId="7F5E96EF" w14:textId="597A671D" w:rsidR="00766893" w:rsidDel="00AE159D" w:rsidRDefault="00766893" w:rsidP="00AE159D">
            <w:pPr>
              <w:pStyle w:val="Caption"/>
              <w:rPr>
                <w:del w:id="6851" w:author="Anees Shaikh" w:date="2013-10-06T22:01:00Z"/>
              </w:rPr>
              <w:pPrChange w:id="6852" w:author="Anees Shaikh" w:date="2013-10-06T22:02:00Z">
                <w:pPr>
                  <w:pStyle w:val="XML1"/>
                </w:pPr>
              </w:pPrChange>
            </w:pPr>
            <w:del w:id="6853" w:author="Anees Shaikh" w:date="2013-10-06T22:01:00Z">
              <w:r w:rsidDel="00AE159D">
                <w:delText xml:space="preserve">        * If the operation is 'create', the element is created if it</w:delText>
              </w:r>
            </w:del>
          </w:p>
          <w:p w14:paraId="6AD15C83" w14:textId="7559A424" w:rsidR="00766893" w:rsidDel="00AE159D" w:rsidRDefault="00766893" w:rsidP="00AE159D">
            <w:pPr>
              <w:pStyle w:val="Caption"/>
              <w:rPr>
                <w:del w:id="6854" w:author="Anees Shaikh" w:date="2013-10-06T22:01:00Z"/>
              </w:rPr>
              <w:pPrChange w:id="6855" w:author="Anees Shaikh" w:date="2013-10-06T22:02:00Z">
                <w:pPr>
                  <w:pStyle w:val="XML1"/>
                </w:pPr>
              </w:pPrChange>
            </w:pPr>
            <w:del w:id="6856" w:author="Anees Shaikh" w:date="2013-10-06T22:01:00Z">
              <w:r w:rsidDel="00AE159D">
                <w:delText xml:space="preserve">        does not exist. If the element already exists, a</w:delText>
              </w:r>
            </w:del>
          </w:p>
          <w:p w14:paraId="7CD6FA02" w14:textId="0A934200" w:rsidR="00766893" w:rsidDel="00AE159D" w:rsidRDefault="00766893" w:rsidP="00AE159D">
            <w:pPr>
              <w:pStyle w:val="Caption"/>
              <w:rPr>
                <w:del w:id="6857" w:author="Anees Shaikh" w:date="2013-10-06T22:01:00Z"/>
              </w:rPr>
              <w:pPrChange w:id="6858" w:author="Anees Shaikh" w:date="2013-10-06T22:02:00Z">
                <w:pPr>
                  <w:pStyle w:val="XML1"/>
                </w:pPr>
              </w:pPrChange>
            </w:pPr>
            <w:del w:id="6859" w:author="Anees Shaikh" w:date="2013-10-06T22:01:00Z">
              <w:r w:rsidDel="00AE159D">
                <w:delText xml:space="preserve">        'data</w:delText>
              </w:r>
              <w:r w:rsidDel="00AE159D">
                <w:rPr>
                  <w:rFonts w:ascii="MS Mincho" w:eastAsia="MS Mincho" w:hAnsi="MS Mincho" w:cs="MS Mincho" w:hint="eastAsia"/>
                </w:rPr>
                <w:delText>‑</w:delText>
              </w:r>
              <w:r w:rsidDel="00AE159D">
                <w:delText>exists' error is returned.</w:delText>
              </w:r>
            </w:del>
          </w:p>
          <w:p w14:paraId="5E4218A2" w14:textId="4E57A66F" w:rsidR="00766893" w:rsidDel="00AE159D" w:rsidRDefault="00766893" w:rsidP="00AE159D">
            <w:pPr>
              <w:pStyle w:val="Caption"/>
              <w:rPr>
                <w:del w:id="6860" w:author="Anees Shaikh" w:date="2013-10-06T22:01:00Z"/>
              </w:rPr>
              <w:pPrChange w:id="6861" w:author="Anees Shaikh" w:date="2013-10-06T22:02:00Z">
                <w:pPr>
                  <w:pStyle w:val="XML1"/>
                </w:pPr>
              </w:pPrChange>
            </w:pPr>
            <w:del w:id="6862" w:author="Anees Shaikh" w:date="2013-10-06T22:01:00Z">
              <w:r w:rsidDel="00AE159D">
                <w:delText xml:space="preserve">        * If the operation is 'delete', the element is deleted if it</w:delText>
              </w:r>
            </w:del>
          </w:p>
          <w:p w14:paraId="28B7ED13" w14:textId="5AF37BEC" w:rsidR="00766893" w:rsidDel="00AE159D" w:rsidRDefault="00766893" w:rsidP="00AE159D">
            <w:pPr>
              <w:pStyle w:val="Caption"/>
              <w:rPr>
                <w:del w:id="6863" w:author="Anees Shaikh" w:date="2013-10-06T22:01:00Z"/>
              </w:rPr>
              <w:pPrChange w:id="6864" w:author="Anees Shaikh" w:date="2013-10-06T22:02:00Z">
                <w:pPr>
                  <w:pStyle w:val="XML1"/>
                </w:pPr>
              </w:pPrChange>
            </w:pPr>
            <w:del w:id="6865" w:author="Anees Shaikh" w:date="2013-10-06T22:01:00Z">
              <w:r w:rsidDel="00AE159D">
                <w:delText xml:space="preserve">        exists. If the element does not exist, a 'data</w:delText>
              </w:r>
              <w:r w:rsidDel="00AE159D">
                <w:rPr>
                  <w:rFonts w:ascii="MS Mincho" w:eastAsia="MS Mincho" w:hAnsi="MS Mincho" w:cs="MS Mincho" w:hint="eastAsia"/>
                </w:rPr>
                <w:delText>‑</w:delText>
              </w:r>
              <w:r w:rsidDel="00AE159D">
                <w:delText>missing'</w:delText>
              </w:r>
            </w:del>
          </w:p>
          <w:p w14:paraId="330EACCC" w14:textId="49E5F09D" w:rsidR="00766893" w:rsidDel="00AE159D" w:rsidRDefault="00766893" w:rsidP="00AE159D">
            <w:pPr>
              <w:pStyle w:val="Caption"/>
              <w:rPr>
                <w:del w:id="6866" w:author="Anees Shaikh" w:date="2013-10-06T22:01:00Z"/>
              </w:rPr>
              <w:pPrChange w:id="6867" w:author="Anees Shaikh" w:date="2013-10-06T22:02:00Z">
                <w:pPr>
                  <w:pStyle w:val="XML1"/>
                </w:pPr>
              </w:pPrChange>
            </w:pPr>
            <w:del w:id="6868" w:author="Anees Shaikh" w:date="2013-10-06T22:01:00Z">
              <w:r w:rsidDel="00AE159D">
                <w:delText xml:space="preserve">        error is returned.</w:delText>
              </w:r>
            </w:del>
          </w:p>
          <w:p w14:paraId="5507DF1B" w14:textId="154C95BF" w:rsidR="00766893" w:rsidDel="00AE159D" w:rsidRDefault="00766893" w:rsidP="00AE159D">
            <w:pPr>
              <w:pStyle w:val="Caption"/>
              <w:rPr>
                <w:del w:id="6869" w:author="Anees Shaikh" w:date="2013-10-06T22:01:00Z"/>
              </w:rPr>
              <w:pPrChange w:id="6870" w:author="Anees Shaikh" w:date="2013-10-06T22:02:00Z">
                <w:pPr>
                  <w:pStyle w:val="XML1"/>
                </w:pPr>
              </w:pPrChange>
            </w:pPr>
            <w:del w:id="6871" w:author="Anees Shaikh" w:date="2013-10-06T22:01:00Z">
              <w:r w:rsidDel="00AE159D">
                <w:delText xml:space="preserve">      &lt;/xs:documentation&gt;</w:delText>
              </w:r>
            </w:del>
          </w:p>
          <w:p w14:paraId="2A06F636" w14:textId="36198AA4" w:rsidR="00766893" w:rsidDel="00AE159D" w:rsidRDefault="00766893" w:rsidP="00AE159D">
            <w:pPr>
              <w:pStyle w:val="Caption"/>
              <w:rPr>
                <w:del w:id="6872" w:author="Anees Shaikh" w:date="2013-10-06T22:01:00Z"/>
              </w:rPr>
              <w:pPrChange w:id="6873" w:author="Anees Shaikh" w:date="2013-10-06T22:02:00Z">
                <w:pPr>
                  <w:pStyle w:val="XML1"/>
                </w:pPr>
              </w:pPrChange>
            </w:pPr>
            <w:del w:id="6874" w:author="Anees Shaikh" w:date="2013-10-06T22:01:00Z">
              <w:r w:rsidDel="00AE159D">
                <w:delText xml:space="preserve">    &lt;/xs:annotation&gt;</w:delText>
              </w:r>
            </w:del>
          </w:p>
          <w:p w14:paraId="68204291" w14:textId="0CE88FA5" w:rsidR="00766893" w:rsidDel="00AE159D" w:rsidRDefault="00766893" w:rsidP="00AE159D">
            <w:pPr>
              <w:pStyle w:val="Caption"/>
              <w:rPr>
                <w:del w:id="6875" w:author="Anees Shaikh" w:date="2013-10-06T22:01:00Z"/>
              </w:rPr>
              <w:pPrChange w:id="6876" w:author="Anees Shaikh" w:date="2013-10-06T22:02:00Z">
                <w:pPr>
                  <w:pStyle w:val="XML1"/>
                </w:pPr>
              </w:pPrChange>
            </w:pPr>
          </w:p>
          <w:p w14:paraId="38A6A36C" w14:textId="50DB6D27" w:rsidR="00766893" w:rsidDel="00AE159D" w:rsidRDefault="00766893" w:rsidP="00AE159D">
            <w:pPr>
              <w:pStyle w:val="Caption"/>
              <w:rPr>
                <w:del w:id="6877" w:author="Anees Shaikh" w:date="2013-10-06T22:01:00Z"/>
              </w:rPr>
              <w:pPrChange w:id="6878" w:author="Anees Shaikh" w:date="2013-10-06T22:02:00Z">
                <w:pPr>
                  <w:pStyle w:val="XML1"/>
                </w:pPr>
              </w:pPrChange>
            </w:pPr>
            <w:del w:id="6879" w:author="Anees Shaikh" w:date="2013-10-06T22:01:00Z">
              <w:r w:rsidDel="00AE159D">
                <w:delText xml:space="preserve">    &lt;xs:sequence&gt;</w:delText>
              </w:r>
            </w:del>
          </w:p>
          <w:p w14:paraId="6BD82B8A" w14:textId="0CF76490" w:rsidR="00766893" w:rsidDel="00AE159D" w:rsidRDefault="00766893" w:rsidP="00AE159D">
            <w:pPr>
              <w:pStyle w:val="Caption"/>
              <w:rPr>
                <w:del w:id="6880" w:author="Anees Shaikh" w:date="2013-10-06T22:01:00Z"/>
              </w:rPr>
              <w:pPrChange w:id="6881" w:author="Anees Shaikh" w:date="2013-10-06T22:02:00Z">
                <w:pPr>
                  <w:pStyle w:val="XML1"/>
                </w:pPr>
              </w:pPrChange>
            </w:pPr>
            <w:del w:id="6882" w:author="Anees Shaikh" w:date="2013-10-06T22:01:00Z">
              <w:r w:rsidDel="00AE159D">
                <w:delText xml:space="preserve">      &lt;xs:group ref="OFResourceType"/&gt;</w:delText>
              </w:r>
            </w:del>
          </w:p>
          <w:p w14:paraId="5F0B4E02" w14:textId="09D9914D" w:rsidR="00766893" w:rsidDel="00AE159D" w:rsidRDefault="00766893" w:rsidP="00AE159D">
            <w:pPr>
              <w:pStyle w:val="Caption"/>
              <w:rPr>
                <w:del w:id="6883" w:author="Anees Shaikh" w:date="2013-10-06T22:01:00Z"/>
              </w:rPr>
              <w:pPrChange w:id="6884" w:author="Anees Shaikh" w:date="2013-10-06T22:02:00Z">
                <w:pPr>
                  <w:pStyle w:val="XML1"/>
                </w:pPr>
              </w:pPrChange>
            </w:pPr>
            <w:del w:id="6885" w:author="Anees Shaikh" w:date="2013-10-06T22:01:00Z">
              <w:r w:rsidDel="00AE159D">
                <w:delText xml:space="preserve">      &lt;xs:element name="id"  type="xs:unsignedLong"&gt;</w:delText>
              </w:r>
            </w:del>
          </w:p>
          <w:p w14:paraId="4FBC8CC0" w14:textId="7AA7F828" w:rsidR="00766893" w:rsidDel="00AE159D" w:rsidRDefault="00766893" w:rsidP="00AE159D">
            <w:pPr>
              <w:pStyle w:val="Caption"/>
              <w:rPr>
                <w:del w:id="6886" w:author="Anees Shaikh" w:date="2013-10-06T22:01:00Z"/>
              </w:rPr>
              <w:pPrChange w:id="6887" w:author="Anees Shaikh" w:date="2013-10-06T22:02:00Z">
                <w:pPr>
                  <w:pStyle w:val="XML1"/>
                </w:pPr>
              </w:pPrChange>
            </w:pPr>
            <w:del w:id="6888" w:author="Anees Shaikh" w:date="2013-10-06T22:01:00Z">
              <w:r w:rsidDel="00AE159D">
                <w:delText xml:space="preserve">        &lt;xs:annotation&gt;</w:delText>
              </w:r>
            </w:del>
          </w:p>
          <w:p w14:paraId="0F707C6B" w14:textId="18E817C9" w:rsidR="00766893" w:rsidDel="00AE159D" w:rsidRDefault="00766893" w:rsidP="00AE159D">
            <w:pPr>
              <w:pStyle w:val="Caption"/>
              <w:rPr>
                <w:del w:id="6889" w:author="Anees Shaikh" w:date="2013-10-06T22:01:00Z"/>
              </w:rPr>
              <w:pPrChange w:id="6890" w:author="Anees Shaikh" w:date="2013-10-06T22:02:00Z">
                <w:pPr>
                  <w:pStyle w:val="XML1"/>
                </w:pPr>
              </w:pPrChange>
            </w:pPr>
            <w:del w:id="6891" w:author="Anees Shaikh" w:date="2013-10-06T22:01:00Z">
              <w:r w:rsidDel="00AE159D">
                <w:delText xml:space="preserve">          &lt;xs:documentation&gt;</w:delText>
              </w:r>
            </w:del>
          </w:p>
          <w:p w14:paraId="6961C01A" w14:textId="1AE53A3C" w:rsidR="00766893" w:rsidDel="00AE159D" w:rsidRDefault="00766893" w:rsidP="00AE159D">
            <w:pPr>
              <w:pStyle w:val="Caption"/>
              <w:rPr>
                <w:del w:id="6892" w:author="Anees Shaikh" w:date="2013-10-06T22:01:00Z"/>
              </w:rPr>
              <w:pPrChange w:id="6893" w:author="Anees Shaikh" w:date="2013-10-06T22:02:00Z">
                <w:pPr>
                  <w:pStyle w:val="XML1"/>
                </w:pPr>
              </w:pPrChange>
            </w:pPr>
            <w:del w:id="6894" w:author="Anees Shaikh" w:date="2013-10-06T22:01:00Z">
              <w:r w:rsidDel="00AE159D">
                <w:delText xml:space="preserve">            This id identifies the OpenFlow Queue to </w:delText>
              </w:r>
            </w:del>
          </w:p>
          <w:p w14:paraId="66139E3A" w14:textId="4DDF5A00" w:rsidR="00766893" w:rsidDel="00AE159D" w:rsidRDefault="00766893" w:rsidP="00AE159D">
            <w:pPr>
              <w:pStyle w:val="Caption"/>
              <w:rPr>
                <w:del w:id="6895" w:author="Anees Shaikh" w:date="2013-10-06T22:01:00Z"/>
              </w:rPr>
              <w:pPrChange w:id="6896" w:author="Anees Shaikh" w:date="2013-10-06T22:02:00Z">
                <w:pPr>
                  <w:pStyle w:val="XML1"/>
                </w:pPr>
              </w:pPrChange>
            </w:pPr>
            <w:del w:id="6897" w:author="Anees Shaikh" w:date="2013-10-06T22:01:00Z">
              <w:r w:rsidDel="00AE159D">
                <w:delText xml:space="preserve">            OpenFlow Controllers. It is assigned to an OpenFlow Queue </w:delText>
              </w:r>
            </w:del>
          </w:p>
          <w:p w14:paraId="19AA0FC8" w14:textId="0C8C998E" w:rsidR="00766893" w:rsidDel="00AE159D" w:rsidRDefault="00766893" w:rsidP="00AE159D">
            <w:pPr>
              <w:pStyle w:val="Caption"/>
              <w:rPr>
                <w:del w:id="6898" w:author="Anees Shaikh" w:date="2013-10-06T22:01:00Z"/>
              </w:rPr>
              <w:pPrChange w:id="6899" w:author="Anees Shaikh" w:date="2013-10-06T22:02:00Z">
                <w:pPr>
                  <w:pStyle w:val="XML1"/>
                </w:pPr>
              </w:pPrChange>
            </w:pPr>
            <w:del w:id="6900" w:author="Anees Shaikh" w:date="2013-10-06T22:01:00Z">
              <w:r w:rsidDel="00AE159D">
                <w:delText xml:space="preserve">            latest when the OpenFlow Queue is associated with and</w:delText>
              </w:r>
            </w:del>
          </w:p>
          <w:p w14:paraId="2C2C3709" w14:textId="08EB911D" w:rsidR="00766893" w:rsidDel="00AE159D" w:rsidRDefault="00766893" w:rsidP="00AE159D">
            <w:pPr>
              <w:pStyle w:val="Caption"/>
              <w:rPr>
                <w:del w:id="6901" w:author="Anees Shaikh" w:date="2013-10-06T22:01:00Z"/>
              </w:rPr>
              <w:pPrChange w:id="6902" w:author="Anees Shaikh" w:date="2013-10-06T22:02:00Z">
                <w:pPr>
                  <w:pStyle w:val="XML1"/>
                </w:pPr>
              </w:pPrChange>
            </w:pPr>
            <w:del w:id="6903" w:author="Anees Shaikh" w:date="2013-10-06T22:01:00Z">
              <w:r w:rsidDel="00AE159D">
                <w:delText xml:space="preserve">            OpenFlow Logical Switch.  If the OpenFlow Queue is</w:delText>
              </w:r>
            </w:del>
          </w:p>
          <w:p w14:paraId="374823C5" w14:textId="502AC5AC" w:rsidR="00766893" w:rsidDel="00AE159D" w:rsidRDefault="00766893" w:rsidP="00AE159D">
            <w:pPr>
              <w:pStyle w:val="Caption"/>
              <w:rPr>
                <w:del w:id="6904" w:author="Anees Shaikh" w:date="2013-10-06T22:01:00Z"/>
              </w:rPr>
              <w:pPrChange w:id="6905" w:author="Anees Shaikh" w:date="2013-10-06T22:02:00Z">
                <w:pPr>
                  <w:pStyle w:val="XML1"/>
                </w:pPr>
              </w:pPrChange>
            </w:pPr>
            <w:del w:id="6906" w:author="Anees Shaikh" w:date="2013-10-06T22:01:00Z">
              <w:r w:rsidDel="00AE159D">
                <w:delText xml:space="preserve">            associated with an OpenFlow Logical Switch, this element</w:delText>
              </w:r>
            </w:del>
          </w:p>
          <w:p w14:paraId="65910BB0" w14:textId="36AFEEC1" w:rsidR="00766893" w:rsidDel="00AE159D" w:rsidRDefault="00766893" w:rsidP="00AE159D">
            <w:pPr>
              <w:pStyle w:val="Caption"/>
              <w:rPr>
                <w:del w:id="6907" w:author="Anees Shaikh" w:date="2013-10-06T22:01:00Z"/>
              </w:rPr>
              <w:pPrChange w:id="6908" w:author="Anees Shaikh" w:date="2013-10-06T22:02:00Z">
                <w:pPr>
                  <w:pStyle w:val="XML1"/>
                </w:pPr>
              </w:pPrChange>
            </w:pPr>
            <w:del w:id="6909" w:author="Anees Shaikh" w:date="2013-10-06T22:01:00Z">
              <w:r w:rsidDel="00AE159D">
                <w:delText xml:space="preserve">            MUST be unique within the context of the OpenFlow Logical</w:delText>
              </w:r>
            </w:del>
          </w:p>
          <w:p w14:paraId="087A57F3" w14:textId="166722EE" w:rsidR="00766893" w:rsidDel="00AE159D" w:rsidRDefault="00766893" w:rsidP="00AE159D">
            <w:pPr>
              <w:pStyle w:val="Caption"/>
              <w:rPr>
                <w:del w:id="6910" w:author="Anees Shaikh" w:date="2013-10-06T22:01:00Z"/>
              </w:rPr>
              <w:pPrChange w:id="6911" w:author="Anees Shaikh" w:date="2013-10-06T22:02:00Z">
                <w:pPr>
                  <w:pStyle w:val="XML1"/>
                </w:pPr>
              </w:pPrChange>
            </w:pPr>
            <w:del w:id="6912" w:author="Anees Shaikh" w:date="2013-10-06T22:01:00Z">
              <w:r w:rsidDel="00AE159D">
                <w:delText xml:space="preserve">            Switch.  </w:delText>
              </w:r>
            </w:del>
          </w:p>
          <w:p w14:paraId="588CC62A" w14:textId="0DB3BC83" w:rsidR="00766893" w:rsidDel="00AE159D" w:rsidRDefault="00766893" w:rsidP="00AE159D">
            <w:pPr>
              <w:pStyle w:val="Caption"/>
              <w:rPr>
                <w:del w:id="6913" w:author="Anees Shaikh" w:date="2013-10-06T22:01:00Z"/>
              </w:rPr>
              <w:pPrChange w:id="6914" w:author="Anees Shaikh" w:date="2013-10-06T22:02:00Z">
                <w:pPr>
                  <w:pStyle w:val="XML1"/>
                </w:pPr>
              </w:pPrChange>
            </w:pPr>
            <w:del w:id="6915" w:author="Anees Shaikh" w:date="2013-10-06T22:01:00Z">
              <w:r w:rsidDel="00AE159D">
                <w:delText xml:space="preserve">                  </w:delText>
              </w:r>
            </w:del>
          </w:p>
          <w:p w14:paraId="2B9B1EA3" w14:textId="43539BF8" w:rsidR="00766893" w:rsidDel="00AE159D" w:rsidRDefault="00766893" w:rsidP="00AE159D">
            <w:pPr>
              <w:pStyle w:val="Caption"/>
              <w:rPr>
                <w:del w:id="6916" w:author="Anees Shaikh" w:date="2013-10-06T22:01:00Z"/>
              </w:rPr>
              <w:pPrChange w:id="6917" w:author="Anees Shaikh" w:date="2013-10-06T22:02:00Z">
                <w:pPr>
                  <w:pStyle w:val="XML1"/>
                </w:pPr>
              </w:pPrChange>
            </w:pPr>
            <w:del w:id="6918" w:author="Anees Shaikh" w:date="2013-10-06T22:01:00Z">
              <w:r w:rsidDel="00AE159D">
                <w:delText xml:space="preserve">            OpenFlow Capable Switch implementations may choose to</w:delText>
              </w:r>
            </w:del>
          </w:p>
          <w:p w14:paraId="78F323D6" w14:textId="799363A3" w:rsidR="00766893" w:rsidDel="00AE159D" w:rsidRDefault="00766893" w:rsidP="00AE159D">
            <w:pPr>
              <w:pStyle w:val="Caption"/>
              <w:rPr>
                <w:del w:id="6919" w:author="Anees Shaikh" w:date="2013-10-06T22:01:00Z"/>
              </w:rPr>
              <w:pPrChange w:id="6920" w:author="Anees Shaikh" w:date="2013-10-06T22:02:00Z">
                <w:pPr>
                  <w:pStyle w:val="XML1"/>
                </w:pPr>
              </w:pPrChange>
            </w:pPr>
            <w:del w:id="6921" w:author="Anees Shaikh" w:date="2013-10-06T22:01:00Z">
              <w:r w:rsidDel="00AE159D">
                <w:delText xml:space="preserve">            assign values to OpenFlow Queues that are unique within the</w:delText>
              </w:r>
            </w:del>
          </w:p>
          <w:p w14:paraId="22B2B3AB" w14:textId="29625B38" w:rsidR="00766893" w:rsidDel="00AE159D" w:rsidRDefault="00766893" w:rsidP="00AE159D">
            <w:pPr>
              <w:pStyle w:val="Caption"/>
              <w:rPr>
                <w:del w:id="6922" w:author="Anees Shaikh" w:date="2013-10-06T22:01:00Z"/>
              </w:rPr>
              <w:pPrChange w:id="6923" w:author="Anees Shaikh" w:date="2013-10-06T22:02:00Z">
                <w:pPr>
                  <w:pStyle w:val="XML1"/>
                </w:pPr>
              </w:pPrChange>
            </w:pPr>
            <w:del w:id="6924" w:author="Anees Shaikh" w:date="2013-10-06T22:01:00Z">
              <w:r w:rsidDel="00AE159D">
                <w:delText xml:space="preserve">            context of the OpenFlow Logical Switch.  These id can be</w:delText>
              </w:r>
            </w:del>
          </w:p>
          <w:p w14:paraId="3CA36264" w14:textId="3D524F5B" w:rsidR="00766893" w:rsidDel="00AE159D" w:rsidRDefault="00766893" w:rsidP="00AE159D">
            <w:pPr>
              <w:pStyle w:val="Caption"/>
              <w:rPr>
                <w:del w:id="6925" w:author="Anees Shaikh" w:date="2013-10-06T22:01:00Z"/>
              </w:rPr>
              <w:pPrChange w:id="6926" w:author="Anees Shaikh" w:date="2013-10-06T22:02:00Z">
                <w:pPr>
                  <w:pStyle w:val="XML1"/>
                </w:pPr>
              </w:pPrChange>
            </w:pPr>
            <w:del w:id="6927" w:author="Anees Shaikh" w:date="2013-10-06T22:01:00Z">
              <w:r w:rsidDel="00AE159D">
                <w:delText xml:space="preserve">            used independent of assignments to OpenFlow Logical</w:delText>
              </w:r>
            </w:del>
          </w:p>
          <w:p w14:paraId="630263CD" w14:textId="19BB3200" w:rsidR="00766893" w:rsidDel="00AE159D" w:rsidRDefault="00766893" w:rsidP="00AE159D">
            <w:pPr>
              <w:pStyle w:val="Caption"/>
              <w:rPr>
                <w:del w:id="6928" w:author="Anees Shaikh" w:date="2013-10-06T22:01:00Z"/>
              </w:rPr>
              <w:pPrChange w:id="6929" w:author="Anees Shaikh" w:date="2013-10-06T22:02:00Z">
                <w:pPr>
                  <w:pStyle w:val="XML1"/>
                </w:pPr>
              </w:pPrChange>
            </w:pPr>
            <w:del w:id="6930" w:author="Anees Shaikh" w:date="2013-10-06T22:01:00Z">
              <w:r w:rsidDel="00AE159D">
                <w:delText xml:space="preserve">            Switches. </w:delText>
              </w:r>
            </w:del>
          </w:p>
          <w:p w14:paraId="6DBBA8A1" w14:textId="3D79D89B" w:rsidR="00766893" w:rsidDel="00AE159D" w:rsidRDefault="00766893" w:rsidP="00AE159D">
            <w:pPr>
              <w:pStyle w:val="Caption"/>
              <w:rPr>
                <w:del w:id="6931" w:author="Anees Shaikh" w:date="2013-10-06T22:01:00Z"/>
              </w:rPr>
              <w:pPrChange w:id="6932" w:author="Anees Shaikh" w:date="2013-10-06T22:02:00Z">
                <w:pPr>
                  <w:pStyle w:val="XML1"/>
                </w:pPr>
              </w:pPrChange>
            </w:pPr>
            <w:del w:id="6933" w:author="Anees Shaikh" w:date="2013-10-06T22:01:00Z">
              <w:r w:rsidDel="00AE159D">
                <w:delText xml:space="preserve">                  </w:delText>
              </w:r>
            </w:del>
          </w:p>
          <w:p w14:paraId="53411DAD" w14:textId="06778B67" w:rsidR="00766893" w:rsidDel="00AE159D" w:rsidRDefault="00766893" w:rsidP="00AE159D">
            <w:pPr>
              <w:pStyle w:val="Caption"/>
              <w:rPr>
                <w:del w:id="6934" w:author="Anees Shaikh" w:date="2013-10-06T22:01:00Z"/>
              </w:rPr>
              <w:pPrChange w:id="6935" w:author="Anees Shaikh" w:date="2013-10-06T22:02:00Z">
                <w:pPr>
                  <w:pStyle w:val="XML1"/>
                </w:pPr>
              </w:pPrChange>
            </w:pPr>
            <w:del w:id="6936" w:author="Anees Shaikh" w:date="2013-10-06T22:01:00Z">
              <w:r w:rsidDel="00AE159D">
                <w:delText xml:space="preserve">            Other implementations may assign values to this element</w:delText>
              </w:r>
            </w:del>
          </w:p>
          <w:p w14:paraId="041C52FD" w14:textId="2BC381CE" w:rsidR="00766893" w:rsidDel="00AE159D" w:rsidRDefault="00766893" w:rsidP="00AE159D">
            <w:pPr>
              <w:pStyle w:val="Caption"/>
              <w:rPr>
                <w:del w:id="6937" w:author="Anees Shaikh" w:date="2013-10-06T22:01:00Z"/>
              </w:rPr>
              <w:pPrChange w:id="6938" w:author="Anees Shaikh" w:date="2013-10-06T22:02:00Z">
                <w:pPr>
                  <w:pStyle w:val="XML1"/>
                </w:pPr>
              </w:pPrChange>
            </w:pPr>
            <w:del w:id="6939" w:author="Anees Shaikh" w:date="2013-10-06T22:01:00Z">
              <w:r w:rsidDel="00AE159D">
                <w:delText xml:space="preserve">            only if the OpenFlow Queue is assigned to an OpenFlow</w:delText>
              </w:r>
            </w:del>
          </w:p>
          <w:p w14:paraId="4DA85EEB" w14:textId="06578652" w:rsidR="00766893" w:rsidDel="00AE159D" w:rsidRDefault="00766893" w:rsidP="00AE159D">
            <w:pPr>
              <w:pStyle w:val="Caption"/>
              <w:rPr>
                <w:del w:id="6940" w:author="Anees Shaikh" w:date="2013-10-06T22:01:00Z"/>
              </w:rPr>
              <w:pPrChange w:id="6941" w:author="Anees Shaikh" w:date="2013-10-06T22:02:00Z">
                <w:pPr>
                  <w:pStyle w:val="XML1"/>
                </w:pPr>
              </w:pPrChange>
            </w:pPr>
            <w:del w:id="6942" w:author="Anees Shaikh" w:date="2013-10-06T22:01:00Z">
              <w:r w:rsidDel="00AE159D">
                <w:delText xml:space="preserve">            Logical Switch.  If no value is currently assigned to this</w:delText>
              </w:r>
            </w:del>
          </w:p>
          <w:p w14:paraId="4F4E4140" w14:textId="66C89A07" w:rsidR="00766893" w:rsidDel="00AE159D" w:rsidRDefault="00766893" w:rsidP="00AE159D">
            <w:pPr>
              <w:pStyle w:val="Caption"/>
              <w:rPr>
                <w:del w:id="6943" w:author="Anees Shaikh" w:date="2013-10-06T22:01:00Z"/>
              </w:rPr>
              <w:pPrChange w:id="6944" w:author="Anees Shaikh" w:date="2013-10-06T22:02:00Z">
                <w:pPr>
                  <w:pStyle w:val="XML1"/>
                </w:pPr>
              </w:pPrChange>
            </w:pPr>
            <w:del w:id="6945" w:author="Anees Shaikh" w:date="2013-10-06T22:01:00Z">
              <w:r w:rsidDel="00AE159D">
                <w:delText xml:space="preserve">            element then this element MUST NOT be included in replies</w:delText>
              </w:r>
            </w:del>
          </w:p>
          <w:p w14:paraId="082A12F7" w14:textId="38C9FF1F" w:rsidR="00766893" w:rsidDel="00AE159D" w:rsidRDefault="00766893" w:rsidP="00AE159D">
            <w:pPr>
              <w:pStyle w:val="Caption"/>
              <w:rPr>
                <w:del w:id="6946" w:author="Anees Shaikh" w:date="2013-10-06T22:01:00Z"/>
              </w:rPr>
              <w:pPrChange w:id="6947" w:author="Anees Shaikh" w:date="2013-10-06T22:02:00Z">
                <w:pPr>
                  <w:pStyle w:val="XML1"/>
                </w:pPr>
              </w:pPrChange>
            </w:pPr>
            <w:del w:id="6948" w:author="Anees Shaikh" w:date="2013-10-06T22:01:00Z">
              <w:r w:rsidDel="00AE159D">
                <w:delText xml:space="preserve">            to NETCONF &amp;lt;get&amp;gt; requests. Since this element is not</w:delText>
              </w:r>
            </w:del>
          </w:p>
          <w:p w14:paraId="5126319F" w14:textId="0061A54C" w:rsidR="00766893" w:rsidDel="00AE159D" w:rsidRDefault="00766893" w:rsidP="00AE159D">
            <w:pPr>
              <w:pStyle w:val="Caption"/>
              <w:rPr>
                <w:del w:id="6949" w:author="Anees Shaikh" w:date="2013-10-06T22:01:00Z"/>
              </w:rPr>
              <w:pPrChange w:id="6950" w:author="Anees Shaikh" w:date="2013-10-06T22:02:00Z">
                <w:pPr>
                  <w:pStyle w:val="XML1"/>
                </w:pPr>
              </w:pPrChange>
            </w:pPr>
            <w:del w:id="6951" w:author="Anees Shaikh" w:date="2013-10-06T22:01:00Z">
              <w:r w:rsidDel="00AE159D">
                <w:delText xml:space="preserve">            configurable with the NETCONF protocol it MUST NOT be</w:delText>
              </w:r>
            </w:del>
          </w:p>
          <w:p w14:paraId="414A7AD3" w14:textId="3D0EFE58" w:rsidR="00766893" w:rsidDel="00AE159D" w:rsidRDefault="00766893" w:rsidP="00AE159D">
            <w:pPr>
              <w:pStyle w:val="Caption"/>
              <w:rPr>
                <w:del w:id="6952" w:author="Anees Shaikh" w:date="2013-10-06T22:01:00Z"/>
              </w:rPr>
              <w:pPrChange w:id="6953" w:author="Anees Shaikh" w:date="2013-10-06T22:02:00Z">
                <w:pPr>
                  <w:pStyle w:val="XML1"/>
                </w:pPr>
              </w:pPrChange>
            </w:pPr>
            <w:del w:id="6954" w:author="Anees Shaikh" w:date="2013-10-06T22:01:00Z">
              <w:r w:rsidDel="00AE159D">
                <w:delText xml:space="preserve">            included in replies to NETCONF &amp;lt;get-config&amp;gt; requests.</w:delText>
              </w:r>
            </w:del>
          </w:p>
          <w:p w14:paraId="6156D73A" w14:textId="0340567B" w:rsidR="00766893" w:rsidDel="00AE159D" w:rsidRDefault="00766893" w:rsidP="00AE159D">
            <w:pPr>
              <w:pStyle w:val="Caption"/>
              <w:rPr>
                <w:del w:id="6955" w:author="Anees Shaikh" w:date="2013-10-06T22:01:00Z"/>
              </w:rPr>
              <w:pPrChange w:id="6956" w:author="Anees Shaikh" w:date="2013-10-06T22:02:00Z">
                <w:pPr>
                  <w:pStyle w:val="XML1"/>
                </w:pPr>
              </w:pPrChange>
            </w:pPr>
            <w:del w:id="6957" w:author="Anees Shaikh" w:date="2013-10-06T22:01:00Z">
              <w:r w:rsidDel="00AE159D">
                <w:delText xml:space="preserve">          &lt;/xs:documentation&gt;</w:delText>
              </w:r>
            </w:del>
          </w:p>
          <w:p w14:paraId="5B8BBF75" w14:textId="56426CBF" w:rsidR="00766893" w:rsidDel="00AE159D" w:rsidRDefault="00766893" w:rsidP="00AE159D">
            <w:pPr>
              <w:pStyle w:val="Caption"/>
              <w:rPr>
                <w:del w:id="6958" w:author="Anees Shaikh" w:date="2013-10-06T22:01:00Z"/>
              </w:rPr>
              <w:pPrChange w:id="6959" w:author="Anees Shaikh" w:date="2013-10-06T22:02:00Z">
                <w:pPr>
                  <w:pStyle w:val="XML1"/>
                </w:pPr>
              </w:pPrChange>
            </w:pPr>
            <w:del w:id="6960" w:author="Anees Shaikh" w:date="2013-10-06T22:01:00Z">
              <w:r w:rsidDel="00AE159D">
                <w:delText xml:space="preserve">        &lt;/xs:annotation&gt;</w:delText>
              </w:r>
            </w:del>
          </w:p>
          <w:p w14:paraId="1B3CE138" w14:textId="4D52C0D7" w:rsidR="00766893" w:rsidDel="00AE159D" w:rsidRDefault="00766893" w:rsidP="00AE159D">
            <w:pPr>
              <w:pStyle w:val="Caption"/>
              <w:rPr>
                <w:del w:id="6961" w:author="Anees Shaikh" w:date="2013-10-06T22:01:00Z"/>
              </w:rPr>
              <w:pPrChange w:id="6962" w:author="Anees Shaikh" w:date="2013-10-06T22:02:00Z">
                <w:pPr>
                  <w:pStyle w:val="XML1"/>
                </w:pPr>
              </w:pPrChange>
            </w:pPr>
            <w:del w:id="6963" w:author="Anees Shaikh" w:date="2013-10-06T22:01:00Z">
              <w:r w:rsidDel="00AE159D">
                <w:delText xml:space="preserve">      &lt;/xs:element&gt;</w:delText>
              </w:r>
            </w:del>
          </w:p>
          <w:p w14:paraId="0998E289" w14:textId="7ABCE6B2" w:rsidR="00766893" w:rsidDel="00AE159D" w:rsidRDefault="00766893" w:rsidP="00AE159D">
            <w:pPr>
              <w:pStyle w:val="Caption"/>
              <w:rPr>
                <w:del w:id="6964" w:author="Anees Shaikh" w:date="2013-10-06T22:01:00Z"/>
              </w:rPr>
              <w:pPrChange w:id="6965" w:author="Anees Shaikh" w:date="2013-10-06T22:02:00Z">
                <w:pPr>
                  <w:pStyle w:val="XML1"/>
                </w:pPr>
              </w:pPrChange>
            </w:pPr>
            <w:del w:id="6966" w:author="Anees Shaikh" w:date="2013-10-06T22:01:00Z">
              <w:r w:rsidDel="00AE159D">
                <w:delText xml:space="preserve">      &lt;xs:element name="port"&gt;</w:delText>
              </w:r>
            </w:del>
          </w:p>
          <w:p w14:paraId="4937564B" w14:textId="4AD3A1AC" w:rsidR="00766893" w:rsidDel="00AE159D" w:rsidRDefault="00766893" w:rsidP="00AE159D">
            <w:pPr>
              <w:pStyle w:val="Caption"/>
              <w:rPr>
                <w:del w:id="6967" w:author="Anees Shaikh" w:date="2013-10-06T22:01:00Z"/>
              </w:rPr>
              <w:pPrChange w:id="6968" w:author="Anees Shaikh" w:date="2013-10-06T22:02:00Z">
                <w:pPr>
                  <w:pStyle w:val="XML1"/>
                </w:pPr>
              </w:pPrChange>
            </w:pPr>
            <w:del w:id="6969" w:author="Anees Shaikh" w:date="2013-10-06T22:01:00Z">
              <w:r w:rsidDel="00AE159D">
                <w:delText xml:space="preserve">        &lt;xs:annotation&gt;</w:delText>
              </w:r>
            </w:del>
          </w:p>
          <w:p w14:paraId="6AF661BF" w14:textId="33EE0D5D" w:rsidR="00766893" w:rsidDel="00AE159D" w:rsidRDefault="00766893" w:rsidP="00AE159D">
            <w:pPr>
              <w:pStyle w:val="Caption"/>
              <w:rPr>
                <w:del w:id="6970" w:author="Anees Shaikh" w:date="2013-10-06T22:01:00Z"/>
              </w:rPr>
              <w:pPrChange w:id="6971" w:author="Anees Shaikh" w:date="2013-10-06T22:02:00Z">
                <w:pPr>
                  <w:pStyle w:val="XML1"/>
                </w:pPr>
              </w:pPrChange>
            </w:pPr>
            <w:del w:id="6972" w:author="Anees Shaikh" w:date="2013-10-06T22:01:00Z">
              <w:r w:rsidDel="00AE159D">
                <w:delText xml:space="preserve">          &lt;xs:documentation&gt;</w:delText>
              </w:r>
            </w:del>
          </w:p>
          <w:p w14:paraId="0910C8D0" w14:textId="4E83865F" w:rsidR="00766893" w:rsidDel="00AE159D" w:rsidRDefault="00766893" w:rsidP="00AE159D">
            <w:pPr>
              <w:pStyle w:val="Caption"/>
              <w:rPr>
                <w:del w:id="6973" w:author="Anees Shaikh" w:date="2013-10-06T22:01:00Z"/>
              </w:rPr>
              <w:pPrChange w:id="6974" w:author="Anees Shaikh" w:date="2013-10-06T22:02:00Z">
                <w:pPr>
                  <w:pStyle w:val="XML1"/>
                </w:pPr>
              </w:pPrChange>
            </w:pPr>
            <w:del w:id="6975" w:author="Anees Shaikh" w:date="2013-10-06T22:01:00Z">
              <w:r w:rsidDel="00AE159D">
                <w:delText xml:space="preserve">            Reference to port resources in the Capable</w:delText>
              </w:r>
            </w:del>
          </w:p>
          <w:p w14:paraId="63F480BE" w14:textId="26C6BF55" w:rsidR="00766893" w:rsidDel="00AE159D" w:rsidRDefault="00766893" w:rsidP="00AE159D">
            <w:pPr>
              <w:pStyle w:val="Caption"/>
              <w:rPr>
                <w:del w:id="6976" w:author="Anees Shaikh" w:date="2013-10-06T22:01:00Z"/>
              </w:rPr>
              <w:pPrChange w:id="6977" w:author="Anees Shaikh" w:date="2013-10-06T22:02:00Z">
                <w:pPr>
                  <w:pStyle w:val="XML1"/>
                </w:pPr>
              </w:pPrChange>
            </w:pPr>
            <w:del w:id="6978" w:author="Anees Shaikh" w:date="2013-10-06T22:01:00Z">
              <w:r w:rsidDel="00AE159D">
                <w:delText xml:space="preserve">            Switch.</w:delText>
              </w:r>
            </w:del>
          </w:p>
          <w:p w14:paraId="35FBE72B" w14:textId="31A6EB08" w:rsidR="00766893" w:rsidDel="00AE159D" w:rsidRDefault="00766893" w:rsidP="00AE159D">
            <w:pPr>
              <w:pStyle w:val="Caption"/>
              <w:rPr>
                <w:del w:id="6979" w:author="Anees Shaikh" w:date="2013-10-06T22:01:00Z"/>
              </w:rPr>
              <w:pPrChange w:id="6980" w:author="Anees Shaikh" w:date="2013-10-06T22:02:00Z">
                <w:pPr>
                  <w:pStyle w:val="XML1"/>
                </w:pPr>
              </w:pPrChange>
            </w:pPr>
            <w:del w:id="6981" w:author="Anees Shaikh" w:date="2013-10-06T22:01:00Z">
              <w:r w:rsidDel="00AE159D">
                <w:delText xml:space="preserve">                  </w:delText>
              </w:r>
            </w:del>
          </w:p>
          <w:p w14:paraId="1BE036EA" w14:textId="6B9372DC" w:rsidR="00766893" w:rsidDel="00AE159D" w:rsidRDefault="00766893" w:rsidP="00AE159D">
            <w:pPr>
              <w:pStyle w:val="Caption"/>
              <w:rPr>
                <w:del w:id="6982" w:author="Anees Shaikh" w:date="2013-10-06T22:01:00Z"/>
              </w:rPr>
              <w:pPrChange w:id="6983" w:author="Anees Shaikh" w:date="2013-10-06T22:02:00Z">
                <w:pPr>
                  <w:pStyle w:val="XML1"/>
                </w:pPr>
              </w:pPrChange>
            </w:pPr>
            <w:del w:id="6984" w:author="Anees Shaikh" w:date="2013-10-06T22:01:00Z">
              <w:r w:rsidDel="00AE159D">
                <w:delText xml:space="preserve">            This element associates an OpenFlow Queue with an OpenFlow </w:delText>
              </w:r>
            </w:del>
          </w:p>
          <w:p w14:paraId="03A75DC4" w14:textId="2DC27487" w:rsidR="00766893" w:rsidDel="00AE159D" w:rsidRDefault="00766893" w:rsidP="00AE159D">
            <w:pPr>
              <w:pStyle w:val="Caption"/>
              <w:rPr>
                <w:del w:id="6985" w:author="Anees Shaikh" w:date="2013-10-06T22:01:00Z"/>
              </w:rPr>
              <w:pPrChange w:id="6986" w:author="Anees Shaikh" w:date="2013-10-06T22:02:00Z">
                <w:pPr>
                  <w:pStyle w:val="XML1"/>
                </w:pPr>
              </w:pPrChange>
            </w:pPr>
            <w:del w:id="6987" w:author="Anees Shaikh" w:date="2013-10-06T22:01:00Z">
              <w:r w:rsidDel="00AE159D">
                <w:delText xml:space="preserve">            Port. If the OpenFlow Queue is associated with an OpenFlow </w:delText>
              </w:r>
            </w:del>
          </w:p>
          <w:p w14:paraId="46C4E8DE" w14:textId="17FD3178" w:rsidR="00766893" w:rsidDel="00AE159D" w:rsidRDefault="00766893" w:rsidP="00AE159D">
            <w:pPr>
              <w:pStyle w:val="Caption"/>
              <w:rPr>
                <w:del w:id="6988" w:author="Anees Shaikh" w:date="2013-10-06T22:01:00Z"/>
              </w:rPr>
              <w:pPrChange w:id="6989" w:author="Anees Shaikh" w:date="2013-10-06T22:02:00Z">
                <w:pPr>
                  <w:pStyle w:val="XML1"/>
                </w:pPr>
              </w:pPrChange>
            </w:pPr>
            <w:del w:id="6990" w:author="Anees Shaikh" w:date="2013-10-06T22:01:00Z">
              <w:r w:rsidDel="00AE159D">
                <w:delText xml:space="preserve">            Logical Switch S and this element is present, then it MUST </w:delText>
              </w:r>
            </w:del>
          </w:p>
          <w:p w14:paraId="0B265D20" w14:textId="675F7493" w:rsidR="00766893" w:rsidDel="00AE159D" w:rsidRDefault="00766893" w:rsidP="00AE159D">
            <w:pPr>
              <w:pStyle w:val="Caption"/>
              <w:rPr>
                <w:del w:id="6991" w:author="Anees Shaikh" w:date="2013-10-06T22:01:00Z"/>
              </w:rPr>
              <w:pPrChange w:id="6992" w:author="Anees Shaikh" w:date="2013-10-06T22:02:00Z">
                <w:pPr>
                  <w:pStyle w:val="XML1"/>
                </w:pPr>
              </w:pPrChange>
            </w:pPr>
            <w:del w:id="6993" w:author="Anees Shaikh" w:date="2013-10-06T22:01:00Z">
              <w:r w:rsidDel="00AE159D">
                <w:delText xml:space="preserve">            be set to the value of element resource-id of an OpenFlow</w:delText>
              </w:r>
            </w:del>
          </w:p>
          <w:p w14:paraId="59CF4B3F" w14:textId="54081D25" w:rsidR="00766893" w:rsidDel="00AE159D" w:rsidRDefault="00766893" w:rsidP="00AE159D">
            <w:pPr>
              <w:pStyle w:val="Caption"/>
              <w:rPr>
                <w:del w:id="6994" w:author="Anees Shaikh" w:date="2013-10-06T22:01:00Z"/>
              </w:rPr>
              <w:pPrChange w:id="6995" w:author="Anees Shaikh" w:date="2013-10-06T22:02:00Z">
                <w:pPr>
                  <w:pStyle w:val="XML1"/>
                </w:pPr>
              </w:pPrChange>
            </w:pPr>
            <w:del w:id="6996" w:author="Anees Shaikh" w:date="2013-10-06T22:01:00Z">
              <w:r w:rsidDel="00AE159D">
                <w:delText xml:space="preserve">            Port which is associated with the OpenFlow Logical Switch</w:delText>
              </w:r>
            </w:del>
          </w:p>
          <w:p w14:paraId="008699B1" w14:textId="5652E3F0" w:rsidR="00766893" w:rsidDel="00AE159D" w:rsidRDefault="00766893" w:rsidP="00AE159D">
            <w:pPr>
              <w:pStyle w:val="Caption"/>
              <w:rPr>
                <w:del w:id="6997" w:author="Anees Shaikh" w:date="2013-10-06T22:01:00Z"/>
              </w:rPr>
              <w:pPrChange w:id="6998" w:author="Anees Shaikh" w:date="2013-10-06T22:02:00Z">
                <w:pPr>
                  <w:pStyle w:val="XML1"/>
                </w:pPr>
              </w:pPrChange>
            </w:pPr>
            <w:del w:id="6999" w:author="Anees Shaikh" w:date="2013-10-06T22:01:00Z">
              <w:r w:rsidDel="00AE159D">
                <w:delText xml:space="preserve">            S.</w:delText>
              </w:r>
            </w:del>
          </w:p>
          <w:p w14:paraId="46C2BAB2" w14:textId="44FF63AD" w:rsidR="00766893" w:rsidDel="00AE159D" w:rsidRDefault="00766893" w:rsidP="00AE159D">
            <w:pPr>
              <w:pStyle w:val="Caption"/>
              <w:rPr>
                <w:del w:id="7000" w:author="Anees Shaikh" w:date="2013-10-06T22:01:00Z"/>
              </w:rPr>
              <w:pPrChange w:id="7001" w:author="Anees Shaikh" w:date="2013-10-06T22:02:00Z">
                <w:pPr>
                  <w:pStyle w:val="XML1"/>
                </w:pPr>
              </w:pPrChange>
            </w:pPr>
          </w:p>
          <w:p w14:paraId="37811CA0" w14:textId="4E28E706" w:rsidR="00766893" w:rsidDel="00AE159D" w:rsidRDefault="00766893" w:rsidP="00AE159D">
            <w:pPr>
              <w:pStyle w:val="Caption"/>
              <w:rPr>
                <w:del w:id="7002" w:author="Anees Shaikh" w:date="2013-10-06T22:01:00Z"/>
              </w:rPr>
              <w:pPrChange w:id="7003" w:author="Anees Shaikh" w:date="2013-10-06T22:02:00Z">
                <w:pPr>
                  <w:pStyle w:val="XML1"/>
                </w:pPr>
              </w:pPrChange>
            </w:pPr>
            <w:del w:id="7004" w:author="Anees Shaikh" w:date="2013-10-06T22:01:00Z">
              <w:r w:rsidDel="00AE159D">
                <w:delText xml:space="preserve">            The element MUST refer to an element at the following path:</w:delText>
              </w:r>
            </w:del>
          </w:p>
          <w:p w14:paraId="6F3402E2" w14:textId="1233B690" w:rsidR="00766893" w:rsidDel="00AE159D" w:rsidRDefault="00766893" w:rsidP="00AE159D">
            <w:pPr>
              <w:pStyle w:val="Caption"/>
              <w:rPr>
                <w:del w:id="7005" w:author="Anees Shaikh" w:date="2013-10-06T22:01:00Z"/>
              </w:rPr>
              <w:pPrChange w:id="7006" w:author="Anees Shaikh" w:date="2013-10-06T22:02:00Z">
                <w:pPr>
                  <w:pStyle w:val="XML1"/>
                </w:pPr>
              </w:pPrChange>
            </w:pPr>
            <w:del w:id="7007" w:author="Anees Shaikh" w:date="2013-10-06T22:01:00Z">
              <w:r w:rsidDel="00AE159D">
                <w:delText xml:space="preserve">            /capable-switch/resources/port/resource-id</w:delText>
              </w:r>
            </w:del>
          </w:p>
          <w:p w14:paraId="395F935C" w14:textId="64EF5C92" w:rsidR="00766893" w:rsidDel="00AE159D" w:rsidRDefault="00766893" w:rsidP="00AE159D">
            <w:pPr>
              <w:pStyle w:val="Caption"/>
              <w:rPr>
                <w:del w:id="7008" w:author="Anees Shaikh" w:date="2013-10-06T22:01:00Z"/>
              </w:rPr>
              <w:pPrChange w:id="7009" w:author="Anees Shaikh" w:date="2013-10-06T22:02:00Z">
                <w:pPr>
                  <w:pStyle w:val="XML1"/>
                </w:pPr>
              </w:pPrChange>
            </w:pPr>
            <w:del w:id="7010" w:author="Anees Shaikh" w:date="2013-10-06T22:01:00Z">
              <w:r w:rsidDel="00AE159D">
                <w:delText xml:space="preserve">          &lt;/xs:documentation&gt;</w:delText>
              </w:r>
            </w:del>
          </w:p>
          <w:p w14:paraId="22A5029F" w14:textId="4DBF37F6" w:rsidR="00766893" w:rsidDel="00AE159D" w:rsidRDefault="00766893" w:rsidP="00AE159D">
            <w:pPr>
              <w:pStyle w:val="Caption"/>
              <w:rPr>
                <w:del w:id="7011" w:author="Anees Shaikh" w:date="2013-10-06T22:01:00Z"/>
              </w:rPr>
              <w:pPrChange w:id="7012" w:author="Anees Shaikh" w:date="2013-10-06T22:02:00Z">
                <w:pPr>
                  <w:pStyle w:val="XML1"/>
                </w:pPr>
              </w:pPrChange>
            </w:pPr>
            <w:del w:id="7013" w:author="Anees Shaikh" w:date="2013-10-06T22:01:00Z">
              <w:r w:rsidDel="00AE159D">
                <w:delText xml:space="preserve">        &lt;/xs:annotation&gt;</w:delText>
              </w:r>
            </w:del>
          </w:p>
          <w:p w14:paraId="2F624B34" w14:textId="3BD2B9ED" w:rsidR="00766893" w:rsidDel="00AE159D" w:rsidRDefault="00766893" w:rsidP="00AE159D">
            <w:pPr>
              <w:pStyle w:val="Caption"/>
              <w:rPr>
                <w:del w:id="7014" w:author="Anees Shaikh" w:date="2013-10-06T22:01:00Z"/>
              </w:rPr>
              <w:pPrChange w:id="7015" w:author="Anees Shaikh" w:date="2013-10-06T22:02:00Z">
                <w:pPr>
                  <w:pStyle w:val="XML1"/>
                </w:pPr>
              </w:pPrChange>
            </w:pPr>
            <w:del w:id="7016" w:author="Anees Shaikh" w:date="2013-10-06T22:01:00Z">
              <w:r w:rsidDel="00AE159D">
                <w:delText xml:space="preserve">        &lt;xs:simpleType&gt;</w:delText>
              </w:r>
            </w:del>
          </w:p>
          <w:p w14:paraId="68EBE1A1" w14:textId="1E337F9C" w:rsidR="00766893" w:rsidDel="00AE159D" w:rsidRDefault="00766893" w:rsidP="00AE159D">
            <w:pPr>
              <w:pStyle w:val="Caption"/>
              <w:rPr>
                <w:del w:id="7017" w:author="Anees Shaikh" w:date="2013-10-06T22:01:00Z"/>
              </w:rPr>
              <w:pPrChange w:id="7018" w:author="Anees Shaikh" w:date="2013-10-06T22:02:00Z">
                <w:pPr>
                  <w:pStyle w:val="XML1"/>
                </w:pPr>
              </w:pPrChange>
            </w:pPr>
            <w:del w:id="7019" w:author="Anees Shaikh" w:date="2013-10-06T22:01:00Z">
              <w:r w:rsidDel="00AE159D">
                <w:delText xml:space="preserve">          &lt;xs:restriction base="inet:uri"&gt;</w:delText>
              </w:r>
            </w:del>
          </w:p>
          <w:p w14:paraId="3C3BD23A" w14:textId="4DE76385" w:rsidR="00766893" w:rsidDel="00AE159D" w:rsidRDefault="00766893" w:rsidP="00AE159D">
            <w:pPr>
              <w:pStyle w:val="Caption"/>
              <w:rPr>
                <w:del w:id="7020" w:author="Anees Shaikh" w:date="2013-10-06T22:01:00Z"/>
              </w:rPr>
              <w:pPrChange w:id="7021" w:author="Anees Shaikh" w:date="2013-10-06T22:02:00Z">
                <w:pPr>
                  <w:pStyle w:val="XML1"/>
                </w:pPr>
              </w:pPrChange>
            </w:pPr>
            <w:del w:id="7022" w:author="Anees Shaikh" w:date="2013-10-06T22:01:00Z">
              <w:r w:rsidDel="00AE159D">
                <w:delText xml:space="preserve">          &lt;/xs:restriction&gt;</w:delText>
              </w:r>
            </w:del>
          </w:p>
          <w:p w14:paraId="5DFCD4C2" w14:textId="40E1C5F9" w:rsidR="00766893" w:rsidDel="00AE159D" w:rsidRDefault="00766893" w:rsidP="00AE159D">
            <w:pPr>
              <w:pStyle w:val="Caption"/>
              <w:rPr>
                <w:del w:id="7023" w:author="Anees Shaikh" w:date="2013-10-06T22:01:00Z"/>
              </w:rPr>
              <w:pPrChange w:id="7024" w:author="Anees Shaikh" w:date="2013-10-06T22:02:00Z">
                <w:pPr>
                  <w:pStyle w:val="XML1"/>
                </w:pPr>
              </w:pPrChange>
            </w:pPr>
            <w:del w:id="7025" w:author="Anees Shaikh" w:date="2013-10-06T22:01:00Z">
              <w:r w:rsidDel="00AE159D">
                <w:delText xml:space="preserve">        &lt;/xs:simpleType&gt;</w:delText>
              </w:r>
            </w:del>
          </w:p>
          <w:p w14:paraId="477B0093" w14:textId="3074C770" w:rsidR="00766893" w:rsidDel="00AE159D" w:rsidRDefault="00766893" w:rsidP="00AE159D">
            <w:pPr>
              <w:pStyle w:val="Caption"/>
              <w:rPr>
                <w:del w:id="7026" w:author="Anees Shaikh" w:date="2013-10-06T22:01:00Z"/>
              </w:rPr>
              <w:pPrChange w:id="7027" w:author="Anees Shaikh" w:date="2013-10-06T22:02:00Z">
                <w:pPr>
                  <w:pStyle w:val="XML1"/>
                </w:pPr>
              </w:pPrChange>
            </w:pPr>
            <w:del w:id="7028" w:author="Anees Shaikh" w:date="2013-10-06T22:01:00Z">
              <w:r w:rsidDel="00AE159D">
                <w:delText xml:space="preserve">      &lt;/xs:element&gt;</w:delText>
              </w:r>
            </w:del>
          </w:p>
          <w:p w14:paraId="54D1E908" w14:textId="0B13CF55" w:rsidR="00766893" w:rsidDel="00AE159D" w:rsidRDefault="00766893" w:rsidP="00AE159D">
            <w:pPr>
              <w:pStyle w:val="Caption"/>
              <w:rPr>
                <w:del w:id="7029" w:author="Anees Shaikh" w:date="2013-10-06T22:01:00Z"/>
              </w:rPr>
              <w:pPrChange w:id="7030" w:author="Anees Shaikh" w:date="2013-10-06T22:02:00Z">
                <w:pPr>
                  <w:pStyle w:val="XML1"/>
                </w:pPr>
              </w:pPrChange>
            </w:pPr>
            <w:del w:id="7031" w:author="Anees Shaikh" w:date="2013-10-06T22:01:00Z">
              <w:r w:rsidDel="00AE159D">
                <w:delText xml:space="preserve">      &lt;xs:element name="properties"&gt;</w:delText>
              </w:r>
            </w:del>
          </w:p>
          <w:p w14:paraId="13E5CBC0" w14:textId="1205B9D6" w:rsidR="00766893" w:rsidDel="00AE159D" w:rsidRDefault="00766893" w:rsidP="00AE159D">
            <w:pPr>
              <w:pStyle w:val="Caption"/>
              <w:rPr>
                <w:del w:id="7032" w:author="Anees Shaikh" w:date="2013-10-06T22:01:00Z"/>
              </w:rPr>
              <w:pPrChange w:id="7033" w:author="Anees Shaikh" w:date="2013-10-06T22:02:00Z">
                <w:pPr>
                  <w:pStyle w:val="XML1"/>
                </w:pPr>
              </w:pPrChange>
            </w:pPr>
            <w:del w:id="7034" w:author="Anees Shaikh" w:date="2013-10-06T22:01:00Z">
              <w:r w:rsidDel="00AE159D">
                <w:delText xml:space="preserve">        &lt;xs:annotation&gt;</w:delText>
              </w:r>
            </w:del>
          </w:p>
          <w:p w14:paraId="71C6312E" w14:textId="00B704F0" w:rsidR="00766893" w:rsidDel="00AE159D" w:rsidRDefault="00766893" w:rsidP="00AE159D">
            <w:pPr>
              <w:pStyle w:val="Caption"/>
              <w:rPr>
                <w:del w:id="7035" w:author="Anees Shaikh" w:date="2013-10-06T22:01:00Z"/>
              </w:rPr>
              <w:pPrChange w:id="7036" w:author="Anees Shaikh" w:date="2013-10-06T22:02:00Z">
                <w:pPr>
                  <w:pStyle w:val="XML1"/>
                </w:pPr>
              </w:pPrChange>
            </w:pPr>
            <w:del w:id="7037" w:author="Anees Shaikh" w:date="2013-10-06T22:01:00Z">
              <w:r w:rsidDel="00AE159D">
                <w:delText xml:space="preserve">          &lt;xs:documentation&gt;</w:delText>
              </w:r>
            </w:del>
          </w:p>
          <w:p w14:paraId="5B59A6E6" w14:textId="08451587" w:rsidR="00766893" w:rsidDel="00AE159D" w:rsidRDefault="00766893" w:rsidP="00AE159D">
            <w:pPr>
              <w:pStyle w:val="Caption"/>
              <w:rPr>
                <w:del w:id="7038" w:author="Anees Shaikh" w:date="2013-10-06T22:01:00Z"/>
              </w:rPr>
              <w:pPrChange w:id="7039" w:author="Anees Shaikh" w:date="2013-10-06T22:02:00Z">
                <w:pPr>
                  <w:pStyle w:val="XML1"/>
                </w:pPr>
              </w:pPrChange>
            </w:pPr>
            <w:del w:id="7040" w:author="Anees Shaikh" w:date="2013-10-06T22:01:00Z">
              <w:r w:rsidDel="00AE159D">
                <w:delText xml:space="preserve">            The queue properties currently configured.</w:delText>
              </w:r>
            </w:del>
          </w:p>
          <w:p w14:paraId="1964A2B1" w14:textId="5D578135" w:rsidR="00766893" w:rsidDel="00AE159D" w:rsidRDefault="00766893" w:rsidP="00AE159D">
            <w:pPr>
              <w:pStyle w:val="Caption"/>
              <w:rPr>
                <w:del w:id="7041" w:author="Anees Shaikh" w:date="2013-10-06T22:01:00Z"/>
              </w:rPr>
              <w:pPrChange w:id="7042" w:author="Anees Shaikh" w:date="2013-10-06T22:02:00Z">
                <w:pPr>
                  <w:pStyle w:val="XML1"/>
                </w:pPr>
              </w:pPrChange>
            </w:pPr>
            <w:del w:id="7043" w:author="Anees Shaikh" w:date="2013-10-06T22:01:00Z">
              <w:r w:rsidDel="00AE159D">
                <w:delText xml:space="preserve">          &lt;/xs:documentation&gt;</w:delText>
              </w:r>
            </w:del>
          </w:p>
          <w:p w14:paraId="44C231AC" w14:textId="2CF4A85F" w:rsidR="00766893" w:rsidDel="00AE159D" w:rsidRDefault="00766893" w:rsidP="00AE159D">
            <w:pPr>
              <w:pStyle w:val="Caption"/>
              <w:rPr>
                <w:del w:id="7044" w:author="Anees Shaikh" w:date="2013-10-06T22:01:00Z"/>
              </w:rPr>
              <w:pPrChange w:id="7045" w:author="Anees Shaikh" w:date="2013-10-06T22:02:00Z">
                <w:pPr>
                  <w:pStyle w:val="XML1"/>
                </w:pPr>
              </w:pPrChange>
            </w:pPr>
            <w:del w:id="7046" w:author="Anees Shaikh" w:date="2013-10-06T22:01:00Z">
              <w:r w:rsidDel="00AE159D">
                <w:delText xml:space="preserve">        &lt;/xs:annotation&gt;</w:delText>
              </w:r>
            </w:del>
          </w:p>
          <w:p w14:paraId="68F8775D" w14:textId="40EC089F" w:rsidR="00766893" w:rsidDel="00AE159D" w:rsidRDefault="00766893" w:rsidP="00AE159D">
            <w:pPr>
              <w:pStyle w:val="Caption"/>
              <w:rPr>
                <w:del w:id="7047" w:author="Anees Shaikh" w:date="2013-10-06T22:01:00Z"/>
              </w:rPr>
              <w:pPrChange w:id="7048" w:author="Anees Shaikh" w:date="2013-10-06T22:02:00Z">
                <w:pPr>
                  <w:pStyle w:val="XML1"/>
                </w:pPr>
              </w:pPrChange>
            </w:pPr>
            <w:del w:id="7049" w:author="Anees Shaikh" w:date="2013-10-06T22:01:00Z">
              <w:r w:rsidDel="00AE159D">
                <w:delText xml:space="preserve">        &lt;xs:complexType&gt;</w:delText>
              </w:r>
            </w:del>
          </w:p>
          <w:p w14:paraId="1F08097F" w14:textId="3A13A560" w:rsidR="00766893" w:rsidDel="00AE159D" w:rsidRDefault="00766893" w:rsidP="00AE159D">
            <w:pPr>
              <w:pStyle w:val="Caption"/>
              <w:rPr>
                <w:del w:id="7050" w:author="Anees Shaikh" w:date="2013-10-06T22:01:00Z"/>
              </w:rPr>
              <w:pPrChange w:id="7051" w:author="Anees Shaikh" w:date="2013-10-06T22:02:00Z">
                <w:pPr>
                  <w:pStyle w:val="XML1"/>
                </w:pPr>
              </w:pPrChange>
            </w:pPr>
            <w:del w:id="7052" w:author="Anees Shaikh" w:date="2013-10-06T22:01:00Z">
              <w:r w:rsidDel="00AE159D">
                <w:delText xml:space="preserve">          &lt;xs:sequence&gt;</w:delText>
              </w:r>
            </w:del>
          </w:p>
          <w:p w14:paraId="12611765" w14:textId="1EBC1B5C" w:rsidR="00766893" w:rsidDel="00AE159D" w:rsidRDefault="00766893" w:rsidP="00AE159D">
            <w:pPr>
              <w:pStyle w:val="Caption"/>
              <w:rPr>
                <w:del w:id="7053" w:author="Anees Shaikh" w:date="2013-10-06T22:01:00Z"/>
              </w:rPr>
              <w:pPrChange w:id="7054" w:author="Anees Shaikh" w:date="2013-10-06T22:02:00Z">
                <w:pPr>
                  <w:pStyle w:val="XML1"/>
                </w:pPr>
              </w:pPrChange>
            </w:pPr>
            <w:del w:id="7055" w:author="Anees Shaikh" w:date="2013-10-06T22:01:00Z">
              <w:r w:rsidDel="00AE159D">
                <w:delText xml:space="preserve">            &lt;xs:element name="min-rate" minOccurs="0"  type="OFTenthOfAPercentType"&gt;</w:delText>
              </w:r>
            </w:del>
          </w:p>
          <w:p w14:paraId="31CB3165" w14:textId="317256D7" w:rsidR="00766893" w:rsidDel="00AE159D" w:rsidRDefault="00766893" w:rsidP="00AE159D">
            <w:pPr>
              <w:pStyle w:val="Caption"/>
              <w:rPr>
                <w:del w:id="7056" w:author="Anees Shaikh" w:date="2013-10-06T22:01:00Z"/>
              </w:rPr>
              <w:pPrChange w:id="7057" w:author="Anees Shaikh" w:date="2013-10-06T22:02:00Z">
                <w:pPr>
                  <w:pStyle w:val="XML1"/>
                </w:pPr>
              </w:pPrChange>
            </w:pPr>
            <w:del w:id="7058" w:author="Anees Shaikh" w:date="2013-10-06T22:01:00Z">
              <w:r w:rsidDel="00AE159D">
                <w:delText xml:space="preserve">              &lt;xs:annotation&gt;</w:delText>
              </w:r>
            </w:del>
          </w:p>
          <w:p w14:paraId="5B32AFE7" w14:textId="0A7A3559" w:rsidR="00766893" w:rsidDel="00AE159D" w:rsidRDefault="00766893" w:rsidP="00AE159D">
            <w:pPr>
              <w:pStyle w:val="Caption"/>
              <w:rPr>
                <w:del w:id="7059" w:author="Anees Shaikh" w:date="2013-10-06T22:01:00Z"/>
              </w:rPr>
              <w:pPrChange w:id="7060" w:author="Anees Shaikh" w:date="2013-10-06T22:02:00Z">
                <w:pPr>
                  <w:pStyle w:val="XML1"/>
                </w:pPr>
              </w:pPrChange>
            </w:pPr>
            <w:del w:id="7061" w:author="Anees Shaikh" w:date="2013-10-06T22:01:00Z">
              <w:r w:rsidDel="00AE159D">
                <w:delText xml:space="preserve">                &lt;xs:documentation&gt;</w:delText>
              </w:r>
            </w:del>
          </w:p>
          <w:p w14:paraId="4293244F" w14:textId="50CC24B2" w:rsidR="00766893" w:rsidDel="00AE159D" w:rsidRDefault="00766893" w:rsidP="00AE159D">
            <w:pPr>
              <w:pStyle w:val="Caption"/>
              <w:rPr>
                <w:del w:id="7062" w:author="Anees Shaikh" w:date="2013-10-06T22:01:00Z"/>
              </w:rPr>
              <w:pPrChange w:id="7063" w:author="Anees Shaikh" w:date="2013-10-06T22:02:00Z">
                <w:pPr>
                  <w:pStyle w:val="XML1"/>
                </w:pPr>
              </w:pPrChange>
            </w:pPr>
            <w:del w:id="7064" w:author="Anees Shaikh" w:date="2013-10-06T22:01:00Z">
              <w:r w:rsidDel="00AE159D">
                <w:delText xml:space="preserve">                  The minimal rate that is reserved for this</w:delText>
              </w:r>
            </w:del>
          </w:p>
          <w:p w14:paraId="21E4BA0D" w14:textId="42A8A358" w:rsidR="00766893" w:rsidDel="00AE159D" w:rsidRDefault="00766893" w:rsidP="00AE159D">
            <w:pPr>
              <w:pStyle w:val="Caption"/>
              <w:rPr>
                <w:del w:id="7065" w:author="Anees Shaikh" w:date="2013-10-06T22:01:00Z"/>
              </w:rPr>
              <w:pPrChange w:id="7066" w:author="Anees Shaikh" w:date="2013-10-06T22:02:00Z">
                <w:pPr>
                  <w:pStyle w:val="XML1"/>
                </w:pPr>
              </w:pPrChange>
            </w:pPr>
            <w:del w:id="7067" w:author="Anees Shaikh" w:date="2013-10-06T22:01:00Z">
              <w:r w:rsidDel="00AE159D">
                <w:delText xml:space="preserve">                  queue in 1/10 of a percent of the actual rate.</w:delText>
              </w:r>
            </w:del>
          </w:p>
          <w:p w14:paraId="5EC245E9" w14:textId="5A8F4946" w:rsidR="00766893" w:rsidDel="00AE159D" w:rsidRDefault="00766893" w:rsidP="00AE159D">
            <w:pPr>
              <w:pStyle w:val="Caption"/>
              <w:rPr>
                <w:del w:id="7068" w:author="Anees Shaikh" w:date="2013-10-06T22:01:00Z"/>
              </w:rPr>
              <w:pPrChange w:id="7069" w:author="Anees Shaikh" w:date="2013-10-06T22:02:00Z">
                <w:pPr>
                  <w:pStyle w:val="XML1"/>
                </w:pPr>
              </w:pPrChange>
            </w:pPr>
          </w:p>
          <w:p w14:paraId="5E00D688" w14:textId="45FAE842" w:rsidR="00766893" w:rsidDel="00AE159D" w:rsidRDefault="00766893" w:rsidP="00AE159D">
            <w:pPr>
              <w:pStyle w:val="Caption"/>
              <w:rPr>
                <w:del w:id="7070" w:author="Anees Shaikh" w:date="2013-10-06T22:01:00Z"/>
              </w:rPr>
              <w:pPrChange w:id="7071" w:author="Anees Shaikh" w:date="2013-10-06T22:02:00Z">
                <w:pPr>
                  <w:pStyle w:val="XML1"/>
                </w:pPr>
              </w:pPrChange>
            </w:pPr>
            <w:del w:id="7072" w:author="Anees Shaikh" w:date="2013-10-06T22:01:00Z">
              <w:r w:rsidDel="00AE159D">
                <w:delText xml:space="preserve">                  This element is optional. If not present a min-rate is</w:delText>
              </w:r>
            </w:del>
          </w:p>
          <w:p w14:paraId="613305E8" w14:textId="45AD000C" w:rsidR="00766893" w:rsidDel="00AE159D" w:rsidRDefault="00766893" w:rsidP="00AE159D">
            <w:pPr>
              <w:pStyle w:val="Caption"/>
              <w:rPr>
                <w:del w:id="7073" w:author="Anees Shaikh" w:date="2013-10-06T22:01:00Z"/>
              </w:rPr>
              <w:pPrChange w:id="7074" w:author="Anees Shaikh" w:date="2013-10-06T22:02:00Z">
                <w:pPr>
                  <w:pStyle w:val="XML1"/>
                </w:pPr>
              </w:pPrChange>
            </w:pPr>
            <w:del w:id="7075" w:author="Anees Shaikh" w:date="2013-10-06T22:01:00Z">
              <w:r w:rsidDel="00AE159D">
                <w:delText xml:space="preserve">                  not set.</w:delText>
              </w:r>
            </w:del>
          </w:p>
          <w:p w14:paraId="7D7681B3" w14:textId="18E79E8F" w:rsidR="00766893" w:rsidDel="00AE159D" w:rsidRDefault="00766893" w:rsidP="00AE159D">
            <w:pPr>
              <w:pStyle w:val="Caption"/>
              <w:rPr>
                <w:del w:id="7076" w:author="Anees Shaikh" w:date="2013-10-06T22:01:00Z"/>
              </w:rPr>
              <w:pPrChange w:id="7077" w:author="Anees Shaikh" w:date="2013-10-06T22:02:00Z">
                <w:pPr>
                  <w:pStyle w:val="XML1"/>
                </w:pPr>
              </w:pPrChange>
            </w:pPr>
            <w:del w:id="7078" w:author="Anees Shaikh" w:date="2013-10-06T22:01:00Z">
              <w:r w:rsidDel="00AE159D">
                <w:delText xml:space="preserve">                &lt;/xs:documentation&gt;</w:delText>
              </w:r>
            </w:del>
          </w:p>
          <w:p w14:paraId="465AA9DC" w14:textId="08BA9165" w:rsidR="00766893" w:rsidDel="00AE159D" w:rsidRDefault="00766893" w:rsidP="00AE159D">
            <w:pPr>
              <w:pStyle w:val="Caption"/>
              <w:rPr>
                <w:del w:id="7079" w:author="Anees Shaikh" w:date="2013-10-06T22:01:00Z"/>
              </w:rPr>
              <w:pPrChange w:id="7080" w:author="Anees Shaikh" w:date="2013-10-06T22:02:00Z">
                <w:pPr>
                  <w:pStyle w:val="XML1"/>
                </w:pPr>
              </w:pPrChange>
            </w:pPr>
            <w:del w:id="7081" w:author="Anees Shaikh" w:date="2013-10-06T22:01:00Z">
              <w:r w:rsidDel="00AE159D">
                <w:delText xml:space="preserve">              &lt;/xs:annotation&gt;</w:delText>
              </w:r>
            </w:del>
          </w:p>
          <w:p w14:paraId="1F33441A" w14:textId="5C2C5DEA" w:rsidR="00766893" w:rsidDel="00AE159D" w:rsidRDefault="00766893" w:rsidP="00AE159D">
            <w:pPr>
              <w:pStyle w:val="Caption"/>
              <w:rPr>
                <w:del w:id="7082" w:author="Anees Shaikh" w:date="2013-10-06T22:01:00Z"/>
              </w:rPr>
              <w:pPrChange w:id="7083" w:author="Anees Shaikh" w:date="2013-10-06T22:02:00Z">
                <w:pPr>
                  <w:pStyle w:val="XML1"/>
                </w:pPr>
              </w:pPrChange>
            </w:pPr>
            <w:del w:id="7084" w:author="Anees Shaikh" w:date="2013-10-06T22:01:00Z">
              <w:r w:rsidDel="00AE159D">
                <w:delText xml:space="preserve">            &lt;/xs:element&gt;</w:delText>
              </w:r>
            </w:del>
          </w:p>
          <w:p w14:paraId="0CC8517F" w14:textId="2D1BB3D9" w:rsidR="00766893" w:rsidDel="00AE159D" w:rsidRDefault="00766893" w:rsidP="00AE159D">
            <w:pPr>
              <w:pStyle w:val="Caption"/>
              <w:rPr>
                <w:del w:id="7085" w:author="Anees Shaikh" w:date="2013-10-06T22:01:00Z"/>
              </w:rPr>
              <w:pPrChange w:id="7086" w:author="Anees Shaikh" w:date="2013-10-06T22:02:00Z">
                <w:pPr>
                  <w:pStyle w:val="XML1"/>
                </w:pPr>
              </w:pPrChange>
            </w:pPr>
            <w:del w:id="7087" w:author="Anees Shaikh" w:date="2013-10-06T22:01:00Z">
              <w:r w:rsidDel="00AE159D">
                <w:delText xml:space="preserve">            &lt;xs:element name="max-rate" minOccurs="0"  type="OFTenthOfAPercentType"&gt;</w:delText>
              </w:r>
            </w:del>
          </w:p>
          <w:p w14:paraId="7BEB2384" w14:textId="1ACF5D82" w:rsidR="00766893" w:rsidDel="00AE159D" w:rsidRDefault="00766893" w:rsidP="00AE159D">
            <w:pPr>
              <w:pStyle w:val="Caption"/>
              <w:rPr>
                <w:del w:id="7088" w:author="Anees Shaikh" w:date="2013-10-06T22:01:00Z"/>
              </w:rPr>
              <w:pPrChange w:id="7089" w:author="Anees Shaikh" w:date="2013-10-06T22:02:00Z">
                <w:pPr>
                  <w:pStyle w:val="XML1"/>
                </w:pPr>
              </w:pPrChange>
            </w:pPr>
            <w:del w:id="7090" w:author="Anees Shaikh" w:date="2013-10-06T22:01:00Z">
              <w:r w:rsidDel="00AE159D">
                <w:delText xml:space="preserve">              &lt;xs:annotation&gt;</w:delText>
              </w:r>
            </w:del>
          </w:p>
          <w:p w14:paraId="06BE6981" w14:textId="2042F741" w:rsidR="00766893" w:rsidDel="00AE159D" w:rsidRDefault="00766893" w:rsidP="00AE159D">
            <w:pPr>
              <w:pStyle w:val="Caption"/>
              <w:rPr>
                <w:del w:id="7091" w:author="Anees Shaikh" w:date="2013-10-06T22:01:00Z"/>
              </w:rPr>
              <w:pPrChange w:id="7092" w:author="Anees Shaikh" w:date="2013-10-06T22:02:00Z">
                <w:pPr>
                  <w:pStyle w:val="XML1"/>
                </w:pPr>
              </w:pPrChange>
            </w:pPr>
            <w:del w:id="7093" w:author="Anees Shaikh" w:date="2013-10-06T22:01:00Z">
              <w:r w:rsidDel="00AE159D">
                <w:delText xml:space="preserve">                &lt;xs:documentation&gt;</w:delText>
              </w:r>
            </w:del>
          </w:p>
          <w:p w14:paraId="51E23894" w14:textId="441446D7" w:rsidR="00766893" w:rsidDel="00AE159D" w:rsidRDefault="00766893" w:rsidP="00AE159D">
            <w:pPr>
              <w:pStyle w:val="Caption"/>
              <w:rPr>
                <w:del w:id="7094" w:author="Anees Shaikh" w:date="2013-10-06T22:01:00Z"/>
              </w:rPr>
              <w:pPrChange w:id="7095" w:author="Anees Shaikh" w:date="2013-10-06T22:02:00Z">
                <w:pPr>
                  <w:pStyle w:val="XML1"/>
                </w:pPr>
              </w:pPrChange>
            </w:pPr>
            <w:del w:id="7096" w:author="Anees Shaikh" w:date="2013-10-06T22:01:00Z">
              <w:r w:rsidDel="00AE159D">
                <w:delText xml:space="preserve">                  The maximum rate that is reserved for this</w:delText>
              </w:r>
            </w:del>
          </w:p>
          <w:p w14:paraId="6EA160E0" w14:textId="4E92D0E6" w:rsidR="00766893" w:rsidDel="00AE159D" w:rsidRDefault="00766893" w:rsidP="00AE159D">
            <w:pPr>
              <w:pStyle w:val="Caption"/>
              <w:rPr>
                <w:del w:id="7097" w:author="Anees Shaikh" w:date="2013-10-06T22:01:00Z"/>
              </w:rPr>
              <w:pPrChange w:id="7098" w:author="Anees Shaikh" w:date="2013-10-06T22:02:00Z">
                <w:pPr>
                  <w:pStyle w:val="XML1"/>
                </w:pPr>
              </w:pPrChange>
            </w:pPr>
            <w:del w:id="7099" w:author="Anees Shaikh" w:date="2013-10-06T22:01:00Z">
              <w:r w:rsidDel="00AE159D">
                <w:delText xml:space="preserve">                  queue in 1/10 of a percent of the actual rate.</w:delText>
              </w:r>
            </w:del>
          </w:p>
          <w:p w14:paraId="400E6CC8" w14:textId="7164E86F" w:rsidR="00766893" w:rsidDel="00AE159D" w:rsidRDefault="00766893" w:rsidP="00AE159D">
            <w:pPr>
              <w:pStyle w:val="Caption"/>
              <w:rPr>
                <w:del w:id="7100" w:author="Anees Shaikh" w:date="2013-10-06T22:01:00Z"/>
              </w:rPr>
              <w:pPrChange w:id="7101" w:author="Anees Shaikh" w:date="2013-10-06T22:02:00Z">
                <w:pPr>
                  <w:pStyle w:val="XML1"/>
                </w:pPr>
              </w:pPrChange>
            </w:pPr>
          </w:p>
          <w:p w14:paraId="047014CB" w14:textId="4735E535" w:rsidR="00766893" w:rsidDel="00AE159D" w:rsidRDefault="00766893" w:rsidP="00AE159D">
            <w:pPr>
              <w:pStyle w:val="Caption"/>
              <w:rPr>
                <w:del w:id="7102" w:author="Anees Shaikh" w:date="2013-10-06T22:01:00Z"/>
              </w:rPr>
              <w:pPrChange w:id="7103" w:author="Anees Shaikh" w:date="2013-10-06T22:02:00Z">
                <w:pPr>
                  <w:pStyle w:val="XML1"/>
                </w:pPr>
              </w:pPrChange>
            </w:pPr>
            <w:del w:id="7104" w:author="Anees Shaikh" w:date="2013-10-06T22:01:00Z">
              <w:r w:rsidDel="00AE159D">
                <w:delText xml:space="preserve">                  This element is optional. If not present the max-rate is</w:delText>
              </w:r>
            </w:del>
          </w:p>
          <w:p w14:paraId="5ADA64F2" w14:textId="79A6F7E5" w:rsidR="00766893" w:rsidDel="00AE159D" w:rsidRDefault="00766893" w:rsidP="00AE159D">
            <w:pPr>
              <w:pStyle w:val="Caption"/>
              <w:rPr>
                <w:del w:id="7105" w:author="Anees Shaikh" w:date="2013-10-06T22:01:00Z"/>
              </w:rPr>
              <w:pPrChange w:id="7106" w:author="Anees Shaikh" w:date="2013-10-06T22:02:00Z">
                <w:pPr>
                  <w:pStyle w:val="XML1"/>
                </w:pPr>
              </w:pPrChange>
            </w:pPr>
            <w:del w:id="7107" w:author="Anees Shaikh" w:date="2013-10-06T22:01:00Z">
              <w:r w:rsidDel="00AE159D">
                <w:delText xml:space="preserve">                  not set.</w:delText>
              </w:r>
            </w:del>
          </w:p>
          <w:p w14:paraId="075F7068" w14:textId="1580FDA3" w:rsidR="00766893" w:rsidDel="00AE159D" w:rsidRDefault="00766893" w:rsidP="00AE159D">
            <w:pPr>
              <w:pStyle w:val="Caption"/>
              <w:rPr>
                <w:del w:id="7108" w:author="Anees Shaikh" w:date="2013-10-06T22:01:00Z"/>
              </w:rPr>
              <w:pPrChange w:id="7109" w:author="Anees Shaikh" w:date="2013-10-06T22:02:00Z">
                <w:pPr>
                  <w:pStyle w:val="XML1"/>
                </w:pPr>
              </w:pPrChange>
            </w:pPr>
            <w:del w:id="7110" w:author="Anees Shaikh" w:date="2013-10-06T22:01:00Z">
              <w:r w:rsidDel="00AE159D">
                <w:delText xml:space="preserve">                &lt;/xs:documentation&gt;</w:delText>
              </w:r>
            </w:del>
          </w:p>
          <w:p w14:paraId="73680D1C" w14:textId="108F09FE" w:rsidR="00766893" w:rsidDel="00AE159D" w:rsidRDefault="00766893" w:rsidP="00AE159D">
            <w:pPr>
              <w:pStyle w:val="Caption"/>
              <w:rPr>
                <w:del w:id="7111" w:author="Anees Shaikh" w:date="2013-10-06T22:01:00Z"/>
              </w:rPr>
              <w:pPrChange w:id="7112" w:author="Anees Shaikh" w:date="2013-10-06T22:02:00Z">
                <w:pPr>
                  <w:pStyle w:val="XML1"/>
                </w:pPr>
              </w:pPrChange>
            </w:pPr>
            <w:del w:id="7113" w:author="Anees Shaikh" w:date="2013-10-06T22:01:00Z">
              <w:r w:rsidDel="00AE159D">
                <w:delText xml:space="preserve">              &lt;/xs:annotation&gt;</w:delText>
              </w:r>
            </w:del>
          </w:p>
          <w:p w14:paraId="79CBE860" w14:textId="5A7F1C74" w:rsidR="00766893" w:rsidDel="00AE159D" w:rsidRDefault="00766893" w:rsidP="00AE159D">
            <w:pPr>
              <w:pStyle w:val="Caption"/>
              <w:rPr>
                <w:del w:id="7114" w:author="Anees Shaikh" w:date="2013-10-06T22:01:00Z"/>
              </w:rPr>
              <w:pPrChange w:id="7115" w:author="Anees Shaikh" w:date="2013-10-06T22:02:00Z">
                <w:pPr>
                  <w:pStyle w:val="XML1"/>
                </w:pPr>
              </w:pPrChange>
            </w:pPr>
            <w:del w:id="7116" w:author="Anees Shaikh" w:date="2013-10-06T22:01:00Z">
              <w:r w:rsidDel="00AE159D">
                <w:delText xml:space="preserve">            &lt;/xs:element&gt;</w:delText>
              </w:r>
            </w:del>
          </w:p>
          <w:p w14:paraId="1E9E98CC" w14:textId="3E9EF4DE" w:rsidR="00766893" w:rsidDel="00AE159D" w:rsidRDefault="00766893" w:rsidP="00AE159D">
            <w:pPr>
              <w:pStyle w:val="Caption"/>
              <w:rPr>
                <w:del w:id="7117" w:author="Anees Shaikh" w:date="2013-10-06T22:01:00Z"/>
              </w:rPr>
              <w:pPrChange w:id="7118" w:author="Anees Shaikh" w:date="2013-10-06T22:02:00Z">
                <w:pPr>
                  <w:pStyle w:val="XML1"/>
                </w:pPr>
              </w:pPrChange>
            </w:pPr>
            <w:del w:id="7119" w:author="Anees Shaikh" w:date="2013-10-06T22:01:00Z">
              <w:r w:rsidDel="00AE159D">
                <w:delText xml:space="preserve">            &lt;xs:element name="experimenter" minOccurs="0" maxOccurs="unbounded"  type="xs:unsignedInt"&gt;</w:delText>
              </w:r>
            </w:del>
          </w:p>
          <w:p w14:paraId="45588F91" w14:textId="7324CCAD" w:rsidR="00766893" w:rsidDel="00AE159D" w:rsidRDefault="00766893" w:rsidP="00AE159D">
            <w:pPr>
              <w:pStyle w:val="Caption"/>
              <w:rPr>
                <w:del w:id="7120" w:author="Anees Shaikh" w:date="2013-10-06T22:01:00Z"/>
              </w:rPr>
              <w:pPrChange w:id="7121" w:author="Anees Shaikh" w:date="2013-10-06T22:02:00Z">
                <w:pPr>
                  <w:pStyle w:val="XML1"/>
                </w:pPr>
              </w:pPrChange>
            </w:pPr>
            <w:del w:id="7122" w:author="Anees Shaikh" w:date="2013-10-06T22:01:00Z">
              <w:r w:rsidDel="00AE159D">
                <w:delText xml:space="preserve">              &lt;xs:annotation&gt;</w:delText>
              </w:r>
            </w:del>
          </w:p>
          <w:p w14:paraId="71889620" w14:textId="65CCF57E" w:rsidR="00766893" w:rsidDel="00AE159D" w:rsidRDefault="00766893" w:rsidP="00AE159D">
            <w:pPr>
              <w:pStyle w:val="Caption"/>
              <w:rPr>
                <w:del w:id="7123" w:author="Anees Shaikh" w:date="2013-10-06T22:01:00Z"/>
              </w:rPr>
              <w:pPrChange w:id="7124" w:author="Anees Shaikh" w:date="2013-10-06T22:02:00Z">
                <w:pPr>
                  <w:pStyle w:val="XML1"/>
                </w:pPr>
              </w:pPrChange>
            </w:pPr>
            <w:del w:id="7125" w:author="Anees Shaikh" w:date="2013-10-06T22:01:00Z">
              <w:r w:rsidDel="00AE159D">
                <w:delText xml:space="preserve">                &lt;xs:documentation&gt;</w:delText>
              </w:r>
            </w:del>
          </w:p>
          <w:p w14:paraId="1FF42B69" w14:textId="02F2CB4D" w:rsidR="00766893" w:rsidDel="00AE159D" w:rsidRDefault="00766893" w:rsidP="00AE159D">
            <w:pPr>
              <w:pStyle w:val="Caption"/>
              <w:rPr>
                <w:del w:id="7126" w:author="Anees Shaikh" w:date="2013-10-06T22:01:00Z"/>
              </w:rPr>
              <w:pPrChange w:id="7127" w:author="Anees Shaikh" w:date="2013-10-06T22:02:00Z">
                <w:pPr>
                  <w:pStyle w:val="XML1"/>
                </w:pPr>
              </w:pPrChange>
            </w:pPr>
            <w:del w:id="7128" w:author="Anees Shaikh" w:date="2013-10-06T22:01:00Z">
              <w:r w:rsidDel="00AE159D">
                <w:delText xml:space="preserve">                  A list of experimenter identifiers of queue</w:delText>
              </w:r>
            </w:del>
          </w:p>
          <w:p w14:paraId="75321044" w14:textId="376E0B5C" w:rsidR="00766893" w:rsidDel="00AE159D" w:rsidRDefault="00766893" w:rsidP="00AE159D">
            <w:pPr>
              <w:pStyle w:val="Caption"/>
              <w:rPr>
                <w:del w:id="7129" w:author="Anees Shaikh" w:date="2013-10-06T22:01:00Z"/>
              </w:rPr>
              <w:pPrChange w:id="7130" w:author="Anees Shaikh" w:date="2013-10-06T22:02:00Z">
                <w:pPr>
                  <w:pStyle w:val="XML1"/>
                </w:pPr>
              </w:pPrChange>
            </w:pPr>
            <w:del w:id="7131" w:author="Anees Shaikh" w:date="2013-10-06T22:01:00Z">
              <w:r w:rsidDel="00AE159D">
                <w:delText xml:space="preserve">                  properties used.</w:delText>
              </w:r>
            </w:del>
          </w:p>
          <w:p w14:paraId="1CA6F897" w14:textId="13B69FB8" w:rsidR="00766893" w:rsidDel="00AE159D" w:rsidRDefault="00766893" w:rsidP="00AE159D">
            <w:pPr>
              <w:pStyle w:val="Caption"/>
              <w:rPr>
                <w:del w:id="7132" w:author="Anees Shaikh" w:date="2013-10-06T22:01:00Z"/>
              </w:rPr>
              <w:pPrChange w:id="7133" w:author="Anees Shaikh" w:date="2013-10-06T22:02:00Z">
                <w:pPr>
                  <w:pStyle w:val="XML1"/>
                </w:pPr>
              </w:pPrChange>
            </w:pPr>
          </w:p>
          <w:p w14:paraId="4C9B844F" w14:textId="631AD27E" w:rsidR="00766893" w:rsidDel="00AE159D" w:rsidRDefault="00766893" w:rsidP="00AE159D">
            <w:pPr>
              <w:pStyle w:val="Caption"/>
              <w:rPr>
                <w:del w:id="7134" w:author="Anees Shaikh" w:date="2013-10-06T22:01:00Z"/>
              </w:rPr>
              <w:pPrChange w:id="7135" w:author="Anees Shaikh" w:date="2013-10-06T22:02:00Z">
                <w:pPr>
                  <w:pStyle w:val="XML1"/>
                </w:pPr>
              </w:pPrChange>
            </w:pPr>
            <w:del w:id="7136" w:author="Anees Shaikh" w:date="2013-10-06T22:01:00Z">
              <w:r w:rsidDel="00AE159D">
                <w:delText xml:space="preserve">                  This element is optional.</w:delText>
              </w:r>
            </w:del>
          </w:p>
          <w:p w14:paraId="052FA12C" w14:textId="170A1473" w:rsidR="00766893" w:rsidDel="00AE159D" w:rsidRDefault="00766893" w:rsidP="00AE159D">
            <w:pPr>
              <w:pStyle w:val="Caption"/>
              <w:rPr>
                <w:del w:id="7137" w:author="Anees Shaikh" w:date="2013-10-06T22:01:00Z"/>
              </w:rPr>
              <w:pPrChange w:id="7138" w:author="Anees Shaikh" w:date="2013-10-06T22:02:00Z">
                <w:pPr>
                  <w:pStyle w:val="XML1"/>
                </w:pPr>
              </w:pPrChange>
            </w:pPr>
            <w:del w:id="7139" w:author="Anees Shaikh" w:date="2013-10-06T22:01:00Z">
              <w:r w:rsidDel="00AE159D">
                <w:delText xml:space="preserve">                &lt;/xs:documentation&gt;</w:delText>
              </w:r>
            </w:del>
          </w:p>
          <w:p w14:paraId="0F46B9A1" w14:textId="78BF5019" w:rsidR="00766893" w:rsidDel="00AE159D" w:rsidRDefault="00766893" w:rsidP="00AE159D">
            <w:pPr>
              <w:pStyle w:val="Caption"/>
              <w:rPr>
                <w:del w:id="7140" w:author="Anees Shaikh" w:date="2013-10-06T22:01:00Z"/>
              </w:rPr>
              <w:pPrChange w:id="7141" w:author="Anees Shaikh" w:date="2013-10-06T22:02:00Z">
                <w:pPr>
                  <w:pStyle w:val="XML1"/>
                </w:pPr>
              </w:pPrChange>
            </w:pPr>
            <w:del w:id="7142" w:author="Anees Shaikh" w:date="2013-10-06T22:01:00Z">
              <w:r w:rsidDel="00AE159D">
                <w:delText xml:space="preserve">              &lt;/xs:annotation&gt;</w:delText>
              </w:r>
            </w:del>
          </w:p>
          <w:p w14:paraId="274C0226" w14:textId="5E70C47E" w:rsidR="00766893" w:rsidDel="00AE159D" w:rsidRDefault="00766893" w:rsidP="00AE159D">
            <w:pPr>
              <w:pStyle w:val="Caption"/>
              <w:rPr>
                <w:del w:id="7143" w:author="Anees Shaikh" w:date="2013-10-06T22:01:00Z"/>
              </w:rPr>
              <w:pPrChange w:id="7144" w:author="Anees Shaikh" w:date="2013-10-06T22:02:00Z">
                <w:pPr>
                  <w:pStyle w:val="XML1"/>
                </w:pPr>
              </w:pPrChange>
            </w:pPr>
            <w:del w:id="7145" w:author="Anees Shaikh" w:date="2013-10-06T22:01:00Z">
              <w:r w:rsidDel="00AE159D">
                <w:delText xml:space="preserve">            &lt;/xs:element&gt;</w:delText>
              </w:r>
            </w:del>
          </w:p>
          <w:p w14:paraId="29FB292C" w14:textId="272F07E4" w:rsidR="00766893" w:rsidDel="00AE159D" w:rsidRDefault="00766893" w:rsidP="00AE159D">
            <w:pPr>
              <w:pStyle w:val="Caption"/>
              <w:rPr>
                <w:del w:id="7146" w:author="Anees Shaikh" w:date="2013-10-06T22:01:00Z"/>
              </w:rPr>
              <w:pPrChange w:id="7147" w:author="Anees Shaikh" w:date="2013-10-06T22:02:00Z">
                <w:pPr>
                  <w:pStyle w:val="XML1"/>
                </w:pPr>
              </w:pPrChange>
            </w:pPr>
            <w:del w:id="7148" w:author="Anees Shaikh" w:date="2013-10-06T22:01:00Z">
              <w:r w:rsidDel="00AE159D">
                <w:delText xml:space="preserve">          &lt;/xs:sequence&gt;</w:delText>
              </w:r>
            </w:del>
          </w:p>
          <w:p w14:paraId="23674DC2" w14:textId="524E81CE" w:rsidR="00766893" w:rsidDel="00AE159D" w:rsidRDefault="00766893" w:rsidP="00AE159D">
            <w:pPr>
              <w:pStyle w:val="Caption"/>
              <w:rPr>
                <w:del w:id="7149" w:author="Anees Shaikh" w:date="2013-10-06T22:01:00Z"/>
              </w:rPr>
              <w:pPrChange w:id="7150" w:author="Anees Shaikh" w:date="2013-10-06T22:02:00Z">
                <w:pPr>
                  <w:pStyle w:val="XML1"/>
                </w:pPr>
              </w:pPrChange>
            </w:pPr>
            <w:del w:id="7151" w:author="Anees Shaikh" w:date="2013-10-06T22:01:00Z">
              <w:r w:rsidDel="00AE159D">
                <w:delText xml:space="preserve">        &lt;/xs:complexType&gt;</w:delText>
              </w:r>
            </w:del>
          </w:p>
          <w:p w14:paraId="4D1EDDF9" w14:textId="28D69CB8" w:rsidR="00766893" w:rsidDel="00AE159D" w:rsidRDefault="00766893" w:rsidP="00AE159D">
            <w:pPr>
              <w:pStyle w:val="Caption"/>
              <w:rPr>
                <w:del w:id="7152" w:author="Anees Shaikh" w:date="2013-10-06T22:01:00Z"/>
              </w:rPr>
              <w:pPrChange w:id="7153" w:author="Anees Shaikh" w:date="2013-10-06T22:02:00Z">
                <w:pPr>
                  <w:pStyle w:val="XML1"/>
                </w:pPr>
              </w:pPrChange>
            </w:pPr>
            <w:del w:id="7154" w:author="Anees Shaikh" w:date="2013-10-06T22:01:00Z">
              <w:r w:rsidDel="00AE159D">
                <w:delText xml:space="preserve">      &lt;/xs:element&gt;</w:delText>
              </w:r>
            </w:del>
          </w:p>
          <w:p w14:paraId="343672C6" w14:textId="4C47135D" w:rsidR="00766893" w:rsidDel="00AE159D" w:rsidRDefault="00766893" w:rsidP="00AE159D">
            <w:pPr>
              <w:pStyle w:val="Caption"/>
              <w:rPr>
                <w:del w:id="7155" w:author="Anees Shaikh" w:date="2013-10-06T22:01:00Z"/>
              </w:rPr>
              <w:pPrChange w:id="7156" w:author="Anees Shaikh" w:date="2013-10-06T22:02:00Z">
                <w:pPr>
                  <w:pStyle w:val="XML1"/>
                </w:pPr>
              </w:pPrChange>
            </w:pPr>
            <w:del w:id="7157" w:author="Anees Shaikh" w:date="2013-10-06T22:01:00Z">
              <w:r w:rsidDel="00AE159D">
                <w:delText xml:space="preserve">    &lt;/xs:sequence&gt;</w:delText>
              </w:r>
            </w:del>
          </w:p>
          <w:p w14:paraId="057B4A51" w14:textId="76E9C309" w:rsidR="00F07D3E" w:rsidDel="00AE159D" w:rsidRDefault="00766893" w:rsidP="00AE159D">
            <w:pPr>
              <w:pStyle w:val="Caption"/>
              <w:rPr>
                <w:del w:id="7158" w:author="Anees Shaikh" w:date="2013-10-06T22:01:00Z"/>
              </w:rPr>
              <w:pPrChange w:id="7159" w:author="Anees Shaikh" w:date="2013-10-06T22:02:00Z">
                <w:pPr>
                  <w:pStyle w:val="XML1"/>
                </w:pPr>
              </w:pPrChange>
            </w:pPr>
            <w:del w:id="7160" w:author="Anees Shaikh" w:date="2013-10-06T22:01:00Z">
              <w:r w:rsidDel="00AE159D">
                <w:delText xml:space="preserve">  &lt;/xs:group&gt;</w:delText>
              </w:r>
            </w:del>
          </w:p>
          <w:p w14:paraId="65DEAAAA" w14:textId="00EC30A0" w:rsidR="00766893" w:rsidDel="00AE159D" w:rsidRDefault="00766893" w:rsidP="00AE159D">
            <w:pPr>
              <w:pStyle w:val="Caption"/>
              <w:rPr>
                <w:del w:id="7161" w:author="Anees Shaikh" w:date="2013-10-06T22:01:00Z"/>
              </w:rPr>
              <w:pPrChange w:id="7162" w:author="Anees Shaikh" w:date="2013-10-06T22:02:00Z">
                <w:pPr>
                  <w:pStyle w:val="XML1"/>
                </w:pPr>
              </w:pPrChange>
            </w:pPr>
          </w:p>
          <w:p w14:paraId="7E346F64" w14:textId="52E6A488" w:rsidR="0089627C" w:rsidDel="00AE159D" w:rsidRDefault="0089627C" w:rsidP="00AE159D">
            <w:pPr>
              <w:pStyle w:val="Caption"/>
              <w:rPr>
                <w:del w:id="7163" w:author="Anees Shaikh" w:date="2013-10-06T22:01:00Z"/>
              </w:rPr>
              <w:pPrChange w:id="7164" w:author="Anees Shaikh" w:date="2013-10-06T22:02:00Z">
                <w:pPr>
                  <w:pStyle w:val="XML1"/>
                </w:pPr>
              </w:pPrChange>
            </w:pPr>
            <w:del w:id="7165" w:author="Anees Shaikh" w:date="2013-10-06T22:01:00Z">
              <w:r w:rsidDel="00AE159D">
                <w:delText xml:space="preserve">  &lt;xs:simpleType name="OFTenthOfAPercentType"&gt;</w:delText>
              </w:r>
            </w:del>
          </w:p>
          <w:p w14:paraId="3CA24F75" w14:textId="7542CBC2" w:rsidR="0089627C" w:rsidDel="00AE159D" w:rsidRDefault="0089627C" w:rsidP="00AE159D">
            <w:pPr>
              <w:pStyle w:val="Caption"/>
              <w:rPr>
                <w:del w:id="7166" w:author="Anees Shaikh" w:date="2013-10-06T22:01:00Z"/>
              </w:rPr>
              <w:pPrChange w:id="7167" w:author="Anees Shaikh" w:date="2013-10-06T22:02:00Z">
                <w:pPr>
                  <w:pStyle w:val="XML1"/>
                </w:pPr>
              </w:pPrChange>
            </w:pPr>
            <w:del w:id="7168" w:author="Anees Shaikh" w:date="2013-10-06T22:01:00Z">
              <w:r w:rsidDel="00AE159D">
                <w:delText xml:space="preserve">    &lt;xs:annotation&gt;</w:delText>
              </w:r>
            </w:del>
          </w:p>
          <w:p w14:paraId="39CF0635" w14:textId="1E8FB6B5" w:rsidR="0089627C" w:rsidDel="00AE159D" w:rsidRDefault="0089627C" w:rsidP="00AE159D">
            <w:pPr>
              <w:pStyle w:val="Caption"/>
              <w:rPr>
                <w:del w:id="7169" w:author="Anees Shaikh" w:date="2013-10-06T22:01:00Z"/>
              </w:rPr>
              <w:pPrChange w:id="7170" w:author="Anees Shaikh" w:date="2013-10-06T22:02:00Z">
                <w:pPr>
                  <w:pStyle w:val="XML1"/>
                </w:pPr>
              </w:pPrChange>
            </w:pPr>
            <w:del w:id="7171" w:author="Anees Shaikh" w:date="2013-10-06T22:01:00Z">
              <w:r w:rsidDel="00AE159D">
                <w:delText xml:space="preserve">      &lt;xs:documentation&gt;</w:delText>
              </w:r>
            </w:del>
          </w:p>
          <w:p w14:paraId="562DFCC3" w14:textId="0A610085" w:rsidR="0089627C" w:rsidDel="00AE159D" w:rsidRDefault="0089627C" w:rsidP="00AE159D">
            <w:pPr>
              <w:pStyle w:val="Caption"/>
              <w:rPr>
                <w:del w:id="7172" w:author="Anees Shaikh" w:date="2013-10-06T22:01:00Z"/>
              </w:rPr>
              <w:pPrChange w:id="7173" w:author="Anees Shaikh" w:date="2013-10-06T22:02:00Z">
                <w:pPr>
                  <w:pStyle w:val="XML1"/>
                </w:pPr>
              </w:pPrChange>
            </w:pPr>
            <w:del w:id="7174" w:author="Anees Shaikh" w:date="2013-10-06T22:01:00Z">
              <w:r w:rsidDel="00AE159D">
                <w:delText xml:space="preserve">        This type defines a value in tenth of a percent.</w:delText>
              </w:r>
            </w:del>
          </w:p>
          <w:p w14:paraId="3D46B90E" w14:textId="465D9BB9" w:rsidR="0089627C" w:rsidDel="00AE159D" w:rsidRDefault="0089627C" w:rsidP="00AE159D">
            <w:pPr>
              <w:pStyle w:val="Caption"/>
              <w:rPr>
                <w:del w:id="7175" w:author="Anees Shaikh" w:date="2013-10-06T22:01:00Z"/>
              </w:rPr>
              <w:pPrChange w:id="7176" w:author="Anees Shaikh" w:date="2013-10-06T22:02:00Z">
                <w:pPr>
                  <w:pStyle w:val="XML1"/>
                </w:pPr>
              </w:pPrChange>
            </w:pPr>
            <w:del w:id="7177" w:author="Anees Shaikh" w:date="2013-10-06T22:01:00Z">
              <w:r w:rsidDel="00AE159D">
                <w:delText xml:space="preserve">      &lt;/xs:documentation&gt;</w:delText>
              </w:r>
            </w:del>
          </w:p>
          <w:p w14:paraId="5D361D5C" w14:textId="102BE4E6" w:rsidR="0089627C" w:rsidDel="00AE159D" w:rsidRDefault="0089627C" w:rsidP="00AE159D">
            <w:pPr>
              <w:pStyle w:val="Caption"/>
              <w:rPr>
                <w:del w:id="7178" w:author="Anees Shaikh" w:date="2013-10-06T22:01:00Z"/>
              </w:rPr>
              <w:pPrChange w:id="7179" w:author="Anees Shaikh" w:date="2013-10-06T22:02:00Z">
                <w:pPr>
                  <w:pStyle w:val="XML1"/>
                </w:pPr>
              </w:pPrChange>
            </w:pPr>
            <w:del w:id="7180" w:author="Anees Shaikh" w:date="2013-10-06T22:01:00Z">
              <w:r w:rsidDel="00AE159D">
                <w:delText xml:space="preserve">    &lt;/xs:annotation&gt;</w:delText>
              </w:r>
            </w:del>
          </w:p>
          <w:p w14:paraId="00113302" w14:textId="7EF8F31D" w:rsidR="0089627C" w:rsidDel="00AE159D" w:rsidRDefault="0089627C" w:rsidP="00AE159D">
            <w:pPr>
              <w:pStyle w:val="Caption"/>
              <w:rPr>
                <w:del w:id="7181" w:author="Anees Shaikh" w:date="2013-10-06T22:01:00Z"/>
              </w:rPr>
              <w:pPrChange w:id="7182" w:author="Anees Shaikh" w:date="2013-10-06T22:02:00Z">
                <w:pPr>
                  <w:pStyle w:val="XML1"/>
                </w:pPr>
              </w:pPrChange>
            </w:pPr>
          </w:p>
          <w:p w14:paraId="2EDE8C60" w14:textId="2F939C24" w:rsidR="0089627C" w:rsidDel="00AE159D" w:rsidRDefault="0089627C" w:rsidP="00AE159D">
            <w:pPr>
              <w:pStyle w:val="Caption"/>
              <w:rPr>
                <w:del w:id="7183" w:author="Anees Shaikh" w:date="2013-10-06T22:01:00Z"/>
              </w:rPr>
              <w:pPrChange w:id="7184" w:author="Anees Shaikh" w:date="2013-10-06T22:02:00Z">
                <w:pPr>
                  <w:pStyle w:val="XML1"/>
                </w:pPr>
              </w:pPrChange>
            </w:pPr>
            <w:del w:id="7185" w:author="Anees Shaikh" w:date="2013-10-06T22:01:00Z">
              <w:r w:rsidDel="00AE159D">
                <w:delText xml:space="preserve">    &lt;xs:restriction base="xs:unsignedShort"&gt;</w:delText>
              </w:r>
            </w:del>
          </w:p>
          <w:p w14:paraId="2ABBFEA4" w14:textId="4CD9ED9D" w:rsidR="0089627C" w:rsidDel="00AE159D" w:rsidRDefault="0089627C" w:rsidP="00AE159D">
            <w:pPr>
              <w:pStyle w:val="Caption"/>
              <w:rPr>
                <w:del w:id="7186" w:author="Anees Shaikh" w:date="2013-10-06T22:01:00Z"/>
              </w:rPr>
              <w:pPrChange w:id="7187" w:author="Anees Shaikh" w:date="2013-10-06T22:02:00Z">
                <w:pPr>
                  <w:pStyle w:val="XML1"/>
                </w:pPr>
              </w:pPrChange>
            </w:pPr>
            <w:del w:id="7188" w:author="Anees Shaikh" w:date="2013-10-06T22:01:00Z">
              <w:r w:rsidDel="00AE159D">
                <w:delText xml:space="preserve">      &lt;xs:minInclusive value="0"/&gt;</w:delText>
              </w:r>
            </w:del>
          </w:p>
          <w:p w14:paraId="0924B0CC" w14:textId="6D996272" w:rsidR="0089627C" w:rsidDel="00AE159D" w:rsidRDefault="0089627C" w:rsidP="00AE159D">
            <w:pPr>
              <w:pStyle w:val="Caption"/>
              <w:rPr>
                <w:del w:id="7189" w:author="Anees Shaikh" w:date="2013-10-06T22:01:00Z"/>
              </w:rPr>
              <w:pPrChange w:id="7190" w:author="Anees Shaikh" w:date="2013-10-06T22:02:00Z">
                <w:pPr>
                  <w:pStyle w:val="XML1"/>
                </w:pPr>
              </w:pPrChange>
            </w:pPr>
            <w:del w:id="7191" w:author="Anees Shaikh" w:date="2013-10-06T22:01:00Z">
              <w:r w:rsidDel="00AE159D">
                <w:delText xml:space="preserve">      &lt;xs:maxInclusive value="1000"/&gt;</w:delText>
              </w:r>
            </w:del>
          </w:p>
          <w:p w14:paraId="5F9F4611" w14:textId="3062B17E" w:rsidR="0089627C" w:rsidDel="00AE159D" w:rsidRDefault="0089627C" w:rsidP="00AE159D">
            <w:pPr>
              <w:pStyle w:val="Caption"/>
              <w:rPr>
                <w:del w:id="7192" w:author="Anees Shaikh" w:date="2013-10-06T22:01:00Z"/>
              </w:rPr>
              <w:pPrChange w:id="7193" w:author="Anees Shaikh" w:date="2013-10-06T22:02:00Z">
                <w:pPr>
                  <w:pStyle w:val="XML1"/>
                </w:pPr>
              </w:pPrChange>
            </w:pPr>
            <w:del w:id="7194" w:author="Anees Shaikh" w:date="2013-10-06T22:01:00Z">
              <w:r w:rsidDel="00AE159D">
                <w:delText xml:space="preserve">    &lt;/xs:restriction&gt;</w:delText>
              </w:r>
            </w:del>
          </w:p>
          <w:p w14:paraId="7C8F79DC" w14:textId="10BA6D33" w:rsidR="00766893" w:rsidRPr="009F1B7D" w:rsidDel="00AE159D" w:rsidRDefault="0089627C" w:rsidP="00AE159D">
            <w:pPr>
              <w:pStyle w:val="Caption"/>
              <w:rPr>
                <w:del w:id="7195" w:author="Anees Shaikh" w:date="2013-10-06T22:01:00Z"/>
              </w:rPr>
              <w:pPrChange w:id="7196" w:author="Anees Shaikh" w:date="2013-10-06T22:02:00Z">
                <w:pPr>
                  <w:pStyle w:val="XML1"/>
                </w:pPr>
              </w:pPrChange>
            </w:pPr>
            <w:del w:id="7197" w:author="Anees Shaikh" w:date="2013-10-06T22:01:00Z">
              <w:r w:rsidDel="00AE159D">
                <w:delText xml:space="preserve">  &lt;/xs:simpleType&gt;</w:delText>
              </w:r>
            </w:del>
          </w:p>
        </w:tc>
      </w:tr>
    </w:tbl>
    <w:p w14:paraId="4A737A45" w14:textId="77777777" w:rsidR="00F07D3E" w:rsidRPr="009F1B7D" w:rsidRDefault="00F07D3E" w:rsidP="00AE159D">
      <w:pPr>
        <w:pStyle w:val="Caption"/>
        <w:pPrChange w:id="7198" w:author="Anees Shaikh" w:date="2013-10-06T22:02:00Z">
          <w:pPr/>
        </w:pPrChange>
      </w:pPr>
    </w:p>
    <w:p w14:paraId="4B268707" w14:textId="77777777" w:rsidR="00F07D3E" w:rsidRPr="009F1B7D" w:rsidRDefault="00F07D3E" w:rsidP="00D14D27">
      <w:pPr>
        <w:pStyle w:val="Heading3"/>
      </w:pPr>
      <w:bookmarkStart w:id="7199" w:name="_Toc315954027"/>
      <w:bookmarkStart w:id="7200" w:name="_Toc316542537"/>
      <w:bookmarkStart w:id="7201" w:name="_Toc242727941"/>
      <w:r w:rsidRPr="00DB42FD">
        <w:t>XML Example</w:t>
      </w:r>
      <w:bookmarkEnd w:id="7199"/>
      <w:bookmarkEnd w:id="7200"/>
      <w:bookmarkEnd w:id="7201"/>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7202" w:name="_Toc333524189"/>
      <w:bookmarkStart w:id="7203" w:name="_Toc335148276"/>
      <w:bookmarkStart w:id="7204" w:name="_Toc333524190"/>
      <w:bookmarkStart w:id="7205" w:name="_Toc335148277"/>
      <w:bookmarkStart w:id="7206" w:name="_Toc333524191"/>
      <w:bookmarkStart w:id="7207" w:name="_Toc335148278"/>
      <w:bookmarkStart w:id="7208" w:name="_Toc333524192"/>
      <w:bookmarkStart w:id="7209" w:name="_Toc335148279"/>
      <w:bookmarkStart w:id="7210" w:name="_Toc333524193"/>
      <w:bookmarkStart w:id="7211" w:name="_Toc335148280"/>
      <w:bookmarkStart w:id="7212" w:name="_Toc333524194"/>
      <w:bookmarkStart w:id="7213" w:name="_Toc335148281"/>
      <w:bookmarkStart w:id="7214" w:name="_Toc333524195"/>
      <w:bookmarkStart w:id="7215" w:name="_Toc335148282"/>
      <w:bookmarkStart w:id="7216" w:name="_Toc333524196"/>
      <w:bookmarkStart w:id="7217" w:name="_Toc335148283"/>
      <w:bookmarkStart w:id="7218" w:name="_Toc333524197"/>
      <w:bookmarkStart w:id="7219" w:name="_Toc335148284"/>
      <w:bookmarkStart w:id="7220" w:name="_Toc333524198"/>
      <w:bookmarkStart w:id="7221" w:name="_Toc335148285"/>
      <w:bookmarkStart w:id="7222" w:name="_Toc242727942"/>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r>
        <w:lastRenderedPageBreak/>
        <w:t>External Certificate</w:t>
      </w:r>
      <w:bookmarkEnd w:id="7222"/>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7223" w:name="_Toc242727943"/>
      <w:r w:rsidRPr="00DB42FD">
        <w:t>UML Diagram</w:t>
      </w:r>
      <w:bookmarkEnd w:id="7223"/>
    </w:p>
    <w:p w14:paraId="72061590" w14:textId="65BA7BFF" w:rsidR="002A5300" w:rsidRPr="009F1B7D" w:rsidRDefault="00BB307B" w:rsidP="002A5300">
      <w:pPr>
        <w:keepNext/>
        <w:jc w:val="center"/>
      </w:pPr>
      <w:r>
        <w:object w:dxaOrig="3114" w:dyaOrig="2210" w14:anchorId="55CAF233">
          <v:shape id="_x0000_i1036" type="#_x0000_t75" style="width:154pt;height:111pt" o:ole="">
            <v:imagedata r:id="rId39" o:title=""/>
          </v:shape>
          <o:OLEObject Type="Embed" ProgID="Visio.Drawing.11" ShapeID="_x0000_i1036" DrawAspect="Content" ObjectID="_1316469982" r:id="rId40"/>
        </w:object>
      </w:r>
    </w:p>
    <w:p w14:paraId="6E7639DC" w14:textId="17FF5929" w:rsidR="002A5300" w:rsidRPr="00A3202A" w:rsidDel="00AE159D" w:rsidRDefault="002A5300" w:rsidP="00A3202A">
      <w:pPr>
        <w:pStyle w:val="Caption"/>
        <w:rPr>
          <w:del w:id="7224" w:author="Anees Shaikh" w:date="2013-10-06T22:08:00Z"/>
        </w:rPr>
      </w:pPr>
      <w:r w:rsidRPr="00A3202A">
        <w:t xml:space="preserve">Figure </w:t>
      </w:r>
      <w:fldSimple w:instr=" SEQ Figure \* ARABIC ">
        <w:r w:rsidRPr="00A3202A">
          <w:t>1</w:t>
        </w:r>
      </w:fldSimple>
      <w:r w:rsidR="00F23DEE" w:rsidRPr="00A3202A">
        <w:t>3</w:t>
      </w:r>
      <w:r w:rsidRPr="00A3202A">
        <w:t>: Data Model Diagram for a Certificate</w:t>
      </w:r>
    </w:p>
    <w:p w14:paraId="48969333" w14:textId="4D0A1CCA" w:rsidR="002A5300" w:rsidRPr="009F1B7D" w:rsidDel="00AE159D" w:rsidRDefault="002A5300" w:rsidP="00AE159D">
      <w:pPr>
        <w:pStyle w:val="Caption"/>
        <w:rPr>
          <w:del w:id="7225" w:author="Anees Shaikh" w:date="2013-10-06T22:07:00Z"/>
        </w:rPr>
        <w:pPrChange w:id="7226" w:author="Anees Shaikh" w:date="2013-10-06T22:08:00Z">
          <w:pPr>
            <w:pStyle w:val="Heading3"/>
            <w:keepLines w:val="0"/>
            <w:ind w:left="720" w:hanging="720"/>
          </w:pPr>
        </w:pPrChange>
      </w:pPr>
      <w:del w:id="7227" w:author="Anees Shaikh" w:date="2013-10-06T22:07:00Z">
        <w:r w:rsidRPr="00DB42FD" w:rsidDel="00AE159D">
          <w:delText>XML Schema</w:delText>
        </w:r>
      </w:del>
    </w:p>
    <w:tbl>
      <w:tblPr>
        <w:tblStyle w:val="XMLtable"/>
        <w:tblW w:w="5000" w:type="pct"/>
        <w:tblLook w:val="04A0" w:firstRow="1" w:lastRow="0" w:firstColumn="1" w:lastColumn="0" w:noHBand="0" w:noVBand="1"/>
      </w:tblPr>
      <w:tblGrid>
        <w:gridCol w:w="9474"/>
      </w:tblGrid>
      <w:tr w:rsidR="002A5300" w:rsidRPr="009F1B7D" w:rsidDel="00AE159D" w14:paraId="08FC3DBF" w14:textId="7DCEADB2" w:rsidTr="00C128FA">
        <w:trPr>
          <w:del w:id="7228" w:author="Anees Shaikh" w:date="2013-10-06T22:07:00Z"/>
        </w:trPr>
        <w:tc>
          <w:tcPr>
            <w:tcW w:w="8820" w:type="dxa"/>
          </w:tcPr>
          <w:p w14:paraId="56F6167B" w14:textId="37C23A72" w:rsidR="002610E5" w:rsidDel="00AE159D" w:rsidRDefault="002610E5" w:rsidP="00AE159D">
            <w:pPr>
              <w:pStyle w:val="Caption"/>
              <w:rPr>
                <w:del w:id="7229" w:author="Anees Shaikh" w:date="2013-10-06T22:07:00Z"/>
              </w:rPr>
              <w:pPrChange w:id="7230" w:author="Anees Shaikh" w:date="2013-10-06T22:08:00Z">
                <w:pPr>
                  <w:pStyle w:val="XML1"/>
                </w:pPr>
              </w:pPrChange>
            </w:pPr>
            <w:del w:id="7231" w:author="Anees Shaikh" w:date="2013-10-06T22:07:00Z">
              <w:r w:rsidDel="00AE159D">
                <w:delText xml:space="preserve">  &lt;xs:group name="OFExternalCertificateType"&gt;</w:delText>
              </w:r>
            </w:del>
          </w:p>
          <w:p w14:paraId="39C95A61" w14:textId="3148F7BD" w:rsidR="002610E5" w:rsidDel="00AE159D" w:rsidRDefault="002610E5" w:rsidP="00AE159D">
            <w:pPr>
              <w:pStyle w:val="Caption"/>
              <w:rPr>
                <w:del w:id="7232" w:author="Anees Shaikh" w:date="2013-10-06T22:07:00Z"/>
              </w:rPr>
              <w:pPrChange w:id="7233" w:author="Anees Shaikh" w:date="2013-10-06T22:08:00Z">
                <w:pPr>
                  <w:pStyle w:val="XML1"/>
                </w:pPr>
              </w:pPrChange>
            </w:pPr>
            <w:del w:id="7234" w:author="Anees Shaikh" w:date="2013-10-06T22:07:00Z">
              <w:r w:rsidDel="00AE159D">
                <w:delText xml:space="preserve">    &lt;xs:annotation&gt;</w:delText>
              </w:r>
            </w:del>
          </w:p>
          <w:p w14:paraId="7C9D1214" w14:textId="5754DCB5" w:rsidR="002610E5" w:rsidDel="00AE159D" w:rsidRDefault="002610E5" w:rsidP="00AE159D">
            <w:pPr>
              <w:pStyle w:val="Caption"/>
              <w:rPr>
                <w:del w:id="7235" w:author="Anees Shaikh" w:date="2013-10-06T22:07:00Z"/>
              </w:rPr>
              <w:pPrChange w:id="7236" w:author="Anees Shaikh" w:date="2013-10-06T22:08:00Z">
                <w:pPr>
                  <w:pStyle w:val="XML1"/>
                </w:pPr>
              </w:pPrChange>
            </w:pPr>
            <w:del w:id="7237" w:author="Anees Shaikh" w:date="2013-10-06T22:07:00Z">
              <w:r w:rsidDel="00AE159D">
                <w:delText xml:space="preserve">      &lt;xs:documentation&gt;</w:delText>
              </w:r>
            </w:del>
          </w:p>
          <w:p w14:paraId="30CB771D" w14:textId="474C401E" w:rsidR="002610E5" w:rsidDel="00AE159D" w:rsidRDefault="002610E5" w:rsidP="00AE159D">
            <w:pPr>
              <w:pStyle w:val="Caption"/>
              <w:rPr>
                <w:del w:id="7238" w:author="Anees Shaikh" w:date="2013-10-06T22:07:00Z"/>
              </w:rPr>
              <w:pPrChange w:id="7239" w:author="Anees Shaikh" w:date="2013-10-06T22:08:00Z">
                <w:pPr>
                  <w:pStyle w:val="XML1"/>
                </w:pPr>
              </w:pPrChange>
            </w:pPr>
            <w:del w:id="7240" w:author="Anees Shaikh" w:date="2013-10-06T22:07:00Z">
              <w:r w:rsidDel="00AE159D">
                <w:delText xml:space="preserve">        This grouping specifies a certificate that can be</w:delText>
              </w:r>
            </w:del>
          </w:p>
          <w:p w14:paraId="08A551F4" w14:textId="5344A3FA" w:rsidR="002610E5" w:rsidDel="00AE159D" w:rsidRDefault="002610E5" w:rsidP="00AE159D">
            <w:pPr>
              <w:pStyle w:val="Caption"/>
              <w:rPr>
                <w:del w:id="7241" w:author="Anees Shaikh" w:date="2013-10-06T22:07:00Z"/>
              </w:rPr>
              <w:pPrChange w:id="7242" w:author="Anees Shaikh" w:date="2013-10-06T22:08:00Z">
                <w:pPr>
                  <w:pStyle w:val="XML1"/>
                </w:pPr>
              </w:pPrChange>
            </w:pPr>
            <w:del w:id="7243" w:author="Anees Shaikh" w:date="2013-10-06T22:07:00Z">
              <w:r w:rsidDel="00AE159D">
                <w:delText xml:space="preserve">        used by an OpenFlow Logical Switch for authenticating a </w:delText>
              </w:r>
            </w:del>
          </w:p>
          <w:p w14:paraId="4945BCE1" w14:textId="0B5388F0" w:rsidR="002610E5" w:rsidDel="00AE159D" w:rsidRDefault="002610E5" w:rsidP="00AE159D">
            <w:pPr>
              <w:pStyle w:val="Caption"/>
              <w:rPr>
                <w:del w:id="7244" w:author="Anees Shaikh" w:date="2013-10-06T22:07:00Z"/>
              </w:rPr>
              <w:pPrChange w:id="7245" w:author="Anees Shaikh" w:date="2013-10-06T22:08:00Z">
                <w:pPr>
                  <w:pStyle w:val="XML1"/>
                </w:pPr>
              </w:pPrChange>
            </w:pPr>
            <w:del w:id="7246" w:author="Anees Shaikh" w:date="2013-10-06T22:07:00Z">
              <w:r w:rsidDel="00AE159D">
                <w:delText xml:space="preserve">        controller when a TLS connection is established.</w:delText>
              </w:r>
            </w:del>
          </w:p>
          <w:p w14:paraId="136BE945" w14:textId="1EB90DDF" w:rsidR="002610E5" w:rsidDel="00AE159D" w:rsidRDefault="002610E5" w:rsidP="00AE159D">
            <w:pPr>
              <w:pStyle w:val="Caption"/>
              <w:rPr>
                <w:del w:id="7247" w:author="Anees Shaikh" w:date="2013-10-06T22:07:00Z"/>
              </w:rPr>
              <w:pPrChange w:id="7248" w:author="Anees Shaikh" w:date="2013-10-06T22:08:00Z">
                <w:pPr>
                  <w:pStyle w:val="XML1"/>
                </w:pPr>
              </w:pPrChange>
            </w:pPr>
            <w:del w:id="7249" w:author="Anees Shaikh" w:date="2013-10-06T22:07:00Z">
              <w:r w:rsidDel="00AE159D">
                <w:delText xml:space="preserve">      &lt;/xs:documentation&gt;</w:delText>
              </w:r>
            </w:del>
          </w:p>
          <w:p w14:paraId="2DE0B444" w14:textId="3C55DDB5" w:rsidR="002610E5" w:rsidDel="00AE159D" w:rsidRDefault="002610E5" w:rsidP="00AE159D">
            <w:pPr>
              <w:pStyle w:val="Caption"/>
              <w:rPr>
                <w:del w:id="7250" w:author="Anees Shaikh" w:date="2013-10-06T22:07:00Z"/>
              </w:rPr>
              <w:pPrChange w:id="7251" w:author="Anees Shaikh" w:date="2013-10-06T22:08:00Z">
                <w:pPr>
                  <w:pStyle w:val="XML1"/>
                </w:pPr>
              </w:pPrChange>
            </w:pPr>
            <w:del w:id="7252" w:author="Anees Shaikh" w:date="2013-10-06T22:07:00Z">
              <w:r w:rsidDel="00AE159D">
                <w:delText xml:space="preserve">    &lt;/xs:annotation&gt;</w:delText>
              </w:r>
            </w:del>
          </w:p>
          <w:p w14:paraId="20705106" w14:textId="45273D59" w:rsidR="002610E5" w:rsidDel="00AE159D" w:rsidRDefault="002610E5" w:rsidP="00AE159D">
            <w:pPr>
              <w:pStyle w:val="Caption"/>
              <w:rPr>
                <w:del w:id="7253" w:author="Anees Shaikh" w:date="2013-10-06T22:07:00Z"/>
              </w:rPr>
              <w:pPrChange w:id="7254" w:author="Anees Shaikh" w:date="2013-10-06T22:08:00Z">
                <w:pPr>
                  <w:pStyle w:val="XML1"/>
                </w:pPr>
              </w:pPrChange>
            </w:pPr>
          </w:p>
          <w:p w14:paraId="0FE10F20" w14:textId="0D695BF2" w:rsidR="002610E5" w:rsidDel="00AE159D" w:rsidRDefault="002610E5" w:rsidP="00AE159D">
            <w:pPr>
              <w:pStyle w:val="Caption"/>
              <w:rPr>
                <w:del w:id="7255" w:author="Anees Shaikh" w:date="2013-10-06T22:07:00Z"/>
              </w:rPr>
              <w:pPrChange w:id="7256" w:author="Anees Shaikh" w:date="2013-10-06T22:08:00Z">
                <w:pPr>
                  <w:pStyle w:val="XML1"/>
                </w:pPr>
              </w:pPrChange>
            </w:pPr>
            <w:del w:id="7257" w:author="Anees Shaikh" w:date="2013-10-06T22:07:00Z">
              <w:r w:rsidDel="00AE159D">
                <w:delText xml:space="preserve">    &lt;xs:sequence&gt;</w:delText>
              </w:r>
            </w:del>
          </w:p>
          <w:p w14:paraId="480DFE17" w14:textId="1DF919E0" w:rsidR="002610E5" w:rsidDel="00AE159D" w:rsidRDefault="002610E5" w:rsidP="00AE159D">
            <w:pPr>
              <w:pStyle w:val="Caption"/>
              <w:rPr>
                <w:del w:id="7258" w:author="Anees Shaikh" w:date="2013-10-06T22:07:00Z"/>
              </w:rPr>
              <w:pPrChange w:id="7259" w:author="Anees Shaikh" w:date="2013-10-06T22:08:00Z">
                <w:pPr>
                  <w:pStyle w:val="XML1"/>
                </w:pPr>
              </w:pPrChange>
            </w:pPr>
            <w:del w:id="7260" w:author="Anees Shaikh" w:date="2013-10-06T22:07:00Z">
              <w:r w:rsidDel="00AE159D">
                <w:delText xml:space="preserve">      &lt;xs:group ref="OFResourceType"/&gt;</w:delText>
              </w:r>
            </w:del>
          </w:p>
          <w:p w14:paraId="5BD98C6C" w14:textId="7031F0F6" w:rsidR="002610E5" w:rsidDel="00AE159D" w:rsidRDefault="002610E5" w:rsidP="00AE159D">
            <w:pPr>
              <w:pStyle w:val="Caption"/>
              <w:rPr>
                <w:del w:id="7261" w:author="Anees Shaikh" w:date="2013-10-06T22:07:00Z"/>
              </w:rPr>
              <w:pPrChange w:id="7262" w:author="Anees Shaikh" w:date="2013-10-06T22:08:00Z">
                <w:pPr>
                  <w:pStyle w:val="XML1"/>
                </w:pPr>
              </w:pPrChange>
            </w:pPr>
            <w:del w:id="7263" w:author="Anees Shaikh" w:date="2013-10-06T22:07:00Z">
              <w:r w:rsidDel="00AE159D">
                <w:delText xml:space="preserve">      &lt;xs:element name="certificate"  type="xs:string"&gt;</w:delText>
              </w:r>
            </w:del>
          </w:p>
          <w:p w14:paraId="43ED03CB" w14:textId="46F5F059" w:rsidR="002610E5" w:rsidDel="00AE159D" w:rsidRDefault="002610E5" w:rsidP="00AE159D">
            <w:pPr>
              <w:pStyle w:val="Caption"/>
              <w:rPr>
                <w:del w:id="7264" w:author="Anees Shaikh" w:date="2013-10-06T22:07:00Z"/>
              </w:rPr>
              <w:pPrChange w:id="7265" w:author="Anees Shaikh" w:date="2013-10-06T22:08:00Z">
                <w:pPr>
                  <w:pStyle w:val="XML1"/>
                </w:pPr>
              </w:pPrChange>
            </w:pPr>
            <w:del w:id="7266" w:author="Anees Shaikh" w:date="2013-10-06T22:07:00Z">
              <w:r w:rsidDel="00AE159D">
                <w:delText xml:space="preserve">        &lt;xs:annotation&gt;</w:delText>
              </w:r>
            </w:del>
          </w:p>
          <w:p w14:paraId="76B7668C" w14:textId="64125E39" w:rsidR="002610E5" w:rsidDel="00AE159D" w:rsidRDefault="002610E5" w:rsidP="00AE159D">
            <w:pPr>
              <w:pStyle w:val="Caption"/>
              <w:rPr>
                <w:del w:id="7267" w:author="Anees Shaikh" w:date="2013-10-06T22:07:00Z"/>
              </w:rPr>
              <w:pPrChange w:id="7268" w:author="Anees Shaikh" w:date="2013-10-06T22:08:00Z">
                <w:pPr>
                  <w:pStyle w:val="XML1"/>
                </w:pPr>
              </w:pPrChange>
            </w:pPr>
            <w:del w:id="7269" w:author="Anees Shaikh" w:date="2013-10-06T22:07:00Z">
              <w:r w:rsidDel="00AE159D">
                <w:delText xml:space="preserve">          &lt;xs:documentation&gt;</w:delText>
              </w:r>
            </w:del>
          </w:p>
          <w:p w14:paraId="74E606F6" w14:textId="2FB58D05" w:rsidR="002610E5" w:rsidDel="00AE159D" w:rsidRDefault="002610E5" w:rsidP="00AE159D">
            <w:pPr>
              <w:pStyle w:val="Caption"/>
              <w:rPr>
                <w:del w:id="7270" w:author="Anees Shaikh" w:date="2013-10-06T22:07:00Z"/>
              </w:rPr>
              <w:pPrChange w:id="7271" w:author="Anees Shaikh" w:date="2013-10-06T22:08:00Z">
                <w:pPr>
                  <w:pStyle w:val="XML1"/>
                </w:pPr>
              </w:pPrChange>
            </w:pPr>
            <w:del w:id="7272" w:author="Anees Shaikh" w:date="2013-10-06T22:07:00Z">
              <w:r w:rsidDel="00AE159D">
                <w:delText xml:space="preserve">            An X.509 certificate in DER format base64</w:delText>
              </w:r>
            </w:del>
          </w:p>
          <w:p w14:paraId="37A6002E" w14:textId="62EFCA43" w:rsidR="002610E5" w:rsidDel="00AE159D" w:rsidRDefault="002610E5" w:rsidP="00AE159D">
            <w:pPr>
              <w:pStyle w:val="Caption"/>
              <w:rPr>
                <w:del w:id="7273" w:author="Anees Shaikh" w:date="2013-10-06T22:07:00Z"/>
              </w:rPr>
              <w:pPrChange w:id="7274" w:author="Anees Shaikh" w:date="2013-10-06T22:08:00Z">
                <w:pPr>
                  <w:pStyle w:val="XML1"/>
                </w:pPr>
              </w:pPrChange>
            </w:pPr>
            <w:del w:id="7275" w:author="Anees Shaikh" w:date="2013-10-06T22:07:00Z">
              <w:r w:rsidDel="00AE159D">
                <w:delText xml:space="preserve">            encoded.</w:delText>
              </w:r>
            </w:del>
          </w:p>
          <w:p w14:paraId="7661C571" w14:textId="242F5731" w:rsidR="002610E5" w:rsidDel="00AE159D" w:rsidRDefault="002610E5" w:rsidP="00AE159D">
            <w:pPr>
              <w:pStyle w:val="Caption"/>
              <w:rPr>
                <w:del w:id="7276" w:author="Anees Shaikh" w:date="2013-10-06T22:07:00Z"/>
              </w:rPr>
              <w:pPrChange w:id="7277" w:author="Anees Shaikh" w:date="2013-10-06T22:08:00Z">
                <w:pPr>
                  <w:pStyle w:val="XML1"/>
                </w:pPr>
              </w:pPrChange>
            </w:pPr>
          </w:p>
          <w:p w14:paraId="1FE06D00" w14:textId="4730A707" w:rsidR="002610E5" w:rsidDel="00AE159D" w:rsidRDefault="002610E5" w:rsidP="00AE159D">
            <w:pPr>
              <w:pStyle w:val="Caption"/>
              <w:rPr>
                <w:del w:id="7278" w:author="Anees Shaikh" w:date="2013-10-06T22:07:00Z"/>
              </w:rPr>
              <w:pPrChange w:id="7279" w:author="Anees Shaikh" w:date="2013-10-06T22:08:00Z">
                <w:pPr>
                  <w:pStyle w:val="XML1"/>
                </w:pPr>
              </w:pPrChange>
            </w:pPr>
            <w:del w:id="7280" w:author="Anees Shaikh" w:date="2013-10-06T22:07:00Z">
              <w:r w:rsidDel="00AE159D">
                <w:delText xml:space="preserve">            This element MUST be present in the NETCONF data store.</w:delText>
              </w:r>
            </w:del>
          </w:p>
          <w:p w14:paraId="7FC25085" w14:textId="6682A886" w:rsidR="002610E5" w:rsidDel="00AE159D" w:rsidRDefault="002610E5" w:rsidP="00AE159D">
            <w:pPr>
              <w:pStyle w:val="Caption"/>
              <w:rPr>
                <w:del w:id="7281" w:author="Anees Shaikh" w:date="2013-10-06T22:07:00Z"/>
              </w:rPr>
              <w:pPrChange w:id="7282" w:author="Anees Shaikh" w:date="2013-10-06T22:08:00Z">
                <w:pPr>
                  <w:pStyle w:val="XML1"/>
                </w:pPr>
              </w:pPrChange>
            </w:pPr>
            <w:del w:id="7283" w:author="Anees Shaikh" w:date="2013-10-06T22:07:00Z">
              <w:r w:rsidDel="00AE159D">
                <w:delText xml:space="preserve">            If this element is not present in a NETCONF &amp;lt;edit-config&amp;gt;</w:delText>
              </w:r>
            </w:del>
          </w:p>
          <w:p w14:paraId="5C97EF02" w14:textId="3D881504" w:rsidR="002610E5" w:rsidDel="00AE159D" w:rsidRDefault="002610E5" w:rsidP="00AE159D">
            <w:pPr>
              <w:pStyle w:val="Caption"/>
              <w:rPr>
                <w:del w:id="7284" w:author="Anees Shaikh" w:date="2013-10-06T22:07:00Z"/>
              </w:rPr>
              <w:pPrChange w:id="7285" w:author="Anees Shaikh" w:date="2013-10-06T22:08:00Z">
                <w:pPr>
                  <w:pStyle w:val="XML1"/>
                </w:pPr>
              </w:pPrChange>
            </w:pPr>
            <w:del w:id="7286" w:author="Anees Shaikh" w:date="2013-10-06T22:07:00Z">
              <w:r w:rsidDel="00AE159D">
                <w:delText xml:space="preserve">            operation 'create', 'merge' or 'replace' and the parent</w:delText>
              </w:r>
            </w:del>
          </w:p>
          <w:p w14:paraId="4BB900C2" w14:textId="289B095B" w:rsidR="002610E5" w:rsidDel="00AE159D" w:rsidRDefault="002610E5" w:rsidP="00AE159D">
            <w:pPr>
              <w:pStyle w:val="Caption"/>
              <w:rPr>
                <w:del w:id="7287" w:author="Anees Shaikh" w:date="2013-10-06T22:07:00Z"/>
              </w:rPr>
              <w:pPrChange w:id="7288" w:author="Anees Shaikh" w:date="2013-10-06T22:08:00Z">
                <w:pPr>
                  <w:pStyle w:val="XML1"/>
                </w:pPr>
              </w:pPrChange>
            </w:pPr>
            <w:del w:id="7289" w:author="Anees Shaikh" w:date="2013-10-06T22:07:00Z">
              <w:r w:rsidDel="00AE159D">
                <w:delText xml:space="preserve">            element does not exist, a 'data-missing' error is</w:delText>
              </w:r>
            </w:del>
          </w:p>
          <w:p w14:paraId="135EF4EF" w14:textId="5EC2A5CC" w:rsidR="002610E5" w:rsidDel="00AE159D" w:rsidRDefault="002610E5" w:rsidP="00AE159D">
            <w:pPr>
              <w:pStyle w:val="Caption"/>
              <w:rPr>
                <w:del w:id="7290" w:author="Anees Shaikh" w:date="2013-10-06T22:07:00Z"/>
              </w:rPr>
              <w:pPrChange w:id="7291" w:author="Anees Shaikh" w:date="2013-10-06T22:08:00Z">
                <w:pPr>
                  <w:pStyle w:val="XML1"/>
                </w:pPr>
              </w:pPrChange>
            </w:pPr>
            <w:del w:id="7292" w:author="Anees Shaikh" w:date="2013-10-06T22:07:00Z">
              <w:r w:rsidDel="00AE159D">
                <w:delText xml:space="preserve">            returned.</w:delText>
              </w:r>
            </w:del>
          </w:p>
          <w:p w14:paraId="3CE7423A" w14:textId="6C5F76B9" w:rsidR="002610E5" w:rsidDel="00AE159D" w:rsidRDefault="002610E5" w:rsidP="00AE159D">
            <w:pPr>
              <w:pStyle w:val="Caption"/>
              <w:rPr>
                <w:del w:id="7293" w:author="Anees Shaikh" w:date="2013-10-06T22:07:00Z"/>
              </w:rPr>
              <w:pPrChange w:id="7294" w:author="Anees Shaikh" w:date="2013-10-06T22:08:00Z">
                <w:pPr>
                  <w:pStyle w:val="XML1"/>
                </w:pPr>
              </w:pPrChange>
            </w:pPr>
            <w:del w:id="7295" w:author="Anees Shaikh" w:date="2013-10-06T22:07:00Z">
              <w:r w:rsidDel="00AE159D">
                <w:delText xml:space="preserve">          &lt;/xs:documentation&gt;</w:delText>
              </w:r>
            </w:del>
          </w:p>
          <w:p w14:paraId="0EE476E7" w14:textId="1B3F3935" w:rsidR="002610E5" w:rsidDel="00AE159D" w:rsidRDefault="002610E5" w:rsidP="00AE159D">
            <w:pPr>
              <w:pStyle w:val="Caption"/>
              <w:rPr>
                <w:del w:id="7296" w:author="Anees Shaikh" w:date="2013-10-06T22:07:00Z"/>
              </w:rPr>
              <w:pPrChange w:id="7297" w:author="Anees Shaikh" w:date="2013-10-06T22:08:00Z">
                <w:pPr>
                  <w:pStyle w:val="XML1"/>
                </w:pPr>
              </w:pPrChange>
            </w:pPr>
            <w:del w:id="7298" w:author="Anees Shaikh" w:date="2013-10-06T22:07:00Z">
              <w:r w:rsidDel="00AE159D">
                <w:delText xml:space="preserve">        &lt;/xs:annotation&gt;</w:delText>
              </w:r>
            </w:del>
          </w:p>
          <w:p w14:paraId="6DB2287F" w14:textId="638269D6" w:rsidR="002610E5" w:rsidDel="00AE159D" w:rsidRDefault="002610E5" w:rsidP="00AE159D">
            <w:pPr>
              <w:pStyle w:val="Caption"/>
              <w:rPr>
                <w:del w:id="7299" w:author="Anees Shaikh" w:date="2013-10-06T22:07:00Z"/>
              </w:rPr>
              <w:pPrChange w:id="7300" w:author="Anees Shaikh" w:date="2013-10-06T22:08:00Z">
                <w:pPr>
                  <w:pStyle w:val="XML1"/>
                </w:pPr>
              </w:pPrChange>
            </w:pPr>
            <w:del w:id="7301" w:author="Anees Shaikh" w:date="2013-10-06T22:07:00Z">
              <w:r w:rsidDel="00AE159D">
                <w:delText xml:space="preserve">      &lt;/xs:element&gt;</w:delText>
              </w:r>
            </w:del>
          </w:p>
          <w:p w14:paraId="66C89342" w14:textId="1D2330CE" w:rsidR="002610E5" w:rsidDel="00AE159D" w:rsidRDefault="002610E5" w:rsidP="00AE159D">
            <w:pPr>
              <w:pStyle w:val="Caption"/>
              <w:rPr>
                <w:del w:id="7302" w:author="Anees Shaikh" w:date="2013-10-06T22:07:00Z"/>
              </w:rPr>
              <w:pPrChange w:id="7303" w:author="Anees Shaikh" w:date="2013-10-06T22:08:00Z">
                <w:pPr>
                  <w:pStyle w:val="XML1"/>
                </w:pPr>
              </w:pPrChange>
            </w:pPr>
            <w:del w:id="7304" w:author="Anees Shaikh" w:date="2013-10-06T22:07:00Z">
              <w:r w:rsidDel="00AE159D">
                <w:delText xml:space="preserve">    &lt;/xs:sequence&gt;</w:delText>
              </w:r>
            </w:del>
          </w:p>
          <w:p w14:paraId="4EC2246D" w14:textId="1C0B6FDA" w:rsidR="00DC3719" w:rsidRPr="009F1B7D" w:rsidDel="00AE159D" w:rsidRDefault="002610E5" w:rsidP="00AE159D">
            <w:pPr>
              <w:pStyle w:val="Caption"/>
              <w:rPr>
                <w:del w:id="7305" w:author="Anees Shaikh" w:date="2013-10-06T22:07:00Z"/>
              </w:rPr>
              <w:pPrChange w:id="7306" w:author="Anees Shaikh" w:date="2013-10-06T22:08:00Z">
                <w:pPr>
                  <w:pStyle w:val="XML1"/>
                </w:pPr>
              </w:pPrChange>
            </w:pPr>
            <w:del w:id="7307" w:author="Anees Shaikh" w:date="2013-10-06T22:07:00Z">
              <w:r w:rsidDel="00AE159D">
                <w:delText xml:space="preserve">  &lt;/xs:group&gt;</w:delText>
              </w:r>
            </w:del>
          </w:p>
        </w:tc>
      </w:tr>
    </w:tbl>
    <w:p w14:paraId="4FD97B30" w14:textId="77777777" w:rsidR="002A5300" w:rsidRPr="009F1B7D" w:rsidRDefault="002A5300" w:rsidP="00AE159D">
      <w:pPr>
        <w:pStyle w:val="Caption"/>
        <w:pPrChange w:id="7308" w:author="Anees Shaikh" w:date="2013-10-06T22:08:00Z">
          <w:pPr/>
        </w:pPrChange>
      </w:pPr>
    </w:p>
    <w:p w14:paraId="6557C01E" w14:textId="77777777" w:rsidR="002A5300" w:rsidRPr="009F1B7D" w:rsidRDefault="002A5300" w:rsidP="002A5300">
      <w:pPr>
        <w:pStyle w:val="Heading3"/>
        <w:keepLines w:val="0"/>
        <w:ind w:left="720" w:hanging="720"/>
      </w:pPr>
      <w:bookmarkStart w:id="7309" w:name="_Toc242727944"/>
      <w:r w:rsidRPr="00DB42FD">
        <w:t>XML Example</w:t>
      </w:r>
      <w:bookmarkEnd w:id="7309"/>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7310" w:name="_Toc333524340"/>
      <w:bookmarkStart w:id="7311" w:name="_Toc335148427"/>
      <w:bookmarkStart w:id="7312" w:name="_Toc333524341"/>
      <w:bookmarkStart w:id="7313" w:name="_Toc335148428"/>
      <w:bookmarkStart w:id="7314" w:name="_Toc333524342"/>
      <w:bookmarkStart w:id="7315" w:name="_Toc335148429"/>
      <w:bookmarkStart w:id="7316" w:name="_Toc333524343"/>
      <w:bookmarkStart w:id="7317" w:name="_Toc335148430"/>
      <w:bookmarkStart w:id="7318" w:name="_Toc242727945"/>
      <w:bookmarkEnd w:id="7310"/>
      <w:bookmarkEnd w:id="7311"/>
      <w:bookmarkEnd w:id="7312"/>
      <w:bookmarkEnd w:id="7313"/>
      <w:bookmarkEnd w:id="7314"/>
      <w:bookmarkEnd w:id="7315"/>
      <w:bookmarkEnd w:id="7316"/>
      <w:bookmarkEnd w:id="7317"/>
      <w:r>
        <w:t>Owned Certificate</w:t>
      </w:r>
      <w:bookmarkEnd w:id="7318"/>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7319" w:name="_Toc242727946"/>
      <w:r w:rsidRPr="00DB42FD">
        <w:lastRenderedPageBreak/>
        <w:t>UML Diagram</w:t>
      </w:r>
      <w:bookmarkEnd w:id="7319"/>
    </w:p>
    <w:p w14:paraId="6441FA38" w14:textId="394CA52C" w:rsidR="00325239" w:rsidRPr="009F1B7D" w:rsidRDefault="001D1E49" w:rsidP="00325239">
      <w:pPr>
        <w:keepNext/>
        <w:jc w:val="center"/>
      </w:pPr>
      <w:r>
        <w:object w:dxaOrig="6235" w:dyaOrig="6805" w14:anchorId="283792EB">
          <v:shape id="_x0000_i1037" type="#_x0000_t75" style="width:312pt;height:340pt" o:ole="">
            <v:imagedata r:id="rId41" o:title=""/>
          </v:shape>
          <o:OLEObject Type="Embed" ProgID="Visio.Drawing.11" ShapeID="_x0000_i1037" DrawAspect="Content" ObjectID="_1316469983" r:id="rId42"/>
        </w:object>
      </w:r>
    </w:p>
    <w:p w14:paraId="52292DC7" w14:textId="04E2F480" w:rsidR="00325239" w:rsidRPr="00A3202A" w:rsidDel="00AE159D" w:rsidRDefault="00325239" w:rsidP="00A3202A">
      <w:pPr>
        <w:pStyle w:val="Caption"/>
        <w:rPr>
          <w:del w:id="7320" w:author="Anees Shaikh" w:date="2013-10-06T22:08:00Z"/>
        </w:rPr>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124F3CFA" w:rsidR="00325239" w:rsidRPr="009F1B7D" w:rsidDel="00AE159D" w:rsidRDefault="00325239" w:rsidP="00AE159D">
      <w:pPr>
        <w:pStyle w:val="Caption"/>
        <w:rPr>
          <w:del w:id="7321" w:author="Anees Shaikh" w:date="2013-10-06T22:08:00Z"/>
        </w:rPr>
        <w:pPrChange w:id="7322" w:author="Anees Shaikh" w:date="2013-10-06T22:08:00Z">
          <w:pPr>
            <w:pStyle w:val="Heading3"/>
            <w:keepLines w:val="0"/>
            <w:ind w:left="720" w:hanging="720"/>
          </w:pPr>
        </w:pPrChange>
      </w:pPr>
      <w:del w:id="7323" w:author="Anees Shaikh" w:date="2013-10-06T22:08:00Z">
        <w:r w:rsidRPr="00DB42FD" w:rsidDel="00AE159D">
          <w:delText>XML Schema</w:delText>
        </w:r>
      </w:del>
    </w:p>
    <w:tbl>
      <w:tblPr>
        <w:tblStyle w:val="XMLtable"/>
        <w:tblW w:w="5000" w:type="pct"/>
        <w:tblLook w:val="04A0" w:firstRow="1" w:lastRow="0" w:firstColumn="1" w:lastColumn="0" w:noHBand="0" w:noVBand="1"/>
      </w:tblPr>
      <w:tblGrid>
        <w:gridCol w:w="9474"/>
      </w:tblGrid>
      <w:tr w:rsidR="00325239" w:rsidRPr="009F1B7D" w:rsidDel="00AE159D" w14:paraId="2C8DCD5C" w14:textId="4C089065" w:rsidTr="00C128FA">
        <w:trPr>
          <w:del w:id="7324" w:author="Anees Shaikh" w:date="2013-10-06T22:08:00Z"/>
        </w:trPr>
        <w:tc>
          <w:tcPr>
            <w:tcW w:w="8820" w:type="dxa"/>
          </w:tcPr>
          <w:p w14:paraId="300E1F11" w14:textId="3A0C4353" w:rsidR="002610E5" w:rsidDel="00AE159D" w:rsidRDefault="002610E5" w:rsidP="00AE159D">
            <w:pPr>
              <w:pStyle w:val="Caption"/>
              <w:rPr>
                <w:del w:id="7325" w:author="Anees Shaikh" w:date="2013-10-06T22:08:00Z"/>
              </w:rPr>
              <w:pPrChange w:id="7326" w:author="Anees Shaikh" w:date="2013-10-06T22:08:00Z">
                <w:pPr>
                  <w:pStyle w:val="XML1"/>
                </w:pPr>
              </w:pPrChange>
            </w:pPr>
            <w:del w:id="7327" w:author="Anees Shaikh" w:date="2013-10-06T22:08:00Z">
              <w:r w:rsidDel="00AE159D">
                <w:delText xml:space="preserve">  &lt;xs:group name="OFOwnedCertificateType"&gt;</w:delText>
              </w:r>
            </w:del>
          </w:p>
          <w:p w14:paraId="28CAACB0" w14:textId="037FA14C" w:rsidR="002610E5" w:rsidDel="00AE159D" w:rsidRDefault="002610E5" w:rsidP="00AE159D">
            <w:pPr>
              <w:pStyle w:val="Caption"/>
              <w:rPr>
                <w:del w:id="7328" w:author="Anees Shaikh" w:date="2013-10-06T22:08:00Z"/>
              </w:rPr>
              <w:pPrChange w:id="7329" w:author="Anees Shaikh" w:date="2013-10-06T22:08:00Z">
                <w:pPr>
                  <w:pStyle w:val="XML1"/>
                </w:pPr>
              </w:pPrChange>
            </w:pPr>
            <w:del w:id="7330" w:author="Anees Shaikh" w:date="2013-10-06T22:08:00Z">
              <w:r w:rsidDel="00AE159D">
                <w:delText xml:space="preserve">    &lt;xs:annotation&gt;</w:delText>
              </w:r>
            </w:del>
          </w:p>
          <w:p w14:paraId="024FA9CB" w14:textId="1B8121DE" w:rsidR="002610E5" w:rsidDel="00AE159D" w:rsidRDefault="002610E5" w:rsidP="00AE159D">
            <w:pPr>
              <w:pStyle w:val="Caption"/>
              <w:rPr>
                <w:del w:id="7331" w:author="Anees Shaikh" w:date="2013-10-06T22:08:00Z"/>
              </w:rPr>
              <w:pPrChange w:id="7332" w:author="Anees Shaikh" w:date="2013-10-06T22:08:00Z">
                <w:pPr>
                  <w:pStyle w:val="XML1"/>
                </w:pPr>
              </w:pPrChange>
            </w:pPr>
            <w:del w:id="7333" w:author="Anees Shaikh" w:date="2013-10-06T22:08:00Z">
              <w:r w:rsidDel="00AE159D">
                <w:delText xml:space="preserve">      &lt;xs:documentation&gt;</w:delText>
              </w:r>
            </w:del>
          </w:p>
          <w:p w14:paraId="453179A8" w14:textId="43FD115F" w:rsidR="002610E5" w:rsidDel="00AE159D" w:rsidRDefault="002610E5" w:rsidP="00AE159D">
            <w:pPr>
              <w:pStyle w:val="Caption"/>
              <w:rPr>
                <w:del w:id="7334" w:author="Anees Shaikh" w:date="2013-10-06T22:08:00Z"/>
              </w:rPr>
              <w:pPrChange w:id="7335" w:author="Anees Shaikh" w:date="2013-10-06T22:08:00Z">
                <w:pPr>
                  <w:pStyle w:val="XML1"/>
                </w:pPr>
              </w:pPrChange>
            </w:pPr>
            <w:del w:id="7336" w:author="Anees Shaikh" w:date="2013-10-06T22:08:00Z">
              <w:r w:rsidDel="00AE159D">
                <w:delText xml:space="preserve">        This grouping specifies a certificate and a</w:delText>
              </w:r>
            </w:del>
          </w:p>
          <w:p w14:paraId="1615029E" w14:textId="5E904D8A" w:rsidR="002610E5" w:rsidDel="00AE159D" w:rsidRDefault="002610E5" w:rsidP="00AE159D">
            <w:pPr>
              <w:pStyle w:val="Caption"/>
              <w:rPr>
                <w:del w:id="7337" w:author="Anees Shaikh" w:date="2013-10-06T22:08:00Z"/>
              </w:rPr>
              <w:pPrChange w:id="7338" w:author="Anees Shaikh" w:date="2013-10-06T22:08:00Z">
                <w:pPr>
                  <w:pStyle w:val="XML1"/>
                </w:pPr>
              </w:pPrChange>
            </w:pPr>
            <w:del w:id="7339" w:author="Anees Shaikh" w:date="2013-10-06T22:08:00Z">
              <w:r w:rsidDel="00AE159D">
                <w:delText xml:space="preserve">        private key. It can be used by an OpenFlow Logical Switch for</w:delText>
              </w:r>
            </w:del>
          </w:p>
          <w:p w14:paraId="3F12370C" w14:textId="60FB93C7" w:rsidR="002610E5" w:rsidDel="00AE159D" w:rsidRDefault="002610E5" w:rsidP="00AE159D">
            <w:pPr>
              <w:pStyle w:val="Caption"/>
              <w:rPr>
                <w:del w:id="7340" w:author="Anees Shaikh" w:date="2013-10-06T22:08:00Z"/>
              </w:rPr>
              <w:pPrChange w:id="7341" w:author="Anees Shaikh" w:date="2013-10-06T22:08:00Z">
                <w:pPr>
                  <w:pStyle w:val="XML1"/>
                </w:pPr>
              </w:pPrChange>
            </w:pPr>
            <w:del w:id="7342" w:author="Anees Shaikh" w:date="2013-10-06T22:08:00Z">
              <w:r w:rsidDel="00AE159D">
                <w:delText xml:space="preserve">        authenticating itself to a controller when a TLS connection</w:delText>
              </w:r>
            </w:del>
          </w:p>
          <w:p w14:paraId="38D6A46C" w14:textId="2E6121AB" w:rsidR="002610E5" w:rsidDel="00AE159D" w:rsidRDefault="002610E5" w:rsidP="00AE159D">
            <w:pPr>
              <w:pStyle w:val="Caption"/>
              <w:rPr>
                <w:del w:id="7343" w:author="Anees Shaikh" w:date="2013-10-06T22:08:00Z"/>
              </w:rPr>
              <w:pPrChange w:id="7344" w:author="Anees Shaikh" w:date="2013-10-06T22:08:00Z">
                <w:pPr>
                  <w:pStyle w:val="XML1"/>
                </w:pPr>
              </w:pPrChange>
            </w:pPr>
            <w:del w:id="7345" w:author="Anees Shaikh" w:date="2013-10-06T22:08:00Z">
              <w:r w:rsidDel="00AE159D">
                <w:delText xml:space="preserve">        is established.</w:delText>
              </w:r>
            </w:del>
          </w:p>
          <w:p w14:paraId="1D6E8DA4" w14:textId="5F5577EF" w:rsidR="002610E5" w:rsidDel="00AE159D" w:rsidRDefault="002610E5" w:rsidP="00AE159D">
            <w:pPr>
              <w:pStyle w:val="Caption"/>
              <w:rPr>
                <w:del w:id="7346" w:author="Anees Shaikh" w:date="2013-10-06T22:08:00Z"/>
              </w:rPr>
              <w:pPrChange w:id="7347" w:author="Anees Shaikh" w:date="2013-10-06T22:08:00Z">
                <w:pPr>
                  <w:pStyle w:val="XML1"/>
                </w:pPr>
              </w:pPrChange>
            </w:pPr>
            <w:del w:id="7348" w:author="Anees Shaikh" w:date="2013-10-06T22:08:00Z">
              <w:r w:rsidDel="00AE159D">
                <w:delText xml:space="preserve">      &lt;/xs:documentation&gt;</w:delText>
              </w:r>
            </w:del>
          </w:p>
          <w:p w14:paraId="353C8E37" w14:textId="6CE6EB5B" w:rsidR="002610E5" w:rsidDel="00AE159D" w:rsidRDefault="002610E5" w:rsidP="00AE159D">
            <w:pPr>
              <w:pStyle w:val="Caption"/>
              <w:rPr>
                <w:del w:id="7349" w:author="Anees Shaikh" w:date="2013-10-06T22:08:00Z"/>
              </w:rPr>
              <w:pPrChange w:id="7350" w:author="Anees Shaikh" w:date="2013-10-06T22:08:00Z">
                <w:pPr>
                  <w:pStyle w:val="XML1"/>
                </w:pPr>
              </w:pPrChange>
            </w:pPr>
            <w:del w:id="7351" w:author="Anees Shaikh" w:date="2013-10-06T22:08:00Z">
              <w:r w:rsidDel="00AE159D">
                <w:delText xml:space="preserve">    &lt;/xs:annotation&gt;</w:delText>
              </w:r>
            </w:del>
          </w:p>
          <w:p w14:paraId="6F28B250" w14:textId="71DFF299" w:rsidR="002610E5" w:rsidDel="00AE159D" w:rsidRDefault="002610E5" w:rsidP="00AE159D">
            <w:pPr>
              <w:pStyle w:val="Caption"/>
              <w:rPr>
                <w:del w:id="7352" w:author="Anees Shaikh" w:date="2013-10-06T22:08:00Z"/>
              </w:rPr>
              <w:pPrChange w:id="7353" w:author="Anees Shaikh" w:date="2013-10-06T22:08:00Z">
                <w:pPr>
                  <w:pStyle w:val="XML1"/>
                </w:pPr>
              </w:pPrChange>
            </w:pPr>
          </w:p>
          <w:p w14:paraId="074D9B35" w14:textId="376AD131" w:rsidR="002610E5" w:rsidDel="00AE159D" w:rsidRDefault="002610E5" w:rsidP="00AE159D">
            <w:pPr>
              <w:pStyle w:val="Caption"/>
              <w:rPr>
                <w:del w:id="7354" w:author="Anees Shaikh" w:date="2013-10-06T22:08:00Z"/>
              </w:rPr>
              <w:pPrChange w:id="7355" w:author="Anees Shaikh" w:date="2013-10-06T22:08:00Z">
                <w:pPr>
                  <w:pStyle w:val="XML1"/>
                </w:pPr>
              </w:pPrChange>
            </w:pPr>
            <w:del w:id="7356" w:author="Anees Shaikh" w:date="2013-10-06T22:08:00Z">
              <w:r w:rsidDel="00AE159D">
                <w:delText xml:space="preserve">    &lt;xs:sequence&gt;</w:delText>
              </w:r>
            </w:del>
          </w:p>
          <w:p w14:paraId="4747E232" w14:textId="17E81726" w:rsidR="002610E5" w:rsidDel="00AE159D" w:rsidRDefault="002610E5" w:rsidP="00AE159D">
            <w:pPr>
              <w:pStyle w:val="Caption"/>
              <w:rPr>
                <w:del w:id="7357" w:author="Anees Shaikh" w:date="2013-10-06T22:08:00Z"/>
              </w:rPr>
              <w:pPrChange w:id="7358" w:author="Anees Shaikh" w:date="2013-10-06T22:08:00Z">
                <w:pPr>
                  <w:pStyle w:val="XML1"/>
                </w:pPr>
              </w:pPrChange>
            </w:pPr>
            <w:del w:id="7359" w:author="Anees Shaikh" w:date="2013-10-06T22:08:00Z">
              <w:r w:rsidDel="00AE159D">
                <w:delText xml:space="preserve">      &lt;xs:group ref="OFResourceType"/&gt;</w:delText>
              </w:r>
            </w:del>
          </w:p>
          <w:p w14:paraId="2BBD7CDF" w14:textId="3DCCD82F" w:rsidR="002610E5" w:rsidDel="00AE159D" w:rsidRDefault="002610E5" w:rsidP="00AE159D">
            <w:pPr>
              <w:pStyle w:val="Caption"/>
              <w:rPr>
                <w:del w:id="7360" w:author="Anees Shaikh" w:date="2013-10-06T22:08:00Z"/>
              </w:rPr>
              <w:pPrChange w:id="7361" w:author="Anees Shaikh" w:date="2013-10-06T22:08:00Z">
                <w:pPr>
                  <w:pStyle w:val="XML1"/>
                </w:pPr>
              </w:pPrChange>
            </w:pPr>
            <w:del w:id="7362" w:author="Anees Shaikh" w:date="2013-10-06T22:08:00Z">
              <w:r w:rsidDel="00AE159D">
                <w:delText xml:space="preserve">      &lt;xs:element name="certificate"  type="xs:string"&gt;</w:delText>
              </w:r>
            </w:del>
          </w:p>
          <w:p w14:paraId="1F6C2F49" w14:textId="768E5292" w:rsidR="002610E5" w:rsidDel="00AE159D" w:rsidRDefault="002610E5" w:rsidP="00AE159D">
            <w:pPr>
              <w:pStyle w:val="Caption"/>
              <w:rPr>
                <w:del w:id="7363" w:author="Anees Shaikh" w:date="2013-10-06T22:08:00Z"/>
              </w:rPr>
              <w:pPrChange w:id="7364" w:author="Anees Shaikh" w:date="2013-10-06T22:08:00Z">
                <w:pPr>
                  <w:pStyle w:val="XML1"/>
                </w:pPr>
              </w:pPrChange>
            </w:pPr>
            <w:del w:id="7365" w:author="Anees Shaikh" w:date="2013-10-06T22:08:00Z">
              <w:r w:rsidDel="00AE159D">
                <w:delText xml:space="preserve">        &lt;xs:annotation&gt;</w:delText>
              </w:r>
            </w:del>
          </w:p>
          <w:p w14:paraId="145EC6CF" w14:textId="4D02A087" w:rsidR="002610E5" w:rsidDel="00AE159D" w:rsidRDefault="002610E5" w:rsidP="00AE159D">
            <w:pPr>
              <w:pStyle w:val="Caption"/>
              <w:rPr>
                <w:del w:id="7366" w:author="Anees Shaikh" w:date="2013-10-06T22:08:00Z"/>
              </w:rPr>
              <w:pPrChange w:id="7367" w:author="Anees Shaikh" w:date="2013-10-06T22:08:00Z">
                <w:pPr>
                  <w:pStyle w:val="XML1"/>
                </w:pPr>
              </w:pPrChange>
            </w:pPr>
            <w:del w:id="7368" w:author="Anees Shaikh" w:date="2013-10-06T22:08:00Z">
              <w:r w:rsidDel="00AE159D">
                <w:delText xml:space="preserve">          &lt;xs:documentation&gt;</w:delText>
              </w:r>
            </w:del>
          </w:p>
          <w:p w14:paraId="12FDAB06" w14:textId="78D52DB0" w:rsidR="002610E5" w:rsidDel="00AE159D" w:rsidRDefault="002610E5" w:rsidP="00AE159D">
            <w:pPr>
              <w:pStyle w:val="Caption"/>
              <w:rPr>
                <w:del w:id="7369" w:author="Anees Shaikh" w:date="2013-10-06T22:08:00Z"/>
              </w:rPr>
              <w:pPrChange w:id="7370" w:author="Anees Shaikh" w:date="2013-10-06T22:08:00Z">
                <w:pPr>
                  <w:pStyle w:val="XML1"/>
                </w:pPr>
              </w:pPrChange>
            </w:pPr>
            <w:del w:id="7371" w:author="Anees Shaikh" w:date="2013-10-06T22:08:00Z">
              <w:r w:rsidDel="00AE159D">
                <w:delText xml:space="preserve">            An X.509 certificate in DER format base64</w:delText>
              </w:r>
            </w:del>
          </w:p>
          <w:p w14:paraId="2896C505" w14:textId="217C36F8" w:rsidR="002610E5" w:rsidDel="00AE159D" w:rsidRDefault="002610E5" w:rsidP="00AE159D">
            <w:pPr>
              <w:pStyle w:val="Caption"/>
              <w:rPr>
                <w:del w:id="7372" w:author="Anees Shaikh" w:date="2013-10-06T22:08:00Z"/>
              </w:rPr>
              <w:pPrChange w:id="7373" w:author="Anees Shaikh" w:date="2013-10-06T22:08:00Z">
                <w:pPr>
                  <w:pStyle w:val="XML1"/>
                </w:pPr>
              </w:pPrChange>
            </w:pPr>
            <w:del w:id="7374" w:author="Anees Shaikh" w:date="2013-10-06T22:08:00Z">
              <w:r w:rsidDel="00AE159D">
                <w:delText xml:space="preserve">            encoded.</w:delText>
              </w:r>
            </w:del>
          </w:p>
          <w:p w14:paraId="3B11215D" w14:textId="3555804A" w:rsidR="002610E5" w:rsidDel="00AE159D" w:rsidRDefault="002610E5" w:rsidP="00AE159D">
            <w:pPr>
              <w:pStyle w:val="Caption"/>
              <w:rPr>
                <w:del w:id="7375" w:author="Anees Shaikh" w:date="2013-10-06T22:08:00Z"/>
              </w:rPr>
              <w:pPrChange w:id="7376" w:author="Anees Shaikh" w:date="2013-10-06T22:08:00Z">
                <w:pPr>
                  <w:pStyle w:val="XML1"/>
                </w:pPr>
              </w:pPrChange>
            </w:pPr>
          </w:p>
          <w:p w14:paraId="1B39D0BE" w14:textId="2C277991" w:rsidR="002610E5" w:rsidDel="00AE159D" w:rsidRDefault="002610E5" w:rsidP="00AE159D">
            <w:pPr>
              <w:pStyle w:val="Caption"/>
              <w:rPr>
                <w:del w:id="7377" w:author="Anees Shaikh" w:date="2013-10-06T22:08:00Z"/>
              </w:rPr>
              <w:pPrChange w:id="7378" w:author="Anees Shaikh" w:date="2013-10-06T22:08:00Z">
                <w:pPr>
                  <w:pStyle w:val="XML1"/>
                </w:pPr>
              </w:pPrChange>
            </w:pPr>
            <w:del w:id="7379" w:author="Anees Shaikh" w:date="2013-10-06T22:08:00Z">
              <w:r w:rsidDel="00AE159D">
                <w:delText xml:space="preserve">            This element MUST be present in the NETCONF data store.</w:delText>
              </w:r>
            </w:del>
          </w:p>
          <w:p w14:paraId="1409C857" w14:textId="016F6B9F" w:rsidR="002610E5" w:rsidDel="00AE159D" w:rsidRDefault="002610E5" w:rsidP="00AE159D">
            <w:pPr>
              <w:pStyle w:val="Caption"/>
              <w:rPr>
                <w:del w:id="7380" w:author="Anees Shaikh" w:date="2013-10-06T22:08:00Z"/>
              </w:rPr>
              <w:pPrChange w:id="7381" w:author="Anees Shaikh" w:date="2013-10-06T22:08:00Z">
                <w:pPr>
                  <w:pStyle w:val="XML1"/>
                </w:pPr>
              </w:pPrChange>
            </w:pPr>
            <w:del w:id="7382" w:author="Anees Shaikh" w:date="2013-10-06T22:08:00Z">
              <w:r w:rsidDel="00AE159D">
                <w:delText xml:space="preserve">            If this element is not present in a NETCONF &amp;lt;edit-config&amp;gt;</w:delText>
              </w:r>
            </w:del>
          </w:p>
          <w:p w14:paraId="565777BD" w14:textId="2A80723A" w:rsidR="002610E5" w:rsidDel="00AE159D" w:rsidRDefault="002610E5" w:rsidP="00AE159D">
            <w:pPr>
              <w:pStyle w:val="Caption"/>
              <w:rPr>
                <w:del w:id="7383" w:author="Anees Shaikh" w:date="2013-10-06T22:08:00Z"/>
              </w:rPr>
              <w:pPrChange w:id="7384" w:author="Anees Shaikh" w:date="2013-10-06T22:08:00Z">
                <w:pPr>
                  <w:pStyle w:val="XML1"/>
                </w:pPr>
              </w:pPrChange>
            </w:pPr>
            <w:del w:id="7385" w:author="Anees Shaikh" w:date="2013-10-06T22:08:00Z">
              <w:r w:rsidDel="00AE159D">
                <w:delText xml:space="preserve">            operation 'create', 'merge' or 'replace' and the parent</w:delText>
              </w:r>
            </w:del>
          </w:p>
          <w:p w14:paraId="74996819" w14:textId="64A515C6" w:rsidR="002610E5" w:rsidDel="00AE159D" w:rsidRDefault="002610E5" w:rsidP="00AE159D">
            <w:pPr>
              <w:pStyle w:val="Caption"/>
              <w:rPr>
                <w:del w:id="7386" w:author="Anees Shaikh" w:date="2013-10-06T22:08:00Z"/>
              </w:rPr>
              <w:pPrChange w:id="7387" w:author="Anees Shaikh" w:date="2013-10-06T22:08:00Z">
                <w:pPr>
                  <w:pStyle w:val="XML1"/>
                </w:pPr>
              </w:pPrChange>
            </w:pPr>
            <w:del w:id="7388" w:author="Anees Shaikh" w:date="2013-10-06T22:08:00Z">
              <w:r w:rsidDel="00AE159D">
                <w:delText xml:space="preserve">            element does not exist, a 'data-missing' error is</w:delText>
              </w:r>
            </w:del>
          </w:p>
          <w:p w14:paraId="3C3B6A23" w14:textId="2C413F62" w:rsidR="002610E5" w:rsidDel="00AE159D" w:rsidRDefault="002610E5" w:rsidP="00AE159D">
            <w:pPr>
              <w:pStyle w:val="Caption"/>
              <w:rPr>
                <w:del w:id="7389" w:author="Anees Shaikh" w:date="2013-10-06T22:08:00Z"/>
              </w:rPr>
              <w:pPrChange w:id="7390" w:author="Anees Shaikh" w:date="2013-10-06T22:08:00Z">
                <w:pPr>
                  <w:pStyle w:val="XML1"/>
                </w:pPr>
              </w:pPrChange>
            </w:pPr>
            <w:del w:id="7391" w:author="Anees Shaikh" w:date="2013-10-06T22:08:00Z">
              <w:r w:rsidDel="00AE159D">
                <w:delText xml:space="preserve">            returned.</w:delText>
              </w:r>
            </w:del>
          </w:p>
          <w:p w14:paraId="4E639F80" w14:textId="5E296AB7" w:rsidR="002610E5" w:rsidDel="00AE159D" w:rsidRDefault="002610E5" w:rsidP="00AE159D">
            <w:pPr>
              <w:pStyle w:val="Caption"/>
              <w:rPr>
                <w:del w:id="7392" w:author="Anees Shaikh" w:date="2013-10-06T22:08:00Z"/>
              </w:rPr>
              <w:pPrChange w:id="7393" w:author="Anees Shaikh" w:date="2013-10-06T22:08:00Z">
                <w:pPr>
                  <w:pStyle w:val="XML1"/>
                </w:pPr>
              </w:pPrChange>
            </w:pPr>
            <w:del w:id="7394" w:author="Anees Shaikh" w:date="2013-10-06T22:08:00Z">
              <w:r w:rsidDel="00AE159D">
                <w:delText xml:space="preserve">          &lt;/xs:documentation&gt;</w:delText>
              </w:r>
            </w:del>
          </w:p>
          <w:p w14:paraId="5EEAC2B9" w14:textId="75EFDFB2" w:rsidR="002610E5" w:rsidDel="00AE159D" w:rsidRDefault="002610E5" w:rsidP="00AE159D">
            <w:pPr>
              <w:pStyle w:val="Caption"/>
              <w:rPr>
                <w:del w:id="7395" w:author="Anees Shaikh" w:date="2013-10-06T22:08:00Z"/>
              </w:rPr>
              <w:pPrChange w:id="7396" w:author="Anees Shaikh" w:date="2013-10-06T22:08:00Z">
                <w:pPr>
                  <w:pStyle w:val="XML1"/>
                </w:pPr>
              </w:pPrChange>
            </w:pPr>
            <w:del w:id="7397" w:author="Anees Shaikh" w:date="2013-10-06T22:08:00Z">
              <w:r w:rsidDel="00AE159D">
                <w:delText xml:space="preserve">        &lt;/xs:annotation&gt;</w:delText>
              </w:r>
            </w:del>
          </w:p>
          <w:p w14:paraId="6F3D0926" w14:textId="0E659B1D" w:rsidR="002610E5" w:rsidDel="00AE159D" w:rsidRDefault="002610E5" w:rsidP="00AE159D">
            <w:pPr>
              <w:pStyle w:val="Caption"/>
              <w:rPr>
                <w:del w:id="7398" w:author="Anees Shaikh" w:date="2013-10-06T22:08:00Z"/>
              </w:rPr>
              <w:pPrChange w:id="7399" w:author="Anees Shaikh" w:date="2013-10-06T22:08:00Z">
                <w:pPr>
                  <w:pStyle w:val="XML1"/>
                </w:pPr>
              </w:pPrChange>
            </w:pPr>
            <w:del w:id="7400" w:author="Anees Shaikh" w:date="2013-10-06T22:08:00Z">
              <w:r w:rsidDel="00AE159D">
                <w:delText xml:space="preserve">      &lt;/xs:element&gt;</w:delText>
              </w:r>
            </w:del>
          </w:p>
          <w:p w14:paraId="1394DDC2" w14:textId="6AFC6D4B" w:rsidR="002610E5" w:rsidDel="00AE159D" w:rsidRDefault="002610E5" w:rsidP="00AE159D">
            <w:pPr>
              <w:pStyle w:val="Caption"/>
              <w:rPr>
                <w:del w:id="7401" w:author="Anees Shaikh" w:date="2013-10-06T22:08:00Z"/>
              </w:rPr>
              <w:pPrChange w:id="7402" w:author="Anees Shaikh" w:date="2013-10-06T22:08:00Z">
                <w:pPr>
                  <w:pStyle w:val="XML1"/>
                </w:pPr>
              </w:pPrChange>
            </w:pPr>
            <w:del w:id="7403" w:author="Anees Shaikh" w:date="2013-10-06T22:08:00Z">
              <w:r w:rsidDel="00AE159D">
                <w:delText xml:space="preserve">      &lt;xs:element name="private-key"&gt;</w:delText>
              </w:r>
            </w:del>
          </w:p>
          <w:p w14:paraId="510C24FB" w14:textId="70F9B434" w:rsidR="002610E5" w:rsidDel="00AE159D" w:rsidRDefault="002610E5" w:rsidP="00AE159D">
            <w:pPr>
              <w:pStyle w:val="Caption"/>
              <w:rPr>
                <w:del w:id="7404" w:author="Anees Shaikh" w:date="2013-10-06T22:08:00Z"/>
              </w:rPr>
              <w:pPrChange w:id="7405" w:author="Anees Shaikh" w:date="2013-10-06T22:08:00Z">
                <w:pPr>
                  <w:pStyle w:val="XML1"/>
                </w:pPr>
              </w:pPrChange>
            </w:pPr>
            <w:del w:id="7406" w:author="Anees Shaikh" w:date="2013-10-06T22:08:00Z">
              <w:r w:rsidDel="00AE159D">
                <w:delText xml:space="preserve">        &lt;xs:annotation&gt;</w:delText>
              </w:r>
            </w:del>
          </w:p>
          <w:p w14:paraId="59F3924A" w14:textId="368326B4" w:rsidR="002610E5" w:rsidDel="00AE159D" w:rsidRDefault="002610E5" w:rsidP="00AE159D">
            <w:pPr>
              <w:pStyle w:val="Caption"/>
              <w:rPr>
                <w:del w:id="7407" w:author="Anees Shaikh" w:date="2013-10-06T22:08:00Z"/>
              </w:rPr>
              <w:pPrChange w:id="7408" w:author="Anees Shaikh" w:date="2013-10-06T22:08:00Z">
                <w:pPr>
                  <w:pStyle w:val="XML1"/>
                </w:pPr>
              </w:pPrChange>
            </w:pPr>
            <w:del w:id="7409" w:author="Anees Shaikh" w:date="2013-10-06T22:08:00Z">
              <w:r w:rsidDel="00AE159D">
                <w:delText xml:space="preserve">          &lt;xs:documentation&gt;</w:delText>
              </w:r>
            </w:del>
          </w:p>
          <w:p w14:paraId="70400A4E" w14:textId="58B5CAD5" w:rsidR="002610E5" w:rsidDel="00AE159D" w:rsidRDefault="002610E5" w:rsidP="00AE159D">
            <w:pPr>
              <w:pStyle w:val="Caption"/>
              <w:rPr>
                <w:del w:id="7410" w:author="Anees Shaikh" w:date="2013-10-06T22:08:00Z"/>
              </w:rPr>
              <w:pPrChange w:id="7411" w:author="Anees Shaikh" w:date="2013-10-06T22:08:00Z">
                <w:pPr>
                  <w:pStyle w:val="XML1"/>
                </w:pPr>
              </w:pPrChange>
            </w:pPr>
            <w:del w:id="7412" w:author="Anees Shaikh" w:date="2013-10-06T22:08:00Z">
              <w:r w:rsidDel="00AE159D">
                <w:delText xml:space="preserve">            This element contains the private key</w:delText>
              </w:r>
            </w:del>
          </w:p>
          <w:p w14:paraId="63D841FA" w14:textId="51333A40" w:rsidR="002610E5" w:rsidDel="00AE159D" w:rsidRDefault="002610E5" w:rsidP="00AE159D">
            <w:pPr>
              <w:pStyle w:val="Caption"/>
              <w:rPr>
                <w:del w:id="7413" w:author="Anees Shaikh" w:date="2013-10-06T22:08:00Z"/>
              </w:rPr>
              <w:pPrChange w:id="7414" w:author="Anees Shaikh" w:date="2013-10-06T22:08:00Z">
                <w:pPr>
                  <w:pStyle w:val="XML1"/>
                </w:pPr>
              </w:pPrChange>
            </w:pPr>
            <w:del w:id="7415" w:author="Anees Shaikh" w:date="2013-10-06T22:08:00Z">
              <w:r w:rsidDel="00AE159D">
                <w:delText xml:space="preserve">            corresponding to the certificate. The private key is</w:delText>
              </w:r>
            </w:del>
          </w:p>
          <w:p w14:paraId="7A680662" w14:textId="354E802B" w:rsidR="002610E5" w:rsidDel="00AE159D" w:rsidRDefault="002610E5" w:rsidP="00AE159D">
            <w:pPr>
              <w:pStyle w:val="Caption"/>
              <w:rPr>
                <w:del w:id="7416" w:author="Anees Shaikh" w:date="2013-10-06T22:08:00Z"/>
              </w:rPr>
              <w:pPrChange w:id="7417" w:author="Anees Shaikh" w:date="2013-10-06T22:08:00Z">
                <w:pPr>
                  <w:pStyle w:val="XML1"/>
                </w:pPr>
              </w:pPrChange>
            </w:pPr>
            <w:del w:id="7418" w:author="Anees Shaikh" w:date="2013-10-06T22:08:00Z">
              <w:r w:rsidDel="00AE159D">
                <w:delText xml:space="preserve">            encoded as specified in XML-Signature Syntax and Processing</w:delText>
              </w:r>
            </w:del>
          </w:p>
          <w:p w14:paraId="03C9D365" w14:textId="1F97C013" w:rsidR="002610E5" w:rsidDel="00AE159D" w:rsidRDefault="002610E5" w:rsidP="00AE159D">
            <w:pPr>
              <w:pStyle w:val="Caption"/>
              <w:rPr>
                <w:del w:id="7419" w:author="Anees Shaikh" w:date="2013-10-06T22:08:00Z"/>
              </w:rPr>
              <w:pPrChange w:id="7420" w:author="Anees Shaikh" w:date="2013-10-06T22:08:00Z">
                <w:pPr>
                  <w:pStyle w:val="XML1"/>
                </w:pPr>
              </w:pPrChange>
            </w:pPr>
            <w:del w:id="7421" w:author="Anees Shaikh" w:date="2013-10-06T22:08:00Z">
              <w:r w:rsidDel="00AE159D">
                <w:delText xml:space="preserve">            (http://www.w3.org/TR/2001/PR-xmldsig-core-20010820/).  </w:delText>
              </w:r>
            </w:del>
          </w:p>
          <w:p w14:paraId="70BF6B7B" w14:textId="56748B24" w:rsidR="002610E5" w:rsidDel="00AE159D" w:rsidRDefault="002610E5" w:rsidP="00AE159D">
            <w:pPr>
              <w:pStyle w:val="Caption"/>
              <w:rPr>
                <w:del w:id="7422" w:author="Anees Shaikh" w:date="2013-10-06T22:08:00Z"/>
              </w:rPr>
              <w:pPrChange w:id="7423" w:author="Anees Shaikh" w:date="2013-10-06T22:08:00Z">
                <w:pPr>
                  <w:pStyle w:val="XML1"/>
                </w:pPr>
              </w:pPrChange>
            </w:pPr>
            <w:del w:id="7424" w:author="Anees Shaikh" w:date="2013-10-06T22:08:00Z">
              <w:r w:rsidDel="00AE159D">
                <w:delText xml:space="preserve">            Currently the specification only support DSA and RSA keys.</w:delText>
              </w:r>
            </w:del>
          </w:p>
          <w:p w14:paraId="7A8B4AD0" w14:textId="500AC615" w:rsidR="002610E5" w:rsidDel="00AE159D" w:rsidRDefault="002610E5" w:rsidP="00AE159D">
            <w:pPr>
              <w:pStyle w:val="Caption"/>
              <w:rPr>
                <w:del w:id="7425" w:author="Anees Shaikh" w:date="2013-10-06T22:08:00Z"/>
              </w:rPr>
              <w:pPrChange w:id="7426" w:author="Anees Shaikh" w:date="2013-10-06T22:08:00Z">
                <w:pPr>
                  <w:pStyle w:val="XML1"/>
                </w:pPr>
              </w:pPrChange>
            </w:pPr>
          </w:p>
          <w:p w14:paraId="4CC1F470" w14:textId="485E03F2" w:rsidR="002610E5" w:rsidDel="00AE159D" w:rsidRDefault="002610E5" w:rsidP="00AE159D">
            <w:pPr>
              <w:pStyle w:val="Caption"/>
              <w:rPr>
                <w:del w:id="7427" w:author="Anees Shaikh" w:date="2013-10-06T22:08:00Z"/>
              </w:rPr>
              <w:pPrChange w:id="7428" w:author="Anees Shaikh" w:date="2013-10-06T22:08:00Z">
                <w:pPr>
                  <w:pStyle w:val="XML1"/>
                </w:pPr>
              </w:pPrChange>
            </w:pPr>
            <w:del w:id="7429" w:author="Anees Shaikh" w:date="2013-10-06T22:08:00Z">
              <w:r w:rsidDel="00AE159D">
                <w:delText xml:space="preserve">            This element MUST be present in the NETCONF data store.</w:delText>
              </w:r>
            </w:del>
          </w:p>
          <w:p w14:paraId="47CB55A9" w14:textId="59CA3F77" w:rsidR="002610E5" w:rsidDel="00AE159D" w:rsidRDefault="002610E5" w:rsidP="00AE159D">
            <w:pPr>
              <w:pStyle w:val="Caption"/>
              <w:rPr>
                <w:del w:id="7430" w:author="Anees Shaikh" w:date="2013-10-06T22:08:00Z"/>
              </w:rPr>
              <w:pPrChange w:id="7431" w:author="Anees Shaikh" w:date="2013-10-06T22:08:00Z">
                <w:pPr>
                  <w:pStyle w:val="XML1"/>
                </w:pPr>
              </w:pPrChange>
            </w:pPr>
            <w:del w:id="7432" w:author="Anees Shaikh" w:date="2013-10-06T22:08:00Z">
              <w:r w:rsidDel="00AE159D">
                <w:delText xml:space="preserve">            If this element is not present in a NETCONF &amp;lt;edit-config&amp;gt;</w:delText>
              </w:r>
            </w:del>
          </w:p>
          <w:p w14:paraId="5EA22097" w14:textId="3EF1AF4B" w:rsidR="002610E5" w:rsidDel="00AE159D" w:rsidRDefault="002610E5" w:rsidP="00AE159D">
            <w:pPr>
              <w:pStyle w:val="Caption"/>
              <w:rPr>
                <w:del w:id="7433" w:author="Anees Shaikh" w:date="2013-10-06T22:08:00Z"/>
              </w:rPr>
              <w:pPrChange w:id="7434" w:author="Anees Shaikh" w:date="2013-10-06T22:08:00Z">
                <w:pPr>
                  <w:pStyle w:val="XML1"/>
                </w:pPr>
              </w:pPrChange>
            </w:pPr>
            <w:del w:id="7435" w:author="Anees Shaikh" w:date="2013-10-06T22:08:00Z">
              <w:r w:rsidDel="00AE159D">
                <w:delText xml:space="preserve">            operation 'create', 'merge' or 'replace' and the parent</w:delText>
              </w:r>
            </w:del>
          </w:p>
          <w:p w14:paraId="0CC925CA" w14:textId="6F0AD85D" w:rsidR="002610E5" w:rsidDel="00AE159D" w:rsidRDefault="002610E5" w:rsidP="00AE159D">
            <w:pPr>
              <w:pStyle w:val="Caption"/>
              <w:rPr>
                <w:del w:id="7436" w:author="Anees Shaikh" w:date="2013-10-06T22:08:00Z"/>
              </w:rPr>
              <w:pPrChange w:id="7437" w:author="Anees Shaikh" w:date="2013-10-06T22:08:00Z">
                <w:pPr>
                  <w:pStyle w:val="XML1"/>
                </w:pPr>
              </w:pPrChange>
            </w:pPr>
            <w:del w:id="7438" w:author="Anees Shaikh" w:date="2013-10-06T22:08:00Z">
              <w:r w:rsidDel="00AE159D">
                <w:delText xml:space="preserve">            element does not exist, a 'data-missing' error is</w:delText>
              </w:r>
            </w:del>
          </w:p>
          <w:p w14:paraId="1BBB5D33" w14:textId="0E1B5509" w:rsidR="002610E5" w:rsidDel="00AE159D" w:rsidRDefault="002610E5" w:rsidP="00AE159D">
            <w:pPr>
              <w:pStyle w:val="Caption"/>
              <w:rPr>
                <w:del w:id="7439" w:author="Anees Shaikh" w:date="2013-10-06T22:08:00Z"/>
              </w:rPr>
              <w:pPrChange w:id="7440" w:author="Anees Shaikh" w:date="2013-10-06T22:08:00Z">
                <w:pPr>
                  <w:pStyle w:val="XML1"/>
                </w:pPr>
              </w:pPrChange>
            </w:pPr>
            <w:del w:id="7441" w:author="Anees Shaikh" w:date="2013-10-06T22:08:00Z">
              <w:r w:rsidDel="00AE159D">
                <w:delText xml:space="preserve">            returned.</w:delText>
              </w:r>
            </w:del>
          </w:p>
          <w:p w14:paraId="7DF32472" w14:textId="4999E773" w:rsidR="002610E5" w:rsidDel="00AE159D" w:rsidRDefault="002610E5" w:rsidP="00AE159D">
            <w:pPr>
              <w:pStyle w:val="Caption"/>
              <w:rPr>
                <w:del w:id="7442" w:author="Anees Shaikh" w:date="2013-10-06T22:08:00Z"/>
              </w:rPr>
              <w:pPrChange w:id="7443" w:author="Anees Shaikh" w:date="2013-10-06T22:08:00Z">
                <w:pPr>
                  <w:pStyle w:val="XML1"/>
                </w:pPr>
              </w:pPrChange>
            </w:pPr>
            <w:del w:id="7444" w:author="Anees Shaikh" w:date="2013-10-06T22:08:00Z">
              <w:r w:rsidDel="00AE159D">
                <w:delText xml:space="preserve">          &lt;/xs:documentation&gt;</w:delText>
              </w:r>
            </w:del>
          </w:p>
          <w:p w14:paraId="73CA2F15" w14:textId="305114EC" w:rsidR="002610E5" w:rsidDel="00AE159D" w:rsidRDefault="002610E5" w:rsidP="00AE159D">
            <w:pPr>
              <w:pStyle w:val="Caption"/>
              <w:rPr>
                <w:del w:id="7445" w:author="Anees Shaikh" w:date="2013-10-06T22:08:00Z"/>
              </w:rPr>
              <w:pPrChange w:id="7446" w:author="Anees Shaikh" w:date="2013-10-06T22:08:00Z">
                <w:pPr>
                  <w:pStyle w:val="XML1"/>
                </w:pPr>
              </w:pPrChange>
            </w:pPr>
            <w:del w:id="7447" w:author="Anees Shaikh" w:date="2013-10-06T22:08:00Z">
              <w:r w:rsidDel="00AE159D">
                <w:delText xml:space="preserve">        &lt;/xs:annotation&gt;</w:delText>
              </w:r>
            </w:del>
          </w:p>
          <w:p w14:paraId="2E7D3AA2" w14:textId="319C7C06" w:rsidR="002610E5" w:rsidDel="00AE159D" w:rsidRDefault="002610E5" w:rsidP="00AE159D">
            <w:pPr>
              <w:pStyle w:val="Caption"/>
              <w:rPr>
                <w:del w:id="7448" w:author="Anees Shaikh" w:date="2013-10-06T22:08:00Z"/>
              </w:rPr>
              <w:pPrChange w:id="7449" w:author="Anees Shaikh" w:date="2013-10-06T22:08:00Z">
                <w:pPr>
                  <w:pStyle w:val="XML1"/>
                </w:pPr>
              </w:pPrChange>
            </w:pPr>
            <w:del w:id="7450" w:author="Anees Shaikh" w:date="2013-10-06T22:08:00Z">
              <w:r w:rsidDel="00AE159D">
                <w:delText xml:space="preserve">        &lt;xs:complexType&gt;</w:delText>
              </w:r>
            </w:del>
          </w:p>
          <w:p w14:paraId="153F1206" w14:textId="5B4EC74C" w:rsidR="002610E5" w:rsidDel="00AE159D" w:rsidRDefault="002610E5" w:rsidP="00AE159D">
            <w:pPr>
              <w:pStyle w:val="Caption"/>
              <w:rPr>
                <w:del w:id="7451" w:author="Anees Shaikh" w:date="2013-10-06T22:08:00Z"/>
              </w:rPr>
              <w:pPrChange w:id="7452" w:author="Anees Shaikh" w:date="2013-10-06T22:08:00Z">
                <w:pPr>
                  <w:pStyle w:val="XML1"/>
                </w:pPr>
              </w:pPrChange>
            </w:pPr>
            <w:del w:id="7453" w:author="Anees Shaikh" w:date="2013-10-06T22:08:00Z">
              <w:r w:rsidDel="00AE159D">
                <w:delText xml:space="preserve">          &lt;xs:sequence&gt;</w:delText>
              </w:r>
            </w:del>
          </w:p>
          <w:p w14:paraId="2FA33A5C" w14:textId="784095A2" w:rsidR="002610E5" w:rsidDel="00AE159D" w:rsidRDefault="002610E5" w:rsidP="00AE159D">
            <w:pPr>
              <w:pStyle w:val="Caption"/>
              <w:rPr>
                <w:del w:id="7454" w:author="Anees Shaikh" w:date="2013-10-06T22:08:00Z"/>
              </w:rPr>
              <w:pPrChange w:id="7455" w:author="Anees Shaikh" w:date="2013-10-06T22:08:00Z">
                <w:pPr>
                  <w:pStyle w:val="XML1"/>
                </w:pPr>
              </w:pPrChange>
            </w:pPr>
            <w:del w:id="7456" w:author="Anees Shaikh" w:date="2013-10-06T22:08:00Z">
              <w:r w:rsidDel="00AE159D">
                <w:delText xml:space="preserve">            &lt;xs:group ref="KeyValueType"/&gt;</w:delText>
              </w:r>
            </w:del>
          </w:p>
          <w:p w14:paraId="2402AE85" w14:textId="60B95EB0" w:rsidR="002610E5" w:rsidDel="00AE159D" w:rsidRDefault="002610E5" w:rsidP="00AE159D">
            <w:pPr>
              <w:pStyle w:val="Caption"/>
              <w:rPr>
                <w:del w:id="7457" w:author="Anees Shaikh" w:date="2013-10-06T22:08:00Z"/>
              </w:rPr>
              <w:pPrChange w:id="7458" w:author="Anees Shaikh" w:date="2013-10-06T22:08:00Z">
                <w:pPr>
                  <w:pStyle w:val="XML1"/>
                </w:pPr>
              </w:pPrChange>
            </w:pPr>
            <w:del w:id="7459" w:author="Anees Shaikh" w:date="2013-10-06T22:08:00Z">
              <w:r w:rsidDel="00AE159D">
                <w:delText xml:space="preserve">          &lt;/xs:sequence&gt;</w:delText>
              </w:r>
            </w:del>
          </w:p>
          <w:p w14:paraId="15EDE8A7" w14:textId="394FA146" w:rsidR="002610E5" w:rsidDel="00AE159D" w:rsidRDefault="002610E5" w:rsidP="00AE159D">
            <w:pPr>
              <w:pStyle w:val="Caption"/>
              <w:rPr>
                <w:del w:id="7460" w:author="Anees Shaikh" w:date="2013-10-06T22:08:00Z"/>
              </w:rPr>
              <w:pPrChange w:id="7461" w:author="Anees Shaikh" w:date="2013-10-06T22:08:00Z">
                <w:pPr>
                  <w:pStyle w:val="XML1"/>
                </w:pPr>
              </w:pPrChange>
            </w:pPr>
            <w:del w:id="7462" w:author="Anees Shaikh" w:date="2013-10-06T22:08:00Z">
              <w:r w:rsidDel="00AE159D">
                <w:delText xml:space="preserve">        &lt;/xs:complexType&gt;</w:delText>
              </w:r>
            </w:del>
          </w:p>
          <w:p w14:paraId="63031B51" w14:textId="3EEADE4F" w:rsidR="002610E5" w:rsidDel="00AE159D" w:rsidRDefault="002610E5" w:rsidP="00AE159D">
            <w:pPr>
              <w:pStyle w:val="Caption"/>
              <w:rPr>
                <w:del w:id="7463" w:author="Anees Shaikh" w:date="2013-10-06T22:08:00Z"/>
              </w:rPr>
              <w:pPrChange w:id="7464" w:author="Anees Shaikh" w:date="2013-10-06T22:08:00Z">
                <w:pPr>
                  <w:pStyle w:val="XML1"/>
                </w:pPr>
              </w:pPrChange>
            </w:pPr>
            <w:del w:id="7465" w:author="Anees Shaikh" w:date="2013-10-06T22:08:00Z">
              <w:r w:rsidDel="00AE159D">
                <w:delText xml:space="preserve">      &lt;/xs:element&gt;</w:delText>
              </w:r>
            </w:del>
          </w:p>
          <w:p w14:paraId="093BEBAA" w14:textId="535F5B68" w:rsidR="002610E5" w:rsidDel="00AE159D" w:rsidRDefault="002610E5" w:rsidP="00AE159D">
            <w:pPr>
              <w:pStyle w:val="Caption"/>
              <w:rPr>
                <w:del w:id="7466" w:author="Anees Shaikh" w:date="2013-10-06T22:08:00Z"/>
              </w:rPr>
              <w:pPrChange w:id="7467" w:author="Anees Shaikh" w:date="2013-10-06T22:08:00Z">
                <w:pPr>
                  <w:pStyle w:val="XML1"/>
                </w:pPr>
              </w:pPrChange>
            </w:pPr>
            <w:del w:id="7468" w:author="Anees Shaikh" w:date="2013-10-06T22:08:00Z">
              <w:r w:rsidDel="00AE159D">
                <w:delText xml:space="preserve">    &lt;/xs:sequence&gt;</w:delText>
              </w:r>
            </w:del>
          </w:p>
          <w:p w14:paraId="73917273" w14:textId="716A441E" w:rsidR="00325239" w:rsidDel="00AE159D" w:rsidRDefault="002610E5" w:rsidP="00AE159D">
            <w:pPr>
              <w:pStyle w:val="Caption"/>
              <w:rPr>
                <w:del w:id="7469" w:author="Anees Shaikh" w:date="2013-10-06T22:08:00Z"/>
              </w:rPr>
              <w:pPrChange w:id="7470" w:author="Anees Shaikh" w:date="2013-10-06T22:08:00Z">
                <w:pPr>
                  <w:pStyle w:val="XML1"/>
                </w:pPr>
              </w:pPrChange>
            </w:pPr>
            <w:del w:id="7471" w:author="Anees Shaikh" w:date="2013-10-06T22:08:00Z">
              <w:r w:rsidDel="00AE159D">
                <w:delText xml:space="preserve">  &lt;/xs:group&gt;</w:delText>
              </w:r>
            </w:del>
          </w:p>
          <w:p w14:paraId="2DE09DE4" w14:textId="14C4197A" w:rsidR="002610E5" w:rsidDel="00AE159D" w:rsidRDefault="002610E5" w:rsidP="00AE159D">
            <w:pPr>
              <w:pStyle w:val="Caption"/>
              <w:rPr>
                <w:del w:id="7472" w:author="Anees Shaikh" w:date="2013-10-06T22:08:00Z"/>
              </w:rPr>
              <w:pPrChange w:id="7473" w:author="Anees Shaikh" w:date="2013-10-06T22:08:00Z">
                <w:pPr>
                  <w:pStyle w:val="XML1"/>
                </w:pPr>
              </w:pPrChange>
            </w:pPr>
          </w:p>
          <w:p w14:paraId="6A0D7277" w14:textId="42122A6C" w:rsidR="002610E5" w:rsidDel="00AE159D" w:rsidRDefault="002610E5" w:rsidP="00AE159D">
            <w:pPr>
              <w:pStyle w:val="Caption"/>
              <w:rPr>
                <w:del w:id="7474" w:author="Anees Shaikh" w:date="2013-10-06T22:08:00Z"/>
              </w:rPr>
              <w:pPrChange w:id="7475" w:author="Anees Shaikh" w:date="2013-10-06T22:08:00Z">
                <w:pPr>
                  <w:pStyle w:val="XML1"/>
                </w:pPr>
              </w:pPrChange>
            </w:pPr>
            <w:del w:id="7476" w:author="Anees Shaikh" w:date="2013-10-06T22:08:00Z">
              <w:r w:rsidDel="00AE159D">
                <w:delText xml:space="preserve">  &lt;xs:group name="KeyValueType"&gt;</w:delText>
              </w:r>
            </w:del>
          </w:p>
          <w:p w14:paraId="20ED3E50" w14:textId="4DF2478D" w:rsidR="002610E5" w:rsidDel="00AE159D" w:rsidRDefault="002610E5" w:rsidP="00AE159D">
            <w:pPr>
              <w:pStyle w:val="Caption"/>
              <w:rPr>
                <w:del w:id="7477" w:author="Anees Shaikh" w:date="2013-10-06T22:08:00Z"/>
              </w:rPr>
              <w:pPrChange w:id="7478" w:author="Anees Shaikh" w:date="2013-10-06T22:08:00Z">
                <w:pPr>
                  <w:pStyle w:val="XML1"/>
                </w:pPr>
              </w:pPrChange>
            </w:pPr>
            <w:del w:id="7479" w:author="Anees Shaikh" w:date="2013-10-06T22:08:00Z">
              <w:r w:rsidDel="00AE159D">
                <w:delText xml:space="preserve">    &lt;xs:annotation&gt;</w:delText>
              </w:r>
            </w:del>
          </w:p>
          <w:p w14:paraId="487C38F0" w14:textId="62AFCFA7" w:rsidR="002610E5" w:rsidDel="00AE159D" w:rsidRDefault="002610E5" w:rsidP="00AE159D">
            <w:pPr>
              <w:pStyle w:val="Caption"/>
              <w:rPr>
                <w:del w:id="7480" w:author="Anees Shaikh" w:date="2013-10-06T22:08:00Z"/>
              </w:rPr>
              <w:pPrChange w:id="7481" w:author="Anees Shaikh" w:date="2013-10-06T22:08:00Z">
                <w:pPr>
                  <w:pStyle w:val="XML1"/>
                </w:pPr>
              </w:pPrChange>
            </w:pPr>
            <w:del w:id="7482" w:author="Anees Shaikh" w:date="2013-10-06T22:08:00Z">
              <w:r w:rsidDel="00AE159D">
                <w:delText xml:space="preserve">      &lt;xs:documentation&gt;</w:delText>
              </w:r>
            </w:del>
          </w:p>
          <w:p w14:paraId="60A119AA" w14:textId="0DBE14EF" w:rsidR="002610E5" w:rsidDel="00AE159D" w:rsidRDefault="002610E5" w:rsidP="00AE159D">
            <w:pPr>
              <w:pStyle w:val="Caption"/>
              <w:rPr>
                <w:del w:id="7483" w:author="Anees Shaikh" w:date="2013-10-06T22:08:00Z"/>
              </w:rPr>
              <w:pPrChange w:id="7484" w:author="Anees Shaikh" w:date="2013-10-06T22:08:00Z">
                <w:pPr>
                  <w:pStyle w:val="XML1"/>
                </w:pPr>
              </w:pPrChange>
            </w:pPr>
            <w:del w:id="7485" w:author="Anees Shaikh" w:date="2013-10-06T22:08:00Z">
              <w:r w:rsidDel="00AE159D">
                <w:delText xml:space="preserve">        The KeyValue element contains a single public key</w:delText>
              </w:r>
            </w:del>
          </w:p>
          <w:p w14:paraId="1F627DBB" w14:textId="3BB0B3DE" w:rsidR="002610E5" w:rsidDel="00AE159D" w:rsidRDefault="002610E5" w:rsidP="00AE159D">
            <w:pPr>
              <w:pStyle w:val="Caption"/>
              <w:rPr>
                <w:del w:id="7486" w:author="Anees Shaikh" w:date="2013-10-06T22:08:00Z"/>
              </w:rPr>
              <w:pPrChange w:id="7487" w:author="Anees Shaikh" w:date="2013-10-06T22:08:00Z">
                <w:pPr>
                  <w:pStyle w:val="XML1"/>
                </w:pPr>
              </w:pPrChange>
            </w:pPr>
            <w:del w:id="7488" w:author="Anees Shaikh" w:date="2013-10-06T22:08:00Z">
              <w:r w:rsidDel="00AE159D">
                <w:delText xml:space="preserve">        that may be useful in validating the signature.</w:delText>
              </w:r>
            </w:del>
          </w:p>
          <w:p w14:paraId="207E22C9" w14:textId="04F120FF" w:rsidR="002610E5" w:rsidDel="00AE159D" w:rsidRDefault="002610E5" w:rsidP="00AE159D">
            <w:pPr>
              <w:pStyle w:val="Caption"/>
              <w:rPr>
                <w:del w:id="7489" w:author="Anees Shaikh" w:date="2013-10-06T22:08:00Z"/>
              </w:rPr>
              <w:pPrChange w:id="7490" w:author="Anees Shaikh" w:date="2013-10-06T22:08:00Z">
                <w:pPr>
                  <w:pStyle w:val="XML1"/>
                </w:pPr>
              </w:pPrChange>
            </w:pPr>
          </w:p>
          <w:p w14:paraId="2209472C" w14:textId="318B85D8" w:rsidR="002610E5" w:rsidDel="00AE159D" w:rsidRDefault="002610E5" w:rsidP="00AE159D">
            <w:pPr>
              <w:pStyle w:val="Caption"/>
              <w:rPr>
                <w:del w:id="7491" w:author="Anees Shaikh" w:date="2013-10-06T22:08:00Z"/>
              </w:rPr>
              <w:pPrChange w:id="7492" w:author="Anees Shaikh" w:date="2013-10-06T22:08:00Z">
                <w:pPr>
                  <w:pStyle w:val="XML1"/>
                </w:pPr>
              </w:pPrChange>
            </w:pPr>
            <w:del w:id="7493" w:author="Anees Shaikh" w:date="2013-10-06T22:08:00Z">
              <w:r w:rsidDel="00AE159D">
                <w:delText xml:space="preserve">        NETCONF &amp;lt;edit-config&amp;gt; operations MUST be implemented as </w:delText>
              </w:r>
            </w:del>
          </w:p>
          <w:p w14:paraId="58FC27C4" w14:textId="509A7394" w:rsidR="002610E5" w:rsidDel="00AE159D" w:rsidRDefault="002610E5" w:rsidP="00AE159D">
            <w:pPr>
              <w:pStyle w:val="Caption"/>
              <w:rPr>
                <w:del w:id="7494" w:author="Anees Shaikh" w:date="2013-10-06T22:08:00Z"/>
              </w:rPr>
              <w:pPrChange w:id="7495" w:author="Anees Shaikh" w:date="2013-10-06T22:08:00Z">
                <w:pPr>
                  <w:pStyle w:val="XML1"/>
                </w:pPr>
              </w:pPrChange>
            </w:pPr>
            <w:del w:id="7496" w:author="Anees Shaikh" w:date="2013-10-06T22:08:00Z">
              <w:r w:rsidDel="00AE159D">
                <w:delText xml:space="preserve">        follows: </w:delText>
              </w:r>
            </w:del>
          </w:p>
          <w:p w14:paraId="5C8E80AA" w14:textId="5050D2E0" w:rsidR="002610E5" w:rsidDel="00AE159D" w:rsidRDefault="002610E5" w:rsidP="00AE159D">
            <w:pPr>
              <w:pStyle w:val="Caption"/>
              <w:rPr>
                <w:del w:id="7497" w:author="Anees Shaikh" w:date="2013-10-06T22:08:00Z"/>
              </w:rPr>
              <w:pPrChange w:id="7498" w:author="Anees Shaikh" w:date="2013-10-06T22:08:00Z">
                <w:pPr>
                  <w:pStyle w:val="XML1"/>
                </w:pPr>
              </w:pPrChange>
            </w:pPr>
          </w:p>
          <w:p w14:paraId="61EADA44" w14:textId="47B6BA9C" w:rsidR="002610E5" w:rsidDel="00AE159D" w:rsidRDefault="002610E5" w:rsidP="00AE159D">
            <w:pPr>
              <w:pStyle w:val="Caption"/>
              <w:rPr>
                <w:del w:id="7499" w:author="Anees Shaikh" w:date="2013-10-06T22:08:00Z"/>
              </w:rPr>
              <w:pPrChange w:id="7500" w:author="Anees Shaikh" w:date="2013-10-06T22:08:00Z">
                <w:pPr>
                  <w:pStyle w:val="XML1"/>
                </w:pPr>
              </w:pPrChange>
            </w:pPr>
            <w:del w:id="7501" w:author="Anees Shaikh" w:date="2013-10-06T22:08:00Z">
              <w:r w:rsidDel="00AE159D">
                <w:delText xml:space="preserve">        * Exactly one of the elemenst 'DSAKeyValue' or 'RSAKeyValue'</w:delText>
              </w:r>
            </w:del>
          </w:p>
          <w:p w14:paraId="09C43ABF" w14:textId="4821C757" w:rsidR="002610E5" w:rsidDel="00AE159D" w:rsidRDefault="002610E5" w:rsidP="00AE159D">
            <w:pPr>
              <w:pStyle w:val="Caption"/>
              <w:rPr>
                <w:del w:id="7502" w:author="Anees Shaikh" w:date="2013-10-06T22:08:00Z"/>
              </w:rPr>
              <w:pPrChange w:id="7503" w:author="Anees Shaikh" w:date="2013-10-06T22:08:00Z">
                <w:pPr>
                  <w:pStyle w:val="XML1"/>
                </w:pPr>
              </w:pPrChange>
            </w:pPr>
            <w:del w:id="7504" w:author="Anees Shaikh" w:date="2013-10-06T22:08:00Z">
              <w:r w:rsidDel="00AE159D">
                <w:delText xml:space="preserve">        all &amp;lt;edit-config&amp;gt; operations.</w:delText>
              </w:r>
            </w:del>
          </w:p>
          <w:p w14:paraId="480E7546" w14:textId="581D4C46" w:rsidR="002610E5" w:rsidDel="00AE159D" w:rsidRDefault="002610E5" w:rsidP="00AE159D">
            <w:pPr>
              <w:pStyle w:val="Caption"/>
              <w:rPr>
                <w:del w:id="7505" w:author="Anees Shaikh" w:date="2013-10-06T22:08:00Z"/>
              </w:rPr>
              <w:pPrChange w:id="7506" w:author="Anees Shaikh" w:date="2013-10-06T22:08:00Z">
                <w:pPr>
                  <w:pStyle w:val="XML1"/>
                </w:pPr>
              </w:pPrChange>
            </w:pPr>
            <w:del w:id="7507" w:author="Anees Shaikh" w:date="2013-10-06T22:08:00Z">
              <w:r w:rsidDel="00AE159D">
                <w:delText xml:space="preserve">        * If the operation is 'merge' or 'replace', the element is</w:delText>
              </w:r>
            </w:del>
          </w:p>
          <w:p w14:paraId="6DB5C7A2" w14:textId="7703F42A" w:rsidR="002610E5" w:rsidDel="00AE159D" w:rsidRDefault="002610E5" w:rsidP="00AE159D">
            <w:pPr>
              <w:pStyle w:val="Caption"/>
              <w:rPr>
                <w:del w:id="7508" w:author="Anees Shaikh" w:date="2013-10-06T22:08:00Z"/>
              </w:rPr>
              <w:pPrChange w:id="7509" w:author="Anees Shaikh" w:date="2013-10-06T22:08:00Z">
                <w:pPr>
                  <w:pStyle w:val="XML1"/>
                </w:pPr>
              </w:pPrChange>
            </w:pPr>
            <w:del w:id="7510" w:author="Anees Shaikh" w:date="2013-10-06T22:08:00Z">
              <w:r w:rsidDel="00AE159D">
                <w:delText xml:space="preserve">        created if it does not exist, and its value is set to the</w:delText>
              </w:r>
            </w:del>
          </w:p>
          <w:p w14:paraId="71B87D72" w14:textId="6DBAEE2F" w:rsidR="002610E5" w:rsidDel="00AE159D" w:rsidRDefault="002610E5" w:rsidP="00AE159D">
            <w:pPr>
              <w:pStyle w:val="Caption"/>
              <w:rPr>
                <w:del w:id="7511" w:author="Anees Shaikh" w:date="2013-10-06T22:08:00Z"/>
              </w:rPr>
              <w:pPrChange w:id="7512" w:author="Anees Shaikh" w:date="2013-10-06T22:08:00Z">
                <w:pPr>
                  <w:pStyle w:val="XML1"/>
                </w:pPr>
              </w:pPrChange>
            </w:pPr>
            <w:del w:id="7513" w:author="Anees Shaikh" w:date="2013-10-06T22:08:00Z">
              <w:r w:rsidDel="00AE159D">
                <w:delText xml:space="preserve">        value found in the XML RPC data.</w:delText>
              </w:r>
            </w:del>
          </w:p>
          <w:p w14:paraId="4DB17852" w14:textId="375075E3" w:rsidR="002610E5" w:rsidDel="00AE159D" w:rsidRDefault="002610E5" w:rsidP="00AE159D">
            <w:pPr>
              <w:pStyle w:val="Caption"/>
              <w:rPr>
                <w:del w:id="7514" w:author="Anees Shaikh" w:date="2013-10-06T22:08:00Z"/>
              </w:rPr>
              <w:pPrChange w:id="7515" w:author="Anees Shaikh" w:date="2013-10-06T22:08:00Z">
                <w:pPr>
                  <w:pStyle w:val="XML1"/>
                </w:pPr>
              </w:pPrChange>
            </w:pPr>
            <w:del w:id="7516" w:author="Anees Shaikh" w:date="2013-10-06T22:08:00Z">
              <w:r w:rsidDel="00AE159D">
                <w:delText xml:space="preserve">        * If the operation is 'create', the element is created if it</w:delText>
              </w:r>
            </w:del>
          </w:p>
          <w:p w14:paraId="2C61D003" w14:textId="24C76633" w:rsidR="002610E5" w:rsidDel="00AE159D" w:rsidRDefault="002610E5" w:rsidP="00AE159D">
            <w:pPr>
              <w:pStyle w:val="Caption"/>
              <w:rPr>
                <w:del w:id="7517" w:author="Anees Shaikh" w:date="2013-10-06T22:08:00Z"/>
              </w:rPr>
              <w:pPrChange w:id="7518" w:author="Anees Shaikh" w:date="2013-10-06T22:08:00Z">
                <w:pPr>
                  <w:pStyle w:val="XML1"/>
                </w:pPr>
              </w:pPrChange>
            </w:pPr>
            <w:del w:id="7519" w:author="Anees Shaikh" w:date="2013-10-06T22:08:00Z">
              <w:r w:rsidDel="00AE159D">
                <w:delText xml:space="preserve">        does not exist. If the element already exists, a</w:delText>
              </w:r>
            </w:del>
          </w:p>
          <w:p w14:paraId="3F75BDFC" w14:textId="20FEE554" w:rsidR="002610E5" w:rsidDel="00AE159D" w:rsidRDefault="002610E5" w:rsidP="00AE159D">
            <w:pPr>
              <w:pStyle w:val="Caption"/>
              <w:rPr>
                <w:del w:id="7520" w:author="Anees Shaikh" w:date="2013-10-06T22:08:00Z"/>
              </w:rPr>
              <w:pPrChange w:id="7521" w:author="Anees Shaikh" w:date="2013-10-06T22:08:00Z">
                <w:pPr>
                  <w:pStyle w:val="XML1"/>
                </w:pPr>
              </w:pPrChange>
            </w:pPr>
            <w:del w:id="7522" w:author="Anees Shaikh" w:date="2013-10-06T22:08:00Z">
              <w:r w:rsidDel="00AE159D">
                <w:delText xml:space="preserve">        'data</w:delText>
              </w:r>
              <w:r w:rsidDel="00AE159D">
                <w:rPr>
                  <w:rFonts w:ascii="MS Mincho" w:eastAsia="MS Mincho" w:hAnsi="MS Mincho" w:cs="MS Mincho" w:hint="eastAsia"/>
                </w:rPr>
                <w:delText>‑</w:delText>
              </w:r>
              <w:r w:rsidDel="00AE159D">
                <w:delText>exists' error is returned.</w:delText>
              </w:r>
            </w:del>
          </w:p>
          <w:p w14:paraId="23063D8C" w14:textId="6DB0839B" w:rsidR="002610E5" w:rsidDel="00AE159D" w:rsidRDefault="002610E5" w:rsidP="00AE159D">
            <w:pPr>
              <w:pStyle w:val="Caption"/>
              <w:rPr>
                <w:del w:id="7523" w:author="Anees Shaikh" w:date="2013-10-06T22:08:00Z"/>
              </w:rPr>
              <w:pPrChange w:id="7524" w:author="Anees Shaikh" w:date="2013-10-06T22:08:00Z">
                <w:pPr>
                  <w:pStyle w:val="XML1"/>
                </w:pPr>
              </w:pPrChange>
            </w:pPr>
            <w:del w:id="7525" w:author="Anees Shaikh" w:date="2013-10-06T22:08:00Z">
              <w:r w:rsidDel="00AE159D">
                <w:delText xml:space="preserve">        * If the operation is 'delete', the element is deleted if it</w:delText>
              </w:r>
            </w:del>
          </w:p>
          <w:p w14:paraId="4173E4E6" w14:textId="1D5AF9C1" w:rsidR="002610E5" w:rsidDel="00AE159D" w:rsidRDefault="002610E5" w:rsidP="00AE159D">
            <w:pPr>
              <w:pStyle w:val="Caption"/>
              <w:rPr>
                <w:del w:id="7526" w:author="Anees Shaikh" w:date="2013-10-06T22:08:00Z"/>
              </w:rPr>
              <w:pPrChange w:id="7527" w:author="Anees Shaikh" w:date="2013-10-06T22:08:00Z">
                <w:pPr>
                  <w:pStyle w:val="XML1"/>
                </w:pPr>
              </w:pPrChange>
            </w:pPr>
            <w:del w:id="7528" w:author="Anees Shaikh" w:date="2013-10-06T22:08:00Z">
              <w:r w:rsidDel="00AE159D">
                <w:delText xml:space="preserve">        exists. If the element does not exist, a 'data</w:delText>
              </w:r>
              <w:r w:rsidDel="00AE159D">
                <w:rPr>
                  <w:rFonts w:ascii="MS Mincho" w:eastAsia="MS Mincho" w:hAnsi="MS Mincho" w:cs="MS Mincho" w:hint="eastAsia"/>
                </w:rPr>
                <w:delText>‑</w:delText>
              </w:r>
              <w:r w:rsidDel="00AE159D">
                <w:delText>missing'</w:delText>
              </w:r>
            </w:del>
          </w:p>
          <w:p w14:paraId="16211882" w14:textId="462C1364" w:rsidR="002610E5" w:rsidDel="00AE159D" w:rsidRDefault="002610E5" w:rsidP="00AE159D">
            <w:pPr>
              <w:pStyle w:val="Caption"/>
              <w:rPr>
                <w:del w:id="7529" w:author="Anees Shaikh" w:date="2013-10-06T22:08:00Z"/>
              </w:rPr>
              <w:pPrChange w:id="7530" w:author="Anees Shaikh" w:date="2013-10-06T22:08:00Z">
                <w:pPr>
                  <w:pStyle w:val="XML1"/>
                </w:pPr>
              </w:pPrChange>
            </w:pPr>
            <w:del w:id="7531" w:author="Anees Shaikh" w:date="2013-10-06T22:08:00Z">
              <w:r w:rsidDel="00AE159D">
                <w:delText xml:space="preserve">        error is returned.</w:delText>
              </w:r>
            </w:del>
          </w:p>
          <w:p w14:paraId="0EB5FB9C" w14:textId="23F0B899" w:rsidR="002610E5" w:rsidDel="00AE159D" w:rsidRDefault="002610E5" w:rsidP="00AE159D">
            <w:pPr>
              <w:pStyle w:val="Caption"/>
              <w:rPr>
                <w:del w:id="7532" w:author="Anees Shaikh" w:date="2013-10-06T22:08:00Z"/>
              </w:rPr>
              <w:pPrChange w:id="7533" w:author="Anees Shaikh" w:date="2013-10-06T22:08:00Z">
                <w:pPr>
                  <w:pStyle w:val="XML1"/>
                </w:pPr>
              </w:pPrChange>
            </w:pPr>
            <w:del w:id="7534" w:author="Anees Shaikh" w:date="2013-10-06T22:08:00Z">
              <w:r w:rsidDel="00AE159D">
                <w:delText xml:space="preserve">      &lt;/xs:documentation&gt;</w:delText>
              </w:r>
            </w:del>
          </w:p>
          <w:p w14:paraId="768254FA" w14:textId="64E6942E" w:rsidR="002610E5" w:rsidDel="00AE159D" w:rsidRDefault="002610E5" w:rsidP="00AE159D">
            <w:pPr>
              <w:pStyle w:val="Caption"/>
              <w:rPr>
                <w:del w:id="7535" w:author="Anees Shaikh" w:date="2013-10-06T22:08:00Z"/>
              </w:rPr>
              <w:pPrChange w:id="7536" w:author="Anees Shaikh" w:date="2013-10-06T22:08:00Z">
                <w:pPr>
                  <w:pStyle w:val="XML1"/>
                </w:pPr>
              </w:pPrChange>
            </w:pPr>
            <w:del w:id="7537" w:author="Anees Shaikh" w:date="2013-10-06T22:08:00Z">
              <w:r w:rsidDel="00AE159D">
                <w:delText xml:space="preserve">    &lt;/xs:annotation&gt;</w:delText>
              </w:r>
            </w:del>
          </w:p>
          <w:p w14:paraId="0102FBB3" w14:textId="7CCF974D" w:rsidR="002610E5" w:rsidDel="00AE159D" w:rsidRDefault="002610E5" w:rsidP="00AE159D">
            <w:pPr>
              <w:pStyle w:val="Caption"/>
              <w:rPr>
                <w:del w:id="7538" w:author="Anees Shaikh" w:date="2013-10-06T22:08:00Z"/>
              </w:rPr>
              <w:pPrChange w:id="7539" w:author="Anees Shaikh" w:date="2013-10-06T22:08:00Z">
                <w:pPr>
                  <w:pStyle w:val="XML1"/>
                </w:pPr>
              </w:pPrChange>
            </w:pPr>
          </w:p>
          <w:p w14:paraId="6A7EC5AF" w14:textId="0287BA60" w:rsidR="002610E5" w:rsidDel="00AE159D" w:rsidRDefault="002610E5" w:rsidP="00AE159D">
            <w:pPr>
              <w:pStyle w:val="Caption"/>
              <w:rPr>
                <w:del w:id="7540" w:author="Anees Shaikh" w:date="2013-10-06T22:08:00Z"/>
              </w:rPr>
              <w:pPrChange w:id="7541" w:author="Anees Shaikh" w:date="2013-10-06T22:08:00Z">
                <w:pPr>
                  <w:pStyle w:val="XML1"/>
                </w:pPr>
              </w:pPrChange>
            </w:pPr>
            <w:del w:id="7542" w:author="Anees Shaikh" w:date="2013-10-06T22:08:00Z">
              <w:r w:rsidDel="00AE159D">
                <w:delText xml:space="preserve">    &lt;xs:sequence&gt;</w:delText>
              </w:r>
            </w:del>
          </w:p>
          <w:p w14:paraId="1C72CB9B" w14:textId="2C059864" w:rsidR="002610E5" w:rsidDel="00AE159D" w:rsidRDefault="002610E5" w:rsidP="00AE159D">
            <w:pPr>
              <w:pStyle w:val="Caption"/>
              <w:rPr>
                <w:del w:id="7543" w:author="Anees Shaikh" w:date="2013-10-06T22:08:00Z"/>
              </w:rPr>
              <w:pPrChange w:id="7544" w:author="Anees Shaikh" w:date="2013-10-06T22:08:00Z">
                <w:pPr>
                  <w:pStyle w:val="XML1"/>
                </w:pPr>
              </w:pPrChange>
            </w:pPr>
            <w:del w:id="7545" w:author="Anees Shaikh" w:date="2013-10-06T22:08:00Z">
              <w:r w:rsidDel="00AE159D">
                <w:delText xml:space="preserve">      &lt;xs:choice&gt;</w:delText>
              </w:r>
            </w:del>
          </w:p>
          <w:p w14:paraId="7AF9B001" w14:textId="6DB411EA" w:rsidR="002610E5" w:rsidDel="00AE159D" w:rsidRDefault="002610E5" w:rsidP="00AE159D">
            <w:pPr>
              <w:pStyle w:val="Caption"/>
              <w:rPr>
                <w:del w:id="7546" w:author="Anees Shaikh" w:date="2013-10-06T22:08:00Z"/>
              </w:rPr>
              <w:pPrChange w:id="7547" w:author="Anees Shaikh" w:date="2013-10-06T22:08:00Z">
                <w:pPr>
                  <w:pStyle w:val="XML1"/>
                </w:pPr>
              </w:pPrChange>
            </w:pPr>
            <w:del w:id="7548" w:author="Anees Shaikh" w:date="2013-10-06T22:08:00Z">
              <w:r w:rsidDel="00AE159D">
                <w:delText xml:space="preserve">        &lt;xs:sequence&gt;</w:delText>
              </w:r>
            </w:del>
          </w:p>
          <w:p w14:paraId="57E20721" w14:textId="302029D5" w:rsidR="002610E5" w:rsidDel="00AE159D" w:rsidRDefault="002610E5" w:rsidP="00AE159D">
            <w:pPr>
              <w:pStyle w:val="Caption"/>
              <w:rPr>
                <w:del w:id="7549" w:author="Anees Shaikh" w:date="2013-10-06T22:08:00Z"/>
              </w:rPr>
              <w:pPrChange w:id="7550" w:author="Anees Shaikh" w:date="2013-10-06T22:08:00Z">
                <w:pPr>
                  <w:pStyle w:val="XML1"/>
                </w:pPr>
              </w:pPrChange>
            </w:pPr>
            <w:del w:id="7551" w:author="Anees Shaikh" w:date="2013-10-06T22:08:00Z">
              <w:r w:rsidDel="00AE159D">
                <w:delText xml:space="preserve">          &lt;xs:element name="DSAKeyValue"&gt;</w:delText>
              </w:r>
            </w:del>
          </w:p>
          <w:p w14:paraId="15386511" w14:textId="5CF1928A" w:rsidR="002610E5" w:rsidDel="00AE159D" w:rsidRDefault="002610E5" w:rsidP="00AE159D">
            <w:pPr>
              <w:pStyle w:val="Caption"/>
              <w:rPr>
                <w:del w:id="7552" w:author="Anees Shaikh" w:date="2013-10-06T22:08:00Z"/>
              </w:rPr>
              <w:pPrChange w:id="7553" w:author="Anees Shaikh" w:date="2013-10-06T22:08:00Z">
                <w:pPr>
                  <w:pStyle w:val="XML1"/>
                </w:pPr>
              </w:pPrChange>
            </w:pPr>
            <w:del w:id="7554" w:author="Anees Shaikh" w:date="2013-10-06T22:08:00Z">
              <w:r w:rsidDel="00AE159D">
                <w:delText xml:space="preserve">            &lt;xs:complexType&gt;</w:delText>
              </w:r>
            </w:del>
          </w:p>
          <w:p w14:paraId="2F89FC1E" w14:textId="3A8FA0E2" w:rsidR="002610E5" w:rsidDel="00AE159D" w:rsidRDefault="002610E5" w:rsidP="00AE159D">
            <w:pPr>
              <w:pStyle w:val="Caption"/>
              <w:rPr>
                <w:del w:id="7555" w:author="Anees Shaikh" w:date="2013-10-06T22:08:00Z"/>
              </w:rPr>
              <w:pPrChange w:id="7556" w:author="Anees Shaikh" w:date="2013-10-06T22:08:00Z">
                <w:pPr>
                  <w:pStyle w:val="XML1"/>
                </w:pPr>
              </w:pPrChange>
            </w:pPr>
            <w:del w:id="7557" w:author="Anees Shaikh" w:date="2013-10-06T22:08:00Z">
              <w:r w:rsidDel="00AE159D">
                <w:delText xml:space="preserve">              &lt;xs:sequence&gt;</w:delText>
              </w:r>
            </w:del>
          </w:p>
          <w:p w14:paraId="5B99D48D" w14:textId="331BD565" w:rsidR="002610E5" w:rsidDel="00AE159D" w:rsidRDefault="002610E5" w:rsidP="00AE159D">
            <w:pPr>
              <w:pStyle w:val="Caption"/>
              <w:rPr>
                <w:del w:id="7558" w:author="Anees Shaikh" w:date="2013-10-06T22:08:00Z"/>
              </w:rPr>
              <w:pPrChange w:id="7559" w:author="Anees Shaikh" w:date="2013-10-06T22:08:00Z">
                <w:pPr>
                  <w:pStyle w:val="XML1"/>
                </w:pPr>
              </w:pPrChange>
            </w:pPr>
            <w:del w:id="7560" w:author="Anees Shaikh" w:date="2013-10-06T22:08:00Z">
              <w:r w:rsidDel="00AE159D">
                <w:delText xml:space="preserve">                &lt;xs:group ref="DSAKeyValueType"/&gt;</w:delText>
              </w:r>
            </w:del>
          </w:p>
          <w:p w14:paraId="377C1444" w14:textId="4DD64E9F" w:rsidR="002610E5" w:rsidDel="00AE159D" w:rsidRDefault="002610E5" w:rsidP="00AE159D">
            <w:pPr>
              <w:pStyle w:val="Caption"/>
              <w:rPr>
                <w:del w:id="7561" w:author="Anees Shaikh" w:date="2013-10-06T22:08:00Z"/>
              </w:rPr>
              <w:pPrChange w:id="7562" w:author="Anees Shaikh" w:date="2013-10-06T22:08:00Z">
                <w:pPr>
                  <w:pStyle w:val="XML1"/>
                </w:pPr>
              </w:pPrChange>
            </w:pPr>
            <w:del w:id="7563" w:author="Anees Shaikh" w:date="2013-10-06T22:08:00Z">
              <w:r w:rsidDel="00AE159D">
                <w:delText xml:space="preserve">              &lt;/xs:sequence&gt;</w:delText>
              </w:r>
            </w:del>
          </w:p>
          <w:p w14:paraId="2E2255E3" w14:textId="3192F5D1" w:rsidR="002610E5" w:rsidDel="00AE159D" w:rsidRDefault="002610E5" w:rsidP="00AE159D">
            <w:pPr>
              <w:pStyle w:val="Caption"/>
              <w:rPr>
                <w:del w:id="7564" w:author="Anees Shaikh" w:date="2013-10-06T22:08:00Z"/>
              </w:rPr>
              <w:pPrChange w:id="7565" w:author="Anees Shaikh" w:date="2013-10-06T22:08:00Z">
                <w:pPr>
                  <w:pStyle w:val="XML1"/>
                </w:pPr>
              </w:pPrChange>
            </w:pPr>
            <w:del w:id="7566" w:author="Anees Shaikh" w:date="2013-10-06T22:08:00Z">
              <w:r w:rsidDel="00AE159D">
                <w:delText xml:space="preserve">            &lt;/xs:complexType&gt;</w:delText>
              </w:r>
            </w:del>
          </w:p>
          <w:p w14:paraId="7645AF7E" w14:textId="3B34F6E8" w:rsidR="002610E5" w:rsidDel="00AE159D" w:rsidRDefault="002610E5" w:rsidP="00AE159D">
            <w:pPr>
              <w:pStyle w:val="Caption"/>
              <w:rPr>
                <w:del w:id="7567" w:author="Anees Shaikh" w:date="2013-10-06T22:08:00Z"/>
              </w:rPr>
              <w:pPrChange w:id="7568" w:author="Anees Shaikh" w:date="2013-10-06T22:08:00Z">
                <w:pPr>
                  <w:pStyle w:val="XML1"/>
                </w:pPr>
              </w:pPrChange>
            </w:pPr>
            <w:del w:id="7569" w:author="Anees Shaikh" w:date="2013-10-06T22:08:00Z">
              <w:r w:rsidDel="00AE159D">
                <w:delText xml:space="preserve">          &lt;/xs:element&gt;</w:delText>
              </w:r>
            </w:del>
          </w:p>
          <w:p w14:paraId="6A6A604B" w14:textId="79F0F85F" w:rsidR="002610E5" w:rsidDel="00AE159D" w:rsidRDefault="002610E5" w:rsidP="00AE159D">
            <w:pPr>
              <w:pStyle w:val="Caption"/>
              <w:rPr>
                <w:del w:id="7570" w:author="Anees Shaikh" w:date="2013-10-06T22:08:00Z"/>
              </w:rPr>
              <w:pPrChange w:id="7571" w:author="Anees Shaikh" w:date="2013-10-06T22:08:00Z">
                <w:pPr>
                  <w:pStyle w:val="XML1"/>
                </w:pPr>
              </w:pPrChange>
            </w:pPr>
            <w:del w:id="7572" w:author="Anees Shaikh" w:date="2013-10-06T22:08:00Z">
              <w:r w:rsidDel="00AE159D">
                <w:delText xml:space="preserve">        &lt;/xs:sequence&gt;</w:delText>
              </w:r>
            </w:del>
          </w:p>
          <w:p w14:paraId="0DFD1044" w14:textId="2C754967" w:rsidR="002610E5" w:rsidDel="00AE159D" w:rsidRDefault="002610E5" w:rsidP="00AE159D">
            <w:pPr>
              <w:pStyle w:val="Caption"/>
              <w:rPr>
                <w:del w:id="7573" w:author="Anees Shaikh" w:date="2013-10-06T22:08:00Z"/>
              </w:rPr>
              <w:pPrChange w:id="7574" w:author="Anees Shaikh" w:date="2013-10-06T22:08:00Z">
                <w:pPr>
                  <w:pStyle w:val="XML1"/>
                </w:pPr>
              </w:pPrChange>
            </w:pPr>
            <w:del w:id="7575" w:author="Anees Shaikh" w:date="2013-10-06T22:08:00Z">
              <w:r w:rsidDel="00AE159D">
                <w:delText xml:space="preserve">        &lt;xs:sequence&gt;</w:delText>
              </w:r>
            </w:del>
          </w:p>
          <w:p w14:paraId="4065AD36" w14:textId="2A8DB5AF" w:rsidR="002610E5" w:rsidDel="00AE159D" w:rsidRDefault="002610E5" w:rsidP="00AE159D">
            <w:pPr>
              <w:pStyle w:val="Caption"/>
              <w:rPr>
                <w:del w:id="7576" w:author="Anees Shaikh" w:date="2013-10-06T22:08:00Z"/>
              </w:rPr>
              <w:pPrChange w:id="7577" w:author="Anees Shaikh" w:date="2013-10-06T22:08:00Z">
                <w:pPr>
                  <w:pStyle w:val="XML1"/>
                </w:pPr>
              </w:pPrChange>
            </w:pPr>
            <w:del w:id="7578" w:author="Anees Shaikh" w:date="2013-10-06T22:08:00Z">
              <w:r w:rsidDel="00AE159D">
                <w:delText xml:space="preserve">          &lt;xs:element name="RSAKeyValue"&gt;</w:delText>
              </w:r>
            </w:del>
          </w:p>
          <w:p w14:paraId="17B2C66A" w14:textId="197FB612" w:rsidR="002610E5" w:rsidDel="00AE159D" w:rsidRDefault="002610E5" w:rsidP="00AE159D">
            <w:pPr>
              <w:pStyle w:val="Caption"/>
              <w:rPr>
                <w:del w:id="7579" w:author="Anees Shaikh" w:date="2013-10-06T22:08:00Z"/>
              </w:rPr>
              <w:pPrChange w:id="7580" w:author="Anees Shaikh" w:date="2013-10-06T22:08:00Z">
                <w:pPr>
                  <w:pStyle w:val="XML1"/>
                </w:pPr>
              </w:pPrChange>
            </w:pPr>
            <w:del w:id="7581" w:author="Anees Shaikh" w:date="2013-10-06T22:08:00Z">
              <w:r w:rsidDel="00AE159D">
                <w:delText xml:space="preserve">            &lt;xs:complexType&gt;</w:delText>
              </w:r>
            </w:del>
          </w:p>
          <w:p w14:paraId="40728329" w14:textId="53788C8E" w:rsidR="002610E5" w:rsidDel="00AE159D" w:rsidRDefault="002610E5" w:rsidP="00AE159D">
            <w:pPr>
              <w:pStyle w:val="Caption"/>
              <w:rPr>
                <w:del w:id="7582" w:author="Anees Shaikh" w:date="2013-10-06T22:08:00Z"/>
              </w:rPr>
              <w:pPrChange w:id="7583" w:author="Anees Shaikh" w:date="2013-10-06T22:08:00Z">
                <w:pPr>
                  <w:pStyle w:val="XML1"/>
                </w:pPr>
              </w:pPrChange>
            </w:pPr>
            <w:del w:id="7584" w:author="Anees Shaikh" w:date="2013-10-06T22:08:00Z">
              <w:r w:rsidDel="00AE159D">
                <w:delText xml:space="preserve">              &lt;xs:sequence&gt;</w:delText>
              </w:r>
            </w:del>
          </w:p>
          <w:p w14:paraId="041E8DA5" w14:textId="52B51062" w:rsidR="002610E5" w:rsidDel="00AE159D" w:rsidRDefault="002610E5" w:rsidP="00AE159D">
            <w:pPr>
              <w:pStyle w:val="Caption"/>
              <w:rPr>
                <w:del w:id="7585" w:author="Anees Shaikh" w:date="2013-10-06T22:08:00Z"/>
              </w:rPr>
              <w:pPrChange w:id="7586" w:author="Anees Shaikh" w:date="2013-10-06T22:08:00Z">
                <w:pPr>
                  <w:pStyle w:val="XML1"/>
                </w:pPr>
              </w:pPrChange>
            </w:pPr>
            <w:del w:id="7587" w:author="Anees Shaikh" w:date="2013-10-06T22:08:00Z">
              <w:r w:rsidDel="00AE159D">
                <w:delText xml:space="preserve">                &lt;xs:group ref="RSAKeyValueType"/&gt;</w:delText>
              </w:r>
            </w:del>
          </w:p>
          <w:p w14:paraId="232CACF0" w14:textId="07424F8E" w:rsidR="002610E5" w:rsidDel="00AE159D" w:rsidRDefault="002610E5" w:rsidP="00AE159D">
            <w:pPr>
              <w:pStyle w:val="Caption"/>
              <w:rPr>
                <w:del w:id="7588" w:author="Anees Shaikh" w:date="2013-10-06T22:08:00Z"/>
              </w:rPr>
              <w:pPrChange w:id="7589" w:author="Anees Shaikh" w:date="2013-10-06T22:08:00Z">
                <w:pPr>
                  <w:pStyle w:val="XML1"/>
                </w:pPr>
              </w:pPrChange>
            </w:pPr>
            <w:del w:id="7590" w:author="Anees Shaikh" w:date="2013-10-06T22:08:00Z">
              <w:r w:rsidDel="00AE159D">
                <w:delText xml:space="preserve">              &lt;/xs:sequence&gt;</w:delText>
              </w:r>
            </w:del>
          </w:p>
          <w:p w14:paraId="03F33D4C" w14:textId="18F59A08" w:rsidR="002610E5" w:rsidDel="00AE159D" w:rsidRDefault="002610E5" w:rsidP="00AE159D">
            <w:pPr>
              <w:pStyle w:val="Caption"/>
              <w:rPr>
                <w:del w:id="7591" w:author="Anees Shaikh" w:date="2013-10-06T22:08:00Z"/>
              </w:rPr>
              <w:pPrChange w:id="7592" w:author="Anees Shaikh" w:date="2013-10-06T22:08:00Z">
                <w:pPr>
                  <w:pStyle w:val="XML1"/>
                </w:pPr>
              </w:pPrChange>
            </w:pPr>
            <w:del w:id="7593" w:author="Anees Shaikh" w:date="2013-10-06T22:08:00Z">
              <w:r w:rsidDel="00AE159D">
                <w:delText xml:space="preserve">            &lt;/xs:complexType&gt;</w:delText>
              </w:r>
            </w:del>
          </w:p>
          <w:p w14:paraId="25833260" w14:textId="2122E80B" w:rsidR="002610E5" w:rsidDel="00AE159D" w:rsidRDefault="002610E5" w:rsidP="00AE159D">
            <w:pPr>
              <w:pStyle w:val="Caption"/>
              <w:rPr>
                <w:del w:id="7594" w:author="Anees Shaikh" w:date="2013-10-06T22:08:00Z"/>
              </w:rPr>
              <w:pPrChange w:id="7595" w:author="Anees Shaikh" w:date="2013-10-06T22:08:00Z">
                <w:pPr>
                  <w:pStyle w:val="XML1"/>
                </w:pPr>
              </w:pPrChange>
            </w:pPr>
            <w:del w:id="7596" w:author="Anees Shaikh" w:date="2013-10-06T22:08:00Z">
              <w:r w:rsidDel="00AE159D">
                <w:delText xml:space="preserve">          &lt;/xs:element&gt;</w:delText>
              </w:r>
            </w:del>
          </w:p>
          <w:p w14:paraId="35305555" w14:textId="532CBE3E" w:rsidR="002610E5" w:rsidDel="00AE159D" w:rsidRDefault="002610E5" w:rsidP="00AE159D">
            <w:pPr>
              <w:pStyle w:val="Caption"/>
              <w:rPr>
                <w:del w:id="7597" w:author="Anees Shaikh" w:date="2013-10-06T22:08:00Z"/>
              </w:rPr>
              <w:pPrChange w:id="7598" w:author="Anees Shaikh" w:date="2013-10-06T22:08:00Z">
                <w:pPr>
                  <w:pStyle w:val="XML1"/>
                </w:pPr>
              </w:pPrChange>
            </w:pPr>
            <w:del w:id="7599" w:author="Anees Shaikh" w:date="2013-10-06T22:08:00Z">
              <w:r w:rsidDel="00AE159D">
                <w:delText xml:space="preserve">        &lt;/xs:sequence&gt;</w:delText>
              </w:r>
            </w:del>
          </w:p>
          <w:p w14:paraId="1A466A29" w14:textId="768B3EF7" w:rsidR="002610E5" w:rsidDel="00AE159D" w:rsidRDefault="002610E5" w:rsidP="00AE159D">
            <w:pPr>
              <w:pStyle w:val="Caption"/>
              <w:rPr>
                <w:del w:id="7600" w:author="Anees Shaikh" w:date="2013-10-06T22:08:00Z"/>
              </w:rPr>
              <w:pPrChange w:id="7601" w:author="Anees Shaikh" w:date="2013-10-06T22:08:00Z">
                <w:pPr>
                  <w:pStyle w:val="XML1"/>
                </w:pPr>
              </w:pPrChange>
            </w:pPr>
            <w:del w:id="7602" w:author="Anees Shaikh" w:date="2013-10-06T22:08:00Z">
              <w:r w:rsidDel="00AE159D">
                <w:delText xml:space="preserve">      &lt;/xs:choice&gt;</w:delText>
              </w:r>
            </w:del>
          </w:p>
          <w:p w14:paraId="1A6356ED" w14:textId="56FB7FE4" w:rsidR="002610E5" w:rsidDel="00AE159D" w:rsidRDefault="002610E5" w:rsidP="00AE159D">
            <w:pPr>
              <w:pStyle w:val="Caption"/>
              <w:rPr>
                <w:del w:id="7603" w:author="Anees Shaikh" w:date="2013-10-06T22:08:00Z"/>
              </w:rPr>
              <w:pPrChange w:id="7604" w:author="Anees Shaikh" w:date="2013-10-06T22:08:00Z">
                <w:pPr>
                  <w:pStyle w:val="XML1"/>
                </w:pPr>
              </w:pPrChange>
            </w:pPr>
            <w:del w:id="7605" w:author="Anees Shaikh" w:date="2013-10-06T22:08:00Z">
              <w:r w:rsidDel="00AE159D">
                <w:delText xml:space="preserve">    &lt;/xs:sequence&gt;</w:delText>
              </w:r>
            </w:del>
          </w:p>
          <w:p w14:paraId="5EC89D7E" w14:textId="096638E8" w:rsidR="002610E5" w:rsidDel="00AE159D" w:rsidRDefault="002610E5" w:rsidP="00AE159D">
            <w:pPr>
              <w:pStyle w:val="Caption"/>
              <w:rPr>
                <w:del w:id="7606" w:author="Anees Shaikh" w:date="2013-10-06T22:08:00Z"/>
              </w:rPr>
              <w:pPrChange w:id="7607" w:author="Anees Shaikh" w:date="2013-10-06T22:08:00Z">
                <w:pPr>
                  <w:pStyle w:val="XML1"/>
                </w:pPr>
              </w:pPrChange>
            </w:pPr>
            <w:del w:id="7608" w:author="Anees Shaikh" w:date="2013-10-06T22:08:00Z">
              <w:r w:rsidDel="00AE159D">
                <w:delText xml:space="preserve">  &lt;/xs:group&gt;</w:delText>
              </w:r>
            </w:del>
          </w:p>
          <w:p w14:paraId="514ECE34" w14:textId="31A1BF0D" w:rsidR="002610E5" w:rsidDel="00AE159D" w:rsidRDefault="002610E5" w:rsidP="00AE159D">
            <w:pPr>
              <w:pStyle w:val="Caption"/>
              <w:rPr>
                <w:del w:id="7609" w:author="Anees Shaikh" w:date="2013-10-06T22:08:00Z"/>
              </w:rPr>
              <w:pPrChange w:id="7610" w:author="Anees Shaikh" w:date="2013-10-06T22:08:00Z">
                <w:pPr>
                  <w:pStyle w:val="XML1"/>
                </w:pPr>
              </w:pPrChange>
            </w:pPr>
          </w:p>
          <w:p w14:paraId="7130C9EC" w14:textId="252B13FD" w:rsidR="002610E5" w:rsidDel="00AE159D" w:rsidRDefault="002610E5" w:rsidP="00AE159D">
            <w:pPr>
              <w:pStyle w:val="Caption"/>
              <w:rPr>
                <w:del w:id="7611" w:author="Anees Shaikh" w:date="2013-10-06T22:08:00Z"/>
              </w:rPr>
              <w:pPrChange w:id="7612" w:author="Anees Shaikh" w:date="2013-10-06T22:08:00Z">
                <w:pPr>
                  <w:pStyle w:val="XML1"/>
                </w:pPr>
              </w:pPrChange>
            </w:pPr>
            <w:del w:id="7613" w:author="Anees Shaikh" w:date="2013-10-06T22:08:00Z">
              <w:r w:rsidDel="00AE159D">
                <w:delText xml:space="preserve">  &lt;xs:group name="DSAKeyValueType"&gt;</w:delText>
              </w:r>
            </w:del>
          </w:p>
          <w:p w14:paraId="77BF5419" w14:textId="00AAA895" w:rsidR="002610E5" w:rsidDel="00AE159D" w:rsidRDefault="002610E5" w:rsidP="00AE159D">
            <w:pPr>
              <w:pStyle w:val="Caption"/>
              <w:rPr>
                <w:del w:id="7614" w:author="Anees Shaikh" w:date="2013-10-06T22:08:00Z"/>
              </w:rPr>
              <w:pPrChange w:id="7615" w:author="Anees Shaikh" w:date="2013-10-06T22:08:00Z">
                <w:pPr>
                  <w:pStyle w:val="XML1"/>
                </w:pPr>
              </w:pPrChange>
            </w:pPr>
            <w:del w:id="7616" w:author="Anees Shaikh" w:date="2013-10-06T22:08:00Z">
              <w:r w:rsidDel="00AE159D">
                <w:delText xml:space="preserve">    &lt;xs:annotation&gt;</w:delText>
              </w:r>
            </w:del>
          </w:p>
          <w:p w14:paraId="020A3C8B" w14:textId="2E11FD2C" w:rsidR="002610E5" w:rsidDel="00AE159D" w:rsidRDefault="002610E5" w:rsidP="00AE159D">
            <w:pPr>
              <w:pStyle w:val="Caption"/>
              <w:rPr>
                <w:del w:id="7617" w:author="Anees Shaikh" w:date="2013-10-06T22:08:00Z"/>
              </w:rPr>
              <w:pPrChange w:id="7618" w:author="Anees Shaikh" w:date="2013-10-06T22:08:00Z">
                <w:pPr>
                  <w:pStyle w:val="XML1"/>
                </w:pPr>
              </w:pPrChange>
            </w:pPr>
            <w:del w:id="7619" w:author="Anees Shaikh" w:date="2013-10-06T22:08:00Z">
              <w:r w:rsidDel="00AE159D">
                <w:delText xml:space="preserve">      &lt;xs:documentation&gt;</w:delText>
              </w:r>
            </w:del>
          </w:p>
          <w:p w14:paraId="5DC164E7" w14:textId="032A5ECD" w:rsidR="002610E5" w:rsidDel="00AE159D" w:rsidRDefault="002610E5" w:rsidP="00AE159D">
            <w:pPr>
              <w:pStyle w:val="Caption"/>
              <w:rPr>
                <w:del w:id="7620" w:author="Anees Shaikh" w:date="2013-10-06T22:08:00Z"/>
              </w:rPr>
              <w:pPrChange w:id="7621" w:author="Anees Shaikh" w:date="2013-10-06T22:08:00Z">
                <w:pPr>
                  <w:pStyle w:val="XML1"/>
                </w:pPr>
              </w:pPrChange>
            </w:pPr>
            <w:del w:id="7622" w:author="Anees Shaikh" w:date="2013-10-06T22:08:00Z">
              <w:r w:rsidDel="00AE159D">
                <w:delText xml:space="preserve">        DSA keys and the DSA signature algorithm are</w:delText>
              </w:r>
            </w:del>
          </w:p>
          <w:p w14:paraId="5F48EBE7" w14:textId="4FDDCBE6" w:rsidR="002610E5" w:rsidDel="00AE159D" w:rsidRDefault="002610E5" w:rsidP="00AE159D">
            <w:pPr>
              <w:pStyle w:val="Caption"/>
              <w:rPr>
                <w:del w:id="7623" w:author="Anees Shaikh" w:date="2013-10-06T22:08:00Z"/>
              </w:rPr>
              <w:pPrChange w:id="7624" w:author="Anees Shaikh" w:date="2013-10-06T22:08:00Z">
                <w:pPr>
                  <w:pStyle w:val="XML1"/>
                </w:pPr>
              </w:pPrChange>
            </w:pPr>
            <w:del w:id="7625" w:author="Anees Shaikh" w:date="2013-10-06T22:08:00Z">
              <w:r w:rsidDel="00AE159D">
                <w:delText xml:space="preserve">        specified in 'FIPS PUB 186-2, Digital Signature Standard (DSS),</w:delText>
              </w:r>
            </w:del>
          </w:p>
          <w:p w14:paraId="0B8EE2AD" w14:textId="0AE409AF" w:rsidR="002610E5" w:rsidDel="00AE159D" w:rsidRDefault="002610E5" w:rsidP="00AE159D">
            <w:pPr>
              <w:pStyle w:val="Caption"/>
              <w:rPr>
                <w:del w:id="7626" w:author="Anees Shaikh" w:date="2013-10-06T22:08:00Z"/>
              </w:rPr>
              <w:pPrChange w:id="7627" w:author="Anees Shaikh" w:date="2013-10-06T22:08:00Z">
                <w:pPr>
                  <w:pStyle w:val="XML1"/>
                </w:pPr>
              </w:pPrChange>
            </w:pPr>
            <w:del w:id="7628" w:author="Anees Shaikh" w:date="2013-10-06T22:08:00Z">
              <w:r w:rsidDel="00AE159D">
                <w:delText xml:space="preserve">        U.S. Department of Commerce/National Institute of Standards and</w:delText>
              </w:r>
            </w:del>
          </w:p>
          <w:p w14:paraId="039AAD97" w14:textId="695423F6" w:rsidR="002610E5" w:rsidDel="00AE159D" w:rsidRDefault="002610E5" w:rsidP="00AE159D">
            <w:pPr>
              <w:pStyle w:val="Caption"/>
              <w:rPr>
                <w:del w:id="7629" w:author="Anees Shaikh" w:date="2013-10-06T22:08:00Z"/>
              </w:rPr>
              <w:pPrChange w:id="7630" w:author="Anees Shaikh" w:date="2013-10-06T22:08:00Z">
                <w:pPr>
                  <w:pStyle w:val="XML1"/>
                </w:pPr>
              </w:pPrChange>
            </w:pPr>
            <w:del w:id="7631" w:author="Anees Shaikh" w:date="2013-10-06T22:08:00Z">
              <w:r w:rsidDel="00AE159D">
                <w:delText xml:space="preserve">        Technology,</w:delText>
              </w:r>
            </w:del>
          </w:p>
          <w:p w14:paraId="600229CF" w14:textId="5BF486B5" w:rsidR="002610E5" w:rsidDel="00AE159D" w:rsidRDefault="002610E5" w:rsidP="00AE159D">
            <w:pPr>
              <w:pStyle w:val="Caption"/>
              <w:rPr>
                <w:del w:id="7632" w:author="Anees Shaikh" w:date="2013-10-06T22:08:00Z"/>
              </w:rPr>
              <w:pPrChange w:id="7633" w:author="Anees Shaikh" w:date="2013-10-06T22:08:00Z">
                <w:pPr>
                  <w:pStyle w:val="XML1"/>
                </w:pPr>
              </w:pPrChange>
            </w:pPr>
            <w:del w:id="7634" w:author="Anees Shaikh" w:date="2013-10-06T22:08:00Z">
              <w:r w:rsidDel="00AE159D">
                <w:delText xml:space="preserve">        http://csrc.nist.gov/publications/fips/fips186-2/fips186-2.pdf'.</w:delText>
              </w:r>
            </w:del>
          </w:p>
          <w:p w14:paraId="4E0ACDA1" w14:textId="1C9877BD" w:rsidR="002610E5" w:rsidDel="00AE159D" w:rsidRDefault="002610E5" w:rsidP="00AE159D">
            <w:pPr>
              <w:pStyle w:val="Caption"/>
              <w:rPr>
                <w:del w:id="7635" w:author="Anees Shaikh" w:date="2013-10-06T22:08:00Z"/>
              </w:rPr>
              <w:pPrChange w:id="7636" w:author="Anees Shaikh" w:date="2013-10-06T22:08:00Z">
                <w:pPr>
                  <w:pStyle w:val="XML1"/>
                </w:pPr>
              </w:pPrChange>
            </w:pPr>
            <w:del w:id="7637" w:author="Anees Shaikh" w:date="2013-10-06T22:08:00Z">
              <w:r w:rsidDel="00AE159D">
                <w:delText xml:space="preserve">        DSA public key values can have the following fields:</w:delText>
              </w:r>
            </w:del>
          </w:p>
          <w:p w14:paraId="0F7F74C1" w14:textId="20363CF1" w:rsidR="002610E5" w:rsidDel="00AE159D" w:rsidRDefault="002610E5" w:rsidP="00AE159D">
            <w:pPr>
              <w:pStyle w:val="Caption"/>
              <w:rPr>
                <w:del w:id="7638" w:author="Anees Shaikh" w:date="2013-10-06T22:08:00Z"/>
              </w:rPr>
              <w:pPrChange w:id="7639" w:author="Anees Shaikh" w:date="2013-10-06T22:08:00Z">
                <w:pPr>
                  <w:pStyle w:val="XML1"/>
                </w:pPr>
              </w:pPrChange>
            </w:pPr>
          </w:p>
          <w:p w14:paraId="27AECCBB" w14:textId="5BCCB4A1" w:rsidR="002610E5" w:rsidDel="00AE159D" w:rsidRDefault="002610E5" w:rsidP="00AE159D">
            <w:pPr>
              <w:pStyle w:val="Caption"/>
              <w:rPr>
                <w:del w:id="7640" w:author="Anees Shaikh" w:date="2013-10-06T22:08:00Z"/>
              </w:rPr>
              <w:pPrChange w:id="7641" w:author="Anees Shaikh" w:date="2013-10-06T22:08:00Z">
                <w:pPr>
                  <w:pStyle w:val="XML1"/>
                </w:pPr>
              </w:pPrChange>
            </w:pPr>
            <w:del w:id="7642" w:author="Anees Shaikh" w:date="2013-10-06T22:08:00Z">
              <w:r w:rsidDel="00AE159D">
                <w:delText xml:space="preserve">        P</w:delText>
              </w:r>
            </w:del>
          </w:p>
          <w:p w14:paraId="77F0F9BF" w14:textId="573A5E7A" w:rsidR="002610E5" w:rsidDel="00AE159D" w:rsidRDefault="002610E5" w:rsidP="00AE159D">
            <w:pPr>
              <w:pStyle w:val="Caption"/>
              <w:rPr>
                <w:del w:id="7643" w:author="Anees Shaikh" w:date="2013-10-06T22:08:00Z"/>
              </w:rPr>
              <w:pPrChange w:id="7644" w:author="Anees Shaikh" w:date="2013-10-06T22:08:00Z">
                <w:pPr>
                  <w:pStyle w:val="XML1"/>
                </w:pPr>
              </w:pPrChange>
            </w:pPr>
            <w:del w:id="7645" w:author="Anees Shaikh" w:date="2013-10-06T22:08:00Z">
              <w:r w:rsidDel="00AE159D">
                <w:delText xml:space="preserve">        a prime modulus meeting the requirements of the standard</w:delText>
              </w:r>
            </w:del>
          </w:p>
          <w:p w14:paraId="72AA1017" w14:textId="75474DED" w:rsidR="002610E5" w:rsidDel="00AE159D" w:rsidRDefault="002610E5" w:rsidP="00AE159D">
            <w:pPr>
              <w:pStyle w:val="Caption"/>
              <w:rPr>
                <w:del w:id="7646" w:author="Anees Shaikh" w:date="2013-10-06T22:08:00Z"/>
              </w:rPr>
              <w:pPrChange w:id="7647" w:author="Anees Shaikh" w:date="2013-10-06T22:08:00Z">
                <w:pPr>
                  <w:pStyle w:val="XML1"/>
                </w:pPr>
              </w:pPrChange>
            </w:pPr>
            <w:del w:id="7648" w:author="Anees Shaikh" w:date="2013-10-06T22:08:00Z">
              <w:r w:rsidDel="00AE159D">
                <w:delText xml:space="preserve">        above</w:delText>
              </w:r>
            </w:del>
          </w:p>
          <w:p w14:paraId="01383E5E" w14:textId="4B85749C" w:rsidR="002610E5" w:rsidDel="00AE159D" w:rsidRDefault="002610E5" w:rsidP="00AE159D">
            <w:pPr>
              <w:pStyle w:val="Caption"/>
              <w:rPr>
                <w:del w:id="7649" w:author="Anees Shaikh" w:date="2013-10-06T22:08:00Z"/>
              </w:rPr>
              <w:pPrChange w:id="7650" w:author="Anees Shaikh" w:date="2013-10-06T22:08:00Z">
                <w:pPr>
                  <w:pStyle w:val="XML1"/>
                </w:pPr>
              </w:pPrChange>
            </w:pPr>
            <w:del w:id="7651" w:author="Anees Shaikh" w:date="2013-10-06T22:08:00Z">
              <w:r w:rsidDel="00AE159D">
                <w:delText xml:space="preserve">        Q</w:delText>
              </w:r>
            </w:del>
          </w:p>
          <w:p w14:paraId="65BD40F0" w14:textId="59D753B8" w:rsidR="002610E5" w:rsidDel="00AE159D" w:rsidRDefault="002610E5" w:rsidP="00AE159D">
            <w:pPr>
              <w:pStyle w:val="Caption"/>
              <w:rPr>
                <w:del w:id="7652" w:author="Anees Shaikh" w:date="2013-10-06T22:08:00Z"/>
              </w:rPr>
              <w:pPrChange w:id="7653" w:author="Anees Shaikh" w:date="2013-10-06T22:08:00Z">
                <w:pPr>
                  <w:pStyle w:val="XML1"/>
                </w:pPr>
              </w:pPrChange>
            </w:pPr>
            <w:del w:id="7654" w:author="Anees Shaikh" w:date="2013-10-06T22:08:00Z">
              <w:r w:rsidDel="00AE159D">
                <w:delText xml:space="preserve">        an integer in the range 2**159 &amp;lt; Q &amp;lt; 2**160 which is a</w:delText>
              </w:r>
            </w:del>
          </w:p>
          <w:p w14:paraId="28711826" w14:textId="34B3ABE3" w:rsidR="002610E5" w:rsidDel="00AE159D" w:rsidRDefault="002610E5" w:rsidP="00AE159D">
            <w:pPr>
              <w:pStyle w:val="Caption"/>
              <w:rPr>
                <w:del w:id="7655" w:author="Anees Shaikh" w:date="2013-10-06T22:08:00Z"/>
              </w:rPr>
              <w:pPrChange w:id="7656" w:author="Anees Shaikh" w:date="2013-10-06T22:08:00Z">
                <w:pPr>
                  <w:pStyle w:val="XML1"/>
                </w:pPr>
              </w:pPrChange>
            </w:pPr>
            <w:del w:id="7657" w:author="Anees Shaikh" w:date="2013-10-06T22:08:00Z">
              <w:r w:rsidDel="00AE159D">
                <w:delText xml:space="preserve">        prime divisor of P-1</w:delText>
              </w:r>
            </w:del>
          </w:p>
          <w:p w14:paraId="15B82A65" w14:textId="6BD5E879" w:rsidR="002610E5" w:rsidDel="00AE159D" w:rsidRDefault="002610E5" w:rsidP="00AE159D">
            <w:pPr>
              <w:pStyle w:val="Caption"/>
              <w:rPr>
                <w:del w:id="7658" w:author="Anees Shaikh" w:date="2013-10-06T22:08:00Z"/>
              </w:rPr>
              <w:pPrChange w:id="7659" w:author="Anees Shaikh" w:date="2013-10-06T22:08:00Z">
                <w:pPr>
                  <w:pStyle w:val="XML1"/>
                </w:pPr>
              </w:pPrChange>
            </w:pPr>
            <w:del w:id="7660" w:author="Anees Shaikh" w:date="2013-10-06T22:08:00Z">
              <w:r w:rsidDel="00AE159D">
                <w:delText xml:space="preserve">        G</w:delText>
              </w:r>
            </w:del>
          </w:p>
          <w:p w14:paraId="553F2E32" w14:textId="3F960783" w:rsidR="002610E5" w:rsidDel="00AE159D" w:rsidRDefault="002610E5" w:rsidP="00AE159D">
            <w:pPr>
              <w:pStyle w:val="Caption"/>
              <w:rPr>
                <w:del w:id="7661" w:author="Anees Shaikh" w:date="2013-10-06T22:08:00Z"/>
              </w:rPr>
              <w:pPrChange w:id="7662" w:author="Anees Shaikh" w:date="2013-10-06T22:08:00Z">
                <w:pPr>
                  <w:pStyle w:val="XML1"/>
                </w:pPr>
              </w:pPrChange>
            </w:pPr>
            <w:del w:id="7663" w:author="Anees Shaikh" w:date="2013-10-06T22:08:00Z">
              <w:r w:rsidDel="00AE159D">
                <w:delText xml:space="preserve">        an integer with certain properties with respect to P and Q</w:delText>
              </w:r>
            </w:del>
          </w:p>
          <w:p w14:paraId="73DC1545" w14:textId="79AB05C0" w:rsidR="002610E5" w:rsidDel="00AE159D" w:rsidRDefault="002610E5" w:rsidP="00AE159D">
            <w:pPr>
              <w:pStyle w:val="Caption"/>
              <w:rPr>
                <w:del w:id="7664" w:author="Anees Shaikh" w:date="2013-10-06T22:08:00Z"/>
              </w:rPr>
              <w:pPrChange w:id="7665" w:author="Anees Shaikh" w:date="2013-10-06T22:08:00Z">
                <w:pPr>
                  <w:pStyle w:val="XML1"/>
                </w:pPr>
              </w:pPrChange>
            </w:pPr>
            <w:del w:id="7666" w:author="Anees Shaikh" w:date="2013-10-06T22:08:00Z">
              <w:r w:rsidDel="00AE159D">
                <w:delText xml:space="preserve">        J</w:delText>
              </w:r>
            </w:del>
          </w:p>
          <w:p w14:paraId="5D28E17D" w14:textId="31089CCC" w:rsidR="002610E5" w:rsidDel="00AE159D" w:rsidRDefault="002610E5" w:rsidP="00AE159D">
            <w:pPr>
              <w:pStyle w:val="Caption"/>
              <w:rPr>
                <w:del w:id="7667" w:author="Anees Shaikh" w:date="2013-10-06T22:08:00Z"/>
              </w:rPr>
              <w:pPrChange w:id="7668" w:author="Anees Shaikh" w:date="2013-10-06T22:08:00Z">
                <w:pPr>
                  <w:pStyle w:val="XML1"/>
                </w:pPr>
              </w:pPrChange>
            </w:pPr>
            <w:del w:id="7669" w:author="Anees Shaikh" w:date="2013-10-06T22:08:00Z">
              <w:r w:rsidDel="00AE159D">
                <w:delText xml:space="preserve">        (P - 1) / Q</w:delText>
              </w:r>
            </w:del>
          </w:p>
          <w:p w14:paraId="045F6822" w14:textId="3274164D" w:rsidR="002610E5" w:rsidDel="00AE159D" w:rsidRDefault="002610E5" w:rsidP="00AE159D">
            <w:pPr>
              <w:pStyle w:val="Caption"/>
              <w:rPr>
                <w:del w:id="7670" w:author="Anees Shaikh" w:date="2013-10-06T22:08:00Z"/>
              </w:rPr>
              <w:pPrChange w:id="7671" w:author="Anees Shaikh" w:date="2013-10-06T22:08:00Z">
                <w:pPr>
                  <w:pStyle w:val="XML1"/>
                </w:pPr>
              </w:pPrChange>
            </w:pPr>
            <w:del w:id="7672" w:author="Anees Shaikh" w:date="2013-10-06T22:08:00Z">
              <w:r w:rsidDel="00AE159D">
                <w:delText xml:space="preserve">        Y</w:delText>
              </w:r>
            </w:del>
          </w:p>
          <w:p w14:paraId="5B2A8D28" w14:textId="2A8859CC" w:rsidR="002610E5" w:rsidDel="00AE159D" w:rsidRDefault="002610E5" w:rsidP="00AE159D">
            <w:pPr>
              <w:pStyle w:val="Caption"/>
              <w:rPr>
                <w:del w:id="7673" w:author="Anees Shaikh" w:date="2013-10-06T22:08:00Z"/>
              </w:rPr>
              <w:pPrChange w:id="7674" w:author="Anees Shaikh" w:date="2013-10-06T22:08:00Z">
                <w:pPr>
                  <w:pStyle w:val="XML1"/>
                </w:pPr>
              </w:pPrChange>
            </w:pPr>
            <w:del w:id="7675" w:author="Anees Shaikh" w:date="2013-10-06T22:08:00Z">
              <w:r w:rsidDel="00AE159D">
                <w:delText xml:space="preserve">        G**X mod P (where X is part of the private key and not made</w:delText>
              </w:r>
            </w:del>
          </w:p>
          <w:p w14:paraId="0A762933" w14:textId="4BE9A812" w:rsidR="002610E5" w:rsidDel="00AE159D" w:rsidRDefault="002610E5" w:rsidP="00AE159D">
            <w:pPr>
              <w:pStyle w:val="Caption"/>
              <w:rPr>
                <w:del w:id="7676" w:author="Anees Shaikh" w:date="2013-10-06T22:08:00Z"/>
              </w:rPr>
              <w:pPrChange w:id="7677" w:author="Anees Shaikh" w:date="2013-10-06T22:08:00Z">
                <w:pPr>
                  <w:pStyle w:val="XML1"/>
                </w:pPr>
              </w:pPrChange>
            </w:pPr>
            <w:del w:id="7678" w:author="Anees Shaikh" w:date="2013-10-06T22:08:00Z">
              <w:r w:rsidDel="00AE159D">
                <w:delText xml:space="preserve">        public)</w:delText>
              </w:r>
            </w:del>
          </w:p>
          <w:p w14:paraId="7217520E" w14:textId="5DE1A6E2" w:rsidR="002610E5" w:rsidDel="00AE159D" w:rsidRDefault="002610E5" w:rsidP="00AE159D">
            <w:pPr>
              <w:pStyle w:val="Caption"/>
              <w:rPr>
                <w:del w:id="7679" w:author="Anees Shaikh" w:date="2013-10-06T22:08:00Z"/>
              </w:rPr>
              <w:pPrChange w:id="7680" w:author="Anees Shaikh" w:date="2013-10-06T22:08:00Z">
                <w:pPr>
                  <w:pStyle w:val="XML1"/>
                </w:pPr>
              </w:pPrChange>
            </w:pPr>
            <w:del w:id="7681" w:author="Anees Shaikh" w:date="2013-10-06T22:08:00Z">
              <w:r w:rsidDel="00AE159D">
                <w:delText xml:space="preserve">        seed</w:delText>
              </w:r>
            </w:del>
          </w:p>
          <w:p w14:paraId="03B3DCB3" w14:textId="34CC1EF8" w:rsidR="002610E5" w:rsidDel="00AE159D" w:rsidRDefault="002610E5" w:rsidP="00AE159D">
            <w:pPr>
              <w:pStyle w:val="Caption"/>
              <w:rPr>
                <w:del w:id="7682" w:author="Anees Shaikh" w:date="2013-10-06T22:08:00Z"/>
              </w:rPr>
              <w:pPrChange w:id="7683" w:author="Anees Shaikh" w:date="2013-10-06T22:08:00Z">
                <w:pPr>
                  <w:pStyle w:val="XML1"/>
                </w:pPr>
              </w:pPrChange>
            </w:pPr>
            <w:del w:id="7684" w:author="Anees Shaikh" w:date="2013-10-06T22:08:00Z">
              <w:r w:rsidDel="00AE159D">
                <w:delText xml:space="preserve">        a DSA prime generation seed</w:delText>
              </w:r>
            </w:del>
          </w:p>
          <w:p w14:paraId="26266B03" w14:textId="15CCD508" w:rsidR="002610E5" w:rsidDel="00AE159D" w:rsidRDefault="002610E5" w:rsidP="00AE159D">
            <w:pPr>
              <w:pStyle w:val="Caption"/>
              <w:rPr>
                <w:del w:id="7685" w:author="Anees Shaikh" w:date="2013-10-06T22:08:00Z"/>
              </w:rPr>
              <w:pPrChange w:id="7686" w:author="Anees Shaikh" w:date="2013-10-06T22:08:00Z">
                <w:pPr>
                  <w:pStyle w:val="XML1"/>
                </w:pPr>
              </w:pPrChange>
            </w:pPr>
            <w:del w:id="7687" w:author="Anees Shaikh" w:date="2013-10-06T22:08:00Z">
              <w:r w:rsidDel="00AE159D">
                <w:delText xml:space="preserve">        pgenCounter</w:delText>
              </w:r>
            </w:del>
          </w:p>
          <w:p w14:paraId="2AE41D78" w14:textId="42014508" w:rsidR="002610E5" w:rsidDel="00AE159D" w:rsidRDefault="002610E5" w:rsidP="00AE159D">
            <w:pPr>
              <w:pStyle w:val="Caption"/>
              <w:rPr>
                <w:del w:id="7688" w:author="Anees Shaikh" w:date="2013-10-06T22:08:00Z"/>
              </w:rPr>
              <w:pPrChange w:id="7689" w:author="Anees Shaikh" w:date="2013-10-06T22:08:00Z">
                <w:pPr>
                  <w:pStyle w:val="XML1"/>
                </w:pPr>
              </w:pPrChange>
            </w:pPr>
            <w:del w:id="7690" w:author="Anees Shaikh" w:date="2013-10-06T22:08:00Z">
              <w:r w:rsidDel="00AE159D">
                <w:delText xml:space="preserve">        a DSA prime generation counter</w:delText>
              </w:r>
            </w:del>
          </w:p>
          <w:p w14:paraId="0C4B5419" w14:textId="45C21CD9" w:rsidR="002610E5" w:rsidDel="00AE159D" w:rsidRDefault="002610E5" w:rsidP="00AE159D">
            <w:pPr>
              <w:pStyle w:val="Caption"/>
              <w:rPr>
                <w:del w:id="7691" w:author="Anees Shaikh" w:date="2013-10-06T22:08:00Z"/>
              </w:rPr>
              <w:pPrChange w:id="7692" w:author="Anees Shaikh" w:date="2013-10-06T22:08:00Z">
                <w:pPr>
                  <w:pStyle w:val="XML1"/>
                </w:pPr>
              </w:pPrChange>
            </w:pPr>
          </w:p>
          <w:p w14:paraId="40E5EBD8" w14:textId="42D97B9C" w:rsidR="002610E5" w:rsidDel="00AE159D" w:rsidRDefault="002610E5" w:rsidP="00AE159D">
            <w:pPr>
              <w:pStyle w:val="Caption"/>
              <w:rPr>
                <w:del w:id="7693" w:author="Anees Shaikh" w:date="2013-10-06T22:08:00Z"/>
              </w:rPr>
              <w:pPrChange w:id="7694" w:author="Anees Shaikh" w:date="2013-10-06T22:08:00Z">
                <w:pPr>
                  <w:pStyle w:val="XML1"/>
                </w:pPr>
              </w:pPrChange>
            </w:pPr>
            <w:del w:id="7695" w:author="Anees Shaikh" w:date="2013-10-06T22:08:00Z">
              <w:r w:rsidDel="00AE159D">
                <w:delText xml:space="preserve">        Parameter J is avilable for inclusion solely for efficiency as</w:delText>
              </w:r>
            </w:del>
          </w:p>
          <w:p w14:paraId="4F95901D" w14:textId="2C67F427" w:rsidR="002610E5" w:rsidDel="00AE159D" w:rsidRDefault="002610E5" w:rsidP="00AE159D">
            <w:pPr>
              <w:pStyle w:val="Caption"/>
              <w:rPr>
                <w:del w:id="7696" w:author="Anees Shaikh" w:date="2013-10-06T22:08:00Z"/>
              </w:rPr>
              <w:pPrChange w:id="7697" w:author="Anees Shaikh" w:date="2013-10-06T22:08:00Z">
                <w:pPr>
                  <w:pStyle w:val="XML1"/>
                </w:pPr>
              </w:pPrChange>
            </w:pPr>
            <w:del w:id="7698" w:author="Anees Shaikh" w:date="2013-10-06T22:08:00Z">
              <w:r w:rsidDel="00AE159D">
                <w:delText xml:space="preserve">        it is calculatable from P and Q. Parameters seed and</w:delText>
              </w:r>
            </w:del>
          </w:p>
          <w:p w14:paraId="37C68FCA" w14:textId="2B0E45E6" w:rsidR="002610E5" w:rsidDel="00AE159D" w:rsidRDefault="002610E5" w:rsidP="00AE159D">
            <w:pPr>
              <w:pStyle w:val="Caption"/>
              <w:rPr>
                <w:del w:id="7699" w:author="Anees Shaikh" w:date="2013-10-06T22:08:00Z"/>
              </w:rPr>
              <w:pPrChange w:id="7700" w:author="Anees Shaikh" w:date="2013-10-06T22:08:00Z">
                <w:pPr>
                  <w:pStyle w:val="XML1"/>
                </w:pPr>
              </w:pPrChange>
            </w:pPr>
            <w:del w:id="7701" w:author="Anees Shaikh" w:date="2013-10-06T22:08:00Z">
              <w:r w:rsidDel="00AE159D">
                <w:delText xml:space="preserve">        pgenCounter are used in the DSA prime number generation</w:delText>
              </w:r>
            </w:del>
          </w:p>
          <w:p w14:paraId="5786F765" w14:textId="51F09FF3" w:rsidR="002610E5" w:rsidDel="00AE159D" w:rsidRDefault="002610E5" w:rsidP="00AE159D">
            <w:pPr>
              <w:pStyle w:val="Caption"/>
              <w:rPr>
                <w:del w:id="7702" w:author="Anees Shaikh" w:date="2013-10-06T22:08:00Z"/>
              </w:rPr>
              <w:pPrChange w:id="7703" w:author="Anees Shaikh" w:date="2013-10-06T22:08:00Z">
                <w:pPr>
                  <w:pStyle w:val="XML1"/>
                </w:pPr>
              </w:pPrChange>
            </w:pPr>
            <w:del w:id="7704" w:author="Anees Shaikh" w:date="2013-10-06T22:08:00Z">
              <w:r w:rsidDel="00AE159D">
                <w:delText xml:space="preserve">        algorithm specified in the above standard. As such, they are</w:delText>
              </w:r>
            </w:del>
          </w:p>
          <w:p w14:paraId="6FCDD4AD" w14:textId="17351E0C" w:rsidR="002610E5" w:rsidDel="00AE159D" w:rsidRDefault="002610E5" w:rsidP="00AE159D">
            <w:pPr>
              <w:pStyle w:val="Caption"/>
              <w:rPr>
                <w:del w:id="7705" w:author="Anees Shaikh" w:date="2013-10-06T22:08:00Z"/>
              </w:rPr>
              <w:pPrChange w:id="7706" w:author="Anees Shaikh" w:date="2013-10-06T22:08:00Z">
                <w:pPr>
                  <w:pStyle w:val="XML1"/>
                </w:pPr>
              </w:pPrChange>
            </w:pPr>
            <w:del w:id="7707" w:author="Anees Shaikh" w:date="2013-10-06T22:08:00Z">
              <w:r w:rsidDel="00AE159D">
                <w:delText xml:space="preserve">        optional but MUST either both be present or both be absent.</w:delText>
              </w:r>
            </w:del>
          </w:p>
          <w:p w14:paraId="4664DBC5" w14:textId="6BCE73FF" w:rsidR="002610E5" w:rsidDel="00AE159D" w:rsidRDefault="002610E5" w:rsidP="00AE159D">
            <w:pPr>
              <w:pStyle w:val="Caption"/>
              <w:rPr>
                <w:del w:id="7708" w:author="Anees Shaikh" w:date="2013-10-06T22:08:00Z"/>
              </w:rPr>
              <w:pPrChange w:id="7709" w:author="Anees Shaikh" w:date="2013-10-06T22:08:00Z">
                <w:pPr>
                  <w:pStyle w:val="XML1"/>
                </w:pPr>
              </w:pPrChange>
            </w:pPr>
            <w:del w:id="7710" w:author="Anees Shaikh" w:date="2013-10-06T22:08:00Z">
              <w:r w:rsidDel="00AE159D">
                <w:delText xml:space="preserve">        This prime generation algorithm is designed to provide</w:delText>
              </w:r>
            </w:del>
          </w:p>
          <w:p w14:paraId="264FF633" w14:textId="6A44DBF8" w:rsidR="002610E5" w:rsidDel="00AE159D" w:rsidRDefault="002610E5" w:rsidP="00AE159D">
            <w:pPr>
              <w:pStyle w:val="Caption"/>
              <w:rPr>
                <w:del w:id="7711" w:author="Anees Shaikh" w:date="2013-10-06T22:08:00Z"/>
              </w:rPr>
              <w:pPrChange w:id="7712" w:author="Anees Shaikh" w:date="2013-10-06T22:08:00Z">
                <w:pPr>
                  <w:pStyle w:val="XML1"/>
                </w:pPr>
              </w:pPrChange>
            </w:pPr>
            <w:del w:id="7713" w:author="Anees Shaikh" w:date="2013-10-06T22:08:00Z">
              <w:r w:rsidDel="00AE159D">
                <w:delText xml:space="preserve">        assurance that a weak prime is not being used and it yields a P</w:delText>
              </w:r>
            </w:del>
          </w:p>
          <w:p w14:paraId="64A4D000" w14:textId="17807EFA" w:rsidR="002610E5" w:rsidDel="00AE159D" w:rsidRDefault="002610E5" w:rsidP="00AE159D">
            <w:pPr>
              <w:pStyle w:val="Caption"/>
              <w:rPr>
                <w:del w:id="7714" w:author="Anees Shaikh" w:date="2013-10-06T22:08:00Z"/>
              </w:rPr>
              <w:pPrChange w:id="7715" w:author="Anees Shaikh" w:date="2013-10-06T22:08:00Z">
                <w:pPr>
                  <w:pStyle w:val="XML1"/>
                </w:pPr>
              </w:pPrChange>
            </w:pPr>
            <w:del w:id="7716" w:author="Anees Shaikh" w:date="2013-10-06T22:08:00Z">
              <w:r w:rsidDel="00AE159D">
                <w:delText xml:space="preserve">        and Q value. Parameters P, Q, and G can be public and common to</w:delText>
              </w:r>
            </w:del>
          </w:p>
          <w:p w14:paraId="21CC8929" w14:textId="3793F731" w:rsidR="002610E5" w:rsidDel="00AE159D" w:rsidRDefault="002610E5" w:rsidP="00AE159D">
            <w:pPr>
              <w:pStyle w:val="Caption"/>
              <w:rPr>
                <w:del w:id="7717" w:author="Anees Shaikh" w:date="2013-10-06T22:08:00Z"/>
              </w:rPr>
              <w:pPrChange w:id="7718" w:author="Anees Shaikh" w:date="2013-10-06T22:08:00Z">
                <w:pPr>
                  <w:pStyle w:val="XML1"/>
                </w:pPr>
              </w:pPrChange>
            </w:pPr>
            <w:del w:id="7719" w:author="Anees Shaikh" w:date="2013-10-06T22:08:00Z">
              <w:r w:rsidDel="00AE159D">
                <w:delText xml:space="preserve">        a group of users. They might be known from application context.</w:delText>
              </w:r>
            </w:del>
          </w:p>
          <w:p w14:paraId="3EB6B8B8" w14:textId="427ED962" w:rsidR="002610E5" w:rsidDel="00AE159D" w:rsidRDefault="002610E5" w:rsidP="00AE159D">
            <w:pPr>
              <w:pStyle w:val="Caption"/>
              <w:rPr>
                <w:del w:id="7720" w:author="Anees Shaikh" w:date="2013-10-06T22:08:00Z"/>
              </w:rPr>
              <w:pPrChange w:id="7721" w:author="Anees Shaikh" w:date="2013-10-06T22:08:00Z">
                <w:pPr>
                  <w:pStyle w:val="XML1"/>
                </w:pPr>
              </w:pPrChange>
            </w:pPr>
            <w:del w:id="7722" w:author="Anees Shaikh" w:date="2013-10-06T22:08:00Z">
              <w:r w:rsidDel="00AE159D">
                <w:delText xml:space="preserve">        As such, they are optional but P and Q MUST either both appear</w:delText>
              </w:r>
            </w:del>
          </w:p>
          <w:p w14:paraId="02D947FC" w14:textId="4DDD1FBD" w:rsidR="002610E5" w:rsidDel="00AE159D" w:rsidRDefault="002610E5" w:rsidP="00AE159D">
            <w:pPr>
              <w:pStyle w:val="Caption"/>
              <w:rPr>
                <w:del w:id="7723" w:author="Anees Shaikh" w:date="2013-10-06T22:08:00Z"/>
              </w:rPr>
              <w:pPrChange w:id="7724" w:author="Anees Shaikh" w:date="2013-10-06T22:08:00Z">
                <w:pPr>
                  <w:pStyle w:val="XML1"/>
                </w:pPr>
              </w:pPrChange>
            </w:pPr>
            <w:del w:id="7725" w:author="Anees Shaikh" w:date="2013-10-06T22:08:00Z">
              <w:r w:rsidDel="00AE159D">
                <w:delText xml:space="preserve">        or both be absent. If all of P, Q, seed, and pgenCounter are</w:delText>
              </w:r>
            </w:del>
          </w:p>
          <w:p w14:paraId="64AB398E" w14:textId="371776B1" w:rsidR="002610E5" w:rsidDel="00AE159D" w:rsidRDefault="002610E5" w:rsidP="00AE159D">
            <w:pPr>
              <w:pStyle w:val="Caption"/>
              <w:rPr>
                <w:del w:id="7726" w:author="Anees Shaikh" w:date="2013-10-06T22:08:00Z"/>
              </w:rPr>
              <w:pPrChange w:id="7727" w:author="Anees Shaikh" w:date="2013-10-06T22:08:00Z">
                <w:pPr>
                  <w:pStyle w:val="XML1"/>
                </w:pPr>
              </w:pPrChange>
            </w:pPr>
            <w:del w:id="7728" w:author="Anees Shaikh" w:date="2013-10-06T22:08:00Z">
              <w:r w:rsidDel="00AE159D">
                <w:delText xml:space="preserve">        present, implementations are not required to check if they are</w:delText>
              </w:r>
            </w:del>
          </w:p>
          <w:p w14:paraId="17CBE078" w14:textId="1A3146C2" w:rsidR="002610E5" w:rsidDel="00AE159D" w:rsidRDefault="002610E5" w:rsidP="00AE159D">
            <w:pPr>
              <w:pStyle w:val="Caption"/>
              <w:rPr>
                <w:del w:id="7729" w:author="Anees Shaikh" w:date="2013-10-06T22:08:00Z"/>
              </w:rPr>
              <w:pPrChange w:id="7730" w:author="Anees Shaikh" w:date="2013-10-06T22:08:00Z">
                <w:pPr>
                  <w:pStyle w:val="XML1"/>
                </w:pPr>
              </w:pPrChange>
            </w:pPr>
            <w:del w:id="7731" w:author="Anees Shaikh" w:date="2013-10-06T22:08:00Z">
              <w:r w:rsidDel="00AE159D">
                <w:delText xml:space="preserve">        consistent and are free to use either P and Q or seed and</w:delText>
              </w:r>
            </w:del>
          </w:p>
          <w:p w14:paraId="036F2AF2" w14:textId="6F744DE0" w:rsidR="002610E5" w:rsidDel="00AE159D" w:rsidRDefault="002610E5" w:rsidP="00AE159D">
            <w:pPr>
              <w:pStyle w:val="Caption"/>
              <w:rPr>
                <w:del w:id="7732" w:author="Anees Shaikh" w:date="2013-10-06T22:08:00Z"/>
              </w:rPr>
              <w:pPrChange w:id="7733" w:author="Anees Shaikh" w:date="2013-10-06T22:08:00Z">
                <w:pPr>
                  <w:pStyle w:val="XML1"/>
                </w:pPr>
              </w:pPrChange>
            </w:pPr>
            <w:del w:id="7734" w:author="Anees Shaikh" w:date="2013-10-06T22:08:00Z">
              <w:r w:rsidDel="00AE159D">
                <w:delText xml:space="preserve">        pgenCounter. All parameters are encoded as base64 values.</w:delText>
              </w:r>
            </w:del>
          </w:p>
          <w:p w14:paraId="5ACF471A" w14:textId="5BDC7C90" w:rsidR="002610E5" w:rsidDel="00AE159D" w:rsidRDefault="002610E5" w:rsidP="00AE159D">
            <w:pPr>
              <w:pStyle w:val="Caption"/>
              <w:rPr>
                <w:del w:id="7735" w:author="Anees Shaikh" w:date="2013-10-06T22:08:00Z"/>
              </w:rPr>
              <w:pPrChange w:id="7736" w:author="Anees Shaikh" w:date="2013-10-06T22:08:00Z">
                <w:pPr>
                  <w:pStyle w:val="XML1"/>
                </w:pPr>
              </w:pPrChange>
            </w:pPr>
            <w:del w:id="7737" w:author="Anees Shaikh" w:date="2013-10-06T22:08:00Z">
              <w:r w:rsidDel="00AE159D">
                <w:delText xml:space="preserve">      &lt;/xs:documentation&gt;</w:delText>
              </w:r>
            </w:del>
          </w:p>
          <w:p w14:paraId="5CE78B55" w14:textId="03494587" w:rsidR="002610E5" w:rsidDel="00AE159D" w:rsidRDefault="002610E5" w:rsidP="00AE159D">
            <w:pPr>
              <w:pStyle w:val="Caption"/>
              <w:rPr>
                <w:del w:id="7738" w:author="Anees Shaikh" w:date="2013-10-06T22:08:00Z"/>
              </w:rPr>
              <w:pPrChange w:id="7739" w:author="Anees Shaikh" w:date="2013-10-06T22:08:00Z">
                <w:pPr>
                  <w:pStyle w:val="XML1"/>
                </w:pPr>
              </w:pPrChange>
            </w:pPr>
            <w:del w:id="7740" w:author="Anees Shaikh" w:date="2013-10-06T22:08:00Z">
              <w:r w:rsidDel="00AE159D">
                <w:delText xml:space="preserve">    &lt;/xs:annotation&gt;</w:delText>
              </w:r>
            </w:del>
          </w:p>
          <w:p w14:paraId="39D92262" w14:textId="2CFCFA93" w:rsidR="002610E5" w:rsidDel="00AE159D" w:rsidRDefault="002610E5" w:rsidP="00AE159D">
            <w:pPr>
              <w:pStyle w:val="Caption"/>
              <w:rPr>
                <w:del w:id="7741" w:author="Anees Shaikh" w:date="2013-10-06T22:08:00Z"/>
              </w:rPr>
              <w:pPrChange w:id="7742" w:author="Anees Shaikh" w:date="2013-10-06T22:08:00Z">
                <w:pPr>
                  <w:pStyle w:val="XML1"/>
                </w:pPr>
              </w:pPrChange>
            </w:pPr>
          </w:p>
          <w:p w14:paraId="5A08CFA9" w14:textId="0025AB88" w:rsidR="002610E5" w:rsidDel="00AE159D" w:rsidRDefault="002610E5" w:rsidP="00AE159D">
            <w:pPr>
              <w:pStyle w:val="Caption"/>
              <w:rPr>
                <w:del w:id="7743" w:author="Anees Shaikh" w:date="2013-10-06T22:08:00Z"/>
              </w:rPr>
              <w:pPrChange w:id="7744" w:author="Anees Shaikh" w:date="2013-10-06T22:08:00Z">
                <w:pPr>
                  <w:pStyle w:val="XML1"/>
                </w:pPr>
              </w:pPrChange>
            </w:pPr>
            <w:del w:id="7745" w:author="Anees Shaikh" w:date="2013-10-06T22:08:00Z">
              <w:r w:rsidDel="00AE159D">
                <w:delText xml:space="preserve">    &lt;xs:sequence&gt;</w:delText>
              </w:r>
            </w:del>
          </w:p>
          <w:p w14:paraId="1F1359DE" w14:textId="40322785" w:rsidR="002610E5" w:rsidDel="00AE159D" w:rsidRDefault="002610E5" w:rsidP="00AE159D">
            <w:pPr>
              <w:pStyle w:val="Caption"/>
              <w:rPr>
                <w:del w:id="7746" w:author="Anees Shaikh" w:date="2013-10-06T22:08:00Z"/>
              </w:rPr>
              <w:pPrChange w:id="7747" w:author="Anees Shaikh" w:date="2013-10-06T22:08:00Z">
                <w:pPr>
                  <w:pStyle w:val="XML1"/>
                </w:pPr>
              </w:pPrChange>
            </w:pPr>
            <w:del w:id="7748" w:author="Anees Shaikh" w:date="2013-10-06T22:08:00Z">
              <w:r w:rsidDel="00AE159D">
                <w:delText xml:space="preserve">      &lt;xs:element name="P"  type="xs:base64Binary"&gt;</w:delText>
              </w:r>
            </w:del>
          </w:p>
          <w:p w14:paraId="446B5A76" w14:textId="5F22EC1D" w:rsidR="002610E5" w:rsidDel="00AE159D" w:rsidRDefault="002610E5" w:rsidP="00AE159D">
            <w:pPr>
              <w:pStyle w:val="Caption"/>
              <w:rPr>
                <w:del w:id="7749" w:author="Anees Shaikh" w:date="2013-10-06T22:08:00Z"/>
              </w:rPr>
              <w:pPrChange w:id="7750" w:author="Anees Shaikh" w:date="2013-10-06T22:08:00Z">
                <w:pPr>
                  <w:pStyle w:val="XML1"/>
                </w:pPr>
              </w:pPrChange>
            </w:pPr>
            <w:del w:id="7751" w:author="Anees Shaikh" w:date="2013-10-06T22:08:00Z">
              <w:r w:rsidDel="00AE159D">
                <w:delText xml:space="preserve">        &lt;xs:annotation&gt;</w:delText>
              </w:r>
            </w:del>
          </w:p>
          <w:p w14:paraId="657A3F46" w14:textId="59C8F1BF" w:rsidR="002610E5" w:rsidDel="00AE159D" w:rsidRDefault="002610E5" w:rsidP="00AE159D">
            <w:pPr>
              <w:pStyle w:val="Caption"/>
              <w:rPr>
                <w:del w:id="7752" w:author="Anees Shaikh" w:date="2013-10-06T22:08:00Z"/>
              </w:rPr>
              <w:pPrChange w:id="7753" w:author="Anees Shaikh" w:date="2013-10-06T22:08:00Z">
                <w:pPr>
                  <w:pStyle w:val="XML1"/>
                </w:pPr>
              </w:pPrChange>
            </w:pPr>
            <w:del w:id="7754" w:author="Anees Shaikh" w:date="2013-10-06T22:08:00Z">
              <w:r w:rsidDel="00AE159D">
                <w:delText xml:space="preserve">          &lt;xs:documentation&gt;</w:delText>
              </w:r>
            </w:del>
          </w:p>
          <w:p w14:paraId="1DDA5B8A" w14:textId="0CEF04BB" w:rsidR="002610E5" w:rsidDel="00AE159D" w:rsidRDefault="002610E5" w:rsidP="00AE159D">
            <w:pPr>
              <w:pStyle w:val="Caption"/>
              <w:rPr>
                <w:del w:id="7755" w:author="Anees Shaikh" w:date="2013-10-06T22:08:00Z"/>
              </w:rPr>
              <w:pPrChange w:id="7756" w:author="Anees Shaikh" w:date="2013-10-06T22:08:00Z">
                <w:pPr>
                  <w:pStyle w:val="XML1"/>
                </w:pPr>
              </w:pPrChange>
            </w:pPr>
            <w:del w:id="7757" w:author="Anees Shaikh" w:date="2013-10-06T22:08:00Z">
              <w:r w:rsidDel="00AE159D">
                <w:delText xml:space="preserve">            This element is optional. It MUST be present in</w:delText>
              </w:r>
            </w:del>
          </w:p>
          <w:p w14:paraId="5CF68151" w14:textId="1EDEFC9A" w:rsidR="002610E5" w:rsidDel="00AE159D" w:rsidRDefault="002610E5" w:rsidP="00AE159D">
            <w:pPr>
              <w:pStyle w:val="Caption"/>
              <w:rPr>
                <w:del w:id="7758" w:author="Anees Shaikh" w:date="2013-10-06T22:08:00Z"/>
              </w:rPr>
              <w:pPrChange w:id="7759" w:author="Anees Shaikh" w:date="2013-10-06T22:08:00Z">
                <w:pPr>
                  <w:pStyle w:val="XML1"/>
                </w:pPr>
              </w:pPrChange>
            </w:pPr>
            <w:del w:id="7760" w:author="Anees Shaikh" w:date="2013-10-06T22:08:00Z">
              <w:r w:rsidDel="00AE159D">
                <w:delText xml:space="preserve">            the NETCONF data store, if the element 'Q' is present.</w:delText>
              </w:r>
            </w:del>
          </w:p>
          <w:p w14:paraId="77CBE580" w14:textId="6B8D66AD" w:rsidR="002610E5" w:rsidDel="00AE159D" w:rsidRDefault="002610E5" w:rsidP="00AE159D">
            <w:pPr>
              <w:pStyle w:val="Caption"/>
              <w:rPr>
                <w:del w:id="7761" w:author="Anees Shaikh" w:date="2013-10-06T22:08:00Z"/>
              </w:rPr>
              <w:pPrChange w:id="7762" w:author="Anees Shaikh" w:date="2013-10-06T22:08:00Z">
                <w:pPr>
                  <w:pStyle w:val="XML1"/>
                </w:pPr>
              </w:pPrChange>
            </w:pPr>
            <w:del w:id="7763" w:author="Anees Shaikh" w:date="2013-10-06T22:08:00Z">
              <w:r w:rsidDel="00AE159D">
                <w:delText xml:space="preserve">                    </w:delText>
              </w:r>
            </w:del>
          </w:p>
          <w:p w14:paraId="643060F9" w14:textId="2AA8E6AC" w:rsidR="002610E5" w:rsidDel="00AE159D" w:rsidRDefault="002610E5" w:rsidP="00AE159D">
            <w:pPr>
              <w:pStyle w:val="Caption"/>
              <w:rPr>
                <w:del w:id="7764" w:author="Anees Shaikh" w:date="2013-10-06T22:08:00Z"/>
              </w:rPr>
              <w:pPrChange w:id="7765" w:author="Anees Shaikh" w:date="2013-10-06T22:08:00Z">
                <w:pPr>
                  <w:pStyle w:val="XML1"/>
                </w:pPr>
              </w:pPrChange>
            </w:pPr>
            <w:del w:id="7766" w:author="Anees Shaikh" w:date="2013-10-06T22:08:00Z">
              <w:r w:rsidDel="00AE159D">
                <w:delText xml:space="preserve">            If element 'Q' is present in a NETCONF &amp;lt;edit-config&amp;gt;</w:delText>
              </w:r>
            </w:del>
          </w:p>
          <w:p w14:paraId="2F052BDE" w14:textId="2CA616A6" w:rsidR="002610E5" w:rsidDel="00AE159D" w:rsidRDefault="002610E5" w:rsidP="00AE159D">
            <w:pPr>
              <w:pStyle w:val="Caption"/>
              <w:rPr>
                <w:del w:id="7767" w:author="Anees Shaikh" w:date="2013-10-06T22:08:00Z"/>
              </w:rPr>
              <w:pPrChange w:id="7768" w:author="Anees Shaikh" w:date="2013-10-06T22:08:00Z">
                <w:pPr>
                  <w:pStyle w:val="XML1"/>
                </w:pPr>
              </w:pPrChange>
            </w:pPr>
            <w:del w:id="7769" w:author="Anees Shaikh" w:date="2013-10-06T22:08:00Z">
              <w:r w:rsidDel="00AE159D">
                <w:delText xml:space="preserve">            operation 'create', 'merge' or 'replace' and this element</w:delText>
              </w:r>
            </w:del>
          </w:p>
          <w:p w14:paraId="74709D57" w14:textId="7ABFA0B0" w:rsidR="002610E5" w:rsidDel="00AE159D" w:rsidRDefault="002610E5" w:rsidP="00AE159D">
            <w:pPr>
              <w:pStyle w:val="Caption"/>
              <w:rPr>
                <w:del w:id="7770" w:author="Anees Shaikh" w:date="2013-10-06T22:08:00Z"/>
              </w:rPr>
              <w:pPrChange w:id="7771" w:author="Anees Shaikh" w:date="2013-10-06T22:08:00Z">
                <w:pPr>
                  <w:pStyle w:val="XML1"/>
                </w:pPr>
              </w:pPrChange>
            </w:pPr>
            <w:del w:id="7772" w:author="Anees Shaikh" w:date="2013-10-06T22:08:00Z">
              <w:r w:rsidDel="00AE159D">
                <w:delText xml:space="preserve">            is missing, a 'data-missing' error is returned.</w:delText>
              </w:r>
            </w:del>
          </w:p>
          <w:p w14:paraId="1F510D91" w14:textId="09D2FB3A" w:rsidR="002610E5" w:rsidDel="00AE159D" w:rsidRDefault="002610E5" w:rsidP="00AE159D">
            <w:pPr>
              <w:pStyle w:val="Caption"/>
              <w:rPr>
                <w:del w:id="7773" w:author="Anees Shaikh" w:date="2013-10-06T22:08:00Z"/>
              </w:rPr>
              <w:pPrChange w:id="7774" w:author="Anees Shaikh" w:date="2013-10-06T22:08:00Z">
                <w:pPr>
                  <w:pStyle w:val="XML1"/>
                </w:pPr>
              </w:pPrChange>
            </w:pPr>
            <w:del w:id="7775" w:author="Anees Shaikh" w:date="2013-10-06T22:08:00Z">
              <w:r w:rsidDel="00AE159D">
                <w:delText xml:space="preserve">          &lt;/xs:documentation&gt;</w:delText>
              </w:r>
            </w:del>
          </w:p>
          <w:p w14:paraId="03822A01" w14:textId="7DFC8CB9" w:rsidR="002610E5" w:rsidDel="00AE159D" w:rsidRDefault="002610E5" w:rsidP="00AE159D">
            <w:pPr>
              <w:pStyle w:val="Caption"/>
              <w:rPr>
                <w:del w:id="7776" w:author="Anees Shaikh" w:date="2013-10-06T22:08:00Z"/>
              </w:rPr>
              <w:pPrChange w:id="7777" w:author="Anees Shaikh" w:date="2013-10-06T22:08:00Z">
                <w:pPr>
                  <w:pStyle w:val="XML1"/>
                </w:pPr>
              </w:pPrChange>
            </w:pPr>
            <w:del w:id="7778" w:author="Anees Shaikh" w:date="2013-10-06T22:08:00Z">
              <w:r w:rsidDel="00AE159D">
                <w:delText xml:space="preserve">        &lt;/xs:annotation&gt;</w:delText>
              </w:r>
            </w:del>
          </w:p>
          <w:p w14:paraId="33920FED" w14:textId="5CAF9F4C" w:rsidR="002610E5" w:rsidDel="00AE159D" w:rsidRDefault="002610E5" w:rsidP="00AE159D">
            <w:pPr>
              <w:pStyle w:val="Caption"/>
              <w:rPr>
                <w:del w:id="7779" w:author="Anees Shaikh" w:date="2013-10-06T22:08:00Z"/>
              </w:rPr>
              <w:pPrChange w:id="7780" w:author="Anees Shaikh" w:date="2013-10-06T22:08:00Z">
                <w:pPr>
                  <w:pStyle w:val="XML1"/>
                </w:pPr>
              </w:pPrChange>
            </w:pPr>
            <w:del w:id="7781" w:author="Anees Shaikh" w:date="2013-10-06T22:08:00Z">
              <w:r w:rsidDel="00AE159D">
                <w:delText xml:space="preserve">      &lt;/xs:element&gt;</w:delText>
              </w:r>
            </w:del>
          </w:p>
          <w:p w14:paraId="0579CD58" w14:textId="587F1DD2" w:rsidR="002610E5" w:rsidDel="00AE159D" w:rsidRDefault="002610E5" w:rsidP="00AE159D">
            <w:pPr>
              <w:pStyle w:val="Caption"/>
              <w:rPr>
                <w:del w:id="7782" w:author="Anees Shaikh" w:date="2013-10-06T22:08:00Z"/>
              </w:rPr>
              <w:pPrChange w:id="7783" w:author="Anees Shaikh" w:date="2013-10-06T22:08:00Z">
                <w:pPr>
                  <w:pStyle w:val="XML1"/>
                </w:pPr>
              </w:pPrChange>
            </w:pPr>
            <w:del w:id="7784" w:author="Anees Shaikh" w:date="2013-10-06T22:08:00Z">
              <w:r w:rsidDel="00AE159D">
                <w:delText xml:space="preserve">      &lt;xs:element name="Q"  type="xs:base64Binary"&gt;</w:delText>
              </w:r>
            </w:del>
          </w:p>
          <w:p w14:paraId="2CC75F12" w14:textId="1FA7DAC1" w:rsidR="002610E5" w:rsidDel="00AE159D" w:rsidRDefault="002610E5" w:rsidP="00AE159D">
            <w:pPr>
              <w:pStyle w:val="Caption"/>
              <w:rPr>
                <w:del w:id="7785" w:author="Anees Shaikh" w:date="2013-10-06T22:08:00Z"/>
              </w:rPr>
              <w:pPrChange w:id="7786" w:author="Anees Shaikh" w:date="2013-10-06T22:08:00Z">
                <w:pPr>
                  <w:pStyle w:val="XML1"/>
                </w:pPr>
              </w:pPrChange>
            </w:pPr>
            <w:del w:id="7787" w:author="Anees Shaikh" w:date="2013-10-06T22:08:00Z">
              <w:r w:rsidDel="00AE159D">
                <w:delText xml:space="preserve">        &lt;xs:annotation&gt;</w:delText>
              </w:r>
            </w:del>
          </w:p>
          <w:p w14:paraId="7796EE8E" w14:textId="057FF350" w:rsidR="002610E5" w:rsidDel="00AE159D" w:rsidRDefault="002610E5" w:rsidP="00AE159D">
            <w:pPr>
              <w:pStyle w:val="Caption"/>
              <w:rPr>
                <w:del w:id="7788" w:author="Anees Shaikh" w:date="2013-10-06T22:08:00Z"/>
              </w:rPr>
              <w:pPrChange w:id="7789" w:author="Anees Shaikh" w:date="2013-10-06T22:08:00Z">
                <w:pPr>
                  <w:pStyle w:val="XML1"/>
                </w:pPr>
              </w:pPrChange>
            </w:pPr>
            <w:del w:id="7790" w:author="Anees Shaikh" w:date="2013-10-06T22:08:00Z">
              <w:r w:rsidDel="00AE159D">
                <w:delText xml:space="preserve">          &lt;xs:documentation&gt;</w:delText>
              </w:r>
            </w:del>
          </w:p>
          <w:p w14:paraId="744AC68D" w14:textId="18A5E555" w:rsidR="002610E5" w:rsidDel="00AE159D" w:rsidRDefault="002610E5" w:rsidP="00AE159D">
            <w:pPr>
              <w:pStyle w:val="Caption"/>
              <w:rPr>
                <w:del w:id="7791" w:author="Anees Shaikh" w:date="2013-10-06T22:08:00Z"/>
              </w:rPr>
              <w:pPrChange w:id="7792" w:author="Anees Shaikh" w:date="2013-10-06T22:08:00Z">
                <w:pPr>
                  <w:pStyle w:val="XML1"/>
                </w:pPr>
              </w:pPrChange>
            </w:pPr>
            <w:del w:id="7793" w:author="Anees Shaikh" w:date="2013-10-06T22:08:00Z">
              <w:r w:rsidDel="00AE159D">
                <w:delText xml:space="preserve">            This element is optional. It MUST be present in</w:delText>
              </w:r>
            </w:del>
          </w:p>
          <w:p w14:paraId="73B010EC" w14:textId="6D0446CB" w:rsidR="002610E5" w:rsidDel="00AE159D" w:rsidRDefault="002610E5" w:rsidP="00AE159D">
            <w:pPr>
              <w:pStyle w:val="Caption"/>
              <w:rPr>
                <w:del w:id="7794" w:author="Anees Shaikh" w:date="2013-10-06T22:08:00Z"/>
              </w:rPr>
              <w:pPrChange w:id="7795" w:author="Anees Shaikh" w:date="2013-10-06T22:08:00Z">
                <w:pPr>
                  <w:pStyle w:val="XML1"/>
                </w:pPr>
              </w:pPrChange>
            </w:pPr>
            <w:del w:id="7796" w:author="Anees Shaikh" w:date="2013-10-06T22:08:00Z">
              <w:r w:rsidDel="00AE159D">
                <w:delText xml:space="preserve">            the NETCONF data store, if the element 'P' is present.</w:delText>
              </w:r>
            </w:del>
          </w:p>
          <w:p w14:paraId="448617C2" w14:textId="581CC006" w:rsidR="002610E5" w:rsidDel="00AE159D" w:rsidRDefault="002610E5" w:rsidP="00AE159D">
            <w:pPr>
              <w:pStyle w:val="Caption"/>
              <w:rPr>
                <w:del w:id="7797" w:author="Anees Shaikh" w:date="2013-10-06T22:08:00Z"/>
              </w:rPr>
              <w:pPrChange w:id="7798" w:author="Anees Shaikh" w:date="2013-10-06T22:08:00Z">
                <w:pPr>
                  <w:pStyle w:val="XML1"/>
                </w:pPr>
              </w:pPrChange>
            </w:pPr>
            <w:del w:id="7799" w:author="Anees Shaikh" w:date="2013-10-06T22:08:00Z">
              <w:r w:rsidDel="00AE159D">
                <w:delText xml:space="preserve">                    </w:delText>
              </w:r>
            </w:del>
          </w:p>
          <w:p w14:paraId="674A4836" w14:textId="61FF7DC5" w:rsidR="002610E5" w:rsidDel="00AE159D" w:rsidRDefault="002610E5" w:rsidP="00AE159D">
            <w:pPr>
              <w:pStyle w:val="Caption"/>
              <w:rPr>
                <w:del w:id="7800" w:author="Anees Shaikh" w:date="2013-10-06T22:08:00Z"/>
              </w:rPr>
              <w:pPrChange w:id="7801" w:author="Anees Shaikh" w:date="2013-10-06T22:08:00Z">
                <w:pPr>
                  <w:pStyle w:val="XML1"/>
                </w:pPr>
              </w:pPrChange>
            </w:pPr>
            <w:del w:id="7802" w:author="Anees Shaikh" w:date="2013-10-06T22:08:00Z">
              <w:r w:rsidDel="00AE159D">
                <w:delText xml:space="preserve">            If element 'P' is present in a NETCONF &amp;lt;edit-config&amp;gt;</w:delText>
              </w:r>
            </w:del>
          </w:p>
          <w:p w14:paraId="27C13E8C" w14:textId="2188D55F" w:rsidR="002610E5" w:rsidDel="00AE159D" w:rsidRDefault="002610E5" w:rsidP="00AE159D">
            <w:pPr>
              <w:pStyle w:val="Caption"/>
              <w:rPr>
                <w:del w:id="7803" w:author="Anees Shaikh" w:date="2013-10-06T22:08:00Z"/>
              </w:rPr>
              <w:pPrChange w:id="7804" w:author="Anees Shaikh" w:date="2013-10-06T22:08:00Z">
                <w:pPr>
                  <w:pStyle w:val="XML1"/>
                </w:pPr>
              </w:pPrChange>
            </w:pPr>
            <w:del w:id="7805" w:author="Anees Shaikh" w:date="2013-10-06T22:08:00Z">
              <w:r w:rsidDel="00AE159D">
                <w:delText xml:space="preserve">            operation 'create', 'merge' or 'replace' and this element</w:delText>
              </w:r>
            </w:del>
          </w:p>
          <w:p w14:paraId="3B894F29" w14:textId="196E5915" w:rsidR="002610E5" w:rsidDel="00AE159D" w:rsidRDefault="002610E5" w:rsidP="00AE159D">
            <w:pPr>
              <w:pStyle w:val="Caption"/>
              <w:rPr>
                <w:del w:id="7806" w:author="Anees Shaikh" w:date="2013-10-06T22:08:00Z"/>
              </w:rPr>
              <w:pPrChange w:id="7807" w:author="Anees Shaikh" w:date="2013-10-06T22:08:00Z">
                <w:pPr>
                  <w:pStyle w:val="XML1"/>
                </w:pPr>
              </w:pPrChange>
            </w:pPr>
            <w:del w:id="7808" w:author="Anees Shaikh" w:date="2013-10-06T22:08:00Z">
              <w:r w:rsidDel="00AE159D">
                <w:delText xml:space="preserve">            is missing, a 'data-missing' error is returned.</w:delText>
              </w:r>
            </w:del>
          </w:p>
          <w:p w14:paraId="1DAEAA9E" w14:textId="22B498B6" w:rsidR="002610E5" w:rsidDel="00AE159D" w:rsidRDefault="002610E5" w:rsidP="00AE159D">
            <w:pPr>
              <w:pStyle w:val="Caption"/>
              <w:rPr>
                <w:del w:id="7809" w:author="Anees Shaikh" w:date="2013-10-06T22:08:00Z"/>
              </w:rPr>
              <w:pPrChange w:id="7810" w:author="Anees Shaikh" w:date="2013-10-06T22:08:00Z">
                <w:pPr>
                  <w:pStyle w:val="XML1"/>
                </w:pPr>
              </w:pPrChange>
            </w:pPr>
            <w:del w:id="7811" w:author="Anees Shaikh" w:date="2013-10-06T22:08:00Z">
              <w:r w:rsidDel="00AE159D">
                <w:delText xml:space="preserve">          &lt;/xs:documentation&gt;</w:delText>
              </w:r>
            </w:del>
          </w:p>
          <w:p w14:paraId="50D43741" w14:textId="05534E72" w:rsidR="002610E5" w:rsidDel="00AE159D" w:rsidRDefault="002610E5" w:rsidP="00AE159D">
            <w:pPr>
              <w:pStyle w:val="Caption"/>
              <w:rPr>
                <w:del w:id="7812" w:author="Anees Shaikh" w:date="2013-10-06T22:08:00Z"/>
              </w:rPr>
              <w:pPrChange w:id="7813" w:author="Anees Shaikh" w:date="2013-10-06T22:08:00Z">
                <w:pPr>
                  <w:pStyle w:val="XML1"/>
                </w:pPr>
              </w:pPrChange>
            </w:pPr>
            <w:del w:id="7814" w:author="Anees Shaikh" w:date="2013-10-06T22:08:00Z">
              <w:r w:rsidDel="00AE159D">
                <w:delText xml:space="preserve">        &lt;/xs:annotation&gt;</w:delText>
              </w:r>
            </w:del>
          </w:p>
          <w:p w14:paraId="785899DE" w14:textId="67F51419" w:rsidR="002610E5" w:rsidDel="00AE159D" w:rsidRDefault="002610E5" w:rsidP="00AE159D">
            <w:pPr>
              <w:pStyle w:val="Caption"/>
              <w:rPr>
                <w:del w:id="7815" w:author="Anees Shaikh" w:date="2013-10-06T22:08:00Z"/>
              </w:rPr>
              <w:pPrChange w:id="7816" w:author="Anees Shaikh" w:date="2013-10-06T22:08:00Z">
                <w:pPr>
                  <w:pStyle w:val="XML1"/>
                </w:pPr>
              </w:pPrChange>
            </w:pPr>
            <w:del w:id="7817" w:author="Anees Shaikh" w:date="2013-10-06T22:08:00Z">
              <w:r w:rsidDel="00AE159D">
                <w:delText xml:space="preserve">      &lt;/xs:element&gt;</w:delText>
              </w:r>
            </w:del>
          </w:p>
          <w:p w14:paraId="7A13D102" w14:textId="4010F520" w:rsidR="002610E5" w:rsidDel="00AE159D" w:rsidRDefault="002610E5" w:rsidP="00AE159D">
            <w:pPr>
              <w:pStyle w:val="Caption"/>
              <w:rPr>
                <w:del w:id="7818" w:author="Anees Shaikh" w:date="2013-10-06T22:08:00Z"/>
              </w:rPr>
              <w:pPrChange w:id="7819" w:author="Anees Shaikh" w:date="2013-10-06T22:08:00Z">
                <w:pPr>
                  <w:pStyle w:val="XML1"/>
                </w:pPr>
              </w:pPrChange>
            </w:pPr>
            <w:del w:id="7820" w:author="Anees Shaikh" w:date="2013-10-06T22:08:00Z">
              <w:r w:rsidDel="00AE159D">
                <w:delText xml:space="preserve">      &lt;xs:element name="J"  type="xs:base64Binary"&gt;</w:delText>
              </w:r>
            </w:del>
          </w:p>
          <w:p w14:paraId="65462133" w14:textId="659891A2" w:rsidR="002610E5" w:rsidDel="00AE159D" w:rsidRDefault="002610E5" w:rsidP="00AE159D">
            <w:pPr>
              <w:pStyle w:val="Caption"/>
              <w:rPr>
                <w:del w:id="7821" w:author="Anees Shaikh" w:date="2013-10-06T22:08:00Z"/>
              </w:rPr>
              <w:pPrChange w:id="7822" w:author="Anees Shaikh" w:date="2013-10-06T22:08:00Z">
                <w:pPr>
                  <w:pStyle w:val="XML1"/>
                </w:pPr>
              </w:pPrChange>
            </w:pPr>
            <w:del w:id="7823" w:author="Anees Shaikh" w:date="2013-10-06T22:08:00Z">
              <w:r w:rsidDel="00AE159D">
                <w:delText xml:space="preserve">        &lt;xs:annotation&gt;</w:delText>
              </w:r>
            </w:del>
          </w:p>
          <w:p w14:paraId="4E749BE2" w14:textId="2917D8DB" w:rsidR="002610E5" w:rsidDel="00AE159D" w:rsidRDefault="002610E5" w:rsidP="00AE159D">
            <w:pPr>
              <w:pStyle w:val="Caption"/>
              <w:rPr>
                <w:del w:id="7824" w:author="Anees Shaikh" w:date="2013-10-06T22:08:00Z"/>
              </w:rPr>
              <w:pPrChange w:id="7825" w:author="Anees Shaikh" w:date="2013-10-06T22:08:00Z">
                <w:pPr>
                  <w:pStyle w:val="XML1"/>
                </w:pPr>
              </w:pPrChange>
            </w:pPr>
            <w:del w:id="7826" w:author="Anees Shaikh" w:date="2013-10-06T22:08:00Z">
              <w:r w:rsidDel="00AE159D">
                <w:delText xml:space="preserve">          &lt;xs:documentation&gt;</w:delText>
              </w:r>
            </w:del>
          </w:p>
          <w:p w14:paraId="6A8D1EB1" w14:textId="12E71DB5" w:rsidR="002610E5" w:rsidDel="00AE159D" w:rsidRDefault="002610E5" w:rsidP="00AE159D">
            <w:pPr>
              <w:pStyle w:val="Caption"/>
              <w:rPr>
                <w:del w:id="7827" w:author="Anees Shaikh" w:date="2013-10-06T22:08:00Z"/>
              </w:rPr>
              <w:pPrChange w:id="7828" w:author="Anees Shaikh" w:date="2013-10-06T22:08:00Z">
                <w:pPr>
                  <w:pStyle w:val="XML1"/>
                </w:pPr>
              </w:pPrChange>
            </w:pPr>
            <w:del w:id="7829" w:author="Anees Shaikh" w:date="2013-10-06T22:08:00Z">
              <w:r w:rsidDel="00AE159D">
                <w:delText xml:space="preserve">            This element is optional.</w:delText>
              </w:r>
            </w:del>
          </w:p>
          <w:p w14:paraId="42DF543A" w14:textId="476B5B8E" w:rsidR="002610E5" w:rsidDel="00AE159D" w:rsidRDefault="002610E5" w:rsidP="00AE159D">
            <w:pPr>
              <w:pStyle w:val="Caption"/>
              <w:rPr>
                <w:del w:id="7830" w:author="Anees Shaikh" w:date="2013-10-06T22:08:00Z"/>
              </w:rPr>
              <w:pPrChange w:id="7831" w:author="Anees Shaikh" w:date="2013-10-06T22:08:00Z">
                <w:pPr>
                  <w:pStyle w:val="XML1"/>
                </w:pPr>
              </w:pPrChange>
            </w:pPr>
            <w:del w:id="7832" w:author="Anees Shaikh" w:date="2013-10-06T22:08:00Z">
              <w:r w:rsidDel="00AE159D">
                <w:delText xml:space="preserve">          &lt;/xs:documentation&gt;</w:delText>
              </w:r>
            </w:del>
          </w:p>
          <w:p w14:paraId="0CAF0C71" w14:textId="42C2CD2F" w:rsidR="002610E5" w:rsidDel="00AE159D" w:rsidRDefault="002610E5" w:rsidP="00AE159D">
            <w:pPr>
              <w:pStyle w:val="Caption"/>
              <w:rPr>
                <w:del w:id="7833" w:author="Anees Shaikh" w:date="2013-10-06T22:08:00Z"/>
              </w:rPr>
              <w:pPrChange w:id="7834" w:author="Anees Shaikh" w:date="2013-10-06T22:08:00Z">
                <w:pPr>
                  <w:pStyle w:val="XML1"/>
                </w:pPr>
              </w:pPrChange>
            </w:pPr>
            <w:del w:id="7835" w:author="Anees Shaikh" w:date="2013-10-06T22:08:00Z">
              <w:r w:rsidDel="00AE159D">
                <w:delText xml:space="preserve">        &lt;/xs:annotation&gt;</w:delText>
              </w:r>
            </w:del>
          </w:p>
          <w:p w14:paraId="327CF696" w14:textId="46464EED" w:rsidR="002610E5" w:rsidDel="00AE159D" w:rsidRDefault="002610E5" w:rsidP="00AE159D">
            <w:pPr>
              <w:pStyle w:val="Caption"/>
              <w:rPr>
                <w:del w:id="7836" w:author="Anees Shaikh" w:date="2013-10-06T22:08:00Z"/>
              </w:rPr>
              <w:pPrChange w:id="7837" w:author="Anees Shaikh" w:date="2013-10-06T22:08:00Z">
                <w:pPr>
                  <w:pStyle w:val="XML1"/>
                </w:pPr>
              </w:pPrChange>
            </w:pPr>
            <w:del w:id="7838" w:author="Anees Shaikh" w:date="2013-10-06T22:08:00Z">
              <w:r w:rsidDel="00AE159D">
                <w:delText xml:space="preserve">      &lt;/xs:element&gt;</w:delText>
              </w:r>
            </w:del>
          </w:p>
          <w:p w14:paraId="7F0CA06B" w14:textId="124EC58C" w:rsidR="002610E5" w:rsidDel="00AE159D" w:rsidRDefault="002610E5" w:rsidP="00AE159D">
            <w:pPr>
              <w:pStyle w:val="Caption"/>
              <w:rPr>
                <w:del w:id="7839" w:author="Anees Shaikh" w:date="2013-10-06T22:08:00Z"/>
              </w:rPr>
              <w:pPrChange w:id="7840" w:author="Anees Shaikh" w:date="2013-10-06T22:08:00Z">
                <w:pPr>
                  <w:pStyle w:val="XML1"/>
                </w:pPr>
              </w:pPrChange>
            </w:pPr>
            <w:del w:id="7841" w:author="Anees Shaikh" w:date="2013-10-06T22:08:00Z">
              <w:r w:rsidDel="00AE159D">
                <w:delText xml:space="preserve">      &lt;xs:element name="G"  type="xs:base64Binary"&gt;</w:delText>
              </w:r>
            </w:del>
          </w:p>
          <w:p w14:paraId="22733776" w14:textId="72FD5177" w:rsidR="002610E5" w:rsidDel="00AE159D" w:rsidRDefault="002610E5" w:rsidP="00AE159D">
            <w:pPr>
              <w:pStyle w:val="Caption"/>
              <w:rPr>
                <w:del w:id="7842" w:author="Anees Shaikh" w:date="2013-10-06T22:08:00Z"/>
              </w:rPr>
              <w:pPrChange w:id="7843" w:author="Anees Shaikh" w:date="2013-10-06T22:08:00Z">
                <w:pPr>
                  <w:pStyle w:val="XML1"/>
                </w:pPr>
              </w:pPrChange>
            </w:pPr>
            <w:del w:id="7844" w:author="Anees Shaikh" w:date="2013-10-06T22:08:00Z">
              <w:r w:rsidDel="00AE159D">
                <w:delText xml:space="preserve">        &lt;xs:annotation&gt;</w:delText>
              </w:r>
            </w:del>
          </w:p>
          <w:p w14:paraId="392376D2" w14:textId="7B2B389D" w:rsidR="002610E5" w:rsidDel="00AE159D" w:rsidRDefault="002610E5" w:rsidP="00AE159D">
            <w:pPr>
              <w:pStyle w:val="Caption"/>
              <w:rPr>
                <w:del w:id="7845" w:author="Anees Shaikh" w:date="2013-10-06T22:08:00Z"/>
              </w:rPr>
              <w:pPrChange w:id="7846" w:author="Anees Shaikh" w:date="2013-10-06T22:08:00Z">
                <w:pPr>
                  <w:pStyle w:val="XML1"/>
                </w:pPr>
              </w:pPrChange>
            </w:pPr>
            <w:del w:id="7847" w:author="Anees Shaikh" w:date="2013-10-06T22:08:00Z">
              <w:r w:rsidDel="00AE159D">
                <w:delText xml:space="preserve">          &lt;xs:documentation&gt;</w:delText>
              </w:r>
            </w:del>
          </w:p>
          <w:p w14:paraId="20921EAC" w14:textId="4427DEF0" w:rsidR="002610E5" w:rsidDel="00AE159D" w:rsidRDefault="002610E5" w:rsidP="00AE159D">
            <w:pPr>
              <w:pStyle w:val="Caption"/>
              <w:rPr>
                <w:del w:id="7848" w:author="Anees Shaikh" w:date="2013-10-06T22:08:00Z"/>
              </w:rPr>
              <w:pPrChange w:id="7849" w:author="Anees Shaikh" w:date="2013-10-06T22:08:00Z">
                <w:pPr>
                  <w:pStyle w:val="XML1"/>
                </w:pPr>
              </w:pPrChange>
            </w:pPr>
            <w:del w:id="7850" w:author="Anees Shaikh" w:date="2013-10-06T22:08:00Z">
              <w:r w:rsidDel="00AE159D">
                <w:delText xml:space="preserve">            This element is optional.</w:delText>
              </w:r>
            </w:del>
          </w:p>
          <w:p w14:paraId="20AF71CC" w14:textId="48A0796D" w:rsidR="002610E5" w:rsidDel="00AE159D" w:rsidRDefault="002610E5" w:rsidP="00AE159D">
            <w:pPr>
              <w:pStyle w:val="Caption"/>
              <w:rPr>
                <w:del w:id="7851" w:author="Anees Shaikh" w:date="2013-10-06T22:08:00Z"/>
              </w:rPr>
              <w:pPrChange w:id="7852" w:author="Anees Shaikh" w:date="2013-10-06T22:08:00Z">
                <w:pPr>
                  <w:pStyle w:val="XML1"/>
                </w:pPr>
              </w:pPrChange>
            </w:pPr>
            <w:del w:id="7853" w:author="Anees Shaikh" w:date="2013-10-06T22:08:00Z">
              <w:r w:rsidDel="00AE159D">
                <w:delText xml:space="preserve">          &lt;/xs:documentation&gt;</w:delText>
              </w:r>
            </w:del>
          </w:p>
          <w:p w14:paraId="05AD5343" w14:textId="4F5F1513" w:rsidR="002610E5" w:rsidDel="00AE159D" w:rsidRDefault="002610E5" w:rsidP="00AE159D">
            <w:pPr>
              <w:pStyle w:val="Caption"/>
              <w:rPr>
                <w:del w:id="7854" w:author="Anees Shaikh" w:date="2013-10-06T22:08:00Z"/>
              </w:rPr>
              <w:pPrChange w:id="7855" w:author="Anees Shaikh" w:date="2013-10-06T22:08:00Z">
                <w:pPr>
                  <w:pStyle w:val="XML1"/>
                </w:pPr>
              </w:pPrChange>
            </w:pPr>
            <w:del w:id="7856" w:author="Anees Shaikh" w:date="2013-10-06T22:08:00Z">
              <w:r w:rsidDel="00AE159D">
                <w:delText xml:space="preserve">        &lt;/xs:annotation&gt;</w:delText>
              </w:r>
            </w:del>
          </w:p>
          <w:p w14:paraId="655FF500" w14:textId="0DB868E0" w:rsidR="002610E5" w:rsidDel="00AE159D" w:rsidRDefault="002610E5" w:rsidP="00AE159D">
            <w:pPr>
              <w:pStyle w:val="Caption"/>
              <w:rPr>
                <w:del w:id="7857" w:author="Anees Shaikh" w:date="2013-10-06T22:08:00Z"/>
              </w:rPr>
              <w:pPrChange w:id="7858" w:author="Anees Shaikh" w:date="2013-10-06T22:08:00Z">
                <w:pPr>
                  <w:pStyle w:val="XML1"/>
                </w:pPr>
              </w:pPrChange>
            </w:pPr>
            <w:del w:id="7859" w:author="Anees Shaikh" w:date="2013-10-06T22:08:00Z">
              <w:r w:rsidDel="00AE159D">
                <w:delText xml:space="preserve">      &lt;/xs:element&gt;</w:delText>
              </w:r>
            </w:del>
          </w:p>
          <w:p w14:paraId="2D46DBAA" w14:textId="5BB43838" w:rsidR="002610E5" w:rsidDel="00AE159D" w:rsidRDefault="002610E5" w:rsidP="00AE159D">
            <w:pPr>
              <w:pStyle w:val="Caption"/>
              <w:rPr>
                <w:del w:id="7860" w:author="Anees Shaikh" w:date="2013-10-06T22:08:00Z"/>
              </w:rPr>
              <w:pPrChange w:id="7861" w:author="Anees Shaikh" w:date="2013-10-06T22:08:00Z">
                <w:pPr>
                  <w:pStyle w:val="XML1"/>
                </w:pPr>
              </w:pPrChange>
            </w:pPr>
            <w:del w:id="7862" w:author="Anees Shaikh" w:date="2013-10-06T22:08:00Z">
              <w:r w:rsidDel="00AE159D">
                <w:delText xml:space="preserve">      &lt;xs:element name="Y"  type="xs:base64Binary"&gt;</w:delText>
              </w:r>
            </w:del>
          </w:p>
          <w:p w14:paraId="1265DA5C" w14:textId="2BDDA791" w:rsidR="002610E5" w:rsidDel="00AE159D" w:rsidRDefault="002610E5" w:rsidP="00AE159D">
            <w:pPr>
              <w:pStyle w:val="Caption"/>
              <w:rPr>
                <w:del w:id="7863" w:author="Anees Shaikh" w:date="2013-10-06T22:08:00Z"/>
              </w:rPr>
              <w:pPrChange w:id="7864" w:author="Anees Shaikh" w:date="2013-10-06T22:08:00Z">
                <w:pPr>
                  <w:pStyle w:val="XML1"/>
                </w:pPr>
              </w:pPrChange>
            </w:pPr>
            <w:del w:id="7865" w:author="Anees Shaikh" w:date="2013-10-06T22:08:00Z">
              <w:r w:rsidDel="00AE159D">
                <w:delText xml:space="preserve">        &lt;xs:annotation&gt;</w:delText>
              </w:r>
            </w:del>
          </w:p>
          <w:p w14:paraId="6876A77A" w14:textId="71723CBD" w:rsidR="002610E5" w:rsidDel="00AE159D" w:rsidRDefault="002610E5" w:rsidP="00AE159D">
            <w:pPr>
              <w:pStyle w:val="Caption"/>
              <w:rPr>
                <w:del w:id="7866" w:author="Anees Shaikh" w:date="2013-10-06T22:08:00Z"/>
              </w:rPr>
              <w:pPrChange w:id="7867" w:author="Anees Shaikh" w:date="2013-10-06T22:08:00Z">
                <w:pPr>
                  <w:pStyle w:val="XML1"/>
                </w:pPr>
              </w:pPrChange>
            </w:pPr>
            <w:del w:id="7868" w:author="Anees Shaikh" w:date="2013-10-06T22:08:00Z">
              <w:r w:rsidDel="00AE159D">
                <w:delText xml:space="preserve">          &lt;xs:documentation&gt;</w:delText>
              </w:r>
            </w:del>
          </w:p>
          <w:p w14:paraId="2B03EC08" w14:textId="46912169" w:rsidR="002610E5" w:rsidDel="00AE159D" w:rsidRDefault="002610E5" w:rsidP="00AE159D">
            <w:pPr>
              <w:pStyle w:val="Caption"/>
              <w:rPr>
                <w:del w:id="7869" w:author="Anees Shaikh" w:date="2013-10-06T22:08:00Z"/>
              </w:rPr>
              <w:pPrChange w:id="7870" w:author="Anees Shaikh" w:date="2013-10-06T22:08:00Z">
                <w:pPr>
                  <w:pStyle w:val="XML1"/>
                </w:pPr>
              </w:pPrChange>
            </w:pPr>
            <w:del w:id="7871" w:author="Anees Shaikh" w:date="2013-10-06T22:08:00Z">
              <w:r w:rsidDel="00AE159D">
                <w:delText xml:space="preserve">            This element MUST be present in the NETCONF data</w:delText>
              </w:r>
            </w:del>
          </w:p>
          <w:p w14:paraId="5082BA49" w14:textId="48BB91A2" w:rsidR="002610E5" w:rsidDel="00AE159D" w:rsidRDefault="002610E5" w:rsidP="00AE159D">
            <w:pPr>
              <w:pStyle w:val="Caption"/>
              <w:rPr>
                <w:del w:id="7872" w:author="Anees Shaikh" w:date="2013-10-06T22:08:00Z"/>
              </w:rPr>
              <w:pPrChange w:id="7873" w:author="Anees Shaikh" w:date="2013-10-06T22:08:00Z">
                <w:pPr>
                  <w:pStyle w:val="XML1"/>
                </w:pPr>
              </w:pPrChange>
            </w:pPr>
            <w:del w:id="7874" w:author="Anees Shaikh" w:date="2013-10-06T22:08:00Z">
              <w:r w:rsidDel="00AE159D">
                <w:delText xml:space="preserve">            store. If this element is not present in a NETCONF</w:delText>
              </w:r>
            </w:del>
          </w:p>
          <w:p w14:paraId="42315205" w14:textId="41AF8EB4" w:rsidR="002610E5" w:rsidDel="00AE159D" w:rsidRDefault="002610E5" w:rsidP="00AE159D">
            <w:pPr>
              <w:pStyle w:val="Caption"/>
              <w:rPr>
                <w:del w:id="7875" w:author="Anees Shaikh" w:date="2013-10-06T22:08:00Z"/>
              </w:rPr>
              <w:pPrChange w:id="7876" w:author="Anees Shaikh" w:date="2013-10-06T22:08:00Z">
                <w:pPr>
                  <w:pStyle w:val="XML1"/>
                </w:pPr>
              </w:pPrChange>
            </w:pPr>
            <w:del w:id="7877" w:author="Anees Shaikh" w:date="2013-10-06T22:08:00Z">
              <w:r w:rsidDel="00AE159D">
                <w:delText xml:space="preserve">            &amp;lt;edit-config&amp;gt; operation 'create', 'merge' or 'replace' and</w:delText>
              </w:r>
            </w:del>
          </w:p>
          <w:p w14:paraId="792458F0" w14:textId="070256E0" w:rsidR="002610E5" w:rsidDel="00AE159D" w:rsidRDefault="002610E5" w:rsidP="00AE159D">
            <w:pPr>
              <w:pStyle w:val="Caption"/>
              <w:rPr>
                <w:del w:id="7878" w:author="Anees Shaikh" w:date="2013-10-06T22:08:00Z"/>
              </w:rPr>
              <w:pPrChange w:id="7879" w:author="Anees Shaikh" w:date="2013-10-06T22:08:00Z">
                <w:pPr>
                  <w:pStyle w:val="XML1"/>
                </w:pPr>
              </w:pPrChange>
            </w:pPr>
            <w:del w:id="7880" w:author="Anees Shaikh" w:date="2013-10-06T22:08:00Z">
              <w:r w:rsidDel="00AE159D">
                <w:delText xml:space="preserve">            the parent element does not exist, a 'data-missing' error</w:delText>
              </w:r>
            </w:del>
          </w:p>
          <w:p w14:paraId="0274E833" w14:textId="7FCB8DC9" w:rsidR="002610E5" w:rsidDel="00AE159D" w:rsidRDefault="002610E5" w:rsidP="00AE159D">
            <w:pPr>
              <w:pStyle w:val="Caption"/>
              <w:rPr>
                <w:del w:id="7881" w:author="Anees Shaikh" w:date="2013-10-06T22:08:00Z"/>
              </w:rPr>
              <w:pPrChange w:id="7882" w:author="Anees Shaikh" w:date="2013-10-06T22:08:00Z">
                <w:pPr>
                  <w:pStyle w:val="XML1"/>
                </w:pPr>
              </w:pPrChange>
            </w:pPr>
            <w:del w:id="7883" w:author="Anees Shaikh" w:date="2013-10-06T22:08:00Z">
              <w:r w:rsidDel="00AE159D">
                <w:delText xml:space="preserve">            is returned.</w:delText>
              </w:r>
            </w:del>
          </w:p>
          <w:p w14:paraId="59FCAD7D" w14:textId="3F0B63FC" w:rsidR="002610E5" w:rsidDel="00AE159D" w:rsidRDefault="002610E5" w:rsidP="00AE159D">
            <w:pPr>
              <w:pStyle w:val="Caption"/>
              <w:rPr>
                <w:del w:id="7884" w:author="Anees Shaikh" w:date="2013-10-06T22:08:00Z"/>
              </w:rPr>
              <w:pPrChange w:id="7885" w:author="Anees Shaikh" w:date="2013-10-06T22:08:00Z">
                <w:pPr>
                  <w:pStyle w:val="XML1"/>
                </w:pPr>
              </w:pPrChange>
            </w:pPr>
            <w:del w:id="7886" w:author="Anees Shaikh" w:date="2013-10-06T22:08:00Z">
              <w:r w:rsidDel="00AE159D">
                <w:delText xml:space="preserve">          &lt;/xs:documentation&gt;</w:delText>
              </w:r>
            </w:del>
          </w:p>
          <w:p w14:paraId="4D9880C2" w14:textId="3307A013" w:rsidR="002610E5" w:rsidDel="00AE159D" w:rsidRDefault="002610E5" w:rsidP="00AE159D">
            <w:pPr>
              <w:pStyle w:val="Caption"/>
              <w:rPr>
                <w:del w:id="7887" w:author="Anees Shaikh" w:date="2013-10-06T22:08:00Z"/>
              </w:rPr>
              <w:pPrChange w:id="7888" w:author="Anees Shaikh" w:date="2013-10-06T22:08:00Z">
                <w:pPr>
                  <w:pStyle w:val="XML1"/>
                </w:pPr>
              </w:pPrChange>
            </w:pPr>
            <w:del w:id="7889" w:author="Anees Shaikh" w:date="2013-10-06T22:08:00Z">
              <w:r w:rsidDel="00AE159D">
                <w:delText xml:space="preserve">        &lt;/xs:annotation&gt;</w:delText>
              </w:r>
            </w:del>
          </w:p>
          <w:p w14:paraId="6E9075FB" w14:textId="4694D776" w:rsidR="002610E5" w:rsidDel="00AE159D" w:rsidRDefault="002610E5" w:rsidP="00AE159D">
            <w:pPr>
              <w:pStyle w:val="Caption"/>
              <w:rPr>
                <w:del w:id="7890" w:author="Anees Shaikh" w:date="2013-10-06T22:08:00Z"/>
              </w:rPr>
              <w:pPrChange w:id="7891" w:author="Anees Shaikh" w:date="2013-10-06T22:08:00Z">
                <w:pPr>
                  <w:pStyle w:val="XML1"/>
                </w:pPr>
              </w:pPrChange>
            </w:pPr>
            <w:del w:id="7892" w:author="Anees Shaikh" w:date="2013-10-06T22:08:00Z">
              <w:r w:rsidDel="00AE159D">
                <w:delText xml:space="preserve">      &lt;/xs:element&gt;</w:delText>
              </w:r>
            </w:del>
          </w:p>
          <w:p w14:paraId="370B006A" w14:textId="355A592B" w:rsidR="002610E5" w:rsidDel="00AE159D" w:rsidRDefault="002610E5" w:rsidP="00AE159D">
            <w:pPr>
              <w:pStyle w:val="Caption"/>
              <w:rPr>
                <w:del w:id="7893" w:author="Anees Shaikh" w:date="2013-10-06T22:08:00Z"/>
              </w:rPr>
              <w:pPrChange w:id="7894" w:author="Anees Shaikh" w:date="2013-10-06T22:08:00Z">
                <w:pPr>
                  <w:pStyle w:val="XML1"/>
                </w:pPr>
              </w:pPrChange>
            </w:pPr>
            <w:del w:id="7895" w:author="Anees Shaikh" w:date="2013-10-06T22:08:00Z">
              <w:r w:rsidDel="00AE159D">
                <w:delText xml:space="preserve">      &lt;xs:element name="Seed"  type="xs:base64Binary"&gt;</w:delText>
              </w:r>
            </w:del>
          </w:p>
          <w:p w14:paraId="3C1BC171" w14:textId="661B8615" w:rsidR="002610E5" w:rsidDel="00AE159D" w:rsidRDefault="002610E5" w:rsidP="00AE159D">
            <w:pPr>
              <w:pStyle w:val="Caption"/>
              <w:rPr>
                <w:del w:id="7896" w:author="Anees Shaikh" w:date="2013-10-06T22:08:00Z"/>
              </w:rPr>
              <w:pPrChange w:id="7897" w:author="Anees Shaikh" w:date="2013-10-06T22:08:00Z">
                <w:pPr>
                  <w:pStyle w:val="XML1"/>
                </w:pPr>
              </w:pPrChange>
            </w:pPr>
            <w:del w:id="7898" w:author="Anees Shaikh" w:date="2013-10-06T22:08:00Z">
              <w:r w:rsidDel="00AE159D">
                <w:delText xml:space="preserve">        &lt;xs:annotation&gt;</w:delText>
              </w:r>
            </w:del>
          </w:p>
          <w:p w14:paraId="0FD8EB37" w14:textId="48F3CE10" w:rsidR="002610E5" w:rsidDel="00AE159D" w:rsidRDefault="002610E5" w:rsidP="00AE159D">
            <w:pPr>
              <w:pStyle w:val="Caption"/>
              <w:rPr>
                <w:del w:id="7899" w:author="Anees Shaikh" w:date="2013-10-06T22:08:00Z"/>
              </w:rPr>
              <w:pPrChange w:id="7900" w:author="Anees Shaikh" w:date="2013-10-06T22:08:00Z">
                <w:pPr>
                  <w:pStyle w:val="XML1"/>
                </w:pPr>
              </w:pPrChange>
            </w:pPr>
            <w:del w:id="7901" w:author="Anees Shaikh" w:date="2013-10-06T22:08:00Z">
              <w:r w:rsidDel="00AE159D">
                <w:delText xml:space="preserve">          &lt;xs:documentation&gt;</w:delText>
              </w:r>
            </w:del>
          </w:p>
          <w:p w14:paraId="0FC44452" w14:textId="4C350E02" w:rsidR="002610E5" w:rsidDel="00AE159D" w:rsidRDefault="002610E5" w:rsidP="00AE159D">
            <w:pPr>
              <w:pStyle w:val="Caption"/>
              <w:rPr>
                <w:del w:id="7902" w:author="Anees Shaikh" w:date="2013-10-06T22:08:00Z"/>
              </w:rPr>
              <w:pPrChange w:id="7903" w:author="Anees Shaikh" w:date="2013-10-06T22:08:00Z">
                <w:pPr>
                  <w:pStyle w:val="XML1"/>
                </w:pPr>
              </w:pPrChange>
            </w:pPr>
            <w:del w:id="7904" w:author="Anees Shaikh" w:date="2013-10-06T22:08:00Z">
              <w:r w:rsidDel="00AE159D">
                <w:delText xml:space="preserve">            This element is optional. It MUST be present in</w:delText>
              </w:r>
            </w:del>
          </w:p>
          <w:p w14:paraId="777DBF20" w14:textId="2A674688" w:rsidR="002610E5" w:rsidDel="00AE159D" w:rsidRDefault="002610E5" w:rsidP="00AE159D">
            <w:pPr>
              <w:pStyle w:val="Caption"/>
              <w:rPr>
                <w:del w:id="7905" w:author="Anees Shaikh" w:date="2013-10-06T22:08:00Z"/>
              </w:rPr>
              <w:pPrChange w:id="7906" w:author="Anees Shaikh" w:date="2013-10-06T22:08:00Z">
                <w:pPr>
                  <w:pStyle w:val="XML1"/>
                </w:pPr>
              </w:pPrChange>
            </w:pPr>
            <w:del w:id="7907" w:author="Anees Shaikh" w:date="2013-10-06T22:08:00Z">
              <w:r w:rsidDel="00AE159D">
                <w:delText xml:space="preserve">            the NETCONF data store, if the element 'PgenCounter' is</w:delText>
              </w:r>
            </w:del>
          </w:p>
          <w:p w14:paraId="2E1A1773" w14:textId="5709A725" w:rsidR="002610E5" w:rsidDel="00AE159D" w:rsidRDefault="002610E5" w:rsidP="00AE159D">
            <w:pPr>
              <w:pStyle w:val="Caption"/>
              <w:rPr>
                <w:del w:id="7908" w:author="Anees Shaikh" w:date="2013-10-06T22:08:00Z"/>
              </w:rPr>
              <w:pPrChange w:id="7909" w:author="Anees Shaikh" w:date="2013-10-06T22:08:00Z">
                <w:pPr>
                  <w:pStyle w:val="XML1"/>
                </w:pPr>
              </w:pPrChange>
            </w:pPr>
            <w:del w:id="7910" w:author="Anees Shaikh" w:date="2013-10-06T22:08:00Z">
              <w:r w:rsidDel="00AE159D">
                <w:delText xml:space="preserve">            present.</w:delText>
              </w:r>
            </w:del>
          </w:p>
          <w:p w14:paraId="3A02751D" w14:textId="285E2B2E" w:rsidR="002610E5" w:rsidDel="00AE159D" w:rsidRDefault="002610E5" w:rsidP="00AE159D">
            <w:pPr>
              <w:pStyle w:val="Caption"/>
              <w:rPr>
                <w:del w:id="7911" w:author="Anees Shaikh" w:date="2013-10-06T22:08:00Z"/>
              </w:rPr>
              <w:pPrChange w:id="7912" w:author="Anees Shaikh" w:date="2013-10-06T22:08:00Z">
                <w:pPr>
                  <w:pStyle w:val="XML1"/>
                </w:pPr>
              </w:pPrChange>
            </w:pPr>
            <w:del w:id="7913" w:author="Anees Shaikh" w:date="2013-10-06T22:08:00Z">
              <w:r w:rsidDel="00AE159D">
                <w:delText xml:space="preserve">                    </w:delText>
              </w:r>
            </w:del>
          </w:p>
          <w:p w14:paraId="0B53A750" w14:textId="2C2AFC28" w:rsidR="002610E5" w:rsidDel="00AE159D" w:rsidRDefault="002610E5" w:rsidP="00AE159D">
            <w:pPr>
              <w:pStyle w:val="Caption"/>
              <w:rPr>
                <w:del w:id="7914" w:author="Anees Shaikh" w:date="2013-10-06T22:08:00Z"/>
              </w:rPr>
              <w:pPrChange w:id="7915" w:author="Anees Shaikh" w:date="2013-10-06T22:08:00Z">
                <w:pPr>
                  <w:pStyle w:val="XML1"/>
                </w:pPr>
              </w:pPrChange>
            </w:pPr>
            <w:del w:id="7916" w:author="Anees Shaikh" w:date="2013-10-06T22:08:00Z">
              <w:r w:rsidDel="00AE159D">
                <w:delText xml:space="preserve">            If element 'PgenCounter' is present in a NETCONF</w:delText>
              </w:r>
            </w:del>
          </w:p>
          <w:p w14:paraId="2346705F" w14:textId="081845CE" w:rsidR="002610E5" w:rsidDel="00AE159D" w:rsidRDefault="002610E5" w:rsidP="00AE159D">
            <w:pPr>
              <w:pStyle w:val="Caption"/>
              <w:rPr>
                <w:del w:id="7917" w:author="Anees Shaikh" w:date="2013-10-06T22:08:00Z"/>
              </w:rPr>
              <w:pPrChange w:id="7918" w:author="Anees Shaikh" w:date="2013-10-06T22:08:00Z">
                <w:pPr>
                  <w:pStyle w:val="XML1"/>
                </w:pPr>
              </w:pPrChange>
            </w:pPr>
            <w:del w:id="7919" w:author="Anees Shaikh" w:date="2013-10-06T22:08:00Z">
              <w:r w:rsidDel="00AE159D">
                <w:delText xml:space="preserve">            &amp;lt;edit-config&amp;gt; operation 'create', 'merge' or 'replace' and</w:delText>
              </w:r>
            </w:del>
          </w:p>
          <w:p w14:paraId="6051AADA" w14:textId="263A96F3" w:rsidR="002610E5" w:rsidDel="00AE159D" w:rsidRDefault="002610E5" w:rsidP="00AE159D">
            <w:pPr>
              <w:pStyle w:val="Caption"/>
              <w:rPr>
                <w:del w:id="7920" w:author="Anees Shaikh" w:date="2013-10-06T22:08:00Z"/>
              </w:rPr>
              <w:pPrChange w:id="7921" w:author="Anees Shaikh" w:date="2013-10-06T22:08:00Z">
                <w:pPr>
                  <w:pStyle w:val="XML1"/>
                </w:pPr>
              </w:pPrChange>
            </w:pPr>
            <w:del w:id="7922" w:author="Anees Shaikh" w:date="2013-10-06T22:08:00Z">
              <w:r w:rsidDel="00AE159D">
                <w:delText xml:space="preserve">            this element is missing, a 'data-missing' error is</w:delText>
              </w:r>
            </w:del>
          </w:p>
          <w:p w14:paraId="38144BD5" w14:textId="30BDBB13" w:rsidR="002610E5" w:rsidDel="00AE159D" w:rsidRDefault="002610E5" w:rsidP="00AE159D">
            <w:pPr>
              <w:pStyle w:val="Caption"/>
              <w:rPr>
                <w:del w:id="7923" w:author="Anees Shaikh" w:date="2013-10-06T22:08:00Z"/>
              </w:rPr>
              <w:pPrChange w:id="7924" w:author="Anees Shaikh" w:date="2013-10-06T22:08:00Z">
                <w:pPr>
                  <w:pStyle w:val="XML1"/>
                </w:pPr>
              </w:pPrChange>
            </w:pPr>
            <w:del w:id="7925" w:author="Anees Shaikh" w:date="2013-10-06T22:08:00Z">
              <w:r w:rsidDel="00AE159D">
                <w:delText xml:space="preserve">            returned.</w:delText>
              </w:r>
            </w:del>
          </w:p>
          <w:p w14:paraId="7DADEDA9" w14:textId="79BE96B9" w:rsidR="002610E5" w:rsidDel="00AE159D" w:rsidRDefault="002610E5" w:rsidP="00AE159D">
            <w:pPr>
              <w:pStyle w:val="Caption"/>
              <w:rPr>
                <w:del w:id="7926" w:author="Anees Shaikh" w:date="2013-10-06T22:08:00Z"/>
              </w:rPr>
              <w:pPrChange w:id="7927" w:author="Anees Shaikh" w:date="2013-10-06T22:08:00Z">
                <w:pPr>
                  <w:pStyle w:val="XML1"/>
                </w:pPr>
              </w:pPrChange>
            </w:pPr>
            <w:del w:id="7928" w:author="Anees Shaikh" w:date="2013-10-06T22:08:00Z">
              <w:r w:rsidDel="00AE159D">
                <w:delText xml:space="preserve">          &lt;/xs:documentation&gt;</w:delText>
              </w:r>
            </w:del>
          </w:p>
          <w:p w14:paraId="148370F2" w14:textId="1FA93AB5" w:rsidR="002610E5" w:rsidDel="00AE159D" w:rsidRDefault="002610E5" w:rsidP="00AE159D">
            <w:pPr>
              <w:pStyle w:val="Caption"/>
              <w:rPr>
                <w:del w:id="7929" w:author="Anees Shaikh" w:date="2013-10-06T22:08:00Z"/>
              </w:rPr>
              <w:pPrChange w:id="7930" w:author="Anees Shaikh" w:date="2013-10-06T22:08:00Z">
                <w:pPr>
                  <w:pStyle w:val="XML1"/>
                </w:pPr>
              </w:pPrChange>
            </w:pPr>
            <w:del w:id="7931" w:author="Anees Shaikh" w:date="2013-10-06T22:08:00Z">
              <w:r w:rsidDel="00AE159D">
                <w:delText xml:space="preserve">        &lt;/xs:annotation&gt;</w:delText>
              </w:r>
            </w:del>
          </w:p>
          <w:p w14:paraId="1190B3D5" w14:textId="780DA65F" w:rsidR="002610E5" w:rsidDel="00AE159D" w:rsidRDefault="002610E5" w:rsidP="00AE159D">
            <w:pPr>
              <w:pStyle w:val="Caption"/>
              <w:rPr>
                <w:del w:id="7932" w:author="Anees Shaikh" w:date="2013-10-06T22:08:00Z"/>
              </w:rPr>
              <w:pPrChange w:id="7933" w:author="Anees Shaikh" w:date="2013-10-06T22:08:00Z">
                <w:pPr>
                  <w:pStyle w:val="XML1"/>
                </w:pPr>
              </w:pPrChange>
            </w:pPr>
            <w:del w:id="7934" w:author="Anees Shaikh" w:date="2013-10-06T22:08:00Z">
              <w:r w:rsidDel="00AE159D">
                <w:delText xml:space="preserve">      &lt;/xs:element&gt;</w:delText>
              </w:r>
            </w:del>
          </w:p>
          <w:p w14:paraId="774FA387" w14:textId="3EB48B77" w:rsidR="002610E5" w:rsidDel="00AE159D" w:rsidRDefault="002610E5" w:rsidP="00AE159D">
            <w:pPr>
              <w:pStyle w:val="Caption"/>
              <w:rPr>
                <w:del w:id="7935" w:author="Anees Shaikh" w:date="2013-10-06T22:08:00Z"/>
              </w:rPr>
              <w:pPrChange w:id="7936" w:author="Anees Shaikh" w:date="2013-10-06T22:08:00Z">
                <w:pPr>
                  <w:pStyle w:val="XML1"/>
                </w:pPr>
              </w:pPrChange>
            </w:pPr>
            <w:del w:id="7937" w:author="Anees Shaikh" w:date="2013-10-06T22:08:00Z">
              <w:r w:rsidDel="00AE159D">
                <w:delText xml:space="preserve">      &lt;xs:element name="PgenCounter"  type="xs:base64Binary"&gt;</w:delText>
              </w:r>
            </w:del>
          </w:p>
          <w:p w14:paraId="4541783D" w14:textId="2F571EEF" w:rsidR="002610E5" w:rsidDel="00AE159D" w:rsidRDefault="002610E5" w:rsidP="00AE159D">
            <w:pPr>
              <w:pStyle w:val="Caption"/>
              <w:rPr>
                <w:del w:id="7938" w:author="Anees Shaikh" w:date="2013-10-06T22:08:00Z"/>
              </w:rPr>
              <w:pPrChange w:id="7939" w:author="Anees Shaikh" w:date="2013-10-06T22:08:00Z">
                <w:pPr>
                  <w:pStyle w:val="XML1"/>
                </w:pPr>
              </w:pPrChange>
            </w:pPr>
            <w:del w:id="7940" w:author="Anees Shaikh" w:date="2013-10-06T22:08:00Z">
              <w:r w:rsidDel="00AE159D">
                <w:delText xml:space="preserve">        &lt;xs:annotation&gt;</w:delText>
              </w:r>
            </w:del>
          </w:p>
          <w:p w14:paraId="7BAEA249" w14:textId="3C4A9456" w:rsidR="002610E5" w:rsidDel="00AE159D" w:rsidRDefault="002610E5" w:rsidP="00AE159D">
            <w:pPr>
              <w:pStyle w:val="Caption"/>
              <w:rPr>
                <w:del w:id="7941" w:author="Anees Shaikh" w:date="2013-10-06T22:08:00Z"/>
              </w:rPr>
              <w:pPrChange w:id="7942" w:author="Anees Shaikh" w:date="2013-10-06T22:08:00Z">
                <w:pPr>
                  <w:pStyle w:val="XML1"/>
                </w:pPr>
              </w:pPrChange>
            </w:pPr>
            <w:del w:id="7943" w:author="Anees Shaikh" w:date="2013-10-06T22:08:00Z">
              <w:r w:rsidDel="00AE159D">
                <w:delText xml:space="preserve">          &lt;xs:documentation&gt;</w:delText>
              </w:r>
            </w:del>
          </w:p>
          <w:p w14:paraId="7594BA76" w14:textId="14297518" w:rsidR="002610E5" w:rsidDel="00AE159D" w:rsidRDefault="002610E5" w:rsidP="00AE159D">
            <w:pPr>
              <w:pStyle w:val="Caption"/>
              <w:rPr>
                <w:del w:id="7944" w:author="Anees Shaikh" w:date="2013-10-06T22:08:00Z"/>
              </w:rPr>
              <w:pPrChange w:id="7945" w:author="Anees Shaikh" w:date="2013-10-06T22:08:00Z">
                <w:pPr>
                  <w:pStyle w:val="XML1"/>
                </w:pPr>
              </w:pPrChange>
            </w:pPr>
            <w:del w:id="7946" w:author="Anees Shaikh" w:date="2013-10-06T22:08:00Z">
              <w:r w:rsidDel="00AE159D">
                <w:delText xml:space="preserve">            This element is optional. It MUST be present in</w:delText>
              </w:r>
            </w:del>
          </w:p>
          <w:p w14:paraId="65C228F1" w14:textId="1A6038DC" w:rsidR="002610E5" w:rsidDel="00AE159D" w:rsidRDefault="002610E5" w:rsidP="00AE159D">
            <w:pPr>
              <w:pStyle w:val="Caption"/>
              <w:rPr>
                <w:del w:id="7947" w:author="Anees Shaikh" w:date="2013-10-06T22:08:00Z"/>
              </w:rPr>
              <w:pPrChange w:id="7948" w:author="Anees Shaikh" w:date="2013-10-06T22:08:00Z">
                <w:pPr>
                  <w:pStyle w:val="XML1"/>
                </w:pPr>
              </w:pPrChange>
            </w:pPr>
            <w:del w:id="7949" w:author="Anees Shaikh" w:date="2013-10-06T22:08:00Z">
              <w:r w:rsidDel="00AE159D">
                <w:delText xml:space="preserve">            the NETCONF data store, if the element 'Seed' is present.</w:delText>
              </w:r>
            </w:del>
          </w:p>
          <w:p w14:paraId="64A98AED" w14:textId="78720891" w:rsidR="002610E5" w:rsidDel="00AE159D" w:rsidRDefault="002610E5" w:rsidP="00AE159D">
            <w:pPr>
              <w:pStyle w:val="Caption"/>
              <w:rPr>
                <w:del w:id="7950" w:author="Anees Shaikh" w:date="2013-10-06T22:08:00Z"/>
              </w:rPr>
              <w:pPrChange w:id="7951" w:author="Anees Shaikh" w:date="2013-10-06T22:08:00Z">
                <w:pPr>
                  <w:pStyle w:val="XML1"/>
                </w:pPr>
              </w:pPrChange>
            </w:pPr>
            <w:del w:id="7952" w:author="Anees Shaikh" w:date="2013-10-06T22:08:00Z">
              <w:r w:rsidDel="00AE159D">
                <w:delText xml:space="preserve">                    </w:delText>
              </w:r>
            </w:del>
          </w:p>
          <w:p w14:paraId="57439D15" w14:textId="49BF88CE" w:rsidR="002610E5" w:rsidDel="00AE159D" w:rsidRDefault="002610E5" w:rsidP="00AE159D">
            <w:pPr>
              <w:pStyle w:val="Caption"/>
              <w:rPr>
                <w:del w:id="7953" w:author="Anees Shaikh" w:date="2013-10-06T22:08:00Z"/>
              </w:rPr>
              <w:pPrChange w:id="7954" w:author="Anees Shaikh" w:date="2013-10-06T22:08:00Z">
                <w:pPr>
                  <w:pStyle w:val="XML1"/>
                </w:pPr>
              </w:pPrChange>
            </w:pPr>
            <w:del w:id="7955" w:author="Anees Shaikh" w:date="2013-10-06T22:08:00Z">
              <w:r w:rsidDel="00AE159D">
                <w:delText xml:space="preserve">            If element 'Seed' is present in a NETCONF &amp;lt;edit-config&amp;gt;</w:delText>
              </w:r>
            </w:del>
          </w:p>
          <w:p w14:paraId="57EE198D" w14:textId="53F0107D" w:rsidR="002610E5" w:rsidDel="00AE159D" w:rsidRDefault="002610E5" w:rsidP="00AE159D">
            <w:pPr>
              <w:pStyle w:val="Caption"/>
              <w:rPr>
                <w:del w:id="7956" w:author="Anees Shaikh" w:date="2013-10-06T22:08:00Z"/>
              </w:rPr>
              <w:pPrChange w:id="7957" w:author="Anees Shaikh" w:date="2013-10-06T22:08:00Z">
                <w:pPr>
                  <w:pStyle w:val="XML1"/>
                </w:pPr>
              </w:pPrChange>
            </w:pPr>
            <w:del w:id="7958" w:author="Anees Shaikh" w:date="2013-10-06T22:08:00Z">
              <w:r w:rsidDel="00AE159D">
                <w:delText xml:space="preserve">            operation 'create', 'merge' or 'replace' and this element</w:delText>
              </w:r>
            </w:del>
          </w:p>
          <w:p w14:paraId="645717C7" w14:textId="3BB57A74" w:rsidR="002610E5" w:rsidDel="00AE159D" w:rsidRDefault="002610E5" w:rsidP="00AE159D">
            <w:pPr>
              <w:pStyle w:val="Caption"/>
              <w:rPr>
                <w:del w:id="7959" w:author="Anees Shaikh" w:date="2013-10-06T22:08:00Z"/>
              </w:rPr>
              <w:pPrChange w:id="7960" w:author="Anees Shaikh" w:date="2013-10-06T22:08:00Z">
                <w:pPr>
                  <w:pStyle w:val="XML1"/>
                </w:pPr>
              </w:pPrChange>
            </w:pPr>
            <w:del w:id="7961" w:author="Anees Shaikh" w:date="2013-10-06T22:08:00Z">
              <w:r w:rsidDel="00AE159D">
                <w:delText xml:space="preserve">            is missing, a 'data-missing' error is returned.</w:delText>
              </w:r>
            </w:del>
          </w:p>
          <w:p w14:paraId="7C381A29" w14:textId="55985B2E" w:rsidR="002610E5" w:rsidDel="00AE159D" w:rsidRDefault="002610E5" w:rsidP="00AE159D">
            <w:pPr>
              <w:pStyle w:val="Caption"/>
              <w:rPr>
                <w:del w:id="7962" w:author="Anees Shaikh" w:date="2013-10-06T22:08:00Z"/>
              </w:rPr>
              <w:pPrChange w:id="7963" w:author="Anees Shaikh" w:date="2013-10-06T22:08:00Z">
                <w:pPr>
                  <w:pStyle w:val="XML1"/>
                </w:pPr>
              </w:pPrChange>
            </w:pPr>
            <w:del w:id="7964" w:author="Anees Shaikh" w:date="2013-10-06T22:08:00Z">
              <w:r w:rsidDel="00AE159D">
                <w:delText xml:space="preserve">          &lt;/xs:documentation&gt;</w:delText>
              </w:r>
            </w:del>
          </w:p>
          <w:p w14:paraId="0F50942E" w14:textId="50EEDF3B" w:rsidR="002610E5" w:rsidDel="00AE159D" w:rsidRDefault="002610E5" w:rsidP="00AE159D">
            <w:pPr>
              <w:pStyle w:val="Caption"/>
              <w:rPr>
                <w:del w:id="7965" w:author="Anees Shaikh" w:date="2013-10-06T22:08:00Z"/>
              </w:rPr>
              <w:pPrChange w:id="7966" w:author="Anees Shaikh" w:date="2013-10-06T22:08:00Z">
                <w:pPr>
                  <w:pStyle w:val="XML1"/>
                </w:pPr>
              </w:pPrChange>
            </w:pPr>
            <w:del w:id="7967" w:author="Anees Shaikh" w:date="2013-10-06T22:08:00Z">
              <w:r w:rsidDel="00AE159D">
                <w:delText xml:space="preserve">        &lt;/xs:annotation&gt;</w:delText>
              </w:r>
            </w:del>
          </w:p>
          <w:p w14:paraId="215150CD" w14:textId="76F6CD5F" w:rsidR="002610E5" w:rsidDel="00AE159D" w:rsidRDefault="002610E5" w:rsidP="00AE159D">
            <w:pPr>
              <w:pStyle w:val="Caption"/>
              <w:rPr>
                <w:del w:id="7968" w:author="Anees Shaikh" w:date="2013-10-06T22:08:00Z"/>
              </w:rPr>
              <w:pPrChange w:id="7969" w:author="Anees Shaikh" w:date="2013-10-06T22:08:00Z">
                <w:pPr>
                  <w:pStyle w:val="XML1"/>
                </w:pPr>
              </w:pPrChange>
            </w:pPr>
            <w:del w:id="7970" w:author="Anees Shaikh" w:date="2013-10-06T22:08:00Z">
              <w:r w:rsidDel="00AE159D">
                <w:delText xml:space="preserve">      &lt;/xs:element&gt;</w:delText>
              </w:r>
            </w:del>
          </w:p>
          <w:p w14:paraId="479582C4" w14:textId="7531A7C6" w:rsidR="002610E5" w:rsidDel="00AE159D" w:rsidRDefault="002610E5" w:rsidP="00AE159D">
            <w:pPr>
              <w:pStyle w:val="Caption"/>
              <w:rPr>
                <w:del w:id="7971" w:author="Anees Shaikh" w:date="2013-10-06T22:08:00Z"/>
              </w:rPr>
              <w:pPrChange w:id="7972" w:author="Anees Shaikh" w:date="2013-10-06T22:08:00Z">
                <w:pPr>
                  <w:pStyle w:val="XML1"/>
                </w:pPr>
              </w:pPrChange>
            </w:pPr>
            <w:del w:id="7973" w:author="Anees Shaikh" w:date="2013-10-06T22:08:00Z">
              <w:r w:rsidDel="00AE159D">
                <w:delText xml:space="preserve">    &lt;/xs:sequence&gt;</w:delText>
              </w:r>
            </w:del>
          </w:p>
          <w:p w14:paraId="5309E9B7" w14:textId="0CFE5749" w:rsidR="002610E5" w:rsidDel="00AE159D" w:rsidRDefault="002610E5" w:rsidP="00AE159D">
            <w:pPr>
              <w:pStyle w:val="Caption"/>
              <w:rPr>
                <w:del w:id="7974" w:author="Anees Shaikh" w:date="2013-10-06T22:08:00Z"/>
              </w:rPr>
              <w:pPrChange w:id="7975" w:author="Anees Shaikh" w:date="2013-10-06T22:08:00Z">
                <w:pPr>
                  <w:pStyle w:val="XML1"/>
                </w:pPr>
              </w:pPrChange>
            </w:pPr>
            <w:del w:id="7976" w:author="Anees Shaikh" w:date="2013-10-06T22:08:00Z">
              <w:r w:rsidDel="00AE159D">
                <w:delText xml:space="preserve">  &lt;/xs:group&gt;</w:delText>
              </w:r>
            </w:del>
          </w:p>
          <w:p w14:paraId="3E5801CC" w14:textId="146744D8" w:rsidR="002610E5" w:rsidDel="00AE159D" w:rsidRDefault="002610E5" w:rsidP="00AE159D">
            <w:pPr>
              <w:pStyle w:val="Caption"/>
              <w:rPr>
                <w:del w:id="7977" w:author="Anees Shaikh" w:date="2013-10-06T22:08:00Z"/>
              </w:rPr>
              <w:pPrChange w:id="7978" w:author="Anees Shaikh" w:date="2013-10-06T22:08:00Z">
                <w:pPr>
                  <w:pStyle w:val="XML1"/>
                </w:pPr>
              </w:pPrChange>
            </w:pPr>
          </w:p>
          <w:p w14:paraId="116D1444" w14:textId="58C8C438" w:rsidR="002610E5" w:rsidDel="00AE159D" w:rsidRDefault="002610E5" w:rsidP="00AE159D">
            <w:pPr>
              <w:pStyle w:val="Caption"/>
              <w:rPr>
                <w:del w:id="7979" w:author="Anees Shaikh" w:date="2013-10-06T22:08:00Z"/>
              </w:rPr>
              <w:pPrChange w:id="7980" w:author="Anees Shaikh" w:date="2013-10-06T22:08:00Z">
                <w:pPr>
                  <w:pStyle w:val="XML1"/>
                </w:pPr>
              </w:pPrChange>
            </w:pPr>
            <w:del w:id="7981" w:author="Anees Shaikh" w:date="2013-10-06T22:08:00Z">
              <w:r w:rsidDel="00AE159D">
                <w:delText xml:space="preserve">  &lt;xs:group name="RSAKeyValueType"&gt;</w:delText>
              </w:r>
            </w:del>
          </w:p>
          <w:p w14:paraId="20AF2EC6" w14:textId="291C8990" w:rsidR="002610E5" w:rsidDel="00AE159D" w:rsidRDefault="002610E5" w:rsidP="00AE159D">
            <w:pPr>
              <w:pStyle w:val="Caption"/>
              <w:rPr>
                <w:del w:id="7982" w:author="Anees Shaikh" w:date="2013-10-06T22:08:00Z"/>
              </w:rPr>
              <w:pPrChange w:id="7983" w:author="Anees Shaikh" w:date="2013-10-06T22:08:00Z">
                <w:pPr>
                  <w:pStyle w:val="XML1"/>
                </w:pPr>
              </w:pPrChange>
            </w:pPr>
            <w:del w:id="7984" w:author="Anees Shaikh" w:date="2013-10-06T22:08:00Z">
              <w:r w:rsidDel="00AE159D">
                <w:delText xml:space="preserve">    &lt;xs:annotation&gt;</w:delText>
              </w:r>
            </w:del>
          </w:p>
          <w:p w14:paraId="7BA23300" w14:textId="46D61E65" w:rsidR="002610E5" w:rsidDel="00AE159D" w:rsidRDefault="002610E5" w:rsidP="00AE159D">
            <w:pPr>
              <w:pStyle w:val="Caption"/>
              <w:rPr>
                <w:del w:id="7985" w:author="Anees Shaikh" w:date="2013-10-06T22:08:00Z"/>
              </w:rPr>
              <w:pPrChange w:id="7986" w:author="Anees Shaikh" w:date="2013-10-06T22:08:00Z">
                <w:pPr>
                  <w:pStyle w:val="XML1"/>
                </w:pPr>
              </w:pPrChange>
            </w:pPr>
            <w:del w:id="7987" w:author="Anees Shaikh" w:date="2013-10-06T22:08:00Z">
              <w:r w:rsidDel="00AE159D">
                <w:delText xml:space="preserve">      &lt;xs:documentation&gt;</w:delText>
              </w:r>
            </w:del>
          </w:p>
          <w:p w14:paraId="188B755F" w14:textId="1F58F4AA" w:rsidR="002610E5" w:rsidDel="00AE159D" w:rsidRDefault="002610E5" w:rsidP="00AE159D">
            <w:pPr>
              <w:pStyle w:val="Caption"/>
              <w:rPr>
                <w:del w:id="7988" w:author="Anees Shaikh" w:date="2013-10-06T22:08:00Z"/>
              </w:rPr>
              <w:pPrChange w:id="7989" w:author="Anees Shaikh" w:date="2013-10-06T22:08:00Z">
                <w:pPr>
                  <w:pStyle w:val="XML1"/>
                </w:pPr>
              </w:pPrChange>
            </w:pPr>
            <w:del w:id="7990" w:author="Anees Shaikh" w:date="2013-10-06T22:08:00Z">
              <w:r w:rsidDel="00AE159D">
                <w:delText xml:space="preserve">        RSA key values have two fields: Modulus and</w:delText>
              </w:r>
            </w:del>
          </w:p>
          <w:p w14:paraId="3922866B" w14:textId="32AEEDC8" w:rsidR="002610E5" w:rsidDel="00AE159D" w:rsidRDefault="002610E5" w:rsidP="00AE159D">
            <w:pPr>
              <w:pStyle w:val="Caption"/>
              <w:rPr>
                <w:del w:id="7991" w:author="Anees Shaikh" w:date="2013-10-06T22:08:00Z"/>
              </w:rPr>
              <w:pPrChange w:id="7992" w:author="Anees Shaikh" w:date="2013-10-06T22:08:00Z">
                <w:pPr>
                  <w:pStyle w:val="XML1"/>
                </w:pPr>
              </w:pPrChange>
            </w:pPr>
            <w:del w:id="7993" w:author="Anees Shaikh" w:date="2013-10-06T22:08:00Z">
              <w:r w:rsidDel="00AE159D">
                <w:delText xml:space="preserve">        Exponent.</w:delText>
              </w:r>
            </w:del>
          </w:p>
          <w:p w14:paraId="7C8B8697" w14:textId="181FB954" w:rsidR="002610E5" w:rsidDel="00AE159D" w:rsidRDefault="002610E5" w:rsidP="00AE159D">
            <w:pPr>
              <w:pStyle w:val="Caption"/>
              <w:rPr>
                <w:del w:id="7994" w:author="Anees Shaikh" w:date="2013-10-06T22:08:00Z"/>
              </w:rPr>
              <w:pPrChange w:id="7995" w:author="Anees Shaikh" w:date="2013-10-06T22:08:00Z">
                <w:pPr>
                  <w:pStyle w:val="XML1"/>
                </w:pPr>
              </w:pPrChange>
            </w:pPr>
            <w:del w:id="7996" w:author="Anees Shaikh" w:date="2013-10-06T22:08:00Z">
              <w:r w:rsidDel="00AE159D">
                <w:delText xml:space="preserve">      &lt;/xs:documentation&gt;</w:delText>
              </w:r>
            </w:del>
          </w:p>
          <w:p w14:paraId="0FB75940" w14:textId="14158F2E" w:rsidR="002610E5" w:rsidDel="00AE159D" w:rsidRDefault="002610E5" w:rsidP="00AE159D">
            <w:pPr>
              <w:pStyle w:val="Caption"/>
              <w:rPr>
                <w:del w:id="7997" w:author="Anees Shaikh" w:date="2013-10-06T22:08:00Z"/>
              </w:rPr>
              <w:pPrChange w:id="7998" w:author="Anees Shaikh" w:date="2013-10-06T22:08:00Z">
                <w:pPr>
                  <w:pStyle w:val="XML1"/>
                </w:pPr>
              </w:pPrChange>
            </w:pPr>
            <w:del w:id="7999" w:author="Anees Shaikh" w:date="2013-10-06T22:08:00Z">
              <w:r w:rsidDel="00AE159D">
                <w:delText xml:space="preserve">    &lt;/xs:annotation&gt;</w:delText>
              </w:r>
            </w:del>
          </w:p>
          <w:p w14:paraId="07E7B29D" w14:textId="1A228C03" w:rsidR="002610E5" w:rsidDel="00AE159D" w:rsidRDefault="002610E5" w:rsidP="00AE159D">
            <w:pPr>
              <w:pStyle w:val="Caption"/>
              <w:rPr>
                <w:del w:id="8000" w:author="Anees Shaikh" w:date="2013-10-06T22:08:00Z"/>
              </w:rPr>
              <w:pPrChange w:id="8001" w:author="Anees Shaikh" w:date="2013-10-06T22:08:00Z">
                <w:pPr>
                  <w:pStyle w:val="XML1"/>
                </w:pPr>
              </w:pPrChange>
            </w:pPr>
          </w:p>
          <w:p w14:paraId="5EBBD3A7" w14:textId="3A6220B0" w:rsidR="002610E5" w:rsidDel="00AE159D" w:rsidRDefault="002610E5" w:rsidP="00AE159D">
            <w:pPr>
              <w:pStyle w:val="Caption"/>
              <w:rPr>
                <w:del w:id="8002" w:author="Anees Shaikh" w:date="2013-10-06T22:08:00Z"/>
              </w:rPr>
              <w:pPrChange w:id="8003" w:author="Anees Shaikh" w:date="2013-10-06T22:08:00Z">
                <w:pPr>
                  <w:pStyle w:val="XML1"/>
                </w:pPr>
              </w:pPrChange>
            </w:pPr>
            <w:del w:id="8004" w:author="Anees Shaikh" w:date="2013-10-06T22:08:00Z">
              <w:r w:rsidDel="00AE159D">
                <w:delText xml:space="preserve">    &lt;xs:sequence&gt;</w:delText>
              </w:r>
            </w:del>
          </w:p>
          <w:p w14:paraId="66B3845C" w14:textId="618CD25B" w:rsidR="002610E5" w:rsidDel="00AE159D" w:rsidRDefault="002610E5" w:rsidP="00AE159D">
            <w:pPr>
              <w:pStyle w:val="Caption"/>
              <w:rPr>
                <w:del w:id="8005" w:author="Anees Shaikh" w:date="2013-10-06T22:08:00Z"/>
              </w:rPr>
              <w:pPrChange w:id="8006" w:author="Anees Shaikh" w:date="2013-10-06T22:08:00Z">
                <w:pPr>
                  <w:pStyle w:val="XML1"/>
                </w:pPr>
              </w:pPrChange>
            </w:pPr>
            <w:del w:id="8007" w:author="Anees Shaikh" w:date="2013-10-06T22:08:00Z">
              <w:r w:rsidDel="00AE159D">
                <w:delText xml:space="preserve">      &lt;xs:element name="Modulus"  type="xs:base64Binary"&gt;</w:delText>
              </w:r>
            </w:del>
          </w:p>
          <w:p w14:paraId="0FE99D55" w14:textId="726EE5C4" w:rsidR="002610E5" w:rsidDel="00AE159D" w:rsidRDefault="002610E5" w:rsidP="00AE159D">
            <w:pPr>
              <w:pStyle w:val="Caption"/>
              <w:rPr>
                <w:del w:id="8008" w:author="Anees Shaikh" w:date="2013-10-06T22:08:00Z"/>
              </w:rPr>
              <w:pPrChange w:id="8009" w:author="Anees Shaikh" w:date="2013-10-06T22:08:00Z">
                <w:pPr>
                  <w:pStyle w:val="XML1"/>
                </w:pPr>
              </w:pPrChange>
            </w:pPr>
            <w:del w:id="8010" w:author="Anees Shaikh" w:date="2013-10-06T22:08:00Z">
              <w:r w:rsidDel="00AE159D">
                <w:delText xml:space="preserve">        &lt;xs:annotation&gt;</w:delText>
              </w:r>
            </w:del>
          </w:p>
          <w:p w14:paraId="10458C8A" w14:textId="237181F2" w:rsidR="002610E5" w:rsidDel="00AE159D" w:rsidRDefault="002610E5" w:rsidP="00AE159D">
            <w:pPr>
              <w:pStyle w:val="Caption"/>
              <w:rPr>
                <w:del w:id="8011" w:author="Anees Shaikh" w:date="2013-10-06T22:08:00Z"/>
              </w:rPr>
              <w:pPrChange w:id="8012" w:author="Anees Shaikh" w:date="2013-10-06T22:08:00Z">
                <w:pPr>
                  <w:pStyle w:val="XML1"/>
                </w:pPr>
              </w:pPrChange>
            </w:pPr>
            <w:del w:id="8013" w:author="Anees Shaikh" w:date="2013-10-06T22:08:00Z">
              <w:r w:rsidDel="00AE159D">
                <w:delText xml:space="preserve">          &lt;xs:documentation&gt;</w:delText>
              </w:r>
            </w:del>
          </w:p>
          <w:p w14:paraId="572D489F" w14:textId="5492F090" w:rsidR="002610E5" w:rsidDel="00AE159D" w:rsidRDefault="002610E5" w:rsidP="00AE159D">
            <w:pPr>
              <w:pStyle w:val="Caption"/>
              <w:rPr>
                <w:del w:id="8014" w:author="Anees Shaikh" w:date="2013-10-06T22:08:00Z"/>
              </w:rPr>
              <w:pPrChange w:id="8015" w:author="Anees Shaikh" w:date="2013-10-06T22:08:00Z">
                <w:pPr>
                  <w:pStyle w:val="XML1"/>
                </w:pPr>
              </w:pPrChange>
            </w:pPr>
            <w:del w:id="8016" w:author="Anees Shaikh" w:date="2013-10-06T22:08:00Z">
              <w:r w:rsidDel="00AE159D">
                <w:delText xml:space="preserve">            This element MUST be present in the NETCONF data</w:delText>
              </w:r>
            </w:del>
          </w:p>
          <w:p w14:paraId="7F47E854" w14:textId="05F2AA48" w:rsidR="002610E5" w:rsidDel="00AE159D" w:rsidRDefault="002610E5" w:rsidP="00AE159D">
            <w:pPr>
              <w:pStyle w:val="Caption"/>
              <w:rPr>
                <w:del w:id="8017" w:author="Anees Shaikh" w:date="2013-10-06T22:08:00Z"/>
              </w:rPr>
              <w:pPrChange w:id="8018" w:author="Anees Shaikh" w:date="2013-10-06T22:08:00Z">
                <w:pPr>
                  <w:pStyle w:val="XML1"/>
                </w:pPr>
              </w:pPrChange>
            </w:pPr>
            <w:del w:id="8019" w:author="Anees Shaikh" w:date="2013-10-06T22:08:00Z">
              <w:r w:rsidDel="00AE159D">
                <w:delText xml:space="preserve">            store. If this element is not present in a NETCONF</w:delText>
              </w:r>
            </w:del>
          </w:p>
          <w:p w14:paraId="04A8E64A" w14:textId="497B4DCB" w:rsidR="002610E5" w:rsidDel="00AE159D" w:rsidRDefault="002610E5" w:rsidP="00AE159D">
            <w:pPr>
              <w:pStyle w:val="Caption"/>
              <w:rPr>
                <w:del w:id="8020" w:author="Anees Shaikh" w:date="2013-10-06T22:08:00Z"/>
              </w:rPr>
              <w:pPrChange w:id="8021" w:author="Anees Shaikh" w:date="2013-10-06T22:08:00Z">
                <w:pPr>
                  <w:pStyle w:val="XML1"/>
                </w:pPr>
              </w:pPrChange>
            </w:pPr>
            <w:del w:id="8022" w:author="Anees Shaikh" w:date="2013-10-06T22:08:00Z">
              <w:r w:rsidDel="00AE159D">
                <w:delText xml:space="preserve">            &amp;lt;edit-config&amp;gt; operation 'create', 'merge' or 'replace' and</w:delText>
              </w:r>
            </w:del>
          </w:p>
          <w:p w14:paraId="5E975D74" w14:textId="1A644315" w:rsidR="002610E5" w:rsidDel="00AE159D" w:rsidRDefault="002610E5" w:rsidP="00AE159D">
            <w:pPr>
              <w:pStyle w:val="Caption"/>
              <w:rPr>
                <w:del w:id="8023" w:author="Anees Shaikh" w:date="2013-10-06T22:08:00Z"/>
              </w:rPr>
              <w:pPrChange w:id="8024" w:author="Anees Shaikh" w:date="2013-10-06T22:08:00Z">
                <w:pPr>
                  <w:pStyle w:val="XML1"/>
                </w:pPr>
              </w:pPrChange>
            </w:pPr>
            <w:del w:id="8025" w:author="Anees Shaikh" w:date="2013-10-06T22:08:00Z">
              <w:r w:rsidDel="00AE159D">
                <w:delText xml:space="preserve">            the parent element does not exist, a 'data-missing' error</w:delText>
              </w:r>
            </w:del>
          </w:p>
          <w:p w14:paraId="6FE90A4C" w14:textId="136E4A68" w:rsidR="002610E5" w:rsidDel="00AE159D" w:rsidRDefault="002610E5" w:rsidP="00AE159D">
            <w:pPr>
              <w:pStyle w:val="Caption"/>
              <w:rPr>
                <w:del w:id="8026" w:author="Anees Shaikh" w:date="2013-10-06T22:08:00Z"/>
              </w:rPr>
              <w:pPrChange w:id="8027" w:author="Anees Shaikh" w:date="2013-10-06T22:08:00Z">
                <w:pPr>
                  <w:pStyle w:val="XML1"/>
                </w:pPr>
              </w:pPrChange>
            </w:pPr>
            <w:del w:id="8028" w:author="Anees Shaikh" w:date="2013-10-06T22:08:00Z">
              <w:r w:rsidDel="00AE159D">
                <w:delText xml:space="preserve">            is returned.</w:delText>
              </w:r>
            </w:del>
          </w:p>
          <w:p w14:paraId="5A3CF9AC" w14:textId="09294017" w:rsidR="002610E5" w:rsidDel="00AE159D" w:rsidRDefault="002610E5" w:rsidP="00AE159D">
            <w:pPr>
              <w:pStyle w:val="Caption"/>
              <w:rPr>
                <w:del w:id="8029" w:author="Anees Shaikh" w:date="2013-10-06T22:08:00Z"/>
              </w:rPr>
              <w:pPrChange w:id="8030" w:author="Anees Shaikh" w:date="2013-10-06T22:08:00Z">
                <w:pPr>
                  <w:pStyle w:val="XML1"/>
                </w:pPr>
              </w:pPrChange>
            </w:pPr>
            <w:del w:id="8031" w:author="Anees Shaikh" w:date="2013-10-06T22:08:00Z">
              <w:r w:rsidDel="00AE159D">
                <w:delText xml:space="preserve">          &lt;/xs:documentation&gt;</w:delText>
              </w:r>
            </w:del>
          </w:p>
          <w:p w14:paraId="70432342" w14:textId="0E8C70B3" w:rsidR="002610E5" w:rsidDel="00AE159D" w:rsidRDefault="002610E5" w:rsidP="00AE159D">
            <w:pPr>
              <w:pStyle w:val="Caption"/>
              <w:rPr>
                <w:del w:id="8032" w:author="Anees Shaikh" w:date="2013-10-06T22:08:00Z"/>
              </w:rPr>
              <w:pPrChange w:id="8033" w:author="Anees Shaikh" w:date="2013-10-06T22:08:00Z">
                <w:pPr>
                  <w:pStyle w:val="XML1"/>
                </w:pPr>
              </w:pPrChange>
            </w:pPr>
            <w:del w:id="8034" w:author="Anees Shaikh" w:date="2013-10-06T22:08:00Z">
              <w:r w:rsidDel="00AE159D">
                <w:delText xml:space="preserve">        &lt;/xs:annotation&gt;</w:delText>
              </w:r>
            </w:del>
          </w:p>
          <w:p w14:paraId="5AAC8AC5" w14:textId="020BBC43" w:rsidR="002610E5" w:rsidDel="00AE159D" w:rsidRDefault="002610E5" w:rsidP="00AE159D">
            <w:pPr>
              <w:pStyle w:val="Caption"/>
              <w:rPr>
                <w:del w:id="8035" w:author="Anees Shaikh" w:date="2013-10-06T22:08:00Z"/>
              </w:rPr>
              <w:pPrChange w:id="8036" w:author="Anees Shaikh" w:date="2013-10-06T22:08:00Z">
                <w:pPr>
                  <w:pStyle w:val="XML1"/>
                </w:pPr>
              </w:pPrChange>
            </w:pPr>
            <w:del w:id="8037" w:author="Anees Shaikh" w:date="2013-10-06T22:08:00Z">
              <w:r w:rsidDel="00AE159D">
                <w:delText xml:space="preserve">      &lt;/xs:element&gt;</w:delText>
              </w:r>
            </w:del>
          </w:p>
          <w:p w14:paraId="285481B5" w14:textId="17420E2A" w:rsidR="002610E5" w:rsidDel="00AE159D" w:rsidRDefault="002610E5" w:rsidP="00AE159D">
            <w:pPr>
              <w:pStyle w:val="Caption"/>
              <w:rPr>
                <w:del w:id="8038" w:author="Anees Shaikh" w:date="2013-10-06T22:08:00Z"/>
              </w:rPr>
              <w:pPrChange w:id="8039" w:author="Anees Shaikh" w:date="2013-10-06T22:08:00Z">
                <w:pPr>
                  <w:pStyle w:val="XML1"/>
                </w:pPr>
              </w:pPrChange>
            </w:pPr>
            <w:del w:id="8040" w:author="Anees Shaikh" w:date="2013-10-06T22:08:00Z">
              <w:r w:rsidDel="00AE159D">
                <w:delText xml:space="preserve">      &lt;xs:element name="Exponent"  type="xs:base64Binary"&gt;</w:delText>
              </w:r>
            </w:del>
          </w:p>
          <w:p w14:paraId="4D00C3EF" w14:textId="5C262119" w:rsidR="002610E5" w:rsidDel="00AE159D" w:rsidRDefault="002610E5" w:rsidP="00AE159D">
            <w:pPr>
              <w:pStyle w:val="Caption"/>
              <w:rPr>
                <w:del w:id="8041" w:author="Anees Shaikh" w:date="2013-10-06T22:08:00Z"/>
              </w:rPr>
              <w:pPrChange w:id="8042" w:author="Anees Shaikh" w:date="2013-10-06T22:08:00Z">
                <w:pPr>
                  <w:pStyle w:val="XML1"/>
                </w:pPr>
              </w:pPrChange>
            </w:pPr>
            <w:del w:id="8043" w:author="Anees Shaikh" w:date="2013-10-06T22:08:00Z">
              <w:r w:rsidDel="00AE159D">
                <w:delText xml:space="preserve">        &lt;xs:annotation&gt;</w:delText>
              </w:r>
            </w:del>
          </w:p>
          <w:p w14:paraId="31699718" w14:textId="3DD0A3A2" w:rsidR="002610E5" w:rsidDel="00AE159D" w:rsidRDefault="002610E5" w:rsidP="00AE159D">
            <w:pPr>
              <w:pStyle w:val="Caption"/>
              <w:rPr>
                <w:del w:id="8044" w:author="Anees Shaikh" w:date="2013-10-06T22:08:00Z"/>
              </w:rPr>
              <w:pPrChange w:id="8045" w:author="Anees Shaikh" w:date="2013-10-06T22:08:00Z">
                <w:pPr>
                  <w:pStyle w:val="XML1"/>
                </w:pPr>
              </w:pPrChange>
            </w:pPr>
            <w:del w:id="8046" w:author="Anees Shaikh" w:date="2013-10-06T22:08:00Z">
              <w:r w:rsidDel="00AE159D">
                <w:delText xml:space="preserve">          &lt;xs:documentation&gt;</w:delText>
              </w:r>
            </w:del>
          </w:p>
          <w:p w14:paraId="3AD64371" w14:textId="082258BE" w:rsidR="002610E5" w:rsidDel="00AE159D" w:rsidRDefault="002610E5" w:rsidP="00AE159D">
            <w:pPr>
              <w:pStyle w:val="Caption"/>
              <w:rPr>
                <w:del w:id="8047" w:author="Anees Shaikh" w:date="2013-10-06T22:08:00Z"/>
              </w:rPr>
              <w:pPrChange w:id="8048" w:author="Anees Shaikh" w:date="2013-10-06T22:08:00Z">
                <w:pPr>
                  <w:pStyle w:val="XML1"/>
                </w:pPr>
              </w:pPrChange>
            </w:pPr>
            <w:del w:id="8049" w:author="Anees Shaikh" w:date="2013-10-06T22:08:00Z">
              <w:r w:rsidDel="00AE159D">
                <w:delText xml:space="preserve">            This element MUST be present in the NETCONF data</w:delText>
              </w:r>
            </w:del>
          </w:p>
          <w:p w14:paraId="48E62A14" w14:textId="28B3312A" w:rsidR="002610E5" w:rsidDel="00AE159D" w:rsidRDefault="002610E5" w:rsidP="00AE159D">
            <w:pPr>
              <w:pStyle w:val="Caption"/>
              <w:rPr>
                <w:del w:id="8050" w:author="Anees Shaikh" w:date="2013-10-06T22:08:00Z"/>
              </w:rPr>
              <w:pPrChange w:id="8051" w:author="Anees Shaikh" w:date="2013-10-06T22:08:00Z">
                <w:pPr>
                  <w:pStyle w:val="XML1"/>
                </w:pPr>
              </w:pPrChange>
            </w:pPr>
            <w:del w:id="8052" w:author="Anees Shaikh" w:date="2013-10-06T22:08:00Z">
              <w:r w:rsidDel="00AE159D">
                <w:delText xml:space="preserve">            store. If this element is not present in a NETCONF</w:delText>
              </w:r>
            </w:del>
          </w:p>
          <w:p w14:paraId="40E92DE9" w14:textId="146A9CE6" w:rsidR="002610E5" w:rsidDel="00AE159D" w:rsidRDefault="002610E5" w:rsidP="00AE159D">
            <w:pPr>
              <w:pStyle w:val="Caption"/>
              <w:rPr>
                <w:del w:id="8053" w:author="Anees Shaikh" w:date="2013-10-06T22:08:00Z"/>
              </w:rPr>
              <w:pPrChange w:id="8054" w:author="Anees Shaikh" w:date="2013-10-06T22:08:00Z">
                <w:pPr>
                  <w:pStyle w:val="XML1"/>
                </w:pPr>
              </w:pPrChange>
            </w:pPr>
            <w:del w:id="8055" w:author="Anees Shaikh" w:date="2013-10-06T22:08:00Z">
              <w:r w:rsidDel="00AE159D">
                <w:delText xml:space="preserve">            &amp;lt;edit-config&amp;gt; operation 'create', 'merge' or 'replace' and</w:delText>
              </w:r>
            </w:del>
          </w:p>
          <w:p w14:paraId="4C932C05" w14:textId="5911E484" w:rsidR="002610E5" w:rsidDel="00AE159D" w:rsidRDefault="002610E5" w:rsidP="00AE159D">
            <w:pPr>
              <w:pStyle w:val="Caption"/>
              <w:rPr>
                <w:del w:id="8056" w:author="Anees Shaikh" w:date="2013-10-06T22:08:00Z"/>
              </w:rPr>
              <w:pPrChange w:id="8057" w:author="Anees Shaikh" w:date="2013-10-06T22:08:00Z">
                <w:pPr>
                  <w:pStyle w:val="XML1"/>
                </w:pPr>
              </w:pPrChange>
            </w:pPr>
            <w:del w:id="8058" w:author="Anees Shaikh" w:date="2013-10-06T22:08:00Z">
              <w:r w:rsidDel="00AE159D">
                <w:delText xml:space="preserve">            the parent element does not exist, a 'data-missing' error</w:delText>
              </w:r>
            </w:del>
          </w:p>
          <w:p w14:paraId="450C96A1" w14:textId="1E78884D" w:rsidR="002610E5" w:rsidDel="00AE159D" w:rsidRDefault="002610E5" w:rsidP="00AE159D">
            <w:pPr>
              <w:pStyle w:val="Caption"/>
              <w:rPr>
                <w:del w:id="8059" w:author="Anees Shaikh" w:date="2013-10-06T22:08:00Z"/>
              </w:rPr>
              <w:pPrChange w:id="8060" w:author="Anees Shaikh" w:date="2013-10-06T22:08:00Z">
                <w:pPr>
                  <w:pStyle w:val="XML1"/>
                </w:pPr>
              </w:pPrChange>
            </w:pPr>
            <w:del w:id="8061" w:author="Anees Shaikh" w:date="2013-10-06T22:08:00Z">
              <w:r w:rsidDel="00AE159D">
                <w:delText xml:space="preserve">            is returned.</w:delText>
              </w:r>
            </w:del>
          </w:p>
          <w:p w14:paraId="0EFB7E06" w14:textId="1111BE7A" w:rsidR="002610E5" w:rsidDel="00AE159D" w:rsidRDefault="002610E5" w:rsidP="00AE159D">
            <w:pPr>
              <w:pStyle w:val="Caption"/>
              <w:rPr>
                <w:del w:id="8062" w:author="Anees Shaikh" w:date="2013-10-06T22:08:00Z"/>
              </w:rPr>
              <w:pPrChange w:id="8063" w:author="Anees Shaikh" w:date="2013-10-06T22:08:00Z">
                <w:pPr>
                  <w:pStyle w:val="XML1"/>
                </w:pPr>
              </w:pPrChange>
            </w:pPr>
            <w:del w:id="8064" w:author="Anees Shaikh" w:date="2013-10-06T22:08:00Z">
              <w:r w:rsidDel="00AE159D">
                <w:delText xml:space="preserve">          &lt;/xs:documentation&gt;</w:delText>
              </w:r>
            </w:del>
          </w:p>
          <w:p w14:paraId="611E765B" w14:textId="70C51340" w:rsidR="002610E5" w:rsidDel="00AE159D" w:rsidRDefault="002610E5" w:rsidP="00AE159D">
            <w:pPr>
              <w:pStyle w:val="Caption"/>
              <w:rPr>
                <w:del w:id="8065" w:author="Anees Shaikh" w:date="2013-10-06T22:08:00Z"/>
              </w:rPr>
              <w:pPrChange w:id="8066" w:author="Anees Shaikh" w:date="2013-10-06T22:08:00Z">
                <w:pPr>
                  <w:pStyle w:val="XML1"/>
                </w:pPr>
              </w:pPrChange>
            </w:pPr>
            <w:del w:id="8067" w:author="Anees Shaikh" w:date="2013-10-06T22:08:00Z">
              <w:r w:rsidDel="00AE159D">
                <w:delText xml:space="preserve">        &lt;/xs:annotation&gt;</w:delText>
              </w:r>
            </w:del>
          </w:p>
          <w:p w14:paraId="68AF7A84" w14:textId="538082A6" w:rsidR="002610E5" w:rsidDel="00AE159D" w:rsidRDefault="002610E5" w:rsidP="00AE159D">
            <w:pPr>
              <w:pStyle w:val="Caption"/>
              <w:rPr>
                <w:del w:id="8068" w:author="Anees Shaikh" w:date="2013-10-06T22:08:00Z"/>
              </w:rPr>
              <w:pPrChange w:id="8069" w:author="Anees Shaikh" w:date="2013-10-06T22:08:00Z">
                <w:pPr>
                  <w:pStyle w:val="XML1"/>
                </w:pPr>
              </w:pPrChange>
            </w:pPr>
            <w:del w:id="8070" w:author="Anees Shaikh" w:date="2013-10-06T22:08:00Z">
              <w:r w:rsidDel="00AE159D">
                <w:delText xml:space="preserve">      &lt;/xs:element&gt;</w:delText>
              </w:r>
            </w:del>
          </w:p>
          <w:p w14:paraId="2EFC04A7" w14:textId="7F0983B2" w:rsidR="002610E5" w:rsidDel="00AE159D" w:rsidRDefault="002610E5" w:rsidP="00AE159D">
            <w:pPr>
              <w:pStyle w:val="Caption"/>
              <w:rPr>
                <w:del w:id="8071" w:author="Anees Shaikh" w:date="2013-10-06T22:08:00Z"/>
              </w:rPr>
              <w:pPrChange w:id="8072" w:author="Anees Shaikh" w:date="2013-10-06T22:08:00Z">
                <w:pPr>
                  <w:pStyle w:val="XML1"/>
                </w:pPr>
              </w:pPrChange>
            </w:pPr>
            <w:del w:id="8073" w:author="Anees Shaikh" w:date="2013-10-06T22:08:00Z">
              <w:r w:rsidDel="00AE159D">
                <w:delText xml:space="preserve">    &lt;/xs:sequence&gt;</w:delText>
              </w:r>
            </w:del>
          </w:p>
          <w:p w14:paraId="5F968589" w14:textId="5E17A457" w:rsidR="002610E5" w:rsidRPr="009F1B7D" w:rsidDel="00AE159D" w:rsidRDefault="002610E5" w:rsidP="00AE159D">
            <w:pPr>
              <w:pStyle w:val="Caption"/>
              <w:rPr>
                <w:del w:id="8074" w:author="Anees Shaikh" w:date="2013-10-06T22:08:00Z"/>
              </w:rPr>
              <w:pPrChange w:id="8075" w:author="Anees Shaikh" w:date="2013-10-06T22:08:00Z">
                <w:pPr>
                  <w:pStyle w:val="XML1"/>
                </w:pPr>
              </w:pPrChange>
            </w:pPr>
            <w:del w:id="8076" w:author="Anees Shaikh" w:date="2013-10-06T22:08:00Z">
              <w:r w:rsidDel="00AE159D">
                <w:delText xml:space="preserve">  &lt;/xs:group&gt;</w:delText>
              </w:r>
            </w:del>
          </w:p>
        </w:tc>
      </w:tr>
    </w:tbl>
    <w:p w14:paraId="570C0E2C" w14:textId="77777777" w:rsidR="00325239" w:rsidRPr="009F1B7D" w:rsidRDefault="00325239" w:rsidP="00AE159D">
      <w:pPr>
        <w:pStyle w:val="Caption"/>
        <w:pPrChange w:id="8077" w:author="Anees Shaikh" w:date="2013-10-06T22:08:00Z">
          <w:pPr/>
        </w:pPrChange>
      </w:pPr>
    </w:p>
    <w:p w14:paraId="0488A054" w14:textId="77777777" w:rsidR="00325239" w:rsidRPr="009F1B7D" w:rsidRDefault="00325239" w:rsidP="00325239">
      <w:pPr>
        <w:pStyle w:val="Heading3"/>
        <w:keepLines w:val="0"/>
        <w:ind w:left="720" w:hanging="720"/>
      </w:pPr>
      <w:bookmarkStart w:id="8078" w:name="_Toc242727947"/>
      <w:r w:rsidRPr="00DB42FD">
        <w:t>XML Example</w:t>
      </w:r>
      <w:bookmarkEnd w:id="8078"/>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8079" w:name="_Toc333524383"/>
      <w:bookmarkStart w:id="8080" w:name="_Toc335148470"/>
      <w:bookmarkStart w:id="8081" w:name="_Toc333524384"/>
      <w:bookmarkStart w:id="8082" w:name="_Toc335148471"/>
      <w:bookmarkStart w:id="8083" w:name="_Toc333524385"/>
      <w:bookmarkStart w:id="8084" w:name="_Toc335148472"/>
      <w:bookmarkStart w:id="8085" w:name="_Toc333524386"/>
      <w:bookmarkStart w:id="8086" w:name="_Toc335148473"/>
      <w:bookmarkStart w:id="8087" w:name="_Toc242727948"/>
      <w:bookmarkEnd w:id="8079"/>
      <w:bookmarkEnd w:id="8080"/>
      <w:bookmarkEnd w:id="8081"/>
      <w:bookmarkEnd w:id="8082"/>
      <w:bookmarkEnd w:id="8083"/>
      <w:bookmarkEnd w:id="8084"/>
      <w:bookmarkEnd w:id="8085"/>
      <w:bookmarkEnd w:id="8086"/>
      <w:r>
        <w:lastRenderedPageBreak/>
        <w:t>OpenFlow Flow Table</w:t>
      </w:r>
      <w:bookmarkEnd w:id="8087"/>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8088" w:name="_Toc242727949"/>
      <w:r w:rsidRPr="00DB42FD">
        <w:t>UML Diagram</w:t>
      </w:r>
      <w:bookmarkEnd w:id="8088"/>
    </w:p>
    <w:p w14:paraId="736333AE" w14:textId="6F730472" w:rsidR="00E26F0F" w:rsidRDefault="00A5340E" w:rsidP="00E26F0F">
      <w:pPr>
        <w:pStyle w:val="Caption"/>
        <w:jc w:val="center"/>
        <w:rPr>
          <w:color w:val="auto"/>
        </w:rPr>
      </w:pPr>
      <w:r>
        <w:object w:dxaOrig="6900" w:dyaOrig="5815" w14:anchorId="52307FF0">
          <v:shape id="_x0000_i1038" type="#_x0000_t75" style="width:344pt;height:291pt" o:ole="">
            <v:imagedata r:id="rId43" o:title=""/>
          </v:shape>
          <o:OLEObject Type="Embed" ProgID="Visio.Drawing.11" ShapeID="_x0000_i1038" DrawAspect="Content" ObjectID="_1316469984" r:id="rId44"/>
        </w:object>
      </w:r>
    </w:p>
    <w:p w14:paraId="72664952" w14:textId="7121313B" w:rsidR="00D74709" w:rsidRPr="00A3202A" w:rsidDel="00E8426B" w:rsidRDefault="00E26F0F" w:rsidP="00A3202A">
      <w:pPr>
        <w:pStyle w:val="Caption"/>
        <w:rPr>
          <w:del w:id="8089" w:author="Anees Shaikh" w:date="2013-10-06T22:08:00Z"/>
        </w:rPr>
      </w:pPr>
      <w:r w:rsidRPr="00A3202A">
        <w:t xml:space="preserve">Figure </w:t>
      </w:r>
      <w:r w:rsidR="00384805" w:rsidRPr="00A3202A">
        <w:t>15</w:t>
      </w:r>
      <w:r w:rsidRPr="00A3202A">
        <w:t xml:space="preserve">: Data Model Diagram for </w:t>
      </w:r>
      <w:r w:rsidR="00C012A0">
        <w:t>Flow Table</w:t>
      </w:r>
    </w:p>
    <w:p w14:paraId="54545E09" w14:textId="55BDE5AE" w:rsidR="00971A60" w:rsidDel="00E8426B" w:rsidRDefault="00971A60" w:rsidP="00E8426B">
      <w:pPr>
        <w:pStyle w:val="Caption"/>
        <w:rPr>
          <w:del w:id="8090" w:author="Anees Shaikh" w:date="2013-10-06T22:08:00Z"/>
        </w:rPr>
        <w:pPrChange w:id="8091" w:author="Anees Shaikh" w:date="2013-10-06T22:08:00Z">
          <w:pPr>
            <w:pStyle w:val="Heading3"/>
            <w:keepLines w:val="0"/>
            <w:ind w:left="720" w:hanging="720"/>
          </w:pPr>
        </w:pPrChange>
      </w:pPr>
      <w:del w:id="8092" w:author="Anees Shaikh" w:date="2013-10-06T22:08:00Z">
        <w:r w:rsidDel="00E8426B">
          <w:delText>XML Schema</w:delText>
        </w:r>
      </w:del>
    </w:p>
    <w:tbl>
      <w:tblPr>
        <w:tblStyle w:val="XMLtable"/>
        <w:tblW w:w="5000" w:type="pct"/>
        <w:tblLook w:val="04A0" w:firstRow="1" w:lastRow="0" w:firstColumn="1" w:lastColumn="0" w:noHBand="0" w:noVBand="1"/>
      </w:tblPr>
      <w:tblGrid>
        <w:gridCol w:w="9474"/>
      </w:tblGrid>
      <w:tr w:rsidR="00182140" w:rsidRPr="009F1B7D" w:rsidDel="00AE159D" w14:paraId="61758408" w14:textId="31248AAE" w:rsidTr="00C128FA">
        <w:trPr>
          <w:del w:id="8093" w:author="Anees Shaikh" w:date="2013-10-06T22:08:00Z"/>
        </w:trPr>
        <w:tc>
          <w:tcPr>
            <w:tcW w:w="8820" w:type="dxa"/>
          </w:tcPr>
          <w:p w14:paraId="08839D58" w14:textId="11CA9663" w:rsidR="00105B1A" w:rsidDel="00AE159D" w:rsidRDefault="00105B1A" w:rsidP="00E8426B">
            <w:pPr>
              <w:pStyle w:val="Caption"/>
              <w:rPr>
                <w:del w:id="8094" w:author="Anees Shaikh" w:date="2013-10-06T22:08:00Z"/>
              </w:rPr>
              <w:pPrChange w:id="8095" w:author="Anees Shaikh" w:date="2013-10-06T22:08:00Z">
                <w:pPr>
                  <w:pStyle w:val="XML1"/>
                </w:pPr>
              </w:pPrChange>
            </w:pPr>
            <w:del w:id="8096" w:author="Anees Shaikh" w:date="2013-10-06T22:08:00Z">
              <w:r w:rsidDel="00AE159D">
                <w:delText xml:space="preserve">  &lt;xs:group name="OFFlowTableType"&gt;</w:delText>
              </w:r>
            </w:del>
          </w:p>
          <w:p w14:paraId="3C37FDC1" w14:textId="23F81D2C" w:rsidR="00105B1A" w:rsidDel="00AE159D" w:rsidRDefault="00105B1A" w:rsidP="00E8426B">
            <w:pPr>
              <w:pStyle w:val="Caption"/>
              <w:rPr>
                <w:del w:id="8097" w:author="Anees Shaikh" w:date="2013-10-06T22:08:00Z"/>
              </w:rPr>
              <w:pPrChange w:id="8098" w:author="Anees Shaikh" w:date="2013-10-06T22:08:00Z">
                <w:pPr>
                  <w:pStyle w:val="XML1"/>
                </w:pPr>
              </w:pPrChange>
            </w:pPr>
            <w:del w:id="8099" w:author="Anees Shaikh" w:date="2013-10-06T22:08:00Z">
              <w:r w:rsidDel="00AE159D">
                <w:delText xml:space="preserve">    &lt;xs:annotation&gt;</w:delText>
              </w:r>
            </w:del>
          </w:p>
          <w:p w14:paraId="4B0EA536" w14:textId="0083E639" w:rsidR="00105B1A" w:rsidDel="00AE159D" w:rsidRDefault="00105B1A" w:rsidP="00E8426B">
            <w:pPr>
              <w:pStyle w:val="Caption"/>
              <w:rPr>
                <w:del w:id="8100" w:author="Anees Shaikh" w:date="2013-10-06T22:08:00Z"/>
              </w:rPr>
              <w:pPrChange w:id="8101" w:author="Anees Shaikh" w:date="2013-10-06T22:08:00Z">
                <w:pPr>
                  <w:pStyle w:val="XML1"/>
                </w:pPr>
              </w:pPrChange>
            </w:pPr>
            <w:del w:id="8102" w:author="Anees Shaikh" w:date="2013-10-06T22:08:00Z">
              <w:r w:rsidDel="00AE159D">
                <w:delText xml:space="preserve">      &lt;xs:documentation&gt;</w:delText>
              </w:r>
            </w:del>
          </w:p>
          <w:p w14:paraId="0BE4E921" w14:textId="7A6B839B" w:rsidR="00105B1A" w:rsidDel="00AE159D" w:rsidRDefault="00105B1A" w:rsidP="00E8426B">
            <w:pPr>
              <w:pStyle w:val="Caption"/>
              <w:rPr>
                <w:del w:id="8103" w:author="Anees Shaikh" w:date="2013-10-06T22:08:00Z"/>
              </w:rPr>
              <w:pPrChange w:id="8104" w:author="Anees Shaikh" w:date="2013-10-06T22:08:00Z">
                <w:pPr>
                  <w:pStyle w:val="XML1"/>
                </w:pPr>
              </w:pPrChange>
            </w:pPr>
            <w:del w:id="8105" w:author="Anees Shaikh" w:date="2013-10-06T22:08:00Z">
              <w:r w:rsidDel="00AE159D">
                <w:delText xml:space="preserve">        Representation of an OpenFlow Flow Table Resource.</w:delText>
              </w:r>
            </w:del>
          </w:p>
          <w:p w14:paraId="67D048AA" w14:textId="09A4DD6E" w:rsidR="00105B1A" w:rsidDel="00AE159D" w:rsidRDefault="00105B1A" w:rsidP="00E8426B">
            <w:pPr>
              <w:pStyle w:val="Caption"/>
              <w:rPr>
                <w:del w:id="8106" w:author="Anees Shaikh" w:date="2013-10-06T22:08:00Z"/>
              </w:rPr>
              <w:pPrChange w:id="8107" w:author="Anees Shaikh" w:date="2013-10-06T22:08:00Z">
                <w:pPr>
                  <w:pStyle w:val="XML1"/>
                </w:pPr>
              </w:pPrChange>
            </w:pPr>
          </w:p>
          <w:p w14:paraId="3C808C02" w14:textId="14CF6BDA" w:rsidR="00105B1A" w:rsidDel="00AE159D" w:rsidRDefault="00105B1A" w:rsidP="00E8426B">
            <w:pPr>
              <w:pStyle w:val="Caption"/>
              <w:rPr>
                <w:del w:id="8108" w:author="Anees Shaikh" w:date="2013-10-06T22:08:00Z"/>
              </w:rPr>
              <w:pPrChange w:id="8109" w:author="Anees Shaikh" w:date="2013-10-06T22:08:00Z">
                <w:pPr>
                  <w:pStyle w:val="XML1"/>
                </w:pPr>
              </w:pPrChange>
            </w:pPr>
            <w:del w:id="8110" w:author="Anees Shaikh" w:date="2013-10-06T22:08:00Z">
              <w:r w:rsidDel="00AE159D">
                <w:delText xml:space="preserve">        Elements in the type OFFlowTableType are not configurable and</w:delText>
              </w:r>
            </w:del>
          </w:p>
          <w:p w14:paraId="2A87F1EF" w14:textId="74694815" w:rsidR="00105B1A" w:rsidDel="00AE159D" w:rsidRDefault="00105B1A" w:rsidP="00E8426B">
            <w:pPr>
              <w:pStyle w:val="Caption"/>
              <w:rPr>
                <w:del w:id="8111" w:author="Anees Shaikh" w:date="2013-10-06T22:08:00Z"/>
              </w:rPr>
              <w:pPrChange w:id="8112" w:author="Anees Shaikh" w:date="2013-10-06T22:08:00Z">
                <w:pPr>
                  <w:pStyle w:val="XML1"/>
                </w:pPr>
              </w:pPrChange>
            </w:pPr>
            <w:del w:id="8113" w:author="Anees Shaikh" w:date="2013-10-06T22:08:00Z">
              <w:r w:rsidDel="00AE159D">
                <w:delText xml:space="preserve">        can only be retrieved by NETCONF &amp;lt;get&amp;gt; operations. Attemps to</w:delText>
              </w:r>
            </w:del>
          </w:p>
          <w:p w14:paraId="3C59230F" w14:textId="05FF4F2F" w:rsidR="00105B1A" w:rsidDel="00AE159D" w:rsidRDefault="00105B1A" w:rsidP="00E8426B">
            <w:pPr>
              <w:pStyle w:val="Caption"/>
              <w:rPr>
                <w:del w:id="8114" w:author="Anees Shaikh" w:date="2013-10-06T22:08:00Z"/>
              </w:rPr>
              <w:pPrChange w:id="8115" w:author="Anees Shaikh" w:date="2013-10-06T22:08:00Z">
                <w:pPr>
                  <w:pStyle w:val="XML1"/>
                </w:pPr>
              </w:pPrChange>
            </w:pPr>
            <w:del w:id="8116" w:author="Anees Shaikh" w:date="2013-10-06T22:08:00Z">
              <w:r w:rsidDel="00AE159D">
                <w:delText xml:space="preserve">        modify this element and its children with a NETCONF</w:delText>
              </w:r>
            </w:del>
          </w:p>
          <w:p w14:paraId="42A2C9FF" w14:textId="03A03C05" w:rsidR="00105B1A" w:rsidDel="00AE159D" w:rsidRDefault="00105B1A" w:rsidP="00E8426B">
            <w:pPr>
              <w:pStyle w:val="Caption"/>
              <w:rPr>
                <w:del w:id="8117" w:author="Anees Shaikh" w:date="2013-10-06T22:08:00Z"/>
              </w:rPr>
              <w:pPrChange w:id="8118" w:author="Anees Shaikh" w:date="2013-10-06T22:08:00Z">
                <w:pPr>
                  <w:pStyle w:val="XML1"/>
                </w:pPr>
              </w:pPrChange>
            </w:pPr>
            <w:del w:id="8119" w:author="Anees Shaikh" w:date="2013-10-06T22:08:00Z">
              <w:r w:rsidDel="00AE159D">
                <w:delText xml:space="preserve">        &amp;lt;edit-config&amp;gt; operation MUST result in an</w:delText>
              </w:r>
            </w:del>
          </w:p>
          <w:p w14:paraId="7A2C036A" w14:textId="352B364D" w:rsidR="00105B1A" w:rsidDel="00AE159D" w:rsidRDefault="00105B1A" w:rsidP="00E8426B">
            <w:pPr>
              <w:pStyle w:val="Caption"/>
              <w:rPr>
                <w:del w:id="8120" w:author="Anees Shaikh" w:date="2013-10-06T22:08:00Z"/>
              </w:rPr>
              <w:pPrChange w:id="8121" w:author="Anees Shaikh" w:date="2013-10-06T22:08:00Z">
                <w:pPr>
                  <w:pStyle w:val="XML1"/>
                </w:pPr>
              </w:pPrChange>
            </w:pPr>
            <w:del w:id="8122" w:author="Anees Shaikh" w:date="2013-10-06T22:08:00Z">
              <w:r w:rsidDel="00AE159D">
                <w:delText xml:space="preserve">        'operation-not-supported' error with type 'application'.</w:delText>
              </w:r>
            </w:del>
          </w:p>
          <w:p w14:paraId="058BFA2A" w14:textId="55CF0170" w:rsidR="00105B1A" w:rsidDel="00AE159D" w:rsidRDefault="00105B1A" w:rsidP="00E8426B">
            <w:pPr>
              <w:pStyle w:val="Caption"/>
              <w:rPr>
                <w:del w:id="8123" w:author="Anees Shaikh" w:date="2013-10-06T22:08:00Z"/>
              </w:rPr>
              <w:pPrChange w:id="8124" w:author="Anees Shaikh" w:date="2013-10-06T22:08:00Z">
                <w:pPr>
                  <w:pStyle w:val="XML1"/>
                </w:pPr>
              </w:pPrChange>
            </w:pPr>
            <w:del w:id="8125" w:author="Anees Shaikh" w:date="2013-10-06T22:08:00Z">
              <w:r w:rsidDel="00AE159D">
                <w:delText xml:space="preserve">      &lt;/xs:documentation&gt;</w:delText>
              </w:r>
            </w:del>
          </w:p>
          <w:p w14:paraId="6608CC16" w14:textId="0176FAE3" w:rsidR="00105B1A" w:rsidDel="00AE159D" w:rsidRDefault="00105B1A" w:rsidP="00E8426B">
            <w:pPr>
              <w:pStyle w:val="Caption"/>
              <w:rPr>
                <w:del w:id="8126" w:author="Anees Shaikh" w:date="2013-10-06T22:08:00Z"/>
              </w:rPr>
              <w:pPrChange w:id="8127" w:author="Anees Shaikh" w:date="2013-10-06T22:08:00Z">
                <w:pPr>
                  <w:pStyle w:val="XML1"/>
                </w:pPr>
              </w:pPrChange>
            </w:pPr>
            <w:del w:id="8128" w:author="Anees Shaikh" w:date="2013-10-06T22:08:00Z">
              <w:r w:rsidDel="00AE159D">
                <w:delText xml:space="preserve">    &lt;/xs:annotation&gt;</w:delText>
              </w:r>
            </w:del>
          </w:p>
          <w:p w14:paraId="7A8A55FC" w14:textId="4C8377BC" w:rsidR="00105B1A" w:rsidDel="00AE159D" w:rsidRDefault="00105B1A" w:rsidP="00E8426B">
            <w:pPr>
              <w:pStyle w:val="Caption"/>
              <w:rPr>
                <w:del w:id="8129" w:author="Anees Shaikh" w:date="2013-10-06T22:08:00Z"/>
              </w:rPr>
              <w:pPrChange w:id="8130" w:author="Anees Shaikh" w:date="2013-10-06T22:08:00Z">
                <w:pPr>
                  <w:pStyle w:val="XML1"/>
                </w:pPr>
              </w:pPrChange>
            </w:pPr>
          </w:p>
          <w:p w14:paraId="28119744" w14:textId="6A9533A6" w:rsidR="00105B1A" w:rsidDel="00AE159D" w:rsidRDefault="00105B1A" w:rsidP="00E8426B">
            <w:pPr>
              <w:pStyle w:val="Caption"/>
              <w:rPr>
                <w:del w:id="8131" w:author="Anees Shaikh" w:date="2013-10-06T22:08:00Z"/>
              </w:rPr>
              <w:pPrChange w:id="8132" w:author="Anees Shaikh" w:date="2013-10-06T22:08:00Z">
                <w:pPr>
                  <w:pStyle w:val="XML1"/>
                </w:pPr>
              </w:pPrChange>
            </w:pPr>
            <w:del w:id="8133" w:author="Anees Shaikh" w:date="2013-10-06T22:08:00Z">
              <w:r w:rsidDel="00AE159D">
                <w:delText xml:space="preserve">    &lt;xs:sequence&gt;</w:delText>
              </w:r>
            </w:del>
          </w:p>
          <w:p w14:paraId="45E4C2C6" w14:textId="78EB5020" w:rsidR="00105B1A" w:rsidDel="00AE159D" w:rsidRDefault="00105B1A" w:rsidP="00E8426B">
            <w:pPr>
              <w:pStyle w:val="Caption"/>
              <w:rPr>
                <w:del w:id="8134" w:author="Anees Shaikh" w:date="2013-10-06T22:08:00Z"/>
              </w:rPr>
              <w:pPrChange w:id="8135" w:author="Anees Shaikh" w:date="2013-10-06T22:08:00Z">
                <w:pPr>
                  <w:pStyle w:val="XML1"/>
                </w:pPr>
              </w:pPrChange>
            </w:pPr>
            <w:del w:id="8136" w:author="Anees Shaikh" w:date="2013-10-06T22:08:00Z">
              <w:r w:rsidDel="00AE159D">
                <w:delText xml:space="preserve">      &lt;xs:group ref="OFResourceType"/&gt;</w:delText>
              </w:r>
            </w:del>
          </w:p>
          <w:p w14:paraId="7411132C" w14:textId="766DE03F" w:rsidR="00105B1A" w:rsidDel="00AE159D" w:rsidRDefault="00105B1A" w:rsidP="00E8426B">
            <w:pPr>
              <w:pStyle w:val="Caption"/>
              <w:rPr>
                <w:del w:id="8137" w:author="Anees Shaikh" w:date="2013-10-06T22:08:00Z"/>
              </w:rPr>
              <w:pPrChange w:id="8138" w:author="Anees Shaikh" w:date="2013-10-06T22:08:00Z">
                <w:pPr>
                  <w:pStyle w:val="XML1"/>
                </w:pPr>
              </w:pPrChange>
            </w:pPr>
            <w:del w:id="8139" w:author="Anees Shaikh" w:date="2013-10-06T22:08:00Z">
              <w:r w:rsidDel="00AE159D">
                <w:delText xml:space="preserve">      &lt;xs:element name="max-entries"  type="xs:unsignedByte"&gt;</w:delText>
              </w:r>
            </w:del>
          </w:p>
          <w:p w14:paraId="4E1978BE" w14:textId="7ECDD1B0" w:rsidR="00105B1A" w:rsidDel="00AE159D" w:rsidRDefault="00105B1A" w:rsidP="00E8426B">
            <w:pPr>
              <w:pStyle w:val="Caption"/>
              <w:rPr>
                <w:del w:id="8140" w:author="Anees Shaikh" w:date="2013-10-06T22:08:00Z"/>
              </w:rPr>
              <w:pPrChange w:id="8141" w:author="Anees Shaikh" w:date="2013-10-06T22:08:00Z">
                <w:pPr>
                  <w:pStyle w:val="XML1"/>
                </w:pPr>
              </w:pPrChange>
            </w:pPr>
            <w:del w:id="8142" w:author="Anees Shaikh" w:date="2013-10-06T22:08:00Z">
              <w:r w:rsidDel="00AE159D">
                <w:delText xml:space="preserve">        &lt;xs:annotation&gt;</w:delText>
              </w:r>
            </w:del>
          </w:p>
          <w:p w14:paraId="4239F14E" w14:textId="38F2566F" w:rsidR="00105B1A" w:rsidDel="00AE159D" w:rsidRDefault="00105B1A" w:rsidP="00E8426B">
            <w:pPr>
              <w:pStyle w:val="Caption"/>
              <w:rPr>
                <w:del w:id="8143" w:author="Anees Shaikh" w:date="2013-10-06T22:08:00Z"/>
              </w:rPr>
              <w:pPrChange w:id="8144" w:author="Anees Shaikh" w:date="2013-10-06T22:08:00Z">
                <w:pPr>
                  <w:pStyle w:val="XML1"/>
                </w:pPr>
              </w:pPrChange>
            </w:pPr>
            <w:del w:id="8145" w:author="Anees Shaikh" w:date="2013-10-06T22:08:00Z">
              <w:r w:rsidDel="00AE159D">
                <w:delText xml:space="preserve">          &lt;xs:documentation&gt;</w:delText>
              </w:r>
            </w:del>
          </w:p>
          <w:p w14:paraId="43EB26D6" w14:textId="43EA9FCA" w:rsidR="00105B1A" w:rsidDel="00AE159D" w:rsidRDefault="00105B1A" w:rsidP="00E8426B">
            <w:pPr>
              <w:pStyle w:val="Caption"/>
              <w:rPr>
                <w:del w:id="8146" w:author="Anees Shaikh" w:date="2013-10-06T22:08:00Z"/>
              </w:rPr>
              <w:pPrChange w:id="8147" w:author="Anees Shaikh" w:date="2013-10-06T22:08:00Z">
                <w:pPr>
                  <w:pStyle w:val="XML1"/>
                </w:pPr>
              </w:pPrChange>
            </w:pPr>
            <w:del w:id="8148" w:author="Anees Shaikh" w:date="2013-10-06T22:08:00Z">
              <w:r w:rsidDel="00AE159D">
                <w:delText xml:space="preserve">            The maximum number of flow entries supported by</w:delText>
              </w:r>
            </w:del>
          </w:p>
          <w:p w14:paraId="2F3DAFFE" w14:textId="1B00DC74" w:rsidR="00105B1A" w:rsidDel="00AE159D" w:rsidRDefault="00105B1A" w:rsidP="00E8426B">
            <w:pPr>
              <w:pStyle w:val="Caption"/>
              <w:rPr>
                <w:del w:id="8149" w:author="Anees Shaikh" w:date="2013-10-06T22:08:00Z"/>
              </w:rPr>
              <w:pPrChange w:id="8150" w:author="Anees Shaikh" w:date="2013-10-06T22:08:00Z">
                <w:pPr>
                  <w:pStyle w:val="XML1"/>
                </w:pPr>
              </w:pPrChange>
            </w:pPr>
            <w:del w:id="8151" w:author="Anees Shaikh" w:date="2013-10-06T22:08:00Z">
              <w:r w:rsidDel="00AE159D">
                <w:delText xml:space="preserve">            the flow table.</w:delText>
              </w:r>
            </w:del>
          </w:p>
          <w:p w14:paraId="6C956B5A" w14:textId="0B162057" w:rsidR="00105B1A" w:rsidDel="00AE159D" w:rsidRDefault="00105B1A" w:rsidP="00E8426B">
            <w:pPr>
              <w:pStyle w:val="Caption"/>
              <w:rPr>
                <w:del w:id="8152" w:author="Anees Shaikh" w:date="2013-10-06T22:08:00Z"/>
              </w:rPr>
              <w:pPrChange w:id="8153" w:author="Anees Shaikh" w:date="2013-10-06T22:08:00Z">
                <w:pPr>
                  <w:pStyle w:val="XML1"/>
                </w:pPr>
              </w:pPrChange>
            </w:pPr>
            <w:del w:id="8154" w:author="Anees Shaikh" w:date="2013-10-06T22:08:00Z">
              <w:r w:rsidDel="00AE159D">
                <w:delText xml:space="preserve">          &lt;/xs:documentation&gt;</w:delText>
              </w:r>
            </w:del>
          </w:p>
          <w:p w14:paraId="3B4451DC" w14:textId="6AE3670B" w:rsidR="00105B1A" w:rsidDel="00AE159D" w:rsidRDefault="00105B1A" w:rsidP="00E8426B">
            <w:pPr>
              <w:pStyle w:val="Caption"/>
              <w:rPr>
                <w:del w:id="8155" w:author="Anees Shaikh" w:date="2013-10-06T22:08:00Z"/>
              </w:rPr>
              <w:pPrChange w:id="8156" w:author="Anees Shaikh" w:date="2013-10-06T22:08:00Z">
                <w:pPr>
                  <w:pStyle w:val="XML1"/>
                </w:pPr>
              </w:pPrChange>
            </w:pPr>
            <w:del w:id="8157" w:author="Anees Shaikh" w:date="2013-10-06T22:08:00Z">
              <w:r w:rsidDel="00AE159D">
                <w:delText xml:space="preserve">        &lt;/xs:annotation&gt;</w:delText>
              </w:r>
            </w:del>
          </w:p>
          <w:p w14:paraId="470529A2" w14:textId="30F50F1A" w:rsidR="00105B1A" w:rsidDel="00AE159D" w:rsidRDefault="00105B1A" w:rsidP="00E8426B">
            <w:pPr>
              <w:pStyle w:val="Caption"/>
              <w:rPr>
                <w:del w:id="8158" w:author="Anees Shaikh" w:date="2013-10-06T22:08:00Z"/>
              </w:rPr>
              <w:pPrChange w:id="8159" w:author="Anees Shaikh" w:date="2013-10-06T22:08:00Z">
                <w:pPr>
                  <w:pStyle w:val="XML1"/>
                </w:pPr>
              </w:pPrChange>
            </w:pPr>
            <w:del w:id="8160" w:author="Anees Shaikh" w:date="2013-10-06T22:08:00Z">
              <w:r w:rsidDel="00AE159D">
                <w:delText xml:space="preserve">      &lt;/xs:element&gt;</w:delText>
              </w:r>
            </w:del>
          </w:p>
          <w:p w14:paraId="2C1AF4FC" w14:textId="445126E5" w:rsidR="00105B1A" w:rsidDel="00AE159D" w:rsidRDefault="00105B1A" w:rsidP="00E8426B">
            <w:pPr>
              <w:pStyle w:val="Caption"/>
              <w:rPr>
                <w:del w:id="8161" w:author="Anees Shaikh" w:date="2013-10-06T22:08:00Z"/>
              </w:rPr>
              <w:pPrChange w:id="8162" w:author="Anees Shaikh" w:date="2013-10-06T22:08:00Z">
                <w:pPr>
                  <w:pStyle w:val="XML1"/>
                </w:pPr>
              </w:pPrChange>
            </w:pPr>
            <w:del w:id="8163" w:author="Anees Shaikh" w:date="2013-10-06T22:08:00Z">
              <w:r w:rsidDel="00AE159D">
                <w:delText xml:space="preserve">      &lt;xs:element name="next-tables"&gt;</w:delText>
              </w:r>
            </w:del>
          </w:p>
          <w:p w14:paraId="213525D1" w14:textId="635D0DCF" w:rsidR="00105B1A" w:rsidDel="00AE159D" w:rsidRDefault="00105B1A" w:rsidP="00E8426B">
            <w:pPr>
              <w:pStyle w:val="Caption"/>
              <w:rPr>
                <w:del w:id="8164" w:author="Anees Shaikh" w:date="2013-10-06T22:08:00Z"/>
              </w:rPr>
              <w:pPrChange w:id="8165" w:author="Anees Shaikh" w:date="2013-10-06T22:08:00Z">
                <w:pPr>
                  <w:pStyle w:val="XML1"/>
                </w:pPr>
              </w:pPrChange>
            </w:pPr>
            <w:del w:id="8166" w:author="Anees Shaikh" w:date="2013-10-06T22:08:00Z">
              <w:r w:rsidDel="00AE159D">
                <w:delText xml:space="preserve">        &lt;xs:annotation&gt;</w:delText>
              </w:r>
            </w:del>
          </w:p>
          <w:p w14:paraId="0EF8743B" w14:textId="03E7A049" w:rsidR="00105B1A" w:rsidDel="00AE159D" w:rsidRDefault="00105B1A" w:rsidP="00E8426B">
            <w:pPr>
              <w:pStyle w:val="Caption"/>
              <w:rPr>
                <w:del w:id="8167" w:author="Anees Shaikh" w:date="2013-10-06T22:08:00Z"/>
              </w:rPr>
              <w:pPrChange w:id="8168" w:author="Anees Shaikh" w:date="2013-10-06T22:08:00Z">
                <w:pPr>
                  <w:pStyle w:val="XML1"/>
                </w:pPr>
              </w:pPrChange>
            </w:pPr>
            <w:del w:id="8169" w:author="Anees Shaikh" w:date="2013-10-06T22:08:00Z">
              <w:r w:rsidDel="00AE159D">
                <w:delText xml:space="preserve">          &lt;xs:documentation&gt;</w:delText>
              </w:r>
            </w:del>
          </w:p>
          <w:p w14:paraId="6C8FC2D6" w14:textId="67FCBB14" w:rsidR="00105B1A" w:rsidDel="00AE159D" w:rsidRDefault="00105B1A" w:rsidP="00E8426B">
            <w:pPr>
              <w:pStyle w:val="Caption"/>
              <w:rPr>
                <w:del w:id="8170" w:author="Anees Shaikh" w:date="2013-10-06T22:08:00Z"/>
              </w:rPr>
              <w:pPrChange w:id="8171" w:author="Anees Shaikh" w:date="2013-10-06T22:08:00Z">
                <w:pPr>
                  <w:pStyle w:val="XML1"/>
                </w:pPr>
              </w:pPrChange>
            </w:pPr>
            <w:del w:id="8172" w:author="Anees Shaikh" w:date="2013-10-06T22:08:00Z">
              <w:r w:rsidDel="00AE159D">
                <w:delText xml:space="preserve">            An array of resource-ids of all flow tables that</w:delText>
              </w:r>
            </w:del>
          </w:p>
          <w:p w14:paraId="62328FEA" w14:textId="65A1CEB2" w:rsidR="00105B1A" w:rsidDel="00AE159D" w:rsidRDefault="00105B1A" w:rsidP="00E8426B">
            <w:pPr>
              <w:pStyle w:val="Caption"/>
              <w:rPr>
                <w:del w:id="8173" w:author="Anees Shaikh" w:date="2013-10-06T22:08:00Z"/>
              </w:rPr>
              <w:pPrChange w:id="8174" w:author="Anees Shaikh" w:date="2013-10-06T22:08:00Z">
                <w:pPr>
                  <w:pStyle w:val="XML1"/>
                </w:pPr>
              </w:pPrChange>
            </w:pPr>
            <w:del w:id="8175" w:author="Anees Shaikh" w:date="2013-10-06T22:08:00Z">
              <w:r w:rsidDel="00AE159D">
                <w:delText xml:space="preserve">            can be directly reached from this table using the </w:delText>
              </w:r>
            </w:del>
          </w:p>
          <w:p w14:paraId="48C7EDBB" w14:textId="0B837A1A" w:rsidR="00105B1A" w:rsidDel="00AE159D" w:rsidRDefault="00105B1A" w:rsidP="00E8426B">
            <w:pPr>
              <w:pStyle w:val="Caption"/>
              <w:rPr>
                <w:del w:id="8176" w:author="Anees Shaikh" w:date="2013-10-06T22:08:00Z"/>
              </w:rPr>
              <w:pPrChange w:id="8177" w:author="Anees Shaikh" w:date="2013-10-06T22:08:00Z">
                <w:pPr>
                  <w:pStyle w:val="XML1"/>
                </w:pPr>
              </w:pPrChange>
            </w:pPr>
            <w:del w:id="8178" w:author="Anees Shaikh" w:date="2013-10-06T22:08:00Z">
              <w:r w:rsidDel="00AE159D">
                <w:delText xml:space="preserve">            'goto-table' instruction.</w:delText>
              </w:r>
            </w:del>
          </w:p>
          <w:p w14:paraId="38F80416" w14:textId="4DEFFF73" w:rsidR="00105B1A" w:rsidDel="00AE159D" w:rsidRDefault="00105B1A" w:rsidP="00E8426B">
            <w:pPr>
              <w:pStyle w:val="Caption"/>
              <w:rPr>
                <w:del w:id="8179" w:author="Anees Shaikh" w:date="2013-10-06T22:08:00Z"/>
              </w:rPr>
              <w:pPrChange w:id="8180" w:author="Anees Shaikh" w:date="2013-10-06T22:08:00Z">
                <w:pPr>
                  <w:pStyle w:val="XML1"/>
                </w:pPr>
              </w:pPrChange>
            </w:pPr>
            <w:del w:id="8181" w:author="Anees Shaikh" w:date="2013-10-06T22:08:00Z">
              <w:r w:rsidDel="00AE159D">
                <w:delText xml:space="preserve">          &lt;/xs:documentation&gt;</w:delText>
              </w:r>
            </w:del>
          </w:p>
          <w:p w14:paraId="1DC1A213" w14:textId="11159237" w:rsidR="00105B1A" w:rsidDel="00AE159D" w:rsidRDefault="00105B1A" w:rsidP="00E8426B">
            <w:pPr>
              <w:pStyle w:val="Caption"/>
              <w:rPr>
                <w:del w:id="8182" w:author="Anees Shaikh" w:date="2013-10-06T22:08:00Z"/>
              </w:rPr>
              <w:pPrChange w:id="8183" w:author="Anees Shaikh" w:date="2013-10-06T22:08:00Z">
                <w:pPr>
                  <w:pStyle w:val="XML1"/>
                </w:pPr>
              </w:pPrChange>
            </w:pPr>
            <w:del w:id="8184" w:author="Anees Shaikh" w:date="2013-10-06T22:08:00Z">
              <w:r w:rsidDel="00AE159D">
                <w:delText xml:space="preserve">        &lt;/xs:annotation&gt;</w:delText>
              </w:r>
            </w:del>
          </w:p>
          <w:p w14:paraId="287383D4" w14:textId="039709C6" w:rsidR="00105B1A" w:rsidDel="00AE159D" w:rsidRDefault="00105B1A" w:rsidP="00E8426B">
            <w:pPr>
              <w:pStyle w:val="Caption"/>
              <w:rPr>
                <w:del w:id="8185" w:author="Anees Shaikh" w:date="2013-10-06T22:08:00Z"/>
              </w:rPr>
              <w:pPrChange w:id="8186" w:author="Anees Shaikh" w:date="2013-10-06T22:08:00Z">
                <w:pPr>
                  <w:pStyle w:val="XML1"/>
                </w:pPr>
              </w:pPrChange>
            </w:pPr>
            <w:del w:id="8187" w:author="Anees Shaikh" w:date="2013-10-06T22:08:00Z">
              <w:r w:rsidDel="00AE159D">
                <w:delText xml:space="preserve">        &lt;xs:complexType&gt;</w:delText>
              </w:r>
            </w:del>
          </w:p>
          <w:p w14:paraId="72951615" w14:textId="545E9079" w:rsidR="00105B1A" w:rsidDel="00AE159D" w:rsidRDefault="00105B1A" w:rsidP="00E8426B">
            <w:pPr>
              <w:pStyle w:val="Caption"/>
              <w:rPr>
                <w:del w:id="8188" w:author="Anees Shaikh" w:date="2013-10-06T22:08:00Z"/>
              </w:rPr>
              <w:pPrChange w:id="8189" w:author="Anees Shaikh" w:date="2013-10-06T22:08:00Z">
                <w:pPr>
                  <w:pStyle w:val="XML1"/>
                </w:pPr>
              </w:pPrChange>
            </w:pPr>
            <w:del w:id="8190" w:author="Anees Shaikh" w:date="2013-10-06T22:08:00Z">
              <w:r w:rsidDel="00AE159D">
                <w:delText xml:space="preserve">          &lt;xs:sequence&gt;</w:delText>
              </w:r>
            </w:del>
          </w:p>
          <w:p w14:paraId="5C7D1B10" w14:textId="4AD95DDA" w:rsidR="00105B1A" w:rsidDel="00AE159D" w:rsidRDefault="00105B1A" w:rsidP="00E8426B">
            <w:pPr>
              <w:pStyle w:val="Caption"/>
              <w:rPr>
                <w:del w:id="8191" w:author="Anees Shaikh" w:date="2013-10-06T22:08:00Z"/>
              </w:rPr>
              <w:pPrChange w:id="8192" w:author="Anees Shaikh" w:date="2013-10-06T22:08:00Z">
                <w:pPr>
                  <w:pStyle w:val="XML1"/>
                </w:pPr>
              </w:pPrChange>
            </w:pPr>
            <w:del w:id="8193" w:author="Anees Shaikh" w:date="2013-10-06T22:08:00Z">
              <w:r w:rsidDel="00AE159D">
                <w:delText xml:space="preserve">            &lt;xs:element name="table-id" minOccurs="0" maxOccurs="unbounded"  type="inet:uri"/&gt;</w:delText>
              </w:r>
            </w:del>
          </w:p>
          <w:p w14:paraId="4684232F" w14:textId="0FF2639E" w:rsidR="00105B1A" w:rsidDel="00AE159D" w:rsidRDefault="00105B1A" w:rsidP="00E8426B">
            <w:pPr>
              <w:pStyle w:val="Caption"/>
              <w:rPr>
                <w:del w:id="8194" w:author="Anees Shaikh" w:date="2013-10-06T22:08:00Z"/>
              </w:rPr>
              <w:pPrChange w:id="8195" w:author="Anees Shaikh" w:date="2013-10-06T22:08:00Z">
                <w:pPr>
                  <w:pStyle w:val="XML1"/>
                </w:pPr>
              </w:pPrChange>
            </w:pPr>
            <w:del w:id="8196" w:author="Anees Shaikh" w:date="2013-10-06T22:08:00Z">
              <w:r w:rsidDel="00AE159D">
                <w:delText xml:space="preserve">          &lt;/xs:sequence&gt;</w:delText>
              </w:r>
            </w:del>
          </w:p>
          <w:p w14:paraId="56468AE7" w14:textId="60E45BB2" w:rsidR="00105B1A" w:rsidDel="00AE159D" w:rsidRDefault="00105B1A" w:rsidP="00E8426B">
            <w:pPr>
              <w:pStyle w:val="Caption"/>
              <w:rPr>
                <w:del w:id="8197" w:author="Anees Shaikh" w:date="2013-10-06T22:08:00Z"/>
              </w:rPr>
              <w:pPrChange w:id="8198" w:author="Anees Shaikh" w:date="2013-10-06T22:08:00Z">
                <w:pPr>
                  <w:pStyle w:val="XML1"/>
                </w:pPr>
              </w:pPrChange>
            </w:pPr>
            <w:del w:id="8199" w:author="Anees Shaikh" w:date="2013-10-06T22:08:00Z">
              <w:r w:rsidDel="00AE159D">
                <w:delText xml:space="preserve">        &lt;/xs:complexType&gt;</w:delText>
              </w:r>
            </w:del>
          </w:p>
          <w:p w14:paraId="6B4BAF09" w14:textId="339E9774" w:rsidR="00105B1A" w:rsidDel="00AE159D" w:rsidRDefault="00105B1A" w:rsidP="00E8426B">
            <w:pPr>
              <w:pStyle w:val="Caption"/>
              <w:rPr>
                <w:del w:id="8200" w:author="Anees Shaikh" w:date="2013-10-06T22:08:00Z"/>
              </w:rPr>
              <w:pPrChange w:id="8201" w:author="Anees Shaikh" w:date="2013-10-06T22:08:00Z">
                <w:pPr>
                  <w:pStyle w:val="XML1"/>
                </w:pPr>
              </w:pPrChange>
            </w:pPr>
            <w:del w:id="8202" w:author="Anees Shaikh" w:date="2013-10-06T22:08:00Z">
              <w:r w:rsidDel="00AE159D">
                <w:delText xml:space="preserve">      &lt;/xs:element&gt;</w:delText>
              </w:r>
            </w:del>
          </w:p>
          <w:p w14:paraId="5186D46B" w14:textId="351DED51" w:rsidR="00105B1A" w:rsidDel="00AE159D" w:rsidRDefault="00105B1A" w:rsidP="00E8426B">
            <w:pPr>
              <w:pStyle w:val="Caption"/>
              <w:rPr>
                <w:del w:id="8203" w:author="Anees Shaikh" w:date="2013-10-06T22:08:00Z"/>
              </w:rPr>
              <w:pPrChange w:id="8204" w:author="Anees Shaikh" w:date="2013-10-06T22:08:00Z">
                <w:pPr>
                  <w:pStyle w:val="XML1"/>
                </w:pPr>
              </w:pPrChange>
            </w:pPr>
            <w:del w:id="8205" w:author="Anees Shaikh" w:date="2013-10-06T22:08:00Z">
              <w:r w:rsidDel="00AE159D">
                <w:delText xml:space="preserve">      &lt;xs:element name="instructions"&gt;</w:delText>
              </w:r>
            </w:del>
          </w:p>
          <w:p w14:paraId="3C8FF925" w14:textId="58261464" w:rsidR="00105B1A" w:rsidDel="00AE159D" w:rsidRDefault="00105B1A" w:rsidP="00E8426B">
            <w:pPr>
              <w:pStyle w:val="Caption"/>
              <w:rPr>
                <w:del w:id="8206" w:author="Anees Shaikh" w:date="2013-10-06T22:08:00Z"/>
              </w:rPr>
              <w:pPrChange w:id="8207" w:author="Anees Shaikh" w:date="2013-10-06T22:08:00Z">
                <w:pPr>
                  <w:pStyle w:val="XML1"/>
                </w:pPr>
              </w:pPrChange>
            </w:pPr>
            <w:del w:id="8208" w:author="Anees Shaikh" w:date="2013-10-06T22:08:00Z">
              <w:r w:rsidDel="00AE159D">
                <w:delText xml:space="preserve">        &lt;xs:annotation&gt;</w:delText>
              </w:r>
            </w:del>
          </w:p>
          <w:p w14:paraId="7A55C5F9" w14:textId="47E9239C" w:rsidR="00105B1A" w:rsidDel="00AE159D" w:rsidRDefault="00105B1A" w:rsidP="00E8426B">
            <w:pPr>
              <w:pStyle w:val="Caption"/>
              <w:rPr>
                <w:del w:id="8209" w:author="Anees Shaikh" w:date="2013-10-06T22:08:00Z"/>
              </w:rPr>
              <w:pPrChange w:id="8210" w:author="Anees Shaikh" w:date="2013-10-06T22:08:00Z">
                <w:pPr>
                  <w:pStyle w:val="XML1"/>
                </w:pPr>
              </w:pPrChange>
            </w:pPr>
            <w:del w:id="8211" w:author="Anees Shaikh" w:date="2013-10-06T22:08:00Z">
              <w:r w:rsidDel="00AE159D">
                <w:delText xml:space="preserve">          &lt;xs:documentation&gt;</w:delText>
              </w:r>
            </w:del>
          </w:p>
          <w:p w14:paraId="4798D0E0" w14:textId="5607E4FF" w:rsidR="00105B1A" w:rsidDel="00AE159D" w:rsidRDefault="00105B1A" w:rsidP="00E8426B">
            <w:pPr>
              <w:pStyle w:val="Caption"/>
              <w:rPr>
                <w:del w:id="8212" w:author="Anees Shaikh" w:date="2013-10-06T22:08:00Z"/>
              </w:rPr>
              <w:pPrChange w:id="8213" w:author="Anees Shaikh" w:date="2013-10-06T22:08:00Z">
                <w:pPr>
                  <w:pStyle w:val="XML1"/>
                </w:pPr>
              </w:pPrChange>
            </w:pPr>
            <w:del w:id="8214" w:author="Anees Shaikh" w:date="2013-10-06T22:08:00Z">
              <w:r w:rsidDel="00AE159D">
                <w:delText xml:space="preserve">            The list of all instruction types supported by</w:delText>
              </w:r>
            </w:del>
          </w:p>
          <w:p w14:paraId="4C91FF1C" w14:textId="07E8F5DD" w:rsidR="00105B1A" w:rsidDel="00AE159D" w:rsidRDefault="00105B1A" w:rsidP="00E8426B">
            <w:pPr>
              <w:pStyle w:val="Caption"/>
              <w:rPr>
                <w:del w:id="8215" w:author="Anees Shaikh" w:date="2013-10-06T22:08:00Z"/>
              </w:rPr>
              <w:pPrChange w:id="8216" w:author="Anees Shaikh" w:date="2013-10-06T22:08:00Z">
                <w:pPr>
                  <w:pStyle w:val="XML1"/>
                </w:pPr>
              </w:pPrChange>
            </w:pPr>
            <w:del w:id="8217" w:author="Anees Shaikh" w:date="2013-10-06T22:08:00Z">
              <w:r w:rsidDel="00AE159D">
                <w:delText xml:space="preserve">            the flow table.</w:delText>
              </w:r>
            </w:del>
          </w:p>
          <w:p w14:paraId="17F4B7EE" w14:textId="0F2CCFFE" w:rsidR="00105B1A" w:rsidDel="00AE159D" w:rsidRDefault="00105B1A" w:rsidP="00E8426B">
            <w:pPr>
              <w:pStyle w:val="Caption"/>
              <w:rPr>
                <w:del w:id="8218" w:author="Anees Shaikh" w:date="2013-10-06T22:08:00Z"/>
              </w:rPr>
              <w:pPrChange w:id="8219" w:author="Anees Shaikh" w:date="2013-10-06T22:08:00Z">
                <w:pPr>
                  <w:pStyle w:val="XML1"/>
                </w:pPr>
              </w:pPrChange>
            </w:pPr>
            <w:del w:id="8220" w:author="Anees Shaikh" w:date="2013-10-06T22:08:00Z">
              <w:r w:rsidDel="00AE159D">
                <w:delText xml:space="preserve">          &lt;/xs:documentation&gt;</w:delText>
              </w:r>
            </w:del>
          </w:p>
          <w:p w14:paraId="2240E860" w14:textId="4533F94C" w:rsidR="00105B1A" w:rsidDel="00AE159D" w:rsidRDefault="00105B1A" w:rsidP="00E8426B">
            <w:pPr>
              <w:pStyle w:val="Caption"/>
              <w:rPr>
                <w:del w:id="8221" w:author="Anees Shaikh" w:date="2013-10-06T22:08:00Z"/>
              </w:rPr>
              <w:pPrChange w:id="8222" w:author="Anees Shaikh" w:date="2013-10-06T22:08:00Z">
                <w:pPr>
                  <w:pStyle w:val="XML1"/>
                </w:pPr>
              </w:pPrChange>
            </w:pPr>
            <w:del w:id="8223" w:author="Anees Shaikh" w:date="2013-10-06T22:08:00Z">
              <w:r w:rsidDel="00AE159D">
                <w:delText xml:space="preserve">        &lt;/xs:annotation&gt;</w:delText>
              </w:r>
            </w:del>
          </w:p>
          <w:p w14:paraId="2F1F6638" w14:textId="75EFB106" w:rsidR="00105B1A" w:rsidDel="00AE159D" w:rsidRDefault="00105B1A" w:rsidP="00E8426B">
            <w:pPr>
              <w:pStyle w:val="Caption"/>
              <w:rPr>
                <w:del w:id="8224" w:author="Anees Shaikh" w:date="2013-10-06T22:08:00Z"/>
              </w:rPr>
              <w:pPrChange w:id="8225" w:author="Anees Shaikh" w:date="2013-10-06T22:08:00Z">
                <w:pPr>
                  <w:pStyle w:val="XML1"/>
                </w:pPr>
              </w:pPrChange>
            </w:pPr>
            <w:del w:id="8226" w:author="Anees Shaikh" w:date="2013-10-06T22:08:00Z">
              <w:r w:rsidDel="00AE159D">
                <w:delText xml:space="preserve">        &lt;xs:complexType&gt;</w:delText>
              </w:r>
            </w:del>
          </w:p>
          <w:p w14:paraId="62A146C9" w14:textId="076719E9" w:rsidR="00105B1A" w:rsidDel="00AE159D" w:rsidRDefault="00105B1A" w:rsidP="00E8426B">
            <w:pPr>
              <w:pStyle w:val="Caption"/>
              <w:rPr>
                <w:del w:id="8227" w:author="Anees Shaikh" w:date="2013-10-06T22:08:00Z"/>
              </w:rPr>
              <w:pPrChange w:id="8228" w:author="Anees Shaikh" w:date="2013-10-06T22:08:00Z">
                <w:pPr>
                  <w:pStyle w:val="XML1"/>
                </w:pPr>
              </w:pPrChange>
            </w:pPr>
            <w:del w:id="8229" w:author="Anees Shaikh" w:date="2013-10-06T22:08:00Z">
              <w:r w:rsidDel="00AE159D">
                <w:delText xml:space="preserve">          &lt;xs:sequence&gt;</w:delText>
              </w:r>
            </w:del>
          </w:p>
          <w:p w14:paraId="6025820E" w14:textId="21677BDE" w:rsidR="00105B1A" w:rsidDel="00AE159D" w:rsidRDefault="00105B1A" w:rsidP="00E8426B">
            <w:pPr>
              <w:pStyle w:val="Caption"/>
              <w:rPr>
                <w:del w:id="8230" w:author="Anees Shaikh" w:date="2013-10-06T22:08:00Z"/>
              </w:rPr>
              <w:pPrChange w:id="8231" w:author="Anees Shaikh" w:date="2013-10-06T22:08:00Z">
                <w:pPr>
                  <w:pStyle w:val="XML1"/>
                </w:pPr>
              </w:pPrChange>
            </w:pPr>
            <w:del w:id="8232" w:author="Anees Shaikh" w:date="2013-10-06T22:08:00Z">
              <w:r w:rsidDel="00AE159D">
                <w:delText xml:space="preserve">            &lt;xs:element name="type" minOccurs="0" maxOccurs="unbounded"  type="OFInstructionType"/&gt;</w:delText>
              </w:r>
            </w:del>
          </w:p>
          <w:p w14:paraId="19FB48A7" w14:textId="1A07B178" w:rsidR="00105B1A" w:rsidDel="00AE159D" w:rsidRDefault="00105B1A" w:rsidP="00E8426B">
            <w:pPr>
              <w:pStyle w:val="Caption"/>
              <w:rPr>
                <w:del w:id="8233" w:author="Anees Shaikh" w:date="2013-10-06T22:08:00Z"/>
              </w:rPr>
              <w:pPrChange w:id="8234" w:author="Anees Shaikh" w:date="2013-10-06T22:08:00Z">
                <w:pPr>
                  <w:pStyle w:val="XML1"/>
                </w:pPr>
              </w:pPrChange>
            </w:pPr>
            <w:del w:id="8235" w:author="Anees Shaikh" w:date="2013-10-06T22:08:00Z">
              <w:r w:rsidDel="00AE159D">
                <w:delText xml:space="preserve">          &lt;/xs:sequence&gt;</w:delText>
              </w:r>
            </w:del>
          </w:p>
          <w:p w14:paraId="581EE1EB" w14:textId="342FF673" w:rsidR="00105B1A" w:rsidDel="00AE159D" w:rsidRDefault="00105B1A" w:rsidP="00E8426B">
            <w:pPr>
              <w:pStyle w:val="Caption"/>
              <w:rPr>
                <w:del w:id="8236" w:author="Anees Shaikh" w:date="2013-10-06T22:08:00Z"/>
              </w:rPr>
              <w:pPrChange w:id="8237" w:author="Anees Shaikh" w:date="2013-10-06T22:08:00Z">
                <w:pPr>
                  <w:pStyle w:val="XML1"/>
                </w:pPr>
              </w:pPrChange>
            </w:pPr>
            <w:del w:id="8238" w:author="Anees Shaikh" w:date="2013-10-06T22:08:00Z">
              <w:r w:rsidDel="00AE159D">
                <w:delText xml:space="preserve">        &lt;/xs:complexType&gt;</w:delText>
              </w:r>
            </w:del>
          </w:p>
          <w:p w14:paraId="33CDD781" w14:textId="2F0E79E9" w:rsidR="00105B1A" w:rsidDel="00AE159D" w:rsidRDefault="00105B1A" w:rsidP="00E8426B">
            <w:pPr>
              <w:pStyle w:val="Caption"/>
              <w:rPr>
                <w:del w:id="8239" w:author="Anees Shaikh" w:date="2013-10-06T22:08:00Z"/>
              </w:rPr>
              <w:pPrChange w:id="8240" w:author="Anees Shaikh" w:date="2013-10-06T22:08:00Z">
                <w:pPr>
                  <w:pStyle w:val="XML1"/>
                </w:pPr>
              </w:pPrChange>
            </w:pPr>
            <w:del w:id="8241" w:author="Anees Shaikh" w:date="2013-10-06T22:08:00Z">
              <w:r w:rsidDel="00AE159D">
                <w:delText xml:space="preserve">      &lt;/xs:element&gt;</w:delText>
              </w:r>
            </w:del>
          </w:p>
          <w:p w14:paraId="7AD12F40" w14:textId="5967BB35" w:rsidR="00105B1A" w:rsidDel="00AE159D" w:rsidRDefault="00105B1A" w:rsidP="00E8426B">
            <w:pPr>
              <w:pStyle w:val="Caption"/>
              <w:rPr>
                <w:del w:id="8242" w:author="Anees Shaikh" w:date="2013-10-06T22:08:00Z"/>
              </w:rPr>
              <w:pPrChange w:id="8243" w:author="Anees Shaikh" w:date="2013-10-06T22:08:00Z">
                <w:pPr>
                  <w:pStyle w:val="XML1"/>
                </w:pPr>
              </w:pPrChange>
            </w:pPr>
            <w:del w:id="8244" w:author="Anees Shaikh" w:date="2013-10-06T22:08:00Z">
              <w:r w:rsidDel="00AE159D">
                <w:delText xml:space="preserve">      &lt;xs:element name="matches"&gt;</w:delText>
              </w:r>
            </w:del>
          </w:p>
          <w:p w14:paraId="460E9DB7" w14:textId="7B85B8BE" w:rsidR="00105B1A" w:rsidDel="00AE159D" w:rsidRDefault="00105B1A" w:rsidP="00E8426B">
            <w:pPr>
              <w:pStyle w:val="Caption"/>
              <w:rPr>
                <w:del w:id="8245" w:author="Anees Shaikh" w:date="2013-10-06T22:08:00Z"/>
              </w:rPr>
              <w:pPrChange w:id="8246" w:author="Anees Shaikh" w:date="2013-10-06T22:08:00Z">
                <w:pPr>
                  <w:pStyle w:val="XML1"/>
                </w:pPr>
              </w:pPrChange>
            </w:pPr>
            <w:del w:id="8247" w:author="Anees Shaikh" w:date="2013-10-06T22:08:00Z">
              <w:r w:rsidDel="00AE159D">
                <w:delText xml:space="preserve">        &lt;xs:annotation&gt;</w:delText>
              </w:r>
            </w:del>
          </w:p>
          <w:p w14:paraId="39C54BE0" w14:textId="540D3EB8" w:rsidR="00105B1A" w:rsidDel="00AE159D" w:rsidRDefault="00105B1A" w:rsidP="00E8426B">
            <w:pPr>
              <w:pStyle w:val="Caption"/>
              <w:rPr>
                <w:del w:id="8248" w:author="Anees Shaikh" w:date="2013-10-06T22:08:00Z"/>
              </w:rPr>
              <w:pPrChange w:id="8249" w:author="Anees Shaikh" w:date="2013-10-06T22:08:00Z">
                <w:pPr>
                  <w:pStyle w:val="XML1"/>
                </w:pPr>
              </w:pPrChange>
            </w:pPr>
            <w:del w:id="8250" w:author="Anees Shaikh" w:date="2013-10-06T22:08:00Z">
              <w:r w:rsidDel="00AE159D">
                <w:delText xml:space="preserve">          &lt;xs:documentation&gt;</w:delText>
              </w:r>
            </w:del>
          </w:p>
          <w:p w14:paraId="60FC9469" w14:textId="7F96FA6A" w:rsidR="00105B1A" w:rsidDel="00AE159D" w:rsidRDefault="00105B1A" w:rsidP="00E8426B">
            <w:pPr>
              <w:pStyle w:val="Caption"/>
              <w:rPr>
                <w:del w:id="8251" w:author="Anees Shaikh" w:date="2013-10-06T22:08:00Z"/>
              </w:rPr>
              <w:pPrChange w:id="8252" w:author="Anees Shaikh" w:date="2013-10-06T22:08:00Z">
                <w:pPr>
                  <w:pStyle w:val="XML1"/>
                </w:pPr>
              </w:pPrChange>
            </w:pPr>
            <w:del w:id="8253" w:author="Anees Shaikh" w:date="2013-10-06T22:08:00Z">
              <w:r w:rsidDel="00AE159D">
                <w:delText xml:space="preserve">            The list of all match types supported by the</w:delText>
              </w:r>
            </w:del>
          </w:p>
          <w:p w14:paraId="54D65749" w14:textId="5E11BFA6" w:rsidR="00105B1A" w:rsidDel="00AE159D" w:rsidRDefault="00105B1A" w:rsidP="00E8426B">
            <w:pPr>
              <w:pStyle w:val="Caption"/>
              <w:rPr>
                <w:del w:id="8254" w:author="Anees Shaikh" w:date="2013-10-06T22:08:00Z"/>
              </w:rPr>
              <w:pPrChange w:id="8255" w:author="Anees Shaikh" w:date="2013-10-06T22:08:00Z">
                <w:pPr>
                  <w:pStyle w:val="XML1"/>
                </w:pPr>
              </w:pPrChange>
            </w:pPr>
            <w:del w:id="8256" w:author="Anees Shaikh" w:date="2013-10-06T22:08:00Z">
              <w:r w:rsidDel="00AE159D">
                <w:delText xml:space="preserve">            flow table.</w:delText>
              </w:r>
            </w:del>
          </w:p>
          <w:p w14:paraId="3DDF6EE0" w14:textId="69F228FB" w:rsidR="00105B1A" w:rsidDel="00AE159D" w:rsidRDefault="00105B1A" w:rsidP="00E8426B">
            <w:pPr>
              <w:pStyle w:val="Caption"/>
              <w:rPr>
                <w:del w:id="8257" w:author="Anees Shaikh" w:date="2013-10-06T22:08:00Z"/>
              </w:rPr>
              <w:pPrChange w:id="8258" w:author="Anees Shaikh" w:date="2013-10-06T22:08:00Z">
                <w:pPr>
                  <w:pStyle w:val="XML1"/>
                </w:pPr>
              </w:pPrChange>
            </w:pPr>
            <w:del w:id="8259" w:author="Anees Shaikh" w:date="2013-10-06T22:08:00Z">
              <w:r w:rsidDel="00AE159D">
                <w:delText xml:space="preserve">          &lt;/xs:documentation&gt;</w:delText>
              </w:r>
            </w:del>
          </w:p>
          <w:p w14:paraId="3FAD5BAB" w14:textId="0A1B11AF" w:rsidR="00105B1A" w:rsidDel="00AE159D" w:rsidRDefault="00105B1A" w:rsidP="00E8426B">
            <w:pPr>
              <w:pStyle w:val="Caption"/>
              <w:rPr>
                <w:del w:id="8260" w:author="Anees Shaikh" w:date="2013-10-06T22:08:00Z"/>
              </w:rPr>
              <w:pPrChange w:id="8261" w:author="Anees Shaikh" w:date="2013-10-06T22:08:00Z">
                <w:pPr>
                  <w:pStyle w:val="XML1"/>
                </w:pPr>
              </w:pPrChange>
            </w:pPr>
            <w:del w:id="8262" w:author="Anees Shaikh" w:date="2013-10-06T22:08:00Z">
              <w:r w:rsidDel="00AE159D">
                <w:delText xml:space="preserve">        &lt;/xs:annotation&gt;</w:delText>
              </w:r>
            </w:del>
          </w:p>
          <w:p w14:paraId="78A29638" w14:textId="4B821AA6" w:rsidR="00105B1A" w:rsidDel="00AE159D" w:rsidRDefault="00105B1A" w:rsidP="00E8426B">
            <w:pPr>
              <w:pStyle w:val="Caption"/>
              <w:rPr>
                <w:del w:id="8263" w:author="Anees Shaikh" w:date="2013-10-06T22:08:00Z"/>
              </w:rPr>
              <w:pPrChange w:id="8264" w:author="Anees Shaikh" w:date="2013-10-06T22:08:00Z">
                <w:pPr>
                  <w:pStyle w:val="XML1"/>
                </w:pPr>
              </w:pPrChange>
            </w:pPr>
            <w:del w:id="8265" w:author="Anees Shaikh" w:date="2013-10-06T22:08:00Z">
              <w:r w:rsidDel="00AE159D">
                <w:delText xml:space="preserve">        &lt;xs:complexType&gt;</w:delText>
              </w:r>
            </w:del>
          </w:p>
          <w:p w14:paraId="1069E027" w14:textId="5945355C" w:rsidR="00105B1A" w:rsidDel="00AE159D" w:rsidRDefault="00105B1A" w:rsidP="00E8426B">
            <w:pPr>
              <w:pStyle w:val="Caption"/>
              <w:rPr>
                <w:del w:id="8266" w:author="Anees Shaikh" w:date="2013-10-06T22:08:00Z"/>
              </w:rPr>
              <w:pPrChange w:id="8267" w:author="Anees Shaikh" w:date="2013-10-06T22:08:00Z">
                <w:pPr>
                  <w:pStyle w:val="XML1"/>
                </w:pPr>
              </w:pPrChange>
            </w:pPr>
            <w:del w:id="8268" w:author="Anees Shaikh" w:date="2013-10-06T22:08:00Z">
              <w:r w:rsidDel="00AE159D">
                <w:delText xml:space="preserve">          &lt;xs:sequence&gt;</w:delText>
              </w:r>
            </w:del>
          </w:p>
          <w:p w14:paraId="48C8EABF" w14:textId="232B677A" w:rsidR="00105B1A" w:rsidDel="00AE159D" w:rsidRDefault="00105B1A" w:rsidP="00E8426B">
            <w:pPr>
              <w:pStyle w:val="Caption"/>
              <w:rPr>
                <w:del w:id="8269" w:author="Anees Shaikh" w:date="2013-10-06T22:08:00Z"/>
              </w:rPr>
              <w:pPrChange w:id="8270" w:author="Anees Shaikh" w:date="2013-10-06T22:08:00Z">
                <w:pPr>
                  <w:pStyle w:val="XML1"/>
                </w:pPr>
              </w:pPrChange>
            </w:pPr>
            <w:del w:id="8271" w:author="Anees Shaikh" w:date="2013-10-06T22:08:00Z">
              <w:r w:rsidDel="00AE159D">
                <w:delText xml:space="preserve">            &lt;xs:element name="type" minOccurs="0" maxOccurs="unbounded"  type="OFMatchFieldType"/&gt;</w:delText>
              </w:r>
            </w:del>
          </w:p>
          <w:p w14:paraId="5EE26C2A" w14:textId="532D8943" w:rsidR="00105B1A" w:rsidDel="00AE159D" w:rsidRDefault="00105B1A" w:rsidP="00E8426B">
            <w:pPr>
              <w:pStyle w:val="Caption"/>
              <w:rPr>
                <w:del w:id="8272" w:author="Anees Shaikh" w:date="2013-10-06T22:08:00Z"/>
              </w:rPr>
              <w:pPrChange w:id="8273" w:author="Anees Shaikh" w:date="2013-10-06T22:08:00Z">
                <w:pPr>
                  <w:pStyle w:val="XML1"/>
                </w:pPr>
              </w:pPrChange>
            </w:pPr>
            <w:del w:id="8274" w:author="Anees Shaikh" w:date="2013-10-06T22:08:00Z">
              <w:r w:rsidDel="00AE159D">
                <w:delText xml:space="preserve">          &lt;/xs:sequence&gt;</w:delText>
              </w:r>
            </w:del>
          </w:p>
          <w:p w14:paraId="2F5C6BBD" w14:textId="14F7B64B" w:rsidR="00105B1A" w:rsidDel="00AE159D" w:rsidRDefault="00105B1A" w:rsidP="00E8426B">
            <w:pPr>
              <w:pStyle w:val="Caption"/>
              <w:rPr>
                <w:del w:id="8275" w:author="Anees Shaikh" w:date="2013-10-06T22:08:00Z"/>
              </w:rPr>
              <w:pPrChange w:id="8276" w:author="Anees Shaikh" w:date="2013-10-06T22:08:00Z">
                <w:pPr>
                  <w:pStyle w:val="XML1"/>
                </w:pPr>
              </w:pPrChange>
            </w:pPr>
            <w:del w:id="8277" w:author="Anees Shaikh" w:date="2013-10-06T22:08:00Z">
              <w:r w:rsidDel="00AE159D">
                <w:delText xml:space="preserve">        &lt;/xs:complexType&gt;</w:delText>
              </w:r>
            </w:del>
          </w:p>
          <w:p w14:paraId="079DFB65" w14:textId="7E1924BF" w:rsidR="00105B1A" w:rsidDel="00AE159D" w:rsidRDefault="00105B1A" w:rsidP="00E8426B">
            <w:pPr>
              <w:pStyle w:val="Caption"/>
              <w:rPr>
                <w:del w:id="8278" w:author="Anees Shaikh" w:date="2013-10-06T22:08:00Z"/>
              </w:rPr>
              <w:pPrChange w:id="8279" w:author="Anees Shaikh" w:date="2013-10-06T22:08:00Z">
                <w:pPr>
                  <w:pStyle w:val="XML1"/>
                </w:pPr>
              </w:pPrChange>
            </w:pPr>
            <w:del w:id="8280" w:author="Anees Shaikh" w:date="2013-10-06T22:08:00Z">
              <w:r w:rsidDel="00AE159D">
                <w:delText xml:space="preserve">      &lt;/xs:element&gt;</w:delText>
              </w:r>
            </w:del>
          </w:p>
          <w:p w14:paraId="52C1FAFA" w14:textId="25A3BADC" w:rsidR="00105B1A" w:rsidDel="00AE159D" w:rsidRDefault="00105B1A" w:rsidP="00E8426B">
            <w:pPr>
              <w:pStyle w:val="Caption"/>
              <w:rPr>
                <w:del w:id="8281" w:author="Anees Shaikh" w:date="2013-10-06T22:08:00Z"/>
              </w:rPr>
              <w:pPrChange w:id="8282" w:author="Anees Shaikh" w:date="2013-10-06T22:08:00Z">
                <w:pPr>
                  <w:pStyle w:val="XML1"/>
                </w:pPr>
              </w:pPrChange>
            </w:pPr>
            <w:del w:id="8283" w:author="Anees Shaikh" w:date="2013-10-06T22:08:00Z">
              <w:r w:rsidDel="00AE159D">
                <w:delText xml:space="preserve">      &lt;xs:element name="write-actions"&gt;</w:delText>
              </w:r>
            </w:del>
          </w:p>
          <w:p w14:paraId="76C625E1" w14:textId="15444CFC" w:rsidR="00105B1A" w:rsidDel="00AE159D" w:rsidRDefault="00105B1A" w:rsidP="00E8426B">
            <w:pPr>
              <w:pStyle w:val="Caption"/>
              <w:rPr>
                <w:del w:id="8284" w:author="Anees Shaikh" w:date="2013-10-06T22:08:00Z"/>
              </w:rPr>
              <w:pPrChange w:id="8285" w:author="Anees Shaikh" w:date="2013-10-06T22:08:00Z">
                <w:pPr>
                  <w:pStyle w:val="XML1"/>
                </w:pPr>
              </w:pPrChange>
            </w:pPr>
            <w:del w:id="8286" w:author="Anees Shaikh" w:date="2013-10-06T22:08:00Z">
              <w:r w:rsidDel="00AE159D">
                <w:delText xml:space="preserve">        &lt;xs:annotation&gt;</w:delText>
              </w:r>
            </w:del>
          </w:p>
          <w:p w14:paraId="2AA81982" w14:textId="784A28D3" w:rsidR="00105B1A" w:rsidDel="00AE159D" w:rsidRDefault="00105B1A" w:rsidP="00E8426B">
            <w:pPr>
              <w:pStyle w:val="Caption"/>
              <w:rPr>
                <w:del w:id="8287" w:author="Anees Shaikh" w:date="2013-10-06T22:08:00Z"/>
              </w:rPr>
              <w:pPrChange w:id="8288" w:author="Anees Shaikh" w:date="2013-10-06T22:08:00Z">
                <w:pPr>
                  <w:pStyle w:val="XML1"/>
                </w:pPr>
              </w:pPrChange>
            </w:pPr>
            <w:del w:id="8289" w:author="Anees Shaikh" w:date="2013-10-06T22:08:00Z">
              <w:r w:rsidDel="00AE159D">
                <w:delText xml:space="preserve">          &lt;xs:documentation&gt;</w:delText>
              </w:r>
            </w:del>
          </w:p>
          <w:p w14:paraId="0DE751F1" w14:textId="500D1938" w:rsidR="00105B1A" w:rsidDel="00AE159D" w:rsidRDefault="00105B1A" w:rsidP="00E8426B">
            <w:pPr>
              <w:pStyle w:val="Caption"/>
              <w:rPr>
                <w:del w:id="8290" w:author="Anees Shaikh" w:date="2013-10-06T22:08:00Z"/>
              </w:rPr>
              <w:pPrChange w:id="8291" w:author="Anees Shaikh" w:date="2013-10-06T22:08:00Z">
                <w:pPr>
                  <w:pStyle w:val="XML1"/>
                </w:pPr>
              </w:pPrChange>
            </w:pPr>
            <w:del w:id="8292" w:author="Anees Shaikh" w:date="2013-10-06T22:08:00Z">
              <w:r w:rsidDel="00AE159D">
                <w:delText xml:space="preserve">            The list of all write action types supported by</w:delText>
              </w:r>
            </w:del>
          </w:p>
          <w:p w14:paraId="7E3F497D" w14:textId="44305598" w:rsidR="00105B1A" w:rsidDel="00AE159D" w:rsidRDefault="00105B1A" w:rsidP="00E8426B">
            <w:pPr>
              <w:pStyle w:val="Caption"/>
              <w:rPr>
                <w:del w:id="8293" w:author="Anees Shaikh" w:date="2013-10-06T22:08:00Z"/>
              </w:rPr>
              <w:pPrChange w:id="8294" w:author="Anees Shaikh" w:date="2013-10-06T22:08:00Z">
                <w:pPr>
                  <w:pStyle w:val="XML1"/>
                </w:pPr>
              </w:pPrChange>
            </w:pPr>
            <w:del w:id="8295" w:author="Anees Shaikh" w:date="2013-10-06T22:08:00Z">
              <w:r w:rsidDel="00AE159D">
                <w:delText xml:space="preserve">            the flow table.</w:delText>
              </w:r>
            </w:del>
          </w:p>
          <w:p w14:paraId="5CF3306D" w14:textId="0D507ADE" w:rsidR="00105B1A" w:rsidDel="00AE159D" w:rsidRDefault="00105B1A" w:rsidP="00E8426B">
            <w:pPr>
              <w:pStyle w:val="Caption"/>
              <w:rPr>
                <w:del w:id="8296" w:author="Anees Shaikh" w:date="2013-10-06T22:08:00Z"/>
              </w:rPr>
              <w:pPrChange w:id="8297" w:author="Anees Shaikh" w:date="2013-10-06T22:08:00Z">
                <w:pPr>
                  <w:pStyle w:val="XML1"/>
                </w:pPr>
              </w:pPrChange>
            </w:pPr>
            <w:del w:id="8298" w:author="Anees Shaikh" w:date="2013-10-06T22:08:00Z">
              <w:r w:rsidDel="00AE159D">
                <w:delText xml:space="preserve">          &lt;/xs:documentation&gt;</w:delText>
              </w:r>
            </w:del>
          </w:p>
          <w:p w14:paraId="7895B4B7" w14:textId="63865789" w:rsidR="00105B1A" w:rsidDel="00AE159D" w:rsidRDefault="00105B1A" w:rsidP="00E8426B">
            <w:pPr>
              <w:pStyle w:val="Caption"/>
              <w:rPr>
                <w:del w:id="8299" w:author="Anees Shaikh" w:date="2013-10-06T22:08:00Z"/>
              </w:rPr>
              <w:pPrChange w:id="8300" w:author="Anees Shaikh" w:date="2013-10-06T22:08:00Z">
                <w:pPr>
                  <w:pStyle w:val="XML1"/>
                </w:pPr>
              </w:pPrChange>
            </w:pPr>
            <w:del w:id="8301" w:author="Anees Shaikh" w:date="2013-10-06T22:08:00Z">
              <w:r w:rsidDel="00AE159D">
                <w:delText xml:space="preserve">        &lt;/xs:annotation&gt;</w:delText>
              </w:r>
            </w:del>
          </w:p>
          <w:p w14:paraId="2242B8A2" w14:textId="33D90826" w:rsidR="00105B1A" w:rsidDel="00AE159D" w:rsidRDefault="00105B1A" w:rsidP="00E8426B">
            <w:pPr>
              <w:pStyle w:val="Caption"/>
              <w:rPr>
                <w:del w:id="8302" w:author="Anees Shaikh" w:date="2013-10-06T22:08:00Z"/>
              </w:rPr>
              <w:pPrChange w:id="8303" w:author="Anees Shaikh" w:date="2013-10-06T22:08:00Z">
                <w:pPr>
                  <w:pStyle w:val="XML1"/>
                </w:pPr>
              </w:pPrChange>
            </w:pPr>
            <w:del w:id="8304" w:author="Anees Shaikh" w:date="2013-10-06T22:08:00Z">
              <w:r w:rsidDel="00AE159D">
                <w:delText xml:space="preserve">        &lt;xs:complexType&gt;</w:delText>
              </w:r>
            </w:del>
          </w:p>
          <w:p w14:paraId="74B1E4C2" w14:textId="281A6A6E" w:rsidR="00105B1A" w:rsidDel="00AE159D" w:rsidRDefault="00105B1A" w:rsidP="00E8426B">
            <w:pPr>
              <w:pStyle w:val="Caption"/>
              <w:rPr>
                <w:del w:id="8305" w:author="Anees Shaikh" w:date="2013-10-06T22:08:00Z"/>
              </w:rPr>
              <w:pPrChange w:id="8306" w:author="Anees Shaikh" w:date="2013-10-06T22:08:00Z">
                <w:pPr>
                  <w:pStyle w:val="XML1"/>
                </w:pPr>
              </w:pPrChange>
            </w:pPr>
            <w:del w:id="8307" w:author="Anees Shaikh" w:date="2013-10-06T22:08:00Z">
              <w:r w:rsidDel="00AE159D">
                <w:delText xml:space="preserve">          &lt;xs:sequence&gt;</w:delText>
              </w:r>
            </w:del>
          </w:p>
          <w:p w14:paraId="67A1D25F" w14:textId="1871C286" w:rsidR="00105B1A" w:rsidDel="00AE159D" w:rsidRDefault="00105B1A" w:rsidP="00E8426B">
            <w:pPr>
              <w:pStyle w:val="Caption"/>
              <w:rPr>
                <w:del w:id="8308" w:author="Anees Shaikh" w:date="2013-10-06T22:08:00Z"/>
              </w:rPr>
              <w:pPrChange w:id="8309" w:author="Anees Shaikh" w:date="2013-10-06T22:08:00Z">
                <w:pPr>
                  <w:pStyle w:val="XML1"/>
                </w:pPr>
              </w:pPrChange>
            </w:pPr>
            <w:del w:id="8310" w:author="Anees Shaikh" w:date="2013-10-06T22:08:00Z">
              <w:r w:rsidDel="00AE159D">
                <w:delText xml:space="preserve">            &lt;xs:element name="type" minOccurs="0" maxOccurs="unbounded"  type="OFActionType"/&gt;</w:delText>
              </w:r>
            </w:del>
          </w:p>
          <w:p w14:paraId="461075EE" w14:textId="5F4049DF" w:rsidR="00105B1A" w:rsidDel="00AE159D" w:rsidRDefault="00105B1A" w:rsidP="00E8426B">
            <w:pPr>
              <w:pStyle w:val="Caption"/>
              <w:rPr>
                <w:del w:id="8311" w:author="Anees Shaikh" w:date="2013-10-06T22:08:00Z"/>
              </w:rPr>
              <w:pPrChange w:id="8312" w:author="Anees Shaikh" w:date="2013-10-06T22:08:00Z">
                <w:pPr>
                  <w:pStyle w:val="XML1"/>
                </w:pPr>
              </w:pPrChange>
            </w:pPr>
            <w:del w:id="8313" w:author="Anees Shaikh" w:date="2013-10-06T22:08:00Z">
              <w:r w:rsidDel="00AE159D">
                <w:delText xml:space="preserve">          &lt;/xs:sequence&gt;</w:delText>
              </w:r>
            </w:del>
          </w:p>
          <w:p w14:paraId="00890920" w14:textId="124CA106" w:rsidR="00105B1A" w:rsidDel="00AE159D" w:rsidRDefault="00105B1A" w:rsidP="00E8426B">
            <w:pPr>
              <w:pStyle w:val="Caption"/>
              <w:rPr>
                <w:del w:id="8314" w:author="Anees Shaikh" w:date="2013-10-06T22:08:00Z"/>
              </w:rPr>
              <w:pPrChange w:id="8315" w:author="Anees Shaikh" w:date="2013-10-06T22:08:00Z">
                <w:pPr>
                  <w:pStyle w:val="XML1"/>
                </w:pPr>
              </w:pPrChange>
            </w:pPr>
            <w:del w:id="8316" w:author="Anees Shaikh" w:date="2013-10-06T22:08:00Z">
              <w:r w:rsidDel="00AE159D">
                <w:delText xml:space="preserve">        &lt;/xs:complexType&gt;</w:delText>
              </w:r>
            </w:del>
          </w:p>
          <w:p w14:paraId="242FC60D" w14:textId="20CA0B45" w:rsidR="00105B1A" w:rsidDel="00AE159D" w:rsidRDefault="00105B1A" w:rsidP="00E8426B">
            <w:pPr>
              <w:pStyle w:val="Caption"/>
              <w:rPr>
                <w:del w:id="8317" w:author="Anees Shaikh" w:date="2013-10-06T22:08:00Z"/>
              </w:rPr>
              <w:pPrChange w:id="8318" w:author="Anees Shaikh" w:date="2013-10-06T22:08:00Z">
                <w:pPr>
                  <w:pStyle w:val="XML1"/>
                </w:pPr>
              </w:pPrChange>
            </w:pPr>
            <w:del w:id="8319" w:author="Anees Shaikh" w:date="2013-10-06T22:08:00Z">
              <w:r w:rsidDel="00AE159D">
                <w:delText xml:space="preserve">      &lt;/xs:element&gt;</w:delText>
              </w:r>
            </w:del>
          </w:p>
          <w:p w14:paraId="57CDA7C1" w14:textId="021F105D" w:rsidR="00105B1A" w:rsidDel="00AE159D" w:rsidRDefault="00105B1A" w:rsidP="00E8426B">
            <w:pPr>
              <w:pStyle w:val="Caption"/>
              <w:rPr>
                <w:del w:id="8320" w:author="Anees Shaikh" w:date="2013-10-06T22:08:00Z"/>
              </w:rPr>
              <w:pPrChange w:id="8321" w:author="Anees Shaikh" w:date="2013-10-06T22:08:00Z">
                <w:pPr>
                  <w:pStyle w:val="XML1"/>
                </w:pPr>
              </w:pPrChange>
            </w:pPr>
            <w:del w:id="8322" w:author="Anees Shaikh" w:date="2013-10-06T22:08:00Z">
              <w:r w:rsidDel="00AE159D">
                <w:delText xml:space="preserve">      &lt;xs:element name="apply-actions"&gt;</w:delText>
              </w:r>
            </w:del>
          </w:p>
          <w:p w14:paraId="07A983F3" w14:textId="7CC37F65" w:rsidR="00105B1A" w:rsidDel="00AE159D" w:rsidRDefault="00105B1A" w:rsidP="00E8426B">
            <w:pPr>
              <w:pStyle w:val="Caption"/>
              <w:rPr>
                <w:del w:id="8323" w:author="Anees Shaikh" w:date="2013-10-06T22:08:00Z"/>
              </w:rPr>
              <w:pPrChange w:id="8324" w:author="Anees Shaikh" w:date="2013-10-06T22:08:00Z">
                <w:pPr>
                  <w:pStyle w:val="XML1"/>
                </w:pPr>
              </w:pPrChange>
            </w:pPr>
            <w:del w:id="8325" w:author="Anees Shaikh" w:date="2013-10-06T22:08:00Z">
              <w:r w:rsidDel="00AE159D">
                <w:delText xml:space="preserve">        &lt;xs:annotation&gt;</w:delText>
              </w:r>
            </w:del>
          </w:p>
          <w:p w14:paraId="0D37C192" w14:textId="72FB4E0F" w:rsidR="00105B1A" w:rsidDel="00AE159D" w:rsidRDefault="00105B1A" w:rsidP="00E8426B">
            <w:pPr>
              <w:pStyle w:val="Caption"/>
              <w:rPr>
                <w:del w:id="8326" w:author="Anees Shaikh" w:date="2013-10-06T22:08:00Z"/>
              </w:rPr>
              <w:pPrChange w:id="8327" w:author="Anees Shaikh" w:date="2013-10-06T22:08:00Z">
                <w:pPr>
                  <w:pStyle w:val="XML1"/>
                </w:pPr>
              </w:pPrChange>
            </w:pPr>
            <w:del w:id="8328" w:author="Anees Shaikh" w:date="2013-10-06T22:08:00Z">
              <w:r w:rsidDel="00AE159D">
                <w:delText xml:space="preserve">          &lt;xs:documentation&gt;</w:delText>
              </w:r>
            </w:del>
          </w:p>
          <w:p w14:paraId="2F09ABAC" w14:textId="2DEE9CD9" w:rsidR="00105B1A" w:rsidDel="00AE159D" w:rsidRDefault="00105B1A" w:rsidP="00E8426B">
            <w:pPr>
              <w:pStyle w:val="Caption"/>
              <w:rPr>
                <w:del w:id="8329" w:author="Anees Shaikh" w:date="2013-10-06T22:08:00Z"/>
              </w:rPr>
              <w:pPrChange w:id="8330" w:author="Anees Shaikh" w:date="2013-10-06T22:08:00Z">
                <w:pPr>
                  <w:pStyle w:val="XML1"/>
                </w:pPr>
              </w:pPrChange>
            </w:pPr>
            <w:del w:id="8331" w:author="Anees Shaikh" w:date="2013-10-06T22:08:00Z">
              <w:r w:rsidDel="00AE159D">
                <w:delText xml:space="preserve">            The list of all apply action types supported by</w:delText>
              </w:r>
            </w:del>
          </w:p>
          <w:p w14:paraId="210BB0B7" w14:textId="3603ED00" w:rsidR="00105B1A" w:rsidDel="00AE159D" w:rsidRDefault="00105B1A" w:rsidP="00E8426B">
            <w:pPr>
              <w:pStyle w:val="Caption"/>
              <w:rPr>
                <w:del w:id="8332" w:author="Anees Shaikh" w:date="2013-10-06T22:08:00Z"/>
              </w:rPr>
              <w:pPrChange w:id="8333" w:author="Anees Shaikh" w:date="2013-10-06T22:08:00Z">
                <w:pPr>
                  <w:pStyle w:val="XML1"/>
                </w:pPr>
              </w:pPrChange>
            </w:pPr>
            <w:del w:id="8334" w:author="Anees Shaikh" w:date="2013-10-06T22:08:00Z">
              <w:r w:rsidDel="00AE159D">
                <w:delText xml:space="preserve">            the flow table.</w:delText>
              </w:r>
            </w:del>
          </w:p>
          <w:p w14:paraId="58871E0B" w14:textId="4FA7ED5E" w:rsidR="00105B1A" w:rsidDel="00AE159D" w:rsidRDefault="00105B1A" w:rsidP="00E8426B">
            <w:pPr>
              <w:pStyle w:val="Caption"/>
              <w:rPr>
                <w:del w:id="8335" w:author="Anees Shaikh" w:date="2013-10-06T22:08:00Z"/>
              </w:rPr>
              <w:pPrChange w:id="8336" w:author="Anees Shaikh" w:date="2013-10-06T22:08:00Z">
                <w:pPr>
                  <w:pStyle w:val="XML1"/>
                </w:pPr>
              </w:pPrChange>
            </w:pPr>
            <w:del w:id="8337" w:author="Anees Shaikh" w:date="2013-10-06T22:08:00Z">
              <w:r w:rsidDel="00AE159D">
                <w:delText xml:space="preserve">          &lt;/xs:documentation&gt;</w:delText>
              </w:r>
            </w:del>
          </w:p>
          <w:p w14:paraId="5298635D" w14:textId="4E4FC0AA" w:rsidR="00105B1A" w:rsidDel="00AE159D" w:rsidRDefault="00105B1A" w:rsidP="00E8426B">
            <w:pPr>
              <w:pStyle w:val="Caption"/>
              <w:rPr>
                <w:del w:id="8338" w:author="Anees Shaikh" w:date="2013-10-06T22:08:00Z"/>
              </w:rPr>
              <w:pPrChange w:id="8339" w:author="Anees Shaikh" w:date="2013-10-06T22:08:00Z">
                <w:pPr>
                  <w:pStyle w:val="XML1"/>
                </w:pPr>
              </w:pPrChange>
            </w:pPr>
            <w:del w:id="8340" w:author="Anees Shaikh" w:date="2013-10-06T22:08:00Z">
              <w:r w:rsidDel="00AE159D">
                <w:delText xml:space="preserve">        &lt;/xs:annotation&gt;</w:delText>
              </w:r>
            </w:del>
          </w:p>
          <w:p w14:paraId="3B28B8AF" w14:textId="649F12FF" w:rsidR="00105B1A" w:rsidDel="00AE159D" w:rsidRDefault="00105B1A" w:rsidP="00E8426B">
            <w:pPr>
              <w:pStyle w:val="Caption"/>
              <w:rPr>
                <w:del w:id="8341" w:author="Anees Shaikh" w:date="2013-10-06T22:08:00Z"/>
              </w:rPr>
              <w:pPrChange w:id="8342" w:author="Anees Shaikh" w:date="2013-10-06T22:08:00Z">
                <w:pPr>
                  <w:pStyle w:val="XML1"/>
                </w:pPr>
              </w:pPrChange>
            </w:pPr>
            <w:del w:id="8343" w:author="Anees Shaikh" w:date="2013-10-06T22:08:00Z">
              <w:r w:rsidDel="00AE159D">
                <w:delText xml:space="preserve">        &lt;xs:complexType&gt;</w:delText>
              </w:r>
            </w:del>
          </w:p>
          <w:p w14:paraId="2441D982" w14:textId="45A8A74A" w:rsidR="00105B1A" w:rsidDel="00AE159D" w:rsidRDefault="00105B1A" w:rsidP="00E8426B">
            <w:pPr>
              <w:pStyle w:val="Caption"/>
              <w:rPr>
                <w:del w:id="8344" w:author="Anees Shaikh" w:date="2013-10-06T22:08:00Z"/>
              </w:rPr>
              <w:pPrChange w:id="8345" w:author="Anees Shaikh" w:date="2013-10-06T22:08:00Z">
                <w:pPr>
                  <w:pStyle w:val="XML1"/>
                </w:pPr>
              </w:pPrChange>
            </w:pPr>
            <w:del w:id="8346" w:author="Anees Shaikh" w:date="2013-10-06T22:08:00Z">
              <w:r w:rsidDel="00AE159D">
                <w:delText xml:space="preserve">          &lt;xs:sequence&gt;</w:delText>
              </w:r>
            </w:del>
          </w:p>
          <w:p w14:paraId="0D421218" w14:textId="722695E0" w:rsidR="00105B1A" w:rsidDel="00AE159D" w:rsidRDefault="00105B1A" w:rsidP="00E8426B">
            <w:pPr>
              <w:pStyle w:val="Caption"/>
              <w:rPr>
                <w:del w:id="8347" w:author="Anees Shaikh" w:date="2013-10-06T22:08:00Z"/>
              </w:rPr>
              <w:pPrChange w:id="8348" w:author="Anees Shaikh" w:date="2013-10-06T22:08:00Z">
                <w:pPr>
                  <w:pStyle w:val="XML1"/>
                </w:pPr>
              </w:pPrChange>
            </w:pPr>
            <w:del w:id="8349" w:author="Anees Shaikh" w:date="2013-10-06T22:08:00Z">
              <w:r w:rsidDel="00AE159D">
                <w:delText xml:space="preserve">            &lt;xs:element name="type" minOccurs="0" maxOccurs="unbounded"  type="OFActionType"/&gt;</w:delText>
              </w:r>
            </w:del>
          </w:p>
          <w:p w14:paraId="3ABCC93C" w14:textId="4D50A3F7" w:rsidR="00105B1A" w:rsidDel="00AE159D" w:rsidRDefault="00105B1A" w:rsidP="00E8426B">
            <w:pPr>
              <w:pStyle w:val="Caption"/>
              <w:rPr>
                <w:del w:id="8350" w:author="Anees Shaikh" w:date="2013-10-06T22:08:00Z"/>
              </w:rPr>
              <w:pPrChange w:id="8351" w:author="Anees Shaikh" w:date="2013-10-06T22:08:00Z">
                <w:pPr>
                  <w:pStyle w:val="XML1"/>
                </w:pPr>
              </w:pPrChange>
            </w:pPr>
            <w:del w:id="8352" w:author="Anees Shaikh" w:date="2013-10-06T22:08:00Z">
              <w:r w:rsidDel="00AE159D">
                <w:delText xml:space="preserve">          &lt;/xs:sequence&gt;</w:delText>
              </w:r>
            </w:del>
          </w:p>
          <w:p w14:paraId="7780C435" w14:textId="29AF22A8" w:rsidR="00105B1A" w:rsidDel="00AE159D" w:rsidRDefault="00105B1A" w:rsidP="00E8426B">
            <w:pPr>
              <w:pStyle w:val="Caption"/>
              <w:rPr>
                <w:del w:id="8353" w:author="Anees Shaikh" w:date="2013-10-06T22:08:00Z"/>
              </w:rPr>
              <w:pPrChange w:id="8354" w:author="Anees Shaikh" w:date="2013-10-06T22:08:00Z">
                <w:pPr>
                  <w:pStyle w:val="XML1"/>
                </w:pPr>
              </w:pPrChange>
            </w:pPr>
            <w:del w:id="8355" w:author="Anees Shaikh" w:date="2013-10-06T22:08:00Z">
              <w:r w:rsidDel="00AE159D">
                <w:delText xml:space="preserve">        &lt;/xs:complexType&gt;</w:delText>
              </w:r>
            </w:del>
          </w:p>
          <w:p w14:paraId="21F4150D" w14:textId="3ED15E66" w:rsidR="00105B1A" w:rsidDel="00AE159D" w:rsidRDefault="00105B1A" w:rsidP="00E8426B">
            <w:pPr>
              <w:pStyle w:val="Caption"/>
              <w:rPr>
                <w:del w:id="8356" w:author="Anees Shaikh" w:date="2013-10-06T22:08:00Z"/>
              </w:rPr>
              <w:pPrChange w:id="8357" w:author="Anees Shaikh" w:date="2013-10-06T22:08:00Z">
                <w:pPr>
                  <w:pStyle w:val="XML1"/>
                </w:pPr>
              </w:pPrChange>
            </w:pPr>
            <w:del w:id="8358" w:author="Anees Shaikh" w:date="2013-10-06T22:08:00Z">
              <w:r w:rsidDel="00AE159D">
                <w:delText xml:space="preserve">      &lt;/xs:element&gt;</w:delText>
              </w:r>
            </w:del>
          </w:p>
          <w:p w14:paraId="2BD84780" w14:textId="270B9893" w:rsidR="00105B1A" w:rsidDel="00AE159D" w:rsidRDefault="00105B1A" w:rsidP="00E8426B">
            <w:pPr>
              <w:pStyle w:val="Caption"/>
              <w:rPr>
                <w:del w:id="8359" w:author="Anees Shaikh" w:date="2013-10-06T22:08:00Z"/>
              </w:rPr>
              <w:pPrChange w:id="8360" w:author="Anees Shaikh" w:date="2013-10-06T22:08:00Z">
                <w:pPr>
                  <w:pStyle w:val="XML1"/>
                </w:pPr>
              </w:pPrChange>
            </w:pPr>
            <w:del w:id="8361" w:author="Anees Shaikh" w:date="2013-10-06T22:08:00Z">
              <w:r w:rsidDel="00AE159D">
                <w:delText xml:space="preserve">      &lt;xs:element name="write-setfields"&gt;</w:delText>
              </w:r>
            </w:del>
          </w:p>
          <w:p w14:paraId="233BC0AF" w14:textId="02E90145" w:rsidR="00105B1A" w:rsidDel="00AE159D" w:rsidRDefault="00105B1A" w:rsidP="00E8426B">
            <w:pPr>
              <w:pStyle w:val="Caption"/>
              <w:rPr>
                <w:del w:id="8362" w:author="Anees Shaikh" w:date="2013-10-06T22:08:00Z"/>
              </w:rPr>
              <w:pPrChange w:id="8363" w:author="Anees Shaikh" w:date="2013-10-06T22:08:00Z">
                <w:pPr>
                  <w:pStyle w:val="XML1"/>
                </w:pPr>
              </w:pPrChange>
            </w:pPr>
            <w:del w:id="8364" w:author="Anees Shaikh" w:date="2013-10-06T22:08:00Z">
              <w:r w:rsidDel="00AE159D">
                <w:delText xml:space="preserve">        &lt;xs:annotation&gt;</w:delText>
              </w:r>
            </w:del>
          </w:p>
          <w:p w14:paraId="465BC27B" w14:textId="3FE26615" w:rsidR="00105B1A" w:rsidDel="00AE159D" w:rsidRDefault="00105B1A" w:rsidP="00E8426B">
            <w:pPr>
              <w:pStyle w:val="Caption"/>
              <w:rPr>
                <w:del w:id="8365" w:author="Anees Shaikh" w:date="2013-10-06T22:08:00Z"/>
              </w:rPr>
              <w:pPrChange w:id="8366" w:author="Anees Shaikh" w:date="2013-10-06T22:08:00Z">
                <w:pPr>
                  <w:pStyle w:val="XML1"/>
                </w:pPr>
              </w:pPrChange>
            </w:pPr>
            <w:del w:id="8367" w:author="Anees Shaikh" w:date="2013-10-06T22:08:00Z">
              <w:r w:rsidDel="00AE159D">
                <w:delText xml:space="preserve">          &lt;xs:documentation&gt;</w:delText>
              </w:r>
            </w:del>
          </w:p>
          <w:p w14:paraId="4940B868" w14:textId="6B7303B1" w:rsidR="00105B1A" w:rsidDel="00AE159D" w:rsidRDefault="00105B1A" w:rsidP="00E8426B">
            <w:pPr>
              <w:pStyle w:val="Caption"/>
              <w:rPr>
                <w:del w:id="8368" w:author="Anees Shaikh" w:date="2013-10-06T22:08:00Z"/>
              </w:rPr>
              <w:pPrChange w:id="8369" w:author="Anees Shaikh" w:date="2013-10-06T22:08:00Z">
                <w:pPr>
                  <w:pStyle w:val="XML1"/>
                </w:pPr>
              </w:pPrChange>
            </w:pPr>
            <w:del w:id="8370" w:author="Anees Shaikh" w:date="2013-10-06T22:08:00Z">
              <w:r w:rsidDel="00AE159D">
                <w:delText xml:space="preserve">            The list of all 'set-field' action types </w:delText>
              </w:r>
            </w:del>
          </w:p>
          <w:p w14:paraId="52EF51CF" w14:textId="36617E1C" w:rsidR="00105B1A" w:rsidDel="00AE159D" w:rsidRDefault="00105B1A" w:rsidP="00E8426B">
            <w:pPr>
              <w:pStyle w:val="Caption"/>
              <w:rPr>
                <w:del w:id="8371" w:author="Anees Shaikh" w:date="2013-10-06T22:08:00Z"/>
              </w:rPr>
              <w:pPrChange w:id="8372" w:author="Anees Shaikh" w:date="2013-10-06T22:08:00Z">
                <w:pPr>
                  <w:pStyle w:val="XML1"/>
                </w:pPr>
              </w:pPrChange>
            </w:pPr>
            <w:del w:id="8373" w:author="Anees Shaikh" w:date="2013-10-06T22:08:00Z">
              <w:r w:rsidDel="00AE159D">
                <w:delText xml:space="preserve">            supported by the table using write actions.</w:delText>
              </w:r>
            </w:del>
          </w:p>
          <w:p w14:paraId="42225ED8" w14:textId="552FC5B9" w:rsidR="00105B1A" w:rsidDel="00AE159D" w:rsidRDefault="00105B1A" w:rsidP="00E8426B">
            <w:pPr>
              <w:pStyle w:val="Caption"/>
              <w:rPr>
                <w:del w:id="8374" w:author="Anees Shaikh" w:date="2013-10-06T22:08:00Z"/>
              </w:rPr>
              <w:pPrChange w:id="8375" w:author="Anees Shaikh" w:date="2013-10-06T22:08:00Z">
                <w:pPr>
                  <w:pStyle w:val="XML1"/>
                </w:pPr>
              </w:pPrChange>
            </w:pPr>
            <w:del w:id="8376" w:author="Anees Shaikh" w:date="2013-10-06T22:08:00Z">
              <w:r w:rsidDel="00AE159D">
                <w:delText xml:space="preserve">          &lt;/xs:documentation&gt;</w:delText>
              </w:r>
            </w:del>
          </w:p>
          <w:p w14:paraId="3B9D6CD8" w14:textId="24C123F9" w:rsidR="00105B1A" w:rsidDel="00AE159D" w:rsidRDefault="00105B1A" w:rsidP="00E8426B">
            <w:pPr>
              <w:pStyle w:val="Caption"/>
              <w:rPr>
                <w:del w:id="8377" w:author="Anees Shaikh" w:date="2013-10-06T22:08:00Z"/>
              </w:rPr>
              <w:pPrChange w:id="8378" w:author="Anees Shaikh" w:date="2013-10-06T22:08:00Z">
                <w:pPr>
                  <w:pStyle w:val="XML1"/>
                </w:pPr>
              </w:pPrChange>
            </w:pPr>
            <w:del w:id="8379" w:author="Anees Shaikh" w:date="2013-10-06T22:08:00Z">
              <w:r w:rsidDel="00AE159D">
                <w:delText xml:space="preserve">        &lt;/xs:annotation&gt;</w:delText>
              </w:r>
            </w:del>
          </w:p>
          <w:p w14:paraId="21657549" w14:textId="208DD22A" w:rsidR="00105B1A" w:rsidDel="00AE159D" w:rsidRDefault="00105B1A" w:rsidP="00E8426B">
            <w:pPr>
              <w:pStyle w:val="Caption"/>
              <w:rPr>
                <w:del w:id="8380" w:author="Anees Shaikh" w:date="2013-10-06T22:08:00Z"/>
              </w:rPr>
              <w:pPrChange w:id="8381" w:author="Anees Shaikh" w:date="2013-10-06T22:08:00Z">
                <w:pPr>
                  <w:pStyle w:val="XML1"/>
                </w:pPr>
              </w:pPrChange>
            </w:pPr>
            <w:del w:id="8382" w:author="Anees Shaikh" w:date="2013-10-06T22:08:00Z">
              <w:r w:rsidDel="00AE159D">
                <w:delText xml:space="preserve">        &lt;xs:complexType&gt;</w:delText>
              </w:r>
            </w:del>
          </w:p>
          <w:p w14:paraId="4C512AB0" w14:textId="34B3FFA2" w:rsidR="00105B1A" w:rsidDel="00AE159D" w:rsidRDefault="00105B1A" w:rsidP="00E8426B">
            <w:pPr>
              <w:pStyle w:val="Caption"/>
              <w:rPr>
                <w:del w:id="8383" w:author="Anees Shaikh" w:date="2013-10-06T22:08:00Z"/>
              </w:rPr>
              <w:pPrChange w:id="8384" w:author="Anees Shaikh" w:date="2013-10-06T22:08:00Z">
                <w:pPr>
                  <w:pStyle w:val="XML1"/>
                </w:pPr>
              </w:pPrChange>
            </w:pPr>
            <w:del w:id="8385" w:author="Anees Shaikh" w:date="2013-10-06T22:08:00Z">
              <w:r w:rsidDel="00AE159D">
                <w:delText xml:space="preserve">          &lt;xs:sequence&gt;</w:delText>
              </w:r>
            </w:del>
          </w:p>
          <w:p w14:paraId="60DF927A" w14:textId="7862B933" w:rsidR="00105B1A" w:rsidDel="00AE159D" w:rsidRDefault="00105B1A" w:rsidP="00E8426B">
            <w:pPr>
              <w:pStyle w:val="Caption"/>
              <w:rPr>
                <w:del w:id="8386" w:author="Anees Shaikh" w:date="2013-10-06T22:08:00Z"/>
              </w:rPr>
              <w:pPrChange w:id="8387" w:author="Anees Shaikh" w:date="2013-10-06T22:08:00Z">
                <w:pPr>
                  <w:pStyle w:val="XML1"/>
                </w:pPr>
              </w:pPrChange>
            </w:pPr>
            <w:del w:id="8388" w:author="Anees Shaikh" w:date="2013-10-06T22:08:00Z">
              <w:r w:rsidDel="00AE159D">
                <w:delText xml:space="preserve">            &lt;xs:element name="type" minOccurs="0" maxOccurs="unbounded"  type="OFMatchFieldType"/&gt;</w:delText>
              </w:r>
            </w:del>
          </w:p>
          <w:p w14:paraId="7C034BC7" w14:textId="7E67C113" w:rsidR="00105B1A" w:rsidDel="00AE159D" w:rsidRDefault="00105B1A" w:rsidP="00E8426B">
            <w:pPr>
              <w:pStyle w:val="Caption"/>
              <w:rPr>
                <w:del w:id="8389" w:author="Anees Shaikh" w:date="2013-10-06T22:08:00Z"/>
              </w:rPr>
              <w:pPrChange w:id="8390" w:author="Anees Shaikh" w:date="2013-10-06T22:08:00Z">
                <w:pPr>
                  <w:pStyle w:val="XML1"/>
                </w:pPr>
              </w:pPrChange>
            </w:pPr>
            <w:del w:id="8391" w:author="Anees Shaikh" w:date="2013-10-06T22:08:00Z">
              <w:r w:rsidDel="00AE159D">
                <w:delText xml:space="preserve">          &lt;/xs:sequence&gt;</w:delText>
              </w:r>
            </w:del>
          </w:p>
          <w:p w14:paraId="257EFBFE" w14:textId="6D66F74D" w:rsidR="00105B1A" w:rsidDel="00AE159D" w:rsidRDefault="00105B1A" w:rsidP="00E8426B">
            <w:pPr>
              <w:pStyle w:val="Caption"/>
              <w:rPr>
                <w:del w:id="8392" w:author="Anees Shaikh" w:date="2013-10-06T22:08:00Z"/>
              </w:rPr>
              <w:pPrChange w:id="8393" w:author="Anees Shaikh" w:date="2013-10-06T22:08:00Z">
                <w:pPr>
                  <w:pStyle w:val="XML1"/>
                </w:pPr>
              </w:pPrChange>
            </w:pPr>
            <w:del w:id="8394" w:author="Anees Shaikh" w:date="2013-10-06T22:08:00Z">
              <w:r w:rsidDel="00AE159D">
                <w:delText xml:space="preserve">        &lt;/xs:complexType&gt;</w:delText>
              </w:r>
            </w:del>
          </w:p>
          <w:p w14:paraId="13960BEE" w14:textId="222A397D" w:rsidR="00105B1A" w:rsidDel="00AE159D" w:rsidRDefault="00105B1A" w:rsidP="00E8426B">
            <w:pPr>
              <w:pStyle w:val="Caption"/>
              <w:rPr>
                <w:del w:id="8395" w:author="Anees Shaikh" w:date="2013-10-06T22:08:00Z"/>
              </w:rPr>
              <w:pPrChange w:id="8396" w:author="Anees Shaikh" w:date="2013-10-06T22:08:00Z">
                <w:pPr>
                  <w:pStyle w:val="XML1"/>
                </w:pPr>
              </w:pPrChange>
            </w:pPr>
            <w:del w:id="8397" w:author="Anees Shaikh" w:date="2013-10-06T22:08:00Z">
              <w:r w:rsidDel="00AE159D">
                <w:delText xml:space="preserve">      &lt;/xs:element&gt;</w:delText>
              </w:r>
            </w:del>
          </w:p>
          <w:p w14:paraId="7E5455F7" w14:textId="48EC3545" w:rsidR="00105B1A" w:rsidDel="00AE159D" w:rsidRDefault="00105B1A" w:rsidP="00E8426B">
            <w:pPr>
              <w:pStyle w:val="Caption"/>
              <w:rPr>
                <w:del w:id="8398" w:author="Anees Shaikh" w:date="2013-10-06T22:08:00Z"/>
              </w:rPr>
              <w:pPrChange w:id="8399" w:author="Anees Shaikh" w:date="2013-10-06T22:08:00Z">
                <w:pPr>
                  <w:pStyle w:val="XML1"/>
                </w:pPr>
              </w:pPrChange>
            </w:pPr>
            <w:del w:id="8400" w:author="Anees Shaikh" w:date="2013-10-06T22:08:00Z">
              <w:r w:rsidDel="00AE159D">
                <w:delText xml:space="preserve">      &lt;xs:element name="apply-setfields"&gt;</w:delText>
              </w:r>
            </w:del>
          </w:p>
          <w:p w14:paraId="0472E0E4" w14:textId="12E847BE" w:rsidR="00105B1A" w:rsidDel="00AE159D" w:rsidRDefault="00105B1A" w:rsidP="00E8426B">
            <w:pPr>
              <w:pStyle w:val="Caption"/>
              <w:rPr>
                <w:del w:id="8401" w:author="Anees Shaikh" w:date="2013-10-06T22:08:00Z"/>
              </w:rPr>
              <w:pPrChange w:id="8402" w:author="Anees Shaikh" w:date="2013-10-06T22:08:00Z">
                <w:pPr>
                  <w:pStyle w:val="XML1"/>
                </w:pPr>
              </w:pPrChange>
            </w:pPr>
            <w:del w:id="8403" w:author="Anees Shaikh" w:date="2013-10-06T22:08:00Z">
              <w:r w:rsidDel="00AE159D">
                <w:delText xml:space="preserve">        &lt;xs:annotation&gt;</w:delText>
              </w:r>
            </w:del>
          </w:p>
          <w:p w14:paraId="462A3D8E" w14:textId="7414F613" w:rsidR="00105B1A" w:rsidDel="00AE159D" w:rsidRDefault="00105B1A" w:rsidP="00E8426B">
            <w:pPr>
              <w:pStyle w:val="Caption"/>
              <w:rPr>
                <w:del w:id="8404" w:author="Anees Shaikh" w:date="2013-10-06T22:08:00Z"/>
              </w:rPr>
              <w:pPrChange w:id="8405" w:author="Anees Shaikh" w:date="2013-10-06T22:08:00Z">
                <w:pPr>
                  <w:pStyle w:val="XML1"/>
                </w:pPr>
              </w:pPrChange>
            </w:pPr>
            <w:del w:id="8406" w:author="Anees Shaikh" w:date="2013-10-06T22:08:00Z">
              <w:r w:rsidDel="00AE159D">
                <w:delText xml:space="preserve">          &lt;xs:documentation&gt;</w:delText>
              </w:r>
            </w:del>
          </w:p>
          <w:p w14:paraId="5D88494D" w14:textId="63311DA1" w:rsidR="00105B1A" w:rsidDel="00AE159D" w:rsidRDefault="00105B1A" w:rsidP="00E8426B">
            <w:pPr>
              <w:pStyle w:val="Caption"/>
              <w:rPr>
                <w:del w:id="8407" w:author="Anees Shaikh" w:date="2013-10-06T22:08:00Z"/>
              </w:rPr>
              <w:pPrChange w:id="8408" w:author="Anees Shaikh" w:date="2013-10-06T22:08:00Z">
                <w:pPr>
                  <w:pStyle w:val="XML1"/>
                </w:pPr>
              </w:pPrChange>
            </w:pPr>
            <w:del w:id="8409" w:author="Anees Shaikh" w:date="2013-10-06T22:08:00Z">
              <w:r w:rsidDel="00AE159D">
                <w:delText xml:space="preserve">            The list of all 'set-field' action types </w:delText>
              </w:r>
            </w:del>
          </w:p>
          <w:p w14:paraId="5070EB35" w14:textId="6E4A8486" w:rsidR="00105B1A" w:rsidDel="00AE159D" w:rsidRDefault="00105B1A" w:rsidP="00E8426B">
            <w:pPr>
              <w:pStyle w:val="Caption"/>
              <w:rPr>
                <w:del w:id="8410" w:author="Anees Shaikh" w:date="2013-10-06T22:08:00Z"/>
              </w:rPr>
              <w:pPrChange w:id="8411" w:author="Anees Shaikh" w:date="2013-10-06T22:08:00Z">
                <w:pPr>
                  <w:pStyle w:val="XML1"/>
                </w:pPr>
              </w:pPrChange>
            </w:pPr>
            <w:del w:id="8412" w:author="Anees Shaikh" w:date="2013-10-06T22:08:00Z">
              <w:r w:rsidDel="00AE159D">
                <w:delText xml:space="preserve">            supported by the table using apply actions.</w:delText>
              </w:r>
            </w:del>
          </w:p>
          <w:p w14:paraId="16FC4119" w14:textId="3BCAFD1E" w:rsidR="00105B1A" w:rsidDel="00AE159D" w:rsidRDefault="00105B1A" w:rsidP="00E8426B">
            <w:pPr>
              <w:pStyle w:val="Caption"/>
              <w:rPr>
                <w:del w:id="8413" w:author="Anees Shaikh" w:date="2013-10-06T22:08:00Z"/>
              </w:rPr>
              <w:pPrChange w:id="8414" w:author="Anees Shaikh" w:date="2013-10-06T22:08:00Z">
                <w:pPr>
                  <w:pStyle w:val="XML1"/>
                </w:pPr>
              </w:pPrChange>
            </w:pPr>
            <w:del w:id="8415" w:author="Anees Shaikh" w:date="2013-10-06T22:08:00Z">
              <w:r w:rsidDel="00AE159D">
                <w:delText xml:space="preserve">          &lt;/xs:documentation&gt;</w:delText>
              </w:r>
            </w:del>
          </w:p>
          <w:p w14:paraId="665A24AF" w14:textId="755D4C39" w:rsidR="00105B1A" w:rsidDel="00AE159D" w:rsidRDefault="00105B1A" w:rsidP="00E8426B">
            <w:pPr>
              <w:pStyle w:val="Caption"/>
              <w:rPr>
                <w:del w:id="8416" w:author="Anees Shaikh" w:date="2013-10-06T22:08:00Z"/>
              </w:rPr>
              <w:pPrChange w:id="8417" w:author="Anees Shaikh" w:date="2013-10-06T22:08:00Z">
                <w:pPr>
                  <w:pStyle w:val="XML1"/>
                </w:pPr>
              </w:pPrChange>
            </w:pPr>
            <w:del w:id="8418" w:author="Anees Shaikh" w:date="2013-10-06T22:08:00Z">
              <w:r w:rsidDel="00AE159D">
                <w:delText xml:space="preserve">        &lt;/xs:annotation&gt;</w:delText>
              </w:r>
            </w:del>
          </w:p>
          <w:p w14:paraId="2B3E4E27" w14:textId="17422F3B" w:rsidR="00105B1A" w:rsidDel="00AE159D" w:rsidRDefault="00105B1A" w:rsidP="00E8426B">
            <w:pPr>
              <w:pStyle w:val="Caption"/>
              <w:rPr>
                <w:del w:id="8419" w:author="Anees Shaikh" w:date="2013-10-06T22:08:00Z"/>
              </w:rPr>
              <w:pPrChange w:id="8420" w:author="Anees Shaikh" w:date="2013-10-06T22:08:00Z">
                <w:pPr>
                  <w:pStyle w:val="XML1"/>
                </w:pPr>
              </w:pPrChange>
            </w:pPr>
            <w:del w:id="8421" w:author="Anees Shaikh" w:date="2013-10-06T22:08:00Z">
              <w:r w:rsidDel="00AE159D">
                <w:delText xml:space="preserve">        &lt;xs:complexType&gt;</w:delText>
              </w:r>
            </w:del>
          </w:p>
          <w:p w14:paraId="1048FC52" w14:textId="611A9C1C" w:rsidR="00105B1A" w:rsidDel="00AE159D" w:rsidRDefault="00105B1A" w:rsidP="00E8426B">
            <w:pPr>
              <w:pStyle w:val="Caption"/>
              <w:rPr>
                <w:del w:id="8422" w:author="Anees Shaikh" w:date="2013-10-06T22:08:00Z"/>
              </w:rPr>
              <w:pPrChange w:id="8423" w:author="Anees Shaikh" w:date="2013-10-06T22:08:00Z">
                <w:pPr>
                  <w:pStyle w:val="XML1"/>
                </w:pPr>
              </w:pPrChange>
            </w:pPr>
            <w:del w:id="8424" w:author="Anees Shaikh" w:date="2013-10-06T22:08:00Z">
              <w:r w:rsidDel="00AE159D">
                <w:delText xml:space="preserve">          &lt;xs:sequence&gt;</w:delText>
              </w:r>
            </w:del>
          </w:p>
          <w:p w14:paraId="5B049A92" w14:textId="418CA071" w:rsidR="00105B1A" w:rsidDel="00AE159D" w:rsidRDefault="00105B1A" w:rsidP="00E8426B">
            <w:pPr>
              <w:pStyle w:val="Caption"/>
              <w:rPr>
                <w:del w:id="8425" w:author="Anees Shaikh" w:date="2013-10-06T22:08:00Z"/>
              </w:rPr>
              <w:pPrChange w:id="8426" w:author="Anees Shaikh" w:date="2013-10-06T22:08:00Z">
                <w:pPr>
                  <w:pStyle w:val="XML1"/>
                </w:pPr>
              </w:pPrChange>
            </w:pPr>
            <w:del w:id="8427" w:author="Anees Shaikh" w:date="2013-10-06T22:08:00Z">
              <w:r w:rsidDel="00AE159D">
                <w:delText xml:space="preserve">            &lt;xs:element name="type" minOccurs="0" maxOccurs="unbounded"  type="OFMatchFieldType"/&gt;</w:delText>
              </w:r>
            </w:del>
          </w:p>
          <w:p w14:paraId="5AAAC980" w14:textId="4AF3D449" w:rsidR="00105B1A" w:rsidDel="00AE159D" w:rsidRDefault="00105B1A" w:rsidP="00E8426B">
            <w:pPr>
              <w:pStyle w:val="Caption"/>
              <w:rPr>
                <w:del w:id="8428" w:author="Anees Shaikh" w:date="2013-10-06T22:08:00Z"/>
              </w:rPr>
              <w:pPrChange w:id="8429" w:author="Anees Shaikh" w:date="2013-10-06T22:08:00Z">
                <w:pPr>
                  <w:pStyle w:val="XML1"/>
                </w:pPr>
              </w:pPrChange>
            </w:pPr>
            <w:del w:id="8430" w:author="Anees Shaikh" w:date="2013-10-06T22:08:00Z">
              <w:r w:rsidDel="00AE159D">
                <w:delText xml:space="preserve">          &lt;/xs:sequence&gt;</w:delText>
              </w:r>
            </w:del>
          </w:p>
          <w:p w14:paraId="65011401" w14:textId="0723C812" w:rsidR="00105B1A" w:rsidDel="00AE159D" w:rsidRDefault="00105B1A" w:rsidP="00E8426B">
            <w:pPr>
              <w:pStyle w:val="Caption"/>
              <w:rPr>
                <w:del w:id="8431" w:author="Anees Shaikh" w:date="2013-10-06T22:08:00Z"/>
              </w:rPr>
              <w:pPrChange w:id="8432" w:author="Anees Shaikh" w:date="2013-10-06T22:08:00Z">
                <w:pPr>
                  <w:pStyle w:val="XML1"/>
                </w:pPr>
              </w:pPrChange>
            </w:pPr>
            <w:del w:id="8433" w:author="Anees Shaikh" w:date="2013-10-06T22:08:00Z">
              <w:r w:rsidDel="00AE159D">
                <w:delText xml:space="preserve">        &lt;/xs:complexType&gt;</w:delText>
              </w:r>
            </w:del>
          </w:p>
          <w:p w14:paraId="756968C4" w14:textId="02BEFBF6" w:rsidR="00105B1A" w:rsidDel="00AE159D" w:rsidRDefault="00105B1A" w:rsidP="00E8426B">
            <w:pPr>
              <w:pStyle w:val="Caption"/>
              <w:rPr>
                <w:del w:id="8434" w:author="Anees Shaikh" w:date="2013-10-06T22:08:00Z"/>
              </w:rPr>
              <w:pPrChange w:id="8435" w:author="Anees Shaikh" w:date="2013-10-06T22:08:00Z">
                <w:pPr>
                  <w:pStyle w:val="XML1"/>
                </w:pPr>
              </w:pPrChange>
            </w:pPr>
            <w:del w:id="8436" w:author="Anees Shaikh" w:date="2013-10-06T22:08:00Z">
              <w:r w:rsidDel="00AE159D">
                <w:delText xml:space="preserve">      &lt;/xs:element&gt;</w:delText>
              </w:r>
            </w:del>
          </w:p>
          <w:p w14:paraId="67E51173" w14:textId="73D4C04A" w:rsidR="00105B1A" w:rsidDel="00AE159D" w:rsidRDefault="00105B1A" w:rsidP="00E8426B">
            <w:pPr>
              <w:pStyle w:val="Caption"/>
              <w:rPr>
                <w:del w:id="8437" w:author="Anees Shaikh" w:date="2013-10-06T22:08:00Z"/>
              </w:rPr>
              <w:pPrChange w:id="8438" w:author="Anees Shaikh" w:date="2013-10-06T22:08:00Z">
                <w:pPr>
                  <w:pStyle w:val="XML1"/>
                </w:pPr>
              </w:pPrChange>
            </w:pPr>
            <w:del w:id="8439" w:author="Anees Shaikh" w:date="2013-10-06T22:08:00Z">
              <w:r w:rsidDel="00AE159D">
                <w:delText xml:space="preserve">      &lt;xs:element name="wildcards"&gt;</w:delText>
              </w:r>
            </w:del>
          </w:p>
          <w:p w14:paraId="59DB5858" w14:textId="43E1D25E" w:rsidR="00105B1A" w:rsidDel="00AE159D" w:rsidRDefault="00105B1A" w:rsidP="00E8426B">
            <w:pPr>
              <w:pStyle w:val="Caption"/>
              <w:rPr>
                <w:del w:id="8440" w:author="Anees Shaikh" w:date="2013-10-06T22:08:00Z"/>
              </w:rPr>
              <w:pPrChange w:id="8441" w:author="Anees Shaikh" w:date="2013-10-06T22:08:00Z">
                <w:pPr>
                  <w:pStyle w:val="XML1"/>
                </w:pPr>
              </w:pPrChange>
            </w:pPr>
            <w:del w:id="8442" w:author="Anees Shaikh" w:date="2013-10-06T22:08:00Z">
              <w:r w:rsidDel="00AE159D">
                <w:delText xml:space="preserve">        &lt;xs:annotation&gt;</w:delText>
              </w:r>
            </w:del>
          </w:p>
          <w:p w14:paraId="4ED91391" w14:textId="495037E4" w:rsidR="00105B1A" w:rsidDel="00AE159D" w:rsidRDefault="00105B1A" w:rsidP="00E8426B">
            <w:pPr>
              <w:pStyle w:val="Caption"/>
              <w:rPr>
                <w:del w:id="8443" w:author="Anees Shaikh" w:date="2013-10-06T22:08:00Z"/>
              </w:rPr>
              <w:pPrChange w:id="8444" w:author="Anees Shaikh" w:date="2013-10-06T22:08:00Z">
                <w:pPr>
                  <w:pStyle w:val="XML1"/>
                </w:pPr>
              </w:pPrChange>
            </w:pPr>
            <w:del w:id="8445" w:author="Anees Shaikh" w:date="2013-10-06T22:08:00Z">
              <w:r w:rsidDel="00AE159D">
                <w:delText xml:space="preserve">          &lt;xs:documentation&gt;</w:delText>
              </w:r>
            </w:del>
          </w:p>
          <w:p w14:paraId="78D07538" w14:textId="45B14894" w:rsidR="00105B1A" w:rsidDel="00AE159D" w:rsidRDefault="00105B1A" w:rsidP="00E8426B">
            <w:pPr>
              <w:pStyle w:val="Caption"/>
              <w:rPr>
                <w:del w:id="8446" w:author="Anees Shaikh" w:date="2013-10-06T22:08:00Z"/>
              </w:rPr>
              <w:pPrChange w:id="8447" w:author="Anees Shaikh" w:date="2013-10-06T22:08:00Z">
                <w:pPr>
                  <w:pStyle w:val="XML1"/>
                </w:pPr>
              </w:pPrChange>
            </w:pPr>
            <w:del w:id="8448" w:author="Anees Shaikh" w:date="2013-10-06T22:08:00Z">
              <w:r w:rsidDel="00AE159D">
                <w:delText xml:space="preserve">            The list of all fields for which the table </w:delText>
              </w:r>
            </w:del>
          </w:p>
          <w:p w14:paraId="702DD37C" w14:textId="3D3A3FDD" w:rsidR="00105B1A" w:rsidDel="00AE159D" w:rsidRDefault="00105B1A" w:rsidP="00E8426B">
            <w:pPr>
              <w:pStyle w:val="Caption"/>
              <w:rPr>
                <w:del w:id="8449" w:author="Anees Shaikh" w:date="2013-10-06T22:08:00Z"/>
              </w:rPr>
              <w:pPrChange w:id="8450" w:author="Anees Shaikh" w:date="2013-10-06T22:08:00Z">
                <w:pPr>
                  <w:pStyle w:val="XML1"/>
                </w:pPr>
              </w:pPrChange>
            </w:pPr>
            <w:del w:id="8451" w:author="Anees Shaikh" w:date="2013-10-06T22:08:00Z">
              <w:r w:rsidDel="00AE159D">
                <w:delText xml:space="preserve">            supports wildcarding.</w:delText>
              </w:r>
            </w:del>
          </w:p>
          <w:p w14:paraId="29173CB3" w14:textId="7EB0E2EA" w:rsidR="00105B1A" w:rsidDel="00AE159D" w:rsidRDefault="00105B1A" w:rsidP="00E8426B">
            <w:pPr>
              <w:pStyle w:val="Caption"/>
              <w:rPr>
                <w:del w:id="8452" w:author="Anees Shaikh" w:date="2013-10-06T22:08:00Z"/>
              </w:rPr>
              <w:pPrChange w:id="8453" w:author="Anees Shaikh" w:date="2013-10-06T22:08:00Z">
                <w:pPr>
                  <w:pStyle w:val="XML1"/>
                </w:pPr>
              </w:pPrChange>
            </w:pPr>
            <w:del w:id="8454" w:author="Anees Shaikh" w:date="2013-10-06T22:08:00Z">
              <w:r w:rsidDel="00AE159D">
                <w:delText xml:space="preserve">          &lt;/xs:documentation&gt;</w:delText>
              </w:r>
            </w:del>
          </w:p>
          <w:p w14:paraId="7B807438" w14:textId="62FE1ED8" w:rsidR="00105B1A" w:rsidDel="00AE159D" w:rsidRDefault="00105B1A" w:rsidP="00E8426B">
            <w:pPr>
              <w:pStyle w:val="Caption"/>
              <w:rPr>
                <w:del w:id="8455" w:author="Anees Shaikh" w:date="2013-10-06T22:08:00Z"/>
              </w:rPr>
              <w:pPrChange w:id="8456" w:author="Anees Shaikh" w:date="2013-10-06T22:08:00Z">
                <w:pPr>
                  <w:pStyle w:val="XML1"/>
                </w:pPr>
              </w:pPrChange>
            </w:pPr>
            <w:del w:id="8457" w:author="Anees Shaikh" w:date="2013-10-06T22:08:00Z">
              <w:r w:rsidDel="00AE159D">
                <w:delText xml:space="preserve">        &lt;/xs:annotation&gt;</w:delText>
              </w:r>
            </w:del>
          </w:p>
          <w:p w14:paraId="09F77658" w14:textId="49F23DC7" w:rsidR="00105B1A" w:rsidDel="00AE159D" w:rsidRDefault="00105B1A" w:rsidP="00E8426B">
            <w:pPr>
              <w:pStyle w:val="Caption"/>
              <w:rPr>
                <w:del w:id="8458" w:author="Anees Shaikh" w:date="2013-10-06T22:08:00Z"/>
              </w:rPr>
              <w:pPrChange w:id="8459" w:author="Anees Shaikh" w:date="2013-10-06T22:08:00Z">
                <w:pPr>
                  <w:pStyle w:val="XML1"/>
                </w:pPr>
              </w:pPrChange>
            </w:pPr>
            <w:del w:id="8460" w:author="Anees Shaikh" w:date="2013-10-06T22:08:00Z">
              <w:r w:rsidDel="00AE159D">
                <w:delText xml:space="preserve">        &lt;xs:complexType&gt;</w:delText>
              </w:r>
            </w:del>
          </w:p>
          <w:p w14:paraId="7583B3F4" w14:textId="6D38D80D" w:rsidR="00105B1A" w:rsidDel="00AE159D" w:rsidRDefault="00105B1A" w:rsidP="00E8426B">
            <w:pPr>
              <w:pStyle w:val="Caption"/>
              <w:rPr>
                <w:del w:id="8461" w:author="Anees Shaikh" w:date="2013-10-06T22:08:00Z"/>
              </w:rPr>
              <w:pPrChange w:id="8462" w:author="Anees Shaikh" w:date="2013-10-06T22:08:00Z">
                <w:pPr>
                  <w:pStyle w:val="XML1"/>
                </w:pPr>
              </w:pPrChange>
            </w:pPr>
            <w:del w:id="8463" w:author="Anees Shaikh" w:date="2013-10-06T22:08:00Z">
              <w:r w:rsidDel="00AE159D">
                <w:delText xml:space="preserve">          &lt;xs:sequence&gt;</w:delText>
              </w:r>
            </w:del>
          </w:p>
          <w:p w14:paraId="589B9B5D" w14:textId="07E62062" w:rsidR="00105B1A" w:rsidDel="00AE159D" w:rsidRDefault="00105B1A" w:rsidP="00E8426B">
            <w:pPr>
              <w:pStyle w:val="Caption"/>
              <w:rPr>
                <w:del w:id="8464" w:author="Anees Shaikh" w:date="2013-10-06T22:08:00Z"/>
              </w:rPr>
              <w:pPrChange w:id="8465" w:author="Anees Shaikh" w:date="2013-10-06T22:08:00Z">
                <w:pPr>
                  <w:pStyle w:val="XML1"/>
                </w:pPr>
              </w:pPrChange>
            </w:pPr>
            <w:del w:id="8466" w:author="Anees Shaikh" w:date="2013-10-06T22:08:00Z">
              <w:r w:rsidDel="00AE159D">
                <w:delText xml:space="preserve">            &lt;xs:element name="type" minOccurs="0" maxOccurs="unbounded"  type="OFMatchFieldType"/&gt;</w:delText>
              </w:r>
            </w:del>
          </w:p>
          <w:p w14:paraId="64A4250F" w14:textId="22750D0B" w:rsidR="00105B1A" w:rsidDel="00AE159D" w:rsidRDefault="00105B1A" w:rsidP="00E8426B">
            <w:pPr>
              <w:pStyle w:val="Caption"/>
              <w:rPr>
                <w:del w:id="8467" w:author="Anees Shaikh" w:date="2013-10-06T22:08:00Z"/>
              </w:rPr>
              <w:pPrChange w:id="8468" w:author="Anees Shaikh" w:date="2013-10-06T22:08:00Z">
                <w:pPr>
                  <w:pStyle w:val="XML1"/>
                </w:pPr>
              </w:pPrChange>
            </w:pPr>
            <w:del w:id="8469" w:author="Anees Shaikh" w:date="2013-10-06T22:08:00Z">
              <w:r w:rsidDel="00AE159D">
                <w:delText xml:space="preserve">          &lt;/xs:sequence&gt;</w:delText>
              </w:r>
            </w:del>
          </w:p>
          <w:p w14:paraId="082EAE55" w14:textId="7F8236BC" w:rsidR="00105B1A" w:rsidDel="00AE159D" w:rsidRDefault="00105B1A" w:rsidP="00E8426B">
            <w:pPr>
              <w:pStyle w:val="Caption"/>
              <w:rPr>
                <w:del w:id="8470" w:author="Anees Shaikh" w:date="2013-10-06T22:08:00Z"/>
              </w:rPr>
              <w:pPrChange w:id="8471" w:author="Anees Shaikh" w:date="2013-10-06T22:08:00Z">
                <w:pPr>
                  <w:pStyle w:val="XML1"/>
                </w:pPr>
              </w:pPrChange>
            </w:pPr>
            <w:del w:id="8472" w:author="Anees Shaikh" w:date="2013-10-06T22:08:00Z">
              <w:r w:rsidDel="00AE159D">
                <w:delText xml:space="preserve">        &lt;/xs:complexType&gt;</w:delText>
              </w:r>
            </w:del>
          </w:p>
          <w:p w14:paraId="01E2AC5A" w14:textId="417ABF09" w:rsidR="00105B1A" w:rsidDel="00AE159D" w:rsidRDefault="00105B1A" w:rsidP="00E8426B">
            <w:pPr>
              <w:pStyle w:val="Caption"/>
              <w:rPr>
                <w:del w:id="8473" w:author="Anees Shaikh" w:date="2013-10-06T22:08:00Z"/>
              </w:rPr>
              <w:pPrChange w:id="8474" w:author="Anees Shaikh" w:date="2013-10-06T22:08:00Z">
                <w:pPr>
                  <w:pStyle w:val="XML1"/>
                </w:pPr>
              </w:pPrChange>
            </w:pPr>
            <w:del w:id="8475" w:author="Anees Shaikh" w:date="2013-10-06T22:08:00Z">
              <w:r w:rsidDel="00AE159D">
                <w:delText xml:space="preserve">      &lt;/xs:element&gt;</w:delText>
              </w:r>
            </w:del>
          </w:p>
          <w:p w14:paraId="6FFAB862" w14:textId="1CFF961C" w:rsidR="00105B1A" w:rsidDel="00AE159D" w:rsidRDefault="00105B1A" w:rsidP="00E8426B">
            <w:pPr>
              <w:pStyle w:val="Caption"/>
              <w:rPr>
                <w:del w:id="8476" w:author="Anees Shaikh" w:date="2013-10-06T22:08:00Z"/>
              </w:rPr>
              <w:pPrChange w:id="8477" w:author="Anees Shaikh" w:date="2013-10-06T22:08:00Z">
                <w:pPr>
                  <w:pStyle w:val="XML1"/>
                </w:pPr>
              </w:pPrChange>
            </w:pPr>
            <w:del w:id="8478" w:author="Anees Shaikh" w:date="2013-10-06T22:08:00Z">
              <w:r w:rsidDel="00AE159D">
                <w:delText xml:space="preserve">      &lt;xs:element name="metadata-match"  type="hex-binary"&gt;</w:delText>
              </w:r>
            </w:del>
          </w:p>
          <w:p w14:paraId="00807095" w14:textId="142E81D9" w:rsidR="00105B1A" w:rsidDel="00AE159D" w:rsidRDefault="00105B1A" w:rsidP="00E8426B">
            <w:pPr>
              <w:pStyle w:val="Caption"/>
              <w:rPr>
                <w:del w:id="8479" w:author="Anees Shaikh" w:date="2013-10-06T22:08:00Z"/>
              </w:rPr>
              <w:pPrChange w:id="8480" w:author="Anees Shaikh" w:date="2013-10-06T22:08:00Z">
                <w:pPr>
                  <w:pStyle w:val="XML1"/>
                </w:pPr>
              </w:pPrChange>
            </w:pPr>
            <w:del w:id="8481" w:author="Anees Shaikh" w:date="2013-10-06T22:08:00Z">
              <w:r w:rsidDel="00AE159D">
                <w:delText xml:space="preserve">        &lt;xs:annotation&gt;</w:delText>
              </w:r>
            </w:del>
          </w:p>
          <w:p w14:paraId="5A6BBA9A" w14:textId="573814DB" w:rsidR="00105B1A" w:rsidDel="00AE159D" w:rsidRDefault="00105B1A" w:rsidP="00E8426B">
            <w:pPr>
              <w:pStyle w:val="Caption"/>
              <w:rPr>
                <w:del w:id="8482" w:author="Anees Shaikh" w:date="2013-10-06T22:08:00Z"/>
              </w:rPr>
              <w:pPrChange w:id="8483" w:author="Anees Shaikh" w:date="2013-10-06T22:08:00Z">
                <w:pPr>
                  <w:pStyle w:val="XML1"/>
                </w:pPr>
              </w:pPrChange>
            </w:pPr>
            <w:del w:id="8484" w:author="Anees Shaikh" w:date="2013-10-06T22:08:00Z">
              <w:r w:rsidDel="00AE159D">
                <w:delText xml:space="preserve">          &lt;xs:documentation&gt;</w:delText>
              </w:r>
            </w:del>
          </w:p>
          <w:p w14:paraId="71E281CE" w14:textId="13E31F8F" w:rsidR="00105B1A" w:rsidDel="00AE159D" w:rsidRDefault="00105B1A" w:rsidP="00E8426B">
            <w:pPr>
              <w:pStyle w:val="Caption"/>
              <w:rPr>
                <w:del w:id="8485" w:author="Anees Shaikh" w:date="2013-10-06T22:08:00Z"/>
              </w:rPr>
              <w:pPrChange w:id="8486" w:author="Anees Shaikh" w:date="2013-10-06T22:08:00Z">
                <w:pPr>
                  <w:pStyle w:val="XML1"/>
                </w:pPr>
              </w:pPrChange>
            </w:pPr>
            <w:del w:id="8487" w:author="Anees Shaikh" w:date="2013-10-06T22:08:00Z">
              <w:r w:rsidDel="00AE159D">
                <w:delText xml:space="preserve">            This element indicates the bits of the metadata </w:delText>
              </w:r>
            </w:del>
          </w:p>
          <w:p w14:paraId="199ABBAB" w14:textId="0B3E7CEE" w:rsidR="00105B1A" w:rsidDel="00AE159D" w:rsidRDefault="00105B1A" w:rsidP="00E8426B">
            <w:pPr>
              <w:pStyle w:val="Caption"/>
              <w:rPr>
                <w:del w:id="8488" w:author="Anees Shaikh" w:date="2013-10-06T22:08:00Z"/>
              </w:rPr>
              <w:pPrChange w:id="8489" w:author="Anees Shaikh" w:date="2013-10-06T22:08:00Z">
                <w:pPr>
                  <w:pStyle w:val="XML1"/>
                </w:pPr>
              </w:pPrChange>
            </w:pPr>
            <w:del w:id="8490" w:author="Anees Shaikh" w:date="2013-10-06T22:08:00Z">
              <w:r w:rsidDel="00AE159D">
                <w:delText xml:space="preserve">            field on which the flow table can match.  It is represented</w:delText>
              </w:r>
            </w:del>
          </w:p>
          <w:p w14:paraId="601E3DF3" w14:textId="774B70FA" w:rsidR="00105B1A" w:rsidDel="00AE159D" w:rsidRDefault="00105B1A" w:rsidP="00E8426B">
            <w:pPr>
              <w:pStyle w:val="Caption"/>
              <w:rPr>
                <w:del w:id="8491" w:author="Anees Shaikh" w:date="2013-10-06T22:08:00Z"/>
              </w:rPr>
              <w:pPrChange w:id="8492" w:author="Anees Shaikh" w:date="2013-10-06T22:08:00Z">
                <w:pPr>
                  <w:pStyle w:val="XML1"/>
                </w:pPr>
              </w:pPrChange>
            </w:pPr>
            <w:del w:id="8493" w:author="Anees Shaikh" w:date="2013-10-06T22:08:00Z">
              <w:r w:rsidDel="00AE159D">
                <w:delText xml:space="preserve">            as 64-bit integer in hexadecimal digits([0-9a-fA-F]) </w:delText>
              </w:r>
            </w:del>
          </w:p>
          <w:p w14:paraId="033B8147" w14:textId="243A21B4" w:rsidR="00105B1A" w:rsidDel="00AE159D" w:rsidRDefault="00105B1A" w:rsidP="00E8426B">
            <w:pPr>
              <w:pStyle w:val="Caption"/>
              <w:rPr>
                <w:del w:id="8494" w:author="Anees Shaikh" w:date="2013-10-06T22:08:00Z"/>
              </w:rPr>
              <w:pPrChange w:id="8495" w:author="Anees Shaikh" w:date="2013-10-06T22:08:00Z">
                <w:pPr>
                  <w:pStyle w:val="XML1"/>
                </w:pPr>
              </w:pPrChange>
            </w:pPr>
            <w:del w:id="8496" w:author="Anees Shaikh" w:date="2013-10-06T22:08:00Z">
              <w:r w:rsidDel="00AE159D">
                <w:delText xml:space="preserve">            format.</w:delText>
              </w:r>
            </w:del>
          </w:p>
          <w:p w14:paraId="1CDB26C9" w14:textId="652BCC08" w:rsidR="00105B1A" w:rsidDel="00AE159D" w:rsidRDefault="00105B1A" w:rsidP="00E8426B">
            <w:pPr>
              <w:pStyle w:val="Caption"/>
              <w:rPr>
                <w:del w:id="8497" w:author="Anees Shaikh" w:date="2013-10-06T22:08:00Z"/>
              </w:rPr>
              <w:pPrChange w:id="8498" w:author="Anees Shaikh" w:date="2013-10-06T22:08:00Z">
                <w:pPr>
                  <w:pStyle w:val="XML1"/>
                </w:pPr>
              </w:pPrChange>
            </w:pPr>
            <w:del w:id="8499" w:author="Anees Shaikh" w:date="2013-10-06T22:08:00Z">
              <w:r w:rsidDel="00AE159D">
                <w:delText xml:space="preserve">          &lt;/xs:documentation&gt;</w:delText>
              </w:r>
            </w:del>
          </w:p>
          <w:p w14:paraId="1E6BA406" w14:textId="5C3F4059" w:rsidR="00105B1A" w:rsidDel="00AE159D" w:rsidRDefault="00105B1A" w:rsidP="00E8426B">
            <w:pPr>
              <w:pStyle w:val="Caption"/>
              <w:rPr>
                <w:del w:id="8500" w:author="Anees Shaikh" w:date="2013-10-06T22:08:00Z"/>
              </w:rPr>
              <w:pPrChange w:id="8501" w:author="Anees Shaikh" w:date="2013-10-06T22:08:00Z">
                <w:pPr>
                  <w:pStyle w:val="XML1"/>
                </w:pPr>
              </w:pPrChange>
            </w:pPr>
            <w:del w:id="8502" w:author="Anees Shaikh" w:date="2013-10-06T22:08:00Z">
              <w:r w:rsidDel="00AE159D">
                <w:delText xml:space="preserve">        &lt;/xs:annotation&gt;</w:delText>
              </w:r>
            </w:del>
          </w:p>
          <w:p w14:paraId="22802ABC" w14:textId="01947053" w:rsidR="00105B1A" w:rsidDel="00AE159D" w:rsidRDefault="00105B1A" w:rsidP="00E8426B">
            <w:pPr>
              <w:pStyle w:val="Caption"/>
              <w:rPr>
                <w:del w:id="8503" w:author="Anees Shaikh" w:date="2013-10-06T22:08:00Z"/>
              </w:rPr>
              <w:pPrChange w:id="8504" w:author="Anees Shaikh" w:date="2013-10-06T22:08:00Z">
                <w:pPr>
                  <w:pStyle w:val="XML1"/>
                </w:pPr>
              </w:pPrChange>
            </w:pPr>
            <w:del w:id="8505" w:author="Anees Shaikh" w:date="2013-10-06T22:08:00Z">
              <w:r w:rsidDel="00AE159D">
                <w:delText xml:space="preserve">      &lt;/xs:element&gt;</w:delText>
              </w:r>
            </w:del>
          </w:p>
          <w:p w14:paraId="29F43CC0" w14:textId="1391EF35" w:rsidR="00105B1A" w:rsidDel="00AE159D" w:rsidRDefault="00105B1A" w:rsidP="00E8426B">
            <w:pPr>
              <w:pStyle w:val="Caption"/>
              <w:rPr>
                <w:del w:id="8506" w:author="Anees Shaikh" w:date="2013-10-06T22:08:00Z"/>
              </w:rPr>
              <w:pPrChange w:id="8507" w:author="Anees Shaikh" w:date="2013-10-06T22:08:00Z">
                <w:pPr>
                  <w:pStyle w:val="XML1"/>
                </w:pPr>
              </w:pPrChange>
            </w:pPr>
            <w:del w:id="8508" w:author="Anees Shaikh" w:date="2013-10-06T22:08:00Z">
              <w:r w:rsidDel="00AE159D">
                <w:delText xml:space="preserve">      &lt;xs:element name="metadata-write"  type="hex-binary"&gt;</w:delText>
              </w:r>
            </w:del>
          </w:p>
          <w:p w14:paraId="19CB4C0C" w14:textId="60927854" w:rsidR="00105B1A" w:rsidDel="00AE159D" w:rsidRDefault="00105B1A" w:rsidP="00E8426B">
            <w:pPr>
              <w:pStyle w:val="Caption"/>
              <w:rPr>
                <w:del w:id="8509" w:author="Anees Shaikh" w:date="2013-10-06T22:08:00Z"/>
              </w:rPr>
              <w:pPrChange w:id="8510" w:author="Anees Shaikh" w:date="2013-10-06T22:08:00Z">
                <w:pPr>
                  <w:pStyle w:val="XML1"/>
                </w:pPr>
              </w:pPrChange>
            </w:pPr>
            <w:del w:id="8511" w:author="Anees Shaikh" w:date="2013-10-06T22:08:00Z">
              <w:r w:rsidDel="00AE159D">
                <w:delText xml:space="preserve">        &lt;xs:annotation&gt;</w:delText>
              </w:r>
            </w:del>
          </w:p>
          <w:p w14:paraId="273127FA" w14:textId="6E1F1191" w:rsidR="00105B1A" w:rsidDel="00AE159D" w:rsidRDefault="00105B1A" w:rsidP="00E8426B">
            <w:pPr>
              <w:pStyle w:val="Caption"/>
              <w:rPr>
                <w:del w:id="8512" w:author="Anees Shaikh" w:date="2013-10-06T22:08:00Z"/>
              </w:rPr>
              <w:pPrChange w:id="8513" w:author="Anees Shaikh" w:date="2013-10-06T22:08:00Z">
                <w:pPr>
                  <w:pStyle w:val="XML1"/>
                </w:pPr>
              </w:pPrChange>
            </w:pPr>
            <w:del w:id="8514" w:author="Anees Shaikh" w:date="2013-10-06T22:08:00Z">
              <w:r w:rsidDel="00AE159D">
                <w:delText xml:space="preserve">          &lt;xs:documentation&gt;</w:delText>
              </w:r>
            </w:del>
          </w:p>
          <w:p w14:paraId="23D75D77" w14:textId="38F1ECD3" w:rsidR="00105B1A" w:rsidDel="00AE159D" w:rsidRDefault="00105B1A" w:rsidP="00E8426B">
            <w:pPr>
              <w:pStyle w:val="Caption"/>
              <w:rPr>
                <w:del w:id="8515" w:author="Anees Shaikh" w:date="2013-10-06T22:08:00Z"/>
              </w:rPr>
              <w:pPrChange w:id="8516" w:author="Anees Shaikh" w:date="2013-10-06T22:08:00Z">
                <w:pPr>
                  <w:pStyle w:val="XML1"/>
                </w:pPr>
              </w:pPrChange>
            </w:pPr>
            <w:del w:id="8517" w:author="Anees Shaikh" w:date="2013-10-06T22:08:00Z">
              <w:r w:rsidDel="00AE159D">
                <w:delText xml:space="preserve">            This element indicates the bits of the metadata </w:delText>
              </w:r>
            </w:del>
          </w:p>
          <w:p w14:paraId="18296830" w14:textId="34172BF3" w:rsidR="00105B1A" w:rsidDel="00AE159D" w:rsidRDefault="00105B1A" w:rsidP="00E8426B">
            <w:pPr>
              <w:pStyle w:val="Caption"/>
              <w:rPr>
                <w:del w:id="8518" w:author="Anees Shaikh" w:date="2013-10-06T22:08:00Z"/>
              </w:rPr>
              <w:pPrChange w:id="8519" w:author="Anees Shaikh" w:date="2013-10-06T22:08:00Z">
                <w:pPr>
                  <w:pStyle w:val="XML1"/>
                </w:pPr>
              </w:pPrChange>
            </w:pPr>
            <w:del w:id="8520" w:author="Anees Shaikh" w:date="2013-10-06T22:08:00Z">
              <w:r w:rsidDel="00AE159D">
                <w:delText xml:space="preserve">            field on which flow table can write using the </w:delText>
              </w:r>
            </w:del>
          </w:p>
          <w:p w14:paraId="078EB7A2" w14:textId="6274A244" w:rsidR="00105B1A" w:rsidDel="00AE159D" w:rsidRDefault="00105B1A" w:rsidP="00E8426B">
            <w:pPr>
              <w:pStyle w:val="Caption"/>
              <w:rPr>
                <w:del w:id="8521" w:author="Anees Shaikh" w:date="2013-10-06T22:08:00Z"/>
              </w:rPr>
              <w:pPrChange w:id="8522" w:author="Anees Shaikh" w:date="2013-10-06T22:08:00Z">
                <w:pPr>
                  <w:pStyle w:val="XML1"/>
                </w:pPr>
              </w:pPrChange>
            </w:pPr>
            <w:del w:id="8523" w:author="Anees Shaikh" w:date="2013-10-06T22:08:00Z">
              <w:r w:rsidDel="00AE159D">
                <w:delText xml:space="preserve">            'write-metadata' instruction.  It is represented as </w:delText>
              </w:r>
            </w:del>
          </w:p>
          <w:p w14:paraId="09276C31" w14:textId="2F81FB06" w:rsidR="00105B1A" w:rsidDel="00AE159D" w:rsidRDefault="00105B1A" w:rsidP="00E8426B">
            <w:pPr>
              <w:pStyle w:val="Caption"/>
              <w:rPr>
                <w:del w:id="8524" w:author="Anees Shaikh" w:date="2013-10-06T22:08:00Z"/>
              </w:rPr>
              <w:pPrChange w:id="8525" w:author="Anees Shaikh" w:date="2013-10-06T22:08:00Z">
                <w:pPr>
                  <w:pStyle w:val="XML1"/>
                </w:pPr>
              </w:pPrChange>
            </w:pPr>
            <w:del w:id="8526" w:author="Anees Shaikh" w:date="2013-10-06T22:08:00Z">
              <w:r w:rsidDel="00AE159D">
                <w:delText xml:space="preserve">            64-bit integer in hexadecimal digits([0-9a-fA-F]) format.</w:delText>
              </w:r>
            </w:del>
          </w:p>
          <w:p w14:paraId="486E38F7" w14:textId="2887D35F" w:rsidR="00105B1A" w:rsidDel="00AE159D" w:rsidRDefault="00105B1A" w:rsidP="00E8426B">
            <w:pPr>
              <w:pStyle w:val="Caption"/>
              <w:rPr>
                <w:del w:id="8527" w:author="Anees Shaikh" w:date="2013-10-06T22:08:00Z"/>
              </w:rPr>
              <w:pPrChange w:id="8528" w:author="Anees Shaikh" w:date="2013-10-06T22:08:00Z">
                <w:pPr>
                  <w:pStyle w:val="XML1"/>
                </w:pPr>
              </w:pPrChange>
            </w:pPr>
            <w:del w:id="8529" w:author="Anees Shaikh" w:date="2013-10-06T22:08:00Z">
              <w:r w:rsidDel="00AE159D">
                <w:delText xml:space="preserve">          &lt;/xs:documentation&gt;</w:delText>
              </w:r>
            </w:del>
          </w:p>
          <w:p w14:paraId="478C392A" w14:textId="7DC4B435" w:rsidR="00105B1A" w:rsidDel="00AE159D" w:rsidRDefault="00105B1A" w:rsidP="00E8426B">
            <w:pPr>
              <w:pStyle w:val="Caption"/>
              <w:rPr>
                <w:del w:id="8530" w:author="Anees Shaikh" w:date="2013-10-06T22:08:00Z"/>
              </w:rPr>
              <w:pPrChange w:id="8531" w:author="Anees Shaikh" w:date="2013-10-06T22:08:00Z">
                <w:pPr>
                  <w:pStyle w:val="XML1"/>
                </w:pPr>
              </w:pPrChange>
            </w:pPr>
            <w:del w:id="8532" w:author="Anees Shaikh" w:date="2013-10-06T22:08:00Z">
              <w:r w:rsidDel="00AE159D">
                <w:delText xml:space="preserve">        &lt;/xs:annotation&gt;</w:delText>
              </w:r>
            </w:del>
          </w:p>
          <w:p w14:paraId="6979ED80" w14:textId="7E424724" w:rsidR="00105B1A" w:rsidDel="00AE159D" w:rsidRDefault="00105B1A" w:rsidP="00E8426B">
            <w:pPr>
              <w:pStyle w:val="Caption"/>
              <w:rPr>
                <w:del w:id="8533" w:author="Anees Shaikh" w:date="2013-10-06T22:08:00Z"/>
              </w:rPr>
              <w:pPrChange w:id="8534" w:author="Anees Shaikh" w:date="2013-10-06T22:08:00Z">
                <w:pPr>
                  <w:pStyle w:val="XML1"/>
                </w:pPr>
              </w:pPrChange>
            </w:pPr>
            <w:del w:id="8535" w:author="Anees Shaikh" w:date="2013-10-06T22:08:00Z">
              <w:r w:rsidDel="00AE159D">
                <w:delText xml:space="preserve">      &lt;/xs:element&gt;</w:delText>
              </w:r>
            </w:del>
          </w:p>
          <w:p w14:paraId="05994143" w14:textId="4FB033E0" w:rsidR="00105B1A" w:rsidDel="00AE159D" w:rsidRDefault="00105B1A" w:rsidP="00E8426B">
            <w:pPr>
              <w:pStyle w:val="Caption"/>
              <w:rPr>
                <w:del w:id="8536" w:author="Anees Shaikh" w:date="2013-10-06T22:08:00Z"/>
              </w:rPr>
              <w:pPrChange w:id="8537" w:author="Anees Shaikh" w:date="2013-10-06T22:08:00Z">
                <w:pPr>
                  <w:pStyle w:val="XML1"/>
                </w:pPr>
              </w:pPrChange>
            </w:pPr>
            <w:del w:id="8538" w:author="Anees Shaikh" w:date="2013-10-06T22:08:00Z">
              <w:r w:rsidDel="00AE159D">
                <w:delText xml:space="preserve">    &lt;/xs:sequence&gt;</w:delText>
              </w:r>
            </w:del>
          </w:p>
          <w:p w14:paraId="5CC22A9A" w14:textId="15BE5808" w:rsidR="00182140" w:rsidDel="00AE159D" w:rsidRDefault="00105B1A" w:rsidP="00E8426B">
            <w:pPr>
              <w:pStyle w:val="Caption"/>
              <w:rPr>
                <w:del w:id="8539" w:author="Anees Shaikh" w:date="2013-10-06T22:08:00Z"/>
              </w:rPr>
              <w:pPrChange w:id="8540" w:author="Anees Shaikh" w:date="2013-10-06T22:08:00Z">
                <w:pPr>
                  <w:pStyle w:val="XML1"/>
                </w:pPr>
              </w:pPrChange>
            </w:pPr>
            <w:del w:id="8541" w:author="Anees Shaikh" w:date="2013-10-06T22:08:00Z">
              <w:r w:rsidDel="00AE159D">
                <w:delText xml:space="preserve">  &lt;/xs:group&gt;</w:delText>
              </w:r>
            </w:del>
          </w:p>
          <w:p w14:paraId="1FE950AE" w14:textId="4243E0A1" w:rsidR="00105B1A" w:rsidDel="00AE159D" w:rsidRDefault="00105B1A" w:rsidP="00E8426B">
            <w:pPr>
              <w:pStyle w:val="Caption"/>
              <w:rPr>
                <w:del w:id="8542" w:author="Anees Shaikh" w:date="2013-10-06T22:08:00Z"/>
              </w:rPr>
              <w:pPrChange w:id="8543" w:author="Anees Shaikh" w:date="2013-10-06T22:08:00Z">
                <w:pPr>
                  <w:pStyle w:val="XML1"/>
                </w:pPr>
              </w:pPrChange>
            </w:pPr>
          </w:p>
          <w:p w14:paraId="0B25368F" w14:textId="39AAEA8A" w:rsidR="00105B1A" w:rsidDel="00AE159D" w:rsidRDefault="00105B1A" w:rsidP="00E8426B">
            <w:pPr>
              <w:pStyle w:val="Caption"/>
              <w:rPr>
                <w:del w:id="8544" w:author="Anees Shaikh" w:date="2013-10-06T22:08:00Z"/>
              </w:rPr>
              <w:pPrChange w:id="8545" w:author="Anees Shaikh" w:date="2013-10-06T22:08:00Z">
                <w:pPr>
                  <w:pStyle w:val="XML1"/>
                </w:pPr>
              </w:pPrChange>
            </w:pPr>
            <w:del w:id="8546" w:author="Anees Shaikh" w:date="2013-10-06T22:08:00Z">
              <w:r w:rsidDel="00AE159D">
                <w:delText xml:space="preserve">  &lt;xs:simpleType name="OFMatchFieldType"&gt;</w:delText>
              </w:r>
            </w:del>
          </w:p>
          <w:p w14:paraId="2DAAB9E2" w14:textId="6CF48998" w:rsidR="00105B1A" w:rsidDel="00AE159D" w:rsidRDefault="00105B1A" w:rsidP="00E8426B">
            <w:pPr>
              <w:pStyle w:val="Caption"/>
              <w:rPr>
                <w:del w:id="8547" w:author="Anees Shaikh" w:date="2013-10-06T22:08:00Z"/>
              </w:rPr>
              <w:pPrChange w:id="8548" w:author="Anees Shaikh" w:date="2013-10-06T22:08:00Z">
                <w:pPr>
                  <w:pStyle w:val="XML1"/>
                </w:pPr>
              </w:pPrChange>
            </w:pPr>
            <w:del w:id="8549" w:author="Anees Shaikh" w:date="2013-10-06T22:08:00Z">
              <w:r w:rsidDel="00AE159D">
                <w:delText xml:space="preserve">    &lt;xs:annotation&gt;</w:delText>
              </w:r>
            </w:del>
          </w:p>
          <w:p w14:paraId="09A9D3D8" w14:textId="7C4F87C6" w:rsidR="00105B1A" w:rsidDel="00AE159D" w:rsidRDefault="00105B1A" w:rsidP="00E8426B">
            <w:pPr>
              <w:pStyle w:val="Caption"/>
              <w:rPr>
                <w:del w:id="8550" w:author="Anees Shaikh" w:date="2013-10-06T22:08:00Z"/>
              </w:rPr>
              <w:pPrChange w:id="8551" w:author="Anees Shaikh" w:date="2013-10-06T22:08:00Z">
                <w:pPr>
                  <w:pStyle w:val="XML1"/>
                </w:pPr>
              </w:pPrChange>
            </w:pPr>
            <w:del w:id="8552" w:author="Anees Shaikh" w:date="2013-10-06T22:08:00Z">
              <w:r w:rsidDel="00AE159D">
                <w:delText xml:space="preserve">      &lt;xs:documentation&gt;</w:delText>
              </w:r>
            </w:del>
          </w:p>
          <w:p w14:paraId="5330B68C" w14:textId="1218A501" w:rsidR="00105B1A" w:rsidDel="00AE159D" w:rsidRDefault="00105B1A" w:rsidP="00E8426B">
            <w:pPr>
              <w:pStyle w:val="Caption"/>
              <w:rPr>
                <w:del w:id="8553" w:author="Anees Shaikh" w:date="2013-10-06T22:08:00Z"/>
              </w:rPr>
              <w:pPrChange w:id="8554" w:author="Anees Shaikh" w:date="2013-10-06T22:08:00Z">
                <w:pPr>
                  <w:pStyle w:val="XML1"/>
                </w:pPr>
              </w:pPrChange>
            </w:pPr>
            <w:del w:id="8555" w:author="Anees Shaikh" w:date="2013-10-06T22:08:00Z">
              <w:r w:rsidDel="00AE159D">
                <w:delText xml:space="preserve">        The types of match field defined in OpenFlow</w:delText>
              </w:r>
            </w:del>
          </w:p>
          <w:p w14:paraId="0ED7F1BA" w14:textId="567EC465" w:rsidR="00105B1A" w:rsidDel="00AE159D" w:rsidRDefault="00105B1A" w:rsidP="00E8426B">
            <w:pPr>
              <w:pStyle w:val="Caption"/>
              <w:rPr>
                <w:del w:id="8556" w:author="Anees Shaikh" w:date="2013-10-06T22:08:00Z"/>
              </w:rPr>
              <w:pPrChange w:id="8557" w:author="Anees Shaikh" w:date="2013-10-06T22:08:00Z">
                <w:pPr>
                  <w:pStyle w:val="XML1"/>
                </w:pPr>
              </w:pPrChange>
            </w:pPr>
            <w:del w:id="8558" w:author="Anees Shaikh" w:date="2013-10-06T22:08:00Z">
              <w:r w:rsidDel="00AE159D">
                <w:delText xml:space="preserve">        Switch Specification versions 1.2, 1.3, and 1.3.1.</w:delText>
              </w:r>
            </w:del>
          </w:p>
          <w:p w14:paraId="0D613062" w14:textId="584136E6" w:rsidR="00105B1A" w:rsidDel="00AE159D" w:rsidRDefault="00105B1A" w:rsidP="00E8426B">
            <w:pPr>
              <w:pStyle w:val="Caption"/>
              <w:rPr>
                <w:del w:id="8559" w:author="Anees Shaikh" w:date="2013-10-06T22:08:00Z"/>
              </w:rPr>
              <w:pPrChange w:id="8560" w:author="Anees Shaikh" w:date="2013-10-06T22:08:00Z">
                <w:pPr>
                  <w:pStyle w:val="XML1"/>
                </w:pPr>
              </w:pPrChange>
            </w:pPr>
            <w:del w:id="8561" w:author="Anees Shaikh" w:date="2013-10-06T22:08:00Z">
              <w:r w:rsidDel="00AE159D">
                <w:delText xml:space="preserve">      &lt;/xs:documentation&gt;</w:delText>
              </w:r>
            </w:del>
          </w:p>
          <w:p w14:paraId="6489E1D6" w14:textId="58E3F816" w:rsidR="00105B1A" w:rsidDel="00AE159D" w:rsidRDefault="00105B1A" w:rsidP="00E8426B">
            <w:pPr>
              <w:pStyle w:val="Caption"/>
              <w:rPr>
                <w:del w:id="8562" w:author="Anees Shaikh" w:date="2013-10-06T22:08:00Z"/>
              </w:rPr>
              <w:pPrChange w:id="8563" w:author="Anees Shaikh" w:date="2013-10-06T22:08:00Z">
                <w:pPr>
                  <w:pStyle w:val="XML1"/>
                </w:pPr>
              </w:pPrChange>
            </w:pPr>
            <w:del w:id="8564" w:author="Anees Shaikh" w:date="2013-10-06T22:08:00Z">
              <w:r w:rsidDel="00AE159D">
                <w:delText xml:space="preserve">    &lt;/xs:annotation&gt;</w:delText>
              </w:r>
            </w:del>
          </w:p>
          <w:p w14:paraId="18A9BE77" w14:textId="3CB1385D" w:rsidR="00105B1A" w:rsidDel="00AE159D" w:rsidRDefault="00105B1A" w:rsidP="00E8426B">
            <w:pPr>
              <w:pStyle w:val="Caption"/>
              <w:rPr>
                <w:del w:id="8565" w:author="Anees Shaikh" w:date="2013-10-06T22:08:00Z"/>
              </w:rPr>
              <w:pPrChange w:id="8566" w:author="Anees Shaikh" w:date="2013-10-06T22:08:00Z">
                <w:pPr>
                  <w:pStyle w:val="XML1"/>
                </w:pPr>
              </w:pPrChange>
            </w:pPr>
          </w:p>
          <w:p w14:paraId="42FC880A" w14:textId="75CC0F7D" w:rsidR="00105B1A" w:rsidDel="00AE159D" w:rsidRDefault="00105B1A" w:rsidP="00E8426B">
            <w:pPr>
              <w:pStyle w:val="Caption"/>
              <w:rPr>
                <w:del w:id="8567" w:author="Anees Shaikh" w:date="2013-10-06T22:08:00Z"/>
              </w:rPr>
              <w:pPrChange w:id="8568" w:author="Anees Shaikh" w:date="2013-10-06T22:08:00Z">
                <w:pPr>
                  <w:pStyle w:val="XML1"/>
                </w:pPr>
              </w:pPrChange>
            </w:pPr>
            <w:del w:id="8569" w:author="Anees Shaikh" w:date="2013-10-06T22:08:00Z">
              <w:r w:rsidDel="00AE159D">
                <w:delText xml:space="preserve">    &lt;xs:restriction base="xs:string"&gt;</w:delText>
              </w:r>
            </w:del>
          </w:p>
          <w:p w14:paraId="6CFBB2EF" w14:textId="7FBDF9F4" w:rsidR="00105B1A" w:rsidDel="00AE159D" w:rsidRDefault="00105B1A" w:rsidP="00E8426B">
            <w:pPr>
              <w:pStyle w:val="Caption"/>
              <w:rPr>
                <w:del w:id="8570" w:author="Anees Shaikh" w:date="2013-10-06T22:08:00Z"/>
              </w:rPr>
              <w:pPrChange w:id="8571" w:author="Anees Shaikh" w:date="2013-10-06T22:08:00Z">
                <w:pPr>
                  <w:pStyle w:val="XML1"/>
                </w:pPr>
              </w:pPrChange>
            </w:pPr>
            <w:del w:id="8572" w:author="Anees Shaikh" w:date="2013-10-06T22:08:00Z">
              <w:r w:rsidDel="00AE159D">
                <w:delText xml:space="preserve">      &lt;xs:enumeration value="input-port"/&gt;</w:delText>
              </w:r>
            </w:del>
          </w:p>
          <w:p w14:paraId="0F0C69B9" w14:textId="362B12A8" w:rsidR="00105B1A" w:rsidDel="00AE159D" w:rsidRDefault="00105B1A" w:rsidP="00E8426B">
            <w:pPr>
              <w:pStyle w:val="Caption"/>
              <w:rPr>
                <w:del w:id="8573" w:author="Anees Shaikh" w:date="2013-10-06T22:08:00Z"/>
              </w:rPr>
              <w:pPrChange w:id="8574" w:author="Anees Shaikh" w:date="2013-10-06T22:08:00Z">
                <w:pPr>
                  <w:pStyle w:val="XML1"/>
                </w:pPr>
              </w:pPrChange>
            </w:pPr>
            <w:del w:id="8575" w:author="Anees Shaikh" w:date="2013-10-06T22:08:00Z">
              <w:r w:rsidDel="00AE159D">
                <w:delText xml:space="preserve">      &lt;xs:enumeration value="physical-input-port"/&gt;</w:delText>
              </w:r>
            </w:del>
          </w:p>
          <w:p w14:paraId="6A408B16" w14:textId="2D778B2D" w:rsidR="00105B1A" w:rsidDel="00AE159D" w:rsidRDefault="00105B1A" w:rsidP="00E8426B">
            <w:pPr>
              <w:pStyle w:val="Caption"/>
              <w:rPr>
                <w:del w:id="8576" w:author="Anees Shaikh" w:date="2013-10-06T22:08:00Z"/>
              </w:rPr>
              <w:pPrChange w:id="8577" w:author="Anees Shaikh" w:date="2013-10-06T22:08:00Z">
                <w:pPr>
                  <w:pStyle w:val="XML1"/>
                </w:pPr>
              </w:pPrChange>
            </w:pPr>
            <w:del w:id="8578" w:author="Anees Shaikh" w:date="2013-10-06T22:08:00Z">
              <w:r w:rsidDel="00AE159D">
                <w:delText xml:space="preserve">      &lt;xs:enumeration value="metadata"/&gt;</w:delText>
              </w:r>
            </w:del>
          </w:p>
          <w:p w14:paraId="4924C3A0" w14:textId="5E231683" w:rsidR="00105B1A" w:rsidDel="00AE159D" w:rsidRDefault="00105B1A" w:rsidP="00E8426B">
            <w:pPr>
              <w:pStyle w:val="Caption"/>
              <w:rPr>
                <w:del w:id="8579" w:author="Anees Shaikh" w:date="2013-10-06T22:08:00Z"/>
              </w:rPr>
              <w:pPrChange w:id="8580" w:author="Anees Shaikh" w:date="2013-10-06T22:08:00Z">
                <w:pPr>
                  <w:pStyle w:val="XML1"/>
                </w:pPr>
              </w:pPrChange>
            </w:pPr>
            <w:del w:id="8581" w:author="Anees Shaikh" w:date="2013-10-06T22:08:00Z">
              <w:r w:rsidDel="00AE159D">
                <w:delText xml:space="preserve">      &lt;xs:enumeration value="ethernet-dest"/&gt;</w:delText>
              </w:r>
            </w:del>
          </w:p>
          <w:p w14:paraId="2271BBE6" w14:textId="03237F47" w:rsidR="00105B1A" w:rsidDel="00AE159D" w:rsidRDefault="00105B1A" w:rsidP="00E8426B">
            <w:pPr>
              <w:pStyle w:val="Caption"/>
              <w:rPr>
                <w:del w:id="8582" w:author="Anees Shaikh" w:date="2013-10-06T22:08:00Z"/>
              </w:rPr>
              <w:pPrChange w:id="8583" w:author="Anees Shaikh" w:date="2013-10-06T22:08:00Z">
                <w:pPr>
                  <w:pStyle w:val="XML1"/>
                </w:pPr>
              </w:pPrChange>
            </w:pPr>
            <w:del w:id="8584" w:author="Anees Shaikh" w:date="2013-10-06T22:08:00Z">
              <w:r w:rsidDel="00AE159D">
                <w:delText xml:space="preserve">      &lt;xs:enumeration value="ethernet-src"/&gt;</w:delText>
              </w:r>
            </w:del>
          </w:p>
          <w:p w14:paraId="00423A2E" w14:textId="55DB5DB7" w:rsidR="00105B1A" w:rsidDel="00AE159D" w:rsidRDefault="00105B1A" w:rsidP="00E8426B">
            <w:pPr>
              <w:pStyle w:val="Caption"/>
              <w:rPr>
                <w:del w:id="8585" w:author="Anees Shaikh" w:date="2013-10-06T22:08:00Z"/>
              </w:rPr>
              <w:pPrChange w:id="8586" w:author="Anees Shaikh" w:date="2013-10-06T22:08:00Z">
                <w:pPr>
                  <w:pStyle w:val="XML1"/>
                </w:pPr>
              </w:pPrChange>
            </w:pPr>
            <w:del w:id="8587" w:author="Anees Shaikh" w:date="2013-10-06T22:08:00Z">
              <w:r w:rsidDel="00AE159D">
                <w:delText xml:space="preserve">      &lt;xs:enumeration value="ethernet-frame-type"/&gt;</w:delText>
              </w:r>
            </w:del>
          </w:p>
          <w:p w14:paraId="07BE9F1A" w14:textId="5BA7118E" w:rsidR="00105B1A" w:rsidDel="00AE159D" w:rsidRDefault="00105B1A" w:rsidP="00E8426B">
            <w:pPr>
              <w:pStyle w:val="Caption"/>
              <w:rPr>
                <w:del w:id="8588" w:author="Anees Shaikh" w:date="2013-10-06T22:08:00Z"/>
              </w:rPr>
              <w:pPrChange w:id="8589" w:author="Anees Shaikh" w:date="2013-10-06T22:08:00Z">
                <w:pPr>
                  <w:pStyle w:val="XML1"/>
                </w:pPr>
              </w:pPrChange>
            </w:pPr>
            <w:del w:id="8590" w:author="Anees Shaikh" w:date="2013-10-06T22:08:00Z">
              <w:r w:rsidDel="00AE159D">
                <w:delText xml:space="preserve">      &lt;xs:enumeration value="vlan-id"/&gt;</w:delText>
              </w:r>
            </w:del>
          </w:p>
          <w:p w14:paraId="36EA5840" w14:textId="33596E92" w:rsidR="00105B1A" w:rsidDel="00AE159D" w:rsidRDefault="00105B1A" w:rsidP="00E8426B">
            <w:pPr>
              <w:pStyle w:val="Caption"/>
              <w:rPr>
                <w:del w:id="8591" w:author="Anees Shaikh" w:date="2013-10-06T22:08:00Z"/>
              </w:rPr>
              <w:pPrChange w:id="8592" w:author="Anees Shaikh" w:date="2013-10-06T22:08:00Z">
                <w:pPr>
                  <w:pStyle w:val="XML1"/>
                </w:pPr>
              </w:pPrChange>
            </w:pPr>
            <w:del w:id="8593" w:author="Anees Shaikh" w:date="2013-10-06T22:08:00Z">
              <w:r w:rsidDel="00AE159D">
                <w:delText xml:space="preserve">      &lt;xs:enumeration value="vlan-priority"/&gt;</w:delText>
              </w:r>
            </w:del>
          </w:p>
          <w:p w14:paraId="5748731E" w14:textId="08F3A5CB" w:rsidR="00105B1A" w:rsidDel="00AE159D" w:rsidRDefault="00105B1A" w:rsidP="00E8426B">
            <w:pPr>
              <w:pStyle w:val="Caption"/>
              <w:rPr>
                <w:del w:id="8594" w:author="Anees Shaikh" w:date="2013-10-06T22:08:00Z"/>
              </w:rPr>
              <w:pPrChange w:id="8595" w:author="Anees Shaikh" w:date="2013-10-06T22:08:00Z">
                <w:pPr>
                  <w:pStyle w:val="XML1"/>
                </w:pPr>
              </w:pPrChange>
            </w:pPr>
            <w:del w:id="8596" w:author="Anees Shaikh" w:date="2013-10-06T22:08:00Z">
              <w:r w:rsidDel="00AE159D">
                <w:delText xml:space="preserve">      &lt;xs:enumeration value="ip-dscp"/&gt;</w:delText>
              </w:r>
            </w:del>
          </w:p>
          <w:p w14:paraId="11753BB0" w14:textId="062C0C8E" w:rsidR="00105B1A" w:rsidDel="00AE159D" w:rsidRDefault="00105B1A" w:rsidP="00E8426B">
            <w:pPr>
              <w:pStyle w:val="Caption"/>
              <w:rPr>
                <w:del w:id="8597" w:author="Anees Shaikh" w:date="2013-10-06T22:08:00Z"/>
              </w:rPr>
              <w:pPrChange w:id="8598" w:author="Anees Shaikh" w:date="2013-10-06T22:08:00Z">
                <w:pPr>
                  <w:pStyle w:val="XML1"/>
                </w:pPr>
              </w:pPrChange>
            </w:pPr>
            <w:del w:id="8599" w:author="Anees Shaikh" w:date="2013-10-06T22:08:00Z">
              <w:r w:rsidDel="00AE159D">
                <w:delText xml:space="preserve">      &lt;xs:enumeration value="ip-ecn"/&gt;</w:delText>
              </w:r>
            </w:del>
          </w:p>
          <w:p w14:paraId="597F9718" w14:textId="62EA52B7" w:rsidR="00105B1A" w:rsidDel="00AE159D" w:rsidRDefault="00105B1A" w:rsidP="00E8426B">
            <w:pPr>
              <w:pStyle w:val="Caption"/>
              <w:rPr>
                <w:del w:id="8600" w:author="Anees Shaikh" w:date="2013-10-06T22:08:00Z"/>
              </w:rPr>
              <w:pPrChange w:id="8601" w:author="Anees Shaikh" w:date="2013-10-06T22:08:00Z">
                <w:pPr>
                  <w:pStyle w:val="XML1"/>
                </w:pPr>
              </w:pPrChange>
            </w:pPr>
            <w:del w:id="8602" w:author="Anees Shaikh" w:date="2013-10-06T22:08:00Z">
              <w:r w:rsidDel="00AE159D">
                <w:delText xml:space="preserve">      &lt;xs:enumeration value="ip-protocol"/&gt;</w:delText>
              </w:r>
            </w:del>
          </w:p>
          <w:p w14:paraId="0ED44A7D" w14:textId="4B15BAC7" w:rsidR="00105B1A" w:rsidDel="00AE159D" w:rsidRDefault="00105B1A" w:rsidP="00E8426B">
            <w:pPr>
              <w:pStyle w:val="Caption"/>
              <w:rPr>
                <w:del w:id="8603" w:author="Anees Shaikh" w:date="2013-10-06T22:08:00Z"/>
              </w:rPr>
              <w:pPrChange w:id="8604" w:author="Anees Shaikh" w:date="2013-10-06T22:08:00Z">
                <w:pPr>
                  <w:pStyle w:val="XML1"/>
                </w:pPr>
              </w:pPrChange>
            </w:pPr>
            <w:del w:id="8605" w:author="Anees Shaikh" w:date="2013-10-06T22:08:00Z">
              <w:r w:rsidDel="00AE159D">
                <w:delText xml:space="preserve">      &lt;xs:enumeration value="ipv4-src"/&gt;</w:delText>
              </w:r>
            </w:del>
          </w:p>
          <w:p w14:paraId="013A5DED" w14:textId="1BAB4328" w:rsidR="00105B1A" w:rsidDel="00AE159D" w:rsidRDefault="00105B1A" w:rsidP="00E8426B">
            <w:pPr>
              <w:pStyle w:val="Caption"/>
              <w:rPr>
                <w:del w:id="8606" w:author="Anees Shaikh" w:date="2013-10-06T22:08:00Z"/>
              </w:rPr>
              <w:pPrChange w:id="8607" w:author="Anees Shaikh" w:date="2013-10-06T22:08:00Z">
                <w:pPr>
                  <w:pStyle w:val="XML1"/>
                </w:pPr>
              </w:pPrChange>
            </w:pPr>
            <w:del w:id="8608" w:author="Anees Shaikh" w:date="2013-10-06T22:08:00Z">
              <w:r w:rsidDel="00AE159D">
                <w:delText xml:space="preserve">      &lt;xs:enumeration value="ipv4-dest"/&gt;</w:delText>
              </w:r>
            </w:del>
          </w:p>
          <w:p w14:paraId="37320FA3" w14:textId="143C075D" w:rsidR="00105B1A" w:rsidDel="00AE159D" w:rsidRDefault="00105B1A" w:rsidP="00E8426B">
            <w:pPr>
              <w:pStyle w:val="Caption"/>
              <w:rPr>
                <w:del w:id="8609" w:author="Anees Shaikh" w:date="2013-10-06T22:08:00Z"/>
              </w:rPr>
              <w:pPrChange w:id="8610" w:author="Anees Shaikh" w:date="2013-10-06T22:08:00Z">
                <w:pPr>
                  <w:pStyle w:val="XML1"/>
                </w:pPr>
              </w:pPrChange>
            </w:pPr>
            <w:del w:id="8611" w:author="Anees Shaikh" w:date="2013-10-06T22:08:00Z">
              <w:r w:rsidDel="00AE159D">
                <w:delText xml:space="preserve">      &lt;xs:enumeration value="tcp-src"/&gt;</w:delText>
              </w:r>
            </w:del>
          </w:p>
          <w:p w14:paraId="168E9F15" w14:textId="5DF3263E" w:rsidR="00105B1A" w:rsidDel="00AE159D" w:rsidRDefault="00105B1A" w:rsidP="00E8426B">
            <w:pPr>
              <w:pStyle w:val="Caption"/>
              <w:rPr>
                <w:del w:id="8612" w:author="Anees Shaikh" w:date="2013-10-06T22:08:00Z"/>
              </w:rPr>
              <w:pPrChange w:id="8613" w:author="Anees Shaikh" w:date="2013-10-06T22:08:00Z">
                <w:pPr>
                  <w:pStyle w:val="XML1"/>
                </w:pPr>
              </w:pPrChange>
            </w:pPr>
            <w:del w:id="8614" w:author="Anees Shaikh" w:date="2013-10-06T22:08:00Z">
              <w:r w:rsidDel="00AE159D">
                <w:delText xml:space="preserve">      &lt;xs:enumeration value="tcp-dest"/&gt;</w:delText>
              </w:r>
            </w:del>
          </w:p>
          <w:p w14:paraId="7879B6C7" w14:textId="540EFFD9" w:rsidR="00105B1A" w:rsidDel="00AE159D" w:rsidRDefault="00105B1A" w:rsidP="00E8426B">
            <w:pPr>
              <w:pStyle w:val="Caption"/>
              <w:rPr>
                <w:del w:id="8615" w:author="Anees Shaikh" w:date="2013-10-06T22:08:00Z"/>
              </w:rPr>
              <w:pPrChange w:id="8616" w:author="Anees Shaikh" w:date="2013-10-06T22:08:00Z">
                <w:pPr>
                  <w:pStyle w:val="XML1"/>
                </w:pPr>
              </w:pPrChange>
            </w:pPr>
            <w:del w:id="8617" w:author="Anees Shaikh" w:date="2013-10-06T22:08:00Z">
              <w:r w:rsidDel="00AE159D">
                <w:delText xml:space="preserve">      &lt;xs:enumeration value="udp-src"/&gt;</w:delText>
              </w:r>
            </w:del>
          </w:p>
          <w:p w14:paraId="7065DB70" w14:textId="5E7A142D" w:rsidR="00105B1A" w:rsidDel="00AE159D" w:rsidRDefault="00105B1A" w:rsidP="00E8426B">
            <w:pPr>
              <w:pStyle w:val="Caption"/>
              <w:rPr>
                <w:del w:id="8618" w:author="Anees Shaikh" w:date="2013-10-06T22:08:00Z"/>
              </w:rPr>
              <w:pPrChange w:id="8619" w:author="Anees Shaikh" w:date="2013-10-06T22:08:00Z">
                <w:pPr>
                  <w:pStyle w:val="XML1"/>
                </w:pPr>
              </w:pPrChange>
            </w:pPr>
            <w:del w:id="8620" w:author="Anees Shaikh" w:date="2013-10-06T22:08:00Z">
              <w:r w:rsidDel="00AE159D">
                <w:delText xml:space="preserve">      &lt;xs:enumeration value="udp-dest"/&gt;</w:delText>
              </w:r>
            </w:del>
          </w:p>
          <w:p w14:paraId="0EA04E27" w14:textId="0C64F537" w:rsidR="00105B1A" w:rsidDel="00AE159D" w:rsidRDefault="00105B1A" w:rsidP="00E8426B">
            <w:pPr>
              <w:pStyle w:val="Caption"/>
              <w:rPr>
                <w:del w:id="8621" w:author="Anees Shaikh" w:date="2013-10-06T22:08:00Z"/>
              </w:rPr>
              <w:pPrChange w:id="8622" w:author="Anees Shaikh" w:date="2013-10-06T22:08:00Z">
                <w:pPr>
                  <w:pStyle w:val="XML1"/>
                </w:pPr>
              </w:pPrChange>
            </w:pPr>
            <w:del w:id="8623" w:author="Anees Shaikh" w:date="2013-10-06T22:08:00Z">
              <w:r w:rsidDel="00AE159D">
                <w:delText xml:space="preserve">      &lt;xs:enumeration value="sctp-src"/&gt;</w:delText>
              </w:r>
            </w:del>
          </w:p>
          <w:p w14:paraId="36E2E863" w14:textId="1F43060C" w:rsidR="00105B1A" w:rsidDel="00AE159D" w:rsidRDefault="00105B1A" w:rsidP="00E8426B">
            <w:pPr>
              <w:pStyle w:val="Caption"/>
              <w:rPr>
                <w:del w:id="8624" w:author="Anees Shaikh" w:date="2013-10-06T22:08:00Z"/>
              </w:rPr>
              <w:pPrChange w:id="8625" w:author="Anees Shaikh" w:date="2013-10-06T22:08:00Z">
                <w:pPr>
                  <w:pStyle w:val="XML1"/>
                </w:pPr>
              </w:pPrChange>
            </w:pPr>
            <w:del w:id="8626" w:author="Anees Shaikh" w:date="2013-10-06T22:08:00Z">
              <w:r w:rsidDel="00AE159D">
                <w:delText xml:space="preserve">      &lt;xs:enumeration value="sctp-dest"/&gt;</w:delText>
              </w:r>
            </w:del>
          </w:p>
          <w:p w14:paraId="39F9FCFA" w14:textId="694BAC42" w:rsidR="00105B1A" w:rsidDel="00AE159D" w:rsidRDefault="00105B1A" w:rsidP="00E8426B">
            <w:pPr>
              <w:pStyle w:val="Caption"/>
              <w:rPr>
                <w:del w:id="8627" w:author="Anees Shaikh" w:date="2013-10-06T22:08:00Z"/>
              </w:rPr>
              <w:pPrChange w:id="8628" w:author="Anees Shaikh" w:date="2013-10-06T22:08:00Z">
                <w:pPr>
                  <w:pStyle w:val="XML1"/>
                </w:pPr>
              </w:pPrChange>
            </w:pPr>
            <w:del w:id="8629" w:author="Anees Shaikh" w:date="2013-10-06T22:08:00Z">
              <w:r w:rsidDel="00AE159D">
                <w:delText xml:space="preserve">      &lt;xs:enumeration value="icmpv4-type"/&gt;</w:delText>
              </w:r>
            </w:del>
          </w:p>
          <w:p w14:paraId="466AC296" w14:textId="171C5F22" w:rsidR="00105B1A" w:rsidDel="00AE159D" w:rsidRDefault="00105B1A" w:rsidP="00E8426B">
            <w:pPr>
              <w:pStyle w:val="Caption"/>
              <w:rPr>
                <w:del w:id="8630" w:author="Anees Shaikh" w:date="2013-10-06T22:08:00Z"/>
              </w:rPr>
              <w:pPrChange w:id="8631" w:author="Anees Shaikh" w:date="2013-10-06T22:08:00Z">
                <w:pPr>
                  <w:pStyle w:val="XML1"/>
                </w:pPr>
              </w:pPrChange>
            </w:pPr>
            <w:del w:id="8632" w:author="Anees Shaikh" w:date="2013-10-06T22:08:00Z">
              <w:r w:rsidDel="00AE159D">
                <w:delText xml:space="preserve">      &lt;xs:enumeration value="icmpv4-code"/&gt;</w:delText>
              </w:r>
            </w:del>
          </w:p>
          <w:p w14:paraId="08B7BE13" w14:textId="367A5832" w:rsidR="00105B1A" w:rsidDel="00AE159D" w:rsidRDefault="00105B1A" w:rsidP="00E8426B">
            <w:pPr>
              <w:pStyle w:val="Caption"/>
              <w:rPr>
                <w:del w:id="8633" w:author="Anees Shaikh" w:date="2013-10-06T22:08:00Z"/>
              </w:rPr>
              <w:pPrChange w:id="8634" w:author="Anees Shaikh" w:date="2013-10-06T22:08:00Z">
                <w:pPr>
                  <w:pStyle w:val="XML1"/>
                </w:pPr>
              </w:pPrChange>
            </w:pPr>
            <w:del w:id="8635" w:author="Anees Shaikh" w:date="2013-10-06T22:08:00Z">
              <w:r w:rsidDel="00AE159D">
                <w:delText xml:space="preserve">      &lt;xs:enumeration value="arp-op"/&gt;</w:delText>
              </w:r>
            </w:del>
          </w:p>
          <w:p w14:paraId="0C03A09E" w14:textId="0E963C86" w:rsidR="00105B1A" w:rsidDel="00AE159D" w:rsidRDefault="00105B1A" w:rsidP="00E8426B">
            <w:pPr>
              <w:pStyle w:val="Caption"/>
              <w:rPr>
                <w:del w:id="8636" w:author="Anees Shaikh" w:date="2013-10-06T22:08:00Z"/>
              </w:rPr>
              <w:pPrChange w:id="8637" w:author="Anees Shaikh" w:date="2013-10-06T22:08:00Z">
                <w:pPr>
                  <w:pStyle w:val="XML1"/>
                </w:pPr>
              </w:pPrChange>
            </w:pPr>
            <w:del w:id="8638" w:author="Anees Shaikh" w:date="2013-10-06T22:08:00Z">
              <w:r w:rsidDel="00AE159D">
                <w:delText xml:space="preserve">      &lt;xs:enumeration value="arp-src-ip-address"/&gt;</w:delText>
              </w:r>
            </w:del>
          </w:p>
          <w:p w14:paraId="02358C58" w14:textId="79258F15" w:rsidR="00105B1A" w:rsidDel="00AE159D" w:rsidRDefault="00105B1A" w:rsidP="00E8426B">
            <w:pPr>
              <w:pStyle w:val="Caption"/>
              <w:rPr>
                <w:del w:id="8639" w:author="Anees Shaikh" w:date="2013-10-06T22:08:00Z"/>
              </w:rPr>
              <w:pPrChange w:id="8640" w:author="Anees Shaikh" w:date="2013-10-06T22:08:00Z">
                <w:pPr>
                  <w:pStyle w:val="XML1"/>
                </w:pPr>
              </w:pPrChange>
            </w:pPr>
            <w:del w:id="8641" w:author="Anees Shaikh" w:date="2013-10-06T22:08:00Z">
              <w:r w:rsidDel="00AE159D">
                <w:delText xml:space="preserve">      &lt;xs:enumeration value="arp-target-ip-address"/&gt;</w:delText>
              </w:r>
            </w:del>
          </w:p>
          <w:p w14:paraId="5B55AF42" w14:textId="30EF1EE7" w:rsidR="00105B1A" w:rsidDel="00AE159D" w:rsidRDefault="00105B1A" w:rsidP="00E8426B">
            <w:pPr>
              <w:pStyle w:val="Caption"/>
              <w:rPr>
                <w:del w:id="8642" w:author="Anees Shaikh" w:date="2013-10-06T22:08:00Z"/>
              </w:rPr>
              <w:pPrChange w:id="8643" w:author="Anees Shaikh" w:date="2013-10-06T22:08:00Z">
                <w:pPr>
                  <w:pStyle w:val="XML1"/>
                </w:pPr>
              </w:pPrChange>
            </w:pPr>
            <w:del w:id="8644" w:author="Anees Shaikh" w:date="2013-10-06T22:08:00Z">
              <w:r w:rsidDel="00AE159D">
                <w:delText xml:space="preserve">      &lt;xs:enumeration value="arp-src-hardware-address"/&gt;</w:delText>
              </w:r>
            </w:del>
          </w:p>
          <w:p w14:paraId="01316607" w14:textId="60814A93" w:rsidR="00105B1A" w:rsidDel="00AE159D" w:rsidRDefault="00105B1A" w:rsidP="00E8426B">
            <w:pPr>
              <w:pStyle w:val="Caption"/>
              <w:rPr>
                <w:del w:id="8645" w:author="Anees Shaikh" w:date="2013-10-06T22:08:00Z"/>
              </w:rPr>
              <w:pPrChange w:id="8646" w:author="Anees Shaikh" w:date="2013-10-06T22:08:00Z">
                <w:pPr>
                  <w:pStyle w:val="XML1"/>
                </w:pPr>
              </w:pPrChange>
            </w:pPr>
            <w:del w:id="8647" w:author="Anees Shaikh" w:date="2013-10-06T22:08:00Z">
              <w:r w:rsidDel="00AE159D">
                <w:delText xml:space="preserve">      &lt;xs:enumeration value="arp-target-hardware-address"/&gt;</w:delText>
              </w:r>
            </w:del>
          </w:p>
          <w:p w14:paraId="5F23C600" w14:textId="5B16CE41" w:rsidR="00105B1A" w:rsidDel="00AE159D" w:rsidRDefault="00105B1A" w:rsidP="00E8426B">
            <w:pPr>
              <w:pStyle w:val="Caption"/>
              <w:rPr>
                <w:del w:id="8648" w:author="Anees Shaikh" w:date="2013-10-06T22:08:00Z"/>
              </w:rPr>
              <w:pPrChange w:id="8649" w:author="Anees Shaikh" w:date="2013-10-06T22:08:00Z">
                <w:pPr>
                  <w:pStyle w:val="XML1"/>
                </w:pPr>
              </w:pPrChange>
            </w:pPr>
            <w:del w:id="8650" w:author="Anees Shaikh" w:date="2013-10-06T22:08:00Z">
              <w:r w:rsidDel="00AE159D">
                <w:delText xml:space="preserve">      &lt;xs:enumeration value="ipv6-src"/&gt;</w:delText>
              </w:r>
            </w:del>
          </w:p>
          <w:p w14:paraId="7A6FD553" w14:textId="14F38030" w:rsidR="00105B1A" w:rsidDel="00AE159D" w:rsidRDefault="00105B1A" w:rsidP="00E8426B">
            <w:pPr>
              <w:pStyle w:val="Caption"/>
              <w:rPr>
                <w:del w:id="8651" w:author="Anees Shaikh" w:date="2013-10-06T22:08:00Z"/>
              </w:rPr>
              <w:pPrChange w:id="8652" w:author="Anees Shaikh" w:date="2013-10-06T22:08:00Z">
                <w:pPr>
                  <w:pStyle w:val="XML1"/>
                </w:pPr>
              </w:pPrChange>
            </w:pPr>
            <w:del w:id="8653" w:author="Anees Shaikh" w:date="2013-10-06T22:08:00Z">
              <w:r w:rsidDel="00AE159D">
                <w:delText xml:space="preserve">      &lt;xs:enumeration value="ipv6-dest"/&gt;</w:delText>
              </w:r>
            </w:del>
          </w:p>
          <w:p w14:paraId="2F57C8F7" w14:textId="1F13899F" w:rsidR="00105B1A" w:rsidDel="00AE159D" w:rsidRDefault="00105B1A" w:rsidP="00E8426B">
            <w:pPr>
              <w:pStyle w:val="Caption"/>
              <w:rPr>
                <w:del w:id="8654" w:author="Anees Shaikh" w:date="2013-10-06T22:08:00Z"/>
              </w:rPr>
              <w:pPrChange w:id="8655" w:author="Anees Shaikh" w:date="2013-10-06T22:08:00Z">
                <w:pPr>
                  <w:pStyle w:val="XML1"/>
                </w:pPr>
              </w:pPrChange>
            </w:pPr>
            <w:del w:id="8656" w:author="Anees Shaikh" w:date="2013-10-06T22:08:00Z">
              <w:r w:rsidDel="00AE159D">
                <w:delText xml:space="preserve">      &lt;xs:enumeration value="ipv6-flow-label"/&gt;</w:delText>
              </w:r>
            </w:del>
          </w:p>
          <w:p w14:paraId="55C5704A" w14:textId="4B93518F" w:rsidR="00105B1A" w:rsidDel="00AE159D" w:rsidRDefault="00105B1A" w:rsidP="00E8426B">
            <w:pPr>
              <w:pStyle w:val="Caption"/>
              <w:rPr>
                <w:del w:id="8657" w:author="Anees Shaikh" w:date="2013-10-06T22:08:00Z"/>
              </w:rPr>
              <w:pPrChange w:id="8658" w:author="Anees Shaikh" w:date="2013-10-06T22:08:00Z">
                <w:pPr>
                  <w:pStyle w:val="XML1"/>
                </w:pPr>
              </w:pPrChange>
            </w:pPr>
            <w:del w:id="8659" w:author="Anees Shaikh" w:date="2013-10-06T22:08:00Z">
              <w:r w:rsidDel="00AE159D">
                <w:delText xml:space="preserve">      &lt;xs:enumeration value="icmpv6-type"/&gt;</w:delText>
              </w:r>
            </w:del>
          </w:p>
          <w:p w14:paraId="1271A871" w14:textId="6DACA8A6" w:rsidR="00105B1A" w:rsidDel="00AE159D" w:rsidRDefault="00105B1A" w:rsidP="00E8426B">
            <w:pPr>
              <w:pStyle w:val="Caption"/>
              <w:rPr>
                <w:del w:id="8660" w:author="Anees Shaikh" w:date="2013-10-06T22:08:00Z"/>
              </w:rPr>
              <w:pPrChange w:id="8661" w:author="Anees Shaikh" w:date="2013-10-06T22:08:00Z">
                <w:pPr>
                  <w:pStyle w:val="XML1"/>
                </w:pPr>
              </w:pPrChange>
            </w:pPr>
            <w:del w:id="8662" w:author="Anees Shaikh" w:date="2013-10-06T22:08:00Z">
              <w:r w:rsidDel="00AE159D">
                <w:delText xml:space="preserve">      &lt;xs:enumeration value="icmpv6-code"/&gt;</w:delText>
              </w:r>
            </w:del>
          </w:p>
          <w:p w14:paraId="2D57BD8F" w14:textId="13CED002" w:rsidR="00105B1A" w:rsidDel="00AE159D" w:rsidRDefault="00105B1A" w:rsidP="00E8426B">
            <w:pPr>
              <w:pStyle w:val="Caption"/>
              <w:rPr>
                <w:del w:id="8663" w:author="Anees Shaikh" w:date="2013-10-06T22:08:00Z"/>
              </w:rPr>
              <w:pPrChange w:id="8664" w:author="Anees Shaikh" w:date="2013-10-06T22:08:00Z">
                <w:pPr>
                  <w:pStyle w:val="XML1"/>
                </w:pPr>
              </w:pPrChange>
            </w:pPr>
            <w:del w:id="8665" w:author="Anees Shaikh" w:date="2013-10-06T22:08:00Z">
              <w:r w:rsidDel="00AE159D">
                <w:delText xml:space="preserve">      &lt;xs:enumeration value="ipv6-nd-target"/&gt;</w:delText>
              </w:r>
            </w:del>
          </w:p>
          <w:p w14:paraId="1A0FEDDE" w14:textId="000E9F31" w:rsidR="00105B1A" w:rsidDel="00AE159D" w:rsidRDefault="00105B1A" w:rsidP="00E8426B">
            <w:pPr>
              <w:pStyle w:val="Caption"/>
              <w:rPr>
                <w:del w:id="8666" w:author="Anees Shaikh" w:date="2013-10-06T22:08:00Z"/>
              </w:rPr>
              <w:pPrChange w:id="8667" w:author="Anees Shaikh" w:date="2013-10-06T22:08:00Z">
                <w:pPr>
                  <w:pStyle w:val="XML1"/>
                </w:pPr>
              </w:pPrChange>
            </w:pPr>
            <w:del w:id="8668" w:author="Anees Shaikh" w:date="2013-10-06T22:08:00Z">
              <w:r w:rsidDel="00AE159D">
                <w:delText xml:space="preserve">      &lt;xs:enumeration value="ipv6-nd-source-link-layer"/&gt;</w:delText>
              </w:r>
            </w:del>
          </w:p>
          <w:p w14:paraId="70252C19" w14:textId="6388E3D6" w:rsidR="00105B1A" w:rsidDel="00AE159D" w:rsidRDefault="00105B1A" w:rsidP="00E8426B">
            <w:pPr>
              <w:pStyle w:val="Caption"/>
              <w:rPr>
                <w:del w:id="8669" w:author="Anees Shaikh" w:date="2013-10-06T22:08:00Z"/>
              </w:rPr>
              <w:pPrChange w:id="8670" w:author="Anees Shaikh" w:date="2013-10-06T22:08:00Z">
                <w:pPr>
                  <w:pStyle w:val="XML1"/>
                </w:pPr>
              </w:pPrChange>
            </w:pPr>
            <w:del w:id="8671" w:author="Anees Shaikh" w:date="2013-10-06T22:08:00Z">
              <w:r w:rsidDel="00AE159D">
                <w:delText xml:space="preserve">      &lt;xs:enumeration value="ipv6-nd-target-link-layer"/&gt;</w:delText>
              </w:r>
            </w:del>
          </w:p>
          <w:p w14:paraId="5D199BBD" w14:textId="159962CF" w:rsidR="00105B1A" w:rsidDel="00AE159D" w:rsidRDefault="00105B1A" w:rsidP="00E8426B">
            <w:pPr>
              <w:pStyle w:val="Caption"/>
              <w:rPr>
                <w:del w:id="8672" w:author="Anees Shaikh" w:date="2013-10-06T22:08:00Z"/>
              </w:rPr>
              <w:pPrChange w:id="8673" w:author="Anees Shaikh" w:date="2013-10-06T22:08:00Z">
                <w:pPr>
                  <w:pStyle w:val="XML1"/>
                </w:pPr>
              </w:pPrChange>
            </w:pPr>
            <w:del w:id="8674" w:author="Anees Shaikh" w:date="2013-10-06T22:08:00Z">
              <w:r w:rsidDel="00AE159D">
                <w:delText xml:space="preserve">      &lt;xs:enumeration value="mpls-label"/&gt;</w:delText>
              </w:r>
            </w:del>
          </w:p>
          <w:p w14:paraId="3A7887A3" w14:textId="38705F6A" w:rsidR="00105B1A" w:rsidDel="00AE159D" w:rsidRDefault="00105B1A" w:rsidP="00E8426B">
            <w:pPr>
              <w:pStyle w:val="Caption"/>
              <w:rPr>
                <w:del w:id="8675" w:author="Anees Shaikh" w:date="2013-10-06T22:08:00Z"/>
              </w:rPr>
              <w:pPrChange w:id="8676" w:author="Anees Shaikh" w:date="2013-10-06T22:08:00Z">
                <w:pPr>
                  <w:pStyle w:val="XML1"/>
                </w:pPr>
              </w:pPrChange>
            </w:pPr>
            <w:del w:id="8677" w:author="Anees Shaikh" w:date="2013-10-06T22:08:00Z">
              <w:r w:rsidDel="00AE159D">
                <w:delText xml:space="preserve">      &lt;xs:enumeration value="mpls-tc"/&gt;</w:delText>
              </w:r>
            </w:del>
          </w:p>
          <w:p w14:paraId="3CF85A39" w14:textId="4A093289" w:rsidR="00105B1A" w:rsidDel="00AE159D" w:rsidRDefault="00105B1A" w:rsidP="00E8426B">
            <w:pPr>
              <w:pStyle w:val="Caption"/>
              <w:rPr>
                <w:del w:id="8678" w:author="Anees Shaikh" w:date="2013-10-06T22:08:00Z"/>
              </w:rPr>
              <w:pPrChange w:id="8679" w:author="Anees Shaikh" w:date="2013-10-06T22:08:00Z">
                <w:pPr>
                  <w:pStyle w:val="XML1"/>
                </w:pPr>
              </w:pPrChange>
            </w:pPr>
            <w:del w:id="8680" w:author="Anees Shaikh" w:date="2013-10-06T22:08:00Z">
              <w:r w:rsidDel="00AE159D">
                <w:delText xml:space="preserve">    &lt;/xs:restriction&gt;</w:delText>
              </w:r>
            </w:del>
          </w:p>
          <w:p w14:paraId="5A8CE273" w14:textId="5DE4811E" w:rsidR="00105B1A" w:rsidDel="00AE159D" w:rsidRDefault="00105B1A" w:rsidP="00E8426B">
            <w:pPr>
              <w:pStyle w:val="Caption"/>
              <w:rPr>
                <w:del w:id="8681" w:author="Anees Shaikh" w:date="2013-10-06T22:08:00Z"/>
              </w:rPr>
              <w:pPrChange w:id="8682" w:author="Anees Shaikh" w:date="2013-10-06T22:08:00Z">
                <w:pPr>
                  <w:pStyle w:val="XML1"/>
                </w:pPr>
              </w:pPrChange>
            </w:pPr>
            <w:del w:id="8683" w:author="Anees Shaikh" w:date="2013-10-06T22:08:00Z">
              <w:r w:rsidDel="00AE159D">
                <w:delText xml:space="preserve">  &lt;/xs:simpleType&gt;</w:delText>
              </w:r>
            </w:del>
          </w:p>
          <w:p w14:paraId="191C2C1A" w14:textId="223A4374" w:rsidR="001B6EE7" w:rsidDel="00AE159D" w:rsidRDefault="001B6EE7" w:rsidP="00E8426B">
            <w:pPr>
              <w:pStyle w:val="Caption"/>
              <w:rPr>
                <w:del w:id="8684" w:author="Anees Shaikh" w:date="2013-10-06T22:08:00Z"/>
              </w:rPr>
              <w:pPrChange w:id="8685" w:author="Anees Shaikh" w:date="2013-10-06T22:08:00Z">
                <w:pPr>
                  <w:pStyle w:val="XML1"/>
                </w:pPr>
              </w:pPrChange>
            </w:pPr>
          </w:p>
          <w:p w14:paraId="78B0AF65" w14:textId="303A6DAB" w:rsidR="001B6EE7" w:rsidDel="00AE159D" w:rsidRDefault="001B6EE7" w:rsidP="00E8426B">
            <w:pPr>
              <w:pStyle w:val="Caption"/>
              <w:rPr>
                <w:del w:id="8686" w:author="Anees Shaikh" w:date="2013-10-06T22:08:00Z"/>
              </w:rPr>
              <w:pPrChange w:id="8687" w:author="Anees Shaikh" w:date="2013-10-06T22:08:00Z">
                <w:pPr>
                  <w:pStyle w:val="XML1"/>
                </w:pPr>
              </w:pPrChange>
            </w:pPr>
            <w:del w:id="8688" w:author="Anees Shaikh" w:date="2013-10-06T22:08:00Z">
              <w:r w:rsidDel="00AE159D">
                <w:delText xml:space="preserve">  &lt;xs:simpleType name="hex-binary"&gt;</w:delText>
              </w:r>
            </w:del>
          </w:p>
          <w:p w14:paraId="2D45B286" w14:textId="4C8DF942" w:rsidR="001B6EE7" w:rsidDel="00AE159D" w:rsidRDefault="001B6EE7" w:rsidP="00E8426B">
            <w:pPr>
              <w:pStyle w:val="Caption"/>
              <w:rPr>
                <w:del w:id="8689" w:author="Anees Shaikh" w:date="2013-10-06T22:08:00Z"/>
              </w:rPr>
              <w:pPrChange w:id="8690" w:author="Anees Shaikh" w:date="2013-10-06T22:08:00Z">
                <w:pPr>
                  <w:pStyle w:val="XML1"/>
                </w:pPr>
              </w:pPrChange>
            </w:pPr>
            <w:del w:id="8691" w:author="Anees Shaikh" w:date="2013-10-06T22:08:00Z">
              <w:r w:rsidDel="00AE159D">
                <w:delText xml:space="preserve">    &lt;xs:annotation&gt;</w:delText>
              </w:r>
            </w:del>
          </w:p>
          <w:p w14:paraId="65DE89AE" w14:textId="7DA04565" w:rsidR="001B6EE7" w:rsidDel="00AE159D" w:rsidRDefault="001B6EE7" w:rsidP="00E8426B">
            <w:pPr>
              <w:pStyle w:val="Caption"/>
              <w:rPr>
                <w:del w:id="8692" w:author="Anees Shaikh" w:date="2013-10-06T22:08:00Z"/>
              </w:rPr>
              <w:pPrChange w:id="8693" w:author="Anees Shaikh" w:date="2013-10-06T22:08:00Z">
                <w:pPr>
                  <w:pStyle w:val="XML1"/>
                </w:pPr>
              </w:pPrChange>
            </w:pPr>
            <w:del w:id="8694" w:author="Anees Shaikh" w:date="2013-10-06T22:08:00Z">
              <w:r w:rsidDel="00AE159D">
                <w:delText xml:space="preserve">      &lt;xs:documentation&gt;</w:delText>
              </w:r>
            </w:del>
          </w:p>
          <w:p w14:paraId="2554D199" w14:textId="08932D87" w:rsidR="001B6EE7" w:rsidDel="00AE159D" w:rsidRDefault="001B6EE7" w:rsidP="00E8426B">
            <w:pPr>
              <w:pStyle w:val="Caption"/>
              <w:rPr>
                <w:del w:id="8695" w:author="Anees Shaikh" w:date="2013-10-06T22:08:00Z"/>
              </w:rPr>
              <w:pPrChange w:id="8696" w:author="Anees Shaikh" w:date="2013-10-06T22:08:00Z">
                <w:pPr>
                  <w:pStyle w:val="XML1"/>
                </w:pPr>
              </w:pPrChange>
            </w:pPr>
            <w:del w:id="8697" w:author="Anees Shaikh" w:date="2013-10-06T22:08:00Z">
              <w:r w:rsidDel="00AE159D">
                <w:delText xml:space="preserve">        hex binary encoded string</w:delText>
              </w:r>
            </w:del>
          </w:p>
          <w:p w14:paraId="41F997F3" w14:textId="5237F3B5" w:rsidR="001B6EE7" w:rsidDel="00AE159D" w:rsidRDefault="001B6EE7" w:rsidP="00E8426B">
            <w:pPr>
              <w:pStyle w:val="Caption"/>
              <w:rPr>
                <w:del w:id="8698" w:author="Anees Shaikh" w:date="2013-10-06T22:08:00Z"/>
              </w:rPr>
              <w:pPrChange w:id="8699" w:author="Anees Shaikh" w:date="2013-10-06T22:08:00Z">
                <w:pPr>
                  <w:pStyle w:val="XML1"/>
                </w:pPr>
              </w:pPrChange>
            </w:pPr>
            <w:del w:id="8700" w:author="Anees Shaikh" w:date="2013-10-06T22:08:00Z">
              <w:r w:rsidDel="00AE159D">
                <w:delText xml:space="preserve">      &lt;/xs:documentation&gt;</w:delText>
              </w:r>
            </w:del>
          </w:p>
          <w:p w14:paraId="1F47160D" w14:textId="478D599E" w:rsidR="001B6EE7" w:rsidDel="00AE159D" w:rsidRDefault="001B6EE7" w:rsidP="00E8426B">
            <w:pPr>
              <w:pStyle w:val="Caption"/>
              <w:rPr>
                <w:del w:id="8701" w:author="Anees Shaikh" w:date="2013-10-06T22:08:00Z"/>
              </w:rPr>
              <w:pPrChange w:id="8702" w:author="Anees Shaikh" w:date="2013-10-06T22:08:00Z">
                <w:pPr>
                  <w:pStyle w:val="XML1"/>
                </w:pPr>
              </w:pPrChange>
            </w:pPr>
            <w:del w:id="8703" w:author="Anees Shaikh" w:date="2013-10-06T22:08:00Z">
              <w:r w:rsidDel="00AE159D">
                <w:delText xml:space="preserve">    &lt;/xs:annotation&gt;</w:delText>
              </w:r>
            </w:del>
          </w:p>
          <w:p w14:paraId="0525C339" w14:textId="14B3EDB3" w:rsidR="001B6EE7" w:rsidDel="00AE159D" w:rsidRDefault="001B6EE7" w:rsidP="00E8426B">
            <w:pPr>
              <w:pStyle w:val="Caption"/>
              <w:rPr>
                <w:del w:id="8704" w:author="Anees Shaikh" w:date="2013-10-06T22:08:00Z"/>
              </w:rPr>
              <w:pPrChange w:id="8705" w:author="Anees Shaikh" w:date="2013-10-06T22:08:00Z">
                <w:pPr>
                  <w:pStyle w:val="XML1"/>
                </w:pPr>
              </w:pPrChange>
            </w:pPr>
          </w:p>
          <w:p w14:paraId="14BF14A9" w14:textId="55B2A3B3" w:rsidR="001B6EE7" w:rsidDel="00AE159D" w:rsidRDefault="001B6EE7" w:rsidP="00E8426B">
            <w:pPr>
              <w:pStyle w:val="Caption"/>
              <w:rPr>
                <w:del w:id="8706" w:author="Anees Shaikh" w:date="2013-10-06T22:08:00Z"/>
              </w:rPr>
              <w:pPrChange w:id="8707" w:author="Anees Shaikh" w:date="2013-10-06T22:08:00Z">
                <w:pPr>
                  <w:pStyle w:val="XML1"/>
                </w:pPr>
              </w:pPrChange>
            </w:pPr>
            <w:del w:id="8708" w:author="Anees Shaikh" w:date="2013-10-06T22:08:00Z">
              <w:r w:rsidDel="00AE159D">
                <w:delText xml:space="preserve">    &lt;xs:restriction base="xs:base64Binary"&gt;</w:delText>
              </w:r>
            </w:del>
          </w:p>
          <w:p w14:paraId="01885EA8" w14:textId="413EE24B" w:rsidR="001B6EE7" w:rsidDel="00AE159D" w:rsidRDefault="001B6EE7" w:rsidP="00E8426B">
            <w:pPr>
              <w:pStyle w:val="Caption"/>
              <w:rPr>
                <w:del w:id="8709" w:author="Anees Shaikh" w:date="2013-10-06T22:08:00Z"/>
              </w:rPr>
              <w:pPrChange w:id="8710" w:author="Anees Shaikh" w:date="2013-10-06T22:08:00Z">
                <w:pPr>
                  <w:pStyle w:val="XML1"/>
                </w:pPr>
              </w:pPrChange>
            </w:pPr>
            <w:del w:id="8711" w:author="Anees Shaikh" w:date="2013-10-06T22:08:00Z">
              <w:r w:rsidDel="00AE159D">
                <w:delText xml:space="preserve">    &lt;/xs:restriction&gt;</w:delText>
              </w:r>
            </w:del>
          </w:p>
          <w:p w14:paraId="0AD9D2B8" w14:textId="4B4BAC79" w:rsidR="001B6EE7" w:rsidRPr="009F1B7D" w:rsidDel="00AE159D" w:rsidRDefault="001B6EE7" w:rsidP="00E8426B">
            <w:pPr>
              <w:pStyle w:val="Caption"/>
              <w:rPr>
                <w:del w:id="8712" w:author="Anees Shaikh" w:date="2013-10-06T22:08:00Z"/>
              </w:rPr>
              <w:pPrChange w:id="8713" w:author="Anees Shaikh" w:date="2013-10-06T22:08:00Z">
                <w:pPr>
                  <w:pStyle w:val="XML1"/>
                </w:pPr>
              </w:pPrChange>
            </w:pPr>
            <w:del w:id="8714" w:author="Anees Shaikh" w:date="2013-10-06T22:08:00Z">
              <w:r w:rsidDel="00AE159D">
                <w:delText xml:space="preserve">  &lt;/xs:simpleType&gt;</w:delText>
              </w:r>
            </w:del>
          </w:p>
        </w:tc>
      </w:tr>
    </w:tbl>
    <w:p w14:paraId="3509B65A" w14:textId="77777777" w:rsidR="00182140" w:rsidRPr="00182140" w:rsidRDefault="00182140" w:rsidP="00E8426B">
      <w:pPr>
        <w:pStyle w:val="Caption"/>
        <w:pPrChange w:id="8715" w:author="Anees Shaikh" w:date="2013-10-06T22:08:00Z">
          <w:pPr/>
        </w:pPrChange>
      </w:pPr>
    </w:p>
    <w:p w14:paraId="43A867B8" w14:textId="67150F59" w:rsidR="00971A60" w:rsidRDefault="00971A60" w:rsidP="00971A60">
      <w:pPr>
        <w:pStyle w:val="Heading3"/>
        <w:keepLines w:val="0"/>
        <w:ind w:left="720" w:hanging="720"/>
      </w:pPr>
      <w:bookmarkStart w:id="8716" w:name="_Toc242727950"/>
      <w:r>
        <w:t>XML Example</w:t>
      </w:r>
      <w:bookmarkEnd w:id="8716"/>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lastRenderedPageBreak/>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rPr>
          <w:ins w:id="8717" w:author="Carl Moberg" w:date="2013-06-03T22:47:00Z"/>
        </w:rPr>
      </w:pPr>
      <w:bookmarkStart w:id="8718" w:name="_Toc242727951"/>
      <w:ins w:id="8719" w:author="Carl Moberg" w:date="2013-06-03T22:47:00Z">
        <w:r>
          <w:t>NDM</w:t>
        </w:r>
        <w:bookmarkEnd w:id="8718"/>
      </w:ins>
    </w:p>
    <w:p w14:paraId="586BEB71" w14:textId="4279B80E" w:rsidR="00D65293" w:rsidRPr="00D65293" w:rsidRDefault="004942DC" w:rsidP="00D65293">
      <w:pPr>
        <w:rPr>
          <w:ins w:id="8720" w:author="Carl Moberg" w:date="2013-06-03T22:47:00Z"/>
        </w:rPr>
      </w:pPr>
      <w:ins w:id="8721" w:author="Carl Moberg" w:date="2013-06-03T22:47:00Z">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ins>
      <w:ins w:id="8722" w:author="Anees Shaikh" w:date="2013-07-30T11:10:00Z">
        <w:r w:rsidR="001D136E">
          <w:t xml:space="preserve"> (need example)</w:t>
        </w:r>
      </w:ins>
    </w:p>
    <w:p w14:paraId="7B8EAA94" w14:textId="592A7180" w:rsidR="00EA69CB" w:rsidRDefault="00EA69CB" w:rsidP="00EA69CB">
      <w:pPr>
        <w:pStyle w:val="Heading3"/>
        <w:rPr>
          <w:ins w:id="8723" w:author="Carl Moberg" w:date="2013-06-03T22:47:00Z"/>
        </w:rPr>
      </w:pPr>
      <w:bookmarkStart w:id="8724" w:name="_Toc242727952"/>
      <w:ins w:id="8725" w:author="Carl Moberg" w:date="2013-06-03T22:47:00Z">
        <w:r>
          <w:t>UML Diagram</w:t>
        </w:r>
        <w:bookmarkEnd w:id="8724"/>
      </w:ins>
    </w:p>
    <w:p w14:paraId="4E628C65" w14:textId="7E5EF49E" w:rsidR="00FD1CD6" w:rsidRDefault="00EA69CB" w:rsidP="00FD1CD6">
      <w:pPr>
        <w:pStyle w:val="Heading3"/>
        <w:rPr>
          <w:ins w:id="8726" w:author="Carl Moberg" w:date="2013-06-03T22:47:00Z"/>
        </w:rPr>
      </w:pPr>
      <w:bookmarkStart w:id="8727" w:name="_Toc242727953"/>
      <w:ins w:id="8728" w:author="Carl Moberg" w:date="2013-06-03T22:47:00Z">
        <w:r>
          <w:t>XML Schema</w:t>
        </w:r>
        <w:bookmarkEnd w:id="8727"/>
      </w:ins>
    </w:p>
    <w:p w14:paraId="6BEACC80" w14:textId="5296BD70" w:rsidR="00CE6A2F" w:rsidRPr="00CE6A2F" w:rsidRDefault="00CE6A2F" w:rsidP="00CE6A2F">
      <w:pPr>
        <w:rPr>
          <w:ins w:id="8729" w:author="Carl Moberg" w:date="2013-06-03T22:47:00Z"/>
        </w:rPr>
      </w:pPr>
      <w:ins w:id="8730" w:author="Carl Moberg" w:date="2013-06-03T22:47:00Z">
        <w:r>
          <w:t xml:space="preserve">This XML Schema represents the basic </w:t>
        </w:r>
        <w:r w:rsidR="006C0A96">
          <w:t xml:space="preserve">placeholder </w:t>
        </w:r>
        <w:r>
          <w:t xml:space="preserve">structure for NDMs. Implementations are expected to </w:t>
        </w:r>
        <w:r w:rsidR="006C0A96">
          <w:t>extend</w:t>
        </w:r>
        <w:r>
          <w:t xml:space="preserve"> this schema with a set of NDM-specific data definitions (e.g. L2+L3). The details of the specific NDMs are outside the scope of this document.</w:t>
        </w:r>
      </w:ins>
      <w:ins w:id="8731" w:author="Anees Shaikh" w:date="2013-07-30T11:11:00Z">
        <w:r w:rsidR="001D136E">
          <w:t xml:space="preserve">  (add reference to NDM paper)</w:t>
        </w:r>
      </w:ins>
    </w:p>
    <w:tbl>
      <w:tblPr>
        <w:tblStyle w:val="XMLtable"/>
        <w:tblW w:w="5000" w:type="pct"/>
        <w:tblLook w:val="04A0" w:firstRow="1" w:lastRow="0" w:firstColumn="1" w:lastColumn="0" w:noHBand="0" w:noVBand="1"/>
      </w:tblPr>
      <w:tblGrid>
        <w:gridCol w:w="9474"/>
      </w:tblGrid>
      <w:tr w:rsidR="00CB7B88" w:rsidRPr="009F1B7D" w14:paraId="52E4498C" w14:textId="77777777" w:rsidTr="00CB7B88">
        <w:trPr>
          <w:ins w:id="8732" w:author="Carl Moberg" w:date="2013-06-03T22:47:00Z"/>
        </w:trPr>
        <w:tc>
          <w:tcPr>
            <w:tcW w:w="8820" w:type="dxa"/>
          </w:tcPr>
          <w:p w14:paraId="3E9814E8" w14:textId="5032A1F1" w:rsidR="0023596D" w:rsidRDefault="0023596D" w:rsidP="0023596D">
            <w:pPr>
              <w:pStyle w:val="XML2"/>
              <w:rPr>
                <w:ins w:id="8733" w:author="Carl Moberg" w:date="2013-06-03T22:47:00Z"/>
              </w:rPr>
            </w:pPr>
            <w:ins w:id="8734" w:author="Carl Moberg" w:date="2013-06-03T22:47:00Z">
              <w:r>
                <w:t xml:space="preserve">  &lt;xs:group name="a0"&gt;</w:t>
              </w:r>
            </w:ins>
          </w:p>
          <w:p w14:paraId="6B66EFE8" w14:textId="77777777" w:rsidR="0023596D" w:rsidRDefault="0023596D" w:rsidP="0023596D">
            <w:pPr>
              <w:pStyle w:val="XML2"/>
              <w:rPr>
                <w:ins w:id="8735" w:author="Carl Moberg" w:date="2013-06-03T22:47:00Z"/>
              </w:rPr>
            </w:pPr>
            <w:ins w:id="8736" w:author="Carl Moberg" w:date="2013-06-03T22:47:00Z">
              <w:r>
                <w:t xml:space="preserve">    &lt;xs:sequence&gt;</w:t>
              </w:r>
            </w:ins>
          </w:p>
          <w:p w14:paraId="670E7923" w14:textId="77777777" w:rsidR="0023596D" w:rsidRDefault="0023596D" w:rsidP="0023596D">
            <w:pPr>
              <w:pStyle w:val="XML2"/>
              <w:rPr>
                <w:ins w:id="8737" w:author="Carl Moberg" w:date="2013-06-03T22:47:00Z"/>
              </w:rPr>
            </w:pPr>
            <w:ins w:id="8738" w:author="Carl Moberg" w:date="2013-06-03T22:47:00Z">
              <w:r>
                <w:t xml:space="preserve">      &lt;xs:element name="ndm"&gt;</w:t>
              </w:r>
            </w:ins>
          </w:p>
          <w:p w14:paraId="314A163F" w14:textId="77777777" w:rsidR="0023596D" w:rsidRDefault="0023596D" w:rsidP="0023596D">
            <w:pPr>
              <w:pStyle w:val="XML2"/>
              <w:rPr>
                <w:ins w:id="8739" w:author="Carl Moberg" w:date="2013-06-03T22:47:00Z"/>
              </w:rPr>
            </w:pPr>
            <w:ins w:id="8740" w:author="Carl Moberg" w:date="2013-06-03T22:47:00Z">
              <w:r>
                <w:t xml:space="preserve">        &lt;xs:annotation&gt;</w:t>
              </w:r>
            </w:ins>
          </w:p>
          <w:p w14:paraId="02444343" w14:textId="77777777" w:rsidR="0023596D" w:rsidRDefault="0023596D" w:rsidP="0023596D">
            <w:pPr>
              <w:pStyle w:val="XML2"/>
              <w:rPr>
                <w:ins w:id="8741" w:author="Carl Moberg" w:date="2013-06-03T22:47:00Z"/>
              </w:rPr>
            </w:pPr>
            <w:ins w:id="8742" w:author="Carl Moberg" w:date="2013-06-03T22:47:00Z">
              <w:r>
                <w:t xml:space="preserve">          &lt;xs:documentation&gt;</w:t>
              </w:r>
            </w:ins>
          </w:p>
          <w:p w14:paraId="0FD502B0" w14:textId="77777777" w:rsidR="0023596D" w:rsidRDefault="0023596D" w:rsidP="0023596D">
            <w:pPr>
              <w:pStyle w:val="XML2"/>
              <w:rPr>
                <w:ins w:id="8743" w:author="Carl Moberg" w:date="2013-06-03T22:47:00Z"/>
              </w:rPr>
            </w:pPr>
            <w:ins w:id="8744" w:author="Carl Moberg" w:date="2013-06-03T22:47:00Z">
              <w:r>
                <w:t xml:space="preserve">            The container for the capable-switch global list of available</w:t>
              </w:r>
            </w:ins>
          </w:p>
          <w:p w14:paraId="79D4C6E5" w14:textId="6B1B5A62" w:rsidR="0023596D" w:rsidRDefault="0023596D" w:rsidP="0023596D">
            <w:pPr>
              <w:pStyle w:val="XML2"/>
              <w:rPr>
                <w:ins w:id="8745" w:author="Carl Moberg" w:date="2013-06-03T22:47:00Z"/>
              </w:rPr>
            </w:pPr>
            <w:ins w:id="8746" w:author="Carl Moberg" w:date="2013-06-03T22:47:00Z">
              <w:r>
                <w:t xml:space="preserve">            NDMs.</w:t>
              </w:r>
            </w:ins>
          </w:p>
          <w:p w14:paraId="72DF2F6E" w14:textId="77777777" w:rsidR="0023596D" w:rsidRDefault="0023596D" w:rsidP="0023596D">
            <w:pPr>
              <w:pStyle w:val="XML2"/>
              <w:rPr>
                <w:ins w:id="8747" w:author="Carl Moberg" w:date="2013-06-03T22:47:00Z"/>
              </w:rPr>
            </w:pPr>
            <w:ins w:id="8748" w:author="Carl Moberg" w:date="2013-06-03T22:47:00Z">
              <w:r>
                <w:t xml:space="preserve">          &lt;/xs:documentation&gt;</w:t>
              </w:r>
            </w:ins>
          </w:p>
          <w:p w14:paraId="772B930E" w14:textId="77777777" w:rsidR="0023596D" w:rsidRDefault="0023596D" w:rsidP="0023596D">
            <w:pPr>
              <w:pStyle w:val="XML2"/>
              <w:rPr>
                <w:ins w:id="8749" w:author="Carl Moberg" w:date="2013-06-03T22:47:00Z"/>
              </w:rPr>
            </w:pPr>
            <w:ins w:id="8750" w:author="Carl Moberg" w:date="2013-06-03T22:47:00Z">
              <w:r>
                <w:t xml:space="preserve">        &lt;/xs:annotation&gt;</w:t>
              </w:r>
            </w:ins>
          </w:p>
          <w:p w14:paraId="5DB58947" w14:textId="77777777" w:rsidR="0023596D" w:rsidRDefault="0023596D" w:rsidP="0023596D">
            <w:pPr>
              <w:pStyle w:val="XML2"/>
              <w:rPr>
                <w:ins w:id="8751" w:author="Carl Moberg" w:date="2013-06-03T22:47:00Z"/>
              </w:rPr>
            </w:pPr>
            <w:ins w:id="8752" w:author="Carl Moberg" w:date="2013-06-03T22:47:00Z">
              <w:r>
                <w:t xml:space="preserve">        &lt;xs:complexType&gt;</w:t>
              </w:r>
            </w:ins>
          </w:p>
          <w:p w14:paraId="1860591D" w14:textId="77777777" w:rsidR="0023596D" w:rsidRDefault="0023596D" w:rsidP="0023596D">
            <w:pPr>
              <w:pStyle w:val="XML2"/>
              <w:rPr>
                <w:ins w:id="8753" w:author="Carl Moberg" w:date="2013-06-03T22:47:00Z"/>
              </w:rPr>
            </w:pPr>
            <w:ins w:id="8754" w:author="Carl Moberg" w:date="2013-06-03T22:47:00Z">
              <w:r>
                <w:t xml:space="preserve">          &lt;xs:sequence&gt;</w:t>
              </w:r>
            </w:ins>
          </w:p>
          <w:p w14:paraId="136757D7" w14:textId="77777777" w:rsidR="0023596D" w:rsidRDefault="0023596D" w:rsidP="0023596D">
            <w:pPr>
              <w:pStyle w:val="XML2"/>
              <w:rPr>
                <w:ins w:id="8755" w:author="Carl Moberg" w:date="2013-06-03T22:47:00Z"/>
              </w:rPr>
            </w:pPr>
            <w:ins w:id="8756" w:author="Carl Moberg" w:date="2013-06-03T22:47:00Z">
              <w:r>
                <w:t xml:space="preserve">            &lt;xs:element name="available-ndms" minOccurs="0" </w:t>
              </w:r>
            </w:ins>
          </w:p>
          <w:p w14:paraId="43476BBA" w14:textId="195829E7" w:rsidR="0023596D" w:rsidRDefault="0023596D" w:rsidP="0023596D">
            <w:pPr>
              <w:pStyle w:val="XML2"/>
              <w:rPr>
                <w:ins w:id="8757" w:author="Carl Moberg" w:date="2013-06-03T22:47:00Z"/>
              </w:rPr>
            </w:pPr>
            <w:ins w:id="8758" w:author="Carl Moberg" w:date="2013-06-03T22:47:00Z">
              <w:r>
                <w:t xml:space="preserve">                        maxOccurs="unbounded"&gt;</w:t>
              </w:r>
            </w:ins>
          </w:p>
          <w:p w14:paraId="25FC8F45" w14:textId="77777777" w:rsidR="0023596D" w:rsidRDefault="0023596D" w:rsidP="0023596D">
            <w:pPr>
              <w:pStyle w:val="XML2"/>
              <w:rPr>
                <w:ins w:id="8759" w:author="Carl Moberg" w:date="2013-06-03T22:47:00Z"/>
              </w:rPr>
            </w:pPr>
            <w:ins w:id="8760" w:author="Carl Moberg" w:date="2013-06-03T22:47:00Z">
              <w:r>
                <w:t xml:space="preserve">              &lt;xs:annotation&gt;</w:t>
              </w:r>
            </w:ins>
          </w:p>
          <w:p w14:paraId="65111598" w14:textId="77777777" w:rsidR="0023596D" w:rsidRDefault="0023596D" w:rsidP="0023596D">
            <w:pPr>
              <w:pStyle w:val="XML2"/>
              <w:rPr>
                <w:ins w:id="8761" w:author="Carl Moberg" w:date="2013-06-03T22:47:00Z"/>
              </w:rPr>
            </w:pPr>
            <w:ins w:id="8762" w:author="Carl Moberg" w:date="2013-06-03T22:47:00Z">
              <w:r>
                <w:t xml:space="preserve">                &lt;xs:documentation&gt;</w:t>
              </w:r>
            </w:ins>
          </w:p>
          <w:p w14:paraId="635B04E9" w14:textId="664C3D96" w:rsidR="0023596D" w:rsidRDefault="0023596D" w:rsidP="0023596D">
            <w:pPr>
              <w:pStyle w:val="XML2"/>
              <w:rPr>
                <w:ins w:id="8763" w:author="Carl Moberg" w:date="2013-06-03T22:47:00Z"/>
              </w:rPr>
            </w:pPr>
            <w:ins w:id="8764" w:author="Carl Moberg" w:date="2013-06-03T22:47:00Z">
              <w:r>
                <w:t xml:space="preserve">                  The list of all NDMs implemented by the capable-switch</w:t>
              </w:r>
            </w:ins>
          </w:p>
          <w:p w14:paraId="35D85867" w14:textId="549688AD" w:rsidR="0023596D" w:rsidRDefault="0023596D" w:rsidP="0023596D">
            <w:pPr>
              <w:pStyle w:val="XML2"/>
              <w:rPr>
                <w:ins w:id="8765" w:author="Carl Moberg" w:date="2013-06-03T22:47:00Z"/>
              </w:rPr>
            </w:pPr>
            <w:ins w:id="8766" w:author="Carl Moberg" w:date="2013-06-03T22:47:00Z">
              <w:r>
                <w:t xml:space="preserve">                  Clients can query this list to learn about supported</w:t>
              </w:r>
            </w:ins>
          </w:p>
          <w:p w14:paraId="47C447A0" w14:textId="41E01D94" w:rsidR="0023596D" w:rsidRDefault="0023596D" w:rsidP="0023596D">
            <w:pPr>
              <w:pStyle w:val="XML2"/>
              <w:rPr>
                <w:ins w:id="8767" w:author="Carl Moberg" w:date="2013-06-03T22:47:00Z"/>
              </w:rPr>
            </w:pPr>
            <w:ins w:id="8768" w:author="Carl Moberg" w:date="2013-06-03T22:47:00Z">
              <w:r>
                <w:lastRenderedPageBreak/>
                <w:t xml:space="preserve">                  NDMs before implementing them on logical-switches</w:t>
              </w:r>
            </w:ins>
          </w:p>
          <w:p w14:paraId="4FFCA7A8" w14:textId="77777777" w:rsidR="0023596D" w:rsidRDefault="0023596D" w:rsidP="0023596D">
            <w:pPr>
              <w:pStyle w:val="XML2"/>
              <w:rPr>
                <w:ins w:id="8769" w:author="Carl Moberg" w:date="2013-06-03T22:47:00Z"/>
              </w:rPr>
            </w:pPr>
            <w:ins w:id="8770" w:author="Carl Moberg" w:date="2013-06-03T22:47:00Z">
              <w:r>
                <w:t xml:space="preserve">                &lt;/xs:documentation&gt;</w:t>
              </w:r>
            </w:ins>
          </w:p>
          <w:p w14:paraId="2AB8AC67" w14:textId="77777777" w:rsidR="0023596D" w:rsidRDefault="0023596D" w:rsidP="0023596D">
            <w:pPr>
              <w:pStyle w:val="XML2"/>
              <w:rPr>
                <w:ins w:id="8771" w:author="Carl Moberg" w:date="2013-06-03T22:47:00Z"/>
              </w:rPr>
            </w:pPr>
            <w:ins w:id="8772" w:author="Carl Moberg" w:date="2013-06-03T22:47:00Z">
              <w:r>
                <w:t xml:space="preserve">              &lt;/xs:annotation&gt;</w:t>
              </w:r>
            </w:ins>
          </w:p>
          <w:p w14:paraId="09BAB321" w14:textId="77777777" w:rsidR="0023596D" w:rsidRDefault="0023596D" w:rsidP="0023596D">
            <w:pPr>
              <w:pStyle w:val="XML2"/>
              <w:rPr>
                <w:ins w:id="8773" w:author="Carl Moberg" w:date="2013-06-03T22:47:00Z"/>
              </w:rPr>
            </w:pPr>
            <w:ins w:id="8774" w:author="Carl Moberg" w:date="2013-06-03T22:47:00Z">
              <w:r>
                <w:t xml:space="preserve">              &lt;xs:complexType&gt;</w:t>
              </w:r>
            </w:ins>
          </w:p>
          <w:p w14:paraId="5A76A5F2" w14:textId="77777777" w:rsidR="0023596D" w:rsidRDefault="0023596D" w:rsidP="0023596D">
            <w:pPr>
              <w:pStyle w:val="XML2"/>
              <w:rPr>
                <w:ins w:id="8775" w:author="Carl Moberg" w:date="2013-06-03T22:47:00Z"/>
              </w:rPr>
            </w:pPr>
            <w:ins w:id="8776" w:author="Carl Moberg" w:date="2013-06-03T22:47:00Z">
              <w:r>
                <w:t xml:space="preserve">                &lt;xs:sequence&gt;</w:t>
              </w:r>
            </w:ins>
          </w:p>
          <w:p w14:paraId="14C90E28" w14:textId="7BB776EF" w:rsidR="0023596D" w:rsidRDefault="0023596D" w:rsidP="0023596D">
            <w:pPr>
              <w:pStyle w:val="XML2"/>
              <w:rPr>
                <w:ins w:id="8777" w:author="Carl Moberg" w:date="2013-06-03T22:47:00Z"/>
              </w:rPr>
            </w:pPr>
            <w:ins w:id="8778" w:author="Carl Moberg" w:date="2013-06-03T22:47:00Z">
              <w:r>
                <w:t xml:space="preserve">                  &lt;xs:element name="name" type="xs:string"&gt;</w:t>
              </w:r>
            </w:ins>
          </w:p>
          <w:p w14:paraId="0030D4D3" w14:textId="77777777" w:rsidR="0023596D" w:rsidRDefault="0023596D" w:rsidP="0023596D">
            <w:pPr>
              <w:pStyle w:val="XML2"/>
              <w:rPr>
                <w:ins w:id="8779" w:author="Carl Moberg" w:date="2013-06-03T22:47:00Z"/>
              </w:rPr>
            </w:pPr>
            <w:ins w:id="8780" w:author="Carl Moberg" w:date="2013-06-03T22:47:00Z">
              <w:r>
                <w:t xml:space="preserve">                    &lt;xs:annotation&gt;</w:t>
              </w:r>
            </w:ins>
          </w:p>
          <w:p w14:paraId="6C615048" w14:textId="77777777" w:rsidR="0023596D" w:rsidRDefault="0023596D" w:rsidP="0023596D">
            <w:pPr>
              <w:pStyle w:val="XML2"/>
              <w:rPr>
                <w:ins w:id="8781" w:author="Carl Moberg" w:date="2013-06-03T22:47:00Z"/>
              </w:rPr>
            </w:pPr>
            <w:ins w:id="8782" w:author="Carl Moberg" w:date="2013-06-03T22:47:00Z">
              <w:r>
                <w:t xml:space="preserve">                      &lt;xs:documentation&gt;</w:t>
              </w:r>
            </w:ins>
          </w:p>
          <w:p w14:paraId="190254B4" w14:textId="485AA74F" w:rsidR="0023596D" w:rsidRDefault="0023596D" w:rsidP="0023596D">
            <w:pPr>
              <w:pStyle w:val="XML2"/>
              <w:rPr>
                <w:ins w:id="8783" w:author="Carl Moberg" w:date="2013-06-03T22:47:00Z"/>
              </w:rPr>
            </w:pPr>
            <w:ins w:id="8784" w:author="Carl Moberg" w:date="2013-06-03T22:47:00Z">
              <w:r>
                <w:t xml:space="preserve">                        A unique name of the NDM.</w:t>
              </w:r>
            </w:ins>
          </w:p>
          <w:p w14:paraId="408CAA3B" w14:textId="77777777" w:rsidR="0023596D" w:rsidRDefault="0023596D" w:rsidP="0023596D">
            <w:pPr>
              <w:pStyle w:val="XML2"/>
              <w:rPr>
                <w:ins w:id="8785" w:author="Carl Moberg" w:date="2013-06-03T22:47:00Z"/>
              </w:rPr>
            </w:pPr>
            <w:ins w:id="8786" w:author="Carl Moberg" w:date="2013-06-03T22:47:00Z">
              <w:r>
                <w:t xml:space="preserve">                        This name corresponds to the</w:t>
              </w:r>
            </w:ins>
          </w:p>
          <w:p w14:paraId="07842D88" w14:textId="77777777" w:rsidR="0023596D" w:rsidRDefault="0023596D" w:rsidP="0023596D">
            <w:pPr>
              <w:pStyle w:val="XML2"/>
              <w:rPr>
                <w:ins w:id="8787" w:author="Carl Moberg" w:date="2013-06-03T22:47:00Z"/>
              </w:rPr>
            </w:pPr>
            <w:ins w:id="8788" w:author="Carl Moberg" w:date="2013-06-03T22:47:00Z">
              <w:r>
                <w:t xml:space="preserve">                        'ndm-implementation-choice' name per</w:t>
              </w:r>
            </w:ins>
          </w:p>
          <w:p w14:paraId="61E392BC" w14:textId="6B7C47AE" w:rsidR="0023596D" w:rsidRDefault="0023596D" w:rsidP="0023596D">
            <w:pPr>
              <w:pStyle w:val="XML2"/>
              <w:rPr>
                <w:ins w:id="8789" w:author="Carl Moberg" w:date="2013-06-03T22:47:00Z"/>
              </w:rPr>
            </w:pPr>
            <w:ins w:id="8790" w:author="Carl Moberg" w:date="2013-06-03T22:47:00Z">
              <w:r>
                <w:t xml:space="preserve">                        logical-switch. Clients are expected to:</w:t>
              </w:r>
            </w:ins>
          </w:p>
          <w:p w14:paraId="2D872AC7" w14:textId="77777777" w:rsidR="0023596D" w:rsidRDefault="0023596D" w:rsidP="0023596D">
            <w:pPr>
              <w:pStyle w:val="XML2"/>
              <w:rPr>
                <w:ins w:id="8791" w:author="Carl Moberg" w:date="2013-06-03T22:47:00Z"/>
              </w:rPr>
            </w:pPr>
            <w:ins w:id="8792" w:author="Carl Moberg" w:date="2013-06-03T22:47:00Z">
              <w:r>
                <w:t xml:space="preserve">                         - Find out about available NDMs by querying this</w:t>
              </w:r>
            </w:ins>
          </w:p>
          <w:p w14:paraId="72811BAC" w14:textId="2DB825F9" w:rsidR="0023596D" w:rsidRDefault="0023596D" w:rsidP="0023596D">
            <w:pPr>
              <w:pStyle w:val="XML2"/>
              <w:rPr>
                <w:ins w:id="8793" w:author="Carl Moberg" w:date="2013-06-03T22:47:00Z"/>
              </w:rPr>
            </w:pPr>
            <w:ins w:id="8794" w:author="Carl Moberg" w:date="2013-06-03T22:47:00Z">
              <w:r>
                <w:t xml:space="preserve">                           list;</w:t>
              </w:r>
            </w:ins>
          </w:p>
          <w:p w14:paraId="02BFB37C" w14:textId="77777777" w:rsidR="0023596D" w:rsidRDefault="0023596D" w:rsidP="0023596D">
            <w:pPr>
              <w:pStyle w:val="XML2"/>
              <w:rPr>
                <w:ins w:id="8795" w:author="Carl Moberg" w:date="2013-06-03T22:47:00Z"/>
              </w:rPr>
            </w:pPr>
            <w:ins w:id="8796" w:author="Carl Moberg" w:date="2013-06-03T22:47:00Z">
              <w:r>
                <w:t xml:space="preserve">                         - and configure specific NDM implementations per</w:t>
              </w:r>
            </w:ins>
          </w:p>
          <w:p w14:paraId="158CC285" w14:textId="4C096CC0" w:rsidR="0023596D" w:rsidRDefault="0023596D" w:rsidP="0023596D">
            <w:pPr>
              <w:pStyle w:val="XML2"/>
              <w:rPr>
                <w:ins w:id="8797" w:author="Carl Moberg" w:date="2013-06-03T22:47:00Z"/>
              </w:rPr>
            </w:pPr>
            <w:ins w:id="8798" w:author="Carl Moberg" w:date="2013-06-03T22:47:00Z">
              <w:r>
                <w:t xml:space="preserve">                           logical-switch using this name</w:t>
              </w:r>
            </w:ins>
          </w:p>
          <w:p w14:paraId="540F2382" w14:textId="77777777" w:rsidR="0023596D" w:rsidRDefault="0023596D" w:rsidP="0023596D">
            <w:pPr>
              <w:pStyle w:val="XML2"/>
              <w:rPr>
                <w:ins w:id="8799" w:author="Carl Moberg" w:date="2013-06-03T22:47:00Z"/>
              </w:rPr>
            </w:pPr>
            <w:ins w:id="8800" w:author="Carl Moberg" w:date="2013-06-03T22:47:00Z">
              <w:r>
                <w:t xml:space="preserve">                      &lt;/xs:documentation&gt;</w:t>
              </w:r>
            </w:ins>
          </w:p>
          <w:p w14:paraId="63D21F18" w14:textId="77777777" w:rsidR="0023596D" w:rsidRDefault="0023596D" w:rsidP="0023596D">
            <w:pPr>
              <w:pStyle w:val="XML2"/>
              <w:rPr>
                <w:ins w:id="8801" w:author="Carl Moberg" w:date="2013-06-03T22:47:00Z"/>
              </w:rPr>
            </w:pPr>
            <w:ins w:id="8802" w:author="Carl Moberg" w:date="2013-06-03T22:47:00Z">
              <w:r>
                <w:t xml:space="preserve">                    &lt;/xs:annotation&gt;</w:t>
              </w:r>
            </w:ins>
          </w:p>
          <w:p w14:paraId="0EFFD901" w14:textId="77777777" w:rsidR="0023596D" w:rsidRDefault="0023596D" w:rsidP="0023596D">
            <w:pPr>
              <w:pStyle w:val="XML2"/>
              <w:rPr>
                <w:ins w:id="8803" w:author="Carl Moberg" w:date="2013-06-03T22:47:00Z"/>
              </w:rPr>
            </w:pPr>
            <w:ins w:id="8804" w:author="Carl Moberg" w:date="2013-06-03T22:47:00Z">
              <w:r>
                <w:t xml:space="preserve">                  &lt;/xs:element&gt;</w:t>
              </w:r>
            </w:ins>
          </w:p>
          <w:p w14:paraId="0834A374" w14:textId="77777777" w:rsidR="0023596D" w:rsidRDefault="0023596D" w:rsidP="0023596D">
            <w:pPr>
              <w:pStyle w:val="XML2"/>
              <w:rPr>
                <w:ins w:id="8805" w:author="Carl Moberg" w:date="2013-06-03T22:47:00Z"/>
              </w:rPr>
            </w:pPr>
            <w:ins w:id="8806" w:author="Carl Moberg" w:date="2013-06-03T22:47:00Z">
              <w:r>
                <w:t xml:space="preserve">                  &lt;xs:element name="type"&gt;</w:t>
              </w:r>
            </w:ins>
          </w:p>
          <w:p w14:paraId="666F536F" w14:textId="77777777" w:rsidR="0023596D" w:rsidRDefault="0023596D" w:rsidP="0023596D">
            <w:pPr>
              <w:pStyle w:val="XML2"/>
              <w:rPr>
                <w:ins w:id="8807" w:author="Carl Moberg" w:date="2013-06-03T22:47:00Z"/>
              </w:rPr>
            </w:pPr>
            <w:ins w:id="8808" w:author="Carl Moberg" w:date="2013-06-03T22:47:00Z">
              <w:r>
                <w:t xml:space="preserve">                    &lt;xs:annotation&gt;</w:t>
              </w:r>
            </w:ins>
          </w:p>
          <w:p w14:paraId="57E0AF4D" w14:textId="77777777" w:rsidR="0023596D" w:rsidRDefault="0023596D" w:rsidP="0023596D">
            <w:pPr>
              <w:pStyle w:val="XML2"/>
              <w:rPr>
                <w:ins w:id="8809" w:author="Carl Moberg" w:date="2013-06-03T22:47:00Z"/>
              </w:rPr>
            </w:pPr>
            <w:ins w:id="8810" w:author="Carl Moberg" w:date="2013-06-03T22:47:00Z">
              <w:r>
                <w:t xml:space="preserve">                      &lt;xs:documentation&gt;</w:t>
              </w:r>
            </w:ins>
          </w:p>
          <w:p w14:paraId="61B1FEFA" w14:textId="77777777" w:rsidR="0023596D" w:rsidRDefault="0023596D" w:rsidP="0023596D">
            <w:pPr>
              <w:pStyle w:val="XML2"/>
              <w:rPr>
                <w:ins w:id="8811" w:author="Carl Moberg" w:date="2013-06-03T22:47:00Z"/>
              </w:rPr>
            </w:pPr>
            <w:ins w:id="8812" w:author="Carl Moberg" w:date="2013-06-03T22:47:00Z">
              <w:r>
                <w:t xml:space="preserve">                        The NDM type.</w:t>
              </w:r>
            </w:ins>
          </w:p>
          <w:p w14:paraId="048FAD24" w14:textId="77777777" w:rsidR="0023596D" w:rsidRDefault="0023596D" w:rsidP="0023596D">
            <w:pPr>
              <w:pStyle w:val="XML2"/>
              <w:rPr>
                <w:ins w:id="8813" w:author="Carl Moberg" w:date="2013-06-03T22:47:00Z"/>
              </w:rPr>
            </w:pPr>
            <w:ins w:id="8814" w:author="Carl Moberg" w:date="2013-06-03T22:47:00Z">
              <w:r>
                <w:t xml:space="preserve">                      &lt;/xs:documentation&gt;</w:t>
              </w:r>
            </w:ins>
          </w:p>
          <w:p w14:paraId="16F1FC45" w14:textId="77777777" w:rsidR="0023596D" w:rsidRDefault="0023596D" w:rsidP="0023596D">
            <w:pPr>
              <w:pStyle w:val="XML2"/>
              <w:rPr>
                <w:ins w:id="8815" w:author="Carl Moberg" w:date="2013-06-03T22:47:00Z"/>
              </w:rPr>
            </w:pPr>
            <w:ins w:id="8816" w:author="Carl Moberg" w:date="2013-06-03T22:47:00Z">
              <w:r>
                <w:t xml:space="preserve">                    &lt;/xs:annotation&gt;</w:t>
              </w:r>
            </w:ins>
          </w:p>
          <w:p w14:paraId="5C67B3C3" w14:textId="77777777" w:rsidR="0023596D" w:rsidRDefault="0023596D" w:rsidP="0023596D">
            <w:pPr>
              <w:pStyle w:val="XML2"/>
              <w:rPr>
                <w:ins w:id="8817" w:author="Carl Moberg" w:date="2013-06-03T22:47:00Z"/>
              </w:rPr>
            </w:pPr>
            <w:ins w:id="8818" w:author="Carl Moberg" w:date="2013-06-03T22:47:00Z">
              <w:r>
                <w:t xml:space="preserve">                    &lt;xs:simpleType&gt;</w:t>
              </w:r>
            </w:ins>
          </w:p>
          <w:p w14:paraId="116831BC" w14:textId="77777777" w:rsidR="0023596D" w:rsidRDefault="0023596D" w:rsidP="0023596D">
            <w:pPr>
              <w:pStyle w:val="XML2"/>
              <w:rPr>
                <w:ins w:id="8819" w:author="Carl Moberg" w:date="2013-06-03T22:47:00Z"/>
              </w:rPr>
            </w:pPr>
            <w:ins w:id="8820" w:author="Carl Moberg" w:date="2013-06-03T22:47:00Z">
              <w:r>
                <w:t xml:space="preserve">                      &lt;xs:restriction base="xs:string"&gt;</w:t>
              </w:r>
            </w:ins>
          </w:p>
          <w:p w14:paraId="6548B05E" w14:textId="77777777" w:rsidR="0023596D" w:rsidRDefault="0023596D" w:rsidP="0023596D">
            <w:pPr>
              <w:pStyle w:val="XML2"/>
              <w:rPr>
                <w:ins w:id="8821" w:author="Carl Moberg" w:date="2013-06-03T22:47:00Z"/>
              </w:rPr>
            </w:pPr>
            <w:ins w:id="8822" w:author="Carl Moberg" w:date="2013-06-03T22:47:00Z">
              <w:r>
                <w:t xml:space="preserve">                        &lt;xs:enumeration value="ttp"/&gt;</w:t>
              </w:r>
            </w:ins>
          </w:p>
          <w:p w14:paraId="30A2F365" w14:textId="77777777" w:rsidR="0023596D" w:rsidRDefault="0023596D" w:rsidP="0023596D">
            <w:pPr>
              <w:pStyle w:val="XML2"/>
              <w:rPr>
                <w:ins w:id="8823" w:author="Carl Moberg" w:date="2013-06-03T22:47:00Z"/>
              </w:rPr>
            </w:pPr>
            <w:ins w:id="8824" w:author="Carl Moberg" w:date="2013-06-03T22:47:00Z">
              <w:r>
                <w:t xml:space="preserve">                        &lt;xs:enumeration value="fpmod"/&gt;</w:t>
              </w:r>
            </w:ins>
          </w:p>
          <w:p w14:paraId="76603D15" w14:textId="77777777" w:rsidR="0023596D" w:rsidRDefault="0023596D" w:rsidP="0023596D">
            <w:pPr>
              <w:pStyle w:val="XML2"/>
              <w:rPr>
                <w:ins w:id="8825" w:author="Carl Moberg" w:date="2013-06-03T22:47:00Z"/>
              </w:rPr>
            </w:pPr>
            <w:ins w:id="8826" w:author="Carl Moberg" w:date="2013-06-03T22:47:00Z">
              <w:r>
                <w:t xml:space="preserve">                      &lt;/xs:restriction&gt;</w:t>
              </w:r>
            </w:ins>
          </w:p>
          <w:p w14:paraId="65145533" w14:textId="77777777" w:rsidR="0023596D" w:rsidRDefault="0023596D" w:rsidP="0023596D">
            <w:pPr>
              <w:pStyle w:val="XML2"/>
              <w:rPr>
                <w:ins w:id="8827" w:author="Carl Moberg" w:date="2013-06-03T22:47:00Z"/>
              </w:rPr>
            </w:pPr>
            <w:ins w:id="8828" w:author="Carl Moberg" w:date="2013-06-03T22:47:00Z">
              <w:r>
                <w:t xml:space="preserve">                    &lt;/xs:simpleType&gt;</w:t>
              </w:r>
            </w:ins>
          </w:p>
          <w:p w14:paraId="5815680F" w14:textId="77777777" w:rsidR="0023596D" w:rsidRDefault="0023596D" w:rsidP="0023596D">
            <w:pPr>
              <w:pStyle w:val="XML2"/>
              <w:rPr>
                <w:ins w:id="8829" w:author="Carl Moberg" w:date="2013-06-03T22:47:00Z"/>
              </w:rPr>
            </w:pPr>
            <w:ins w:id="8830" w:author="Carl Moberg" w:date="2013-06-03T22:47:00Z">
              <w:r>
                <w:t xml:space="preserve">                  &lt;/xs:element&gt;</w:t>
              </w:r>
            </w:ins>
          </w:p>
          <w:p w14:paraId="4845DBD1" w14:textId="77777777" w:rsidR="0023596D" w:rsidRDefault="0023596D" w:rsidP="0023596D">
            <w:pPr>
              <w:pStyle w:val="XML2"/>
              <w:rPr>
                <w:ins w:id="8831" w:author="Carl Moberg" w:date="2013-06-03T22:47:00Z"/>
              </w:rPr>
            </w:pPr>
            <w:ins w:id="8832" w:author="Carl Moberg" w:date="2013-06-03T22:47:00Z">
              <w:r>
                <w:t xml:space="preserve">                  &lt;xs:element name="version"  type="xs:string"&gt;</w:t>
              </w:r>
            </w:ins>
          </w:p>
          <w:p w14:paraId="3B0ECEFF" w14:textId="77777777" w:rsidR="0023596D" w:rsidRDefault="0023596D" w:rsidP="0023596D">
            <w:pPr>
              <w:pStyle w:val="XML2"/>
              <w:rPr>
                <w:ins w:id="8833" w:author="Carl Moberg" w:date="2013-06-03T22:47:00Z"/>
              </w:rPr>
            </w:pPr>
            <w:ins w:id="8834" w:author="Carl Moberg" w:date="2013-06-03T22:47:00Z">
              <w:r>
                <w:t xml:space="preserve">                    &lt;xs:annotation&gt;</w:t>
              </w:r>
            </w:ins>
          </w:p>
          <w:p w14:paraId="4227DFF5" w14:textId="77777777" w:rsidR="0023596D" w:rsidRDefault="0023596D" w:rsidP="0023596D">
            <w:pPr>
              <w:pStyle w:val="XML2"/>
              <w:rPr>
                <w:ins w:id="8835" w:author="Carl Moberg" w:date="2013-06-03T22:47:00Z"/>
              </w:rPr>
            </w:pPr>
            <w:ins w:id="8836" w:author="Carl Moberg" w:date="2013-06-03T22:47:00Z">
              <w:r>
                <w:t xml:space="preserve">                      &lt;xs:documentation&gt;</w:t>
              </w:r>
            </w:ins>
          </w:p>
          <w:p w14:paraId="0EC7933F" w14:textId="77777777" w:rsidR="0023596D" w:rsidRDefault="0023596D" w:rsidP="0023596D">
            <w:pPr>
              <w:pStyle w:val="XML2"/>
              <w:rPr>
                <w:ins w:id="8837" w:author="Carl Moberg" w:date="2013-06-03T22:47:00Z"/>
              </w:rPr>
            </w:pPr>
            <w:ins w:id="8838" w:author="Carl Moberg" w:date="2013-06-03T22:47:00Z">
              <w:r>
                <w:t xml:space="preserve">                        The version of this named NDM.</w:t>
              </w:r>
            </w:ins>
          </w:p>
          <w:p w14:paraId="1968982E" w14:textId="77777777" w:rsidR="0023596D" w:rsidRDefault="0023596D" w:rsidP="0023596D">
            <w:pPr>
              <w:pStyle w:val="XML2"/>
              <w:rPr>
                <w:ins w:id="8839" w:author="Carl Moberg" w:date="2013-06-03T22:47:00Z"/>
              </w:rPr>
            </w:pPr>
            <w:ins w:id="8840" w:author="Carl Moberg" w:date="2013-06-03T22:47:00Z">
              <w:r>
                <w:t xml:space="preserve">                      &lt;/xs:documentation&gt;</w:t>
              </w:r>
            </w:ins>
          </w:p>
          <w:p w14:paraId="5CA2CA57" w14:textId="77777777" w:rsidR="0023596D" w:rsidRDefault="0023596D" w:rsidP="0023596D">
            <w:pPr>
              <w:pStyle w:val="XML2"/>
              <w:rPr>
                <w:ins w:id="8841" w:author="Carl Moberg" w:date="2013-06-03T22:47:00Z"/>
              </w:rPr>
            </w:pPr>
            <w:ins w:id="8842" w:author="Carl Moberg" w:date="2013-06-03T22:47:00Z">
              <w:r>
                <w:t xml:space="preserve">                    &lt;/xs:annotation&gt;</w:t>
              </w:r>
            </w:ins>
          </w:p>
          <w:p w14:paraId="2E505CCC" w14:textId="1BB192D4" w:rsidR="0023596D" w:rsidRDefault="0023596D" w:rsidP="0023596D">
            <w:pPr>
              <w:pStyle w:val="XML2"/>
              <w:rPr>
                <w:ins w:id="8843" w:author="Carl Moberg" w:date="2013-06-03T22:47:00Z"/>
              </w:rPr>
            </w:pPr>
            <w:ins w:id="8844" w:author="Carl Moberg" w:date="2013-06-03T22:47:00Z">
              <w:r>
                <w:t xml:space="preserve">                  &lt;/xs:element&gt;</w:t>
              </w:r>
            </w:ins>
          </w:p>
          <w:p w14:paraId="5C04D70C" w14:textId="77777777" w:rsidR="0023596D" w:rsidRDefault="0023596D" w:rsidP="0023596D">
            <w:pPr>
              <w:pStyle w:val="XML2"/>
              <w:rPr>
                <w:ins w:id="8845" w:author="Carl Moberg" w:date="2013-06-03T22:47:00Z"/>
              </w:rPr>
            </w:pPr>
            <w:ins w:id="8846" w:author="Carl Moberg" w:date="2013-06-03T22:47:00Z">
              <w:r>
                <w:t xml:space="preserve">                &lt;/xs:sequence&gt;</w:t>
              </w:r>
            </w:ins>
          </w:p>
          <w:p w14:paraId="40BAD880" w14:textId="77777777" w:rsidR="0023596D" w:rsidRDefault="0023596D" w:rsidP="0023596D">
            <w:pPr>
              <w:pStyle w:val="XML2"/>
              <w:rPr>
                <w:ins w:id="8847" w:author="Carl Moberg" w:date="2013-06-03T22:47:00Z"/>
              </w:rPr>
            </w:pPr>
            <w:ins w:id="8848" w:author="Carl Moberg" w:date="2013-06-03T22:47:00Z">
              <w:r>
                <w:t xml:space="preserve">              &lt;/xs:complexType&gt;</w:t>
              </w:r>
            </w:ins>
          </w:p>
          <w:p w14:paraId="238148A9" w14:textId="5B01D9C9" w:rsidR="0023596D" w:rsidRDefault="0023596D" w:rsidP="0023596D">
            <w:pPr>
              <w:pStyle w:val="XML2"/>
              <w:rPr>
                <w:ins w:id="8849" w:author="Carl Moberg" w:date="2013-06-03T22:47:00Z"/>
              </w:rPr>
            </w:pPr>
            <w:ins w:id="8850" w:author="Carl Moberg" w:date="2013-06-03T22:47:00Z">
              <w:r>
                <w:t xml:space="preserve">            &lt;/xs:element&gt;</w:t>
              </w:r>
            </w:ins>
          </w:p>
          <w:p w14:paraId="31CD3218" w14:textId="77777777" w:rsidR="0023596D" w:rsidRDefault="0023596D" w:rsidP="0023596D">
            <w:pPr>
              <w:pStyle w:val="XML2"/>
              <w:rPr>
                <w:ins w:id="8851" w:author="Carl Moberg" w:date="2013-06-03T22:47:00Z"/>
              </w:rPr>
            </w:pPr>
            <w:ins w:id="8852" w:author="Carl Moberg" w:date="2013-06-03T22:47:00Z">
              <w:r>
                <w:t xml:space="preserve">          &lt;/xs:sequence&gt;</w:t>
              </w:r>
            </w:ins>
          </w:p>
          <w:p w14:paraId="28078D20" w14:textId="77777777" w:rsidR="0023596D" w:rsidRDefault="0023596D" w:rsidP="0023596D">
            <w:pPr>
              <w:pStyle w:val="XML2"/>
              <w:rPr>
                <w:ins w:id="8853" w:author="Carl Moberg" w:date="2013-06-03T22:47:00Z"/>
              </w:rPr>
            </w:pPr>
            <w:ins w:id="8854" w:author="Carl Moberg" w:date="2013-06-03T22:47:00Z">
              <w:r>
                <w:t xml:space="preserve">        &lt;/xs:complexType&gt;</w:t>
              </w:r>
            </w:ins>
          </w:p>
          <w:p w14:paraId="44BDC643" w14:textId="77777777" w:rsidR="0023596D" w:rsidRDefault="0023596D" w:rsidP="0023596D">
            <w:pPr>
              <w:pStyle w:val="XML2"/>
              <w:rPr>
                <w:ins w:id="8855" w:author="Carl Moberg" w:date="2013-06-03T22:47:00Z"/>
              </w:rPr>
            </w:pPr>
            <w:ins w:id="8856" w:author="Carl Moberg" w:date="2013-06-03T22:47:00Z">
              <w:r>
                <w:t xml:space="preserve">      &lt;/xs:element&gt;</w:t>
              </w:r>
            </w:ins>
          </w:p>
          <w:p w14:paraId="3F6BD6AD" w14:textId="77777777" w:rsidR="0023596D" w:rsidRDefault="0023596D" w:rsidP="0023596D">
            <w:pPr>
              <w:pStyle w:val="XML2"/>
              <w:rPr>
                <w:ins w:id="8857" w:author="Carl Moberg" w:date="2013-06-03T22:47:00Z"/>
              </w:rPr>
            </w:pPr>
            <w:ins w:id="8858" w:author="Carl Moberg" w:date="2013-06-03T22:47:00Z">
              <w:r>
                <w:t xml:space="preserve">    &lt;/xs:sequence&gt;</w:t>
              </w:r>
            </w:ins>
          </w:p>
          <w:p w14:paraId="271778A0" w14:textId="77777777" w:rsidR="0023596D" w:rsidRDefault="0023596D" w:rsidP="0023596D">
            <w:pPr>
              <w:pStyle w:val="XML2"/>
              <w:rPr>
                <w:ins w:id="8859" w:author="Carl Moberg" w:date="2013-06-03T22:47:00Z"/>
              </w:rPr>
            </w:pPr>
            <w:ins w:id="8860" w:author="Carl Moberg" w:date="2013-06-03T22:47:00Z">
              <w:r>
                <w:t xml:space="preserve">  &lt;/xs:group&gt;</w:t>
              </w:r>
            </w:ins>
          </w:p>
          <w:p w14:paraId="4A7B5A6E" w14:textId="77777777" w:rsidR="0023596D" w:rsidRDefault="0023596D" w:rsidP="0023596D">
            <w:pPr>
              <w:pStyle w:val="XML2"/>
              <w:rPr>
                <w:ins w:id="8861" w:author="Carl Moberg" w:date="2013-06-03T22:47:00Z"/>
              </w:rPr>
            </w:pPr>
          </w:p>
          <w:p w14:paraId="794912A9" w14:textId="77777777" w:rsidR="0023596D" w:rsidRDefault="0023596D" w:rsidP="0023596D">
            <w:pPr>
              <w:pStyle w:val="XML2"/>
              <w:rPr>
                <w:ins w:id="8862" w:author="Carl Moberg" w:date="2013-06-03T22:47:00Z"/>
              </w:rPr>
            </w:pPr>
            <w:ins w:id="8863" w:author="Carl Moberg" w:date="2013-06-03T22:47:00Z">
              <w:r>
                <w:t xml:space="preserve">  &lt;xs:group name="a1"&gt;</w:t>
              </w:r>
            </w:ins>
          </w:p>
          <w:p w14:paraId="035DE265" w14:textId="77777777" w:rsidR="0023596D" w:rsidRDefault="0023596D" w:rsidP="0023596D">
            <w:pPr>
              <w:pStyle w:val="XML2"/>
              <w:rPr>
                <w:ins w:id="8864" w:author="Carl Moberg" w:date="2013-06-03T22:47:00Z"/>
              </w:rPr>
            </w:pPr>
            <w:ins w:id="8865" w:author="Carl Moberg" w:date="2013-06-03T22:47:00Z">
              <w:r>
                <w:t xml:space="preserve">    &lt;xs:sequence&gt;</w:t>
              </w:r>
            </w:ins>
          </w:p>
          <w:p w14:paraId="43C3000D" w14:textId="77777777" w:rsidR="0023596D" w:rsidRDefault="0023596D" w:rsidP="0023596D">
            <w:pPr>
              <w:pStyle w:val="XML2"/>
              <w:rPr>
                <w:ins w:id="8866" w:author="Carl Moberg" w:date="2013-06-03T22:47:00Z"/>
              </w:rPr>
            </w:pPr>
            <w:ins w:id="8867" w:author="Carl Moberg" w:date="2013-06-03T22:47:00Z">
              <w:r>
                <w:t xml:space="preserve">      &lt;xs:element name="ndm-implementation"&gt;</w:t>
              </w:r>
            </w:ins>
          </w:p>
          <w:p w14:paraId="2AE5D7E1" w14:textId="77777777" w:rsidR="0023596D" w:rsidRDefault="0023596D" w:rsidP="0023596D">
            <w:pPr>
              <w:pStyle w:val="XML2"/>
              <w:rPr>
                <w:ins w:id="8868" w:author="Carl Moberg" w:date="2013-06-03T22:47:00Z"/>
              </w:rPr>
            </w:pPr>
            <w:ins w:id="8869" w:author="Carl Moberg" w:date="2013-06-03T22:47:00Z">
              <w:r>
                <w:t xml:space="preserve">        &lt;xs:complexType&gt;</w:t>
              </w:r>
            </w:ins>
          </w:p>
          <w:p w14:paraId="4E978E75" w14:textId="77777777" w:rsidR="0023596D" w:rsidRDefault="0023596D" w:rsidP="0023596D">
            <w:pPr>
              <w:pStyle w:val="XML2"/>
              <w:rPr>
                <w:ins w:id="8870" w:author="Carl Moberg" w:date="2013-06-03T22:47:00Z"/>
              </w:rPr>
            </w:pPr>
            <w:ins w:id="8871" w:author="Carl Moberg" w:date="2013-06-03T22:47:00Z">
              <w:r>
                <w:t xml:space="preserve">          &lt;xs:sequence&gt;</w:t>
              </w:r>
            </w:ins>
          </w:p>
          <w:p w14:paraId="2740EF6E" w14:textId="77777777" w:rsidR="0023596D" w:rsidRDefault="0023596D" w:rsidP="0023596D">
            <w:pPr>
              <w:pStyle w:val="XML2"/>
              <w:rPr>
                <w:ins w:id="8872" w:author="Carl Moberg" w:date="2013-06-03T22:47:00Z"/>
              </w:rPr>
            </w:pPr>
            <w:ins w:id="8873" w:author="Carl Moberg" w:date="2013-06-03T22:47:00Z">
              <w:r>
                <w:t xml:space="preserve">            &lt;xs:choice&gt;</w:t>
              </w:r>
            </w:ins>
          </w:p>
          <w:p w14:paraId="012E0909" w14:textId="77777777" w:rsidR="0023596D" w:rsidRDefault="0023596D" w:rsidP="0023596D">
            <w:pPr>
              <w:pStyle w:val="XML2"/>
              <w:rPr>
                <w:ins w:id="8874" w:author="Carl Moberg" w:date="2013-06-03T22:47:00Z"/>
              </w:rPr>
            </w:pPr>
            <w:ins w:id="8875" w:author="Carl Moberg" w:date="2013-06-03T22:47:00Z">
              <w:r>
                <w:t xml:space="preserve">              &lt;xs:annotation&gt;</w:t>
              </w:r>
            </w:ins>
          </w:p>
          <w:p w14:paraId="5E1D48FA" w14:textId="77777777" w:rsidR="0023596D" w:rsidRDefault="0023596D" w:rsidP="0023596D">
            <w:pPr>
              <w:pStyle w:val="XML2"/>
              <w:rPr>
                <w:ins w:id="8876" w:author="Carl Moberg" w:date="2013-06-03T22:47:00Z"/>
              </w:rPr>
            </w:pPr>
            <w:ins w:id="8877" w:author="Carl Moberg" w:date="2013-06-03T22:47:00Z">
              <w:r>
                <w:t xml:space="preserve">                &lt;xs:documentation&gt;</w:t>
              </w:r>
            </w:ins>
          </w:p>
          <w:p w14:paraId="24858D31" w14:textId="77777777" w:rsidR="0023596D" w:rsidRDefault="0023596D" w:rsidP="0023596D">
            <w:pPr>
              <w:pStyle w:val="XML2"/>
              <w:rPr>
                <w:ins w:id="8878" w:author="Carl Moberg" w:date="2013-06-03T22:47:00Z"/>
              </w:rPr>
            </w:pPr>
            <w:ins w:id="8879" w:author="Carl Moberg" w:date="2013-06-03T22:47:00Z">
              <w:r>
                <w:lastRenderedPageBreak/>
                <w:t xml:space="preserve">                  This is the choice-construct for configuring specific NDM</w:t>
              </w:r>
            </w:ins>
          </w:p>
          <w:p w14:paraId="1C783E08" w14:textId="77777777" w:rsidR="0023596D" w:rsidRDefault="0023596D" w:rsidP="0023596D">
            <w:pPr>
              <w:pStyle w:val="XML2"/>
              <w:rPr>
                <w:ins w:id="8880" w:author="Carl Moberg" w:date="2013-06-03T22:47:00Z"/>
              </w:rPr>
            </w:pPr>
            <w:ins w:id="8881" w:author="Carl Moberg" w:date="2013-06-03T22:47:00Z">
              <w:r>
                <w:t xml:space="preserve">                  implementations on a logical switch.</w:t>
              </w:r>
            </w:ins>
          </w:p>
          <w:p w14:paraId="58364476" w14:textId="77777777" w:rsidR="0023596D" w:rsidRDefault="0023596D" w:rsidP="0023596D">
            <w:pPr>
              <w:pStyle w:val="XML2"/>
              <w:rPr>
                <w:ins w:id="8882" w:author="Carl Moberg" w:date="2013-06-03T22:47:00Z"/>
              </w:rPr>
            </w:pPr>
            <w:ins w:id="8883" w:author="Carl Moberg" w:date="2013-06-03T22:47:00Z">
              <w:r>
                <w:t xml:space="preserve">                  Specific NDM implementations augment this choice with new</w:t>
              </w:r>
            </w:ins>
          </w:p>
          <w:p w14:paraId="2FCC6B06" w14:textId="77777777" w:rsidR="0023596D" w:rsidRDefault="0023596D" w:rsidP="0023596D">
            <w:pPr>
              <w:pStyle w:val="XML2"/>
              <w:rPr>
                <w:ins w:id="8884" w:author="Carl Moberg" w:date="2013-06-03T22:47:00Z"/>
              </w:rPr>
            </w:pPr>
            <w:ins w:id="8885" w:author="Carl Moberg" w:date="2013-06-03T22:47:00Z">
              <w:r>
                <w:t xml:space="preserve">                  cases with the same name as the corresponding</w:t>
              </w:r>
            </w:ins>
          </w:p>
          <w:p w14:paraId="773A41CC" w14:textId="4125769B" w:rsidR="0023596D" w:rsidRDefault="0023596D" w:rsidP="0023596D">
            <w:pPr>
              <w:pStyle w:val="XML2"/>
              <w:rPr>
                <w:ins w:id="8886" w:author="Carl Moberg" w:date="2013-06-03T22:47:00Z"/>
              </w:rPr>
            </w:pPr>
            <w:ins w:id="8887" w:author="Carl Moberg" w:date="2013-06-03T22:47:00Z">
              <w:r>
                <w:t xml:space="preserve">                  'available-ndm'</w:t>
              </w:r>
            </w:ins>
          </w:p>
          <w:p w14:paraId="10FB1949" w14:textId="77777777" w:rsidR="0023596D" w:rsidRDefault="0023596D" w:rsidP="0023596D">
            <w:pPr>
              <w:pStyle w:val="XML2"/>
              <w:rPr>
                <w:ins w:id="8888" w:author="Carl Moberg" w:date="2013-06-03T22:47:00Z"/>
              </w:rPr>
            </w:pPr>
            <w:ins w:id="8889" w:author="Carl Moberg" w:date="2013-06-03T22:47:00Z">
              <w:r>
                <w:t xml:space="preserve">                &lt;/xs:documentation&gt;</w:t>
              </w:r>
            </w:ins>
          </w:p>
          <w:p w14:paraId="060418BB" w14:textId="626AD1BE" w:rsidR="0023596D" w:rsidRDefault="0023596D" w:rsidP="0023596D">
            <w:pPr>
              <w:pStyle w:val="XML2"/>
              <w:rPr>
                <w:ins w:id="8890" w:author="Carl Moberg" w:date="2013-06-03T22:47:00Z"/>
              </w:rPr>
            </w:pPr>
            <w:ins w:id="8891" w:author="Carl Moberg" w:date="2013-06-03T22:47:00Z">
              <w:r>
                <w:t xml:space="preserve">              &lt;/xs:annotation&gt;</w:t>
              </w:r>
            </w:ins>
          </w:p>
          <w:p w14:paraId="0138E7BC" w14:textId="2D59A985" w:rsidR="0023596D" w:rsidRDefault="0023596D" w:rsidP="0023596D">
            <w:pPr>
              <w:pStyle w:val="XML2"/>
              <w:rPr>
                <w:ins w:id="8892" w:author="Carl Moberg" w:date="2013-06-03T22:47:00Z"/>
              </w:rPr>
            </w:pPr>
            <w:ins w:id="8893" w:author="Carl Moberg" w:date="2013-06-03T22:47:00Z">
              <w:r>
                <w:t xml:space="preserve">            &lt;/xs:choice&gt;</w:t>
              </w:r>
            </w:ins>
          </w:p>
          <w:p w14:paraId="7F1ECA18" w14:textId="77777777" w:rsidR="0023596D" w:rsidRDefault="0023596D" w:rsidP="0023596D">
            <w:pPr>
              <w:pStyle w:val="XML2"/>
              <w:rPr>
                <w:ins w:id="8894" w:author="Carl Moberg" w:date="2013-06-03T22:47:00Z"/>
              </w:rPr>
            </w:pPr>
            <w:ins w:id="8895" w:author="Carl Moberg" w:date="2013-06-03T22:47:00Z">
              <w:r>
                <w:t xml:space="preserve">          &lt;/xs:sequence&gt;</w:t>
              </w:r>
            </w:ins>
          </w:p>
          <w:p w14:paraId="5B3C00C4" w14:textId="77777777" w:rsidR="0023596D" w:rsidRDefault="0023596D" w:rsidP="0023596D">
            <w:pPr>
              <w:pStyle w:val="XML2"/>
              <w:rPr>
                <w:ins w:id="8896" w:author="Carl Moberg" w:date="2013-06-03T22:47:00Z"/>
              </w:rPr>
            </w:pPr>
            <w:ins w:id="8897" w:author="Carl Moberg" w:date="2013-06-03T22:47:00Z">
              <w:r>
                <w:t xml:space="preserve">        &lt;/xs:complexType&gt;</w:t>
              </w:r>
            </w:ins>
          </w:p>
          <w:p w14:paraId="27F642EF" w14:textId="77777777" w:rsidR="0023596D" w:rsidRDefault="0023596D" w:rsidP="0023596D">
            <w:pPr>
              <w:pStyle w:val="XML2"/>
              <w:rPr>
                <w:ins w:id="8898" w:author="Carl Moberg" w:date="2013-06-03T22:47:00Z"/>
              </w:rPr>
            </w:pPr>
            <w:ins w:id="8899" w:author="Carl Moberg" w:date="2013-06-03T22:47:00Z">
              <w:r>
                <w:t xml:space="preserve">      &lt;/xs:element&gt;</w:t>
              </w:r>
            </w:ins>
          </w:p>
          <w:p w14:paraId="2D729B99" w14:textId="77777777" w:rsidR="0023596D" w:rsidRDefault="0023596D" w:rsidP="0023596D">
            <w:pPr>
              <w:pStyle w:val="XML2"/>
              <w:rPr>
                <w:ins w:id="8900" w:author="Carl Moberg" w:date="2013-06-03T22:47:00Z"/>
              </w:rPr>
            </w:pPr>
            <w:ins w:id="8901" w:author="Carl Moberg" w:date="2013-06-03T22:47:00Z">
              <w:r>
                <w:t xml:space="preserve">    &lt;/xs:sequence&gt;</w:t>
              </w:r>
            </w:ins>
          </w:p>
          <w:p w14:paraId="20C80F15" w14:textId="77777777" w:rsidR="0023596D" w:rsidRDefault="0023596D" w:rsidP="0023596D">
            <w:pPr>
              <w:pStyle w:val="XML2"/>
              <w:rPr>
                <w:ins w:id="8902" w:author="Carl Moberg" w:date="2013-06-03T22:47:00Z"/>
              </w:rPr>
            </w:pPr>
            <w:ins w:id="8903" w:author="Carl Moberg" w:date="2013-06-03T22:47:00Z">
              <w:r>
                <w:t xml:space="preserve">  &lt;/xs:group&gt;</w:t>
              </w:r>
            </w:ins>
          </w:p>
          <w:p w14:paraId="19C91982" w14:textId="77777777" w:rsidR="00CB7B88" w:rsidRPr="009F1B7D" w:rsidRDefault="00CB7B88" w:rsidP="00CB7B88">
            <w:pPr>
              <w:pStyle w:val="XML1"/>
              <w:rPr>
                <w:ins w:id="8904" w:author="Carl Moberg" w:date="2013-06-03T22:47:00Z"/>
              </w:rPr>
            </w:pPr>
          </w:p>
        </w:tc>
      </w:tr>
    </w:tbl>
    <w:p w14:paraId="4C5113C4" w14:textId="3161D97B" w:rsidR="00EA69CB" w:rsidRDefault="00EA69CB" w:rsidP="00EA69CB">
      <w:pPr>
        <w:pStyle w:val="Heading3"/>
        <w:rPr>
          <w:ins w:id="8905" w:author="Carl Moberg" w:date="2013-06-03T22:47:00Z"/>
        </w:rPr>
      </w:pPr>
      <w:bookmarkStart w:id="8906" w:name="_Toc242727954"/>
      <w:ins w:id="8907" w:author="Carl Moberg" w:date="2013-06-03T22:47:00Z">
        <w:r>
          <w:lastRenderedPageBreak/>
          <w:t>XML Example</w:t>
        </w:r>
        <w:bookmarkEnd w:id="8906"/>
      </w:ins>
    </w:p>
    <w:p w14:paraId="4ACA281F" w14:textId="188E7F0D" w:rsidR="00D33137" w:rsidRPr="00D33137" w:rsidRDefault="00D33137" w:rsidP="00D33137">
      <w:pPr>
        <w:rPr>
          <w:ins w:id="8908" w:author="Carl Moberg" w:date="2013-06-03T22:47:00Z"/>
        </w:rPr>
      </w:pPr>
      <w:ins w:id="8909" w:author="Carl Moberg" w:date="2013-06-03T22:47:00Z">
        <w:r>
          <w:t>This XML Example comes from a specific NDM supporting L2+L3 features as described in [XXX: reference to FAWG document.</w:t>
        </w:r>
      </w:ins>
    </w:p>
    <w:tbl>
      <w:tblPr>
        <w:tblStyle w:val="XMLtable"/>
        <w:tblW w:w="5000" w:type="pct"/>
        <w:tblLook w:val="04A0" w:firstRow="1" w:lastRow="0" w:firstColumn="1" w:lastColumn="0" w:noHBand="0" w:noVBand="1"/>
      </w:tblPr>
      <w:tblGrid>
        <w:gridCol w:w="9474"/>
      </w:tblGrid>
      <w:tr w:rsidR="00CB7B88" w:rsidRPr="009F1B7D" w14:paraId="1831E121" w14:textId="77777777" w:rsidTr="00CB7B88">
        <w:trPr>
          <w:ins w:id="8910" w:author="Carl Moberg" w:date="2013-06-03T22:47:00Z"/>
        </w:trPr>
        <w:tc>
          <w:tcPr>
            <w:tcW w:w="8820" w:type="dxa"/>
          </w:tcPr>
          <w:p w14:paraId="368457D9" w14:textId="77777777" w:rsidR="00D33137" w:rsidRDefault="00D33137" w:rsidP="00D33137">
            <w:pPr>
              <w:pStyle w:val="XML2"/>
              <w:rPr>
                <w:ins w:id="8911" w:author="Carl Moberg" w:date="2013-06-03T22:47:00Z"/>
              </w:rPr>
            </w:pPr>
            <w:ins w:id="8912" w:author="Carl Moberg" w:date="2013-06-03T22:47:00Z">
              <w:r>
                <w:t>&lt;capable-switch xmlns="urn:onf:of111:config:yang"</w:t>
              </w:r>
            </w:ins>
          </w:p>
          <w:p w14:paraId="0E2AF28E" w14:textId="77777777" w:rsidR="00D33137" w:rsidRDefault="00D33137" w:rsidP="00D33137">
            <w:pPr>
              <w:pStyle w:val="XML2"/>
              <w:rPr>
                <w:ins w:id="8913" w:author="Carl Moberg" w:date="2013-06-03T22:47:00Z"/>
              </w:rPr>
            </w:pPr>
            <w:ins w:id="8914" w:author="Carl Moberg" w:date="2013-06-03T22:47:00Z">
              <w:r>
                <w:t xml:space="preserve">                xmlns:ndm="urn:opennetworking.org:yang:ndm"</w:t>
              </w:r>
            </w:ins>
          </w:p>
          <w:p w14:paraId="20A7F972" w14:textId="77777777" w:rsidR="00D33137" w:rsidRDefault="00D33137" w:rsidP="00D33137">
            <w:pPr>
              <w:pStyle w:val="XML2"/>
              <w:rPr>
                <w:ins w:id="8915" w:author="Carl Moberg" w:date="2013-06-03T22:47:00Z"/>
              </w:rPr>
            </w:pPr>
            <w:ins w:id="8916" w:author="Carl Moberg" w:date="2013-06-03T22:47:00Z">
              <w:r>
                <w:t xml:space="preserve">                xmlns:l2l3="urn:opennetworking.org:yang:ndm:l2l3"&gt;</w:t>
              </w:r>
            </w:ins>
          </w:p>
          <w:p w14:paraId="6719454E" w14:textId="77777777" w:rsidR="00D33137" w:rsidRDefault="00D33137" w:rsidP="00D33137">
            <w:pPr>
              <w:pStyle w:val="XML2"/>
              <w:rPr>
                <w:ins w:id="8917" w:author="Carl Moberg" w:date="2013-06-03T22:47:00Z"/>
              </w:rPr>
            </w:pPr>
            <w:ins w:id="8918" w:author="Carl Moberg" w:date="2013-06-03T22:47:00Z">
              <w:r>
                <w:t xml:space="preserve">  &lt;logical-switches&gt;</w:t>
              </w:r>
            </w:ins>
          </w:p>
          <w:p w14:paraId="4F84B8B2" w14:textId="77777777" w:rsidR="00D33137" w:rsidRDefault="00D33137" w:rsidP="00D33137">
            <w:pPr>
              <w:pStyle w:val="XML2"/>
              <w:rPr>
                <w:ins w:id="8919" w:author="Carl Moberg" w:date="2013-06-03T22:47:00Z"/>
              </w:rPr>
            </w:pPr>
            <w:ins w:id="8920" w:author="Carl Moberg" w:date="2013-06-03T22:47:00Z">
              <w:r>
                <w:t xml:space="preserve">    &lt;switch&gt;</w:t>
              </w:r>
            </w:ins>
          </w:p>
          <w:p w14:paraId="31AE6C11" w14:textId="77777777" w:rsidR="00D33137" w:rsidRDefault="00D33137" w:rsidP="00D33137">
            <w:pPr>
              <w:pStyle w:val="XML2"/>
              <w:rPr>
                <w:ins w:id="8921" w:author="Carl Moberg" w:date="2013-06-03T22:47:00Z"/>
              </w:rPr>
            </w:pPr>
            <w:ins w:id="8922" w:author="Carl Moberg" w:date="2013-06-03T22:47:00Z">
              <w:r>
                <w:t xml:space="preserve">      &lt;id&gt;LogicalSwitch5&lt;/id&gt;</w:t>
              </w:r>
            </w:ins>
          </w:p>
          <w:p w14:paraId="0B749521" w14:textId="77777777" w:rsidR="00D33137" w:rsidRDefault="00D33137" w:rsidP="00D33137">
            <w:pPr>
              <w:pStyle w:val="XML2"/>
              <w:rPr>
                <w:ins w:id="8923" w:author="Carl Moberg" w:date="2013-06-03T22:47:00Z"/>
              </w:rPr>
            </w:pPr>
            <w:ins w:id="8924" w:author="Carl Moberg" w:date="2013-06-03T22:47:00Z">
              <w:r>
                <w:t xml:space="preserve">      &lt;resources&gt;</w:t>
              </w:r>
            </w:ins>
          </w:p>
          <w:p w14:paraId="1289DB5F" w14:textId="77777777" w:rsidR="00D33137" w:rsidRDefault="00D33137" w:rsidP="00D33137">
            <w:pPr>
              <w:pStyle w:val="XML2"/>
              <w:rPr>
                <w:ins w:id="8925" w:author="Carl Moberg" w:date="2013-06-03T22:47:00Z"/>
              </w:rPr>
            </w:pPr>
            <w:ins w:id="8926" w:author="Carl Moberg" w:date="2013-06-03T22:47:00Z">
              <w:r>
                <w:t xml:space="preserve">        &lt;ndm:ndm-implementation&gt;</w:t>
              </w:r>
            </w:ins>
          </w:p>
          <w:p w14:paraId="4DB190D2" w14:textId="77777777" w:rsidR="00D33137" w:rsidRDefault="00D33137" w:rsidP="00D33137">
            <w:pPr>
              <w:pStyle w:val="XML2"/>
              <w:rPr>
                <w:ins w:id="8927" w:author="Carl Moberg" w:date="2013-06-03T22:47:00Z"/>
              </w:rPr>
            </w:pPr>
            <w:ins w:id="8928" w:author="Carl Moberg" w:date="2013-06-03T22:47:00Z">
              <w:r>
                <w:t xml:space="preserve">          &lt;l2l3:l2l3&gt;</w:t>
              </w:r>
            </w:ins>
          </w:p>
          <w:p w14:paraId="300DA2CE" w14:textId="77777777" w:rsidR="00D33137" w:rsidRDefault="00D33137" w:rsidP="00D33137">
            <w:pPr>
              <w:pStyle w:val="XML2"/>
              <w:rPr>
                <w:ins w:id="8929" w:author="Carl Moberg" w:date="2013-06-03T22:47:00Z"/>
              </w:rPr>
            </w:pPr>
            <w:ins w:id="8930" w:author="Carl Moberg" w:date="2013-06-03T22:47:00Z">
              <w:r>
                <w:t xml:space="preserve">            &lt;l2l3:ingress-vlan-table-size&gt;128&lt;/l2l3:ingress-vlan-table-size&gt;</w:t>
              </w:r>
            </w:ins>
          </w:p>
          <w:p w14:paraId="162B7C80" w14:textId="77777777" w:rsidR="00D33137" w:rsidRDefault="00D33137" w:rsidP="00D33137">
            <w:pPr>
              <w:pStyle w:val="XML2"/>
              <w:rPr>
                <w:ins w:id="8931" w:author="Carl Moberg" w:date="2013-06-03T22:47:00Z"/>
              </w:rPr>
            </w:pPr>
            <w:ins w:id="8932" w:author="Carl Moberg" w:date="2013-06-03T22:47:00Z">
              <w:r>
                <w:t xml:space="preserve">            &lt;l2l3:router-mac-table-size&gt;128&lt;/l2l3:router-mac-table-size&gt;</w:t>
              </w:r>
            </w:ins>
          </w:p>
          <w:p w14:paraId="1D53EECD" w14:textId="77777777" w:rsidR="00D33137" w:rsidRDefault="00D33137" w:rsidP="00D33137">
            <w:pPr>
              <w:pStyle w:val="XML2"/>
              <w:rPr>
                <w:ins w:id="8933" w:author="Carl Moberg" w:date="2013-06-03T22:47:00Z"/>
              </w:rPr>
            </w:pPr>
            <w:ins w:id="8934" w:author="Carl Moberg" w:date="2013-06-03T22:47:00Z">
              <w:r>
                <w:t xml:space="preserve">            &lt;l2l3:l3-table-size&gt;128&lt;/l2l3:l3-table-size&gt;</w:t>
              </w:r>
            </w:ins>
          </w:p>
          <w:p w14:paraId="37FD0012" w14:textId="77777777" w:rsidR="00D33137" w:rsidRDefault="00D33137" w:rsidP="00D33137">
            <w:pPr>
              <w:pStyle w:val="XML2"/>
              <w:rPr>
                <w:ins w:id="8935" w:author="Carl Moberg" w:date="2013-06-03T22:47:00Z"/>
              </w:rPr>
            </w:pPr>
            <w:ins w:id="8936" w:author="Carl Moberg" w:date="2013-06-03T22:47:00Z">
              <w:r>
                <w:t xml:space="preserve">            &lt;l2l3:l2-table-size&gt;128&lt;/l2l3:l2-table-size&gt;</w:t>
              </w:r>
            </w:ins>
          </w:p>
          <w:p w14:paraId="7FF884F5" w14:textId="77777777" w:rsidR="00D33137" w:rsidRDefault="00D33137" w:rsidP="00D33137">
            <w:pPr>
              <w:pStyle w:val="XML2"/>
              <w:rPr>
                <w:ins w:id="8937" w:author="Carl Moberg" w:date="2013-06-03T22:47:00Z"/>
              </w:rPr>
            </w:pPr>
            <w:ins w:id="8938" w:author="Carl Moberg" w:date="2013-06-03T22:47:00Z">
              <w:r>
                <w:t xml:space="preserve">            &lt;l2l3:egress-vlan-table-size&gt;128&lt;/l2l3:egress-vlan-table-size&gt;</w:t>
              </w:r>
            </w:ins>
          </w:p>
          <w:p w14:paraId="7C11A3B6" w14:textId="77777777" w:rsidR="00D33137" w:rsidRDefault="00D33137" w:rsidP="00D33137">
            <w:pPr>
              <w:pStyle w:val="XML2"/>
              <w:rPr>
                <w:ins w:id="8939" w:author="Carl Moberg" w:date="2013-06-03T22:47:00Z"/>
              </w:rPr>
            </w:pPr>
            <w:ins w:id="8940" w:author="Carl Moberg" w:date="2013-06-03T22:47:00Z">
              <w:r>
                <w:t xml:space="preserve">          &lt;/l2l3:l2l3&gt;</w:t>
              </w:r>
            </w:ins>
          </w:p>
          <w:p w14:paraId="4BC26EEF" w14:textId="77777777" w:rsidR="00D33137" w:rsidRDefault="00D33137" w:rsidP="00D33137">
            <w:pPr>
              <w:pStyle w:val="XML2"/>
              <w:rPr>
                <w:ins w:id="8941" w:author="Carl Moberg" w:date="2013-06-03T22:47:00Z"/>
              </w:rPr>
            </w:pPr>
            <w:ins w:id="8942" w:author="Carl Moberg" w:date="2013-06-03T22:47:00Z">
              <w:r>
                <w:t xml:space="preserve">        &lt;/ndm:ndm-implementation&gt;</w:t>
              </w:r>
            </w:ins>
          </w:p>
          <w:p w14:paraId="7D269D5D" w14:textId="77777777" w:rsidR="00D33137" w:rsidRDefault="00D33137" w:rsidP="00D33137">
            <w:pPr>
              <w:pStyle w:val="XML2"/>
              <w:rPr>
                <w:ins w:id="8943" w:author="Carl Moberg" w:date="2013-06-03T22:47:00Z"/>
              </w:rPr>
            </w:pPr>
            <w:ins w:id="8944" w:author="Carl Moberg" w:date="2013-06-03T22:47:00Z">
              <w:r>
                <w:t xml:space="preserve">      &lt;/resources&gt;</w:t>
              </w:r>
            </w:ins>
          </w:p>
          <w:p w14:paraId="4D6FF11F" w14:textId="77777777" w:rsidR="00D33137" w:rsidRDefault="00D33137" w:rsidP="00D33137">
            <w:pPr>
              <w:pStyle w:val="XML2"/>
              <w:rPr>
                <w:ins w:id="8945" w:author="Carl Moberg" w:date="2013-06-03T22:47:00Z"/>
              </w:rPr>
            </w:pPr>
            <w:ins w:id="8946" w:author="Carl Moberg" w:date="2013-06-03T22:47:00Z">
              <w:r>
                <w:t xml:space="preserve">    &lt;/switch&gt;</w:t>
              </w:r>
            </w:ins>
          </w:p>
          <w:p w14:paraId="5A82014F" w14:textId="77777777" w:rsidR="00D33137" w:rsidRDefault="00D33137" w:rsidP="00D33137">
            <w:pPr>
              <w:pStyle w:val="XML2"/>
              <w:rPr>
                <w:ins w:id="8947" w:author="Carl Moberg" w:date="2013-06-03T22:47:00Z"/>
              </w:rPr>
            </w:pPr>
            <w:ins w:id="8948" w:author="Carl Moberg" w:date="2013-06-03T22:47:00Z">
              <w:r>
                <w:t xml:space="preserve">  &lt;/logical-switches&gt;</w:t>
              </w:r>
            </w:ins>
          </w:p>
          <w:p w14:paraId="4D8591A9" w14:textId="3F0E07FA" w:rsidR="00CB7B88" w:rsidRPr="009F1B7D" w:rsidRDefault="00D33137" w:rsidP="00D33137">
            <w:pPr>
              <w:pStyle w:val="XML1"/>
              <w:rPr>
                <w:ins w:id="8949" w:author="Carl Moberg" w:date="2013-06-03T22:47:00Z"/>
              </w:rPr>
            </w:pPr>
            <w:ins w:id="8950" w:author="Carl Moberg" w:date="2013-06-03T22:47:00Z">
              <w:r>
                <w:t xml:space="preserve">   &lt;/capable-switch&gt;</w:t>
              </w:r>
            </w:ins>
          </w:p>
        </w:tc>
      </w:tr>
    </w:tbl>
    <w:p w14:paraId="00F3697F" w14:textId="7BEFE342" w:rsidR="006F4495" w:rsidRDefault="006F4495" w:rsidP="00BA30A0">
      <w:pPr>
        <w:pStyle w:val="Heading1"/>
      </w:pPr>
      <w:bookmarkStart w:id="8951" w:name="_Toc333524668"/>
      <w:bookmarkStart w:id="8952" w:name="_Toc335148755"/>
      <w:bookmarkStart w:id="8953" w:name="_Toc333524669"/>
      <w:bookmarkStart w:id="8954" w:name="_Toc335148756"/>
      <w:bookmarkStart w:id="8955" w:name="_Toc333524670"/>
      <w:bookmarkStart w:id="8956" w:name="_Toc335148757"/>
      <w:bookmarkStart w:id="8957" w:name="_Toc333524671"/>
      <w:bookmarkStart w:id="8958" w:name="_Toc335148758"/>
      <w:bookmarkStart w:id="8959" w:name="_Toc333524672"/>
      <w:bookmarkStart w:id="8960" w:name="_Toc335148759"/>
      <w:bookmarkStart w:id="8961" w:name="_Toc333524673"/>
      <w:bookmarkStart w:id="8962" w:name="_Toc335148760"/>
      <w:bookmarkStart w:id="8963" w:name="_Toc333524674"/>
      <w:bookmarkStart w:id="8964" w:name="_Toc335148761"/>
      <w:bookmarkStart w:id="8965" w:name="_Toc333524675"/>
      <w:bookmarkStart w:id="8966" w:name="_Toc335148762"/>
      <w:bookmarkStart w:id="8967" w:name="_Toc333524676"/>
      <w:bookmarkStart w:id="8968" w:name="_Toc335148763"/>
      <w:bookmarkStart w:id="8969" w:name="_Toc333524677"/>
      <w:bookmarkStart w:id="8970" w:name="_Toc335148764"/>
      <w:bookmarkStart w:id="8971" w:name="_Toc333524678"/>
      <w:bookmarkStart w:id="8972" w:name="_Toc335148765"/>
      <w:bookmarkStart w:id="8973" w:name="_Toc333524679"/>
      <w:bookmarkStart w:id="8974" w:name="_Toc335148766"/>
      <w:bookmarkStart w:id="8975" w:name="_Toc333524680"/>
      <w:bookmarkStart w:id="8976" w:name="_Toc335148767"/>
      <w:bookmarkStart w:id="8977" w:name="_Toc333524681"/>
      <w:bookmarkStart w:id="8978" w:name="_Toc335148768"/>
      <w:bookmarkStart w:id="8979" w:name="_Toc333524682"/>
      <w:bookmarkStart w:id="8980" w:name="_Toc335148769"/>
      <w:bookmarkStart w:id="8981" w:name="_Toc242727955"/>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r w:rsidRPr="006F4495">
        <w:t>Binding to NETCONF</w:t>
      </w:r>
      <w:bookmarkEnd w:id="8981"/>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8982" w:name="_Toc242727956"/>
      <w:r>
        <w:t>Requirements</w:t>
      </w:r>
      <w:bookmarkEnd w:id="8982"/>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5"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lastRenderedPageBreak/>
        <w:t xml:space="preserve">ietf-inet-types.xsd found at </w:t>
      </w:r>
      <w:hyperlink r:id="rId46"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47"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48"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8983" w:name="_Toc242727957"/>
      <w:r>
        <w:t xml:space="preserve">How </w:t>
      </w:r>
      <w:r w:rsidR="007B1FA6">
        <w:t xml:space="preserve">the </w:t>
      </w:r>
      <w:r>
        <w:t xml:space="preserve">Data Model is Bound to </w:t>
      </w:r>
      <w:r w:rsidR="007B1FA6">
        <w:t>NETCONF</w:t>
      </w:r>
      <w:bookmarkEnd w:id="8983"/>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8984" w:name="_Toc242727958"/>
      <w:r>
        <w:t>edit-config</w:t>
      </w:r>
      <w:bookmarkEnd w:id="8984"/>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lastRenderedPageBreak/>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lastRenderedPageBreak/>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8985" w:name="_Toc242727959"/>
      <w:r>
        <w:t>get-config</w:t>
      </w:r>
      <w:bookmarkEnd w:id="8985"/>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lastRenderedPageBreak/>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8986" w:name="_Toc242727960"/>
      <w:r>
        <w:lastRenderedPageBreak/>
        <w:t>copy-config</w:t>
      </w:r>
      <w:bookmarkEnd w:id="8986"/>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8987" w:name="_Toc242727961"/>
      <w:r>
        <w:t>delete-config</w:t>
      </w:r>
      <w:bookmarkEnd w:id="8987"/>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lastRenderedPageBreak/>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8988" w:name="_Toc316542541"/>
      <w:bookmarkStart w:id="8989" w:name="_Toc242727962"/>
      <w:r>
        <w:lastRenderedPageBreak/>
        <w:t>RPC error</w:t>
      </w:r>
      <w:bookmarkEnd w:id="8989"/>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lastRenderedPageBreak/>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8990" w:name="_Toc315954033"/>
      <w:bookmarkStart w:id="8991" w:name="_Toc316542543"/>
      <w:bookmarkEnd w:id="8988"/>
      <w:r w:rsidR="00E95DBE" w:rsidRPr="00DB42FD">
        <w:lastRenderedPageBreak/>
        <w:t xml:space="preserve"> </w:t>
      </w:r>
      <w:bookmarkStart w:id="8992" w:name="_Toc242727963"/>
      <w:r w:rsidR="00F71F36" w:rsidRPr="00DB42FD">
        <w:t>Bibliography</w:t>
      </w:r>
      <w:bookmarkEnd w:id="8990"/>
      <w:bookmarkEnd w:id="8991"/>
      <w:bookmarkEnd w:id="8992"/>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46D1B585" w:rsidR="00E8426B" w:rsidRDefault="00554195" w:rsidP="00E8426B">
          <w:pPr>
            <w:rPr>
              <w:ins w:id="8993" w:author="Anees Shaikh" w:date="2013-10-06T22:10:00Z"/>
            </w:rPr>
          </w:pPr>
          <w:r w:rsidRPr="00DB42FD">
            <w:fldChar w:fldCharType="end"/>
          </w:r>
        </w:p>
      </w:sdtContent>
    </w:sdt>
    <w:p w14:paraId="762D7825" w14:textId="77777777" w:rsidR="00E8426B" w:rsidRDefault="00E8426B">
      <w:pPr>
        <w:spacing w:before="0" w:line="276" w:lineRule="auto"/>
        <w:rPr>
          <w:ins w:id="8994" w:author="Anees Shaikh" w:date="2013-10-06T22:10:00Z"/>
        </w:rPr>
      </w:pPr>
      <w:ins w:id="8995" w:author="Anees Shaikh" w:date="2013-10-06T22:10:00Z">
        <w:r>
          <w:br w:type="page"/>
        </w:r>
      </w:ins>
    </w:p>
    <w:p w14:paraId="1DA4655F" w14:textId="77777777" w:rsidR="00F71F36" w:rsidDel="00E8426B" w:rsidRDefault="00F71F36" w:rsidP="00E8426B">
      <w:pPr>
        <w:pStyle w:val="Appx"/>
        <w:rPr>
          <w:del w:id="8996" w:author="Anees Shaikh" w:date="2013-10-06T22:10:00Z"/>
        </w:rPr>
        <w:pPrChange w:id="8997" w:author="Anees Shaikh" w:date="2013-10-06T22:11:00Z">
          <w:pPr>
            <w:spacing w:before="480" w:line="276" w:lineRule="auto"/>
            <w:contextualSpacing/>
            <w:outlineLvl w:val="1"/>
          </w:pPr>
        </w:pPrChange>
      </w:pPr>
    </w:p>
    <w:p w14:paraId="680C4B79" w14:textId="77777777" w:rsidR="00E8426B" w:rsidRPr="00E8426B" w:rsidRDefault="00E8426B" w:rsidP="00E8426B">
      <w:pPr>
        <w:rPr>
          <w:ins w:id="8998" w:author="Anees Shaikh" w:date="2013-10-06T22:11:00Z"/>
        </w:rPr>
      </w:pPr>
    </w:p>
    <w:p w14:paraId="13A3AFDF" w14:textId="3AB86176" w:rsidR="00C31DBC" w:rsidRDefault="00E8426B" w:rsidP="00E8426B">
      <w:pPr>
        <w:pStyle w:val="Appx"/>
        <w:rPr>
          <w:ins w:id="8999" w:author="Anees Shaikh" w:date="2013-10-06T22:12:00Z"/>
          <w:rFonts w:cstheme="minorHAnsi"/>
        </w:rPr>
        <w:pPrChange w:id="9000" w:author="Anees Shaikh" w:date="2013-10-06T22:11:00Z">
          <w:pPr>
            <w:spacing w:before="480" w:line="276" w:lineRule="auto"/>
            <w:contextualSpacing/>
            <w:outlineLvl w:val="1"/>
          </w:pPr>
        </w:pPrChange>
      </w:pPr>
      <w:bookmarkStart w:id="9001" w:name="_Toc313864825"/>
      <w:bookmarkStart w:id="9002" w:name="_Toc242727964"/>
      <w:bookmarkEnd w:id="9001"/>
      <w:ins w:id="9003" w:author="Anees Shaikh" w:date="2013-10-06T22:12:00Z">
        <w:r>
          <w:rPr>
            <w:rFonts w:cstheme="minorHAnsi"/>
          </w:rPr>
          <w:t>OF-CONFIG XML Schema</w:t>
        </w:r>
        <w:bookmarkEnd w:id="9002"/>
      </w:ins>
    </w:p>
    <w:tbl>
      <w:tblPr>
        <w:tblStyle w:val="TableGrid"/>
        <w:tblW w:w="0" w:type="auto"/>
        <w:tblLook w:val="04A0" w:firstRow="1" w:lastRow="0" w:firstColumn="1" w:lastColumn="0" w:noHBand="0" w:noVBand="1"/>
        <w:tblPrChange w:id="9004" w:author="Anees Shaikh" w:date="2013-10-07T01:13:00Z">
          <w:tblPr>
            <w:tblStyle w:val="TableGrid"/>
            <w:tblW w:w="0" w:type="auto"/>
            <w:tblLook w:val="04A0" w:firstRow="1" w:lastRow="0" w:firstColumn="1" w:lastColumn="0" w:noHBand="0" w:noVBand="1"/>
          </w:tblPr>
        </w:tblPrChange>
      </w:tblPr>
      <w:tblGrid>
        <w:gridCol w:w="9576"/>
        <w:tblGridChange w:id="9005">
          <w:tblGrid>
            <w:gridCol w:w="9576"/>
          </w:tblGrid>
        </w:tblGridChange>
      </w:tblGrid>
      <w:tr w:rsidR="00E8426B" w14:paraId="6A3BE22E" w14:textId="77777777" w:rsidTr="00874469">
        <w:trPr>
          <w:ins w:id="9006" w:author="Anees Shaikh" w:date="2013-10-06T22:13:00Z"/>
        </w:trPr>
        <w:tc>
          <w:tcPr>
            <w:tcW w:w="9576" w:type="dxa"/>
            <w:shd w:val="clear" w:color="auto" w:fill="CCFFCC"/>
            <w:tcPrChange w:id="9007" w:author="Anees Shaikh" w:date="2013-10-07T01:13:00Z">
              <w:tcPr>
                <w:tcW w:w="9576" w:type="dxa"/>
              </w:tcPr>
            </w:tcPrChange>
          </w:tcPr>
          <w:p w14:paraId="1DA68F2B" w14:textId="77777777" w:rsidR="00874469" w:rsidRDefault="00874469" w:rsidP="00874469">
            <w:pPr>
              <w:pStyle w:val="XML1"/>
              <w:rPr>
                <w:ins w:id="9008" w:author="Anees Shaikh" w:date="2013-10-07T01:10:00Z"/>
              </w:rPr>
            </w:pPr>
            <w:ins w:id="9009" w:author="Anees Shaikh" w:date="2013-10-07T01:10:00Z">
              <w:r>
                <w:t>&lt;?xml version="1.0" encoding="UTF-8"?&gt;</w:t>
              </w:r>
            </w:ins>
          </w:p>
          <w:p w14:paraId="19CF3446" w14:textId="77777777" w:rsidR="00874469" w:rsidRDefault="00874469" w:rsidP="00874469">
            <w:pPr>
              <w:pStyle w:val="XML1"/>
              <w:rPr>
                <w:ins w:id="9010" w:author="Anees Shaikh" w:date="2013-10-07T01:10:00Z"/>
              </w:rPr>
            </w:pPr>
            <w:ins w:id="9011" w:author="Anees Shaikh" w:date="2013-10-07T01:10:00Z">
              <w:r>
                <w:t>&lt;xs:schema xmlns:xs="http://www.w3.org/2001/XMLSchema"</w:t>
              </w:r>
            </w:ins>
          </w:p>
          <w:p w14:paraId="3D151821" w14:textId="77777777" w:rsidR="00874469" w:rsidRDefault="00874469" w:rsidP="00874469">
            <w:pPr>
              <w:pStyle w:val="XML1"/>
              <w:rPr>
                <w:ins w:id="9012" w:author="Anees Shaikh" w:date="2013-10-07T01:10:00Z"/>
              </w:rPr>
            </w:pPr>
            <w:ins w:id="9013" w:author="Anees Shaikh" w:date="2013-10-07T01:10:00Z">
              <w:r>
                <w:t xml:space="preserve">           xmlns:yin="urn:ietf:params:xml:schema:yang:yin:1"</w:t>
              </w:r>
            </w:ins>
          </w:p>
          <w:p w14:paraId="6D4B7464" w14:textId="77777777" w:rsidR="00874469" w:rsidRDefault="00874469" w:rsidP="00874469">
            <w:pPr>
              <w:pStyle w:val="XML1"/>
              <w:rPr>
                <w:ins w:id="9014" w:author="Anees Shaikh" w:date="2013-10-07T01:10:00Z"/>
              </w:rPr>
            </w:pPr>
            <w:ins w:id="9015" w:author="Anees Shaikh" w:date="2013-10-07T01:10:00Z">
              <w:r>
                <w:t xml:space="preserve">           targetNamespace="urn:onf:config:yang"</w:t>
              </w:r>
            </w:ins>
          </w:p>
          <w:p w14:paraId="02BD0855" w14:textId="77777777" w:rsidR="00874469" w:rsidRDefault="00874469" w:rsidP="00874469">
            <w:pPr>
              <w:pStyle w:val="XML1"/>
              <w:rPr>
                <w:ins w:id="9016" w:author="Anees Shaikh" w:date="2013-10-07T01:10:00Z"/>
              </w:rPr>
              <w:pPrChange w:id="9017" w:author="Anees Shaikh" w:date="2013-10-07T01:11:00Z">
                <w:pPr>
                  <w:pStyle w:val="XML1"/>
                </w:pPr>
              </w:pPrChange>
            </w:pPr>
            <w:ins w:id="9018" w:author="Anees Shaikh" w:date="2013-10-07T01:10:00Z">
              <w:r>
                <w:t xml:space="preserve">           xmlns="urn:onf:config:yang"</w:t>
              </w:r>
            </w:ins>
          </w:p>
          <w:p w14:paraId="28F55CDA" w14:textId="77777777" w:rsidR="00874469" w:rsidRDefault="00874469" w:rsidP="00874469">
            <w:pPr>
              <w:pStyle w:val="XML1"/>
              <w:rPr>
                <w:ins w:id="9019" w:author="Anees Shaikh" w:date="2013-10-07T01:10:00Z"/>
              </w:rPr>
              <w:pPrChange w:id="9020" w:author="Anees Shaikh" w:date="2013-10-07T01:11:00Z">
                <w:pPr>
                  <w:pStyle w:val="XML1"/>
                </w:pPr>
              </w:pPrChange>
            </w:pPr>
            <w:ins w:id="9021" w:author="Anees Shaikh" w:date="2013-10-07T01:10:00Z">
              <w:r>
                <w:t xml:space="preserve">           elementFormDefault="qualified"</w:t>
              </w:r>
            </w:ins>
          </w:p>
          <w:p w14:paraId="67F7E4F9" w14:textId="77777777" w:rsidR="00874469" w:rsidRDefault="00874469" w:rsidP="00874469">
            <w:pPr>
              <w:pStyle w:val="XML1"/>
              <w:rPr>
                <w:ins w:id="9022" w:author="Anees Shaikh" w:date="2013-10-07T01:10:00Z"/>
              </w:rPr>
              <w:pPrChange w:id="9023" w:author="Anees Shaikh" w:date="2013-10-07T01:11:00Z">
                <w:pPr>
                  <w:pStyle w:val="XML1"/>
                </w:pPr>
              </w:pPrChange>
            </w:pPr>
            <w:ins w:id="9024" w:author="Anees Shaikh" w:date="2013-10-07T01:10:00Z">
              <w:r>
                <w:t xml:space="preserve">           attributeFormDefault="unqualified"</w:t>
              </w:r>
            </w:ins>
          </w:p>
          <w:p w14:paraId="2C1803C4" w14:textId="77777777" w:rsidR="00874469" w:rsidRDefault="00874469" w:rsidP="00874469">
            <w:pPr>
              <w:pStyle w:val="XML1"/>
              <w:rPr>
                <w:ins w:id="9025" w:author="Anees Shaikh" w:date="2013-10-07T01:10:00Z"/>
              </w:rPr>
              <w:pPrChange w:id="9026" w:author="Anees Shaikh" w:date="2013-10-07T01:11:00Z">
                <w:pPr>
                  <w:pStyle w:val="XML1"/>
                </w:pPr>
              </w:pPrChange>
            </w:pPr>
            <w:ins w:id="9027" w:author="Anees Shaikh" w:date="2013-10-07T01:10:00Z">
              <w:r>
                <w:t xml:space="preserve">           version="2013-10-05"</w:t>
              </w:r>
            </w:ins>
          </w:p>
          <w:p w14:paraId="305551D7" w14:textId="77777777" w:rsidR="00874469" w:rsidRDefault="00874469" w:rsidP="00874469">
            <w:pPr>
              <w:pStyle w:val="XML1"/>
              <w:rPr>
                <w:ins w:id="9028" w:author="Anees Shaikh" w:date="2013-10-07T01:10:00Z"/>
              </w:rPr>
              <w:pPrChange w:id="9029" w:author="Anees Shaikh" w:date="2013-10-07T01:11:00Z">
                <w:pPr>
                  <w:pStyle w:val="XML1"/>
                </w:pPr>
              </w:pPrChange>
            </w:pPr>
            <w:ins w:id="9030" w:author="Anees Shaikh" w:date="2013-10-07T01:10:00Z">
              <w:r>
                <w:t xml:space="preserve">           xml:lang="en"</w:t>
              </w:r>
            </w:ins>
          </w:p>
          <w:p w14:paraId="54318490" w14:textId="77777777" w:rsidR="00874469" w:rsidRDefault="00874469" w:rsidP="00874469">
            <w:pPr>
              <w:pStyle w:val="XML1"/>
              <w:rPr>
                <w:ins w:id="9031" w:author="Anees Shaikh" w:date="2013-10-07T01:10:00Z"/>
              </w:rPr>
              <w:pPrChange w:id="9032" w:author="Anees Shaikh" w:date="2013-10-07T01:11:00Z">
                <w:pPr>
                  <w:pStyle w:val="XML1"/>
                </w:pPr>
              </w:pPrChange>
            </w:pPr>
            <w:ins w:id="9033" w:author="Anees Shaikh" w:date="2013-10-07T01:10:00Z">
              <w:r>
                <w:t xml:space="preserve">          xmlns:yang="urn:ietf:params:xml:ns:yang:ietf-yang-types"</w:t>
              </w:r>
            </w:ins>
          </w:p>
          <w:p w14:paraId="0AB771E4" w14:textId="77777777" w:rsidR="00874469" w:rsidRDefault="00874469" w:rsidP="00874469">
            <w:pPr>
              <w:pStyle w:val="XML1"/>
              <w:rPr>
                <w:ins w:id="9034" w:author="Anees Shaikh" w:date="2013-10-07T01:10:00Z"/>
              </w:rPr>
              <w:pPrChange w:id="9035" w:author="Anees Shaikh" w:date="2013-10-07T01:11:00Z">
                <w:pPr>
                  <w:pStyle w:val="XML1"/>
                </w:pPr>
              </w:pPrChange>
            </w:pPr>
            <w:ins w:id="9036" w:author="Anees Shaikh" w:date="2013-10-07T01:10:00Z">
              <w:r>
                <w:t xml:space="preserve">          xmlns:inet="urn:ietf:params:xml:ns:yang:ietf-inet-types"</w:t>
              </w:r>
            </w:ins>
          </w:p>
          <w:p w14:paraId="3A98E8AF" w14:textId="77777777" w:rsidR="00874469" w:rsidRDefault="00874469" w:rsidP="00874469">
            <w:pPr>
              <w:pStyle w:val="XML1"/>
              <w:rPr>
                <w:ins w:id="9037" w:author="Anees Shaikh" w:date="2013-10-07T01:10:00Z"/>
              </w:rPr>
              <w:pPrChange w:id="9038" w:author="Anees Shaikh" w:date="2013-10-07T01:11:00Z">
                <w:pPr>
                  <w:pStyle w:val="XML1"/>
                </w:pPr>
              </w:pPrChange>
            </w:pPr>
            <w:ins w:id="9039" w:author="Anees Shaikh" w:date="2013-10-07T01:10:00Z">
              <w:r>
                <w:t xml:space="preserve">          xmlns:of-config="urn:onf:config:yang"&gt;</w:t>
              </w:r>
            </w:ins>
          </w:p>
          <w:p w14:paraId="17234589" w14:textId="77777777" w:rsidR="00874469" w:rsidRDefault="00874469" w:rsidP="00874469">
            <w:pPr>
              <w:pStyle w:val="XML1"/>
              <w:rPr>
                <w:ins w:id="9040" w:author="Anees Shaikh" w:date="2013-10-07T01:10:00Z"/>
              </w:rPr>
              <w:pPrChange w:id="9041" w:author="Anees Shaikh" w:date="2013-10-07T01:11:00Z">
                <w:pPr>
                  <w:pStyle w:val="XML1"/>
                </w:pPr>
              </w:pPrChange>
            </w:pPr>
          </w:p>
          <w:p w14:paraId="3F2F68F1" w14:textId="77777777" w:rsidR="00874469" w:rsidRDefault="00874469" w:rsidP="00874469">
            <w:pPr>
              <w:pStyle w:val="XML1"/>
              <w:rPr>
                <w:ins w:id="9042" w:author="Anees Shaikh" w:date="2013-10-07T01:10:00Z"/>
              </w:rPr>
              <w:pPrChange w:id="9043" w:author="Anees Shaikh" w:date="2013-10-07T01:11:00Z">
                <w:pPr>
                  <w:pStyle w:val="XML1"/>
                </w:pPr>
              </w:pPrChange>
            </w:pPr>
            <w:ins w:id="9044" w:author="Anees Shaikh" w:date="2013-10-07T01:10:00Z">
              <w:r>
                <w:t xml:space="preserve">  &lt;xs:import namespace="urn:ietf:params:xml:ns:yang:ietf-yang-types"</w:t>
              </w:r>
            </w:ins>
          </w:p>
          <w:p w14:paraId="18D9CD08" w14:textId="77777777" w:rsidR="00874469" w:rsidRDefault="00874469" w:rsidP="00874469">
            <w:pPr>
              <w:pStyle w:val="XML1"/>
              <w:rPr>
                <w:ins w:id="9045" w:author="Anees Shaikh" w:date="2013-10-07T01:10:00Z"/>
              </w:rPr>
              <w:pPrChange w:id="9046" w:author="Anees Shaikh" w:date="2013-10-07T01:11:00Z">
                <w:pPr>
                  <w:pStyle w:val="XML1"/>
                </w:pPr>
              </w:pPrChange>
            </w:pPr>
            <w:ins w:id="9047" w:author="Anees Shaikh" w:date="2013-10-07T01:10:00Z">
              <w:r>
                <w:t xml:space="preserve">             schemaLocation="ietf-yang-types.xsd"/&gt;</w:t>
              </w:r>
            </w:ins>
          </w:p>
          <w:p w14:paraId="769B5976" w14:textId="77777777" w:rsidR="00874469" w:rsidRDefault="00874469" w:rsidP="00874469">
            <w:pPr>
              <w:pStyle w:val="XML1"/>
              <w:rPr>
                <w:ins w:id="9048" w:author="Anees Shaikh" w:date="2013-10-07T01:10:00Z"/>
              </w:rPr>
              <w:pPrChange w:id="9049" w:author="Anees Shaikh" w:date="2013-10-07T01:11:00Z">
                <w:pPr>
                  <w:pStyle w:val="XML1"/>
                </w:pPr>
              </w:pPrChange>
            </w:pPr>
            <w:ins w:id="9050" w:author="Anees Shaikh" w:date="2013-10-07T01:10:00Z">
              <w:r>
                <w:t xml:space="preserve">  &lt;xs:import namespace="urn:ietf:params:xml:ns:yang:ietf-inet-types"</w:t>
              </w:r>
            </w:ins>
          </w:p>
          <w:p w14:paraId="40C3EE7E" w14:textId="77777777" w:rsidR="00874469" w:rsidRDefault="00874469" w:rsidP="00874469">
            <w:pPr>
              <w:pStyle w:val="XML1"/>
              <w:rPr>
                <w:ins w:id="9051" w:author="Anees Shaikh" w:date="2013-10-07T01:10:00Z"/>
              </w:rPr>
              <w:pPrChange w:id="9052" w:author="Anees Shaikh" w:date="2013-10-07T01:11:00Z">
                <w:pPr>
                  <w:pStyle w:val="XML1"/>
                </w:pPr>
              </w:pPrChange>
            </w:pPr>
            <w:ins w:id="9053" w:author="Anees Shaikh" w:date="2013-10-07T01:10:00Z">
              <w:r>
                <w:t xml:space="preserve">             schemaLocation="ietf-inet-types.xsd"/&gt;</w:t>
              </w:r>
            </w:ins>
          </w:p>
          <w:p w14:paraId="37A11D88" w14:textId="77777777" w:rsidR="00874469" w:rsidRDefault="00874469" w:rsidP="00874469">
            <w:pPr>
              <w:pStyle w:val="XML1"/>
              <w:rPr>
                <w:ins w:id="9054" w:author="Anees Shaikh" w:date="2013-10-07T01:10:00Z"/>
              </w:rPr>
              <w:pPrChange w:id="9055" w:author="Anees Shaikh" w:date="2013-10-07T01:11:00Z">
                <w:pPr>
                  <w:pStyle w:val="XML1"/>
                </w:pPr>
              </w:pPrChange>
            </w:pPr>
          </w:p>
          <w:p w14:paraId="3AF6C85E" w14:textId="77777777" w:rsidR="00874469" w:rsidRDefault="00874469" w:rsidP="00874469">
            <w:pPr>
              <w:pStyle w:val="XML1"/>
              <w:rPr>
                <w:ins w:id="9056" w:author="Anees Shaikh" w:date="2013-10-07T01:10:00Z"/>
              </w:rPr>
              <w:pPrChange w:id="9057" w:author="Anees Shaikh" w:date="2013-10-07T01:11:00Z">
                <w:pPr>
                  <w:pStyle w:val="XML1"/>
                </w:pPr>
              </w:pPrChange>
            </w:pPr>
            <w:ins w:id="9058" w:author="Anees Shaikh" w:date="2013-10-07T01:10:00Z">
              <w:r>
                <w:t xml:space="preserve">  &lt;xs:annotation&gt;</w:t>
              </w:r>
            </w:ins>
          </w:p>
          <w:p w14:paraId="28718F73" w14:textId="77777777" w:rsidR="00874469" w:rsidRDefault="00874469" w:rsidP="00874469">
            <w:pPr>
              <w:pStyle w:val="XML1"/>
              <w:rPr>
                <w:ins w:id="9059" w:author="Anees Shaikh" w:date="2013-10-07T01:10:00Z"/>
              </w:rPr>
              <w:pPrChange w:id="9060" w:author="Anees Shaikh" w:date="2013-10-07T01:11:00Z">
                <w:pPr>
                  <w:pStyle w:val="XML1"/>
                </w:pPr>
              </w:pPrChange>
            </w:pPr>
            <w:ins w:id="9061" w:author="Anees Shaikh" w:date="2013-10-07T01:10:00Z">
              <w:r>
                <w:t xml:space="preserve">    &lt;xs:documentation&gt;</w:t>
              </w:r>
            </w:ins>
          </w:p>
          <w:p w14:paraId="2798E554" w14:textId="77777777" w:rsidR="00874469" w:rsidRDefault="00874469" w:rsidP="00874469">
            <w:pPr>
              <w:pStyle w:val="XML1"/>
              <w:rPr>
                <w:ins w:id="9062" w:author="Anees Shaikh" w:date="2013-10-07T01:10:00Z"/>
              </w:rPr>
              <w:pPrChange w:id="9063" w:author="Anees Shaikh" w:date="2013-10-07T01:11:00Z">
                <w:pPr>
                  <w:pStyle w:val="XML1"/>
                </w:pPr>
              </w:pPrChange>
            </w:pPr>
            <w:ins w:id="9064" w:author="Anees Shaikh" w:date="2013-10-07T01:10:00Z">
              <w:r>
                <w:t xml:space="preserve">      This schema was generated from the YANG module of-config</w:t>
              </w:r>
            </w:ins>
          </w:p>
          <w:p w14:paraId="2FA283FC" w14:textId="77777777" w:rsidR="00874469" w:rsidRDefault="00874469" w:rsidP="00874469">
            <w:pPr>
              <w:pStyle w:val="XML1"/>
              <w:rPr>
                <w:ins w:id="9065" w:author="Anees Shaikh" w:date="2013-10-07T01:10:00Z"/>
              </w:rPr>
              <w:pPrChange w:id="9066" w:author="Anees Shaikh" w:date="2013-10-07T01:11:00Z">
                <w:pPr>
                  <w:pStyle w:val="XML1"/>
                </w:pPr>
              </w:pPrChange>
            </w:pPr>
            <w:ins w:id="9067" w:author="Anees Shaikh" w:date="2013-10-07T01:10:00Z">
              <w:r>
                <w:t xml:space="preserve">      by pyang version 1.2.</w:t>
              </w:r>
            </w:ins>
          </w:p>
          <w:p w14:paraId="08AE246E" w14:textId="77777777" w:rsidR="00874469" w:rsidRDefault="00874469" w:rsidP="00874469">
            <w:pPr>
              <w:pStyle w:val="XML1"/>
              <w:rPr>
                <w:ins w:id="9068" w:author="Anees Shaikh" w:date="2013-10-07T01:10:00Z"/>
              </w:rPr>
              <w:pPrChange w:id="9069" w:author="Anees Shaikh" w:date="2013-10-07T01:11:00Z">
                <w:pPr>
                  <w:pStyle w:val="XML1"/>
                </w:pPr>
              </w:pPrChange>
            </w:pPr>
          </w:p>
          <w:p w14:paraId="1BB84730" w14:textId="77777777" w:rsidR="00874469" w:rsidRDefault="00874469" w:rsidP="00874469">
            <w:pPr>
              <w:pStyle w:val="XML1"/>
              <w:rPr>
                <w:ins w:id="9070" w:author="Anees Shaikh" w:date="2013-10-07T01:10:00Z"/>
              </w:rPr>
              <w:pPrChange w:id="9071" w:author="Anees Shaikh" w:date="2013-10-07T01:11:00Z">
                <w:pPr>
                  <w:pStyle w:val="XML1"/>
                </w:pPr>
              </w:pPrChange>
            </w:pPr>
            <w:ins w:id="9072" w:author="Anees Shaikh" w:date="2013-10-07T01:10:00Z">
              <w:r>
                <w:t xml:space="preserve">      The schema describes an instance document consisting</w:t>
              </w:r>
            </w:ins>
          </w:p>
          <w:p w14:paraId="078FAAE6" w14:textId="77777777" w:rsidR="00874469" w:rsidRDefault="00874469" w:rsidP="00874469">
            <w:pPr>
              <w:pStyle w:val="XML1"/>
              <w:rPr>
                <w:ins w:id="9073" w:author="Anees Shaikh" w:date="2013-10-07T01:10:00Z"/>
              </w:rPr>
              <w:pPrChange w:id="9074" w:author="Anees Shaikh" w:date="2013-10-07T01:11:00Z">
                <w:pPr>
                  <w:pStyle w:val="XML1"/>
                </w:pPr>
              </w:pPrChange>
            </w:pPr>
            <w:ins w:id="9075" w:author="Anees Shaikh" w:date="2013-10-07T01:10:00Z">
              <w:r>
                <w:t xml:space="preserve">      of the entire configuration data store, operational</w:t>
              </w:r>
            </w:ins>
          </w:p>
          <w:p w14:paraId="2D9BDE59" w14:textId="77777777" w:rsidR="00874469" w:rsidRDefault="00874469" w:rsidP="00874469">
            <w:pPr>
              <w:pStyle w:val="XML1"/>
              <w:rPr>
                <w:ins w:id="9076" w:author="Anees Shaikh" w:date="2013-10-07T01:10:00Z"/>
              </w:rPr>
              <w:pPrChange w:id="9077" w:author="Anees Shaikh" w:date="2013-10-07T01:11:00Z">
                <w:pPr>
                  <w:pStyle w:val="XML1"/>
                </w:pPr>
              </w:pPrChange>
            </w:pPr>
            <w:ins w:id="9078" w:author="Anees Shaikh" w:date="2013-10-07T01:10:00Z">
              <w:r>
                <w:t xml:space="preserve">      data, rpc operations, and notifications.</w:t>
              </w:r>
            </w:ins>
          </w:p>
          <w:p w14:paraId="4FADB6ED" w14:textId="77777777" w:rsidR="00874469" w:rsidRDefault="00874469" w:rsidP="00874469">
            <w:pPr>
              <w:pStyle w:val="XML1"/>
              <w:rPr>
                <w:ins w:id="9079" w:author="Anees Shaikh" w:date="2013-10-07T01:10:00Z"/>
              </w:rPr>
              <w:pPrChange w:id="9080" w:author="Anees Shaikh" w:date="2013-10-07T01:11:00Z">
                <w:pPr>
                  <w:pStyle w:val="XML1"/>
                </w:pPr>
              </w:pPrChange>
            </w:pPr>
            <w:ins w:id="9081" w:author="Anees Shaikh" w:date="2013-10-07T01:10:00Z">
              <w:r>
                <w:t xml:space="preserve">      This schema can thus NOT be used as-is to</w:t>
              </w:r>
            </w:ins>
          </w:p>
          <w:p w14:paraId="564F7D96" w14:textId="77777777" w:rsidR="00874469" w:rsidRDefault="00874469" w:rsidP="00874469">
            <w:pPr>
              <w:pStyle w:val="XML1"/>
              <w:rPr>
                <w:ins w:id="9082" w:author="Anees Shaikh" w:date="2013-10-07T01:10:00Z"/>
              </w:rPr>
              <w:pPrChange w:id="9083" w:author="Anees Shaikh" w:date="2013-10-07T01:11:00Z">
                <w:pPr>
                  <w:pStyle w:val="XML1"/>
                </w:pPr>
              </w:pPrChange>
            </w:pPr>
            <w:ins w:id="9084" w:author="Anees Shaikh" w:date="2013-10-07T01:10:00Z">
              <w:r>
                <w:t xml:space="preserve">      validate NETCONF PDUs.</w:t>
              </w:r>
            </w:ins>
          </w:p>
          <w:p w14:paraId="4291B504" w14:textId="77777777" w:rsidR="00874469" w:rsidRDefault="00874469" w:rsidP="00874469">
            <w:pPr>
              <w:pStyle w:val="XML1"/>
              <w:rPr>
                <w:ins w:id="9085" w:author="Anees Shaikh" w:date="2013-10-07T01:10:00Z"/>
              </w:rPr>
              <w:pPrChange w:id="9086" w:author="Anees Shaikh" w:date="2013-10-07T01:11:00Z">
                <w:pPr>
                  <w:pStyle w:val="XML1"/>
                </w:pPr>
              </w:pPrChange>
            </w:pPr>
            <w:ins w:id="9087" w:author="Anees Shaikh" w:date="2013-10-07T01:10:00Z">
              <w:r>
                <w:t xml:space="preserve">    &lt;/xs:documentation&gt;</w:t>
              </w:r>
            </w:ins>
          </w:p>
          <w:p w14:paraId="6ADA25E7" w14:textId="77777777" w:rsidR="00874469" w:rsidRDefault="00874469" w:rsidP="00874469">
            <w:pPr>
              <w:pStyle w:val="XML1"/>
              <w:rPr>
                <w:ins w:id="9088" w:author="Anees Shaikh" w:date="2013-10-07T01:10:00Z"/>
              </w:rPr>
              <w:pPrChange w:id="9089" w:author="Anees Shaikh" w:date="2013-10-07T01:11:00Z">
                <w:pPr>
                  <w:pStyle w:val="XML1"/>
                </w:pPr>
              </w:pPrChange>
            </w:pPr>
            <w:ins w:id="9090" w:author="Anees Shaikh" w:date="2013-10-07T01:10:00Z">
              <w:r>
                <w:t xml:space="preserve">  &lt;/xs:annotation&gt;</w:t>
              </w:r>
            </w:ins>
          </w:p>
          <w:p w14:paraId="4DED0BBF" w14:textId="77777777" w:rsidR="00874469" w:rsidRDefault="00874469" w:rsidP="00874469">
            <w:pPr>
              <w:pStyle w:val="XML1"/>
              <w:rPr>
                <w:ins w:id="9091" w:author="Anees Shaikh" w:date="2013-10-07T01:10:00Z"/>
              </w:rPr>
              <w:pPrChange w:id="9092" w:author="Anees Shaikh" w:date="2013-10-07T01:11:00Z">
                <w:pPr>
                  <w:pStyle w:val="XML1"/>
                </w:pPr>
              </w:pPrChange>
            </w:pPr>
          </w:p>
          <w:p w14:paraId="19E88FE8" w14:textId="77777777" w:rsidR="00874469" w:rsidRDefault="00874469" w:rsidP="00874469">
            <w:pPr>
              <w:pStyle w:val="XML1"/>
              <w:rPr>
                <w:ins w:id="9093" w:author="Anees Shaikh" w:date="2013-10-07T01:10:00Z"/>
              </w:rPr>
              <w:pPrChange w:id="9094" w:author="Anees Shaikh" w:date="2013-10-07T01:11:00Z">
                <w:pPr>
                  <w:pStyle w:val="XML1"/>
                </w:pPr>
              </w:pPrChange>
            </w:pPr>
            <w:ins w:id="9095" w:author="Anees Shaikh" w:date="2013-10-07T01:10:00Z">
              <w:r>
                <w:t xml:space="preserve">  &lt;xs:annotation&gt;</w:t>
              </w:r>
            </w:ins>
          </w:p>
          <w:p w14:paraId="09E571E1" w14:textId="77777777" w:rsidR="00874469" w:rsidRDefault="00874469" w:rsidP="00874469">
            <w:pPr>
              <w:pStyle w:val="XML1"/>
              <w:rPr>
                <w:ins w:id="9096" w:author="Anees Shaikh" w:date="2013-10-07T01:10:00Z"/>
              </w:rPr>
              <w:pPrChange w:id="9097" w:author="Anees Shaikh" w:date="2013-10-07T01:11:00Z">
                <w:pPr>
                  <w:pStyle w:val="XML1"/>
                </w:pPr>
              </w:pPrChange>
            </w:pPr>
            <w:ins w:id="9098" w:author="Anees Shaikh" w:date="2013-10-07T01:10:00Z">
              <w:r>
                <w:t xml:space="preserve">    &lt;xs:documentation&gt;</w:t>
              </w:r>
            </w:ins>
          </w:p>
          <w:p w14:paraId="424E79DD" w14:textId="77777777" w:rsidR="00874469" w:rsidRDefault="00874469" w:rsidP="00874469">
            <w:pPr>
              <w:pStyle w:val="XML1"/>
              <w:rPr>
                <w:ins w:id="9099" w:author="Anees Shaikh" w:date="2013-10-07T01:10:00Z"/>
              </w:rPr>
              <w:pPrChange w:id="9100" w:author="Anees Shaikh" w:date="2013-10-07T01:11:00Z">
                <w:pPr>
                  <w:pStyle w:val="XML1"/>
                </w:pPr>
              </w:pPrChange>
            </w:pPr>
            <w:ins w:id="9101" w:author="Anees Shaikh" w:date="2013-10-07T01:10:00Z">
              <w:r>
                <w:t xml:space="preserve">      This module contains a collection of YANG definitions for</w:t>
              </w:r>
            </w:ins>
          </w:p>
          <w:p w14:paraId="57A5E4CE" w14:textId="77777777" w:rsidR="00874469" w:rsidRDefault="00874469" w:rsidP="00874469">
            <w:pPr>
              <w:pStyle w:val="XML1"/>
              <w:rPr>
                <w:ins w:id="9102" w:author="Anees Shaikh" w:date="2013-10-07T01:10:00Z"/>
              </w:rPr>
              <w:pPrChange w:id="9103" w:author="Anees Shaikh" w:date="2013-10-07T01:11:00Z">
                <w:pPr>
                  <w:pStyle w:val="XML1"/>
                </w:pPr>
              </w:pPrChange>
            </w:pPr>
            <w:ins w:id="9104" w:author="Anees Shaikh" w:date="2013-10-07T01:10:00Z">
              <w:r>
                <w:t xml:space="preserve">      configuring OpenFlow datapaths. It is part of the OF-CONFIG</w:t>
              </w:r>
            </w:ins>
          </w:p>
          <w:p w14:paraId="1247A4A8" w14:textId="77777777" w:rsidR="00874469" w:rsidRDefault="00874469" w:rsidP="00874469">
            <w:pPr>
              <w:pStyle w:val="XML1"/>
              <w:rPr>
                <w:ins w:id="9105" w:author="Anees Shaikh" w:date="2013-10-07T01:10:00Z"/>
              </w:rPr>
              <w:pPrChange w:id="9106" w:author="Anees Shaikh" w:date="2013-10-07T01:11:00Z">
                <w:pPr>
                  <w:pStyle w:val="XML1"/>
                </w:pPr>
              </w:pPrChange>
            </w:pPr>
            <w:ins w:id="9107" w:author="Anees Shaikh" w:date="2013-10-07T01:10:00Z">
              <w:r>
                <w:t xml:space="preserve">      specification.</w:t>
              </w:r>
            </w:ins>
          </w:p>
          <w:p w14:paraId="61847122" w14:textId="77777777" w:rsidR="00874469" w:rsidRDefault="00874469" w:rsidP="00874469">
            <w:pPr>
              <w:pStyle w:val="XML1"/>
              <w:rPr>
                <w:ins w:id="9108" w:author="Anees Shaikh" w:date="2013-10-07T01:10:00Z"/>
              </w:rPr>
              <w:pPrChange w:id="9109" w:author="Anees Shaikh" w:date="2013-10-07T01:11:00Z">
                <w:pPr>
                  <w:pStyle w:val="XML1"/>
                </w:pPr>
              </w:pPrChange>
            </w:pPr>
            <w:ins w:id="9110" w:author="Anees Shaikh" w:date="2013-10-07T01:10:00Z">
              <w:r>
                <w:t xml:space="preserve">    &lt;/xs:documentation&gt;</w:t>
              </w:r>
            </w:ins>
          </w:p>
          <w:p w14:paraId="30F516B8" w14:textId="77777777" w:rsidR="00874469" w:rsidRDefault="00874469" w:rsidP="00874469">
            <w:pPr>
              <w:pStyle w:val="XML1"/>
              <w:rPr>
                <w:ins w:id="9111" w:author="Anees Shaikh" w:date="2013-10-07T01:10:00Z"/>
              </w:rPr>
              <w:pPrChange w:id="9112" w:author="Anees Shaikh" w:date="2013-10-07T01:11:00Z">
                <w:pPr>
                  <w:pStyle w:val="XML1"/>
                </w:pPr>
              </w:pPrChange>
            </w:pPr>
            <w:ins w:id="9113" w:author="Anees Shaikh" w:date="2013-10-07T01:10:00Z">
              <w:r>
                <w:t xml:space="preserve">  &lt;/xs:annotation&gt;</w:t>
              </w:r>
            </w:ins>
          </w:p>
          <w:p w14:paraId="457563DD" w14:textId="77777777" w:rsidR="00874469" w:rsidRDefault="00874469" w:rsidP="00874469">
            <w:pPr>
              <w:pStyle w:val="XML1"/>
              <w:rPr>
                <w:ins w:id="9114" w:author="Anees Shaikh" w:date="2013-10-07T01:10:00Z"/>
              </w:rPr>
              <w:pPrChange w:id="9115" w:author="Anees Shaikh" w:date="2013-10-07T01:11:00Z">
                <w:pPr>
                  <w:pStyle w:val="XML1"/>
                </w:pPr>
              </w:pPrChange>
            </w:pPr>
          </w:p>
          <w:p w14:paraId="4384F904" w14:textId="77777777" w:rsidR="00874469" w:rsidRDefault="00874469" w:rsidP="00874469">
            <w:pPr>
              <w:pStyle w:val="XML1"/>
              <w:rPr>
                <w:ins w:id="9116" w:author="Anees Shaikh" w:date="2013-10-07T01:10:00Z"/>
              </w:rPr>
              <w:pPrChange w:id="9117" w:author="Anees Shaikh" w:date="2013-10-07T01:11:00Z">
                <w:pPr>
                  <w:pStyle w:val="XML1"/>
                </w:pPr>
              </w:pPrChange>
            </w:pPr>
            <w:ins w:id="9118" w:author="Anees Shaikh" w:date="2013-10-07T01:10:00Z">
              <w:r>
                <w:t xml:space="preserve">  &lt;!-- YANG typedefs --&gt;</w:t>
              </w:r>
            </w:ins>
          </w:p>
          <w:p w14:paraId="5F51DF39" w14:textId="77777777" w:rsidR="00874469" w:rsidRDefault="00874469" w:rsidP="00874469">
            <w:pPr>
              <w:pStyle w:val="XML1"/>
              <w:rPr>
                <w:ins w:id="9119" w:author="Anees Shaikh" w:date="2013-10-07T01:10:00Z"/>
              </w:rPr>
              <w:pPrChange w:id="9120" w:author="Anees Shaikh" w:date="2013-10-07T01:11:00Z">
                <w:pPr>
                  <w:pStyle w:val="XML1"/>
                </w:pPr>
              </w:pPrChange>
            </w:pPr>
            <w:ins w:id="9121" w:author="Anees Shaikh" w:date="2013-10-07T01:10:00Z">
              <w:r>
                <w:t xml:space="preserve">  &lt;xs:simpleType name="OFConfigId"&gt;</w:t>
              </w:r>
            </w:ins>
          </w:p>
          <w:p w14:paraId="62ED8691" w14:textId="77777777" w:rsidR="00874469" w:rsidRDefault="00874469" w:rsidP="00874469">
            <w:pPr>
              <w:pStyle w:val="XML1"/>
              <w:rPr>
                <w:ins w:id="9122" w:author="Anees Shaikh" w:date="2013-10-07T01:10:00Z"/>
              </w:rPr>
              <w:pPrChange w:id="9123" w:author="Anees Shaikh" w:date="2013-10-07T01:11:00Z">
                <w:pPr>
                  <w:pStyle w:val="XML1"/>
                </w:pPr>
              </w:pPrChange>
            </w:pPr>
            <w:ins w:id="9124" w:author="Anees Shaikh" w:date="2013-10-07T01:10:00Z">
              <w:r>
                <w:t xml:space="preserve">    &lt;xs:annotation&gt;</w:t>
              </w:r>
            </w:ins>
          </w:p>
          <w:p w14:paraId="4D5041FD" w14:textId="77777777" w:rsidR="00874469" w:rsidRDefault="00874469" w:rsidP="00874469">
            <w:pPr>
              <w:pStyle w:val="XML1"/>
              <w:rPr>
                <w:ins w:id="9125" w:author="Anees Shaikh" w:date="2013-10-07T01:10:00Z"/>
              </w:rPr>
              <w:pPrChange w:id="9126" w:author="Anees Shaikh" w:date="2013-10-07T01:11:00Z">
                <w:pPr>
                  <w:pStyle w:val="XML1"/>
                </w:pPr>
              </w:pPrChange>
            </w:pPr>
            <w:ins w:id="9127" w:author="Anees Shaikh" w:date="2013-10-07T01:10:00Z">
              <w:r>
                <w:t xml:space="preserve">      &lt;xs:documentation&gt;</w:t>
              </w:r>
            </w:ins>
          </w:p>
          <w:p w14:paraId="1B007488" w14:textId="77777777" w:rsidR="00874469" w:rsidRDefault="00874469" w:rsidP="00874469">
            <w:pPr>
              <w:pStyle w:val="XML1"/>
              <w:rPr>
                <w:ins w:id="9128" w:author="Anees Shaikh" w:date="2013-10-07T01:10:00Z"/>
              </w:rPr>
              <w:pPrChange w:id="9129" w:author="Anees Shaikh" w:date="2013-10-07T01:11:00Z">
                <w:pPr>
                  <w:pStyle w:val="XML1"/>
                </w:pPr>
              </w:pPrChange>
            </w:pPr>
            <w:ins w:id="9130" w:author="Anees Shaikh" w:date="2013-10-07T01:10:00Z">
              <w:r>
                <w:t xml:space="preserve">        Generic type of an identifier in OF-CONFIG</w:t>
              </w:r>
            </w:ins>
          </w:p>
          <w:p w14:paraId="7B835547" w14:textId="77777777" w:rsidR="00874469" w:rsidRDefault="00874469" w:rsidP="00874469">
            <w:pPr>
              <w:pStyle w:val="XML1"/>
              <w:rPr>
                <w:ins w:id="9131" w:author="Anees Shaikh" w:date="2013-10-07T01:10:00Z"/>
              </w:rPr>
              <w:pPrChange w:id="9132" w:author="Anees Shaikh" w:date="2013-10-07T01:11:00Z">
                <w:pPr>
                  <w:pStyle w:val="XML1"/>
                </w:pPr>
              </w:pPrChange>
            </w:pPr>
            <w:ins w:id="9133" w:author="Anees Shaikh" w:date="2013-10-07T01:10:00Z">
              <w:r>
                <w:t xml:space="preserve">      &lt;/xs:documentation&gt;</w:t>
              </w:r>
            </w:ins>
          </w:p>
          <w:p w14:paraId="786B76C1" w14:textId="77777777" w:rsidR="00874469" w:rsidRDefault="00874469" w:rsidP="00874469">
            <w:pPr>
              <w:pStyle w:val="XML1"/>
              <w:rPr>
                <w:ins w:id="9134" w:author="Anees Shaikh" w:date="2013-10-07T01:10:00Z"/>
              </w:rPr>
              <w:pPrChange w:id="9135" w:author="Anees Shaikh" w:date="2013-10-07T01:11:00Z">
                <w:pPr>
                  <w:pStyle w:val="XML1"/>
                </w:pPr>
              </w:pPrChange>
            </w:pPr>
            <w:ins w:id="9136" w:author="Anees Shaikh" w:date="2013-10-07T01:10:00Z">
              <w:r>
                <w:t xml:space="preserve">    &lt;/xs:annotation&gt;</w:t>
              </w:r>
            </w:ins>
          </w:p>
          <w:p w14:paraId="4DB7D4F4" w14:textId="77777777" w:rsidR="00874469" w:rsidRDefault="00874469" w:rsidP="00874469">
            <w:pPr>
              <w:pStyle w:val="XML1"/>
              <w:rPr>
                <w:ins w:id="9137" w:author="Anees Shaikh" w:date="2013-10-07T01:10:00Z"/>
              </w:rPr>
              <w:pPrChange w:id="9138" w:author="Anees Shaikh" w:date="2013-10-07T01:11:00Z">
                <w:pPr>
                  <w:pStyle w:val="XML1"/>
                </w:pPr>
              </w:pPrChange>
            </w:pPr>
          </w:p>
          <w:p w14:paraId="207184CF" w14:textId="77777777" w:rsidR="00874469" w:rsidRDefault="00874469" w:rsidP="00874469">
            <w:pPr>
              <w:pStyle w:val="XML1"/>
              <w:rPr>
                <w:ins w:id="9139" w:author="Anees Shaikh" w:date="2013-10-07T01:10:00Z"/>
              </w:rPr>
              <w:pPrChange w:id="9140" w:author="Anees Shaikh" w:date="2013-10-07T01:11:00Z">
                <w:pPr>
                  <w:pStyle w:val="XML1"/>
                </w:pPr>
              </w:pPrChange>
            </w:pPr>
            <w:ins w:id="9141" w:author="Anees Shaikh" w:date="2013-10-07T01:10:00Z">
              <w:r>
                <w:t xml:space="preserve">    &lt;xs:restriction base="xs:string"&gt;</w:t>
              </w:r>
            </w:ins>
          </w:p>
          <w:p w14:paraId="3E00CFD1" w14:textId="77777777" w:rsidR="00874469" w:rsidRDefault="00874469" w:rsidP="00874469">
            <w:pPr>
              <w:pStyle w:val="XML1"/>
              <w:rPr>
                <w:ins w:id="9142" w:author="Anees Shaikh" w:date="2013-10-07T01:10:00Z"/>
              </w:rPr>
              <w:pPrChange w:id="9143" w:author="Anees Shaikh" w:date="2013-10-07T01:11:00Z">
                <w:pPr>
                  <w:pStyle w:val="XML1"/>
                </w:pPr>
              </w:pPrChange>
            </w:pPr>
            <w:ins w:id="9144" w:author="Anees Shaikh" w:date="2013-10-07T01:10:00Z">
              <w:r>
                <w:t xml:space="preserve">    &lt;/xs:restriction&gt;</w:t>
              </w:r>
            </w:ins>
          </w:p>
          <w:p w14:paraId="40315DDE" w14:textId="77777777" w:rsidR="00874469" w:rsidRDefault="00874469" w:rsidP="00874469">
            <w:pPr>
              <w:pStyle w:val="XML1"/>
              <w:rPr>
                <w:ins w:id="9145" w:author="Anees Shaikh" w:date="2013-10-07T01:10:00Z"/>
              </w:rPr>
              <w:pPrChange w:id="9146" w:author="Anees Shaikh" w:date="2013-10-07T01:11:00Z">
                <w:pPr>
                  <w:pStyle w:val="XML1"/>
                </w:pPr>
              </w:pPrChange>
            </w:pPr>
            <w:ins w:id="9147" w:author="Anees Shaikh" w:date="2013-10-07T01:10:00Z">
              <w:r>
                <w:t xml:space="preserve">  &lt;/xs:simpleType&gt;</w:t>
              </w:r>
            </w:ins>
          </w:p>
          <w:p w14:paraId="40EAD86D" w14:textId="77777777" w:rsidR="00874469" w:rsidRDefault="00874469" w:rsidP="00874469">
            <w:pPr>
              <w:pStyle w:val="XML1"/>
              <w:rPr>
                <w:ins w:id="9148" w:author="Anees Shaikh" w:date="2013-10-07T01:10:00Z"/>
              </w:rPr>
              <w:pPrChange w:id="9149" w:author="Anees Shaikh" w:date="2013-10-07T01:11:00Z">
                <w:pPr>
                  <w:pStyle w:val="XML1"/>
                </w:pPr>
              </w:pPrChange>
            </w:pPr>
            <w:ins w:id="9150" w:author="Anees Shaikh" w:date="2013-10-07T01:10:00Z">
              <w:r>
                <w:lastRenderedPageBreak/>
                <w:t xml:space="preserve">  &lt;xs:simpleType name="OFConfigurationPointProtocolType"&gt;</w:t>
              </w:r>
            </w:ins>
          </w:p>
          <w:p w14:paraId="0C7DB214" w14:textId="77777777" w:rsidR="00874469" w:rsidRDefault="00874469" w:rsidP="00874469">
            <w:pPr>
              <w:pStyle w:val="XML1"/>
              <w:rPr>
                <w:ins w:id="9151" w:author="Anees Shaikh" w:date="2013-10-07T01:10:00Z"/>
              </w:rPr>
              <w:pPrChange w:id="9152" w:author="Anees Shaikh" w:date="2013-10-07T01:11:00Z">
                <w:pPr>
                  <w:pStyle w:val="XML1"/>
                </w:pPr>
              </w:pPrChange>
            </w:pPr>
            <w:ins w:id="9153" w:author="Anees Shaikh" w:date="2013-10-07T01:10:00Z">
              <w:r>
                <w:t xml:space="preserve">    &lt;xs:annotation&gt;</w:t>
              </w:r>
            </w:ins>
          </w:p>
          <w:p w14:paraId="4D2572FF" w14:textId="77777777" w:rsidR="00874469" w:rsidRDefault="00874469" w:rsidP="00874469">
            <w:pPr>
              <w:pStyle w:val="XML1"/>
              <w:rPr>
                <w:ins w:id="9154" w:author="Anees Shaikh" w:date="2013-10-07T01:10:00Z"/>
              </w:rPr>
              <w:pPrChange w:id="9155" w:author="Anees Shaikh" w:date="2013-10-07T01:11:00Z">
                <w:pPr>
                  <w:pStyle w:val="XML1"/>
                </w:pPr>
              </w:pPrChange>
            </w:pPr>
            <w:ins w:id="9156" w:author="Anees Shaikh" w:date="2013-10-07T01:10:00Z">
              <w:r>
                <w:t xml:space="preserve">      &lt;xs:documentation&gt;</w:t>
              </w:r>
            </w:ins>
          </w:p>
          <w:p w14:paraId="30B97049" w14:textId="77777777" w:rsidR="00874469" w:rsidRDefault="00874469" w:rsidP="00874469">
            <w:pPr>
              <w:pStyle w:val="XML1"/>
              <w:rPr>
                <w:ins w:id="9157" w:author="Anees Shaikh" w:date="2013-10-07T01:10:00Z"/>
              </w:rPr>
              <w:pPrChange w:id="9158" w:author="Anees Shaikh" w:date="2013-10-07T01:11:00Z">
                <w:pPr>
                  <w:pStyle w:val="XML1"/>
                </w:pPr>
              </w:pPrChange>
            </w:pPr>
            <w:ins w:id="9159" w:author="Anees Shaikh" w:date="2013-10-07T01:10:00Z">
              <w:r>
                <w:t xml:space="preserve">        Possible protocols to connect ot an OF Configuration Point</w:t>
              </w:r>
            </w:ins>
          </w:p>
          <w:p w14:paraId="55157D94" w14:textId="77777777" w:rsidR="00874469" w:rsidRDefault="00874469" w:rsidP="00874469">
            <w:pPr>
              <w:pStyle w:val="XML1"/>
              <w:rPr>
                <w:ins w:id="9160" w:author="Anees Shaikh" w:date="2013-10-07T01:10:00Z"/>
              </w:rPr>
              <w:pPrChange w:id="9161" w:author="Anees Shaikh" w:date="2013-10-07T01:11:00Z">
                <w:pPr>
                  <w:pStyle w:val="XML1"/>
                </w:pPr>
              </w:pPrChange>
            </w:pPr>
            <w:ins w:id="9162" w:author="Anees Shaikh" w:date="2013-10-07T01:10:00Z">
              <w:r>
                <w:t xml:space="preserve">      &lt;/xs:documentation&gt;</w:t>
              </w:r>
            </w:ins>
          </w:p>
          <w:p w14:paraId="347F8789" w14:textId="77777777" w:rsidR="00874469" w:rsidRDefault="00874469" w:rsidP="00874469">
            <w:pPr>
              <w:pStyle w:val="XML1"/>
              <w:rPr>
                <w:ins w:id="9163" w:author="Anees Shaikh" w:date="2013-10-07T01:10:00Z"/>
              </w:rPr>
              <w:pPrChange w:id="9164" w:author="Anees Shaikh" w:date="2013-10-07T01:11:00Z">
                <w:pPr>
                  <w:pStyle w:val="XML1"/>
                </w:pPr>
              </w:pPrChange>
            </w:pPr>
            <w:ins w:id="9165" w:author="Anees Shaikh" w:date="2013-10-07T01:10:00Z">
              <w:r>
                <w:t xml:space="preserve">    &lt;/xs:annotation&gt;</w:t>
              </w:r>
            </w:ins>
          </w:p>
          <w:p w14:paraId="1B7F5469" w14:textId="77777777" w:rsidR="00874469" w:rsidRDefault="00874469" w:rsidP="00874469">
            <w:pPr>
              <w:pStyle w:val="XML1"/>
              <w:rPr>
                <w:ins w:id="9166" w:author="Anees Shaikh" w:date="2013-10-07T01:10:00Z"/>
              </w:rPr>
              <w:pPrChange w:id="9167" w:author="Anees Shaikh" w:date="2013-10-07T01:11:00Z">
                <w:pPr>
                  <w:pStyle w:val="XML1"/>
                </w:pPr>
              </w:pPrChange>
            </w:pPr>
          </w:p>
          <w:p w14:paraId="7ED5F81D" w14:textId="77777777" w:rsidR="00874469" w:rsidRDefault="00874469" w:rsidP="00874469">
            <w:pPr>
              <w:pStyle w:val="XML1"/>
              <w:rPr>
                <w:ins w:id="9168" w:author="Anees Shaikh" w:date="2013-10-07T01:10:00Z"/>
              </w:rPr>
              <w:pPrChange w:id="9169" w:author="Anees Shaikh" w:date="2013-10-07T01:11:00Z">
                <w:pPr>
                  <w:pStyle w:val="XML1"/>
                </w:pPr>
              </w:pPrChange>
            </w:pPr>
            <w:ins w:id="9170" w:author="Anees Shaikh" w:date="2013-10-07T01:10:00Z">
              <w:r>
                <w:t xml:space="preserve">    &lt;xs:restriction base="xs:string"&gt;</w:t>
              </w:r>
            </w:ins>
          </w:p>
          <w:p w14:paraId="719C64AC" w14:textId="77777777" w:rsidR="00874469" w:rsidRDefault="00874469" w:rsidP="00874469">
            <w:pPr>
              <w:pStyle w:val="XML1"/>
              <w:rPr>
                <w:ins w:id="9171" w:author="Anees Shaikh" w:date="2013-10-07T01:10:00Z"/>
              </w:rPr>
              <w:pPrChange w:id="9172" w:author="Anees Shaikh" w:date="2013-10-07T01:11:00Z">
                <w:pPr>
                  <w:pStyle w:val="XML1"/>
                </w:pPr>
              </w:pPrChange>
            </w:pPr>
            <w:ins w:id="9173" w:author="Anees Shaikh" w:date="2013-10-07T01:10:00Z">
              <w:r>
                <w:t xml:space="preserve">      &lt;xs:enumeration value="ssh"/&gt;</w:t>
              </w:r>
            </w:ins>
          </w:p>
          <w:p w14:paraId="17CF094E" w14:textId="77777777" w:rsidR="00874469" w:rsidRDefault="00874469" w:rsidP="00874469">
            <w:pPr>
              <w:pStyle w:val="XML1"/>
              <w:rPr>
                <w:ins w:id="9174" w:author="Anees Shaikh" w:date="2013-10-07T01:10:00Z"/>
              </w:rPr>
              <w:pPrChange w:id="9175" w:author="Anees Shaikh" w:date="2013-10-07T01:11:00Z">
                <w:pPr>
                  <w:pStyle w:val="XML1"/>
                </w:pPr>
              </w:pPrChange>
            </w:pPr>
            <w:ins w:id="9176" w:author="Anees Shaikh" w:date="2013-10-07T01:10:00Z">
              <w:r>
                <w:t xml:space="preserve">      &lt;xs:enumeration value="soap"/&gt;</w:t>
              </w:r>
            </w:ins>
          </w:p>
          <w:p w14:paraId="7CA4C1AF" w14:textId="77777777" w:rsidR="00874469" w:rsidRDefault="00874469" w:rsidP="00874469">
            <w:pPr>
              <w:pStyle w:val="XML1"/>
              <w:rPr>
                <w:ins w:id="9177" w:author="Anees Shaikh" w:date="2013-10-07T01:10:00Z"/>
              </w:rPr>
              <w:pPrChange w:id="9178" w:author="Anees Shaikh" w:date="2013-10-07T01:11:00Z">
                <w:pPr>
                  <w:pStyle w:val="XML1"/>
                </w:pPr>
              </w:pPrChange>
            </w:pPr>
            <w:ins w:id="9179" w:author="Anees Shaikh" w:date="2013-10-07T01:10:00Z">
              <w:r>
                <w:t xml:space="preserve">      &lt;xs:enumeration value="tls"/&gt;</w:t>
              </w:r>
            </w:ins>
          </w:p>
          <w:p w14:paraId="57A75A4C" w14:textId="77777777" w:rsidR="00874469" w:rsidRDefault="00874469" w:rsidP="00874469">
            <w:pPr>
              <w:pStyle w:val="XML1"/>
              <w:rPr>
                <w:ins w:id="9180" w:author="Anees Shaikh" w:date="2013-10-07T01:10:00Z"/>
              </w:rPr>
              <w:pPrChange w:id="9181" w:author="Anees Shaikh" w:date="2013-10-07T01:11:00Z">
                <w:pPr>
                  <w:pStyle w:val="XML1"/>
                </w:pPr>
              </w:pPrChange>
            </w:pPr>
            <w:ins w:id="9182" w:author="Anees Shaikh" w:date="2013-10-07T01:10:00Z">
              <w:r>
                <w:t xml:space="preserve">      &lt;xs:enumeration value="beep"/&gt;</w:t>
              </w:r>
            </w:ins>
          </w:p>
          <w:p w14:paraId="4A3FFC09" w14:textId="77777777" w:rsidR="00874469" w:rsidRDefault="00874469" w:rsidP="00874469">
            <w:pPr>
              <w:pStyle w:val="XML1"/>
              <w:rPr>
                <w:ins w:id="9183" w:author="Anees Shaikh" w:date="2013-10-07T01:10:00Z"/>
              </w:rPr>
              <w:pPrChange w:id="9184" w:author="Anees Shaikh" w:date="2013-10-07T01:11:00Z">
                <w:pPr>
                  <w:pStyle w:val="XML1"/>
                </w:pPr>
              </w:pPrChange>
            </w:pPr>
            <w:ins w:id="9185" w:author="Anees Shaikh" w:date="2013-10-07T01:10:00Z">
              <w:r>
                <w:t xml:space="preserve">    &lt;/xs:restriction&gt;</w:t>
              </w:r>
            </w:ins>
          </w:p>
          <w:p w14:paraId="13B4CABA" w14:textId="77777777" w:rsidR="00874469" w:rsidRDefault="00874469" w:rsidP="00874469">
            <w:pPr>
              <w:pStyle w:val="XML1"/>
              <w:rPr>
                <w:ins w:id="9186" w:author="Anees Shaikh" w:date="2013-10-07T01:10:00Z"/>
              </w:rPr>
              <w:pPrChange w:id="9187" w:author="Anees Shaikh" w:date="2013-10-07T01:11:00Z">
                <w:pPr>
                  <w:pStyle w:val="XML1"/>
                </w:pPr>
              </w:pPrChange>
            </w:pPr>
            <w:ins w:id="9188" w:author="Anees Shaikh" w:date="2013-10-07T01:10:00Z">
              <w:r>
                <w:t xml:space="preserve">  &lt;/xs:simpleType&gt;</w:t>
              </w:r>
            </w:ins>
          </w:p>
          <w:p w14:paraId="19D1F2CD" w14:textId="77777777" w:rsidR="00874469" w:rsidRDefault="00874469" w:rsidP="00874469">
            <w:pPr>
              <w:pStyle w:val="XML1"/>
              <w:rPr>
                <w:ins w:id="9189" w:author="Anees Shaikh" w:date="2013-10-07T01:10:00Z"/>
              </w:rPr>
              <w:pPrChange w:id="9190" w:author="Anees Shaikh" w:date="2013-10-07T01:11:00Z">
                <w:pPr>
                  <w:pStyle w:val="XML1"/>
                </w:pPr>
              </w:pPrChange>
            </w:pPr>
            <w:ins w:id="9191" w:author="Anees Shaikh" w:date="2013-10-07T01:10:00Z">
              <w:r>
                <w:t xml:space="preserve">  &lt;xs:simpleType name="OFOpenFlowVersionType"&gt;</w:t>
              </w:r>
            </w:ins>
          </w:p>
          <w:p w14:paraId="265C62EA" w14:textId="77777777" w:rsidR="00874469" w:rsidRDefault="00874469" w:rsidP="00874469">
            <w:pPr>
              <w:pStyle w:val="XML1"/>
              <w:rPr>
                <w:ins w:id="9192" w:author="Anees Shaikh" w:date="2013-10-07T01:10:00Z"/>
              </w:rPr>
              <w:pPrChange w:id="9193" w:author="Anees Shaikh" w:date="2013-10-07T01:11:00Z">
                <w:pPr>
                  <w:pStyle w:val="XML1"/>
                </w:pPr>
              </w:pPrChange>
            </w:pPr>
            <w:ins w:id="9194" w:author="Anees Shaikh" w:date="2013-10-07T01:10:00Z">
              <w:r>
                <w:t xml:space="preserve">    &lt;xs:annotation&gt;</w:t>
              </w:r>
            </w:ins>
          </w:p>
          <w:p w14:paraId="414B6693" w14:textId="77777777" w:rsidR="00874469" w:rsidRDefault="00874469" w:rsidP="00874469">
            <w:pPr>
              <w:pStyle w:val="XML1"/>
              <w:rPr>
                <w:ins w:id="9195" w:author="Anees Shaikh" w:date="2013-10-07T01:10:00Z"/>
              </w:rPr>
              <w:pPrChange w:id="9196" w:author="Anees Shaikh" w:date="2013-10-07T01:11:00Z">
                <w:pPr>
                  <w:pStyle w:val="XML1"/>
                </w:pPr>
              </w:pPrChange>
            </w:pPr>
            <w:ins w:id="9197" w:author="Anees Shaikh" w:date="2013-10-07T01:10:00Z">
              <w:r>
                <w:t xml:space="preserve">      &lt;xs:documentation&gt;</w:t>
              </w:r>
            </w:ins>
          </w:p>
          <w:p w14:paraId="04AAFEC1" w14:textId="77777777" w:rsidR="00874469" w:rsidRDefault="00874469" w:rsidP="00874469">
            <w:pPr>
              <w:pStyle w:val="XML1"/>
              <w:rPr>
                <w:ins w:id="9198" w:author="Anees Shaikh" w:date="2013-10-07T01:10:00Z"/>
              </w:rPr>
              <w:pPrChange w:id="9199" w:author="Anees Shaikh" w:date="2013-10-07T01:11:00Z">
                <w:pPr>
                  <w:pStyle w:val="XML1"/>
                </w:pPr>
              </w:pPrChange>
            </w:pPr>
            <w:ins w:id="9200" w:author="Anees Shaikh" w:date="2013-10-07T01:10:00Z">
              <w:r>
                <w:t xml:space="preserve">        This enumeration contains the all OpenFlow</w:t>
              </w:r>
            </w:ins>
          </w:p>
          <w:p w14:paraId="2EFBF46D" w14:textId="77777777" w:rsidR="00874469" w:rsidRDefault="00874469" w:rsidP="00874469">
            <w:pPr>
              <w:pStyle w:val="XML1"/>
              <w:rPr>
                <w:ins w:id="9201" w:author="Anees Shaikh" w:date="2013-10-07T01:10:00Z"/>
              </w:rPr>
              <w:pPrChange w:id="9202" w:author="Anees Shaikh" w:date="2013-10-07T01:11:00Z">
                <w:pPr>
                  <w:pStyle w:val="XML1"/>
                </w:pPr>
              </w:pPrChange>
            </w:pPr>
            <w:ins w:id="9203" w:author="Anees Shaikh" w:date="2013-10-07T01:10:00Z">
              <w:r>
                <w:t xml:space="preserve">        versions released so far.</w:t>
              </w:r>
            </w:ins>
          </w:p>
          <w:p w14:paraId="12DCC9ED" w14:textId="77777777" w:rsidR="00874469" w:rsidRDefault="00874469" w:rsidP="00874469">
            <w:pPr>
              <w:pStyle w:val="XML1"/>
              <w:rPr>
                <w:ins w:id="9204" w:author="Anees Shaikh" w:date="2013-10-07T01:10:00Z"/>
              </w:rPr>
              <w:pPrChange w:id="9205" w:author="Anees Shaikh" w:date="2013-10-07T01:11:00Z">
                <w:pPr>
                  <w:pStyle w:val="XML1"/>
                </w:pPr>
              </w:pPrChange>
            </w:pPr>
            <w:ins w:id="9206" w:author="Anees Shaikh" w:date="2013-10-07T01:10:00Z">
              <w:r>
                <w:t xml:space="preserve">      &lt;/xs:documentation&gt;</w:t>
              </w:r>
            </w:ins>
          </w:p>
          <w:p w14:paraId="3B3B31C9" w14:textId="77777777" w:rsidR="00874469" w:rsidRDefault="00874469" w:rsidP="00874469">
            <w:pPr>
              <w:pStyle w:val="XML1"/>
              <w:rPr>
                <w:ins w:id="9207" w:author="Anees Shaikh" w:date="2013-10-07T01:10:00Z"/>
              </w:rPr>
              <w:pPrChange w:id="9208" w:author="Anees Shaikh" w:date="2013-10-07T01:11:00Z">
                <w:pPr>
                  <w:pStyle w:val="XML1"/>
                </w:pPr>
              </w:pPrChange>
            </w:pPr>
            <w:ins w:id="9209" w:author="Anees Shaikh" w:date="2013-10-07T01:10:00Z">
              <w:r>
                <w:t xml:space="preserve">    &lt;/xs:annotation&gt;</w:t>
              </w:r>
            </w:ins>
          </w:p>
          <w:p w14:paraId="68F1B7B2" w14:textId="77777777" w:rsidR="00874469" w:rsidRDefault="00874469" w:rsidP="00874469">
            <w:pPr>
              <w:pStyle w:val="XML1"/>
              <w:rPr>
                <w:ins w:id="9210" w:author="Anees Shaikh" w:date="2013-10-07T01:10:00Z"/>
              </w:rPr>
              <w:pPrChange w:id="9211" w:author="Anees Shaikh" w:date="2013-10-07T01:11:00Z">
                <w:pPr>
                  <w:pStyle w:val="XML1"/>
                </w:pPr>
              </w:pPrChange>
            </w:pPr>
          </w:p>
          <w:p w14:paraId="1C21130A" w14:textId="77777777" w:rsidR="00874469" w:rsidRDefault="00874469" w:rsidP="00874469">
            <w:pPr>
              <w:pStyle w:val="XML1"/>
              <w:rPr>
                <w:ins w:id="9212" w:author="Anees Shaikh" w:date="2013-10-07T01:10:00Z"/>
              </w:rPr>
              <w:pPrChange w:id="9213" w:author="Anees Shaikh" w:date="2013-10-07T01:11:00Z">
                <w:pPr>
                  <w:pStyle w:val="XML1"/>
                </w:pPr>
              </w:pPrChange>
            </w:pPr>
            <w:ins w:id="9214" w:author="Anees Shaikh" w:date="2013-10-07T01:10:00Z">
              <w:r>
                <w:t xml:space="preserve">    &lt;xs:restriction base="xs:string"&gt;</w:t>
              </w:r>
            </w:ins>
          </w:p>
          <w:p w14:paraId="3BE42546" w14:textId="77777777" w:rsidR="00874469" w:rsidRDefault="00874469" w:rsidP="00874469">
            <w:pPr>
              <w:pStyle w:val="XML1"/>
              <w:rPr>
                <w:ins w:id="9215" w:author="Anees Shaikh" w:date="2013-10-07T01:10:00Z"/>
              </w:rPr>
              <w:pPrChange w:id="9216" w:author="Anees Shaikh" w:date="2013-10-07T01:11:00Z">
                <w:pPr>
                  <w:pStyle w:val="XML1"/>
                </w:pPr>
              </w:pPrChange>
            </w:pPr>
            <w:ins w:id="9217" w:author="Anees Shaikh" w:date="2013-10-07T01:10:00Z">
              <w:r>
                <w:t xml:space="preserve">      &lt;xs:enumeration value="not-applicable"/&gt;</w:t>
              </w:r>
            </w:ins>
          </w:p>
          <w:p w14:paraId="3A76C293" w14:textId="77777777" w:rsidR="00874469" w:rsidRDefault="00874469" w:rsidP="00874469">
            <w:pPr>
              <w:pStyle w:val="XML1"/>
              <w:rPr>
                <w:ins w:id="9218" w:author="Anees Shaikh" w:date="2013-10-07T01:10:00Z"/>
              </w:rPr>
              <w:pPrChange w:id="9219" w:author="Anees Shaikh" w:date="2013-10-07T01:11:00Z">
                <w:pPr>
                  <w:pStyle w:val="XML1"/>
                </w:pPr>
              </w:pPrChange>
            </w:pPr>
            <w:ins w:id="9220" w:author="Anees Shaikh" w:date="2013-10-07T01:10:00Z">
              <w:r>
                <w:t xml:space="preserve">      &lt;xs:enumeration value="1.0"/&gt;</w:t>
              </w:r>
            </w:ins>
          </w:p>
          <w:p w14:paraId="79135A90" w14:textId="77777777" w:rsidR="00874469" w:rsidRDefault="00874469" w:rsidP="00874469">
            <w:pPr>
              <w:pStyle w:val="XML1"/>
              <w:rPr>
                <w:ins w:id="9221" w:author="Anees Shaikh" w:date="2013-10-07T01:10:00Z"/>
              </w:rPr>
              <w:pPrChange w:id="9222" w:author="Anees Shaikh" w:date="2013-10-07T01:11:00Z">
                <w:pPr>
                  <w:pStyle w:val="XML1"/>
                </w:pPr>
              </w:pPrChange>
            </w:pPr>
            <w:ins w:id="9223" w:author="Anees Shaikh" w:date="2013-10-07T01:10:00Z">
              <w:r>
                <w:t xml:space="preserve">      &lt;xs:enumeration value="1.0.1"/&gt;</w:t>
              </w:r>
            </w:ins>
          </w:p>
          <w:p w14:paraId="76864C5B" w14:textId="77777777" w:rsidR="00874469" w:rsidRDefault="00874469" w:rsidP="00874469">
            <w:pPr>
              <w:pStyle w:val="XML1"/>
              <w:rPr>
                <w:ins w:id="9224" w:author="Anees Shaikh" w:date="2013-10-07T01:10:00Z"/>
              </w:rPr>
              <w:pPrChange w:id="9225" w:author="Anees Shaikh" w:date="2013-10-07T01:11:00Z">
                <w:pPr>
                  <w:pStyle w:val="XML1"/>
                </w:pPr>
              </w:pPrChange>
            </w:pPr>
            <w:ins w:id="9226" w:author="Anees Shaikh" w:date="2013-10-07T01:10:00Z">
              <w:r>
                <w:t xml:space="preserve">      &lt;xs:enumeration value="1.1"/&gt;</w:t>
              </w:r>
            </w:ins>
          </w:p>
          <w:p w14:paraId="192C3D9D" w14:textId="77777777" w:rsidR="00874469" w:rsidRDefault="00874469" w:rsidP="00874469">
            <w:pPr>
              <w:pStyle w:val="XML1"/>
              <w:rPr>
                <w:ins w:id="9227" w:author="Anees Shaikh" w:date="2013-10-07T01:10:00Z"/>
              </w:rPr>
              <w:pPrChange w:id="9228" w:author="Anees Shaikh" w:date="2013-10-07T01:11:00Z">
                <w:pPr>
                  <w:pStyle w:val="XML1"/>
                </w:pPr>
              </w:pPrChange>
            </w:pPr>
            <w:ins w:id="9229" w:author="Anees Shaikh" w:date="2013-10-07T01:10:00Z">
              <w:r>
                <w:t xml:space="preserve">      &lt;xs:enumeration value="1.2"/&gt;</w:t>
              </w:r>
            </w:ins>
          </w:p>
          <w:p w14:paraId="514481EE" w14:textId="77777777" w:rsidR="00874469" w:rsidRDefault="00874469" w:rsidP="00874469">
            <w:pPr>
              <w:pStyle w:val="XML1"/>
              <w:rPr>
                <w:ins w:id="9230" w:author="Anees Shaikh" w:date="2013-10-07T01:10:00Z"/>
              </w:rPr>
              <w:pPrChange w:id="9231" w:author="Anees Shaikh" w:date="2013-10-07T01:11:00Z">
                <w:pPr>
                  <w:pStyle w:val="XML1"/>
                </w:pPr>
              </w:pPrChange>
            </w:pPr>
            <w:ins w:id="9232" w:author="Anees Shaikh" w:date="2013-10-07T01:10:00Z">
              <w:r>
                <w:t xml:space="preserve">      &lt;xs:enumeration value="1.3"/&gt;</w:t>
              </w:r>
            </w:ins>
          </w:p>
          <w:p w14:paraId="4C3975C1" w14:textId="77777777" w:rsidR="00874469" w:rsidRDefault="00874469" w:rsidP="00874469">
            <w:pPr>
              <w:pStyle w:val="XML1"/>
              <w:rPr>
                <w:ins w:id="9233" w:author="Anees Shaikh" w:date="2013-10-07T01:10:00Z"/>
              </w:rPr>
              <w:pPrChange w:id="9234" w:author="Anees Shaikh" w:date="2013-10-07T01:11:00Z">
                <w:pPr>
                  <w:pStyle w:val="XML1"/>
                </w:pPr>
              </w:pPrChange>
            </w:pPr>
            <w:ins w:id="9235" w:author="Anees Shaikh" w:date="2013-10-07T01:10:00Z">
              <w:r>
                <w:t xml:space="preserve">      &lt;xs:enumeration value="1.3.1"/&gt;</w:t>
              </w:r>
            </w:ins>
          </w:p>
          <w:p w14:paraId="53675556" w14:textId="77777777" w:rsidR="00874469" w:rsidRDefault="00874469" w:rsidP="00874469">
            <w:pPr>
              <w:pStyle w:val="XML1"/>
              <w:rPr>
                <w:ins w:id="9236" w:author="Anees Shaikh" w:date="2013-10-07T01:10:00Z"/>
              </w:rPr>
              <w:pPrChange w:id="9237" w:author="Anees Shaikh" w:date="2013-10-07T01:11:00Z">
                <w:pPr>
                  <w:pStyle w:val="XML1"/>
                </w:pPr>
              </w:pPrChange>
            </w:pPr>
            <w:ins w:id="9238" w:author="Anees Shaikh" w:date="2013-10-07T01:10:00Z">
              <w:r>
                <w:t xml:space="preserve">      &lt;xs:enumeration value="1.3.2"/&gt;</w:t>
              </w:r>
            </w:ins>
          </w:p>
          <w:p w14:paraId="3E41B77B" w14:textId="77777777" w:rsidR="00874469" w:rsidRDefault="00874469" w:rsidP="00874469">
            <w:pPr>
              <w:pStyle w:val="XML1"/>
              <w:rPr>
                <w:ins w:id="9239" w:author="Anees Shaikh" w:date="2013-10-07T01:10:00Z"/>
              </w:rPr>
              <w:pPrChange w:id="9240" w:author="Anees Shaikh" w:date="2013-10-07T01:11:00Z">
                <w:pPr>
                  <w:pStyle w:val="XML1"/>
                </w:pPr>
              </w:pPrChange>
            </w:pPr>
            <w:ins w:id="9241" w:author="Anees Shaikh" w:date="2013-10-07T01:10:00Z">
              <w:r>
                <w:t xml:space="preserve">    &lt;/xs:restriction&gt;</w:t>
              </w:r>
            </w:ins>
          </w:p>
          <w:p w14:paraId="7A28D175" w14:textId="77777777" w:rsidR="00874469" w:rsidRDefault="00874469" w:rsidP="00874469">
            <w:pPr>
              <w:pStyle w:val="XML1"/>
              <w:rPr>
                <w:ins w:id="9242" w:author="Anees Shaikh" w:date="2013-10-07T01:10:00Z"/>
              </w:rPr>
              <w:pPrChange w:id="9243" w:author="Anees Shaikh" w:date="2013-10-07T01:11:00Z">
                <w:pPr>
                  <w:pStyle w:val="XML1"/>
                </w:pPr>
              </w:pPrChange>
            </w:pPr>
            <w:ins w:id="9244" w:author="Anees Shaikh" w:date="2013-10-07T01:10:00Z">
              <w:r>
                <w:t xml:space="preserve">  &lt;/xs:simpleType&gt;</w:t>
              </w:r>
            </w:ins>
          </w:p>
          <w:p w14:paraId="0AF8654D" w14:textId="77777777" w:rsidR="00874469" w:rsidRDefault="00874469" w:rsidP="00874469">
            <w:pPr>
              <w:pStyle w:val="XML1"/>
              <w:rPr>
                <w:ins w:id="9245" w:author="Anees Shaikh" w:date="2013-10-07T01:10:00Z"/>
              </w:rPr>
              <w:pPrChange w:id="9246" w:author="Anees Shaikh" w:date="2013-10-07T01:11:00Z">
                <w:pPr>
                  <w:pStyle w:val="XML1"/>
                </w:pPr>
              </w:pPrChange>
            </w:pPr>
            <w:ins w:id="9247" w:author="Anees Shaikh" w:date="2013-10-07T01:10:00Z">
              <w:r>
                <w:t xml:space="preserve">  &lt;xs:simpleType name="datapath-id-type"&gt;</w:t>
              </w:r>
            </w:ins>
          </w:p>
          <w:p w14:paraId="7652EEBF" w14:textId="77777777" w:rsidR="00874469" w:rsidRDefault="00874469" w:rsidP="00874469">
            <w:pPr>
              <w:pStyle w:val="XML1"/>
              <w:rPr>
                <w:ins w:id="9248" w:author="Anees Shaikh" w:date="2013-10-07T01:10:00Z"/>
              </w:rPr>
              <w:pPrChange w:id="9249" w:author="Anees Shaikh" w:date="2013-10-07T01:11:00Z">
                <w:pPr>
                  <w:pStyle w:val="XML1"/>
                </w:pPr>
              </w:pPrChange>
            </w:pPr>
            <w:ins w:id="9250" w:author="Anees Shaikh" w:date="2013-10-07T01:10:00Z">
              <w:r>
                <w:t xml:space="preserve">    &lt;xs:annotation&gt;</w:t>
              </w:r>
            </w:ins>
          </w:p>
          <w:p w14:paraId="669E02EE" w14:textId="77777777" w:rsidR="00874469" w:rsidRDefault="00874469" w:rsidP="00874469">
            <w:pPr>
              <w:pStyle w:val="XML1"/>
              <w:rPr>
                <w:ins w:id="9251" w:author="Anees Shaikh" w:date="2013-10-07T01:10:00Z"/>
              </w:rPr>
              <w:pPrChange w:id="9252" w:author="Anees Shaikh" w:date="2013-10-07T01:11:00Z">
                <w:pPr>
                  <w:pStyle w:val="XML1"/>
                </w:pPr>
              </w:pPrChange>
            </w:pPr>
            <w:ins w:id="9253" w:author="Anees Shaikh" w:date="2013-10-07T01:10:00Z">
              <w:r>
                <w:t xml:space="preserve">      &lt;xs:documentation&gt;</w:t>
              </w:r>
            </w:ins>
          </w:p>
          <w:p w14:paraId="56E353E1" w14:textId="77777777" w:rsidR="00874469" w:rsidRDefault="00874469" w:rsidP="00874469">
            <w:pPr>
              <w:pStyle w:val="XML1"/>
              <w:rPr>
                <w:ins w:id="9254" w:author="Anees Shaikh" w:date="2013-10-07T01:10:00Z"/>
              </w:rPr>
              <w:pPrChange w:id="9255" w:author="Anees Shaikh" w:date="2013-10-07T01:11:00Z">
                <w:pPr>
                  <w:pStyle w:val="XML1"/>
                </w:pPr>
              </w:pPrChange>
            </w:pPr>
            <w:ins w:id="9256" w:author="Anees Shaikh" w:date="2013-10-07T01:10:00Z">
              <w:r>
                <w:t xml:space="preserve">        The datapath-id type represents an OpenFlow</w:t>
              </w:r>
            </w:ins>
          </w:p>
          <w:p w14:paraId="6A15BC65" w14:textId="77777777" w:rsidR="00874469" w:rsidRDefault="00874469" w:rsidP="00874469">
            <w:pPr>
              <w:pStyle w:val="XML1"/>
              <w:rPr>
                <w:ins w:id="9257" w:author="Anees Shaikh" w:date="2013-10-07T01:10:00Z"/>
              </w:rPr>
              <w:pPrChange w:id="9258" w:author="Anees Shaikh" w:date="2013-10-07T01:11:00Z">
                <w:pPr>
                  <w:pStyle w:val="XML1"/>
                </w:pPr>
              </w:pPrChange>
            </w:pPr>
            <w:ins w:id="9259" w:author="Anees Shaikh" w:date="2013-10-07T01:10:00Z">
              <w:r>
                <w:t xml:space="preserve">        datapath identifier.</w:t>
              </w:r>
            </w:ins>
          </w:p>
          <w:p w14:paraId="5EE970D7" w14:textId="77777777" w:rsidR="00874469" w:rsidRDefault="00874469" w:rsidP="00874469">
            <w:pPr>
              <w:pStyle w:val="XML1"/>
              <w:rPr>
                <w:ins w:id="9260" w:author="Anees Shaikh" w:date="2013-10-07T01:10:00Z"/>
              </w:rPr>
              <w:pPrChange w:id="9261" w:author="Anees Shaikh" w:date="2013-10-07T01:11:00Z">
                <w:pPr>
                  <w:pStyle w:val="XML1"/>
                </w:pPr>
              </w:pPrChange>
            </w:pPr>
            <w:ins w:id="9262" w:author="Anees Shaikh" w:date="2013-10-07T01:10:00Z">
              <w:r>
                <w:t xml:space="preserve">      &lt;/xs:documentation&gt;</w:t>
              </w:r>
            </w:ins>
          </w:p>
          <w:p w14:paraId="3C9AD580" w14:textId="77777777" w:rsidR="00874469" w:rsidRDefault="00874469" w:rsidP="00874469">
            <w:pPr>
              <w:pStyle w:val="XML1"/>
              <w:rPr>
                <w:ins w:id="9263" w:author="Anees Shaikh" w:date="2013-10-07T01:10:00Z"/>
              </w:rPr>
              <w:pPrChange w:id="9264" w:author="Anees Shaikh" w:date="2013-10-07T01:11:00Z">
                <w:pPr>
                  <w:pStyle w:val="XML1"/>
                </w:pPr>
              </w:pPrChange>
            </w:pPr>
            <w:ins w:id="9265" w:author="Anees Shaikh" w:date="2013-10-07T01:10:00Z">
              <w:r>
                <w:t xml:space="preserve">    &lt;/xs:annotation&gt;</w:t>
              </w:r>
            </w:ins>
          </w:p>
          <w:p w14:paraId="1AFD70D6" w14:textId="77777777" w:rsidR="00874469" w:rsidRDefault="00874469" w:rsidP="00874469">
            <w:pPr>
              <w:pStyle w:val="XML1"/>
              <w:rPr>
                <w:ins w:id="9266" w:author="Anees Shaikh" w:date="2013-10-07T01:10:00Z"/>
              </w:rPr>
              <w:pPrChange w:id="9267" w:author="Anees Shaikh" w:date="2013-10-07T01:11:00Z">
                <w:pPr>
                  <w:pStyle w:val="XML1"/>
                </w:pPr>
              </w:pPrChange>
            </w:pPr>
          </w:p>
          <w:p w14:paraId="07DE7359" w14:textId="77777777" w:rsidR="00874469" w:rsidRDefault="00874469" w:rsidP="00874469">
            <w:pPr>
              <w:pStyle w:val="XML1"/>
              <w:rPr>
                <w:ins w:id="9268" w:author="Anees Shaikh" w:date="2013-10-07T01:10:00Z"/>
              </w:rPr>
              <w:pPrChange w:id="9269" w:author="Anees Shaikh" w:date="2013-10-07T01:11:00Z">
                <w:pPr>
                  <w:pStyle w:val="XML1"/>
                </w:pPr>
              </w:pPrChange>
            </w:pPr>
            <w:ins w:id="9270" w:author="Anees Shaikh" w:date="2013-10-07T01:10:00Z">
              <w:r>
                <w:t xml:space="preserve">    &lt;xs:restriction base="xs:string"&gt;</w:t>
              </w:r>
            </w:ins>
          </w:p>
          <w:p w14:paraId="7BFBDA3F" w14:textId="77777777" w:rsidR="00874469" w:rsidRDefault="00874469" w:rsidP="00874469">
            <w:pPr>
              <w:pStyle w:val="XML1"/>
              <w:rPr>
                <w:ins w:id="9271" w:author="Anees Shaikh" w:date="2013-10-07T01:10:00Z"/>
              </w:rPr>
              <w:pPrChange w:id="9272" w:author="Anees Shaikh" w:date="2013-10-07T01:11:00Z">
                <w:pPr>
                  <w:pStyle w:val="XML1"/>
                </w:pPr>
              </w:pPrChange>
            </w:pPr>
            <w:ins w:id="9273" w:author="Anees Shaikh" w:date="2013-10-07T01:10:00Z">
              <w:r>
                <w:t xml:space="preserve">    &lt;xs:pattern value="[0-9a-fA-F]{2}(:[0-9a-fA-F]{2}){7}"/&gt;</w:t>
              </w:r>
            </w:ins>
          </w:p>
          <w:p w14:paraId="07F09694" w14:textId="77777777" w:rsidR="00874469" w:rsidRDefault="00874469" w:rsidP="00874469">
            <w:pPr>
              <w:pStyle w:val="XML1"/>
              <w:rPr>
                <w:ins w:id="9274" w:author="Anees Shaikh" w:date="2013-10-07T01:10:00Z"/>
              </w:rPr>
              <w:pPrChange w:id="9275" w:author="Anees Shaikh" w:date="2013-10-07T01:11:00Z">
                <w:pPr>
                  <w:pStyle w:val="XML1"/>
                </w:pPr>
              </w:pPrChange>
            </w:pPr>
            <w:ins w:id="9276" w:author="Anees Shaikh" w:date="2013-10-07T01:10:00Z">
              <w:r>
                <w:t xml:space="preserve">    &lt;/xs:restriction&gt;</w:t>
              </w:r>
            </w:ins>
          </w:p>
          <w:p w14:paraId="33CD70A0" w14:textId="77777777" w:rsidR="00874469" w:rsidRDefault="00874469" w:rsidP="00874469">
            <w:pPr>
              <w:pStyle w:val="XML1"/>
              <w:rPr>
                <w:ins w:id="9277" w:author="Anees Shaikh" w:date="2013-10-07T01:10:00Z"/>
              </w:rPr>
              <w:pPrChange w:id="9278" w:author="Anees Shaikh" w:date="2013-10-07T01:11:00Z">
                <w:pPr>
                  <w:pStyle w:val="XML1"/>
                </w:pPr>
              </w:pPrChange>
            </w:pPr>
            <w:ins w:id="9279" w:author="Anees Shaikh" w:date="2013-10-07T01:10:00Z">
              <w:r>
                <w:t xml:space="preserve">  &lt;/xs:simpleType&gt;</w:t>
              </w:r>
            </w:ins>
          </w:p>
          <w:p w14:paraId="6B668130" w14:textId="77777777" w:rsidR="00874469" w:rsidRDefault="00874469" w:rsidP="00874469">
            <w:pPr>
              <w:pStyle w:val="XML1"/>
              <w:rPr>
                <w:ins w:id="9280" w:author="Anees Shaikh" w:date="2013-10-07T01:10:00Z"/>
              </w:rPr>
              <w:pPrChange w:id="9281" w:author="Anees Shaikh" w:date="2013-10-07T01:11:00Z">
                <w:pPr>
                  <w:pStyle w:val="XML1"/>
                </w:pPr>
              </w:pPrChange>
            </w:pPr>
            <w:ins w:id="9282" w:author="Anees Shaikh" w:date="2013-10-07T01:10:00Z">
              <w:r>
                <w:t xml:space="preserve">  &lt;xs:simpleType name="OFTenthOfAPercentType"&gt;</w:t>
              </w:r>
            </w:ins>
          </w:p>
          <w:p w14:paraId="56771130" w14:textId="77777777" w:rsidR="00874469" w:rsidRDefault="00874469" w:rsidP="00874469">
            <w:pPr>
              <w:pStyle w:val="XML1"/>
              <w:rPr>
                <w:ins w:id="9283" w:author="Anees Shaikh" w:date="2013-10-07T01:10:00Z"/>
              </w:rPr>
              <w:pPrChange w:id="9284" w:author="Anees Shaikh" w:date="2013-10-07T01:11:00Z">
                <w:pPr>
                  <w:pStyle w:val="XML1"/>
                </w:pPr>
              </w:pPrChange>
            </w:pPr>
            <w:ins w:id="9285" w:author="Anees Shaikh" w:date="2013-10-07T01:10:00Z">
              <w:r>
                <w:t xml:space="preserve">    &lt;xs:annotation&gt;</w:t>
              </w:r>
            </w:ins>
          </w:p>
          <w:p w14:paraId="30DB36EE" w14:textId="77777777" w:rsidR="00874469" w:rsidRDefault="00874469" w:rsidP="00874469">
            <w:pPr>
              <w:pStyle w:val="XML1"/>
              <w:rPr>
                <w:ins w:id="9286" w:author="Anees Shaikh" w:date="2013-10-07T01:10:00Z"/>
              </w:rPr>
              <w:pPrChange w:id="9287" w:author="Anees Shaikh" w:date="2013-10-07T01:11:00Z">
                <w:pPr>
                  <w:pStyle w:val="XML1"/>
                </w:pPr>
              </w:pPrChange>
            </w:pPr>
            <w:ins w:id="9288" w:author="Anees Shaikh" w:date="2013-10-07T01:10:00Z">
              <w:r>
                <w:t xml:space="preserve">      &lt;xs:documentation&gt;</w:t>
              </w:r>
            </w:ins>
          </w:p>
          <w:p w14:paraId="64D70FCA" w14:textId="77777777" w:rsidR="00874469" w:rsidRDefault="00874469" w:rsidP="00874469">
            <w:pPr>
              <w:pStyle w:val="XML1"/>
              <w:rPr>
                <w:ins w:id="9289" w:author="Anees Shaikh" w:date="2013-10-07T01:10:00Z"/>
              </w:rPr>
              <w:pPrChange w:id="9290" w:author="Anees Shaikh" w:date="2013-10-07T01:11:00Z">
                <w:pPr>
                  <w:pStyle w:val="XML1"/>
                </w:pPr>
              </w:pPrChange>
            </w:pPr>
            <w:ins w:id="9291" w:author="Anees Shaikh" w:date="2013-10-07T01:10:00Z">
              <w:r>
                <w:t xml:space="preserve">        This type defines a value in tenth of a percent.</w:t>
              </w:r>
            </w:ins>
          </w:p>
          <w:p w14:paraId="2985B597" w14:textId="77777777" w:rsidR="00874469" w:rsidRDefault="00874469" w:rsidP="00874469">
            <w:pPr>
              <w:pStyle w:val="XML1"/>
              <w:rPr>
                <w:ins w:id="9292" w:author="Anees Shaikh" w:date="2013-10-07T01:10:00Z"/>
              </w:rPr>
              <w:pPrChange w:id="9293" w:author="Anees Shaikh" w:date="2013-10-07T01:11:00Z">
                <w:pPr>
                  <w:pStyle w:val="XML1"/>
                </w:pPr>
              </w:pPrChange>
            </w:pPr>
            <w:ins w:id="9294" w:author="Anees Shaikh" w:date="2013-10-07T01:10:00Z">
              <w:r>
                <w:t xml:space="preserve">      &lt;/xs:documentation&gt;</w:t>
              </w:r>
            </w:ins>
          </w:p>
          <w:p w14:paraId="09942957" w14:textId="77777777" w:rsidR="00874469" w:rsidRDefault="00874469" w:rsidP="00874469">
            <w:pPr>
              <w:pStyle w:val="XML1"/>
              <w:rPr>
                <w:ins w:id="9295" w:author="Anees Shaikh" w:date="2013-10-07T01:10:00Z"/>
              </w:rPr>
              <w:pPrChange w:id="9296" w:author="Anees Shaikh" w:date="2013-10-07T01:11:00Z">
                <w:pPr>
                  <w:pStyle w:val="XML1"/>
                </w:pPr>
              </w:pPrChange>
            </w:pPr>
            <w:ins w:id="9297" w:author="Anees Shaikh" w:date="2013-10-07T01:10:00Z">
              <w:r>
                <w:t xml:space="preserve">    &lt;/xs:annotation&gt;</w:t>
              </w:r>
            </w:ins>
          </w:p>
          <w:p w14:paraId="1402AD06" w14:textId="77777777" w:rsidR="00874469" w:rsidRDefault="00874469" w:rsidP="00874469">
            <w:pPr>
              <w:pStyle w:val="XML1"/>
              <w:rPr>
                <w:ins w:id="9298" w:author="Anees Shaikh" w:date="2013-10-07T01:10:00Z"/>
              </w:rPr>
              <w:pPrChange w:id="9299" w:author="Anees Shaikh" w:date="2013-10-07T01:11:00Z">
                <w:pPr>
                  <w:pStyle w:val="XML1"/>
                </w:pPr>
              </w:pPrChange>
            </w:pPr>
          </w:p>
          <w:p w14:paraId="45B47E6B" w14:textId="77777777" w:rsidR="00874469" w:rsidRDefault="00874469" w:rsidP="00874469">
            <w:pPr>
              <w:pStyle w:val="XML1"/>
              <w:rPr>
                <w:ins w:id="9300" w:author="Anees Shaikh" w:date="2013-10-07T01:10:00Z"/>
              </w:rPr>
              <w:pPrChange w:id="9301" w:author="Anees Shaikh" w:date="2013-10-07T01:11:00Z">
                <w:pPr>
                  <w:pStyle w:val="XML1"/>
                </w:pPr>
              </w:pPrChange>
            </w:pPr>
            <w:ins w:id="9302" w:author="Anees Shaikh" w:date="2013-10-07T01:10:00Z">
              <w:r>
                <w:t xml:space="preserve">    &lt;xs:restriction base="xs:unsignedShort"&gt;</w:t>
              </w:r>
            </w:ins>
          </w:p>
          <w:p w14:paraId="3862B466" w14:textId="77777777" w:rsidR="00874469" w:rsidRDefault="00874469" w:rsidP="00874469">
            <w:pPr>
              <w:pStyle w:val="XML1"/>
              <w:rPr>
                <w:ins w:id="9303" w:author="Anees Shaikh" w:date="2013-10-07T01:10:00Z"/>
              </w:rPr>
              <w:pPrChange w:id="9304" w:author="Anees Shaikh" w:date="2013-10-07T01:11:00Z">
                <w:pPr>
                  <w:pStyle w:val="XML1"/>
                </w:pPr>
              </w:pPrChange>
            </w:pPr>
            <w:ins w:id="9305" w:author="Anees Shaikh" w:date="2013-10-07T01:10:00Z">
              <w:r>
                <w:t xml:space="preserve">      &lt;xs:minInclusive value="0"/&gt;</w:t>
              </w:r>
            </w:ins>
          </w:p>
          <w:p w14:paraId="3DAF8B9D" w14:textId="77777777" w:rsidR="00874469" w:rsidRDefault="00874469" w:rsidP="00874469">
            <w:pPr>
              <w:pStyle w:val="XML1"/>
              <w:rPr>
                <w:ins w:id="9306" w:author="Anees Shaikh" w:date="2013-10-07T01:10:00Z"/>
              </w:rPr>
              <w:pPrChange w:id="9307" w:author="Anees Shaikh" w:date="2013-10-07T01:11:00Z">
                <w:pPr>
                  <w:pStyle w:val="XML1"/>
                </w:pPr>
              </w:pPrChange>
            </w:pPr>
            <w:ins w:id="9308" w:author="Anees Shaikh" w:date="2013-10-07T01:10:00Z">
              <w:r>
                <w:t xml:space="preserve">      &lt;xs:maxInclusive value="1000"/&gt;</w:t>
              </w:r>
            </w:ins>
          </w:p>
          <w:p w14:paraId="128BE8B8" w14:textId="77777777" w:rsidR="00874469" w:rsidRDefault="00874469" w:rsidP="00874469">
            <w:pPr>
              <w:pStyle w:val="XML1"/>
              <w:rPr>
                <w:ins w:id="9309" w:author="Anees Shaikh" w:date="2013-10-07T01:10:00Z"/>
              </w:rPr>
              <w:pPrChange w:id="9310" w:author="Anees Shaikh" w:date="2013-10-07T01:11:00Z">
                <w:pPr>
                  <w:pStyle w:val="XML1"/>
                </w:pPr>
              </w:pPrChange>
            </w:pPr>
            <w:ins w:id="9311" w:author="Anees Shaikh" w:date="2013-10-07T01:10:00Z">
              <w:r>
                <w:t xml:space="preserve">    &lt;/xs:restriction&gt;</w:t>
              </w:r>
            </w:ins>
          </w:p>
          <w:p w14:paraId="1C6B96CA" w14:textId="77777777" w:rsidR="00874469" w:rsidRDefault="00874469" w:rsidP="00874469">
            <w:pPr>
              <w:pStyle w:val="XML1"/>
              <w:rPr>
                <w:ins w:id="9312" w:author="Anees Shaikh" w:date="2013-10-07T01:10:00Z"/>
              </w:rPr>
              <w:pPrChange w:id="9313" w:author="Anees Shaikh" w:date="2013-10-07T01:11:00Z">
                <w:pPr>
                  <w:pStyle w:val="XML1"/>
                </w:pPr>
              </w:pPrChange>
            </w:pPr>
            <w:ins w:id="9314" w:author="Anees Shaikh" w:date="2013-10-07T01:10:00Z">
              <w:r>
                <w:lastRenderedPageBreak/>
                <w:t xml:space="preserve">  &lt;/xs:simpleType&gt;</w:t>
              </w:r>
            </w:ins>
          </w:p>
          <w:p w14:paraId="668482D8" w14:textId="77777777" w:rsidR="00874469" w:rsidRDefault="00874469" w:rsidP="00874469">
            <w:pPr>
              <w:pStyle w:val="XML1"/>
              <w:rPr>
                <w:ins w:id="9315" w:author="Anees Shaikh" w:date="2013-10-07T01:10:00Z"/>
              </w:rPr>
              <w:pPrChange w:id="9316" w:author="Anees Shaikh" w:date="2013-10-07T01:11:00Z">
                <w:pPr>
                  <w:pStyle w:val="XML1"/>
                </w:pPr>
              </w:pPrChange>
            </w:pPr>
            <w:ins w:id="9317" w:author="Anees Shaikh" w:date="2013-10-07T01:10:00Z">
              <w:r>
                <w:t xml:space="preserve">  &lt;xs:simpleType name="OFUpDownStateType"&gt;</w:t>
              </w:r>
            </w:ins>
          </w:p>
          <w:p w14:paraId="049C92E8" w14:textId="77777777" w:rsidR="00874469" w:rsidRDefault="00874469" w:rsidP="00874469">
            <w:pPr>
              <w:pStyle w:val="XML1"/>
              <w:rPr>
                <w:ins w:id="9318" w:author="Anees Shaikh" w:date="2013-10-07T01:10:00Z"/>
              </w:rPr>
              <w:pPrChange w:id="9319" w:author="Anees Shaikh" w:date="2013-10-07T01:11:00Z">
                <w:pPr>
                  <w:pStyle w:val="XML1"/>
                </w:pPr>
              </w:pPrChange>
            </w:pPr>
            <w:ins w:id="9320" w:author="Anees Shaikh" w:date="2013-10-07T01:10:00Z">
              <w:r>
                <w:t xml:space="preserve">    &lt;xs:annotation&gt;</w:t>
              </w:r>
            </w:ins>
          </w:p>
          <w:p w14:paraId="05BC7A1E" w14:textId="77777777" w:rsidR="00874469" w:rsidRDefault="00874469" w:rsidP="00874469">
            <w:pPr>
              <w:pStyle w:val="XML1"/>
              <w:rPr>
                <w:ins w:id="9321" w:author="Anees Shaikh" w:date="2013-10-07T01:10:00Z"/>
              </w:rPr>
              <w:pPrChange w:id="9322" w:author="Anees Shaikh" w:date="2013-10-07T01:11:00Z">
                <w:pPr>
                  <w:pStyle w:val="XML1"/>
                </w:pPr>
              </w:pPrChange>
            </w:pPr>
            <w:ins w:id="9323" w:author="Anees Shaikh" w:date="2013-10-07T01:10:00Z">
              <w:r>
                <w:t xml:space="preserve">      &lt;xs:documentation&gt;</w:t>
              </w:r>
            </w:ins>
          </w:p>
          <w:p w14:paraId="2AA58E57" w14:textId="77777777" w:rsidR="00874469" w:rsidRDefault="00874469" w:rsidP="00874469">
            <w:pPr>
              <w:pStyle w:val="XML1"/>
              <w:rPr>
                <w:ins w:id="9324" w:author="Anees Shaikh" w:date="2013-10-07T01:10:00Z"/>
              </w:rPr>
              <w:pPrChange w:id="9325" w:author="Anees Shaikh" w:date="2013-10-07T01:11:00Z">
                <w:pPr>
                  <w:pStyle w:val="XML1"/>
                </w:pPr>
              </w:pPrChange>
            </w:pPr>
            <w:ins w:id="9326" w:author="Anees Shaikh" w:date="2013-10-07T01:10:00Z">
              <w:r>
                <w:t xml:space="preserve">        Type to specify state information for a port or a</w:t>
              </w:r>
            </w:ins>
          </w:p>
          <w:p w14:paraId="2C527759" w14:textId="77777777" w:rsidR="00874469" w:rsidRDefault="00874469" w:rsidP="00874469">
            <w:pPr>
              <w:pStyle w:val="XML1"/>
              <w:rPr>
                <w:ins w:id="9327" w:author="Anees Shaikh" w:date="2013-10-07T01:10:00Z"/>
              </w:rPr>
              <w:pPrChange w:id="9328" w:author="Anees Shaikh" w:date="2013-10-07T01:11:00Z">
                <w:pPr>
                  <w:pStyle w:val="XML1"/>
                </w:pPr>
              </w:pPrChange>
            </w:pPr>
            <w:ins w:id="9329" w:author="Anees Shaikh" w:date="2013-10-07T01:10:00Z">
              <w:r>
                <w:t xml:space="preserve">        connection.</w:t>
              </w:r>
            </w:ins>
          </w:p>
          <w:p w14:paraId="72B95FB4" w14:textId="77777777" w:rsidR="00874469" w:rsidRDefault="00874469" w:rsidP="00874469">
            <w:pPr>
              <w:pStyle w:val="XML1"/>
              <w:rPr>
                <w:ins w:id="9330" w:author="Anees Shaikh" w:date="2013-10-07T01:10:00Z"/>
              </w:rPr>
              <w:pPrChange w:id="9331" w:author="Anees Shaikh" w:date="2013-10-07T01:11:00Z">
                <w:pPr>
                  <w:pStyle w:val="XML1"/>
                </w:pPr>
              </w:pPrChange>
            </w:pPr>
            <w:ins w:id="9332" w:author="Anees Shaikh" w:date="2013-10-07T01:10:00Z">
              <w:r>
                <w:t xml:space="preserve">      &lt;/xs:documentation&gt;</w:t>
              </w:r>
            </w:ins>
          </w:p>
          <w:p w14:paraId="4C997C71" w14:textId="77777777" w:rsidR="00874469" w:rsidRDefault="00874469" w:rsidP="00874469">
            <w:pPr>
              <w:pStyle w:val="XML1"/>
              <w:rPr>
                <w:ins w:id="9333" w:author="Anees Shaikh" w:date="2013-10-07T01:10:00Z"/>
              </w:rPr>
              <w:pPrChange w:id="9334" w:author="Anees Shaikh" w:date="2013-10-07T01:11:00Z">
                <w:pPr>
                  <w:pStyle w:val="XML1"/>
                </w:pPr>
              </w:pPrChange>
            </w:pPr>
            <w:ins w:id="9335" w:author="Anees Shaikh" w:date="2013-10-07T01:10:00Z">
              <w:r>
                <w:t xml:space="preserve">    &lt;/xs:annotation&gt;</w:t>
              </w:r>
            </w:ins>
          </w:p>
          <w:p w14:paraId="3747E53A" w14:textId="77777777" w:rsidR="00874469" w:rsidRDefault="00874469" w:rsidP="00874469">
            <w:pPr>
              <w:pStyle w:val="XML1"/>
              <w:rPr>
                <w:ins w:id="9336" w:author="Anees Shaikh" w:date="2013-10-07T01:10:00Z"/>
              </w:rPr>
              <w:pPrChange w:id="9337" w:author="Anees Shaikh" w:date="2013-10-07T01:11:00Z">
                <w:pPr>
                  <w:pStyle w:val="XML1"/>
                </w:pPr>
              </w:pPrChange>
            </w:pPr>
          </w:p>
          <w:p w14:paraId="5C31A44E" w14:textId="77777777" w:rsidR="00874469" w:rsidRDefault="00874469" w:rsidP="00874469">
            <w:pPr>
              <w:pStyle w:val="XML1"/>
              <w:rPr>
                <w:ins w:id="9338" w:author="Anees Shaikh" w:date="2013-10-07T01:10:00Z"/>
              </w:rPr>
              <w:pPrChange w:id="9339" w:author="Anees Shaikh" w:date="2013-10-07T01:11:00Z">
                <w:pPr>
                  <w:pStyle w:val="XML1"/>
                </w:pPr>
              </w:pPrChange>
            </w:pPr>
            <w:ins w:id="9340" w:author="Anees Shaikh" w:date="2013-10-07T01:10:00Z">
              <w:r>
                <w:t xml:space="preserve">    &lt;xs:restriction base="xs:string"&gt;</w:t>
              </w:r>
            </w:ins>
          </w:p>
          <w:p w14:paraId="7779340D" w14:textId="77777777" w:rsidR="00874469" w:rsidRDefault="00874469" w:rsidP="00874469">
            <w:pPr>
              <w:pStyle w:val="XML1"/>
              <w:rPr>
                <w:ins w:id="9341" w:author="Anees Shaikh" w:date="2013-10-07T01:10:00Z"/>
              </w:rPr>
              <w:pPrChange w:id="9342" w:author="Anees Shaikh" w:date="2013-10-07T01:11:00Z">
                <w:pPr>
                  <w:pStyle w:val="XML1"/>
                </w:pPr>
              </w:pPrChange>
            </w:pPr>
            <w:ins w:id="9343" w:author="Anees Shaikh" w:date="2013-10-07T01:10:00Z">
              <w:r>
                <w:t xml:space="preserve">      &lt;xs:enumeration value="up"/&gt;</w:t>
              </w:r>
            </w:ins>
          </w:p>
          <w:p w14:paraId="7FCED041" w14:textId="77777777" w:rsidR="00874469" w:rsidRDefault="00874469" w:rsidP="00874469">
            <w:pPr>
              <w:pStyle w:val="XML1"/>
              <w:rPr>
                <w:ins w:id="9344" w:author="Anees Shaikh" w:date="2013-10-07T01:10:00Z"/>
              </w:rPr>
              <w:pPrChange w:id="9345" w:author="Anees Shaikh" w:date="2013-10-07T01:11:00Z">
                <w:pPr>
                  <w:pStyle w:val="XML1"/>
                </w:pPr>
              </w:pPrChange>
            </w:pPr>
            <w:ins w:id="9346" w:author="Anees Shaikh" w:date="2013-10-07T01:10:00Z">
              <w:r>
                <w:t xml:space="preserve">      &lt;xs:enumeration value="down"/&gt;</w:t>
              </w:r>
            </w:ins>
          </w:p>
          <w:p w14:paraId="3C183F6E" w14:textId="77777777" w:rsidR="00874469" w:rsidRDefault="00874469" w:rsidP="00874469">
            <w:pPr>
              <w:pStyle w:val="XML1"/>
              <w:rPr>
                <w:ins w:id="9347" w:author="Anees Shaikh" w:date="2013-10-07T01:10:00Z"/>
              </w:rPr>
              <w:pPrChange w:id="9348" w:author="Anees Shaikh" w:date="2013-10-07T01:11:00Z">
                <w:pPr>
                  <w:pStyle w:val="XML1"/>
                </w:pPr>
              </w:pPrChange>
            </w:pPr>
            <w:ins w:id="9349" w:author="Anees Shaikh" w:date="2013-10-07T01:10:00Z">
              <w:r>
                <w:t xml:space="preserve">    &lt;/xs:restriction&gt;</w:t>
              </w:r>
            </w:ins>
          </w:p>
          <w:p w14:paraId="09463582" w14:textId="77777777" w:rsidR="00874469" w:rsidRDefault="00874469" w:rsidP="00874469">
            <w:pPr>
              <w:pStyle w:val="XML1"/>
              <w:rPr>
                <w:ins w:id="9350" w:author="Anees Shaikh" w:date="2013-10-07T01:10:00Z"/>
              </w:rPr>
              <w:pPrChange w:id="9351" w:author="Anees Shaikh" w:date="2013-10-07T01:11:00Z">
                <w:pPr>
                  <w:pStyle w:val="XML1"/>
                </w:pPr>
              </w:pPrChange>
            </w:pPr>
            <w:ins w:id="9352" w:author="Anees Shaikh" w:date="2013-10-07T01:10:00Z">
              <w:r>
                <w:t xml:space="preserve">  &lt;/xs:simpleType&gt;</w:t>
              </w:r>
            </w:ins>
          </w:p>
          <w:p w14:paraId="657F67D5" w14:textId="77777777" w:rsidR="00874469" w:rsidRDefault="00874469" w:rsidP="00874469">
            <w:pPr>
              <w:pStyle w:val="XML1"/>
              <w:rPr>
                <w:ins w:id="9353" w:author="Anees Shaikh" w:date="2013-10-07T01:10:00Z"/>
              </w:rPr>
              <w:pPrChange w:id="9354" w:author="Anees Shaikh" w:date="2013-10-07T01:11:00Z">
                <w:pPr>
                  <w:pStyle w:val="XML1"/>
                </w:pPr>
              </w:pPrChange>
            </w:pPr>
            <w:ins w:id="9355" w:author="Anees Shaikh" w:date="2013-10-07T01:10:00Z">
              <w:r>
                <w:t xml:space="preserve">  &lt;xs:simpleType name="OFPortRateType"&gt;</w:t>
              </w:r>
            </w:ins>
          </w:p>
          <w:p w14:paraId="63BF4BA4" w14:textId="77777777" w:rsidR="00874469" w:rsidRDefault="00874469" w:rsidP="00874469">
            <w:pPr>
              <w:pStyle w:val="XML1"/>
              <w:rPr>
                <w:ins w:id="9356" w:author="Anees Shaikh" w:date="2013-10-07T01:10:00Z"/>
              </w:rPr>
              <w:pPrChange w:id="9357" w:author="Anees Shaikh" w:date="2013-10-07T01:11:00Z">
                <w:pPr>
                  <w:pStyle w:val="XML1"/>
                </w:pPr>
              </w:pPrChange>
            </w:pPr>
            <w:ins w:id="9358" w:author="Anees Shaikh" w:date="2013-10-07T01:10:00Z">
              <w:r>
                <w:t xml:space="preserve">    &lt;xs:annotation&gt;</w:t>
              </w:r>
            </w:ins>
          </w:p>
          <w:p w14:paraId="3CC5B6AF" w14:textId="77777777" w:rsidR="00874469" w:rsidRDefault="00874469" w:rsidP="00874469">
            <w:pPr>
              <w:pStyle w:val="XML1"/>
              <w:rPr>
                <w:ins w:id="9359" w:author="Anees Shaikh" w:date="2013-10-07T01:10:00Z"/>
              </w:rPr>
              <w:pPrChange w:id="9360" w:author="Anees Shaikh" w:date="2013-10-07T01:11:00Z">
                <w:pPr>
                  <w:pStyle w:val="XML1"/>
                </w:pPr>
              </w:pPrChange>
            </w:pPr>
            <w:ins w:id="9361" w:author="Anees Shaikh" w:date="2013-10-07T01:10:00Z">
              <w:r>
                <w:t xml:space="preserve">      &lt;xs:documentation&gt;</w:t>
              </w:r>
            </w:ins>
          </w:p>
          <w:p w14:paraId="07FE24D4" w14:textId="77777777" w:rsidR="00874469" w:rsidRDefault="00874469" w:rsidP="00874469">
            <w:pPr>
              <w:pStyle w:val="XML1"/>
              <w:rPr>
                <w:ins w:id="9362" w:author="Anees Shaikh" w:date="2013-10-07T01:10:00Z"/>
              </w:rPr>
              <w:pPrChange w:id="9363" w:author="Anees Shaikh" w:date="2013-10-07T01:11:00Z">
                <w:pPr>
                  <w:pStyle w:val="XML1"/>
                </w:pPr>
              </w:pPrChange>
            </w:pPr>
            <w:ins w:id="9364" w:author="Anees Shaikh" w:date="2013-10-07T01:10:00Z">
              <w:r>
                <w:t xml:space="preserve">        Type to specify the rate of a port including the</w:t>
              </w:r>
            </w:ins>
          </w:p>
          <w:p w14:paraId="3BD796E8" w14:textId="77777777" w:rsidR="00874469" w:rsidRDefault="00874469" w:rsidP="00874469">
            <w:pPr>
              <w:pStyle w:val="XML1"/>
              <w:rPr>
                <w:ins w:id="9365" w:author="Anees Shaikh" w:date="2013-10-07T01:10:00Z"/>
              </w:rPr>
              <w:pPrChange w:id="9366" w:author="Anees Shaikh" w:date="2013-10-07T01:11:00Z">
                <w:pPr>
                  <w:pStyle w:val="XML1"/>
                </w:pPr>
              </w:pPrChange>
            </w:pPr>
            <w:ins w:id="9367" w:author="Anees Shaikh" w:date="2013-10-07T01:10:00Z">
              <w:r>
                <w:t xml:space="preserve">        duplex transmission feature. Possible rates are 10Mb, 100Mb,</w:t>
              </w:r>
            </w:ins>
          </w:p>
          <w:p w14:paraId="58C51D78" w14:textId="77777777" w:rsidR="00874469" w:rsidRDefault="00874469" w:rsidP="00874469">
            <w:pPr>
              <w:pStyle w:val="XML1"/>
              <w:rPr>
                <w:ins w:id="9368" w:author="Anees Shaikh" w:date="2013-10-07T01:10:00Z"/>
              </w:rPr>
              <w:pPrChange w:id="9369" w:author="Anees Shaikh" w:date="2013-10-07T01:11:00Z">
                <w:pPr>
                  <w:pStyle w:val="XML1"/>
                </w:pPr>
              </w:pPrChange>
            </w:pPr>
            <w:ins w:id="9370" w:author="Anees Shaikh" w:date="2013-10-07T01:10:00Z">
              <w:r>
                <w:t xml:space="preserve">        1Gb, 10Gb, 40Gb, 100Gb, 1Tb or other. Rates of 10Mb, 100Mb</w:t>
              </w:r>
            </w:ins>
          </w:p>
          <w:p w14:paraId="1D08609C" w14:textId="77777777" w:rsidR="00874469" w:rsidRDefault="00874469" w:rsidP="00874469">
            <w:pPr>
              <w:pStyle w:val="XML1"/>
              <w:rPr>
                <w:ins w:id="9371" w:author="Anees Shaikh" w:date="2013-10-07T01:10:00Z"/>
              </w:rPr>
              <w:pPrChange w:id="9372" w:author="Anees Shaikh" w:date="2013-10-07T01:11:00Z">
                <w:pPr>
                  <w:pStyle w:val="XML1"/>
                </w:pPr>
              </w:pPrChange>
            </w:pPr>
            <w:ins w:id="9373" w:author="Anees Shaikh" w:date="2013-10-07T01:10:00Z">
              <w:r>
                <w:t xml:space="preserve">        and 1 Gb can support half or full duplex transmission.</w:t>
              </w:r>
            </w:ins>
          </w:p>
          <w:p w14:paraId="656EF63E" w14:textId="77777777" w:rsidR="00874469" w:rsidRDefault="00874469" w:rsidP="00874469">
            <w:pPr>
              <w:pStyle w:val="XML1"/>
              <w:rPr>
                <w:ins w:id="9374" w:author="Anees Shaikh" w:date="2013-10-07T01:10:00Z"/>
              </w:rPr>
              <w:pPrChange w:id="9375" w:author="Anees Shaikh" w:date="2013-10-07T01:11:00Z">
                <w:pPr>
                  <w:pStyle w:val="XML1"/>
                </w:pPr>
              </w:pPrChange>
            </w:pPr>
            <w:ins w:id="9376" w:author="Anees Shaikh" w:date="2013-10-07T01:10:00Z">
              <w:r>
                <w:t xml:space="preserve">      &lt;/xs:documentation&gt;</w:t>
              </w:r>
            </w:ins>
          </w:p>
          <w:p w14:paraId="6CE9A3DA" w14:textId="77777777" w:rsidR="00874469" w:rsidRDefault="00874469" w:rsidP="00874469">
            <w:pPr>
              <w:pStyle w:val="XML1"/>
              <w:rPr>
                <w:ins w:id="9377" w:author="Anees Shaikh" w:date="2013-10-07T01:10:00Z"/>
              </w:rPr>
              <w:pPrChange w:id="9378" w:author="Anees Shaikh" w:date="2013-10-07T01:11:00Z">
                <w:pPr>
                  <w:pStyle w:val="XML1"/>
                </w:pPr>
              </w:pPrChange>
            </w:pPr>
            <w:ins w:id="9379" w:author="Anees Shaikh" w:date="2013-10-07T01:10:00Z">
              <w:r>
                <w:t xml:space="preserve">    &lt;/xs:annotation&gt;</w:t>
              </w:r>
            </w:ins>
          </w:p>
          <w:p w14:paraId="5A3FE1A6" w14:textId="77777777" w:rsidR="00874469" w:rsidRDefault="00874469" w:rsidP="00874469">
            <w:pPr>
              <w:pStyle w:val="XML1"/>
              <w:rPr>
                <w:ins w:id="9380" w:author="Anees Shaikh" w:date="2013-10-07T01:10:00Z"/>
              </w:rPr>
              <w:pPrChange w:id="9381" w:author="Anees Shaikh" w:date="2013-10-07T01:11:00Z">
                <w:pPr>
                  <w:pStyle w:val="XML1"/>
                </w:pPr>
              </w:pPrChange>
            </w:pPr>
          </w:p>
          <w:p w14:paraId="5FC07618" w14:textId="77777777" w:rsidR="00874469" w:rsidRDefault="00874469" w:rsidP="00874469">
            <w:pPr>
              <w:pStyle w:val="XML1"/>
              <w:rPr>
                <w:ins w:id="9382" w:author="Anees Shaikh" w:date="2013-10-07T01:10:00Z"/>
              </w:rPr>
              <w:pPrChange w:id="9383" w:author="Anees Shaikh" w:date="2013-10-07T01:11:00Z">
                <w:pPr>
                  <w:pStyle w:val="XML1"/>
                </w:pPr>
              </w:pPrChange>
            </w:pPr>
            <w:ins w:id="9384" w:author="Anees Shaikh" w:date="2013-10-07T01:10:00Z">
              <w:r>
                <w:t xml:space="preserve">    &lt;xs:restriction base="xs:string"&gt;</w:t>
              </w:r>
            </w:ins>
          </w:p>
          <w:p w14:paraId="757F59EC" w14:textId="77777777" w:rsidR="00874469" w:rsidRDefault="00874469" w:rsidP="00874469">
            <w:pPr>
              <w:pStyle w:val="XML1"/>
              <w:rPr>
                <w:ins w:id="9385" w:author="Anees Shaikh" w:date="2013-10-07T01:10:00Z"/>
              </w:rPr>
              <w:pPrChange w:id="9386" w:author="Anees Shaikh" w:date="2013-10-07T01:11:00Z">
                <w:pPr>
                  <w:pStyle w:val="XML1"/>
                </w:pPr>
              </w:pPrChange>
            </w:pPr>
            <w:ins w:id="9387" w:author="Anees Shaikh" w:date="2013-10-07T01:10:00Z">
              <w:r>
                <w:t xml:space="preserve">      &lt;xs:enumeration value="10Mb-HD"/&gt;</w:t>
              </w:r>
            </w:ins>
          </w:p>
          <w:p w14:paraId="31A99F75" w14:textId="77777777" w:rsidR="00874469" w:rsidRDefault="00874469" w:rsidP="00874469">
            <w:pPr>
              <w:pStyle w:val="XML1"/>
              <w:rPr>
                <w:ins w:id="9388" w:author="Anees Shaikh" w:date="2013-10-07T01:10:00Z"/>
              </w:rPr>
              <w:pPrChange w:id="9389" w:author="Anees Shaikh" w:date="2013-10-07T01:11:00Z">
                <w:pPr>
                  <w:pStyle w:val="XML1"/>
                </w:pPr>
              </w:pPrChange>
            </w:pPr>
            <w:ins w:id="9390" w:author="Anees Shaikh" w:date="2013-10-07T01:10:00Z">
              <w:r>
                <w:t xml:space="preserve">      &lt;xs:enumeration value="10Mb-FD"/&gt;</w:t>
              </w:r>
            </w:ins>
          </w:p>
          <w:p w14:paraId="5357148F" w14:textId="77777777" w:rsidR="00874469" w:rsidRDefault="00874469" w:rsidP="00874469">
            <w:pPr>
              <w:pStyle w:val="XML1"/>
              <w:rPr>
                <w:ins w:id="9391" w:author="Anees Shaikh" w:date="2013-10-07T01:10:00Z"/>
              </w:rPr>
              <w:pPrChange w:id="9392" w:author="Anees Shaikh" w:date="2013-10-07T01:11:00Z">
                <w:pPr>
                  <w:pStyle w:val="XML1"/>
                </w:pPr>
              </w:pPrChange>
            </w:pPr>
            <w:ins w:id="9393" w:author="Anees Shaikh" w:date="2013-10-07T01:10:00Z">
              <w:r>
                <w:t xml:space="preserve">      &lt;xs:enumeration value="100Mb-HD"/&gt;</w:t>
              </w:r>
            </w:ins>
          </w:p>
          <w:p w14:paraId="4EBC8F9C" w14:textId="77777777" w:rsidR="00874469" w:rsidRDefault="00874469" w:rsidP="00874469">
            <w:pPr>
              <w:pStyle w:val="XML1"/>
              <w:rPr>
                <w:ins w:id="9394" w:author="Anees Shaikh" w:date="2013-10-07T01:10:00Z"/>
              </w:rPr>
              <w:pPrChange w:id="9395" w:author="Anees Shaikh" w:date="2013-10-07T01:11:00Z">
                <w:pPr>
                  <w:pStyle w:val="XML1"/>
                </w:pPr>
              </w:pPrChange>
            </w:pPr>
            <w:ins w:id="9396" w:author="Anees Shaikh" w:date="2013-10-07T01:10:00Z">
              <w:r>
                <w:t xml:space="preserve">      &lt;xs:enumeration value="100Mb-FD"/&gt;</w:t>
              </w:r>
            </w:ins>
          </w:p>
          <w:p w14:paraId="32DE2F76" w14:textId="77777777" w:rsidR="00874469" w:rsidRDefault="00874469" w:rsidP="00874469">
            <w:pPr>
              <w:pStyle w:val="XML1"/>
              <w:rPr>
                <w:ins w:id="9397" w:author="Anees Shaikh" w:date="2013-10-07T01:10:00Z"/>
              </w:rPr>
              <w:pPrChange w:id="9398" w:author="Anees Shaikh" w:date="2013-10-07T01:11:00Z">
                <w:pPr>
                  <w:pStyle w:val="XML1"/>
                </w:pPr>
              </w:pPrChange>
            </w:pPr>
            <w:ins w:id="9399" w:author="Anees Shaikh" w:date="2013-10-07T01:10:00Z">
              <w:r>
                <w:t xml:space="preserve">      &lt;xs:enumeration value="1Gb-HD"/&gt;</w:t>
              </w:r>
            </w:ins>
          </w:p>
          <w:p w14:paraId="10CF88E7" w14:textId="77777777" w:rsidR="00874469" w:rsidRDefault="00874469" w:rsidP="00874469">
            <w:pPr>
              <w:pStyle w:val="XML1"/>
              <w:rPr>
                <w:ins w:id="9400" w:author="Anees Shaikh" w:date="2013-10-07T01:10:00Z"/>
              </w:rPr>
              <w:pPrChange w:id="9401" w:author="Anees Shaikh" w:date="2013-10-07T01:11:00Z">
                <w:pPr>
                  <w:pStyle w:val="XML1"/>
                </w:pPr>
              </w:pPrChange>
            </w:pPr>
            <w:ins w:id="9402" w:author="Anees Shaikh" w:date="2013-10-07T01:10:00Z">
              <w:r>
                <w:t xml:space="preserve">      &lt;xs:enumeration value="1Gb-FD"/&gt;</w:t>
              </w:r>
            </w:ins>
          </w:p>
          <w:p w14:paraId="04C3C0E4" w14:textId="77777777" w:rsidR="00874469" w:rsidRDefault="00874469" w:rsidP="00874469">
            <w:pPr>
              <w:pStyle w:val="XML1"/>
              <w:rPr>
                <w:ins w:id="9403" w:author="Anees Shaikh" w:date="2013-10-07T01:10:00Z"/>
              </w:rPr>
              <w:pPrChange w:id="9404" w:author="Anees Shaikh" w:date="2013-10-07T01:11:00Z">
                <w:pPr>
                  <w:pStyle w:val="XML1"/>
                </w:pPr>
              </w:pPrChange>
            </w:pPr>
            <w:ins w:id="9405" w:author="Anees Shaikh" w:date="2013-10-07T01:10:00Z">
              <w:r>
                <w:t xml:space="preserve">      &lt;xs:enumeration value="10Gb"/&gt;</w:t>
              </w:r>
            </w:ins>
          </w:p>
          <w:p w14:paraId="64CB9C6E" w14:textId="77777777" w:rsidR="00874469" w:rsidRDefault="00874469" w:rsidP="00874469">
            <w:pPr>
              <w:pStyle w:val="XML1"/>
              <w:rPr>
                <w:ins w:id="9406" w:author="Anees Shaikh" w:date="2013-10-07T01:10:00Z"/>
              </w:rPr>
              <w:pPrChange w:id="9407" w:author="Anees Shaikh" w:date="2013-10-07T01:11:00Z">
                <w:pPr>
                  <w:pStyle w:val="XML1"/>
                </w:pPr>
              </w:pPrChange>
            </w:pPr>
            <w:ins w:id="9408" w:author="Anees Shaikh" w:date="2013-10-07T01:10:00Z">
              <w:r>
                <w:t xml:space="preserve">      &lt;xs:enumeration value="40Gb"/&gt;</w:t>
              </w:r>
            </w:ins>
          </w:p>
          <w:p w14:paraId="723D0B3D" w14:textId="77777777" w:rsidR="00874469" w:rsidRDefault="00874469" w:rsidP="00874469">
            <w:pPr>
              <w:pStyle w:val="XML1"/>
              <w:rPr>
                <w:ins w:id="9409" w:author="Anees Shaikh" w:date="2013-10-07T01:10:00Z"/>
              </w:rPr>
              <w:pPrChange w:id="9410" w:author="Anees Shaikh" w:date="2013-10-07T01:11:00Z">
                <w:pPr>
                  <w:pStyle w:val="XML1"/>
                </w:pPr>
              </w:pPrChange>
            </w:pPr>
            <w:ins w:id="9411" w:author="Anees Shaikh" w:date="2013-10-07T01:10:00Z">
              <w:r>
                <w:t xml:space="preserve">      &lt;xs:enumeration value="100Gb"/&gt;</w:t>
              </w:r>
            </w:ins>
          </w:p>
          <w:p w14:paraId="2AE516DA" w14:textId="77777777" w:rsidR="00874469" w:rsidRDefault="00874469" w:rsidP="00874469">
            <w:pPr>
              <w:pStyle w:val="XML1"/>
              <w:rPr>
                <w:ins w:id="9412" w:author="Anees Shaikh" w:date="2013-10-07T01:10:00Z"/>
              </w:rPr>
              <w:pPrChange w:id="9413" w:author="Anees Shaikh" w:date="2013-10-07T01:11:00Z">
                <w:pPr>
                  <w:pStyle w:val="XML1"/>
                </w:pPr>
              </w:pPrChange>
            </w:pPr>
            <w:ins w:id="9414" w:author="Anees Shaikh" w:date="2013-10-07T01:10:00Z">
              <w:r>
                <w:t xml:space="preserve">      &lt;xs:enumeration value="1Tb"/&gt;</w:t>
              </w:r>
            </w:ins>
          </w:p>
          <w:p w14:paraId="31AA6E0E" w14:textId="77777777" w:rsidR="00874469" w:rsidRDefault="00874469" w:rsidP="00874469">
            <w:pPr>
              <w:pStyle w:val="XML1"/>
              <w:rPr>
                <w:ins w:id="9415" w:author="Anees Shaikh" w:date="2013-10-07T01:10:00Z"/>
              </w:rPr>
              <w:pPrChange w:id="9416" w:author="Anees Shaikh" w:date="2013-10-07T01:11:00Z">
                <w:pPr>
                  <w:pStyle w:val="XML1"/>
                </w:pPr>
              </w:pPrChange>
            </w:pPr>
            <w:ins w:id="9417" w:author="Anees Shaikh" w:date="2013-10-07T01:10:00Z">
              <w:r>
                <w:t xml:space="preserve">      &lt;xs:enumeration value="other"/&gt;</w:t>
              </w:r>
            </w:ins>
          </w:p>
          <w:p w14:paraId="724CE626" w14:textId="77777777" w:rsidR="00874469" w:rsidRDefault="00874469" w:rsidP="00874469">
            <w:pPr>
              <w:pStyle w:val="XML1"/>
              <w:rPr>
                <w:ins w:id="9418" w:author="Anees Shaikh" w:date="2013-10-07T01:10:00Z"/>
              </w:rPr>
              <w:pPrChange w:id="9419" w:author="Anees Shaikh" w:date="2013-10-07T01:11:00Z">
                <w:pPr>
                  <w:pStyle w:val="XML1"/>
                </w:pPr>
              </w:pPrChange>
            </w:pPr>
            <w:ins w:id="9420" w:author="Anees Shaikh" w:date="2013-10-07T01:10:00Z">
              <w:r>
                <w:t xml:space="preserve">    &lt;/xs:restriction&gt;</w:t>
              </w:r>
            </w:ins>
          </w:p>
          <w:p w14:paraId="0B26428F" w14:textId="77777777" w:rsidR="00874469" w:rsidRDefault="00874469" w:rsidP="00874469">
            <w:pPr>
              <w:pStyle w:val="XML1"/>
              <w:rPr>
                <w:ins w:id="9421" w:author="Anees Shaikh" w:date="2013-10-07T01:10:00Z"/>
              </w:rPr>
              <w:pPrChange w:id="9422" w:author="Anees Shaikh" w:date="2013-10-07T01:11:00Z">
                <w:pPr>
                  <w:pStyle w:val="XML1"/>
                </w:pPr>
              </w:pPrChange>
            </w:pPr>
            <w:ins w:id="9423" w:author="Anees Shaikh" w:date="2013-10-07T01:10:00Z">
              <w:r>
                <w:t xml:space="preserve">  &lt;/xs:simpleType&gt;</w:t>
              </w:r>
            </w:ins>
          </w:p>
          <w:p w14:paraId="55D41A13" w14:textId="77777777" w:rsidR="00874469" w:rsidRDefault="00874469" w:rsidP="00874469">
            <w:pPr>
              <w:pStyle w:val="XML1"/>
              <w:rPr>
                <w:ins w:id="9424" w:author="Anees Shaikh" w:date="2013-10-07T01:10:00Z"/>
              </w:rPr>
              <w:pPrChange w:id="9425" w:author="Anees Shaikh" w:date="2013-10-07T01:11:00Z">
                <w:pPr>
                  <w:pStyle w:val="XML1"/>
                </w:pPr>
              </w:pPrChange>
            </w:pPr>
            <w:ins w:id="9426" w:author="Anees Shaikh" w:date="2013-10-07T01:10:00Z">
              <w:r>
                <w:t xml:space="preserve">  &lt;xs:simpleType name="OFActionType"&gt;</w:t>
              </w:r>
            </w:ins>
          </w:p>
          <w:p w14:paraId="44F93899" w14:textId="77777777" w:rsidR="00874469" w:rsidRDefault="00874469" w:rsidP="00874469">
            <w:pPr>
              <w:pStyle w:val="XML1"/>
              <w:rPr>
                <w:ins w:id="9427" w:author="Anees Shaikh" w:date="2013-10-07T01:10:00Z"/>
              </w:rPr>
              <w:pPrChange w:id="9428" w:author="Anees Shaikh" w:date="2013-10-07T01:11:00Z">
                <w:pPr>
                  <w:pStyle w:val="XML1"/>
                </w:pPr>
              </w:pPrChange>
            </w:pPr>
            <w:ins w:id="9429" w:author="Anees Shaikh" w:date="2013-10-07T01:10:00Z">
              <w:r>
                <w:t xml:space="preserve">    &lt;xs:annotation&gt;</w:t>
              </w:r>
            </w:ins>
          </w:p>
          <w:p w14:paraId="27FD1C6D" w14:textId="77777777" w:rsidR="00874469" w:rsidRDefault="00874469" w:rsidP="00874469">
            <w:pPr>
              <w:pStyle w:val="XML1"/>
              <w:rPr>
                <w:ins w:id="9430" w:author="Anees Shaikh" w:date="2013-10-07T01:10:00Z"/>
              </w:rPr>
              <w:pPrChange w:id="9431" w:author="Anees Shaikh" w:date="2013-10-07T01:11:00Z">
                <w:pPr>
                  <w:pStyle w:val="XML1"/>
                </w:pPr>
              </w:pPrChange>
            </w:pPr>
            <w:ins w:id="9432" w:author="Anees Shaikh" w:date="2013-10-07T01:10:00Z">
              <w:r>
                <w:t xml:space="preserve">      &lt;xs:documentation&gt;</w:t>
              </w:r>
            </w:ins>
          </w:p>
          <w:p w14:paraId="34384915" w14:textId="77777777" w:rsidR="00874469" w:rsidRDefault="00874469" w:rsidP="00874469">
            <w:pPr>
              <w:pStyle w:val="XML1"/>
              <w:rPr>
                <w:ins w:id="9433" w:author="Anees Shaikh" w:date="2013-10-07T01:10:00Z"/>
              </w:rPr>
              <w:pPrChange w:id="9434" w:author="Anees Shaikh" w:date="2013-10-07T01:11:00Z">
                <w:pPr>
                  <w:pStyle w:val="XML1"/>
                </w:pPr>
              </w:pPrChange>
            </w:pPr>
            <w:ins w:id="9435" w:author="Anees Shaikh" w:date="2013-10-07T01:10:00Z">
              <w:r>
                <w:t xml:space="preserve">        The types of actions defined in OpenFlow Switch</w:t>
              </w:r>
            </w:ins>
          </w:p>
          <w:p w14:paraId="6E58690B" w14:textId="77777777" w:rsidR="00874469" w:rsidRDefault="00874469" w:rsidP="00874469">
            <w:pPr>
              <w:pStyle w:val="XML1"/>
              <w:rPr>
                <w:ins w:id="9436" w:author="Anees Shaikh" w:date="2013-10-07T01:10:00Z"/>
              </w:rPr>
              <w:pPrChange w:id="9437" w:author="Anees Shaikh" w:date="2013-10-07T01:11:00Z">
                <w:pPr>
                  <w:pStyle w:val="XML1"/>
                </w:pPr>
              </w:pPrChange>
            </w:pPr>
            <w:ins w:id="9438" w:author="Anees Shaikh" w:date="2013-10-07T01:10:00Z">
              <w:r>
                <w:t xml:space="preserve">        Specification versions 1.2, 1.3, and 1.3.1</w:t>
              </w:r>
            </w:ins>
          </w:p>
          <w:p w14:paraId="50C2B099" w14:textId="77777777" w:rsidR="00874469" w:rsidRDefault="00874469" w:rsidP="00874469">
            <w:pPr>
              <w:pStyle w:val="XML1"/>
              <w:rPr>
                <w:ins w:id="9439" w:author="Anees Shaikh" w:date="2013-10-07T01:10:00Z"/>
              </w:rPr>
              <w:pPrChange w:id="9440" w:author="Anees Shaikh" w:date="2013-10-07T01:11:00Z">
                <w:pPr>
                  <w:pStyle w:val="XML1"/>
                </w:pPr>
              </w:pPrChange>
            </w:pPr>
            <w:ins w:id="9441" w:author="Anees Shaikh" w:date="2013-10-07T01:10:00Z">
              <w:r>
                <w:t xml:space="preserve">      &lt;/xs:documentation&gt;</w:t>
              </w:r>
            </w:ins>
          </w:p>
          <w:p w14:paraId="57FDC31C" w14:textId="77777777" w:rsidR="00874469" w:rsidRDefault="00874469" w:rsidP="00874469">
            <w:pPr>
              <w:pStyle w:val="XML1"/>
              <w:rPr>
                <w:ins w:id="9442" w:author="Anees Shaikh" w:date="2013-10-07T01:10:00Z"/>
              </w:rPr>
              <w:pPrChange w:id="9443" w:author="Anees Shaikh" w:date="2013-10-07T01:11:00Z">
                <w:pPr>
                  <w:pStyle w:val="XML1"/>
                </w:pPr>
              </w:pPrChange>
            </w:pPr>
            <w:ins w:id="9444" w:author="Anees Shaikh" w:date="2013-10-07T01:10:00Z">
              <w:r>
                <w:t xml:space="preserve">    &lt;/xs:annotation&gt;</w:t>
              </w:r>
            </w:ins>
          </w:p>
          <w:p w14:paraId="3D32E7BB" w14:textId="77777777" w:rsidR="00874469" w:rsidRDefault="00874469" w:rsidP="00874469">
            <w:pPr>
              <w:pStyle w:val="XML1"/>
              <w:rPr>
                <w:ins w:id="9445" w:author="Anees Shaikh" w:date="2013-10-07T01:10:00Z"/>
              </w:rPr>
              <w:pPrChange w:id="9446" w:author="Anees Shaikh" w:date="2013-10-07T01:11:00Z">
                <w:pPr>
                  <w:pStyle w:val="XML1"/>
                </w:pPr>
              </w:pPrChange>
            </w:pPr>
          </w:p>
          <w:p w14:paraId="64F0D39D" w14:textId="77777777" w:rsidR="00874469" w:rsidRDefault="00874469" w:rsidP="00874469">
            <w:pPr>
              <w:pStyle w:val="XML1"/>
              <w:rPr>
                <w:ins w:id="9447" w:author="Anees Shaikh" w:date="2013-10-07T01:10:00Z"/>
              </w:rPr>
              <w:pPrChange w:id="9448" w:author="Anees Shaikh" w:date="2013-10-07T01:11:00Z">
                <w:pPr>
                  <w:pStyle w:val="XML1"/>
                </w:pPr>
              </w:pPrChange>
            </w:pPr>
            <w:ins w:id="9449" w:author="Anees Shaikh" w:date="2013-10-07T01:10:00Z">
              <w:r>
                <w:t xml:space="preserve">    &lt;xs:restriction base="xs:string"&gt;</w:t>
              </w:r>
            </w:ins>
          </w:p>
          <w:p w14:paraId="05F31058" w14:textId="77777777" w:rsidR="00874469" w:rsidRDefault="00874469" w:rsidP="00874469">
            <w:pPr>
              <w:pStyle w:val="XML1"/>
              <w:rPr>
                <w:ins w:id="9450" w:author="Anees Shaikh" w:date="2013-10-07T01:10:00Z"/>
              </w:rPr>
              <w:pPrChange w:id="9451" w:author="Anees Shaikh" w:date="2013-10-07T01:11:00Z">
                <w:pPr>
                  <w:pStyle w:val="XML1"/>
                </w:pPr>
              </w:pPrChange>
            </w:pPr>
            <w:ins w:id="9452" w:author="Anees Shaikh" w:date="2013-10-07T01:10:00Z">
              <w:r>
                <w:t xml:space="preserve">      &lt;xs:enumeration value="output"/&gt;</w:t>
              </w:r>
            </w:ins>
          </w:p>
          <w:p w14:paraId="58C6BF6F" w14:textId="77777777" w:rsidR="00874469" w:rsidRDefault="00874469" w:rsidP="00874469">
            <w:pPr>
              <w:pStyle w:val="XML1"/>
              <w:rPr>
                <w:ins w:id="9453" w:author="Anees Shaikh" w:date="2013-10-07T01:10:00Z"/>
              </w:rPr>
              <w:pPrChange w:id="9454" w:author="Anees Shaikh" w:date="2013-10-07T01:11:00Z">
                <w:pPr>
                  <w:pStyle w:val="XML1"/>
                </w:pPr>
              </w:pPrChange>
            </w:pPr>
            <w:ins w:id="9455" w:author="Anees Shaikh" w:date="2013-10-07T01:10:00Z">
              <w:r>
                <w:t xml:space="preserve">      &lt;xs:enumeration value="copy-ttl-out"/&gt;</w:t>
              </w:r>
            </w:ins>
          </w:p>
          <w:p w14:paraId="5BAAD964" w14:textId="77777777" w:rsidR="00874469" w:rsidRDefault="00874469" w:rsidP="00874469">
            <w:pPr>
              <w:pStyle w:val="XML1"/>
              <w:rPr>
                <w:ins w:id="9456" w:author="Anees Shaikh" w:date="2013-10-07T01:10:00Z"/>
              </w:rPr>
              <w:pPrChange w:id="9457" w:author="Anees Shaikh" w:date="2013-10-07T01:11:00Z">
                <w:pPr>
                  <w:pStyle w:val="XML1"/>
                </w:pPr>
              </w:pPrChange>
            </w:pPr>
            <w:ins w:id="9458" w:author="Anees Shaikh" w:date="2013-10-07T01:10:00Z">
              <w:r>
                <w:t xml:space="preserve">      &lt;xs:enumeration value="copy-ttl-in"/&gt;</w:t>
              </w:r>
            </w:ins>
          </w:p>
          <w:p w14:paraId="4462C9E3" w14:textId="77777777" w:rsidR="00874469" w:rsidRDefault="00874469" w:rsidP="00874469">
            <w:pPr>
              <w:pStyle w:val="XML1"/>
              <w:rPr>
                <w:ins w:id="9459" w:author="Anees Shaikh" w:date="2013-10-07T01:10:00Z"/>
              </w:rPr>
              <w:pPrChange w:id="9460" w:author="Anees Shaikh" w:date="2013-10-07T01:11:00Z">
                <w:pPr>
                  <w:pStyle w:val="XML1"/>
                </w:pPr>
              </w:pPrChange>
            </w:pPr>
            <w:ins w:id="9461" w:author="Anees Shaikh" w:date="2013-10-07T01:10:00Z">
              <w:r>
                <w:t xml:space="preserve">      &lt;xs:enumeration value="set-mpls-ttl"/&gt;</w:t>
              </w:r>
            </w:ins>
          </w:p>
          <w:p w14:paraId="1CE7ED46" w14:textId="77777777" w:rsidR="00874469" w:rsidRDefault="00874469" w:rsidP="00874469">
            <w:pPr>
              <w:pStyle w:val="XML1"/>
              <w:rPr>
                <w:ins w:id="9462" w:author="Anees Shaikh" w:date="2013-10-07T01:10:00Z"/>
              </w:rPr>
              <w:pPrChange w:id="9463" w:author="Anees Shaikh" w:date="2013-10-07T01:11:00Z">
                <w:pPr>
                  <w:pStyle w:val="XML1"/>
                </w:pPr>
              </w:pPrChange>
            </w:pPr>
            <w:ins w:id="9464" w:author="Anees Shaikh" w:date="2013-10-07T01:10:00Z">
              <w:r>
                <w:t xml:space="preserve">      &lt;xs:enumeration value="dec-mpls-ttl"/&gt;</w:t>
              </w:r>
            </w:ins>
          </w:p>
          <w:p w14:paraId="088647D0" w14:textId="77777777" w:rsidR="00874469" w:rsidRDefault="00874469" w:rsidP="00874469">
            <w:pPr>
              <w:pStyle w:val="XML1"/>
              <w:rPr>
                <w:ins w:id="9465" w:author="Anees Shaikh" w:date="2013-10-07T01:10:00Z"/>
              </w:rPr>
              <w:pPrChange w:id="9466" w:author="Anees Shaikh" w:date="2013-10-07T01:11:00Z">
                <w:pPr>
                  <w:pStyle w:val="XML1"/>
                </w:pPr>
              </w:pPrChange>
            </w:pPr>
            <w:ins w:id="9467" w:author="Anees Shaikh" w:date="2013-10-07T01:10:00Z">
              <w:r>
                <w:t xml:space="preserve">      &lt;xs:enumeration value="push-vlan"/&gt;</w:t>
              </w:r>
            </w:ins>
          </w:p>
          <w:p w14:paraId="227D9E94" w14:textId="77777777" w:rsidR="00874469" w:rsidRDefault="00874469" w:rsidP="00874469">
            <w:pPr>
              <w:pStyle w:val="XML1"/>
              <w:rPr>
                <w:ins w:id="9468" w:author="Anees Shaikh" w:date="2013-10-07T01:10:00Z"/>
              </w:rPr>
              <w:pPrChange w:id="9469" w:author="Anees Shaikh" w:date="2013-10-07T01:11:00Z">
                <w:pPr>
                  <w:pStyle w:val="XML1"/>
                </w:pPr>
              </w:pPrChange>
            </w:pPr>
            <w:ins w:id="9470" w:author="Anees Shaikh" w:date="2013-10-07T01:10:00Z">
              <w:r>
                <w:t xml:space="preserve">      &lt;xs:enumeration value="pop-vlan"/&gt;</w:t>
              </w:r>
            </w:ins>
          </w:p>
          <w:p w14:paraId="48394717" w14:textId="77777777" w:rsidR="00874469" w:rsidRDefault="00874469" w:rsidP="00874469">
            <w:pPr>
              <w:pStyle w:val="XML1"/>
              <w:rPr>
                <w:ins w:id="9471" w:author="Anees Shaikh" w:date="2013-10-07T01:10:00Z"/>
              </w:rPr>
              <w:pPrChange w:id="9472" w:author="Anees Shaikh" w:date="2013-10-07T01:11:00Z">
                <w:pPr>
                  <w:pStyle w:val="XML1"/>
                </w:pPr>
              </w:pPrChange>
            </w:pPr>
            <w:ins w:id="9473" w:author="Anees Shaikh" w:date="2013-10-07T01:10:00Z">
              <w:r>
                <w:t xml:space="preserve">      &lt;xs:enumeration value="push-mpls"/&gt;</w:t>
              </w:r>
            </w:ins>
          </w:p>
          <w:p w14:paraId="58692774" w14:textId="77777777" w:rsidR="00874469" w:rsidRDefault="00874469" w:rsidP="00874469">
            <w:pPr>
              <w:pStyle w:val="XML1"/>
              <w:rPr>
                <w:ins w:id="9474" w:author="Anees Shaikh" w:date="2013-10-07T01:10:00Z"/>
              </w:rPr>
              <w:pPrChange w:id="9475" w:author="Anees Shaikh" w:date="2013-10-07T01:11:00Z">
                <w:pPr>
                  <w:pStyle w:val="XML1"/>
                </w:pPr>
              </w:pPrChange>
            </w:pPr>
            <w:ins w:id="9476" w:author="Anees Shaikh" w:date="2013-10-07T01:10:00Z">
              <w:r>
                <w:t xml:space="preserve">      &lt;xs:enumeration value="pop-mpls"/&gt;</w:t>
              </w:r>
            </w:ins>
          </w:p>
          <w:p w14:paraId="551B6EC5" w14:textId="77777777" w:rsidR="00874469" w:rsidRDefault="00874469" w:rsidP="00874469">
            <w:pPr>
              <w:pStyle w:val="XML1"/>
              <w:rPr>
                <w:ins w:id="9477" w:author="Anees Shaikh" w:date="2013-10-07T01:10:00Z"/>
              </w:rPr>
              <w:pPrChange w:id="9478" w:author="Anees Shaikh" w:date="2013-10-07T01:11:00Z">
                <w:pPr>
                  <w:pStyle w:val="XML1"/>
                </w:pPr>
              </w:pPrChange>
            </w:pPr>
            <w:ins w:id="9479" w:author="Anees Shaikh" w:date="2013-10-07T01:10:00Z">
              <w:r>
                <w:lastRenderedPageBreak/>
                <w:t xml:space="preserve">      &lt;xs:enumeration value="set-queue"/&gt;</w:t>
              </w:r>
            </w:ins>
          </w:p>
          <w:p w14:paraId="18756F69" w14:textId="77777777" w:rsidR="00874469" w:rsidRDefault="00874469" w:rsidP="00874469">
            <w:pPr>
              <w:pStyle w:val="XML1"/>
              <w:rPr>
                <w:ins w:id="9480" w:author="Anees Shaikh" w:date="2013-10-07T01:10:00Z"/>
              </w:rPr>
              <w:pPrChange w:id="9481" w:author="Anees Shaikh" w:date="2013-10-07T01:11:00Z">
                <w:pPr>
                  <w:pStyle w:val="XML1"/>
                </w:pPr>
              </w:pPrChange>
            </w:pPr>
            <w:ins w:id="9482" w:author="Anees Shaikh" w:date="2013-10-07T01:10:00Z">
              <w:r>
                <w:t xml:space="preserve">      &lt;xs:enumeration value="group"/&gt;</w:t>
              </w:r>
            </w:ins>
          </w:p>
          <w:p w14:paraId="6C3FBB93" w14:textId="77777777" w:rsidR="00874469" w:rsidRDefault="00874469" w:rsidP="00874469">
            <w:pPr>
              <w:pStyle w:val="XML1"/>
              <w:rPr>
                <w:ins w:id="9483" w:author="Anees Shaikh" w:date="2013-10-07T01:10:00Z"/>
              </w:rPr>
              <w:pPrChange w:id="9484" w:author="Anees Shaikh" w:date="2013-10-07T01:11:00Z">
                <w:pPr>
                  <w:pStyle w:val="XML1"/>
                </w:pPr>
              </w:pPrChange>
            </w:pPr>
            <w:ins w:id="9485" w:author="Anees Shaikh" w:date="2013-10-07T01:10:00Z">
              <w:r>
                <w:t xml:space="preserve">      &lt;xs:enumeration value="set-nw-ttl"/&gt;</w:t>
              </w:r>
            </w:ins>
          </w:p>
          <w:p w14:paraId="640BEB97" w14:textId="77777777" w:rsidR="00874469" w:rsidRDefault="00874469" w:rsidP="00874469">
            <w:pPr>
              <w:pStyle w:val="XML1"/>
              <w:rPr>
                <w:ins w:id="9486" w:author="Anees Shaikh" w:date="2013-10-07T01:10:00Z"/>
              </w:rPr>
              <w:pPrChange w:id="9487" w:author="Anees Shaikh" w:date="2013-10-07T01:11:00Z">
                <w:pPr>
                  <w:pStyle w:val="XML1"/>
                </w:pPr>
              </w:pPrChange>
            </w:pPr>
            <w:ins w:id="9488" w:author="Anees Shaikh" w:date="2013-10-07T01:10:00Z">
              <w:r>
                <w:t xml:space="preserve">      &lt;xs:enumeration value="dec-nw-ttl"/&gt;</w:t>
              </w:r>
            </w:ins>
          </w:p>
          <w:p w14:paraId="3859DCFE" w14:textId="77777777" w:rsidR="00874469" w:rsidRDefault="00874469" w:rsidP="00874469">
            <w:pPr>
              <w:pStyle w:val="XML1"/>
              <w:rPr>
                <w:ins w:id="9489" w:author="Anees Shaikh" w:date="2013-10-07T01:10:00Z"/>
              </w:rPr>
              <w:pPrChange w:id="9490" w:author="Anees Shaikh" w:date="2013-10-07T01:11:00Z">
                <w:pPr>
                  <w:pStyle w:val="XML1"/>
                </w:pPr>
              </w:pPrChange>
            </w:pPr>
            <w:ins w:id="9491" w:author="Anees Shaikh" w:date="2013-10-07T01:10:00Z">
              <w:r>
                <w:t xml:space="preserve">      &lt;xs:enumeration value="set-field"/&gt;</w:t>
              </w:r>
            </w:ins>
          </w:p>
          <w:p w14:paraId="6A7FCDA5" w14:textId="77777777" w:rsidR="00874469" w:rsidRDefault="00874469" w:rsidP="00874469">
            <w:pPr>
              <w:pStyle w:val="XML1"/>
              <w:rPr>
                <w:ins w:id="9492" w:author="Anees Shaikh" w:date="2013-10-07T01:10:00Z"/>
              </w:rPr>
              <w:pPrChange w:id="9493" w:author="Anees Shaikh" w:date="2013-10-07T01:11:00Z">
                <w:pPr>
                  <w:pStyle w:val="XML1"/>
                </w:pPr>
              </w:pPrChange>
            </w:pPr>
            <w:ins w:id="9494" w:author="Anees Shaikh" w:date="2013-10-07T01:10:00Z">
              <w:r>
                <w:t xml:space="preserve">    &lt;/xs:restriction&gt;</w:t>
              </w:r>
            </w:ins>
          </w:p>
          <w:p w14:paraId="440116D2" w14:textId="77777777" w:rsidR="00874469" w:rsidRDefault="00874469" w:rsidP="00874469">
            <w:pPr>
              <w:pStyle w:val="XML1"/>
              <w:rPr>
                <w:ins w:id="9495" w:author="Anees Shaikh" w:date="2013-10-07T01:10:00Z"/>
              </w:rPr>
              <w:pPrChange w:id="9496" w:author="Anees Shaikh" w:date="2013-10-07T01:11:00Z">
                <w:pPr>
                  <w:pStyle w:val="XML1"/>
                </w:pPr>
              </w:pPrChange>
            </w:pPr>
            <w:ins w:id="9497" w:author="Anees Shaikh" w:date="2013-10-07T01:10:00Z">
              <w:r>
                <w:t xml:space="preserve">  &lt;/xs:simpleType&gt;</w:t>
              </w:r>
            </w:ins>
          </w:p>
          <w:p w14:paraId="78D554FF" w14:textId="77777777" w:rsidR="00874469" w:rsidRDefault="00874469" w:rsidP="00874469">
            <w:pPr>
              <w:pStyle w:val="XML1"/>
              <w:rPr>
                <w:ins w:id="9498" w:author="Anees Shaikh" w:date="2013-10-07T01:10:00Z"/>
              </w:rPr>
              <w:pPrChange w:id="9499" w:author="Anees Shaikh" w:date="2013-10-07T01:11:00Z">
                <w:pPr>
                  <w:pStyle w:val="XML1"/>
                </w:pPr>
              </w:pPrChange>
            </w:pPr>
            <w:ins w:id="9500" w:author="Anees Shaikh" w:date="2013-10-07T01:10:00Z">
              <w:r>
                <w:t xml:space="preserve">  &lt;xs:simpleType name="OFInstructionType"&gt;</w:t>
              </w:r>
            </w:ins>
          </w:p>
          <w:p w14:paraId="2B2AAB41" w14:textId="77777777" w:rsidR="00874469" w:rsidRDefault="00874469" w:rsidP="00874469">
            <w:pPr>
              <w:pStyle w:val="XML1"/>
              <w:rPr>
                <w:ins w:id="9501" w:author="Anees Shaikh" w:date="2013-10-07T01:10:00Z"/>
              </w:rPr>
              <w:pPrChange w:id="9502" w:author="Anees Shaikh" w:date="2013-10-07T01:11:00Z">
                <w:pPr>
                  <w:pStyle w:val="XML1"/>
                </w:pPr>
              </w:pPrChange>
            </w:pPr>
            <w:ins w:id="9503" w:author="Anees Shaikh" w:date="2013-10-07T01:10:00Z">
              <w:r>
                <w:t xml:space="preserve">    &lt;xs:annotation&gt;</w:t>
              </w:r>
            </w:ins>
          </w:p>
          <w:p w14:paraId="1EF8B6C1" w14:textId="77777777" w:rsidR="00874469" w:rsidRDefault="00874469" w:rsidP="00874469">
            <w:pPr>
              <w:pStyle w:val="XML1"/>
              <w:rPr>
                <w:ins w:id="9504" w:author="Anees Shaikh" w:date="2013-10-07T01:10:00Z"/>
              </w:rPr>
              <w:pPrChange w:id="9505" w:author="Anees Shaikh" w:date="2013-10-07T01:11:00Z">
                <w:pPr>
                  <w:pStyle w:val="XML1"/>
                </w:pPr>
              </w:pPrChange>
            </w:pPr>
            <w:ins w:id="9506" w:author="Anees Shaikh" w:date="2013-10-07T01:10:00Z">
              <w:r>
                <w:t xml:space="preserve">      &lt;xs:documentation&gt;</w:t>
              </w:r>
            </w:ins>
          </w:p>
          <w:p w14:paraId="4687D14C" w14:textId="77777777" w:rsidR="00874469" w:rsidRDefault="00874469" w:rsidP="00874469">
            <w:pPr>
              <w:pStyle w:val="XML1"/>
              <w:rPr>
                <w:ins w:id="9507" w:author="Anees Shaikh" w:date="2013-10-07T01:10:00Z"/>
              </w:rPr>
              <w:pPrChange w:id="9508" w:author="Anees Shaikh" w:date="2013-10-07T01:11:00Z">
                <w:pPr>
                  <w:pStyle w:val="XML1"/>
                </w:pPr>
              </w:pPrChange>
            </w:pPr>
            <w:ins w:id="9509" w:author="Anees Shaikh" w:date="2013-10-07T01:10:00Z">
              <w:r>
                <w:t xml:space="preserve">        The types of instructions defined in OpenFlow</w:t>
              </w:r>
            </w:ins>
          </w:p>
          <w:p w14:paraId="63751983" w14:textId="77777777" w:rsidR="00874469" w:rsidRDefault="00874469" w:rsidP="00874469">
            <w:pPr>
              <w:pStyle w:val="XML1"/>
              <w:rPr>
                <w:ins w:id="9510" w:author="Anees Shaikh" w:date="2013-10-07T01:10:00Z"/>
              </w:rPr>
              <w:pPrChange w:id="9511" w:author="Anees Shaikh" w:date="2013-10-07T01:11:00Z">
                <w:pPr>
                  <w:pStyle w:val="XML1"/>
                </w:pPr>
              </w:pPrChange>
            </w:pPr>
            <w:ins w:id="9512" w:author="Anees Shaikh" w:date="2013-10-07T01:10:00Z">
              <w:r>
                <w:t xml:space="preserve">        Switch Specification versions 1.2, 1.3, and 1.3.1.</w:t>
              </w:r>
            </w:ins>
          </w:p>
          <w:p w14:paraId="1E60ACAE" w14:textId="77777777" w:rsidR="00874469" w:rsidRDefault="00874469" w:rsidP="00874469">
            <w:pPr>
              <w:pStyle w:val="XML1"/>
              <w:rPr>
                <w:ins w:id="9513" w:author="Anees Shaikh" w:date="2013-10-07T01:10:00Z"/>
              </w:rPr>
              <w:pPrChange w:id="9514" w:author="Anees Shaikh" w:date="2013-10-07T01:11:00Z">
                <w:pPr>
                  <w:pStyle w:val="XML1"/>
                </w:pPr>
              </w:pPrChange>
            </w:pPr>
            <w:ins w:id="9515" w:author="Anees Shaikh" w:date="2013-10-07T01:10:00Z">
              <w:r>
                <w:t xml:space="preserve">      &lt;/xs:documentation&gt;</w:t>
              </w:r>
            </w:ins>
          </w:p>
          <w:p w14:paraId="7DCD4CE0" w14:textId="77777777" w:rsidR="00874469" w:rsidRDefault="00874469" w:rsidP="00874469">
            <w:pPr>
              <w:pStyle w:val="XML1"/>
              <w:rPr>
                <w:ins w:id="9516" w:author="Anees Shaikh" w:date="2013-10-07T01:10:00Z"/>
              </w:rPr>
              <w:pPrChange w:id="9517" w:author="Anees Shaikh" w:date="2013-10-07T01:11:00Z">
                <w:pPr>
                  <w:pStyle w:val="XML1"/>
                </w:pPr>
              </w:pPrChange>
            </w:pPr>
            <w:ins w:id="9518" w:author="Anees Shaikh" w:date="2013-10-07T01:10:00Z">
              <w:r>
                <w:t xml:space="preserve">    &lt;/xs:annotation&gt;</w:t>
              </w:r>
            </w:ins>
          </w:p>
          <w:p w14:paraId="480B1A05" w14:textId="77777777" w:rsidR="00874469" w:rsidRDefault="00874469" w:rsidP="00874469">
            <w:pPr>
              <w:pStyle w:val="XML1"/>
              <w:rPr>
                <w:ins w:id="9519" w:author="Anees Shaikh" w:date="2013-10-07T01:10:00Z"/>
              </w:rPr>
              <w:pPrChange w:id="9520" w:author="Anees Shaikh" w:date="2013-10-07T01:11:00Z">
                <w:pPr>
                  <w:pStyle w:val="XML1"/>
                </w:pPr>
              </w:pPrChange>
            </w:pPr>
          </w:p>
          <w:p w14:paraId="6CF21A57" w14:textId="77777777" w:rsidR="00874469" w:rsidRDefault="00874469" w:rsidP="00874469">
            <w:pPr>
              <w:pStyle w:val="XML1"/>
              <w:rPr>
                <w:ins w:id="9521" w:author="Anees Shaikh" w:date="2013-10-07T01:10:00Z"/>
              </w:rPr>
              <w:pPrChange w:id="9522" w:author="Anees Shaikh" w:date="2013-10-07T01:11:00Z">
                <w:pPr>
                  <w:pStyle w:val="XML1"/>
                </w:pPr>
              </w:pPrChange>
            </w:pPr>
            <w:ins w:id="9523" w:author="Anees Shaikh" w:date="2013-10-07T01:10:00Z">
              <w:r>
                <w:t xml:space="preserve">    &lt;xs:restriction base="xs:string"&gt;</w:t>
              </w:r>
            </w:ins>
          </w:p>
          <w:p w14:paraId="1EE9645C" w14:textId="77777777" w:rsidR="00874469" w:rsidRDefault="00874469" w:rsidP="00874469">
            <w:pPr>
              <w:pStyle w:val="XML1"/>
              <w:rPr>
                <w:ins w:id="9524" w:author="Anees Shaikh" w:date="2013-10-07T01:10:00Z"/>
              </w:rPr>
              <w:pPrChange w:id="9525" w:author="Anees Shaikh" w:date="2013-10-07T01:11:00Z">
                <w:pPr>
                  <w:pStyle w:val="XML1"/>
                </w:pPr>
              </w:pPrChange>
            </w:pPr>
            <w:ins w:id="9526" w:author="Anees Shaikh" w:date="2013-10-07T01:10:00Z">
              <w:r>
                <w:t xml:space="preserve">      &lt;xs:enumeration value="apply-actions"/&gt;</w:t>
              </w:r>
            </w:ins>
          </w:p>
          <w:p w14:paraId="7ABBCE7F" w14:textId="77777777" w:rsidR="00874469" w:rsidRDefault="00874469" w:rsidP="00874469">
            <w:pPr>
              <w:pStyle w:val="XML1"/>
              <w:rPr>
                <w:ins w:id="9527" w:author="Anees Shaikh" w:date="2013-10-07T01:10:00Z"/>
              </w:rPr>
              <w:pPrChange w:id="9528" w:author="Anees Shaikh" w:date="2013-10-07T01:11:00Z">
                <w:pPr>
                  <w:pStyle w:val="XML1"/>
                </w:pPr>
              </w:pPrChange>
            </w:pPr>
            <w:ins w:id="9529" w:author="Anees Shaikh" w:date="2013-10-07T01:10:00Z">
              <w:r>
                <w:t xml:space="preserve">      &lt;xs:enumeration value="clear-actions"/&gt;</w:t>
              </w:r>
            </w:ins>
          </w:p>
          <w:p w14:paraId="11EDDD5E" w14:textId="77777777" w:rsidR="00874469" w:rsidRDefault="00874469" w:rsidP="00874469">
            <w:pPr>
              <w:pStyle w:val="XML1"/>
              <w:rPr>
                <w:ins w:id="9530" w:author="Anees Shaikh" w:date="2013-10-07T01:10:00Z"/>
              </w:rPr>
              <w:pPrChange w:id="9531" w:author="Anees Shaikh" w:date="2013-10-07T01:11:00Z">
                <w:pPr>
                  <w:pStyle w:val="XML1"/>
                </w:pPr>
              </w:pPrChange>
            </w:pPr>
            <w:ins w:id="9532" w:author="Anees Shaikh" w:date="2013-10-07T01:10:00Z">
              <w:r>
                <w:t xml:space="preserve">      &lt;xs:enumeration value="write-actions"/&gt;</w:t>
              </w:r>
            </w:ins>
          </w:p>
          <w:p w14:paraId="6D52231B" w14:textId="77777777" w:rsidR="00874469" w:rsidRDefault="00874469" w:rsidP="00874469">
            <w:pPr>
              <w:pStyle w:val="XML1"/>
              <w:rPr>
                <w:ins w:id="9533" w:author="Anees Shaikh" w:date="2013-10-07T01:10:00Z"/>
              </w:rPr>
              <w:pPrChange w:id="9534" w:author="Anees Shaikh" w:date="2013-10-07T01:11:00Z">
                <w:pPr>
                  <w:pStyle w:val="XML1"/>
                </w:pPr>
              </w:pPrChange>
            </w:pPr>
            <w:ins w:id="9535" w:author="Anees Shaikh" w:date="2013-10-07T01:10:00Z">
              <w:r>
                <w:t xml:space="preserve">      &lt;xs:enumeration value="write-metadata"/&gt;</w:t>
              </w:r>
            </w:ins>
          </w:p>
          <w:p w14:paraId="0319B959" w14:textId="77777777" w:rsidR="00874469" w:rsidRDefault="00874469" w:rsidP="00874469">
            <w:pPr>
              <w:pStyle w:val="XML1"/>
              <w:rPr>
                <w:ins w:id="9536" w:author="Anees Shaikh" w:date="2013-10-07T01:10:00Z"/>
              </w:rPr>
              <w:pPrChange w:id="9537" w:author="Anees Shaikh" w:date="2013-10-07T01:11:00Z">
                <w:pPr>
                  <w:pStyle w:val="XML1"/>
                </w:pPr>
              </w:pPrChange>
            </w:pPr>
            <w:ins w:id="9538" w:author="Anees Shaikh" w:date="2013-10-07T01:10:00Z">
              <w:r>
                <w:t xml:space="preserve">      &lt;xs:enumeration value="goto-table"/&gt;</w:t>
              </w:r>
            </w:ins>
          </w:p>
          <w:p w14:paraId="0CE84C99" w14:textId="77777777" w:rsidR="00874469" w:rsidRDefault="00874469" w:rsidP="00874469">
            <w:pPr>
              <w:pStyle w:val="XML1"/>
              <w:rPr>
                <w:ins w:id="9539" w:author="Anees Shaikh" w:date="2013-10-07T01:10:00Z"/>
              </w:rPr>
              <w:pPrChange w:id="9540" w:author="Anees Shaikh" w:date="2013-10-07T01:11:00Z">
                <w:pPr>
                  <w:pStyle w:val="XML1"/>
                </w:pPr>
              </w:pPrChange>
            </w:pPr>
            <w:ins w:id="9541" w:author="Anees Shaikh" w:date="2013-10-07T01:10:00Z">
              <w:r>
                <w:t xml:space="preserve">    &lt;/xs:restriction&gt;</w:t>
              </w:r>
            </w:ins>
          </w:p>
          <w:p w14:paraId="46CF4514" w14:textId="77777777" w:rsidR="00874469" w:rsidRDefault="00874469" w:rsidP="00874469">
            <w:pPr>
              <w:pStyle w:val="XML1"/>
              <w:rPr>
                <w:ins w:id="9542" w:author="Anees Shaikh" w:date="2013-10-07T01:10:00Z"/>
              </w:rPr>
              <w:pPrChange w:id="9543" w:author="Anees Shaikh" w:date="2013-10-07T01:11:00Z">
                <w:pPr>
                  <w:pStyle w:val="XML1"/>
                </w:pPr>
              </w:pPrChange>
            </w:pPr>
            <w:ins w:id="9544" w:author="Anees Shaikh" w:date="2013-10-07T01:10:00Z">
              <w:r>
                <w:t xml:space="preserve">  &lt;/xs:simpleType&gt;</w:t>
              </w:r>
            </w:ins>
          </w:p>
          <w:p w14:paraId="1899E348" w14:textId="77777777" w:rsidR="00874469" w:rsidRDefault="00874469" w:rsidP="00874469">
            <w:pPr>
              <w:pStyle w:val="XML1"/>
              <w:rPr>
                <w:ins w:id="9545" w:author="Anees Shaikh" w:date="2013-10-07T01:10:00Z"/>
              </w:rPr>
              <w:pPrChange w:id="9546" w:author="Anees Shaikh" w:date="2013-10-07T01:11:00Z">
                <w:pPr>
                  <w:pStyle w:val="XML1"/>
                </w:pPr>
              </w:pPrChange>
            </w:pPr>
            <w:ins w:id="9547" w:author="Anees Shaikh" w:date="2013-10-07T01:10:00Z">
              <w:r>
                <w:t xml:space="preserve">  &lt;xs:simpleType name="OFMatchFieldType"&gt;</w:t>
              </w:r>
            </w:ins>
          </w:p>
          <w:p w14:paraId="62B0EF3C" w14:textId="77777777" w:rsidR="00874469" w:rsidRDefault="00874469" w:rsidP="00874469">
            <w:pPr>
              <w:pStyle w:val="XML1"/>
              <w:rPr>
                <w:ins w:id="9548" w:author="Anees Shaikh" w:date="2013-10-07T01:10:00Z"/>
              </w:rPr>
              <w:pPrChange w:id="9549" w:author="Anees Shaikh" w:date="2013-10-07T01:11:00Z">
                <w:pPr>
                  <w:pStyle w:val="XML1"/>
                </w:pPr>
              </w:pPrChange>
            </w:pPr>
            <w:ins w:id="9550" w:author="Anees Shaikh" w:date="2013-10-07T01:10:00Z">
              <w:r>
                <w:t xml:space="preserve">    &lt;xs:annotation&gt;</w:t>
              </w:r>
            </w:ins>
          </w:p>
          <w:p w14:paraId="38D6C5D6" w14:textId="77777777" w:rsidR="00874469" w:rsidRDefault="00874469" w:rsidP="00874469">
            <w:pPr>
              <w:pStyle w:val="XML1"/>
              <w:rPr>
                <w:ins w:id="9551" w:author="Anees Shaikh" w:date="2013-10-07T01:10:00Z"/>
              </w:rPr>
              <w:pPrChange w:id="9552" w:author="Anees Shaikh" w:date="2013-10-07T01:11:00Z">
                <w:pPr>
                  <w:pStyle w:val="XML1"/>
                </w:pPr>
              </w:pPrChange>
            </w:pPr>
            <w:ins w:id="9553" w:author="Anees Shaikh" w:date="2013-10-07T01:10:00Z">
              <w:r>
                <w:t xml:space="preserve">      &lt;xs:documentation&gt;</w:t>
              </w:r>
            </w:ins>
          </w:p>
          <w:p w14:paraId="227071F2" w14:textId="77777777" w:rsidR="00874469" w:rsidRDefault="00874469" w:rsidP="00874469">
            <w:pPr>
              <w:pStyle w:val="XML1"/>
              <w:rPr>
                <w:ins w:id="9554" w:author="Anees Shaikh" w:date="2013-10-07T01:10:00Z"/>
              </w:rPr>
              <w:pPrChange w:id="9555" w:author="Anees Shaikh" w:date="2013-10-07T01:11:00Z">
                <w:pPr>
                  <w:pStyle w:val="XML1"/>
                </w:pPr>
              </w:pPrChange>
            </w:pPr>
            <w:ins w:id="9556" w:author="Anees Shaikh" w:date="2013-10-07T01:10:00Z">
              <w:r>
                <w:t xml:space="preserve">        The types of match field defined in OpenFlow Switch Specification</w:t>
              </w:r>
            </w:ins>
          </w:p>
          <w:p w14:paraId="4ED0042A" w14:textId="77777777" w:rsidR="00874469" w:rsidRDefault="00874469" w:rsidP="00874469">
            <w:pPr>
              <w:pStyle w:val="XML1"/>
              <w:rPr>
                <w:ins w:id="9557" w:author="Anees Shaikh" w:date="2013-10-07T01:10:00Z"/>
              </w:rPr>
              <w:pPrChange w:id="9558" w:author="Anees Shaikh" w:date="2013-10-07T01:11:00Z">
                <w:pPr>
                  <w:pStyle w:val="XML1"/>
                </w:pPr>
              </w:pPrChange>
            </w:pPr>
            <w:ins w:id="9559" w:author="Anees Shaikh" w:date="2013-10-07T01:10:00Z">
              <w:r>
                <w:t xml:space="preserve">        versions 1.2, 1.3, and 1.3.1.</w:t>
              </w:r>
            </w:ins>
          </w:p>
          <w:p w14:paraId="1D3CA264" w14:textId="77777777" w:rsidR="00874469" w:rsidRDefault="00874469" w:rsidP="00874469">
            <w:pPr>
              <w:pStyle w:val="XML1"/>
              <w:rPr>
                <w:ins w:id="9560" w:author="Anees Shaikh" w:date="2013-10-07T01:10:00Z"/>
              </w:rPr>
              <w:pPrChange w:id="9561" w:author="Anees Shaikh" w:date="2013-10-07T01:11:00Z">
                <w:pPr>
                  <w:pStyle w:val="XML1"/>
                </w:pPr>
              </w:pPrChange>
            </w:pPr>
            <w:ins w:id="9562" w:author="Anees Shaikh" w:date="2013-10-07T01:10:00Z">
              <w:r>
                <w:t xml:space="preserve">      &lt;/xs:documentation&gt;</w:t>
              </w:r>
            </w:ins>
          </w:p>
          <w:p w14:paraId="3A2E95B8" w14:textId="77777777" w:rsidR="00874469" w:rsidRDefault="00874469" w:rsidP="00874469">
            <w:pPr>
              <w:pStyle w:val="XML1"/>
              <w:rPr>
                <w:ins w:id="9563" w:author="Anees Shaikh" w:date="2013-10-07T01:10:00Z"/>
              </w:rPr>
              <w:pPrChange w:id="9564" w:author="Anees Shaikh" w:date="2013-10-07T01:11:00Z">
                <w:pPr>
                  <w:pStyle w:val="XML1"/>
                </w:pPr>
              </w:pPrChange>
            </w:pPr>
            <w:ins w:id="9565" w:author="Anees Shaikh" w:date="2013-10-07T01:10:00Z">
              <w:r>
                <w:t xml:space="preserve">    &lt;/xs:annotation&gt;</w:t>
              </w:r>
            </w:ins>
          </w:p>
          <w:p w14:paraId="283280F2" w14:textId="77777777" w:rsidR="00874469" w:rsidRDefault="00874469" w:rsidP="00874469">
            <w:pPr>
              <w:pStyle w:val="XML1"/>
              <w:rPr>
                <w:ins w:id="9566" w:author="Anees Shaikh" w:date="2013-10-07T01:10:00Z"/>
              </w:rPr>
              <w:pPrChange w:id="9567" w:author="Anees Shaikh" w:date="2013-10-07T01:11:00Z">
                <w:pPr>
                  <w:pStyle w:val="XML1"/>
                </w:pPr>
              </w:pPrChange>
            </w:pPr>
          </w:p>
          <w:p w14:paraId="34899A3C" w14:textId="77777777" w:rsidR="00874469" w:rsidRDefault="00874469" w:rsidP="00874469">
            <w:pPr>
              <w:pStyle w:val="XML1"/>
              <w:rPr>
                <w:ins w:id="9568" w:author="Anees Shaikh" w:date="2013-10-07T01:10:00Z"/>
              </w:rPr>
              <w:pPrChange w:id="9569" w:author="Anees Shaikh" w:date="2013-10-07T01:11:00Z">
                <w:pPr>
                  <w:pStyle w:val="XML1"/>
                </w:pPr>
              </w:pPrChange>
            </w:pPr>
            <w:ins w:id="9570" w:author="Anees Shaikh" w:date="2013-10-07T01:10:00Z">
              <w:r>
                <w:t xml:space="preserve">    &lt;xs:restriction base="xs:string"&gt;</w:t>
              </w:r>
            </w:ins>
          </w:p>
          <w:p w14:paraId="1DEEACDE" w14:textId="77777777" w:rsidR="00874469" w:rsidRDefault="00874469" w:rsidP="00874469">
            <w:pPr>
              <w:pStyle w:val="XML1"/>
              <w:rPr>
                <w:ins w:id="9571" w:author="Anees Shaikh" w:date="2013-10-07T01:10:00Z"/>
              </w:rPr>
              <w:pPrChange w:id="9572" w:author="Anees Shaikh" w:date="2013-10-07T01:11:00Z">
                <w:pPr>
                  <w:pStyle w:val="XML1"/>
                </w:pPr>
              </w:pPrChange>
            </w:pPr>
            <w:ins w:id="9573" w:author="Anees Shaikh" w:date="2013-10-07T01:10:00Z">
              <w:r>
                <w:t xml:space="preserve">      &lt;xs:enumeration value="input-port"/&gt;</w:t>
              </w:r>
            </w:ins>
          </w:p>
          <w:p w14:paraId="686A758C" w14:textId="77777777" w:rsidR="00874469" w:rsidRDefault="00874469" w:rsidP="00874469">
            <w:pPr>
              <w:pStyle w:val="XML1"/>
              <w:rPr>
                <w:ins w:id="9574" w:author="Anees Shaikh" w:date="2013-10-07T01:10:00Z"/>
              </w:rPr>
              <w:pPrChange w:id="9575" w:author="Anees Shaikh" w:date="2013-10-07T01:11:00Z">
                <w:pPr>
                  <w:pStyle w:val="XML1"/>
                </w:pPr>
              </w:pPrChange>
            </w:pPr>
            <w:ins w:id="9576" w:author="Anees Shaikh" w:date="2013-10-07T01:10:00Z">
              <w:r>
                <w:t xml:space="preserve">      &lt;xs:enumeration value="physical-input-port"/&gt;</w:t>
              </w:r>
            </w:ins>
          </w:p>
          <w:p w14:paraId="572C5ED7" w14:textId="77777777" w:rsidR="00874469" w:rsidRDefault="00874469" w:rsidP="00874469">
            <w:pPr>
              <w:pStyle w:val="XML1"/>
              <w:rPr>
                <w:ins w:id="9577" w:author="Anees Shaikh" w:date="2013-10-07T01:10:00Z"/>
              </w:rPr>
              <w:pPrChange w:id="9578" w:author="Anees Shaikh" w:date="2013-10-07T01:11:00Z">
                <w:pPr>
                  <w:pStyle w:val="XML1"/>
                </w:pPr>
              </w:pPrChange>
            </w:pPr>
            <w:ins w:id="9579" w:author="Anees Shaikh" w:date="2013-10-07T01:10:00Z">
              <w:r>
                <w:t xml:space="preserve">      &lt;xs:enumeration value="metadata"/&gt;</w:t>
              </w:r>
            </w:ins>
          </w:p>
          <w:p w14:paraId="5C3F35EC" w14:textId="77777777" w:rsidR="00874469" w:rsidRDefault="00874469" w:rsidP="00874469">
            <w:pPr>
              <w:pStyle w:val="XML1"/>
              <w:rPr>
                <w:ins w:id="9580" w:author="Anees Shaikh" w:date="2013-10-07T01:10:00Z"/>
              </w:rPr>
              <w:pPrChange w:id="9581" w:author="Anees Shaikh" w:date="2013-10-07T01:11:00Z">
                <w:pPr>
                  <w:pStyle w:val="XML1"/>
                </w:pPr>
              </w:pPrChange>
            </w:pPr>
            <w:ins w:id="9582" w:author="Anees Shaikh" w:date="2013-10-07T01:10:00Z">
              <w:r>
                <w:t xml:space="preserve">      &lt;xs:enumeration value="ethernet-dest"/&gt;</w:t>
              </w:r>
            </w:ins>
          </w:p>
          <w:p w14:paraId="00047415" w14:textId="77777777" w:rsidR="00874469" w:rsidRDefault="00874469" w:rsidP="00874469">
            <w:pPr>
              <w:pStyle w:val="XML1"/>
              <w:rPr>
                <w:ins w:id="9583" w:author="Anees Shaikh" w:date="2013-10-07T01:10:00Z"/>
              </w:rPr>
              <w:pPrChange w:id="9584" w:author="Anees Shaikh" w:date="2013-10-07T01:11:00Z">
                <w:pPr>
                  <w:pStyle w:val="XML1"/>
                </w:pPr>
              </w:pPrChange>
            </w:pPr>
            <w:ins w:id="9585" w:author="Anees Shaikh" w:date="2013-10-07T01:10:00Z">
              <w:r>
                <w:t xml:space="preserve">      &lt;xs:enumeration value="ethernet-src"/&gt;</w:t>
              </w:r>
            </w:ins>
          </w:p>
          <w:p w14:paraId="45E5F8D5" w14:textId="77777777" w:rsidR="00874469" w:rsidRDefault="00874469" w:rsidP="00874469">
            <w:pPr>
              <w:pStyle w:val="XML1"/>
              <w:rPr>
                <w:ins w:id="9586" w:author="Anees Shaikh" w:date="2013-10-07T01:10:00Z"/>
              </w:rPr>
              <w:pPrChange w:id="9587" w:author="Anees Shaikh" w:date="2013-10-07T01:11:00Z">
                <w:pPr>
                  <w:pStyle w:val="XML1"/>
                </w:pPr>
              </w:pPrChange>
            </w:pPr>
            <w:ins w:id="9588" w:author="Anees Shaikh" w:date="2013-10-07T01:10:00Z">
              <w:r>
                <w:t xml:space="preserve">      &lt;xs:enumeration value="ethernet-frame-type"/&gt;</w:t>
              </w:r>
            </w:ins>
          </w:p>
          <w:p w14:paraId="2287EDDB" w14:textId="77777777" w:rsidR="00874469" w:rsidRDefault="00874469" w:rsidP="00874469">
            <w:pPr>
              <w:pStyle w:val="XML1"/>
              <w:rPr>
                <w:ins w:id="9589" w:author="Anees Shaikh" w:date="2013-10-07T01:10:00Z"/>
              </w:rPr>
              <w:pPrChange w:id="9590" w:author="Anees Shaikh" w:date="2013-10-07T01:11:00Z">
                <w:pPr>
                  <w:pStyle w:val="XML1"/>
                </w:pPr>
              </w:pPrChange>
            </w:pPr>
            <w:ins w:id="9591" w:author="Anees Shaikh" w:date="2013-10-07T01:10:00Z">
              <w:r>
                <w:t xml:space="preserve">      &lt;xs:enumeration value="vlan-id"/&gt;</w:t>
              </w:r>
            </w:ins>
          </w:p>
          <w:p w14:paraId="53BCB02B" w14:textId="77777777" w:rsidR="00874469" w:rsidRDefault="00874469" w:rsidP="00874469">
            <w:pPr>
              <w:pStyle w:val="XML1"/>
              <w:rPr>
                <w:ins w:id="9592" w:author="Anees Shaikh" w:date="2013-10-07T01:10:00Z"/>
              </w:rPr>
              <w:pPrChange w:id="9593" w:author="Anees Shaikh" w:date="2013-10-07T01:11:00Z">
                <w:pPr>
                  <w:pStyle w:val="XML1"/>
                </w:pPr>
              </w:pPrChange>
            </w:pPr>
            <w:ins w:id="9594" w:author="Anees Shaikh" w:date="2013-10-07T01:10:00Z">
              <w:r>
                <w:t xml:space="preserve">      &lt;xs:enumeration value="vlan-priority"/&gt;</w:t>
              </w:r>
            </w:ins>
          </w:p>
          <w:p w14:paraId="08BF31A6" w14:textId="77777777" w:rsidR="00874469" w:rsidRDefault="00874469" w:rsidP="00874469">
            <w:pPr>
              <w:pStyle w:val="XML1"/>
              <w:rPr>
                <w:ins w:id="9595" w:author="Anees Shaikh" w:date="2013-10-07T01:10:00Z"/>
              </w:rPr>
              <w:pPrChange w:id="9596" w:author="Anees Shaikh" w:date="2013-10-07T01:11:00Z">
                <w:pPr>
                  <w:pStyle w:val="XML1"/>
                </w:pPr>
              </w:pPrChange>
            </w:pPr>
            <w:ins w:id="9597" w:author="Anees Shaikh" w:date="2013-10-07T01:10:00Z">
              <w:r>
                <w:t xml:space="preserve">      &lt;xs:enumeration value="ip-dscp"/&gt;</w:t>
              </w:r>
            </w:ins>
          </w:p>
          <w:p w14:paraId="29E0607B" w14:textId="77777777" w:rsidR="00874469" w:rsidRDefault="00874469" w:rsidP="00874469">
            <w:pPr>
              <w:pStyle w:val="XML1"/>
              <w:rPr>
                <w:ins w:id="9598" w:author="Anees Shaikh" w:date="2013-10-07T01:10:00Z"/>
              </w:rPr>
              <w:pPrChange w:id="9599" w:author="Anees Shaikh" w:date="2013-10-07T01:11:00Z">
                <w:pPr>
                  <w:pStyle w:val="XML1"/>
                </w:pPr>
              </w:pPrChange>
            </w:pPr>
            <w:ins w:id="9600" w:author="Anees Shaikh" w:date="2013-10-07T01:10:00Z">
              <w:r>
                <w:t xml:space="preserve">      &lt;xs:enumeration value="ip-ecn"/&gt;</w:t>
              </w:r>
            </w:ins>
          </w:p>
          <w:p w14:paraId="1FE22AD9" w14:textId="77777777" w:rsidR="00874469" w:rsidRDefault="00874469" w:rsidP="00874469">
            <w:pPr>
              <w:pStyle w:val="XML1"/>
              <w:rPr>
                <w:ins w:id="9601" w:author="Anees Shaikh" w:date="2013-10-07T01:10:00Z"/>
              </w:rPr>
              <w:pPrChange w:id="9602" w:author="Anees Shaikh" w:date="2013-10-07T01:11:00Z">
                <w:pPr>
                  <w:pStyle w:val="XML1"/>
                </w:pPr>
              </w:pPrChange>
            </w:pPr>
            <w:ins w:id="9603" w:author="Anees Shaikh" w:date="2013-10-07T01:10:00Z">
              <w:r>
                <w:t xml:space="preserve">      &lt;xs:enumeration value="ip-protocol"/&gt;</w:t>
              </w:r>
            </w:ins>
          </w:p>
          <w:p w14:paraId="42928A58" w14:textId="77777777" w:rsidR="00874469" w:rsidRDefault="00874469" w:rsidP="00874469">
            <w:pPr>
              <w:pStyle w:val="XML1"/>
              <w:rPr>
                <w:ins w:id="9604" w:author="Anees Shaikh" w:date="2013-10-07T01:10:00Z"/>
              </w:rPr>
              <w:pPrChange w:id="9605" w:author="Anees Shaikh" w:date="2013-10-07T01:11:00Z">
                <w:pPr>
                  <w:pStyle w:val="XML1"/>
                </w:pPr>
              </w:pPrChange>
            </w:pPr>
            <w:ins w:id="9606" w:author="Anees Shaikh" w:date="2013-10-07T01:10:00Z">
              <w:r>
                <w:t xml:space="preserve">      &lt;xs:enumeration value="ipv4-src"/&gt;</w:t>
              </w:r>
            </w:ins>
          </w:p>
          <w:p w14:paraId="0AD21EB3" w14:textId="77777777" w:rsidR="00874469" w:rsidRDefault="00874469" w:rsidP="00874469">
            <w:pPr>
              <w:pStyle w:val="XML1"/>
              <w:rPr>
                <w:ins w:id="9607" w:author="Anees Shaikh" w:date="2013-10-07T01:10:00Z"/>
              </w:rPr>
              <w:pPrChange w:id="9608" w:author="Anees Shaikh" w:date="2013-10-07T01:11:00Z">
                <w:pPr>
                  <w:pStyle w:val="XML1"/>
                </w:pPr>
              </w:pPrChange>
            </w:pPr>
            <w:ins w:id="9609" w:author="Anees Shaikh" w:date="2013-10-07T01:10:00Z">
              <w:r>
                <w:t xml:space="preserve">      &lt;xs:enumeration value="ipv4-dest"/&gt;</w:t>
              </w:r>
            </w:ins>
          </w:p>
          <w:p w14:paraId="39F06C81" w14:textId="77777777" w:rsidR="00874469" w:rsidRDefault="00874469" w:rsidP="00874469">
            <w:pPr>
              <w:pStyle w:val="XML1"/>
              <w:rPr>
                <w:ins w:id="9610" w:author="Anees Shaikh" w:date="2013-10-07T01:10:00Z"/>
              </w:rPr>
              <w:pPrChange w:id="9611" w:author="Anees Shaikh" w:date="2013-10-07T01:11:00Z">
                <w:pPr>
                  <w:pStyle w:val="XML1"/>
                </w:pPr>
              </w:pPrChange>
            </w:pPr>
            <w:ins w:id="9612" w:author="Anees Shaikh" w:date="2013-10-07T01:10:00Z">
              <w:r>
                <w:t xml:space="preserve">      &lt;xs:enumeration value="tcp-src"/&gt;</w:t>
              </w:r>
            </w:ins>
          </w:p>
          <w:p w14:paraId="577F6289" w14:textId="77777777" w:rsidR="00874469" w:rsidRDefault="00874469" w:rsidP="00874469">
            <w:pPr>
              <w:pStyle w:val="XML1"/>
              <w:rPr>
                <w:ins w:id="9613" w:author="Anees Shaikh" w:date="2013-10-07T01:10:00Z"/>
              </w:rPr>
              <w:pPrChange w:id="9614" w:author="Anees Shaikh" w:date="2013-10-07T01:11:00Z">
                <w:pPr>
                  <w:pStyle w:val="XML1"/>
                </w:pPr>
              </w:pPrChange>
            </w:pPr>
            <w:ins w:id="9615" w:author="Anees Shaikh" w:date="2013-10-07T01:10:00Z">
              <w:r>
                <w:t xml:space="preserve">      &lt;xs:enumeration value="tcp-dest"/&gt;</w:t>
              </w:r>
            </w:ins>
          </w:p>
          <w:p w14:paraId="4CF3FB29" w14:textId="77777777" w:rsidR="00874469" w:rsidRDefault="00874469" w:rsidP="00874469">
            <w:pPr>
              <w:pStyle w:val="XML1"/>
              <w:rPr>
                <w:ins w:id="9616" w:author="Anees Shaikh" w:date="2013-10-07T01:10:00Z"/>
              </w:rPr>
              <w:pPrChange w:id="9617" w:author="Anees Shaikh" w:date="2013-10-07T01:11:00Z">
                <w:pPr>
                  <w:pStyle w:val="XML1"/>
                </w:pPr>
              </w:pPrChange>
            </w:pPr>
            <w:ins w:id="9618" w:author="Anees Shaikh" w:date="2013-10-07T01:10:00Z">
              <w:r>
                <w:t xml:space="preserve">      &lt;xs:enumeration value="udp-src"/&gt;</w:t>
              </w:r>
            </w:ins>
          </w:p>
          <w:p w14:paraId="46F7221F" w14:textId="77777777" w:rsidR="00874469" w:rsidRDefault="00874469" w:rsidP="00874469">
            <w:pPr>
              <w:pStyle w:val="XML1"/>
              <w:rPr>
                <w:ins w:id="9619" w:author="Anees Shaikh" w:date="2013-10-07T01:10:00Z"/>
              </w:rPr>
              <w:pPrChange w:id="9620" w:author="Anees Shaikh" w:date="2013-10-07T01:11:00Z">
                <w:pPr>
                  <w:pStyle w:val="XML1"/>
                </w:pPr>
              </w:pPrChange>
            </w:pPr>
            <w:ins w:id="9621" w:author="Anees Shaikh" w:date="2013-10-07T01:10:00Z">
              <w:r>
                <w:t xml:space="preserve">      &lt;xs:enumeration value="udp-dest"/&gt;</w:t>
              </w:r>
            </w:ins>
          </w:p>
          <w:p w14:paraId="11E4CB04" w14:textId="77777777" w:rsidR="00874469" w:rsidRDefault="00874469" w:rsidP="00874469">
            <w:pPr>
              <w:pStyle w:val="XML1"/>
              <w:rPr>
                <w:ins w:id="9622" w:author="Anees Shaikh" w:date="2013-10-07T01:10:00Z"/>
              </w:rPr>
              <w:pPrChange w:id="9623" w:author="Anees Shaikh" w:date="2013-10-07T01:11:00Z">
                <w:pPr>
                  <w:pStyle w:val="XML1"/>
                </w:pPr>
              </w:pPrChange>
            </w:pPr>
            <w:ins w:id="9624" w:author="Anees Shaikh" w:date="2013-10-07T01:10:00Z">
              <w:r>
                <w:t xml:space="preserve">      &lt;xs:enumeration value="sctp-src"/&gt;</w:t>
              </w:r>
            </w:ins>
          </w:p>
          <w:p w14:paraId="114D246F" w14:textId="77777777" w:rsidR="00874469" w:rsidRDefault="00874469" w:rsidP="00874469">
            <w:pPr>
              <w:pStyle w:val="XML1"/>
              <w:rPr>
                <w:ins w:id="9625" w:author="Anees Shaikh" w:date="2013-10-07T01:10:00Z"/>
              </w:rPr>
              <w:pPrChange w:id="9626" w:author="Anees Shaikh" w:date="2013-10-07T01:11:00Z">
                <w:pPr>
                  <w:pStyle w:val="XML1"/>
                </w:pPr>
              </w:pPrChange>
            </w:pPr>
            <w:ins w:id="9627" w:author="Anees Shaikh" w:date="2013-10-07T01:10:00Z">
              <w:r>
                <w:t xml:space="preserve">      &lt;xs:enumeration value="sctp-dest"/&gt;</w:t>
              </w:r>
            </w:ins>
          </w:p>
          <w:p w14:paraId="577B70D8" w14:textId="77777777" w:rsidR="00874469" w:rsidRDefault="00874469" w:rsidP="00874469">
            <w:pPr>
              <w:pStyle w:val="XML1"/>
              <w:rPr>
                <w:ins w:id="9628" w:author="Anees Shaikh" w:date="2013-10-07T01:10:00Z"/>
              </w:rPr>
              <w:pPrChange w:id="9629" w:author="Anees Shaikh" w:date="2013-10-07T01:11:00Z">
                <w:pPr>
                  <w:pStyle w:val="XML1"/>
                </w:pPr>
              </w:pPrChange>
            </w:pPr>
            <w:ins w:id="9630" w:author="Anees Shaikh" w:date="2013-10-07T01:10:00Z">
              <w:r>
                <w:t xml:space="preserve">      &lt;xs:enumeration value="icmpv4-type"/&gt;</w:t>
              </w:r>
            </w:ins>
          </w:p>
          <w:p w14:paraId="35A4E2FD" w14:textId="77777777" w:rsidR="00874469" w:rsidRDefault="00874469" w:rsidP="00874469">
            <w:pPr>
              <w:pStyle w:val="XML1"/>
              <w:rPr>
                <w:ins w:id="9631" w:author="Anees Shaikh" w:date="2013-10-07T01:10:00Z"/>
              </w:rPr>
              <w:pPrChange w:id="9632" w:author="Anees Shaikh" w:date="2013-10-07T01:11:00Z">
                <w:pPr>
                  <w:pStyle w:val="XML1"/>
                </w:pPr>
              </w:pPrChange>
            </w:pPr>
            <w:ins w:id="9633" w:author="Anees Shaikh" w:date="2013-10-07T01:10:00Z">
              <w:r>
                <w:t xml:space="preserve">      &lt;xs:enumeration value="icmpv4-code"/&gt;</w:t>
              </w:r>
            </w:ins>
          </w:p>
          <w:p w14:paraId="11A4D98E" w14:textId="77777777" w:rsidR="00874469" w:rsidRDefault="00874469" w:rsidP="00874469">
            <w:pPr>
              <w:pStyle w:val="XML1"/>
              <w:rPr>
                <w:ins w:id="9634" w:author="Anees Shaikh" w:date="2013-10-07T01:10:00Z"/>
              </w:rPr>
              <w:pPrChange w:id="9635" w:author="Anees Shaikh" w:date="2013-10-07T01:11:00Z">
                <w:pPr>
                  <w:pStyle w:val="XML1"/>
                </w:pPr>
              </w:pPrChange>
            </w:pPr>
            <w:ins w:id="9636" w:author="Anees Shaikh" w:date="2013-10-07T01:10:00Z">
              <w:r>
                <w:t xml:space="preserve">      &lt;xs:enumeration value="arp-op"/&gt;</w:t>
              </w:r>
            </w:ins>
          </w:p>
          <w:p w14:paraId="7C3AE7A9" w14:textId="77777777" w:rsidR="00874469" w:rsidRDefault="00874469" w:rsidP="00874469">
            <w:pPr>
              <w:pStyle w:val="XML1"/>
              <w:rPr>
                <w:ins w:id="9637" w:author="Anees Shaikh" w:date="2013-10-07T01:10:00Z"/>
              </w:rPr>
              <w:pPrChange w:id="9638" w:author="Anees Shaikh" w:date="2013-10-07T01:11:00Z">
                <w:pPr>
                  <w:pStyle w:val="XML1"/>
                </w:pPr>
              </w:pPrChange>
            </w:pPr>
            <w:ins w:id="9639" w:author="Anees Shaikh" w:date="2013-10-07T01:10:00Z">
              <w:r>
                <w:t xml:space="preserve">      &lt;xs:enumeration value="arp-src-ip-address"/&gt;</w:t>
              </w:r>
            </w:ins>
          </w:p>
          <w:p w14:paraId="7AD63EBE" w14:textId="77777777" w:rsidR="00874469" w:rsidRDefault="00874469" w:rsidP="00874469">
            <w:pPr>
              <w:pStyle w:val="XML1"/>
              <w:rPr>
                <w:ins w:id="9640" w:author="Anees Shaikh" w:date="2013-10-07T01:10:00Z"/>
              </w:rPr>
              <w:pPrChange w:id="9641" w:author="Anees Shaikh" w:date="2013-10-07T01:11:00Z">
                <w:pPr>
                  <w:pStyle w:val="XML1"/>
                </w:pPr>
              </w:pPrChange>
            </w:pPr>
            <w:ins w:id="9642" w:author="Anees Shaikh" w:date="2013-10-07T01:10:00Z">
              <w:r>
                <w:t xml:space="preserve">      &lt;xs:enumeration value="arp-target-ip-address"/&gt;</w:t>
              </w:r>
            </w:ins>
          </w:p>
          <w:p w14:paraId="08320513" w14:textId="77777777" w:rsidR="00874469" w:rsidRDefault="00874469" w:rsidP="00874469">
            <w:pPr>
              <w:pStyle w:val="XML1"/>
              <w:rPr>
                <w:ins w:id="9643" w:author="Anees Shaikh" w:date="2013-10-07T01:10:00Z"/>
              </w:rPr>
              <w:pPrChange w:id="9644" w:author="Anees Shaikh" w:date="2013-10-07T01:11:00Z">
                <w:pPr>
                  <w:pStyle w:val="XML1"/>
                </w:pPr>
              </w:pPrChange>
            </w:pPr>
            <w:ins w:id="9645" w:author="Anees Shaikh" w:date="2013-10-07T01:10:00Z">
              <w:r>
                <w:lastRenderedPageBreak/>
                <w:t xml:space="preserve">      &lt;xs:enumeration value="arp-src-hardware-address"/&gt;</w:t>
              </w:r>
            </w:ins>
          </w:p>
          <w:p w14:paraId="01F95BBC" w14:textId="77777777" w:rsidR="00874469" w:rsidRDefault="00874469" w:rsidP="00874469">
            <w:pPr>
              <w:pStyle w:val="XML1"/>
              <w:rPr>
                <w:ins w:id="9646" w:author="Anees Shaikh" w:date="2013-10-07T01:10:00Z"/>
              </w:rPr>
              <w:pPrChange w:id="9647" w:author="Anees Shaikh" w:date="2013-10-07T01:11:00Z">
                <w:pPr>
                  <w:pStyle w:val="XML1"/>
                </w:pPr>
              </w:pPrChange>
            </w:pPr>
            <w:ins w:id="9648" w:author="Anees Shaikh" w:date="2013-10-07T01:10:00Z">
              <w:r>
                <w:t xml:space="preserve">      &lt;xs:enumeration value="arp-target-hardware-address"/&gt;</w:t>
              </w:r>
            </w:ins>
          </w:p>
          <w:p w14:paraId="5640E6C1" w14:textId="77777777" w:rsidR="00874469" w:rsidRDefault="00874469" w:rsidP="00874469">
            <w:pPr>
              <w:pStyle w:val="XML1"/>
              <w:rPr>
                <w:ins w:id="9649" w:author="Anees Shaikh" w:date="2013-10-07T01:10:00Z"/>
              </w:rPr>
              <w:pPrChange w:id="9650" w:author="Anees Shaikh" w:date="2013-10-07T01:11:00Z">
                <w:pPr>
                  <w:pStyle w:val="XML1"/>
                </w:pPr>
              </w:pPrChange>
            </w:pPr>
            <w:ins w:id="9651" w:author="Anees Shaikh" w:date="2013-10-07T01:10:00Z">
              <w:r>
                <w:t xml:space="preserve">      &lt;xs:enumeration value="ipv6-src"/&gt;</w:t>
              </w:r>
            </w:ins>
          </w:p>
          <w:p w14:paraId="12E16172" w14:textId="77777777" w:rsidR="00874469" w:rsidRDefault="00874469" w:rsidP="00874469">
            <w:pPr>
              <w:pStyle w:val="XML1"/>
              <w:rPr>
                <w:ins w:id="9652" w:author="Anees Shaikh" w:date="2013-10-07T01:10:00Z"/>
              </w:rPr>
              <w:pPrChange w:id="9653" w:author="Anees Shaikh" w:date="2013-10-07T01:11:00Z">
                <w:pPr>
                  <w:pStyle w:val="XML1"/>
                </w:pPr>
              </w:pPrChange>
            </w:pPr>
            <w:ins w:id="9654" w:author="Anees Shaikh" w:date="2013-10-07T01:10:00Z">
              <w:r>
                <w:t xml:space="preserve">      &lt;xs:enumeration value="ipv6-dest"/&gt;</w:t>
              </w:r>
            </w:ins>
          </w:p>
          <w:p w14:paraId="6B640909" w14:textId="77777777" w:rsidR="00874469" w:rsidRDefault="00874469" w:rsidP="00874469">
            <w:pPr>
              <w:pStyle w:val="XML1"/>
              <w:rPr>
                <w:ins w:id="9655" w:author="Anees Shaikh" w:date="2013-10-07T01:10:00Z"/>
              </w:rPr>
              <w:pPrChange w:id="9656" w:author="Anees Shaikh" w:date="2013-10-07T01:11:00Z">
                <w:pPr>
                  <w:pStyle w:val="XML1"/>
                </w:pPr>
              </w:pPrChange>
            </w:pPr>
            <w:ins w:id="9657" w:author="Anees Shaikh" w:date="2013-10-07T01:10:00Z">
              <w:r>
                <w:t xml:space="preserve">      &lt;xs:enumeration value="ipv6-flow-label"/&gt;</w:t>
              </w:r>
            </w:ins>
          </w:p>
          <w:p w14:paraId="77BB8811" w14:textId="77777777" w:rsidR="00874469" w:rsidRDefault="00874469" w:rsidP="00874469">
            <w:pPr>
              <w:pStyle w:val="XML1"/>
              <w:rPr>
                <w:ins w:id="9658" w:author="Anees Shaikh" w:date="2013-10-07T01:10:00Z"/>
              </w:rPr>
              <w:pPrChange w:id="9659" w:author="Anees Shaikh" w:date="2013-10-07T01:11:00Z">
                <w:pPr>
                  <w:pStyle w:val="XML1"/>
                </w:pPr>
              </w:pPrChange>
            </w:pPr>
            <w:ins w:id="9660" w:author="Anees Shaikh" w:date="2013-10-07T01:10:00Z">
              <w:r>
                <w:t xml:space="preserve">      &lt;xs:enumeration value="icmpv6-type"/&gt;</w:t>
              </w:r>
            </w:ins>
          </w:p>
          <w:p w14:paraId="705FE04B" w14:textId="77777777" w:rsidR="00874469" w:rsidRDefault="00874469" w:rsidP="00874469">
            <w:pPr>
              <w:pStyle w:val="XML1"/>
              <w:rPr>
                <w:ins w:id="9661" w:author="Anees Shaikh" w:date="2013-10-07T01:10:00Z"/>
              </w:rPr>
              <w:pPrChange w:id="9662" w:author="Anees Shaikh" w:date="2013-10-07T01:11:00Z">
                <w:pPr>
                  <w:pStyle w:val="XML1"/>
                </w:pPr>
              </w:pPrChange>
            </w:pPr>
            <w:ins w:id="9663" w:author="Anees Shaikh" w:date="2013-10-07T01:10:00Z">
              <w:r>
                <w:t xml:space="preserve">      &lt;xs:enumeration value="icmpv6-code"/&gt;</w:t>
              </w:r>
            </w:ins>
          </w:p>
          <w:p w14:paraId="292CA1A5" w14:textId="77777777" w:rsidR="00874469" w:rsidRDefault="00874469" w:rsidP="00874469">
            <w:pPr>
              <w:pStyle w:val="XML1"/>
              <w:rPr>
                <w:ins w:id="9664" w:author="Anees Shaikh" w:date="2013-10-07T01:10:00Z"/>
              </w:rPr>
              <w:pPrChange w:id="9665" w:author="Anees Shaikh" w:date="2013-10-07T01:11:00Z">
                <w:pPr>
                  <w:pStyle w:val="XML1"/>
                </w:pPr>
              </w:pPrChange>
            </w:pPr>
            <w:ins w:id="9666" w:author="Anees Shaikh" w:date="2013-10-07T01:10:00Z">
              <w:r>
                <w:t xml:space="preserve">      &lt;xs:enumeration value="ipv6-nd-target"/&gt;</w:t>
              </w:r>
            </w:ins>
          </w:p>
          <w:p w14:paraId="30420F48" w14:textId="77777777" w:rsidR="00874469" w:rsidRDefault="00874469" w:rsidP="00874469">
            <w:pPr>
              <w:pStyle w:val="XML1"/>
              <w:rPr>
                <w:ins w:id="9667" w:author="Anees Shaikh" w:date="2013-10-07T01:10:00Z"/>
              </w:rPr>
              <w:pPrChange w:id="9668" w:author="Anees Shaikh" w:date="2013-10-07T01:11:00Z">
                <w:pPr>
                  <w:pStyle w:val="XML1"/>
                </w:pPr>
              </w:pPrChange>
            </w:pPr>
            <w:ins w:id="9669" w:author="Anees Shaikh" w:date="2013-10-07T01:10:00Z">
              <w:r>
                <w:t xml:space="preserve">      &lt;xs:enumeration value="ipv6-nd-source-link-layer"/&gt;</w:t>
              </w:r>
            </w:ins>
          </w:p>
          <w:p w14:paraId="71511CE9" w14:textId="77777777" w:rsidR="00874469" w:rsidRDefault="00874469" w:rsidP="00874469">
            <w:pPr>
              <w:pStyle w:val="XML1"/>
              <w:rPr>
                <w:ins w:id="9670" w:author="Anees Shaikh" w:date="2013-10-07T01:10:00Z"/>
              </w:rPr>
              <w:pPrChange w:id="9671" w:author="Anees Shaikh" w:date="2013-10-07T01:11:00Z">
                <w:pPr>
                  <w:pStyle w:val="XML1"/>
                </w:pPr>
              </w:pPrChange>
            </w:pPr>
            <w:ins w:id="9672" w:author="Anees Shaikh" w:date="2013-10-07T01:10:00Z">
              <w:r>
                <w:t xml:space="preserve">      &lt;xs:enumeration value="ipv6-nd-target-link-layer"/&gt;</w:t>
              </w:r>
            </w:ins>
          </w:p>
          <w:p w14:paraId="4FCF1C17" w14:textId="77777777" w:rsidR="00874469" w:rsidRDefault="00874469" w:rsidP="00874469">
            <w:pPr>
              <w:pStyle w:val="XML1"/>
              <w:rPr>
                <w:ins w:id="9673" w:author="Anees Shaikh" w:date="2013-10-07T01:10:00Z"/>
              </w:rPr>
              <w:pPrChange w:id="9674" w:author="Anees Shaikh" w:date="2013-10-07T01:11:00Z">
                <w:pPr>
                  <w:pStyle w:val="XML1"/>
                </w:pPr>
              </w:pPrChange>
            </w:pPr>
            <w:ins w:id="9675" w:author="Anees Shaikh" w:date="2013-10-07T01:10:00Z">
              <w:r>
                <w:t xml:space="preserve">      &lt;xs:enumeration value="mpls-label"/&gt;</w:t>
              </w:r>
            </w:ins>
          </w:p>
          <w:p w14:paraId="57758B86" w14:textId="77777777" w:rsidR="00874469" w:rsidRDefault="00874469" w:rsidP="00874469">
            <w:pPr>
              <w:pStyle w:val="XML1"/>
              <w:rPr>
                <w:ins w:id="9676" w:author="Anees Shaikh" w:date="2013-10-07T01:10:00Z"/>
              </w:rPr>
              <w:pPrChange w:id="9677" w:author="Anees Shaikh" w:date="2013-10-07T01:11:00Z">
                <w:pPr>
                  <w:pStyle w:val="XML1"/>
                </w:pPr>
              </w:pPrChange>
            </w:pPr>
            <w:ins w:id="9678" w:author="Anees Shaikh" w:date="2013-10-07T01:10:00Z">
              <w:r>
                <w:t xml:space="preserve">      &lt;xs:enumeration value="mpls-tc"/&gt;</w:t>
              </w:r>
            </w:ins>
          </w:p>
          <w:p w14:paraId="53768678" w14:textId="77777777" w:rsidR="00874469" w:rsidRDefault="00874469" w:rsidP="00874469">
            <w:pPr>
              <w:pStyle w:val="XML1"/>
              <w:rPr>
                <w:ins w:id="9679" w:author="Anees Shaikh" w:date="2013-10-07T01:10:00Z"/>
              </w:rPr>
              <w:pPrChange w:id="9680" w:author="Anees Shaikh" w:date="2013-10-07T01:11:00Z">
                <w:pPr>
                  <w:pStyle w:val="XML1"/>
                </w:pPr>
              </w:pPrChange>
            </w:pPr>
            <w:ins w:id="9681" w:author="Anees Shaikh" w:date="2013-10-07T01:10:00Z">
              <w:r>
                <w:t xml:space="preserve">    &lt;/xs:restriction&gt;</w:t>
              </w:r>
            </w:ins>
          </w:p>
          <w:p w14:paraId="05118DED" w14:textId="77777777" w:rsidR="00874469" w:rsidRDefault="00874469" w:rsidP="00874469">
            <w:pPr>
              <w:pStyle w:val="XML1"/>
              <w:rPr>
                <w:ins w:id="9682" w:author="Anees Shaikh" w:date="2013-10-07T01:10:00Z"/>
              </w:rPr>
              <w:pPrChange w:id="9683" w:author="Anees Shaikh" w:date="2013-10-07T01:11:00Z">
                <w:pPr>
                  <w:pStyle w:val="XML1"/>
                </w:pPr>
              </w:pPrChange>
            </w:pPr>
            <w:ins w:id="9684" w:author="Anees Shaikh" w:date="2013-10-07T01:10:00Z">
              <w:r>
                <w:t xml:space="preserve">  &lt;/xs:simpleType&gt;</w:t>
              </w:r>
            </w:ins>
          </w:p>
          <w:p w14:paraId="0D7E78E5" w14:textId="77777777" w:rsidR="00874469" w:rsidRDefault="00874469" w:rsidP="00874469">
            <w:pPr>
              <w:pStyle w:val="XML1"/>
              <w:rPr>
                <w:ins w:id="9685" w:author="Anees Shaikh" w:date="2013-10-07T01:10:00Z"/>
              </w:rPr>
              <w:pPrChange w:id="9686" w:author="Anees Shaikh" w:date="2013-10-07T01:11:00Z">
                <w:pPr>
                  <w:pStyle w:val="XML1"/>
                </w:pPr>
              </w:pPrChange>
            </w:pPr>
            <w:ins w:id="9687" w:author="Anees Shaikh" w:date="2013-10-07T01:10:00Z">
              <w:r>
                <w:t xml:space="preserve">  &lt;xs:simpleType name="hex-binary"&gt;</w:t>
              </w:r>
            </w:ins>
          </w:p>
          <w:p w14:paraId="47F09AB8" w14:textId="77777777" w:rsidR="00874469" w:rsidRDefault="00874469" w:rsidP="00874469">
            <w:pPr>
              <w:pStyle w:val="XML1"/>
              <w:rPr>
                <w:ins w:id="9688" w:author="Anees Shaikh" w:date="2013-10-07T01:10:00Z"/>
              </w:rPr>
              <w:pPrChange w:id="9689" w:author="Anees Shaikh" w:date="2013-10-07T01:11:00Z">
                <w:pPr>
                  <w:pStyle w:val="XML1"/>
                </w:pPr>
              </w:pPrChange>
            </w:pPr>
            <w:ins w:id="9690" w:author="Anees Shaikh" w:date="2013-10-07T01:10:00Z">
              <w:r>
                <w:t xml:space="preserve">    &lt;xs:annotation&gt;</w:t>
              </w:r>
            </w:ins>
          </w:p>
          <w:p w14:paraId="746C6127" w14:textId="77777777" w:rsidR="00874469" w:rsidRDefault="00874469" w:rsidP="00874469">
            <w:pPr>
              <w:pStyle w:val="XML1"/>
              <w:rPr>
                <w:ins w:id="9691" w:author="Anees Shaikh" w:date="2013-10-07T01:10:00Z"/>
              </w:rPr>
              <w:pPrChange w:id="9692" w:author="Anees Shaikh" w:date="2013-10-07T01:11:00Z">
                <w:pPr>
                  <w:pStyle w:val="XML1"/>
                </w:pPr>
              </w:pPrChange>
            </w:pPr>
            <w:ins w:id="9693" w:author="Anees Shaikh" w:date="2013-10-07T01:10:00Z">
              <w:r>
                <w:t xml:space="preserve">      &lt;xs:documentation&gt;</w:t>
              </w:r>
            </w:ins>
          </w:p>
          <w:p w14:paraId="7CD80CFA" w14:textId="77777777" w:rsidR="00874469" w:rsidRDefault="00874469" w:rsidP="00874469">
            <w:pPr>
              <w:pStyle w:val="XML1"/>
              <w:rPr>
                <w:ins w:id="9694" w:author="Anees Shaikh" w:date="2013-10-07T01:10:00Z"/>
              </w:rPr>
              <w:pPrChange w:id="9695" w:author="Anees Shaikh" w:date="2013-10-07T01:11:00Z">
                <w:pPr>
                  <w:pStyle w:val="XML1"/>
                </w:pPr>
              </w:pPrChange>
            </w:pPr>
            <w:ins w:id="9696" w:author="Anees Shaikh" w:date="2013-10-07T01:10:00Z">
              <w:r>
                <w:t xml:space="preserve">        Hex binary encoded string</w:t>
              </w:r>
            </w:ins>
          </w:p>
          <w:p w14:paraId="0776BDBF" w14:textId="77777777" w:rsidR="00874469" w:rsidRDefault="00874469" w:rsidP="00874469">
            <w:pPr>
              <w:pStyle w:val="XML1"/>
              <w:rPr>
                <w:ins w:id="9697" w:author="Anees Shaikh" w:date="2013-10-07T01:10:00Z"/>
              </w:rPr>
              <w:pPrChange w:id="9698" w:author="Anees Shaikh" w:date="2013-10-07T01:11:00Z">
                <w:pPr>
                  <w:pStyle w:val="XML1"/>
                </w:pPr>
              </w:pPrChange>
            </w:pPr>
            <w:ins w:id="9699" w:author="Anees Shaikh" w:date="2013-10-07T01:10:00Z">
              <w:r>
                <w:t xml:space="preserve">      &lt;/xs:documentation&gt;</w:t>
              </w:r>
            </w:ins>
          </w:p>
          <w:p w14:paraId="715A03A7" w14:textId="77777777" w:rsidR="00874469" w:rsidRDefault="00874469" w:rsidP="00874469">
            <w:pPr>
              <w:pStyle w:val="XML1"/>
              <w:rPr>
                <w:ins w:id="9700" w:author="Anees Shaikh" w:date="2013-10-07T01:10:00Z"/>
              </w:rPr>
              <w:pPrChange w:id="9701" w:author="Anees Shaikh" w:date="2013-10-07T01:11:00Z">
                <w:pPr>
                  <w:pStyle w:val="XML1"/>
                </w:pPr>
              </w:pPrChange>
            </w:pPr>
            <w:ins w:id="9702" w:author="Anees Shaikh" w:date="2013-10-07T01:10:00Z">
              <w:r>
                <w:t xml:space="preserve">    &lt;/xs:annotation&gt;</w:t>
              </w:r>
            </w:ins>
          </w:p>
          <w:p w14:paraId="254B1182" w14:textId="77777777" w:rsidR="00874469" w:rsidRDefault="00874469" w:rsidP="00874469">
            <w:pPr>
              <w:pStyle w:val="XML1"/>
              <w:rPr>
                <w:ins w:id="9703" w:author="Anees Shaikh" w:date="2013-10-07T01:10:00Z"/>
              </w:rPr>
              <w:pPrChange w:id="9704" w:author="Anees Shaikh" w:date="2013-10-07T01:11:00Z">
                <w:pPr>
                  <w:pStyle w:val="XML1"/>
                </w:pPr>
              </w:pPrChange>
            </w:pPr>
          </w:p>
          <w:p w14:paraId="4BEB7B2C" w14:textId="77777777" w:rsidR="00874469" w:rsidRDefault="00874469" w:rsidP="00874469">
            <w:pPr>
              <w:pStyle w:val="XML1"/>
              <w:rPr>
                <w:ins w:id="9705" w:author="Anees Shaikh" w:date="2013-10-07T01:10:00Z"/>
              </w:rPr>
              <w:pPrChange w:id="9706" w:author="Anees Shaikh" w:date="2013-10-07T01:11:00Z">
                <w:pPr>
                  <w:pStyle w:val="XML1"/>
                </w:pPr>
              </w:pPrChange>
            </w:pPr>
            <w:ins w:id="9707" w:author="Anees Shaikh" w:date="2013-10-07T01:10:00Z">
              <w:r>
                <w:t xml:space="preserve">    &lt;xs:restriction base="xs:base64Binary"&gt;</w:t>
              </w:r>
            </w:ins>
          </w:p>
          <w:p w14:paraId="23E123BF" w14:textId="77777777" w:rsidR="00874469" w:rsidRDefault="00874469" w:rsidP="00874469">
            <w:pPr>
              <w:pStyle w:val="XML1"/>
              <w:rPr>
                <w:ins w:id="9708" w:author="Anees Shaikh" w:date="2013-10-07T01:10:00Z"/>
              </w:rPr>
              <w:pPrChange w:id="9709" w:author="Anees Shaikh" w:date="2013-10-07T01:11:00Z">
                <w:pPr>
                  <w:pStyle w:val="XML1"/>
                </w:pPr>
              </w:pPrChange>
            </w:pPr>
            <w:ins w:id="9710" w:author="Anees Shaikh" w:date="2013-10-07T01:10:00Z">
              <w:r>
                <w:t xml:space="preserve">    &lt;/xs:restriction&gt;</w:t>
              </w:r>
            </w:ins>
          </w:p>
          <w:p w14:paraId="0F252B49" w14:textId="77777777" w:rsidR="00874469" w:rsidRDefault="00874469" w:rsidP="00874469">
            <w:pPr>
              <w:pStyle w:val="XML1"/>
              <w:rPr>
                <w:ins w:id="9711" w:author="Anees Shaikh" w:date="2013-10-07T01:10:00Z"/>
              </w:rPr>
              <w:pPrChange w:id="9712" w:author="Anees Shaikh" w:date="2013-10-07T01:11:00Z">
                <w:pPr>
                  <w:pStyle w:val="XML1"/>
                </w:pPr>
              </w:pPrChange>
            </w:pPr>
            <w:ins w:id="9713" w:author="Anees Shaikh" w:date="2013-10-07T01:10:00Z">
              <w:r>
                <w:t xml:space="preserve">  &lt;/xs:simpleType&gt;</w:t>
              </w:r>
            </w:ins>
          </w:p>
          <w:p w14:paraId="1FFA3B48" w14:textId="77777777" w:rsidR="00874469" w:rsidRDefault="00874469" w:rsidP="00874469">
            <w:pPr>
              <w:pStyle w:val="XML1"/>
              <w:rPr>
                <w:ins w:id="9714" w:author="Anees Shaikh" w:date="2013-10-07T01:10:00Z"/>
              </w:rPr>
              <w:pPrChange w:id="9715" w:author="Anees Shaikh" w:date="2013-10-07T01:11:00Z">
                <w:pPr>
                  <w:pStyle w:val="XML1"/>
                </w:pPr>
              </w:pPrChange>
            </w:pPr>
          </w:p>
          <w:p w14:paraId="5DC0EFA1" w14:textId="77777777" w:rsidR="00874469" w:rsidRDefault="00874469" w:rsidP="00874469">
            <w:pPr>
              <w:pStyle w:val="XML1"/>
              <w:rPr>
                <w:ins w:id="9716" w:author="Anees Shaikh" w:date="2013-10-07T01:10:00Z"/>
              </w:rPr>
              <w:pPrChange w:id="9717" w:author="Anees Shaikh" w:date="2013-10-07T01:11:00Z">
                <w:pPr>
                  <w:pStyle w:val="XML1"/>
                </w:pPr>
              </w:pPrChange>
            </w:pPr>
            <w:ins w:id="9718" w:author="Anees Shaikh" w:date="2013-10-07T01:10:00Z">
              <w:r>
                <w:t xml:space="preserve">  &lt;xs:element name="capable-switch"&gt;</w:t>
              </w:r>
            </w:ins>
          </w:p>
          <w:p w14:paraId="4DB5CF5A" w14:textId="77777777" w:rsidR="00874469" w:rsidRDefault="00874469" w:rsidP="00874469">
            <w:pPr>
              <w:pStyle w:val="XML1"/>
              <w:rPr>
                <w:ins w:id="9719" w:author="Anees Shaikh" w:date="2013-10-07T01:10:00Z"/>
              </w:rPr>
              <w:pPrChange w:id="9720" w:author="Anees Shaikh" w:date="2013-10-07T01:11:00Z">
                <w:pPr>
                  <w:pStyle w:val="XML1"/>
                </w:pPr>
              </w:pPrChange>
            </w:pPr>
            <w:ins w:id="9721" w:author="Anees Shaikh" w:date="2013-10-07T01:10:00Z">
              <w:r>
                <w:t xml:space="preserve">    &lt;xs:annotation&gt;</w:t>
              </w:r>
            </w:ins>
          </w:p>
          <w:p w14:paraId="52E07DB2" w14:textId="77777777" w:rsidR="00874469" w:rsidRDefault="00874469" w:rsidP="00874469">
            <w:pPr>
              <w:pStyle w:val="XML1"/>
              <w:rPr>
                <w:ins w:id="9722" w:author="Anees Shaikh" w:date="2013-10-07T01:10:00Z"/>
              </w:rPr>
              <w:pPrChange w:id="9723" w:author="Anees Shaikh" w:date="2013-10-07T01:11:00Z">
                <w:pPr>
                  <w:pStyle w:val="XML1"/>
                </w:pPr>
              </w:pPrChange>
            </w:pPr>
            <w:ins w:id="9724" w:author="Anees Shaikh" w:date="2013-10-07T01:10:00Z">
              <w:r>
                <w:t xml:space="preserve">      &lt;xs:documentation&gt;</w:t>
              </w:r>
            </w:ins>
          </w:p>
          <w:p w14:paraId="0942F2E1" w14:textId="77777777" w:rsidR="00874469" w:rsidRDefault="00874469" w:rsidP="00874469">
            <w:pPr>
              <w:pStyle w:val="XML1"/>
              <w:rPr>
                <w:ins w:id="9725" w:author="Anees Shaikh" w:date="2013-10-07T01:10:00Z"/>
              </w:rPr>
              <w:pPrChange w:id="9726" w:author="Anees Shaikh" w:date="2013-10-07T01:11:00Z">
                <w:pPr>
                  <w:pStyle w:val="XML1"/>
                </w:pPr>
              </w:pPrChange>
            </w:pPr>
            <w:ins w:id="9727" w:author="Anees Shaikh" w:date="2013-10-07T01:10:00Z">
              <w:r>
                <w:t xml:space="preserve">        The OpenFlow Capable Switch serves as the root element for an OpenFlow</w:t>
              </w:r>
            </w:ins>
          </w:p>
          <w:p w14:paraId="686C53B7" w14:textId="77777777" w:rsidR="00874469" w:rsidRDefault="00874469" w:rsidP="00874469">
            <w:pPr>
              <w:pStyle w:val="XML1"/>
              <w:rPr>
                <w:ins w:id="9728" w:author="Anees Shaikh" w:date="2013-10-07T01:10:00Z"/>
              </w:rPr>
              <w:pPrChange w:id="9729" w:author="Anees Shaikh" w:date="2013-10-07T01:11:00Z">
                <w:pPr>
                  <w:pStyle w:val="XML1"/>
                </w:pPr>
              </w:pPrChange>
            </w:pPr>
            <w:ins w:id="9730" w:author="Anees Shaikh" w:date="2013-10-07T01:10:00Z">
              <w:r>
                <w:t xml:space="preserve">        configuration.  It contains logical switches and resources that</w:t>
              </w:r>
            </w:ins>
          </w:p>
          <w:p w14:paraId="1ED4733E" w14:textId="77777777" w:rsidR="00874469" w:rsidRDefault="00874469" w:rsidP="00874469">
            <w:pPr>
              <w:pStyle w:val="XML1"/>
              <w:rPr>
                <w:ins w:id="9731" w:author="Anees Shaikh" w:date="2013-10-07T01:10:00Z"/>
              </w:rPr>
              <w:pPrChange w:id="9732" w:author="Anees Shaikh" w:date="2013-10-07T01:11:00Z">
                <w:pPr>
                  <w:pStyle w:val="XML1"/>
                </w:pPr>
              </w:pPrChange>
            </w:pPr>
            <w:ins w:id="9733" w:author="Anees Shaikh" w:date="2013-10-07T01:10:00Z">
              <w:r>
                <w:t xml:space="preserve">        can be assigned to logical switches.  It may have relations to</w:t>
              </w:r>
            </w:ins>
          </w:p>
          <w:p w14:paraId="5755CA3E" w14:textId="77777777" w:rsidR="00874469" w:rsidRDefault="00874469" w:rsidP="00874469">
            <w:pPr>
              <w:pStyle w:val="XML1"/>
              <w:rPr>
                <w:ins w:id="9734" w:author="Anees Shaikh" w:date="2013-10-07T01:10:00Z"/>
              </w:rPr>
              <w:pPrChange w:id="9735" w:author="Anees Shaikh" w:date="2013-10-07T01:11:00Z">
                <w:pPr>
                  <w:pStyle w:val="XML1"/>
                </w:pPr>
              </w:pPrChange>
            </w:pPr>
            <w:ins w:id="9736" w:author="Anees Shaikh" w:date="2013-10-07T01:10:00Z">
              <w:r>
                <w:t xml:space="preserve">        OpenFlow Configuration Points.</w:t>
              </w:r>
            </w:ins>
          </w:p>
          <w:p w14:paraId="113C999F" w14:textId="77777777" w:rsidR="00874469" w:rsidRDefault="00874469" w:rsidP="00874469">
            <w:pPr>
              <w:pStyle w:val="XML1"/>
              <w:rPr>
                <w:ins w:id="9737" w:author="Anees Shaikh" w:date="2013-10-07T01:10:00Z"/>
              </w:rPr>
              <w:pPrChange w:id="9738" w:author="Anees Shaikh" w:date="2013-10-07T01:11:00Z">
                <w:pPr>
                  <w:pStyle w:val="XML1"/>
                </w:pPr>
              </w:pPrChange>
            </w:pPr>
            <w:ins w:id="9739" w:author="Anees Shaikh" w:date="2013-10-07T01:10:00Z">
              <w:r>
                <w:t xml:space="preserve">      &lt;/xs:documentation&gt;</w:t>
              </w:r>
            </w:ins>
          </w:p>
          <w:p w14:paraId="5CDE2E38" w14:textId="77777777" w:rsidR="00874469" w:rsidRDefault="00874469" w:rsidP="00874469">
            <w:pPr>
              <w:pStyle w:val="XML1"/>
              <w:rPr>
                <w:ins w:id="9740" w:author="Anees Shaikh" w:date="2013-10-07T01:10:00Z"/>
              </w:rPr>
              <w:pPrChange w:id="9741" w:author="Anees Shaikh" w:date="2013-10-07T01:11:00Z">
                <w:pPr>
                  <w:pStyle w:val="XML1"/>
                </w:pPr>
              </w:pPrChange>
            </w:pPr>
            <w:ins w:id="9742" w:author="Anees Shaikh" w:date="2013-10-07T01:10:00Z">
              <w:r>
                <w:t xml:space="preserve">    &lt;/xs:annotation&gt;</w:t>
              </w:r>
            </w:ins>
          </w:p>
          <w:p w14:paraId="52A002CB" w14:textId="77777777" w:rsidR="00874469" w:rsidRDefault="00874469" w:rsidP="00874469">
            <w:pPr>
              <w:pStyle w:val="XML1"/>
              <w:rPr>
                <w:ins w:id="9743" w:author="Anees Shaikh" w:date="2013-10-07T01:10:00Z"/>
              </w:rPr>
              <w:pPrChange w:id="9744" w:author="Anees Shaikh" w:date="2013-10-07T01:11:00Z">
                <w:pPr>
                  <w:pStyle w:val="XML1"/>
                </w:pPr>
              </w:pPrChange>
            </w:pPr>
            <w:ins w:id="9745" w:author="Anees Shaikh" w:date="2013-10-07T01:10:00Z">
              <w:r>
                <w:t xml:space="preserve">    &lt;xs:complexType&gt;</w:t>
              </w:r>
            </w:ins>
          </w:p>
          <w:p w14:paraId="5F980787" w14:textId="77777777" w:rsidR="00874469" w:rsidRDefault="00874469" w:rsidP="00874469">
            <w:pPr>
              <w:pStyle w:val="XML1"/>
              <w:rPr>
                <w:ins w:id="9746" w:author="Anees Shaikh" w:date="2013-10-07T01:10:00Z"/>
              </w:rPr>
              <w:pPrChange w:id="9747" w:author="Anees Shaikh" w:date="2013-10-07T01:11:00Z">
                <w:pPr>
                  <w:pStyle w:val="XML1"/>
                </w:pPr>
              </w:pPrChange>
            </w:pPr>
            <w:ins w:id="9748" w:author="Anees Shaikh" w:date="2013-10-07T01:10:00Z">
              <w:r>
                <w:t xml:space="preserve">      &lt;xs:sequence&gt;</w:t>
              </w:r>
            </w:ins>
          </w:p>
          <w:p w14:paraId="6665A174" w14:textId="77777777" w:rsidR="00874469" w:rsidRDefault="00874469" w:rsidP="00874469">
            <w:pPr>
              <w:pStyle w:val="XML1"/>
              <w:rPr>
                <w:ins w:id="9749" w:author="Anees Shaikh" w:date="2013-10-07T01:10:00Z"/>
              </w:rPr>
              <w:pPrChange w:id="9750" w:author="Anees Shaikh" w:date="2013-10-07T01:11:00Z">
                <w:pPr>
                  <w:pStyle w:val="XML1"/>
                </w:pPr>
              </w:pPrChange>
            </w:pPr>
            <w:ins w:id="9751" w:author="Anees Shaikh" w:date="2013-10-07T01:10:00Z">
              <w:r>
                <w:t xml:space="preserve">        &lt;xs:element name="id"  type="xs:string"&gt;</w:t>
              </w:r>
            </w:ins>
          </w:p>
          <w:p w14:paraId="63EFD00E" w14:textId="77777777" w:rsidR="00874469" w:rsidRDefault="00874469" w:rsidP="00874469">
            <w:pPr>
              <w:pStyle w:val="XML1"/>
              <w:rPr>
                <w:ins w:id="9752" w:author="Anees Shaikh" w:date="2013-10-07T01:10:00Z"/>
              </w:rPr>
              <w:pPrChange w:id="9753" w:author="Anees Shaikh" w:date="2013-10-07T01:11:00Z">
                <w:pPr>
                  <w:pStyle w:val="XML1"/>
                </w:pPr>
              </w:pPrChange>
            </w:pPr>
            <w:ins w:id="9754" w:author="Anees Shaikh" w:date="2013-10-07T01:10:00Z">
              <w:r>
                <w:t xml:space="preserve">          &lt;xs:annotation&gt;</w:t>
              </w:r>
            </w:ins>
          </w:p>
          <w:p w14:paraId="020D9F07" w14:textId="77777777" w:rsidR="00874469" w:rsidRDefault="00874469" w:rsidP="00874469">
            <w:pPr>
              <w:pStyle w:val="XML1"/>
              <w:rPr>
                <w:ins w:id="9755" w:author="Anees Shaikh" w:date="2013-10-07T01:10:00Z"/>
              </w:rPr>
              <w:pPrChange w:id="9756" w:author="Anees Shaikh" w:date="2013-10-07T01:11:00Z">
                <w:pPr>
                  <w:pStyle w:val="XML1"/>
                </w:pPr>
              </w:pPrChange>
            </w:pPr>
            <w:ins w:id="9757" w:author="Anees Shaikh" w:date="2013-10-07T01:10:00Z">
              <w:r>
                <w:t xml:space="preserve">            &lt;xs:documentation&gt;</w:t>
              </w:r>
            </w:ins>
          </w:p>
          <w:p w14:paraId="5F9A7F45" w14:textId="77777777" w:rsidR="00874469" w:rsidRDefault="00874469" w:rsidP="00874469">
            <w:pPr>
              <w:pStyle w:val="XML1"/>
              <w:rPr>
                <w:ins w:id="9758" w:author="Anees Shaikh" w:date="2013-10-07T01:10:00Z"/>
              </w:rPr>
              <w:pPrChange w:id="9759" w:author="Anees Shaikh" w:date="2013-10-07T01:11:00Z">
                <w:pPr>
                  <w:pStyle w:val="XML1"/>
                </w:pPr>
              </w:pPrChange>
            </w:pPr>
            <w:ins w:id="9760" w:author="Anees Shaikh" w:date="2013-10-07T01:10:00Z">
              <w:r>
                <w:t xml:space="preserve">              A unique but locally arbitrary identifier that uniquely identifies a</w:t>
              </w:r>
            </w:ins>
          </w:p>
          <w:p w14:paraId="45116EF5" w14:textId="77777777" w:rsidR="00874469" w:rsidRDefault="00874469" w:rsidP="00874469">
            <w:pPr>
              <w:pStyle w:val="XML1"/>
              <w:rPr>
                <w:ins w:id="9761" w:author="Anees Shaikh" w:date="2013-10-07T01:10:00Z"/>
              </w:rPr>
              <w:pPrChange w:id="9762" w:author="Anees Shaikh" w:date="2013-10-07T01:11:00Z">
                <w:pPr>
                  <w:pStyle w:val="XML1"/>
                </w:pPr>
              </w:pPrChange>
            </w:pPr>
            <w:ins w:id="9763" w:author="Anees Shaikh" w:date="2013-10-07T01:10:00Z">
              <w:r>
                <w:t xml:space="preserve">                     Capable Switch within the context of potential OpenFlow</w:t>
              </w:r>
            </w:ins>
          </w:p>
          <w:p w14:paraId="48DA8545" w14:textId="77777777" w:rsidR="00874469" w:rsidRDefault="00874469" w:rsidP="00874469">
            <w:pPr>
              <w:pStyle w:val="XML1"/>
              <w:rPr>
                <w:ins w:id="9764" w:author="Anees Shaikh" w:date="2013-10-07T01:10:00Z"/>
              </w:rPr>
              <w:pPrChange w:id="9765" w:author="Anees Shaikh" w:date="2013-10-07T01:11:00Z">
                <w:pPr>
                  <w:pStyle w:val="XML1"/>
                </w:pPr>
              </w:pPrChange>
            </w:pPr>
            <w:ins w:id="9766" w:author="Anees Shaikh" w:date="2013-10-07T01:10:00Z">
              <w:r>
                <w:t xml:space="preserve">                     Configuration Points.  It MUST be persistent across reboots of</w:t>
              </w:r>
            </w:ins>
          </w:p>
          <w:p w14:paraId="023780DC" w14:textId="77777777" w:rsidR="00874469" w:rsidRDefault="00874469" w:rsidP="00874469">
            <w:pPr>
              <w:pStyle w:val="XML1"/>
              <w:rPr>
                <w:ins w:id="9767" w:author="Anees Shaikh" w:date="2013-10-07T01:10:00Z"/>
              </w:rPr>
              <w:pPrChange w:id="9768" w:author="Anees Shaikh" w:date="2013-10-07T01:11:00Z">
                <w:pPr>
                  <w:pStyle w:val="XML1"/>
                </w:pPr>
              </w:pPrChange>
            </w:pPr>
            <w:ins w:id="9769" w:author="Anees Shaikh" w:date="2013-10-07T01:10:00Z">
              <w:r>
                <w:t xml:space="preserve">                     the OpenFlow Capable Switch.</w:t>
              </w:r>
            </w:ins>
          </w:p>
          <w:p w14:paraId="265734C4" w14:textId="77777777" w:rsidR="00874469" w:rsidRDefault="00874469" w:rsidP="00874469">
            <w:pPr>
              <w:pStyle w:val="XML1"/>
              <w:rPr>
                <w:ins w:id="9770" w:author="Anees Shaikh" w:date="2013-10-07T01:10:00Z"/>
              </w:rPr>
              <w:pPrChange w:id="9771" w:author="Anees Shaikh" w:date="2013-10-07T01:11:00Z">
                <w:pPr>
                  <w:pStyle w:val="XML1"/>
                </w:pPr>
              </w:pPrChange>
            </w:pPr>
            <w:ins w:id="9772" w:author="Anees Shaikh" w:date="2013-10-07T01:10:00Z">
              <w:r>
                <w:t xml:space="preserve">            &lt;/xs:documentation&gt;</w:t>
              </w:r>
            </w:ins>
          </w:p>
          <w:p w14:paraId="7A90098F" w14:textId="77777777" w:rsidR="00874469" w:rsidRDefault="00874469" w:rsidP="00874469">
            <w:pPr>
              <w:pStyle w:val="XML1"/>
              <w:rPr>
                <w:ins w:id="9773" w:author="Anees Shaikh" w:date="2013-10-07T01:10:00Z"/>
              </w:rPr>
              <w:pPrChange w:id="9774" w:author="Anees Shaikh" w:date="2013-10-07T01:11:00Z">
                <w:pPr>
                  <w:pStyle w:val="XML1"/>
                </w:pPr>
              </w:pPrChange>
            </w:pPr>
            <w:ins w:id="9775" w:author="Anees Shaikh" w:date="2013-10-07T01:10:00Z">
              <w:r>
                <w:t xml:space="preserve">          &lt;/xs:annotation&gt;</w:t>
              </w:r>
            </w:ins>
          </w:p>
          <w:p w14:paraId="02CBB94D" w14:textId="77777777" w:rsidR="00874469" w:rsidRDefault="00874469" w:rsidP="00874469">
            <w:pPr>
              <w:pStyle w:val="XML1"/>
              <w:rPr>
                <w:ins w:id="9776" w:author="Anees Shaikh" w:date="2013-10-07T01:10:00Z"/>
              </w:rPr>
              <w:pPrChange w:id="9777" w:author="Anees Shaikh" w:date="2013-10-07T01:11:00Z">
                <w:pPr>
                  <w:pStyle w:val="XML1"/>
                </w:pPr>
              </w:pPrChange>
            </w:pPr>
            <w:ins w:id="9778" w:author="Anees Shaikh" w:date="2013-10-07T01:10:00Z">
              <w:r>
                <w:t xml:space="preserve">        &lt;/xs:element&gt;</w:t>
              </w:r>
            </w:ins>
          </w:p>
          <w:p w14:paraId="5C90664F" w14:textId="77777777" w:rsidR="00874469" w:rsidRDefault="00874469" w:rsidP="00874469">
            <w:pPr>
              <w:pStyle w:val="XML1"/>
              <w:rPr>
                <w:ins w:id="9779" w:author="Anees Shaikh" w:date="2013-10-07T01:10:00Z"/>
              </w:rPr>
              <w:pPrChange w:id="9780" w:author="Anees Shaikh" w:date="2013-10-07T01:11:00Z">
                <w:pPr>
                  <w:pStyle w:val="XML1"/>
                </w:pPr>
              </w:pPrChange>
            </w:pPr>
            <w:ins w:id="9781" w:author="Anees Shaikh" w:date="2013-10-07T01:10:00Z">
              <w:r>
                <w:t xml:space="preserve">        &lt;xs:element name="config-version" minOccurs="0"  type="xs:string"&gt;</w:t>
              </w:r>
            </w:ins>
          </w:p>
          <w:p w14:paraId="2AB1CC67" w14:textId="77777777" w:rsidR="00874469" w:rsidRDefault="00874469" w:rsidP="00874469">
            <w:pPr>
              <w:pStyle w:val="XML1"/>
              <w:rPr>
                <w:ins w:id="9782" w:author="Anees Shaikh" w:date="2013-10-07T01:10:00Z"/>
              </w:rPr>
              <w:pPrChange w:id="9783" w:author="Anees Shaikh" w:date="2013-10-07T01:11:00Z">
                <w:pPr>
                  <w:pStyle w:val="XML1"/>
                </w:pPr>
              </w:pPrChange>
            </w:pPr>
            <w:ins w:id="9784" w:author="Anees Shaikh" w:date="2013-10-07T01:10:00Z">
              <w:r>
                <w:t xml:space="preserve">          &lt;xs:annotation&gt;</w:t>
              </w:r>
            </w:ins>
          </w:p>
          <w:p w14:paraId="01FB64E3" w14:textId="77777777" w:rsidR="00874469" w:rsidRDefault="00874469" w:rsidP="00874469">
            <w:pPr>
              <w:pStyle w:val="XML1"/>
              <w:rPr>
                <w:ins w:id="9785" w:author="Anees Shaikh" w:date="2013-10-07T01:10:00Z"/>
              </w:rPr>
              <w:pPrChange w:id="9786" w:author="Anees Shaikh" w:date="2013-10-07T01:11:00Z">
                <w:pPr>
                  <w:pStyle w:val="XML1"/>
                </w:pPr>
              </w:pPrChange>
            </w:pPr>
            <w:ins w:id="9787" w:author="Anees Shaikh" w:date="2013-10-07T01:10:00Z">
              <w:r>
                <w:t xml:space="preserve">            &lt;xs:documentation&gt;</w:t>
              </w:r>
            </w:ins>
          </w:p>
          <w:p w14:paraId="245A074C" w14:textId="77777777" w:rsidR="00874469" w:rsidRDefault="00874469" w:rsidP="00874469">
            <w:pPr>
              <w:pStyle w:val="XML1"/>
              <w:rPr>
                <w:ins w:id="9788" w:author="Anees Shaikh" w:date="2013-10-07T01:10:00Z"/>
              </w:rPr>
              <w:pPrChange w:id="9789" w:author="Anees Shaikh" w:date="2013-10-07T01:11:00Z">
                <w:pPr>
                  <w:pStyle w:val="XML1"/>
                </w:pPr>
              </w:pPrChange>
            </w:pPr>
            <w:ins w:id="9790" w:author="Anees Shaikh" w:date="2013-10-07T01:10:00Z">
              <w:r>
                <w:t xml:space="preserve">              The maximum supported OF-CONFIG version that is supported by the</w:t>
              </w:r>
            </w:ins>
          </w:p>
          <w:p w14:paraId="2CD6B63F" w14:textId="77777777" w:rsidR="00874469" w:rsidRDefault="00874469" w:rsidP="00874469">
            <w:pPr>
              <w:pStyle w:val="XML1"/>
              <w:rPr>
                <w:ins w:id="9791" w:author="Anees Shaikh" w:date="2013-10-07T01:10:00Z"/>
              </w:rPr>
              <w:pPrChange w:id="9792" w:author="Anees Shaikh" w:date="2013-10-07T01:11:00Z">
                <w:pPr>
                  <w:pStyle w:val="XML1"/>
                </w:pPr>
              </w:pPrChange>
            </w:pPr>
            <w:ins w:id="9793" w:author="Anees Shaikh" w:date="2013-10-07T01:10:00Z">
              <w:r>
                <w:t xml:space="preserve">                     OpenFlow Capable Switch. For switches implementing this version</w:t>
              </w:r>
            </w:ins>
          </w:p>
          <w:p w14:paraId="441A4BE1" w14:textId="77777777" w:rsidR="00874469" w:rsidRDefault="00874469" w:rsidP="00874469">
            <w:pPr>
              <w:pStyle w:val="XML1"/>
              <w:rPr>
                <w:ins w:id="9794" w:author="Anees Shaikh" w:date="2013-10-07T01:10:00Z"/>
              </w:rPr>
              <w:pPrChange w:id="9795" w:author="Anees Shaikh" w:date="2013-10-07T01:11:00Z">
                <w:pPr>
                  <w:pStyle w:val="XML1"/>
                </w:pPr>
              </w:pPrChange>
            </w:pPr>
            <w:ins w:id="9796" w:author="Anees Shaikh" w:date="2013-10-07T01:10:00Z">
              <w:r>
                <w:lastRenderedPageBreak/>
                <w:t xml:space="preserve">                     of the OF-CONFIG protocol this MUST always be 1.2.</w:t>
              </w:r>
            </w:ins>
          </w:p>
          <w:p w14:paraId="3FDDCB08" w14:textId="77777777" w:rsidR="00874469" w:rsidRDefault="00874469" w:rsidP="00874469">
            <w:pPr>
              <w:pStyle w:val="XML1"/>
              <w:rPr>
                <w:ins w:id="9797" w:author="Anees Shaikh" w:date="2013-10-07T01:10:00Z"/>
              </w:rPr>
              <w:pPrChange w:id="9798" w:author="Anees Shaikh" w:date="2013-10-07T01:11:00Z">
                <w:pPr>
                  <w:pStyle w:val="XML1"/>
                </w:pPr>
              </w:pPrChange>
            </w:pPr>
          </w:p>
          <w:p w14:paraId="3AC2D902" w14:textId="77777777" w:rsidR="00874469" w:rsidRDefault="00874469" w:rsidP="00874469">
            <w:pPr>
              <w:pStyle w:val="XML1"/>
              <w:rPr>
                <w:ins w:id="9799" w:author="Anees Shaikh" w:date="2013-10-07T01:10:00Z"/>
              </w:rPr>
              <w:pPrChange w:id="9800" w:author="Anees Shaikh" w:date="2013-10-07T01:11:00Z">
                <w:pPr>
                  <w:pStyle w:val="XML1"/>
                </w:pPr>
              </w:pPrChange>
            </w:pPr>
            <w:ins w:id="9801" w:author="Anees Shaikh" w:date="2013-10-07T01:10:00Z">
              <w:r>
                <w:t xml:space="preserve">                     This object can be used to identify the OF-CONFIG version</w:t>
              </w:r>
            </w:ins>
          </w:p>
          <w:p w14:paraId="600BF92B" w14:textId="77777777" w:rsidR="00874469" w:rsidRDefault="00874469" w:rsidP="00874469">
            <w:pPr>
              <w:pStyle w:val="XML1"/>
              <w:rPr>
                <w:ins w:id="9802" w:author="Anees Shaikh" w:date="2013-10-07T01:10:00Z"/>
              </w:rPr>
              <w:pPrChange w:id="9803" w:author="Anees Shaikh" w:date="2013-10-07T01:11:00Z">
                <w:pPr>
                  <w:pStyle w:val="XML1"/>
                </w:pPr>
              </w:pPrChange>
            </w:pPr>
            <w:ins w:id="9804" w:author="Anees Shaikh" w:date="2013-10-07T01:10:00Z">
              <w:r>
                <w:t xml:space="preserve">                     a capable switch supports beginning with version 1.1.1 of </w:t>
              </w:r>
            </w:ins>
          </w:p>
          <w:p w14:paraId="4662BF7C" w14:textId="77777777" w:rsidR="00874469" w:rsidRDefault="00874469" w:rsidP="00874469">
            <w:pPr>
              <w:pStyle w:val="XML1"/>
              <w:rPr>
                <w:ins w:id="9805" w:author="Anees Shaikh" w:date="2013-10-07T01:10:00Z"/>
              </w:rPr>
              <w:pPrChange w:id="9806" w:author="Anees Shaikh" w:date="2013-10-07T01:11:00Z">
                <w:pPr>
                  <w:pStyle w:val="XML1"/>
                </w:pPr>
              </w:pPrChange>
            </w:pPr>
            <w:ins w:id="9807" w:author="Anees Shaikh" w:date="2013-10-07T01:10:00Z">
              <w:r>
                <w:t xml:space="preserve">                     OF-CONFIG. In addtion the supported version can be</w:t>
              </w:r>
            </w:ins>
          </w:p>
          <w:p w14:paraId="5558E238" w14:textId="77777777" w:rsidR="00874469" w:rsidRDefault="00874469" w:rsidP="00874469">
            <w:pPr>
              <w:pStyle w:val="XML1"/>
              <w:rPr>
                <w:ins w:id="9808" w:author="Anees Shaikh" w:date="2013-10-07T01:10:00Z"/>
              </w:rPr>
              <w:pPrChange w:id="9809" w:author="Anees Shaikh" w:date="2013-10-07T01:11:00Z">
                <w:pPr>
                  <w:pStyle w:val="XML1"/>
                </w:pPr>
              </w:pPrChange>
            </w:pPr>
            <w:ins w:id="9810" w:author="Anees Shaikh" w:date="2013-10-07T01:10:00Z">
              <w:r>
                <w:t xml:space="preserve">                     determined by the namespace the OpenFlow Capable Switch</w:t>
              </w:r>
            </w:ins>
          </w:p>
          <w:p w14:paraId="4DEB66F1" w14:textId="77777777" w:rsidR="00874469" w:rsidRDefault="00874469" w:rsidP="00874469">
            <w:pPr>
              <w:pStyle w:val="XML1"/>
              <w:rPr>
                <w:ins w:id="9811" w:author="Anees Shaikh" w:date="2013-10-07T01:10:00Z"/>
              </w:rPr>
              <w:pPrChange w:id="9812" w:author="Anees Shaikh" w:date="2013-10-07T01:11:00Z">
                <w:pPr>
                  <w:pStyle w:val="XML1"/>
                </w:pPr>
              </w:pPrChange>
            </w:pPr>
            <w:ins w:id="9813" w:author="Anees Shaikh" w:date="2013-10-07T01:10:00Z">
              <w:r>
                <w:t xml:space="preserve">                     returns to configuration request of an element (like </w:t>
              </w:r>
            </w:ins>
          </w:p>
          <w:p w14:paraId="5AD91B44" w14:textId="77777777" w:rsidR="00874469" w:rsidRDefault="00874469" w:rsidP="00874469">
            <w:pPr>
              <w:pStyle w:val="XML1"/>
              <w:rPr>
                <w:ins w:id="9814" w:author="Anees Shaikh" w:date="2013-10-07T01:10:00Z"/>
              </w:rPr>
              <w:pPrChange w:id="9815" w:author="Anees Shaikh" w:date="2013-10-07T01:11:00Z">
                <w:pPr>
                  <w:pStyle w:val="XML1"/>
                </w:pPr>
              </w:pPrChange>
            </w:pPr>
            <w:ins w:id="9816" w:author="Anees Shaikh" w:date="2013-10-07T01:10:00Z">
              <w:r>
                <w:t xml:space="preserve">                     capable-switch) that is present in all OF-CONFIG versions</w:t>
              </w:r>
            </w:ins>
          </w:p>
          <w:p w14:paraId="55F7F93C" w14:textId="77777777" w:rsidR="00874469" w:rsidRDefault="00874469" w:rsidP="00874469">
            <w:pPr>
              <w:pStyle w:val="XML1"/>
              <w:rPr>
                <w:ins w:id="9817" w:author="Anees Shaikh" w:date="2013-10-07T01:10:00Z"/>
              </w:rPr>
              <w:pPrChange w:id="9818" w:author="Anees Shaikh" w:date="2013-10-07T01:11:00Z">
                <w:pPr>
                  <w:pStyle w:val="XML1"/>
                </w:pPr>
              </w:pPrChange>
            </w:pPr>
            <w:ins w:id="9819" w:author="Anees Shaikh" w:date="2013-10-07T01:10:00Z">
              <w:r>
                <w:t xml:space="preserve">                     specified so far. This is the only possiblity to identify</w:t>
              </w:r>
            </w:ins>
          </w:p>
          <w:p w14:paraId="25216477" w14:textId="77777777" w:rsidR="00874469" w:rsidRDefault="00874469" w:rsidP="00874469">
            <w:pPr>
              <w:pStyle w:val="XML1"/>
              <w:rPr>
                <w:ins w:id="9820" w:author="Anees Shaikh" w:date="2013-10-07T01:10:00Z"/>
              </w:rPr>
              <w:pPrChange w:id="9821" w:author="Anees Shaikh" w:date="2013-10-07T01:11:00Z">
                <w:pPr>
                  <w:pStyle w:val="XML1"/>
                </w:pPr>
              </w:pPrChange>
            </w:pPr>
            <w:ins w:id="9822" w:author="Anees Shaikh" w:date="2013-10-07T01:10:00Z">
              <w:r>
                <w:t xml:space="preserve">                     OF-CONFIG versions prior to OF-CONFIG 1.1.1.</w:t>
              </w:r>
            </w:ins>
          </w:p>
          <w:p w14:paraId="0D17F1C4" w14:textId="77777777" w:rsidR="00874469" w:rsidRDefault="00874469" w:rsidP="00874469">
            <w:pPr>
              <w:pStyle w:val="XML1"/>
              <w:rPr>
                <w:ins w:id="9823" w:author="Anees Shaikh" w:date="2013-10-07T01:10:00Z"/>
              </w:rPr>
              <w:pPrChange w:id="9824" w:author="Anees Shaikh" w:date="2013-10-07T01:11:00Z">
                <w:pPr>
                  <w:pStyle w:val="XML1"/>
                </w:pPr>
              </w:pPrChange>
            </w:pPr>
            <w:ins w:id="9825" w:author="Anees Shaikh" w:date="2013-10-07T01:10:00Z">
              <w:r>
                <w:t xml:space="preserve">            &lt;/xs:documentation&gt;</w:t>
              </w:r>
            </w:ins>
          </w:p>
          <w:p w14:paraId="6AA29915" w14:textId="77777777" w:rsidR="00874469" w:rsidRDefault="00874469" w:rsidP="00874469">
            <w:pPr>
              <w:pStyle w:val="XML1"/>
              <w:rPr>
                <w:ins w:id="9826" w:author="Anees Shaikh" w:date="2013-10-07T01:10:00Z"/>
              </w:rPr>
              <w:pPrChange w:id="9827" w:author="Anees Shaikh" w:date="2013-10-07T01:11:00Z">
                <w:pPr>
                  <w:pStyle w:val="XML1"/>
                </w:pPr>
              </w:pPrChange>
            </w:pPr>
            <w:ins w:id="9828" w:author="Anees Shaikh" w:date="2013-10-07T01:10:00Z">
              <w:r>
                <w:t xml:space="preserve">          &lt;/xs:annotation&gt;</w:t>
              </w:r>
            </w:ins>
          </w:p>
          <w:p w14:paraId="7AD7B343" w14:textId="77777777" w:rsidR="00874469" w:rsidRDefault="00874469" w:rsidP="00874469">
            <w:pPr>
              <w:pStyle w:val="XML1"/>
              <w:rPr>
                <w:ins w:id="9829" w:author="Anees Shaikh" w:date="2013-10-07T01:10:00Z"/>
              </w:rPr>
              <w:pPrChange w:id="9830" w:author="Anees Shaikh" w:date="2013-10-07T01:11:00Z">
                <w:pPr>
                  <w:pStyle w:val="XML1"/>
                </w:pPr>
              </w:pPrChange>
            </w:pPr>
            <w:ins w:id="9831" w:author="Anees Shaikh" w:date="2013-10-07T01:10:00Z">
              <w:r>
                <w:t xml:space="preserve">        &lt;/xs:element&gt;</w:t>
              </w:r>
            </w:ins>
          </w:p>
          <w:p w14:paraId="4004FC1D" w14:textId="77777777" w:rsidR="00874469" w:rsidRDefault="00874469" w:rsidP="00874469">
            <w:pPr>
              <w:pStyle w:val="XML1"/>
              <w:rPr>
                <w:ins w:id="9832" w:author="Anees Shaikh" w:date="2013-10-07T01:10:00Z"/>
              </w:rPr>
              <w:pPrChange w:id="9833" w:author="Anees Shaikh" w:date="2013-10-07T01:11:00Z">
                <w:pPr>
                  <w:pStyle w:val="XML1"/>
                </w:pPr>
              </w:pPrChange>
            </w:pPr>
            <w:ins w:id="9834" w:author="Anees Shaikh" w:date="2013-10-07T01:10:00Z">
              <w:r>
                <w:t xml:space="preserve">        &lt;xs:element name="configuration-points" minOccurs="0"&gt;</w:t>
              </w:r>
            </w:ins>
          </w:p>
          <w:p w14:paraId="1A48B83C" w14:textId="77777777" w:rsidR="00874469" w:rsidRDefault="00874469" w:rsidP="00874469">
            <w:pPr>
              <w:pStyle w:val="XML1"/>
              <w:rPr>
                <w:ins w:id="9835" w:author="Anees Shaikh" w:date="2013-10-07T01:10:00Z"/>
              </w:rPr>
              <w:pPrChange w:id="9836" w:author="Anees Shaikh" w:date="2013-10-07T01:11:00Z">
                <w:pPr>
                  <w:pStyle w:val="XML1"/>
                </w:pPr>
              </w:pPrChange>
            </w:pPr>
            <w:ins w:id="9837" w:author="Anees Shaikh" w:date="2013-10-07T01:10:00Z">
              <w:r>
                <w:t xml:space="preserve">          &lt;xs:complexType&gt;</w:t>
              </w:r>
            </w:ins>
          </w:p>
          <w:p w14:paraId="72D08526" w14:textId="77777777" w:rsidR="00874469" w:rsidRDefault="00874469" w:rsidP="00874469">
            <w:pPr>
              <w:pStyle w:val="XML1"/>
              <w:rPr>
                <w:ins w:id="9838" w:author="Anees Shaikh" w:date="2013-10-07T01:10:00Z"/>
              </w:rPr>
              <w:pPrChange w:id="9839" w:author="Anees Shaikh" w:date="2013-10-07T01:11:00Z">
                <w:pPr>
                  <w:pStyle w:val="XML1"/>
                </w:pPr>
              </w:pPrChange>
            </w:pPr>
            <w:ins w:id="9840" w:author="Anees Shaikh" w:date="2013-10-07T01:10:00Z">
              <w:r>
                <w:t xml:space="preserve">            &lt;xs:sequence&gt;</w:t>
              </w:r>
            </w:ins>
          </w:p>
          <w:p w14:paraId="4490FB37" w14:textId="77777777" w:rsidR="00874469" w:rsidRDefault="00874469" w:rsidP="00874469">
            <w:pPr>
              <w:pStyle w:val="XML1"/>
              <w:rPr>
                <w:ins w:id="9841" w:author="Anees Shaikh" w:date="2013-10-07T01:10:00Z"/>
              </w:rPr>
              <w:pPrChange w:id="9842" w:author="Anees Shaikh" w:date="2013-10-07T01:11:00Z">
                <w:pPr>
                  <w:pStyle w:val="XML1"/>
                </w:pPr>
              </w:pPrChange>
            </w:pPr>
            <w:ins w:id="9843" w:author="Anees Shaikh" w:date="2013-10-07T01:10:00Z">
              <w:r>
                <w:t xml:space="preserve">              &lt;xs:element name="configuration-point" minOccurs="0" maxOccurs="unbounded"&gt;</w:t>
              </w:r>
            </w:ins>
          </w:p>
          <w:p w14:paraId="090242ED" w14:textId="77777777" w:rsidR="00874469" w:rsidRDefault="00874469" w:rsidP="00874469">
            <w:pPr>
              <w:pStyle w:val="XML1"/>
              <w:rPr>
                <w:ins w:id="9844" w:author="Anees Shaikh" w:date="2013-10-07T01:10:00Z"/>
              </w:rPr>
              <w:pPrChange w:id="9845" w:author="Anees Shaikh" w:date="2013-10-07T01:11:00Z">
                <w:pPr>
                  <w:pStyle w:val="XML1"/>
                </w:pPr>
              </w:pPrChange>
            </w:pPr>
            <w:ins w:id="9846" w:author="Anees Shaikh" w:date="2013-10-07T01:10:00Z">
              <w:r>
                <w:t xml:space="preserve">                &lt;xs:annotation&gt;</w:t>
              </w:r>
            </w:ins>
          </w:p>
          <w:p w14:paraId="36CE3EB0" w14:textId="77777777" w:rsidR="00874469" w:rsidRDefault="00874469" w:rsidP="00874469">
            <w:pPr>
              <w:pStyle w:val="XML1"/>
              <w:rPr>
                <w:ins w:id="9847" w:author="Anees Shaikh" w:date="2013-10-07T01:10:00Z"/>
              </w:rPr>
              <w:pPrChange w:id="9848" w:author="Anees Shaikh" w:date="2013-10-07T01:11:00Z">
                <w:pPr>
                  <w:pStyle w:val="XML1"/>
                </w:pPr>
              </w:pPrChange>
            </w:pPr>
            <w:ins w:id="9849" w:author="Anees Shaikh" w:date="2013-10-07T01:10:00Z">
              <w:r>
                <w:t xml:space="preserve">                  &lt;xs:documentation&gt;</w:t>
              </w:r>
            </w:ins>
          </w:p>
          <w:p w14:paraId="2147AF72" w14:textId="77777777" w:rsidR="00874469" w:rsidRDefault="00874469" w:rsidP="00874469">
            <w:pPr>
              <w:pStyle w:val="XML1"/>
              <w:rPr>
                <w:ins w:id="9850" w:author="Anees Shaikh" w:date="2013-10-07T01:10:00Z"/>
              </w:rPr>
              <w:pPrChange w:id="9851" w:author="Anees Shaikh" w:date="2013-10-07T01:11:00Z">
                <w:pPr>
                  <w:pStyle w:val="XML1"/>
                </w:pPr>
              </w:pPrChange>
            </w:pPr>
            <w:ins w:id="9852" w:author="Anees Shaikh" w:date="2013-10-07T01:10:00Z">
              <w:r>
                <w:t xml:space="preserve">                    The list of all Configuration Points known to the OpenFlow Capable</w:t>
              </w:r>
            </w:ins>
          </w:p>
          <w:p w14:paraId="56226328" w14:textId="77777777" w:rsidR="00874469" w:rsidRDefault="00874469" w:rsidP="00874469">
            <w:pPr>
              <w:pStyle w:val="XML1"/>
              <w:rPr>
                <w:ins w:id="9853" w:author="Anees Shaikh" w:date="2013-10-07T01:10:00Z"/>
              </w:rPr>
              <w:pPrChange w:id="9854" w:author="Anees Shaikh" w:date="2013-10-07T01:11:00Z">
                <w:pPr>
                  <w:pStyle w:val="XML1"/>
                </w:pPr>
              </w:pPrChange>
            </w:pPr>
            <w:ins w:id="9855" w:author="Anees Shaikh" w:date="2013-10-07T01:10:00Z">
              <w:r>
                <w:t xml:space="preserve">                           Switch that may manage it using OF-CONFIG.</w:t>
              </w:r>
            </w:ins>
          </w:p>
          <w:p w14:paraId="0042DEF6" w14:textId="77777777" w:rsidR="00874469" w:rsidRDefault="00874469" w:rsidP="00874469">
            <w:pPr>
              <w:pStyle w:val="XML1"/>
              <w:rPr>
                <w:ins w:id="9856" w:author="Anees Shaikh" w:date="2013-10-07T01:10:00Z"/>
              </w:rPr>
              <w:pPrChange w:id="9857" w:author="Anees Shaikh" w:date="2013-10-07T01:11:00Z">
                <w:pPr>
                  <w:pStyle w:val="XML1"/>
                </w:pPr>
              </w:pPrChange>
            </w:pPr>
            <w:ins w:id="9858" w:author="Anees Shaikh" w:date="2013-10-07T01:10:00Z">
              <w:r>
                <w:t xml:space="preserve">                  &lt;/xs:documentation&gt;</w:t>
              </w:r>
            </w:ins>
          </w:p>
          <w:p w14:paraId="20702649" w14:textId="77777777" w:rsidR="00874469" w:rsidRDefault="00874469" w:rsidP="00874469">
            <w:pPr>
              <w:pStyle w:val="XML1"/>
              <w:rPr>
                <w:ins w:id="9859" w:author="Anees Shaikh" w:date="2013-10-07T01:10:00Z"/>
              </w:rPr>
              <w:pPrChange w:id="9860" w:author="Anees Shaikh" w:date="2013-10-07T01:11:00Z">
                <w:pPr>
                  <w:pStyle w:val="XML1"/>
                </w:pPr>
              </w:pPrChange>
            </w:pPr>
            <w:ins w:id="9861" w:author="Anees Shaikh" w:date="2013-10-07T01:10:00Z">
              <w:r>
                <w:t xml:space="preserve">                &lt;/xs:annotation&gt;</w:t>
              </w:r>
            </w:ins>
          </w:p>
          <w:p w14:paraId="09798ABA" w14:textId="77777777" w:rsidR="00874469" w:rsidRDefault="00874469" w:rsidP="00874469">
            <w:pPr>
              <w:pStyle w:val="XML1"/>
              <w:rPr>
                <w:ins w:id="9862" w:author="Anees Shaikh" w:date="2013-10-07T01:10:00Z"/>
              </w:rPr>
              <w:pPrChange w:id="9863" w:author="Anees Shaikh" w:date="2013-10-07T01:11:00Z">
                <w:pPr>
                  <w:pStyle w:val="XML1"/>
                </w:pPr>
              </w:pPrChange>
            </w:pPr>
            <w:ins w:id="9864" w:author="Anees Shaikh" w:date="2013-10-07T01:10:00Z">
              <w:r>
                <w:t xml:space="preserve">                &lt;xs:complexType&gt;</w:t>
              </w:r>
            </w:ins>
          </w:p>
          <w:p w14:paraId="16CBB905" w14:textId="77777777" w:rsidR="00874469" w:rsidRDefault="00874469" w:rsidP="00874469">
            <w:pPr>
              <w:pStyle w:val="XML1"/>
              <w:rPr>
                <w:ins w:id="9865" w:author="Anees Shaikh" w:date="2013-10-07T01:10:00Z"/>
              </w:rPr>
              <w:pPrChange w:id="9866" w:author="Anees Shaikh" w:date="2013-10-07T01:11:00Z">
                <w:pPr>
                  <w:pStyle w:val="XML1"/>
                </w:pPr>
              </w:pPrChange>
            </w:pPr>
            <w:ins w:id="9867" w:author="Anees Shaikh" w:date="2013-10-07T01:10:00Z">
              <w:r>
                <w:t xml:space="preserve">                  &lt;xs:sequence&gt;</w:t>
              </w:r>
            </w:ins>
          </w:p>
          <w:p w14:paraId="2085B82E" w14:textId="77777777" w:rsidR="00874469" w:rsidRDefault="00874469" w:rsidP="00874469">
            <w:pPr>
              <w:pStyle w:val="XML1"/>
              <w:rPr>
                <w:ins w:id="9868" w:author="Anees Shaikh" w:date="2013-10-07T01:10:00Z"/>
              </w:rPr>
              <w:pPrChange w:id="9869" w:author="Anees Shaikh" w:date="2013-10-07T01:11:00Z">
                <w:pPr>
                  <w:pStyle w:val="XML1"/>
                </w:pPr>
              </w:pPrChange>
            </w:pPr>
            <w:ins w:id="9870" w:author="Anees Shaikh" w:date="2013-10-07T01:10:00Z">
              <w:r>
                <w:t xml:space="preserve">                    &lt;xs:element name="id"  type="OFConfigId"&gt;</w:t>
              </w:r>
            </w:ins>
          </w:p>
          <w:p w14:paraId="44F77B80" w14:textId="77777777" w:rsidR="00874469" w:rsidRDefault="00874469" w:rsidP="00874469">
            <w:pPr>
              <w:pStyle w:val="XML1"/>
              <w:rPr>
                <w:ins w:id="9871" w:author="Anees Shaikh" w:date="2013-10-07T01:10:00Z"/>
              </w:rPr>
              <w:pPrChange w:id="9872" w:author="Anees Shaikh" w:date="2013-10-07T01:11:00Z">
                <w:pPr>
                  <w:pStyle w:val="XML1"/>
                </w:pPr>
              </w:pPrChange>
            </w:pPr>
            <w:ins w:id="9873" w:author="Anees Shaikh" w:date="2013-10-07T01:10:00Z">
              <w:r>
                <w:t xml:space="preserve">                      &lt;xs:annotation&gt;</w:t>
              </w:r>
            </w:ins>
          </w:p>
          <w:p w14:paraId="6549BF94" w14:textId="77777777" w:rsidR="00874469" w:rsidRDefault="00874469" w:rsidP="00874469">
            <w:pPr>
              <w:pStyle w:val="XML1"/>
              <w:rPr>
                <w:ins w:id="9874" w:author="Anees Shaikh" w:date="2013-10-07T01:10:00Z"/>
              </w:rPr>
              <w:pPrChange w:id="9875" w:author="Anees Shaikh" w:date="2013-10-07T01:11:00Z">
                <w:pPr>
                  <w:pStyle w:val="XML1"/>
                </w:pPr>
              </w:pPrChange>
            </w:pPr>
            <w:ins w:id="9876" w:author="Anees Shaikh" w:date="2013-10-07T01:10:00Z">
              <w:r>
                <w:t xml:space="preserve">                        &lt;xs:documentation&gt;</w:t>
              </w:r>
            </w:ins>
          </w:p>
          <w:p w14:paraId="5947880D" w14:textId="77777777" w:rsidR="00874469" w:rsidRDefault="00874469" w:rsidP="00874469">
            <w:pPr>
              <w:pStyle w:val="XML1"/>
              <w:rPr>
                <w:ins w:id="9877" w:author="Anees Shaikh" w:date="2013-10-07T01:10:00Z"/>
              </w:rPr>
              <w:pPrChange w:id="9878" w:author="Anees Shaikh" w:date="2013-10-07T01:11:00Z">
                <w:pPr>
                  <w:pStyle w:val="XML1"/>
                </w:pPr>
              </w:pPrChange>
            </w:pPr>
            <w:ins w:id="9879" w:author="Anees Shaikh" w:date="2013-10-07T01:10:00Z">
              <w:r>
                <w:t xml:space="preserve">                          A unique but locally arbitrary identifier that</w:t>
              </w:r>
            </w:ins>
          </w:p>
          <w:p w14:paraId="283B3B28" w14:textId="77777777" w:rsidR="00874469" w:rsidRDefault="00874469" w:rsidP="00874469">
            <w:pPr>
              <w:pStyle w:val="XML1"/>
              <w:rPr>
                <w:ins w:id="9880" w:author="Anees Shaikh" w:date="2013-10-07T01:10:00Z"/>
              </w:rPr>
              <w:pPrChange w:id="9881" w:author="Anees Shaikh" w:date="2013-10-07T01:11:00Z">
                <w:pPr>
                  <w:pStyle w:val="XML1"/>
                </w:pPr>
              </w:pPrChange>
            </w:pPr>
            <w:ins w:id="9882" w:author="Anees Shaikh" w:date="2013-10-07T01:10:00Z">
              <w:r>
                <w:t xml:space="preserve">                                 identifies a Configuration Point within the context of an </w:t>
              </w:r>
            </w:ins>
          </w:p>
          <w:p w14:paraId="03593E9C" w14:textId="77777777" w:rsidR="00874469" w:rsidRDefault="00874469" w:rsidP="00874469">
            <w:pPr>
              <w:pStyle w:val="XML1"/>
              <w:rPr>
                <w:ins w:id="9883" w:author="Anees Shaikh" w:date="2013-10-07T01:10:00Z"/>
              </w:rPr>
              <w:pPrChange w:id="9884" w:author="Anees Shaikh" w:date="2013-10-07T01:11:00Z">
                <w:pPr>
                  <w:pStyle w:val="XML1"/>
                </w:pPr>
              </w:pPrChange>
            </w:pPr>
            <w:ins w:id="9885" w:author="Anees Shaikh" w:date="2013-10-07T01:10:00Z">
              <w:r>
                <w:t xml:space="preserve">                                 OpenFlow Capable Switch.</w:t>
              </w:r>
            </w:ins>
          </w:p>
          <w:p w14:paraId="11C38851" w14:textId="77777777" w:rsidR="00874469" w:rsidRDefault="00874469" w:rsidP="00874469">
            <w:pPr>
              <w:pStyle w:val="XML1"/>
              <w:rPr>
                <w:ins w:id="9886" w:author="Anees Shaikh" w:date="2013-10-07T01:10:00Z"/>
              </w:rPr>
              <w:pPrChange w:id="9887" w:author="Anees Shaikh" w:date="2013-10-07T01:11:00Z">
                <w:pPr>
                  <w:pStyle w:val="XML1"/>
                </w:pPr>
              </w:pPrChange>
            </w:pPr>
            <w:ins w:id="9888" w:author="Anees Shaikh" w:date="2013-10-07T01:10:00Z">
              <w:r>
                <w:t xml:space="preserve">                        &lt;/xs:documentation&gt;</w:t>
              </w:r>
            </w:ins>
          </w:p>
          <w:p w14:paraId="15515442" w14:textId="77777777" w:rsidR="00874469" w:rsidRDefault="00874469" w:rsidP="00874469">
            <w:pPr>
              <w:pStyle w:val="XML1"/>
              <w:rPr>
                <w:ins w:id="9889" w:author="Anees Shaikh" w:date="2013-10-07T01:10:00Z"/>
              </w:rPr>
              <w:pPrChange w:id="9890" w:author="Anees Shaikh" w:date="2013-10-07T01:11:00Z">
                <w:pPr>
                  <w:pStyle w:val="XML1"/>
                </w:pPr>
              </w:pPrChange>
            </w:pPr>
            <w:ins w:id="9891" w:author="Anees Shaikh" w:date="2013-10-07T01:10:00Z">
              <w:r>
                <w:t xml:space="preserve">                      &lt;/xs:annotation&gt;</w:t>
              </w:r>
            </w:ins>
          </w:p>
          <w:p w14:paraId="6C1A30BB" w14:textId="77777777" w:rsidR="00874469" w:rsidRDefault="00874469" w:rsidP="00874469">
            <w:pPr>
              <w:pStyle w:val="XML1"/>
              <w:rPr>
                <w:ins w:id="9892" w:author="Anees Shaikh" w:date="2013-10-07T01:10:00Z"/>
              </w:rPr>
              <w:pPrChange w:id="9893" w:author="Anees Shaikh" w:date="2013-10-07T01:11:00Z">
                <w:pPr>
                  <w:pStyle w:val="XML1"/>
                </w:pPr>
              </w:pPrChange>
            </w:pPr>
            <w:ins w:id="9894" w:author="Anees Shaikh" w:date="2013-10-07T01:10:00Z">
              <w:r>
                <w:t xml:space="preserve">                    &lt;/xs:element&gt;</w:t>
              </w:r>
            </w:ins>
          </w:p>
          <w:p w14:paraId="43CC5E16" w14:textId="77777777" w:rsidR="00874469" w:rsidRDefault="00874469" w:rsidP="00874469">
            <w:pPr>
              <w:pStyle w:val="XML1"/>
              <w:rPr>
                <w:ins w:id="9895" w:author="Anees Shaikh" w:date="2013-10-07T01:10:00Z"/>
              </w:rPr>
              <w:pPrChange w:id="9896" w:author="Anees Shaikh" w:date="2013-10-07T01:11:00Z">
                <w:pPr>
                  <w:pStyle w:val="XML1"/>
                </w:pPr>
              </w:pPrChange>
            </w:pPr>
            <w:ins w:id="9897" w:author="Anees Shaikh" w:date="2013-10-07T01:10:00Z">
              <w:r>
                <w:t xml:space="preserve">                    &lt;xs:element name="uri"  type="inet:uri"&gt;</w:t>
              </w:r>
            </w:ins>
          </w:p>
          <w:p w14:paraId="1242380E" w14:textId="77777777" w:rsidR="00874469" w:rsidRDefault="00874469" w:rsidP="00874469">
            <w:pPr>
              <w:pStyle w:val="XML1"/>
              <w:rPr>
                <w:ins w:id="9898" w:author="Anees Shaikh" w:date="2013-10-07T01:10:00Z"/>
              </w:rPr>
              <w:pPrChange w:id="9899" w:author="Anees Shaikh" w:date="2013-10-07T01:11:00Z">
                <w:pPr>
                  <w:pStyle w:val="XML1"/>
                </w:pPr>
              </w:pPrChange>
            </w:pPr>
            <w:ins w:id="9900" w:author="Anees Shaikh" w:date="2013-10-07T01:10:00Z">
              <w:r>
                <w:t xml:space="preserve">                      &lt;xs:annotation&gt;</w:t>
              </w:r>
            </w:ins>
          </w:p>
          <w:p w14:paraId="116D1E32" w14:textId="77777777" w:rsidR="00874469" w:rsidRDefault="00874469" w:rsidP="00874469">
            <w:pPr>
              <w:pStyle w:val="XML1"/>
              <w:rPr>
                <w:ins w:id="9901" w:author="Anees Shaikh" w:date="2013-10-07T01:10:00Z"/>
              </w:rPr>
              <w:pPrChange w:id="9902" w:author="Anees Shaikh" w:date="2013-10-07T01:11:00Z">
                <w:pPr>
                  <w:pStyle w:val="XML1"/>
                </w:pPr>
              </w:pPrChange>
            </w:pPr>
            <w:ins w:id="9903" w:author="Anees Shaikh" w:date="2013-10-07T01:10:00Z">
              <w:r>
                <w:t xml:space="preserve">                        &lt;xs:documentation&gt;</w:t>
              </w:r>
            </w:ins>
          </w:p>
          <w:p w14:paraId="222C24FB" w14:textId="77777777" w:rsidR="00874469" w:rsidRDefault="00874469" w:rsidP="00874469">
            <w:pPr>
              <w:pStyle w:val="XML1"/>
              <w:rPr>
                <w:ins w:id="9904" w:author="Anees Shaikh" w:date="2013-10-07T01:10:00Z"/>
              </w:rPr>
              <w:pPrChange w:id="9905" w:author="Anees Shaikh" w:date="2013-10-07T01:11:00Z">
                <w:pPr>
                  <w:pStyle w:val="XML1"/>
                </w:pPr>
              </w:pPrChange>
            </w:pPr>
            <w:ins w:id="9906" w:author="Anees Shaikh" w:date="2013-10-07T01:10:00Z">
              <w:r>
                <w:t xml:space="preserve">                          A locator of the Configuration Point.  It </w:t>
              </w:r>
            </w:ins>
          </w:p>
          <w:p w14:paraId="1293693C" w14:textId="77777777" w:rsidR="00874469" w:rsidRDefault="00874469" w:rsidP="00874469">
            <w:pPr>
              <w:pStyle w:val="XML1"/>
              <w:rPr>
                <w:ins w:id="9907" w:author="Anees Shaikh" w:date="2013-10-07T01:10:00Z"/>
              </w:rPr>
              <w:pPrChange w:id="9908" w:author="Anees Shaikh" w:date="2013-10-07T01:11:00Z">
                <w:pPr>
                  <w:pStyle w:val="XML1"/>
                </w:pPr>
              </w:pPrChange>
            </w:pPr>
            <w:ins w:id="9909" w:author="Anees Shaikh" w:date="2013-10-07T01:10:00Z">
              <w:r>
                <w:t xml:space="preserve">                                 identifies the location of the Configuration Point as a </w:t>
              </w:r>
            </w:ins>
          </w:p>
          <w:p w14:paraId="3C38D12E" w14:textId="77777777" w:rsidR="00874469" w:rsidRDefault="00874469" w:rsidP="00874469">
            <w:pPr>
              <w:pStyle w:val="XML1"/>
              <w:rPr>
                <w:ins w:id="9910" w:author="Anees Shaikh" w:date="2013-10-07T01:10:00Z"/>
              </w:rPr>
              <w:pPrChange w:id="9911" w:author="Anees Shaikh" w:date="2013-10-07T01:11:00Z">
                <w:pPr>
                  <w:pStyle w:val="XML1"/>
                </w:pPr>
              </w:pPrChange>
            </w:pPr>
            <w:ins w:id="9912" w:author="Anees Shaikh" w:date="2013-10-07T01:10:00Z">
              <w:r>
                <w:t xml:space="preserve">                                 service resource and MUST include all information necessary</w:t>
              </w:r>
            </w:ins>
          </w:p>
          <w:p w14:paraId="6ABD95E5" w14:textId="77777777" w:rsidR="00874469" w:rsidRDefault="00874469" w:rsidP="00874469">
            <w:pPr>
              <w:pStyle w:val="XML1"/>
              <w:rPr>
                <w:ins w:id="9913" w:author="Anees Shaikh" w:date="2013-10-07T01:10:00Z"/>
              </w:rPr>
              <w:pPrChange w:id="9914" w:author="Anees Shaikh" w:date="2013-10-07T01:11:00Z">
                <w:pPr>
                  <w:pStyle w:val="XML1"/>
                </w:pPr>
              </w:pPrChange>
            </w:pPr>
            <w:ins w:id="9915" w:author="Anees Shaikh" w:date="2013-10-07T01:10:00Z">
              <w:r>
                <w:t xml:space="preserve">                                 for the OpenFlow Capable Switch to connect to the </w:t>
              </w:r>
            </w:ins>
          </w:p>
          <w:p w14:paraId="062C5746" w14:textId="77777777" w:rsidR="00874469" w:rsidRDefault="00874469" w:rsidP="00874469">
            <w:pPr>
              <w:pStyle w:val="XML1"/>
              <w:rPr>
                <w:ins w:id="9916" w:author="Anees Shaikh" w:date="2013-10-07T01:10:00Z"/>
              </w:rPr>
              <w:pPrChange w:id="9917" w:author="Anees Shaikh" w:date="2013-10-07T01:11:00Z">
                <w:pPr>
                  <w:pStyle w:val="XML1"/>
                </w:pPr>
              </w:pPrChange>
            </w:pPr>
            <w:ins w:id="9918" w:author="Anees Shaikh" w:date="2013-10-07T01:10:00Z">
              <w:r>
                <w:t xml:space="preserve">                                 Configuration Point or re-connect to it should it become </w:t>
              </w:r>
            </w:ins>
          </w:p>
          <w:p w14:paraId="6E1CCD2D" w14:textId="77777777" w:rsidR="00874469" w:rsidRDefault="00874469" w:rsidP="00874469">
            <w:pPr>
              <w:pStyle w:val="XML1"/>
              <w:rPr>
                <w:ins w:id="9919" w:author="Anees Shaikh" w:date="2013-10-07T01:10:00Z"/>
              </w:rPr>
              <w:pPrChange w:id="9920" w:author="Anees Shaikh" w:date="2013-10-07T01:11:00Z">
                <w:pPr>
                  <w:pStyle w:val="XML1"/>
                </w:pPr>
              </w:pPrChange>
            </w:pPr>
            <w:ins w:id="9921" w:author="Anees Shaikh" w:date="2013-10-07T01:10:00Z">
              <w:r>
                <w:t xml:space="preserve">                                 disconnected.  Such information MAY include, for example, </w:t>
              </w:r>
            </w:ins>
          </w:p>
          <w:p w14:paraId="61F832C1" w14:textId="77777777" w:rsidR="00874469" w:rsidRDefault="00874469" w:rsidP="00874469">
            <w:pPr>
              <w:pStyle w:val="XML1"/>
              <w:rPr>
                <w:ins w:id="9922" w:author="Anees Shaikh" w:date="2013-10-07T01:10:00Z"/>
              </w:rPr>
              <w:pPrChange w:id="9923" w:author="Anees Shaikh" w:date="2013-10-07T01:11:00Z">
                <w:pPr>
                  <w:pStyle w:val="XML1"/>
                </w:pPr>
              </w:pPrChange>
            </w:pPr>
            <w:ins w:id="9924" w:author="Anees Shaikh" w:date="2013-10-07T01:10:00Z">
              <w:r>
                <w:t xml:space="preserve">                                 protocol, fully qualified domain name, IP </w:t>
              </w:r>
              <w:r>
                <w:lastRenderedPageBreak/>
                <w:t xml:space="preserve">address, port </w:t>
              </w:r>
            </w:ins>
          </w:p>
          <w:p w14:paraId="09BFF640" w14:textId="77777777" w:rsidR="00874469" w:rsidRDefault="00874469" w:rsidP="00874469">
            <w:pPr>
              <w:pStyle w:val="XML1"/>
              <w:rPr>
                <w:ins w:id="9925" w:author="Anees Shaikh" w:date="2013-10-07T01:10:00Z"/>
              </w:rPr>
              <w:pPrChange w:id="9926" w:author="Anees Shaikh" w:date="2013-10-07T01:11:00Z">
                <w:pPr>
                  <w:pStyle w:val="XML1"/>
                </w:pPr>
              </w:pPrChange>
            </w:pPr>
            <w:ins w:id="9927" w:author="Anees Shaikh" w:date="2013-10-07T01:10:00Z">
              <w:r>
                <w:t xml:space="preserve">                                 number, etc.</w:t>
              </w:r>
            </w:ins>
          </w:p>
          <w:p w14:paraId="2456AA73" w14:textId="77777777" w:rsidR="00874469" w:rsidRDefault="00874469" w:rsidP="00874469">
            <w:pPr>
              <w:pStyle w:val="XML1"/>
              <w:rPr>
                <w:ins w:id="9928" w:author="Anees Shaikh" w:date="2013-10-07T01:10:00Z"/>
              </w:rPr>
              <w:pPrChange w:id="9929" w:author="Anees Shaikh" w:date="2013-10-07T01:11:00Z">
                <w:pPr>
                  <w:pStyle w:val="XML1"/>
                </w:pPr>
              </w:pPrChange>
            </w:pPr>
            <w:ins w:id="9930" w:author="Anees Shaikh" w:date="2013-10-07T01:10:00Z">
              <w:r>
                <w:t xml:space="preserve">                        &lt;/xs:documentation&gt;</w:t>
              </w:r>
            </w:ins>
          </w:p>
          <w:p w14:paraId="2BD5D645" w14:textId="77777777" w:rsidR="00874469" w:rsidRDefault="00874469" w:rsidP="00874469">
            <w:pPr>
              <w:pStyle w:val="XML1"/>
              <w:rPr>
                <w:ins w:id="9931" w:author="Anees Shaikh" w:date="2013-10-07T01:10:00Z"/>
              </w:rPr>
              <w:pPrChange w:id="9932" w:author="Anees Shaikh" w:date="2013-10-07T01:11:00Z">
                <w:pPr>
                  <w:pStyle w:val="XML1"/>
                </w:pPr>
              </w:pPrChange>
            </w:pPr>
            <w:ins w:id="9933" w:author="Anees Shaikh" w:date="2013-10-07T01:10:00Z">
              <w:r>
                <w:t xml:space="preserve">                      &lt;/xs:annotation&gt;</w:t>
              </w:r>
            </w:ins>
          </w:p>
          <w:p w14:paraId="4589DC66" w14:textId="77777777" w:rsidR="00874469" w:rsidRDefault="00874469" w:rsidP="00874469">
            <w:pPr>
              <w:pStyle w:val="XML1"/>
              <w:rPr>
                <w:ins w:id="9934" w:author="Anees Shaikh" w:date="2013-10-07T01:10:00Z"/>
              </w:rPr>
              <w:pPrChange w:id="9935" w:author="Anees Shaikh" w:date="2013-10-07T01:11:00Z">
                <w:pPr>
                  <w:pStyle w:val="XML1"/>
                </w:pPr>
              </w:pPrChange>
            </w:pPr>
            <w:ins w:id="9936" w:author="Anees Shaikh" w:date="2013-10-07T01:10:00Z">
              <w:r>
                <w:t xml:space="preserve">                    &lt;/xs:element&gt;</w:t>
              </w:r>
            </w:ins>
          </w:p>
          <w:p w14:paraId="54D90BE5" w14:textId="77777777" w:rsidR="00874469" w:rsidRDefault="00874469" w:rsidP="00874469">
            <w:pPr>
              <w:pStyle w:val="XML1"/>
              <w:rPr>
                <w:ins w:id="9937" w:author="Anees Shaikh" w:date="2013-10-07T01:10:00Z"/>
              </w:rPr>
              <w:pPrChange w:id="9938" w:author="Anees Shaikh" w:date="2013-10-07T01:11:00Z">
                <w:pPr>
                  <w:pStyle w:val="XML1"/>
                </w:pPr>
              </w:pPrChange>
            </w:pPr>
            <w:ins w:id="9939" w:author="Anees Shaikh" w:date="2013-10-07T01:10:00Z">
              <w:r>
                <w:t xml:space="preserve">                    &lt;xs:element name="protocol" minOccurs="0"  type="OFConfigurationPointProtocolType"&gt;</w:t>
              </w:r>
            </w:ins>
          </w:p>
          <w:p w14:paraId="25AA3E0A" w14:textId="77777777" w:rsidR="00874469" w:rsidRDefault="00874469" w:rsidP="00874469">
            <w:pPr>
              <w:pStyle w:val="XML1"/>
              <w:rPr>
                <w:ins w:id="9940" w:author="Anees Shaikh" w:date="2013-10-07T01:10:00Z"/>
              </w:rPr>
              <w:pPrChange w:id="9941" w:author="Anees Shaikh" w:date="2013-10-07T01:11:00Z">
                <w:pPr>
                  <w:pStyle w:val="XML1"/>
                </w:pPr>
              </w:pPrChange>
            </w:pPr>
            <w:ins w:id="9942" w:author="Anees Shaikh" w:date="2013-10-07T01:10:00Z">
              <w:r>
                <w:t xml:space="preserve">                      &lt;xs:annotation&gt;</w:t>
              </w:r>
            </w:ins>
          </w:p>
          <w:p w14:paraId="0F1AC40D" w14:textId="77777777" w:rsidR="00874469" w:rsidRDefault="00874469" w:rsidP="00874469">
            <w:pPr>
              <w:pStyle w:val="XML1"/>
              <w:rPr>
                <w:ins w:id="9943" w:author="Anees Shaikh" w:date="2013-10-07T01:10:00Z"/>
              </w:rPr>
              <w:pPrChange w:id="9944" w:author="Anees Shaikh" w:date="2013-10-07T01:11:00Z">
                <w:pPr>
                  <w:pStyle w:val="XML1"/>
                </w:pPr>
              </w:pPrChange>
            </w:pPr>
            <w:ins w:id="9945" w:author="Anees Shaikh" w:date="2013-10-07T01:10:00Z">
              <w:r>
                <w:t xml:space="preserve">                        &lt;xs:documentation&gt;</w:t>
              </w:r>
            </w:ins>
          </w:p>
          <w:p w14:paraId="10DFE5F7" w14:textId="77777777" w:rsidR="00874469" w:rsidRDefault="00874469" w:rsidP="00874469">
            <w:pPr>
              <w:pStyle w:val="XML1"/>
              <w:rPr>
                <w:ins w:id="9946" w:author="Anees Shaikh" w:date="2013-10-07T01:10:00Z"/>
              </w:rPr>
              <w:pPrChange w:id="9947" w:author="Anees Shaikh" w:date="2013-10-07T01:11:00Z">
                <w:pPr>
                  <w:pStyle w:val="XML1"/>
                </w:pPr>
              </w:pPrChange>
            </w:pPr>
            <w:ins w:id="9948" w:author="Anees Shaikh" w:date="2013-10-07T01:10:00Z">
              <w:r>
                <w:t xml:space="preserve">                          The transport protocol that the Configuration</w:t>
              </w:r>
            </w:ins>
          </w:p>
          <w:p w14:paraId="7885F3E4" w14:textId="77777777" w:rsidR="00874469" w:rsidRDefault="00874469" w:rsidP="00874469">
            <w:pPr>
              <w:pStyle w:val="XML1"/>
              <w:rPr>
                <w:ins w:id="9949" w:author="Anees Shaikh" w:date="2013-10-07T01:10:00Z"/>
              </w:rPr>
              <w:pPrChange w:id="9950" w:author="Anees Shaikh" w:date="2013-10-07T01:11:00Z">
                <w:pPr>
                  <w:pStyle w:val="XML1"/>
                </w:pPr>
              </w:pPrChange>
            </w:pPr>
            <w:ins w:id="9951" w:author="Anees Shaikh" w:date="2013-10-07T01:10:00Z">
              <w:r>
                <w:t xml:space="preserve">                                 Point uses when communicating via NETCONF with the OpenFlow</w:t>
              </w:r>
            </w:ins>
          </w:p>
          <w:p w14:paraId="45EA76C0" w14:textId="77777777" w:rsidR="00874469" w:rsidRDefault="00874469" w:rsidP="00874469">
            <w:pPr>
              <w:pStyle w:val="XML1"/>
              <w:rPr>
                <w:ins w:id="9952" w:author="Anees Shaikh" w:date="2013-10-07T01:10:00Z"/>
              </w:rPr>
              <w:pPrChange w:id="9953" w:author="Anees Shaikh" w:date="2013-10-07T01:11:00Z">
                <w:pPr>
                  <w:pStyle w:val="XML1"/>
                </w:pPr>
              </w:pPrChange>
            </w:pPr>
            <w:ins w:id="9954" w:author="Anees Shaikh" w:date="2013-10-07T01:10:00Z">
              <w:r>
                <w:t xml:space="preserve">                                 Capable Switch.</w:t>
              </w:r>
            </w:ins>
          </w:p>
          <w:p w14:paraId="4EDA8694" w14:textId="77777777" w:rsidR="00874469" w:rsidRDefault="00874469" w:rsidP="00874469">
            <w:pPr>
              <w:pStyle w:val="XML1"/>
              <w:rPr>
                <w:ins w:id="9955" w:author="Anees Shaikh" w:date="2013-10-07T01:10:00Z"/>
              </w:rPr>
              <w:pPrChange w:id="9956" w:author="Anees Shaikh" w:date="2013-10-07T01:11:00Z">
                <w:pPr>
                  <w:pStyle w:val="XML1"/>
                </w:pPr>
              </w:pPrChange>
            </w:pPr>
            <w:ins w:id="9957" w:author="Anees Shaikh" w:date="2013-10-07T01:10:00Z">
              <w:r>
                <w:t xml:space="preserve">                        &lt;/xs:documentation&gt;</w:t>
              </w:r>
            </w:ins>
          </w:p>
          <w:p w14:paraId="3069CC02" w14:textId="77777777" w:rsidR="00874469" w:rsidRDefault="00874469" w:rsidP="00874469">
            <w:pPr>
              <w:pStyle w:val="XML1"/>
              <w:rPr>
                <w:ins w:id="9958" w:author="Anees Shaikh" w:date="2013-10-07T01:10:00Z"/>
              </w:rPr>
              <w:pPrChange w:id="9959" w:author="Anees Shaikh" w:date="2013-10-07T01:11:00Z">
                <w:pPr>
                  <w:pStyle w:val="XML1"/>
                </w:pPr>
              </w:pPrChange>
            </w:pPr>
            <w:ins w:id="9960" w:author="Anees Shaikh" w:date="2013-10-07T01:10:00Z">
              <w:r>
                <w:t xml:space="preserve">                      &lt;/xs:annotation&gt;</w:t>
              </w:r>
            </w:ins>
          </w:p>
          <w:p w14:paraId="65C4464F" w14:textId="77777777" w:rsidR="00874469" w:rsidRDefault="00874469" w:rsidP="00874469">
            <w:pPr>
              <w:pStyle w:val="XML1"/>
              <w:rPr>
                <w:ins w:id="9961" w:author="Anees Shaikh" w:date="2013-10-07T01:10:00Z"/>
              </w:rPr>
              <w:pPrChange w:id="9962" w:author="Anees Shaikh" w:date="2013-10-07T01:11:00Z">
                <w:pPr>
                  <w:pStyle w:val="XML1"/>
                </w:pPr>
              </w:pPrChange>
            </w:pPr>
            <w:ins w:id="9963" w:author="Anees Shaikh" w:date="2013-10-07T01:10:00Z">
              <w:r>
                <w:t xml:space="preserve">                    &lt;/xs:element&gt;</w:t>
              </w:r>
            </w:ins>
          </w:p>
          <w:p w14:paraId="35CA3FE2" w14:textId="77777777" w:rsidR="00874469" w:rsidRDefault="00874469" w:rsidP="00874469">
            <w:pPr>
              <w:pStyle w:val="XML1"/>
              <w:rPr>
                <w:ins w:id="9964" w:author="Anees Shaikh" w:date="2013-10-07T01:10:00Z"/>
              </w:rPr>
              <w:pPrChange w:id="9965" w:author="Anees Shaikh" w:date="2013-10-07T01:11:00Z">
                <w:pPr>
                  <w:pStyle w:val="XML1"/>
                </w:pPr>
              </w:pPrChange>
            </w:pPr>
            <w:ins w:id="9966" w:author="Anees Shaikh" w:date="2013-10-07T01:10:00Z">
              <w:r>
                <w:t xml:space="preserve">                    &lt;xs:any minOccurs="0" maxOccurs="unbounded"</w:t>
              </w:r>
            </w:ins>
          </w:p>
          <w:p w14:paraId="2B018C42" w14:textId="77777777" w:rsidR="00874469" w:rsidRDefault="00874469" w:rsidP="00874469">
            <w:pPr>
              <w:pStyle w:val="XML1"/>
              <w:rPr>
                <w:ins w:id="9967" w:author="Anees Shaikh" w:date="2013-10-07T01:10:00Z"/>
              </w:rPr>
              <w:pPrChange w:id="9968" w:author="Anees Shaikh" w:date="2013-10-07T01:11:00Z">
                <w:pPr>
                  <w:pStyle w:val="XML1"/>
                </w:pPr>
              </w:pPrChange>
            </w:pPr>
            <w:ins w:id="9969" w:author="Anees Shaikh" w:date="2013-10-07T01:10:00Z">
              <w:r>
                <w:t xml:space="preserve">                            namespace="##other" processContents="lax"/&gt;</w:t>
              </w:r>
            </w:ins>
          </w:p>
          <w:p w14:paraId="756E7A91" w14:textId="77777777" w:rsidR="00874469" w:rsidRDefault="00874469" w:rsidP="00874469">
            <w:pPr>
              <w:pStyle w:val="XML1"/>
              <w:rPr>
                <w:ins w:id="9970" w:author="Anees Shaikh" w:date="2013-10-07T01:10:00Z"/>
              </w:rPr>
              <w:pPrChange w:id="9971" w:author="Anees Shaikh" w:date="2013-10-07T01:11:00Z">
                <w:pPr>
                  <w:pStyle w:val="XML1"/>
                </w:pPr>
              </w:pPrChange>
            </w:pPr>
            <w:ins w:id="9972" w:author="Anees Shaikh" w:date="2013-10-07T01:10:00Z">
              <w:r>
                <w:t xml:space="preserve">                  &lt;/xs:sequence&gt;</w:t>
              </w:r>
            </w:ins>
          </w:p>
          <w:p w14:paraId="2A610E87" w14:textId="77777777" w:rsidR="00874469" w:rsidRDefault="00874469" w:rsidP="00874469">
            <w:pPr>
              <w:pStyle w:val="XML1"/>
              <w:rPr>
                <w:ins w:id="9973" w:author="Anees Shaikh" w:date="2013-10-07T01:10:00Z"/>
              </w:rPr>
              <w:pPrChange w:id="9974" w:author="Anees Shaikh" w:date="2013-10-07T01:11:00Z">
                <w:pPr>
                  <w:pStyle w:val="XML1"/>
                </w:pPr>
              </w:pPrChange>
            </w:pPr>
            <w:ins w:id="9975" w:author="Anees Shaikh" w:date="2013-10-07T01:10:00Z">
              <w:r>
                <w:t xml:space="preserve">                &lt;/xs:complexType&gt;</w:t>
              </w:r>
            </w:ins>
          </w:p>
          <w:p w14:paraId="687722A3" w14:textId="77777777" w:rsidR="00874469" w:rsidRDefault="00874469" w:rsidP="00874469">
            <w:pPr>
              <w:pStyle w:val="XML1"/>
              <w:rPr>
                <w:ins w:id="9976" w:author="Anees Shaikh" w:date="2013-10-07T01:10:00Z"/>
              </w:rPr>
              <w:pPrChange w:id="9977" w:author="Anees Shaikh" w:date="2013-10-07T01:11:00Z">
                <w:pPr>
                  <w:pStyle w:val="XML1"/>
                </w:pPr>
              </w:pPrChange>
            </w:pPr>
            <w:ins w:id="9978" w:author="Anees Shaikh" w:date="2013-10-07T01:10:00Z">
              <w:r>
                <w:t xml:space="preserve">              &lt;/xs:element&gt;</w:t>
              </w:r>
            </w:ins>
          </w:p>
          <w:p w14:paraId="3D78C000" w14:textId="77777777" w:rsidR="00874469" w:rsidRDefault="00874469" w:rsidP="00874469">
            <w:pPr>
              <w:pStyle w:val="XML1"/>
              <w:rPr>
                <w:ins w:id="9979" w:author="Anees Shaikh" w:date="2013-10-07T01:10:00Z"/>
              </w:rPr>
              <w:pPrChange w:id="9980" w:author="Anees Shaikh" w:date="2013-10-07T01:11:00Z">
                <w:pPr>
                  <w:pStyle w:val="XML1"/>
                </w:pPr>
              </w:pPrChange>
            </w:pPr>
            <w:ins w:id="9981" w:author="Anees Shaikh" w:date="2013-10-07T01:10:00Z">
              <w:r>
                <w:t xml:space="preserve">              &lt;xs:any minOccurs="0" maxOccurs="unbounded"</w:t>
              </w:r>
            </w:ins>
          </w:p>
          <w:p w14:paraId="5C6A9258" w14:textId="77777777" w:rsidR="00874469" w:rsidRDefault="00874469" w:rsidP="00874469">
            <w:pPr>
              <w:pStyle w:val="XML1"/>
              <w:rPr>
                <w:ins w:id="9982" w:author="Anees Shaikh" w:date="2013-10-07T01:10:00Z"/>
              </w:rPr>
              <w:pPrChange w:id="9983" w:author="Anees Shaikh" w:date="2013-10-07T01:11:00Z">
                <w:pPr>
                  <w:pStyle w:val="XML1"/>
                </w:pPr>
              </w:pPrChange>
            </w:pPr>
            <w:ins w:id="9984" w:author="Anees Shaikh" w:date="2013-10-07T01:10:00Z">
              <w:r>
                <w:t xml:space="preserve">                      namespace="##other" processContents="lax"/&gt;</w:t>
              </w:r>
            </w:ins>
          </w:p>
          <w:p w14:paraId="7F7D2BB5" w14:textId="77777777" w:rsidR="00874469" w:rsidRDefault="00874469" w:rsidP="00874469">
            <w:pPr>
              <w:pStyle w:val="XML1"/>
              <w:rPr>
                <w:ins w:id="9985" w:author="Anees Shaikh" w:date="2013-10-07T01:10:00Z"/>
              </w:rPr>
              <w:pPrChange w:id="9986" w:author="Anees Shaikh" w:date="2013-10-07T01:11:00Z">
                <w:pPr>
                  <w:pStyle w:val="XML1"/>
                </w:pPr>
              </w:pPrChange>
            </w:pPr>
            <w:ins w:id="9987" w:author="Anees Shaikh" w:date="2013-10-07T01:10:00Z">
              <w:r>
                <w:t xml:space="preserve">            &lt;/xs:sequence&gt;</w:t>
              </w:r>
            </w:ins>
          </w:p>
          <w:p w14:paraId="0002B49F" w14:textId="77777777" w:rsidR="00874469" w:rsidRDefault="00874469" w:rsidP="00874469">
            <w:pPr>
              <w:pStyle w:val="XML1"/>
              <w:rPr>
                <w:ins w:id="9988" w:author="Anees Shaikh" w:date="2013-10-07T01:10:00Z"/>
              </w:rPr>
              <w:pPrChange w:id="9989" w:author="Anees Shaikh" w:date="2013-10-07T01:11:00Z">
                <w:pPr>
                  <w:pStyle w:val="XML1"/>
                </w:pPr>
              </w:pPrChange>
            </w:pPr>
            <w:ins w:id="9990" w:author="Anees Shaikh" w:date="2013-10-07T01:10:00Z">
              <w:r>
                <w:t xml:space="preserve">          &lt;/xs:complexType&gt;</w:t>
              </w:r>
            </w:ins>
          </w:p>
          <w:p w14:paraId="02D7E09A" w14:textId="77777777" w:rsidR="00874469" w:rsidRDefault="00874469" w:rsidP="00874469">
            <w:pPr>
              <w:pStyle w:val="XML1"/>
              <w:rPr>
                <w:ins w:id="9991" w:author="Anees Shaikh" w:date="2013-10-07T01:10:00Z"/>
              </w:rPr>
              <w:pPrChange w:id="9992" w:author="Anees Shaikh" w:date="2013-10-07T01:11:00Z">
                <w:pPr>
                  <w:pStyle w:val="XML1"/>
                </w:pPr>
              </w:pPrChange>
            </w:pPr>
            <w:ins w:id="9993" w:author="Anees Shaikh" w:date="2013-10-07T01:10:00Z">
              <w:r>
                <w:t xml:space="preserve">          &lt;xs:key name="key_configuration-points_capable-switch_configuration-point"&gt;</w:t>
              </w:r>
            </w:ins>
          </w:p>
          <w:p w14:paraId="2ED02733" w14:textId="77777777" w:rsidR="00874469" w:rsidRDefault="00874469" w:rsidP="00874469">
            <w:pPr>
              <w:pStyle w:val="XML1"/>
              <w:rPr>
                <w:ins w:id="9994" w:author="Anees Shaikh" w:date="2013-10-07T01:10:00Z"/>
              </w:rPr>
              <w:pPrChange w:id="9995" w:author="Anees Shaikh" w:date="2013-10-07T01:11:00Z">
                <w:pPr>
                  <w:pStyle w:val="XML1"/>
                </w:pPr>
              </w:pPrChange>
            </w:pPr>
            <w:ins w:id="9996" w:author="Anees Shaikh" w:date="2013-10-07T01:10:00Z">
              <w:r>
                <w:t xml:space="preserve">            &lt;xs:selector xpath="of-config:configuration-point"/&gt;</w:t>
              </w:r>
            </w:ins>
          </w:p>
          <w:p w14:paraId="027C9A22" w14:textId="77777777" w:rsidR="00874469" w:rsidRDefault="00874469" w:rsidP="00874469">
            <w:pPr>
              <w:pStyle w:val="XML1"/>
              <w:rPr>
                <w:ins w:id="9997" w:author="Anees Shaikh" w:date="2013-10-07T01:10:00Z"/>
              </w:rPr>
              <w:pPrChange w:id="9998" w:author="Anees Shaikh" w:date="2013-10-07T01:11:00Z">
                <w:pPr>
                  <w:pStyle w:val="XML1"/>
                </w:pPr>
              </w:pPrChange>
            </w:pPr>
            <w:ins w:id="9999" w:author="Anees Shaikh" w:date="2013-10-07T01:10:00Z">
              <w:r>
                <w:t xml:space="preserve">            &lt;xs:field xpath="of-config:id"/&gt;</w:t>
              </w:r>
            </w:ins>
          </w:p>
          <w:p w14:paraId="0131CA1F" w14:textId="77777777" w:rsidR="00874469" w:rsidRDefault="00874469" w:rsidP="00874469">
            <w:pPr>
              <w:pStyle w:val="XML1"/>
              <w:rPr>
                <w:ins w:id="10000" w:author="Anees Shaikh" w:date="2013-10-07T01:10:00Z"/>
              </w:rPr>
              <w:pPrChange w:id="10001" w:author="Anees Shaikh" w:date="2013-10-07T01:11:00Z">
                <w:pPr>
                  <w:pStyle w:val="XML1"/>
                </w:pPr>
              </w:pPrChange>
            </w:pPr>
            <w:ins w:id="10002" w:author="Anees Shaikh" w:date="2013-10-07T01:10:00Z">
              <w:r>
                <w:t xml:space="preserve">          &lt;/xs:key&gt;</w:t>
              </w:r>
            </w:ins>
          </w:p>
          <w:p w14:paraId="6E23AA7A" w14:textId="77777777" w:rsidR="00874469" w:rsidRDefault="00874469" w:rsidP="00874469">
            <w:pPr>
              <w:pStyle w:val="XML1"/>
              <w:rPr>
                <w:ins w:id="10003" w:author="Anees Shaikh" w:date="2013-10-07T01:10:00Z"/>
              </w:rPr>
              <w:pPrChange w:id="10004" w:author="Anees Shaikh" w:date="2013-10-07T01:11:00Z">
                <w:pPr>
                  <w:pStyle w:val="XML1"/>
                </w:pPr>
              </w:pPrChange>
            </w:pPr>
            <w:ins w:id="10005" w:author="Anees Shaikh" w:date="2013-10-07T01:10:00Z">
              <w:r>
                <w:t xml:space="preserve">        &lt;/xs:element&gt;</w:t>
              </w:r>
            </w:ins>
          </w:p>
          <w:p w14:paraId="69500964" w14:textId="77777777" w:rsidR="00874469" w:rsidRDefault="00874469" w:rsidP="00874469">
            <w:pPr>
              <w:pStyle w:val="XML1"/>
              <w:rPr>
                <w:ins w:id="10006" w:author="Anees Shaikh" w:date="2013-10-07T01:10:00Z"/>
              </w:rPr>
              <w:pPrChange w:id="10007" w:author="Anees Shaikh" w:date="2013-10-07T01:11:00Z">
                <w:pPr>
                  <w:pStyle w:val="XML1"/>
                </w:pPr>
              </w:pPrChange>
            </w:pPr>
            <w:ins w:id="10008" w:author="Anees Shaikh" w:date="2013-10-07T01:10:00Z">
              <w:r>
                <w:t xml:space="preserve">        &lt;xs:element name="resources" minOccurs="0"&gt;</w:t>
              </w:r>
            </w:ins>
          </w:p>
          <w:p w14:paraId="3E8530E6" w14:textId="77777777" w:rsidR="00874469" w:rsidRDefault="00874469" w:rsidP="00874469">
            <w:pPr>
              <w:pStyle w:val="XML1"/>
              <w:rPr>
                <w:ins w:id="10009" w:author="Anees Shaikh" w:date="2013-10-07T01:10:00Z"/>
              </w:rPr>
              <w:pPrChange w:id="10010" w:author="Anees Shaikh" w:date="2013-10-07T01:11:00Z">
                <w:pPr>
                  <w:pStyle w:val="XML1"/>
                </w:pPr>
              </w:pPrChange>
            </w:pPr>
            <w:ins w:id="10011" w:author="Anees Shaikh" w:date="2013-10-07T01:10:00Z">
              <w:r>
                <w:t xml:space="preserve">          &lt;xs:annotation&gt;</w:t>
              </w:r>
            </w:ins>
          </w:p>
          <w:p w14:paraId="16B1ACCB" w14:textId="77777777" w:rsidR="00874469" w:rsidRDefault="00874469" w:rsidP="00874469">
            <w:pPr>
              <w:pStyle w:val="XML1"/>
              <w:rPr>
                <w:ins w:id="10012" w:author="Anees Shaikh" w:date="2013-10-07T01:10:00Z"/>
              </w:rPr>
              <w:pPrChange w:id="10013" w:author="Anees Shaikh" w:date="2013-10-07T01:11:00Z">
                <w:pPr>
                  <w:pStyle w:val="XML1"/>
                </w:pPr>
              </w:pPrChange>
            </w:pPr>
            <w:ins w:id="10014" w:author="Anees Shaikh" w:date="2013-10-07T01:10:00Z">
              <w:r>
                <w:t xml:space="preserve">            &lt;xs:documentation&gt;</w:t>
              </w:r>
            </w:ins>
          </w:p>
          <w:p w14:paraId="393E94EE" w14:textId="77777777" w:rsidR="00874469" w:rsidRDefault="00874469" w:rsidP="00874469">
            <w:pPr>
              <w:pStyle w:val="XML1"/>
              <w:rPr>
                <w:ins w:id="10015" w:author="Anees Shaikh" w:date="2013-10-07T01:10:00Z"/>
              </w:rPr>
              <w:pPrChange w:id="10016" w:author="Anees Shaikh" w:date="2013-10-07T01:11:00Z">
                <w:pPr>
                  <w:pStyle w:val="XML1"/>
                </w:pPr>
              </w:pPrChange>
            </w:pPr>
            <w:ins w:id="10017" w:author="Anees Shaikh" w:date="2013-10-07T01:10:00Z">
              <w:r>
                <w:t xml:space="preserve">              A lists containing all resources of the OpenFlow Capable Switch that can</w:t>
              </w:r>
            </w:ins>
          </w:p>
          <w:p w14:paraId="30E4363E" w14:textId="77777777" w:rsidR="00874469" w:rsidRDefault="00874469" w:rsidP="00874469">
            <w:pPr>
              <w:pStyle w:val="XML1"/>
              <w:rPr>
                <w:ins w:id="10018" w:author="Anees Shaikh" w:date="2013-10-07T01:10:00Z"/>
              </w:rPr>
              <w:pPrChange w:id="10019" w:author="Anees Shaikh" w:date="2013-10-07T01:11:00Z">
                <w:pPr>
                  <w:pStyle w:val="XML1"/>
                </w:pPr>
              </w:pPrChange>
            </w:pPr>
            <w:ins w:id="10020" w:author="Anees Shaikh" w:date="2013-10-07T01:10:00Z">
              <w:r>
                <w:t xml:space="preserve">                     be used by OpenFlow Logical Switches.  Resources are listed here</w:t>
              </w:r>
            </w:ins>
          </w:p>
          <w:p w14:paraId="3E01C2D0" w14:textId="77777777" w:rsidR="00874469" w:rsidRDefault="00874469" w:rsidP="00874469">
            <w:pPr>
              <w:pStyle w:val="XML1"/>
              <w:rPr>
                <w:ins w:id="10021" w:author="Anees Shaikh" w:date="2013-10-07T01:10:00Z"/>
              </w:rPr>
              <w:pPrChange w:id="10022" w:author="Anees Shaikh" w:date="2013-10-07T01:11:00Z">
                <w:pPr>
                  <w:pStyle w:val="XML1"/>
                </w:pPr>
              </w:pPrChange>
            </w:pPr>
            <w:ins w:id="10023" w:author="Anees Shaikh" w:date="2013-10-07T01:10:00Z">
              <w:r>
                <w:t xml:space="preserve">                     independent of their actual assignment to OpenFlow Logical</w:t>
              </w:r>
            </w:ins>
          </w:p>
          <w:p w14:paraId="649B7AAE" w14:textId="77777777" w:rsidR="00874469" w:rsidRDefault="00874469" w:rsidP="00874469">
            <w:pPr>
              <w:pStyle w:val="XML1"/>
              <w:rPr>
                <w:ins w:id="10024" w:author="Anees Shaikh" w:date="2013-10-07T01:10:00Z"/>
              </w:rPr>
              <w:pPrChange w:id="10025" w:author="Anees Shaikh" w:date="2013-10-07T01:11:00Z">
                <w:pPr>
                  <w:pStyle w:val="XML1"/>
                </w:pPr>
              </w:pPrChange>
            </w:pPr>
            <w:ins w:id="10026" w:author="Anees Shaikh" w:date="2013-10-07T01:10:00Z">
              <w:r>
                <w:t xml:space="preserve">                     Switches.  They may be available to be assigned to an OpenFlow</w:t>
              </w:r>
            </w:ins>
          </w:p>
          <w:p w14:paraId="3BBE4C3D" w14:textId="77777777" w:rsidR="00874469" w:rsidRDefault="00874469" w:rsidP="00874469">
            <w:pPr>
              <w:pStyle w:val="XML1"/>
              <w:rPr>
                <w:ins w:id="10027" w:author="Anees Shaikh" w:date="2013-10-07T01:10:00Z"/>
              </w:rPr>
              <w:pPrChange w:id="10028" w:author="Anees Shaikh" w:date="2013-10-07T01:11:00Z">
                <w:pPr>
                  <w:pStyle w:val="XML1"/>
                </w:pPr>
              </w:pPrChange>
            </w:pPr>
            <w:ins w:id="10029" w:author="Anees Shaikh" w:date="2013-10-07T01:10:00Z">
              <w:r>
                <w:t xml:space="preserve">                     Logical Switch or already in use by an OpenFlow Logical Switch.</w:t>
              </w:r>
            </w:ins>
          </w:p>
          <w:p w14:paraId="0E7F90A3" w14:textId="77777777" w:rsidR="00874469" w:rsidRDefault="00874469" w:rsidP="00874469">
            <w:pPr>
              <w:pStyle w:val="XML1"/>
              <w:rPr>
                <w:ins w:id="10030" w:author="Anees Shaikh" w:date="2013-10-07T01:10:00Z"/>
              </w:rPr>
              <w:pPrChange w:id="10031" w:author="Anees Shaikh" w:date="2013-10-07T01:11:00Z">
                <w:pPr>
                  <w:pStyle w:val="XML1"/>
                </w:pPr>
              </w:pPrChange>
            </w:pPr>
            <w:ins w:id="10032" w:author="Anees Shaikh" w:date="2013-10-07T01:10:00Z">
              <w:r>
                <w:t xml:space="preserve">            &lt;/xs:documentation&gt;</w:t>
              </w:r>
            </w:ins>
          </w:p>
          <w:p w14:paraId="4EDC73D6" w14:textId="77777777" w:rsidR="00874469" w:rsidRDefault="00874469" w:rsidP="00874469">
            <w:pPr>
              <w:pStyle w:val="XML1"/>
              <w:rPr>
                <w:ins w:id="10033" w:author="Anees Shaikh" w:date="2013-10-07T01:10:00Z"/>
              </w:rPr>
              <w:pPrChange w:id="10034" w:author="Anees Shaikh" w:date="2013-10-07T01:11:00Z">
                <w:pPr>
                  <w:pStyle w:val="XML1"/>
                </w:pPr>
              </w:pPrChange>
            </w:pPr>
            <w:ins w:id="10035" w:author="Anees Shaikh" w:date="2013-10-07T01:10:00Z">
              <w:r>
                <w:t xml:space="preserve">          &lt;/xs:annotation&gt;</w:t>
              </w:r>
            </w:ins>
          </w:p>
          <w:p w14:paraId="7A54C28A" w14:textId="77777777" w:rsidR="00874469" w:rsidRDefault="00874469" w:rsidP="00874469">
            <w:pPr>
              <w:pStyle w:val="XML1"/>
              <w:rPr>
                <w:ins w:id="10036" w:author="Anees Shaikh" w:date="2013-10-07T01:10:00Z"/>
              </w:rPr>
              <w:pPrChange w:id="10037" w:author="Anees Shaikh" w:date="2013-10-07T01:11:00Z">
                <w:pPr>
                  <w:pStyle w:val="XML1"/>
                </w:pPr>
              </w:pPrChange>
            </w:pPr>
            <w:ins w:id="10038" w:author="Anees Shaikh" w:date="2013-10-07T01:10:00Z">
              <w:r>
                <w:t xml:space="preserve">          &lt;xs:complexType&gt;</w:t>
              </w:r>
            </w:ins>
          </w:p>
          <w:p w14:paraId="20B81442" w14:textId="77777777" w:rsidR="00874469" w:rsidRDefault="00874469" w:rsidP="00874469">
            <w:pPr>
              <w:pStyle w:val="XML1"/>
              <w:rPr>
                <w:ins w:id="10039" w:author="Anees Shaikh" w:date="2013-10-07T01:10:00Z"/>
              </w:rPr>
              <w:pPrChange w:id="10040" w:author="Anees Shaikh" w:date="2013-10-07T01:11:00Z">
                <w:pPr>
                  <w:pStyle w:val="XML1"/>
                </w:pPr>
              </w:pPrChange>
            </w:pPr>
            <w:ins w:id="10041" w:author="Anees Shaikh" w:date="2013-10-07T01:10:00Z">
              <w:r>
                <w:t xml:space="preserve">            &lt;xs:sequence&gt;</w:t>
              </w:r>
            </w:ins>
          </w:p>
          <w:p w14:paraId="50EDDFA6" w14:textId="77777777" w:rsidR="00874469" w:rsidRDefault="00874469" w:rsidP="00874469">
            <w:pPr>
              <w:pStyle w:val="XML1"/>
              <w:rPr>
                <w:ins w:id="10042" w:author="Anees Shaikh" w:date="2013-10-07T01:10:00Z"/>
              </w:rPr>
              <w:pPrChange w:id="10043" w:author="Anees Shaikh" w:date="2013-10-07T01:11:00Z">
                <w:pPr>
                  <w:pStyle w:val="XML1"/>
                </w:pPr>
              </w:pPrChange>
            </w:pPr>
            <w:ins w:id="10044" w:author="Anees Shaikh" w:date="2013-10-07T01:10:00Z">
              <w:r>
                <w:t xml:space="preserve">              &lt;xs:element name="port" minOccurs="0" maxOccurs="unbounded"&gt;</w:t>
              </w:r>
            </w:ins>
          </w:p>
          <w:p w14:paraId="50A9BB92" w14:textId="77777777" w:rsidR="00874469" w:rsidRDefault="00874469" w:rsidP="00874469">
            <w:pPr>
              <w:pStyle w:val="XML1"/>
              <w:rPr>
                <w:ins w:id="10045" w:author="Anees Shaikh" w:date="2013-10-07T01:10:00Z"/>
              </w:rPr>
              <w:pPrChange w:id="10046" w:author="Anees Shaikh" w:date="2013-10-07T01:11:00Z">
                <w:pPr>
                  <w:pStyle w:val="XML1"/>
                </w:pPr>
              </w:pPrChange>
            </w:pPr>
            <w:ins w:id="10047" w:author="Anees Shaikh" w:date="2013-10-07T01:10:00Z">
              <w:r>
                <w:t xml:space="preserve">                &lt;xs:annotation&gt;</w:t>
              </w:r>
            </w:ins>
          </w:p>
          <w:p w14:paraId="1A8DA8D5" w14:textId="77777777" w:rsidR="00874469" w:rsidRDefault="00874469" w:rsidP="00874469">
            <w:pPr>
              <w:pStyle w:val="XML1"/>
              <w:rPr>
                <w:ins w:id="10048" w:author="Anees Shaikh" w:date="2013-10-07T01:10:00Z"/>
              </w:rPr>
              <w:pPrChange w:id="10049" w:author="Anees Shaikh" w:date="2013-10-07T01:11:00Z">
                <w:pPr>
                  <w:pStyle w:val="XML1"/>
                </w:pPr>
              </w:pPrChange>
            </w:pPr>
            <w:ins w:id="10050" w:author="Anees Shaikh" w:date="2013-10-07T01:10:00Z">
              <w:r>
                <w:t xml:space="preserve">                  &lt;xs:documentation&gt;</w:t>
              </w:r>
            </w:ins>
          </w:p>
          <w:p w14:paraId="4792B038" w14:textId="77777777" w:rsidR="00874469" w:rsidRDefault="00874469" w:rsidP="00874469">
            <w:pPr>
              <w:pStyle w:val="XML1"/>
              <w:rPr>
                <w:ins w:id="10051" w:author="Anees Shaikh" w:date="2013-10-07T01:10:00Z"/>
              </w:rPr>
              <w:pPrChange w:id="10052" w:author="Anees Shaikh" w:date="2013-10-07T01:11:00Z">
                <w:pPr>
                  <w:pStyle w:val="XML1"/>
                </w:pPr>
              </w:pPrChange>
            </w:pPr>
            <w:ins w:id="10053" w:author="Anees Shaikh" w:date="2013-10-07T01:10:00Z">
              <w:r>
                <w:t xml:space="preserve">                    The list contains all port resources of the OpenFlow Capable Switch.</w:t>
              </w:r>
            </w:ins>
          </w:p>
          <w:p w14:paraId="617F4110" w14:textId="77777777" w:rsidR="00874469" w:rsidRDefault="00874469" w:rsidP="00874469">
            <w:pPr>
              <w:pStyle w:val="XML1"/>
              <w:rPr>
                <w:ins w:id="10054" w:author="Anees Shaikh" w:date="2013-10-07T01:10:00Z"/>
              </w:rPr>
              <w:pPrChange w:id="10055" w:author="Anees Shaikh" w:date="2013-10-07T01:11:00Z">
                <w:pPr>
                  <w:pStyle w:val="XML1"/>
                </w:pPr>
              </w:pPrChange>
            </w:pPr>
          </w:p>
          <w:p w14:paraId="69EFF227" w14:textId="77777777" w:rsidR="00874469" w:rsidRDefault="00874469" w:rsidP="00874469">
            <w:pPr>
              <w:pStyle w:val="XML1"/>
              <w:rPr>
                <w:ins w:id="10056" w:author="Anees Shaikh" w:date="2013-10-07T01:10:00Z"/>
              </w:rPr>
              <w:pPrChange w:id="10057" w:author="Anees Shaikh" w:date="2013-10-07T01:11:00Z">
                <w:pPr>
                  <w:pStyle w:val="XML1"/>
                </w:pPr>
              </w:pPrChange>
            </w:pPr>
            <w:ins w:id="10058" w:author="Anees Shaikh" w:date="2013-10-07T01:10:00Z">
              <w:r>
                <w:t xml:space="preserve">                          The element 'resource-id' of OFPortType MUST be unique within</w:t>
              </w:r>
            </w:ins>
          </w:p>
          <w:p w14:paraId="3529BF39" w14:textId="77777777" w:rsidR="00874469" w:rsidRDefault="00874469" w:rsidP="00874469">
            <w:pPr>
              <w:pStyle w:val="XML1"/>
              <w:rPr>
                <w:ins w:id="10059" w:author="Anees Shaikh" w:date="2013-10-07T01:10:00Z"/>
              </w:rPr>
              <w:pPrChange w:id="10060" w:author="Anees Shaikh" w:date="2013-10-07T01:11:00Z">
                <w:pPr>
                  <w:pStyle w:val="XML1"/>
                </w:pPr>
              </w:pPrChange>
            </w:pPr>
            <w:ins w:id="10061" w:author="Anees Shaikh" w:date="2013-10-07T01:10:00Z">
              <w:r>
                <w:lastRenderedPageBreak/>
                <w:t xml:space="preserve">                          this list.</w:t>
              </w:r>
            </w:ins>
          </w:p>
          <w:p w14:paraId="1D99CD9E" w14:textId="77777777" w:rsidR="00874469" w:rsidRDefault="00874469" w:rsidP="00874469">
            <w:pPr>
              <w:pStyle w:val="XML1"/>
              <w:rPr>
                <w:ins w:id="10062" w:author="Anees Shaikh" w:date="2013-10-07T01:10:00Z"/>
              </w:rPr>
              <w:pPrChange w:id="10063" w:author="Anees Shaikh" w:date="2013-10-07T01:11:00Z">
                <w:pPr>
                  <w:pStyle w:val="XML1"/>
                </w:pPr>
              </w:pPrChange>
            </w:pPr>
            <w:ins w:id="10064" w:author="Anees Shaikh" w:date="2013-10-07T01:10:00Z">
              <w:r>
                <w:t xml:space="preserve">                  &lt;/xs:documentation&gt;</w:t>
              </w:r>
            </w:ins>
          </w:p>
          <w:p w14:paraId="3071ED0F" w14:textId="77777777" w:rsidR="00874469" w:rsidRDefault="00874469" w:rsidP="00874469">
            <w:pPr>
              <w:pStyle w:val="XML1"/>
              <w:rPr>
                <w:ins w:id="10065" w:author="Anees Shaikh" w:date="2013-10-07T01:10:00Z"/>
              </w:rPr>
              <w:pPrChange w:id="10066" w:author="Anees Shaikh" w:date="2013-10-07T01:11:00Z">
                <w:pPr>
                  <w:pStyle w:val="XML1"/>
                </w:pPr>
              </w:pPrChange>
            </w:pPr>
            <w:ins w:id="10067" w:author="Anees Shaikh" w:date="2013-10-07T01:10:00Z">
              <w:r>
                <w:t xml:space="preserve">                &lt;/xs:annotation&gt;</w:t>
              </w:r>
            </w:ins>
          </w:p>
          <w:p w14:paraId="1DA016F1" w14:textId="77777777" w:rsidR="00874469" w:rsidRDefault="00874469" w:rsidP="00874469">
            <w:pPr>
              <w:pStyle w:val="XML1"/>
              <w:rPr>
                <w:ins w:id="10068" w:author="Anees Shaikh" w:date="2013-10-07T01:10:00Z"/>
              </w:rPr>
              <w:pPrChange w:id="10069" w:author="Anees Shaikh" w:date="2013-10-07T01:11:00Z">
                <w:pPr>
                  <w:pStyle w:val="XML1"/>
                </w:pPr>
              </w:pPrChange>
            </w:pPr>
            <w:ins w:id="10070" w:author="Anees Shaikh" w:date="2013-10-07T01:10:00Z">
              <w:r>
                <w:t xml:space="preserve">                &lt;xs:complexType&gt;</w:t>
              </w:r>
            </w:ins>
          </w:p>
          <w:p w14:paraId="219CE1C3" w14:textId="77777777" w:rsidR="00874469" w:rsidRDefault="00874469" w:rsidP="00874469">
            <w:pPr>
              <w:pStyle w:val="XML1"/>
              <w:rPr>
                <w:ins w:id="10071" w:author="Anees Shaikh" w:date="2013-10-07T01:10:00Z"/>
              </w:rPr>
              <w:pPrChange w:id="10072" w:author="Anees Shaikh" w:date="2013-10-07T01:11:00Z">
                <w:pPr>
                  <w:pStyle w:val="XML1"/>
                </w:pPr>
              </w:pPrChange>
            </w:pPr>
            <w:ins w:id="10073" w:author="Anees Shaikh" w:date="2013-10-07T01:10:00Z">
              <w:r>
                <w:t xml:space="preserve">                  &lt;xs:sequence&gt;</w:t>
              </w:r>
            </w:ins>
          </w:p>
          <w:p w14:paraId="1A8DB0E3" w14:textId="77777777" w:rsidR="00874469" w:rsidRDefault="00874469" w:rsidP="00874469">
            <w:pPr>
              <w:pStyle w:val="XML1"/>
              <w:rPr>
                <w:ins w:id="10074" w:author="Anees Shaikh" w:date="2013-10-07T01:10:00Z"/>
              </w:rPr>
              <w:pPrChange w:id="10075" w:author="Anees Shaikh" w:date="2013-10-07T01:11:00Z">
                <w:pPr>
                  <w:pStyle w:val="XML1"/>
                </w:pPr>
              </w:pPrChange>
            </w:pPr>
            <w:ins w:id="10076" w:author="Anees Shaikh" w:date="2013-10-07T01:10:00Z">
              <w:r>
                <w:t xml:space="preserve">                    &lt;xs:element name="resource-id"  type="inet:uri"&gt;</w:t>
              </w:r>
            </w:ins>
          </w:p>
          <w:p w14:paraId="48C7AD09" w14:textId="77777777" w:rsidR="00874469" w:rsidRDefault="00874469" w:rsidP="00874469">
            <w:pPr>
              <w:pStyle w:val="XML1"/>
              <w:rPr>
                <w:ins w:id="10077" w:author="Anees Shaikh" w:date="2013-10-07T01:10:00Z"/>
              </w:rPr>
              <w:pPrChange w:id="10078" w:author="Anees Shaikh" w:date="2013-10-07T01:11:00Z">
                <w:pPr>
                  <w:pStyle w:val="XML1"/>
                </w:pPr>
              </w:pPrChange>
            </w:pPr>
            <w:ins w:id="10079" w:author="Anees Shaikh" w:date="2013-10-07T01:10:00Z">
              <w:r>
                <w:t xml:space="preserve">                      &lt;xs:annotation&gt;</w:t>
              </w:r>
            </w:ins>
          </w:p>
          <w:p w14:paraId="2F46116E" w14:textId="77777777" w:rsidR="00874469" w:rsidRDefault="00874469" w:rsidP="00874469">
            <w:pPr>
              <w:pStyle w:val="XML1"/>
              <w:rPr>
                <w:ins w:id="10080" w:author="Anees Shaikh" w:date="2013-10-07T01:10:00Z"/>
              </w:rPr>
              <w:pPrChange w:id="10081" w:author="Anees Shaikh" w:date="2013-10-07T01:11:00Z">
                <w:pPr>
                  <w:pStyle w:val="XML1"/>
                </w:pPr>
              </w:pPrChange>
            </w:pPr>
            <w:ins w:id="10082" w:author="Anees Shaikh" w:date="2013-10-07T01:10:00Z">
              <w:r>
                <w:t xml:space="preserve">                        &lt;xs:documentation&gt;</w:t>
              </w:r>
            </w:ins>
          </w:p>
          <w:p w14:paraId="2E1776AA" w14:textId="77777777" w:rsidR="00874469" w:rsidRDefault="00874469" w:rsidP="00874469">
            <w:pPr>
              <w:pStyle w:val="XML1"/>
              <w:rPr>
                <w:ins w:id="10083" w:author="Anees Shaikh" w:date="2013-10-07T01:10:00Z"/>
              </w:rPr>
              <w:pPrChange w:id="10084" w:author="Anees Shaikh" w:date="2013-10-07T01:11:00Z">
                <w:pPr>
                  <w:pStyle w:val="XML1"/>
                </w:pPr>
              </w:pPrChange>
            </w:pPr>
            <w:ins w:id="10085" w:author="Anees Shaikh" w:date="2013-10-07T01:10:00Z">
              <w:r>
                <w:t xml:space="preserve">                          A unique but locally arbitrary identifier that uniquely identifies an</w:t>
              </w:r>
            </w:ins>
          </w:p>
          <w:p w14:paraId="55301918" w14:textId="77777777" w:rsidR="00874469" w:rsidRDefault="00874469" w:rsidP="00874469">
            <w:pPr>
              <w:pStyle w:val="XML1"/>
              <w:rPr>
                <w:ins w:id="10086" w:author="Anees Shaikh" w:date="2013-10-07T01:10:00Z"/>
              </w:rPr>
              <w:pPrChange w:id="10087" w:author="Anees Shaikh" w:date="2013-10-07T01:11:00Z">
                <w:pPr>
                  <w:pStyle w:val="XML1"/>
                </w:pPr>
              </w:pPrChange>
            </w:pPr>
            <w:ins w:id="10088" w:author="Anees Shaikh" w:date="2013-10-07T01:10:00Z">
              <w:r>
                <w:t xml:space="preserve">                                 OpenFlow Port within the context of an OpenFlow Logical Switch.</w:t>
              </w:r>
            </w:ins>
          </w:p>
          <w:p w14:paraId="313F968B" w14:textId="77777777" w:rsidR="00874469" w:rsidRDefault="00874469" w:rsidP="00874469">
            <w:pPr>
              <w:pStyle w:val="XML1"/>
              <w:rPr>
                <w:ins w:id="10089" w:author="Anees Shaikh" w:date="2013-10-07T01:10:00Z"/>
              </w:rPr>
              <w:pPrChange w:id="10090" w:author="Anees Shaikh" w:date="2013-10-07T01:11:00Z">
                <w:pPr>
                  <w:pStyle w:val="XML1"/>
                </w:pPr>
              </w:pPrChange>
            </w:pPr>
            <w:ins w:id="10091" w:author="Anees Shaikh" w:date="2013-10-07T01:10:00Z">
              <w:r>
                <w:t xml:space="preserve">                                 It MUST be persistent across reboots of the OpenFlow Capable</w:t>
              </w:r>
            </w:ins>
          </w:p>
          <w:p w14:paraId="6F7F30C1" w14:textId="77777777" w:rsidR="00874469" w:rsidRDefault="00874469" w:rsidP="00874469">
            <w:pPr>
              <w:pStyle w:val="XML1"/>
              <w:rPr>
                <w:ins w:id="10092" w:author="Anees Shaikh" w:date="2013-10-07T01:10:00Z"/>
              </w:rPr>
              <w:pPrChange w:id="10093" w:author="Anees Shaikh" w:date="2013-10-07T01:11:00Z">
                <w:pPr>
                  <w:pStyle w:val="XML1"/>
                </w:pPr>
              </w:pPrChange>
            </w:pPr>
            <w:ins w:id="10094" w:author="Anees Shaikh" w:date="2013-10-07T01:10:00Z">
              <w:r>
                <w:t xml:space="preserve">                                 Switch.</w:t>
              </w:r>
            </w:ins>
          </w:p>
          <w:p w14:paraId="7D7E4948" w14:textId="77777777" w:rsidR="00874469" w:rsidRDefault="00874469" w:rsidP="00874469">
            <w:pPr>
              <w:pStyle w:val="XML1"/>
              <w:rPr>
                <w:ins w:id="10095" w:author="Anees Shaikh" w:date="2013-10-07T01:10:00Z"/>
              </w:rPr>
              <w:pPrChange w:id="10096" w:author="Anees Shaikh" w:date="2013-10-07T01:11:00Z">
                <w:pPr>
                  <w:pStyle w:val="XML1"/>
                </w:pPr>
              </w:pPrChange>
            </w:pPr>
            <w:ins w:id="10097" w:author="Anees Shaikh" w:date="2013-10-07T01:10:00Z">
              <w:r>
                <w:t xml:space="preserve">                        &lt;/xs:documentation&gt;</w:t>
              </w:r>
            </w:ins>
          </w:p>
          <w:p w14:paraId="70CE4205" w14:textId="77777777" w:rsidR="00874469" w:rsidRDefault="00874469" w:rsidP="00874469">
            <w:pPr>
              <w:pStyle w:val="XML1"/>
              <w:rPr>
                <w:ins w:id="10098" w:author="Anees Shaikh" w:date="2013-10-07T01:10:00Z"/>
              </w:rPr>
              <w:pPrChange w:id="10099" w:author="Anees Shaikh" w:date="2013-10-07T01:11:00Z">
                <w:pPr>
                  <w:pStyle w:val="XML1"/>
                </w:pPr>
              </w:pPrChange>
            </w:pPr>
            <w:ins w:id="10100" w:author="Anees Shaikh" w:date="2013-10-07T01:10:00Z">
              <w:r>
                <w:t xml:space="preserve">                      &lt;/xs:annotation&gt;</w:t>
              </w:r>
            </w:ins>
          </w:p>
          <w:p w14:paraId="33C7A531" w14:textId="77777777" w:rsidR="00874469" w:rsidRDefault="00874469" w:rsidP="00874469">
            <w:pPr>
              <w:pStyle w:val="XML1"/>
              <w:rPr>
                <w:ins w:id="10101" w:author="Anees Shaikh" w:date="2013-10-07T01:10:00Z"/>
              </w:rPr>
              <w:pPrChange w:id="10102" w:author="Anees Shaikh" w:date="2013-10-07T01:11:00Z">
                <w:pPr>
                  <w:pStyle w:val="XML1"/>
                </w:pPr>
              </w:pPrChange>
            </w:pPr>
            <w:ins w:id="10103" w:author="Anees Shaikh" w:date="2013-10-07T01:10:00Z">
              <w:r>
                <w:t xml:space="preserve">                    &lt;/xs:element&gt;</w:t>
              </w:r>
            </w:ins>
          </w:p>
          <w:p w14:paraId="0D190785" w14:textId="77777777" w:rsidR="00874469" w:rsidRDefault="00874469" w:rsidP="00874469">
            <w:pPr>
              <w:pStyle w:val="XML1"/>
              <w:rPr>
                <w:ins w:id="10104" w:author="Anees Shaikh" w:date="2013-10-07T01:10:00Z"/>
              </w:rPr>
              <w:pPrChange w:id="10105" w:author="Anees Shaikh" w:date="2013-10-07T01:11:00Z">
                <w:pPr>
                  <w:pStyle w:val="XML1"/>
                </w:pPr>
              </w:pPrChange>
            </w:pPr>
            <w:ins w:id="10106" w:author="Anees Shaikh" w:date="2013-10-07T01:10:00Z">
              <w:r>
                <w:t xml:space="preserve">                    &lt;xs:element name="number" minOccurs="0"  type="xs:unsignedLong"&gt;</w:t>
              </w:r>
            </w:ins>
          </w:p>
          <w:p w14:paraId="14422E12" w14:textId="77777777" w:rsidR="00874469" w:rsidRDefault="00874469" w:rsidP="00874469">
            <w:pPr>
              <w:pStyle w:val="XML1"/>
              <w:rPr>
                <w:ins w:id="10107" w:author="Anees Shaikh" w:date="2013-10-07T01:10:00Z"/>
              </w:rPr>
              <w:pPrChange w:id="10108" w:author="Anees Shaikh" w:date="2013-10-07T01:11:00Z">
                <w:pPr>
                  <w:pStyle w:val="XML1"/>
                </w:pPr>
              </w:pPrChange>
            </w:pPr>
            <w:ins w:id="10109" w:author="Anees Shaikh" w:date="2013-10-07T01:10:00Z">
              <w:r>
                <w:t xml:space="preserve">                      &lt;xs:annotation&gt;</w:t>
              </w:r>
            </w:ins>
          </w:p>
          <w:p w14:paraId="49EE1738" w14:textId="77777777" w:rsidR="00874469" w:rsidRDefault="00874469" w:rsidP="00874469">
            <w:pPr>
              <w:pStyle w:val="XML1"/>
              <w:rPr>
                <w:ins w:id="10110" w:author="Anees Shaikh" w:date="2013-10-07T01:10:00Z"/>
              </w:rPr>
              <w:pPrChange w:id="10111" w:author="Anees Shaikh" w:date="2013-10-07T01:11:00Z">
                <w:pPr>
                  <w:pStyle w:val="XML1"/>
                </w:pPr>
              </w:pPrChange>
            </w:pPr>
            <w:ins w:id="10112" w:author="Anees Shaikh" w:date="2013-10-07T01:10:00Z">
              <w:r>
                <w:t xml:space="preserve">                        &lt;xs:documentation&gt;</w:t>
              </w:r>
            </w:ins>
          </w:p>
          <w:p w14:paraId="4DFD9F67" w14:textId="77777777" w:rsidR="00874469" w:rsidRDefault="00874469" w:rsidP="00874469">
            <w:pPr>
              <w:pStyle w:val="XML1"/>
              <w:rPr>
                <w:ins w:id="10113" w:author="Anees Shaikh" w:date="2013-10-07T01:10:00Z"/>
              </w:rPr>
              <w:pPrChange w:id="10114" w:author="Anees Shaikh" w:date="2013-10-07T01:11:00Z">
                <w:pPr>
                  <w:pStyle w:val="XML1"/>
                </w:pPr>
              </w:pPrChange>
            </w:pPr>
            <w:ins w:id="10115" w:author="Anees Shaikh" w:date="2013-10-07T01:10:00Z">
              <w:r>
                <w:t xml:space="preserve">                          This number identifies the OpenFlow Port to OpenFlow Controllers. It is</w:t>
              </w:r>
            </w:ins>
          </w:p>
          <w:p w14:paraId="15D90704" w14:textId="77777777" w:rsidR="00874469" w:rsidRDefault="00874469" w:rsidP="00874469">
            <w:pPr>
              <w:pStyle w:val="XML1"/>
              <w:rPr>
                <w:ins w:id="10116" w:author="Anees Shaikh" w:date="2013-10-07T01:10:00Z"/>
              </w:rPr>
              <w:pPrChange w:id="10117" w:author="Anees Shaikh" w:date="2013-10-07T01:11:00Z">
                <w:pPr>
                  <w:pStyle w:val="XML1"/>
                </w:pPr>
              </w:pPrChange>
            </w:pPr>
            <w:ins w:id="10118" w:author="Anees Shaikh" w:date="2013-10-07T01:10:00Z">
              <w:r>
                <w:t xml:space="preserve">                                 assigned to an OpenFlow Port latest when the OpenFlow Port is</w:t>
              </w:r>
            </w:ins>
          </w:p>
          <w:p w14:paraId="41EEDAB4" w14:textId="77777777" w:rsidR="00874469" w:rsidRDefault="00874469" w:rsidP="00874469">
            <w:pPr>
              <w:pStyle w:val="XML1"/>
              <w:rPr>
                <w:ins w:id="10119" w:author="Anees Shaikh" w:date="2013-10-07T01:10:00Z"/>
              </w:rPr>
              <w:pPrChange w:id="10120" w:author="Anees Shaikh" w:date="2013-10-07T01:11:00Z">
                <w:pPr>
                  <w:pStyle w:val="XML1"/>
                </w:pPr>
              </w:pPrChange>
            </w:pPr>
            <w:ins w:id="10121" w:author="Anees Shaikh" w:date="2013-10-07T01:10:00Z">
              <w:r>
                <w:t xml:space="preserve">                                associated with and OpenFlow Logical Switch.  If the OpenFlow</w:t>
              </w:r>
            </w:ins>
          </w:p>
          <w:p w14:paraId="0348F25A" w14:textId="77777777" w:rsidR="00874469" w:rsidRDefault="00874469" w:rsidP="00874469">
            <w:pPr>
              <w:pStyle w:val="XML1"/>
              <w:rPr>
                <w:ins w:id="10122" w:author="Anees Shaikh" w:date="2013-10-07T01:10:00Z"/>
              </w:rPr>
              <w:pPrChange w:id="10123" w:author="Anees Shaikh" w:date="2013-10-07T01:11:00Z">
                <w:pPr>
                  <w:pStyle w:val="XML1"/>
                </w:pPr>
              </w:pPrChange>
            </w:pPr>
            <w:ins w:id="10124" w:author="Anees Shaikh" w:date="2013-10-07T01:10:00Z">
              <w:r>
                <w:t xml:space="preserve">                                 Port is associated with an OpenFlow Logical Switch, this element</w:t>
              </w:r>
            </w:ins>
          </w:p>
          <w:p w14:paraId="20861AB3" w14:textId="77777777" w:rsidR="00874469" w:rsidRDefault="00874469" w:rsidP="00874469">
            <w:pPr>
              <w:pStyle w:val="XML1"/>
              <w:rPr>
                <w:ins w:id="10125" w:author="Anees Shaikh" w:date="2013-10-07T01:10:00Z"/>
              </w:rPr>
              <w:pPrChange w:id="10126" w:author="Anees Shaikh" w:date="2013-10-07T01:11:00Z">
                <w:pPr>
                  <w:pStyle w:val="XML1"/>
                </w:pPr>
              </w:pPrChange>
            </w:pPr>
            <w:ins w:id="10127" w:author="Anees Shaikh" w:date="2013-10-07T01:10:00Z">
              <w:r>
                <w:t xml:space="preserve">                                 MUST be unique within the context of the OpenFlow Logical</w:t>
              </w:r>
            </w:ins>
          </w:p>
          <w:p w14:paraId="53BAFAC1" w14:textId="77777777" w:rsidR="00874469" w:rsidRDefault="00874469" w:rsidP="00874469">
            <w:pPr>
              <w:pStyle w:val="XML1"/>
              <w:rPr>
                <w:ins w:id="10128" w:author="Anees Shaikh" w:date="2013-10-07T01:10:00Z"/>
              </w:rPr>
              <w:pPrChange w:id="10129" w:author="Anees Shaikh" w:date="2013-10-07T01:11:00Z">
                <w:pPr>
                  <w:pStyle w:val="XML1"/>
                </w:pPr>
              </w:pPrChange>
            </w:pPr>
            <w:ins w:id="10130" w:author="Anees Shaikh" w:date="2013-10-07T01:10:00Z">
              <w:r>
                <w:t xml:space="preserve">                                 Switch.</w:t>
              </w:r>
            </w:ins>
          </w:p>
          <w:p w14:paraId="473291A9" w14:textId="77777777" w:rsidR="00874469" w:rsidRDefault="00874469" w:rsidP="00874469">
            <w:pPr>
              <w:pStyle w:val="XML1"/>
              <w:rPr>
                <w:ins w:id="10131" w:author="Anees Shaikh" w:date="2013-10-07T01:10:00Z"/>
              </w:rPr>
              <w:pPrChange w:id="10132" w:author="Anees Shaikh" w:date="2013-10-07T01:11:00Z">
                <w:pPr>
                  <w:pStyle w:val="XML1"/>
                </w:pPr>
              </w:pPrChange>
            </w:pPr>
            <w:ins w:id="10133" w:author="Anees Shaikh" w:date="2013-10-07T01:10:00Z">
              <w:r>
                <w:t xml:space="preserve">                              </w:t>
              </w:r>
            </w:ins>
          </w:p>
          <w:p w14:paraId="7A0AC82C" w14:textId="77777777" w:rsidR="00874469" w:rsidRDefault="00874469" w:rsidP="00874469">
            <w:pPr>
              <w:pStyle w:val="XML1"/>
              <w:rPr>
                <w:ins w:id="10134" w:author="Anees Shaikh" w:date="2013-10-07T01:10:00Z"/>
              </w:rPr>
              <w:pPrChange w:id="10135" w:author="Anees Shaikh" w:date="2013-10-07T01:11:00Z">
                <w:pPr>
                  <w:pStyle w:val="XML1"/>
                </w:pPr>
              </w:pPrChange>
            </w:pPr>
            <w:ins w:id="10136" w:author="Anees Shaikh" w:date="2013-10-07T01:10:00Z">
              <w:r>
                <w:t xml:space="preserve">                                 OpenFlow Capable Switch implementations may choose to</w:t>
              </w:r>
            </w:ins>
          </w:p>
          <w:p w14:paraId="0AAE40A4" w14:textId="77777777" w:rsidR="00874469" w:rsidRDefault="00874469" w:rsidP="00874469">
            <w:pPr>
              <w:pStyle w:val="XML1"/>
              <w:rPr>
                <w:ins w:id="10137" w:author="Anees Shaikh" w:date="2013-10-07T01:10:00Z"/>
              </w:rPr>
              <w:pPrChange w:id="10138" w:author="Anees Shaikh" w:date="2013-10-07T01:11:00Z">
                <w:pPr>
                  <w:pStyle w:val="XML1"/>
                </w:pPr>
              </w:pPrChange>
            </w:pPr>
            <w:ins w:id="10139" w:author="Anees Shaikh" w:date="2013-10-07T01:10:00Z">
              <w:r>
                <w:t xml:space="preserve">                                 assign values to OpenFlow Ports that are unique within the</w:t>
              </w:r>
            </w:ins>
          </w:p>
          <w:p w14:paraId="59F28268" w14:textId="77777777" w:rsidR="00874469" w:rsidRDefault="00874469" w:rsidP="00874469">
            <w:pPr>
              <w:pStyle w:val="XML1"/>
              <w:rPr>
                <w:ins w:id="10140" w:author="Anees Shaikh" w:date="2013-10-07T01:10:00Z"/>
              </w:rPr>
              <w:pPrChange w:id="10141" w:author="Anees Shaikh" w:date="2013-10-07T01:11:00Z">
                <w:pPr>
                  <w:pStyle w:val="XML1"/>
                </w:pPr>
              </w:pPrChange>
            </w:pPr>
            <w:ins w:id="10142" w:author="Anees Shaikh" w:date="2013-10-07T01:10:00Z">
              <w:r>
                <w:t xml:space="preserve">                                 context of the OpenFlow Logical Switch.  These numbers can</w:t>
              </w:r>
            </w:ins>
          </w:p>
          <w:p w14:paraId="4781BDC7" w14:textId="77777777" w:rsidR="00874469" w:rsidRDefault="00874469" w:rsidP="00874469">
            <w:pPr>
              <w:pStyle w:val="XML1"/>
              <w:rPr>
                <w:ins w:id="10143" w:author="Anees Shaikh" w:date="2013-10-07T01:10:00Z"/>
              </w:rPr>
              <w:pPrChange w:id="10144" w:author="Anees Shaikh" w:date="2013-10-07T01:11:00Z">
                <w:pPr>
                  <w:pStyle w:val="XML1"/>
                </w:pPr>
              </w:pPrChange>
            </w:pPr>
            <w:ins w:id="10145" w:author="Anees Shaikh" w:date="2013-10-07T01:10:00Z">
              <w:r>
                <w:t xml:space="preserve">                                 be used independent of assignments to OpenFlow Logical</w:t>
              </w:r>
            </w:ins>
          </w:p>
          <w:p w14:paraId="575A47A5" w14:textId="77777777" w:rsidR="00874469" w:rsidRDefault="00874469" w:rsidP="00874469">
            <w:pPr>
              <w:pStyle w:val="XML1"/>
              <w:rPr>
                <w:ins w:id="10146" w:author="Anees Shaikh" w:date="2013-10-07T01:10:00Z"/>
              </w:rPr>
              <w:pPrChange w:id="10147" w:author="Anees Shaikh" w:date="2013-10-07T01:11:00Z">
                <w:pPr>
                  <w:pStyle w:val="XML1"/>
                </w:pPr>
              </w:pPrChange>
            </w:pPr>
            <w:ins w:id="10148" w:author="Anees Shaikh" w:date="2013-10-07T01:10:00Z">
              <w:r>
                <w:t xml:space="preserve">                                 Switches. </w:t>
              </w:r>
            </w:ins>
          </w:p>
          <w:p w14:paraId="3D7B624D" w14:textId="77777777" w:rsidR="00874469" w:rsidRDefault="00874469" w:rsidP="00874469">
            <w:pPr>
              <w:pStyle w:val="XML1"/>
              <w:rPr>
                <w:ins w:id="10149" w:author="Anees Shaikh" w:date="2013-10-07T01:10:00Z"/>
              </w:rPr>
              <w:pPrChange w:id="10150" w:author="Anees Shaikh" w:date="2013-10-07T01:11:00Z">
                <w:pPr>
                  <w:pStyle w:val="XML1"/>
                </w:pPr>
              </w:pPrChange>
            </w:pPr>
            <w:ins w:id="10151" w:author="Anees Shaikh" w:date="2013-10-07T01:10:00Z">
              <w:r>
                <w:t xml:space="preserve">                              </w:t>
              </w:r>
            </w:ins>
          </w:p>
          <w:p w14:paraId="41770A40" w14:textId="77777777" w:rsidR="00874469" w:rsidRDefault="00874469" w:rsidP="00874469">
            <w:pPr>
              <w:pStyle w:val="XML1"/>
              <w:rPr>
                <w:ins w:id="10152" w:author="Anees Shaikh" w:date="2013-10-07T01:10:00Z"/>
              </w:rPr>
              <w:pPrChange w:id="10153" w:author="Anees Shaikh" w:date="2013-10-07T01:11:00Z">
                <w:pPr>
                  <w:pStyle w:val="XML1"/>
                </w:pPr>
              </w:pPrChange>
            </w:pPr>
            <w:ins w:id="10154" w:author="Anees Shaikh" w:date="2013-10-07T01:10:00Z">
              <w:r>
                <w:t xml:space="preserve">                                 Other implementations may assign values to this element</w:t>
              </w:r>
            </w:ins>
          </w:p>
          <w:p w14:paraId="0ED110C5" w14:textId="77777777" w:rsidR="00874469" w:rsidRDefault="00874469" w:rsidP="00874469">
            <w:pPr>
              <w:pStyle w:val="XML1"/>
              <w:rPr>
                <w:ins w:id="10155" w:author="Anees Shaikh" w:date="2013-10-07T01:10:00Z"/>
              </w:rPr>
              <w:pPrChange w:id="10156" w:author="Anees Shaikh" w:date="2013-10-07T01:11:00Z">
                <w:pPr>
                  <w:pStyle w:val="XML1"/>
                </w:pPr>
              </w:pPrChange>
            </w:pPr>
            <w:ins w:id="10157" w:author="Anees Shaikh" w:date="2013-10-07T01:10:00Z">
              <w:r>
                <w:t xml:space="preserve">                                 only if the OpenFlow Port is assigned to an OpenFlow</w:t>
              </w:r>
            </w:ins>
          </w:p>
          <w:p w14:paraId="057D0F0A" w14:textId="77777777" w:rsidR="00874469" w:rsidRDefault="00874469" w:rsidP="00874469">
            <w:pPr>
              <w:pStyle w:val="XML1"/>
              <w:rPr>
                <w:ins w:id="10158" w:author="Anees Shaikh" w:date="2013-10-07T01:10:00Z"/>
              </w:rPr>
              <w:pPrChange w:id="10159" w:author="Anees Shaikh" w:date="2013-10-07T01:11:00Z">
                <w:pPr>
                  <w:pStyle w:val="XML1"/>
                </w:pPr>
              </w:pPrChange>
            </w:pPr>
            <w:ins w:id="10160" w:author="Anees Shaikh" w:date="2013-10-07T01:10:00Z">
              <w:r>
                <w:t xml:space="preserve">                                 Logical Switch.</w:t>
              </w:r>
            </w:ins>
          </w:p>
          <w:p w14:paraId="29B6B253" w14:textId="77777777" w:rsidR="00874469" w:rsidRDefault="00874469" w:rsidP="00874469">
            <w:pPr>
              <w:pStyle w:val="XML1"/>
              <w:rPr>
                <w:ins w:id="10161" w:author="Anees Shaikh" w:date="2013-10-07T01:10:00Z"/>
              </w:rPr>
              <w:pPrChange w:id="10162" w:author="Anees Shaikh" w:date="2013-10-07T01:11:00Z">
                <w:pPr>
                  <w:pStyle w:val="XML1"/>
                </w:pPr>
              </w:pPrChange>
            </w:pPr>
            <w:ins w:id="10163" w:author="Anees Shaikh" w:date="2013-10-07T01:10:00Z">
              <w:r>
                <w:t xml:space="preserve">                        &lt;/xs:documentation&gt;</w:t>
              </w:r>
            </w:ins>
          </w:p>
          <w:p w14:paraId="60E3DCC3" w14:textId="77777777" w:rsidR="00874469" w:rsidRDefault="00874469" w:rsidP="00874469">
            <w:pPr>
              <w:pStyle w:val="XML1"/>
              <w:rPr>
                <w:ins w:id="10164" w:author="Anees Shaikh" w:date="2013-10-07T01:10:00Z"/>
              </w:rPr>
              <w:pPrChange w:id="10165" w:author="Anees Shaikh" w:date="2013-10-07T01:11:00Z">
                <w:pPr>
                  <w:pStyle w:val="XML1"/>
                </w:pPr>
              </w:pPrChange>
            </w:pPr>
            <w:ins w:id="10166" w:author="Anees Shaikh" w:date="2013-10-07T01:10:00Z">
              <w:r>
                <w:t xml:space="preserve">                      &lt;/xs:annotation&gt;</w:t>
              </w:r>
            </w:ins>
          </w:p>
          <w:p w14:paraId="2099110A" w14:textId="77777777" w:rsidR="00874469" w:rsidRDefault="00874469" w:rsidP="00874469">
            <w:pPr>
              <w:pStyle w:val="XML1"/>
              <w:rPr>
                <w:ins w:id="10167" w:author="Anees Shaikh" w:date="2013-10-07T01:10:00Z"/>
              </w:rPr>
              <w:pPrChange w:id="10168" w:author="Anees Shaikh" w:date="2013-10-07T01:11:00Z">
                <w:pPr>
                  <w:pStyle w:val="XML1"/>
                </w:pPr>
              </w:pPrChange>
            </w:pPr>
            <w:ins w:id="10169" w:author="Anees Shaikh" w:date="2013-10-07T01:10:00Z">
              <w:r>
                <w:t xml:space="preserve">                    &lt;/xs:element&gt;</w:t>
              </w:r>
            </w:ins>
          </w:p>
          <w:p w14:paraId="2B2F6B33" w14:textId="77777777" w:rsidR="00874469" w:rsidRDefault="00874469" w:rsidP="00874469">
            <w:pPr>
              <w:pStyle w:val="XML1"/>
              <w:rPr>
                <w:ins w:id="10170" w:author="Anees Shaikh" w:date="2013-10-07T01:10:00Z"/>
              </w:rPr>
              <w:pPrChange w:id="10171" w:author="Anees Shaikh" w:date="2013-10-07T01:11:00Z">
                <w:pPr>
                  <w:pStyle w:val="XML1"/>
                </w:pPr>
              </w:pPrChange>
            </w:pPr>
            <w:ins w:id="10172" w:author="Anees Shaikh" w:date="2013-10-07T01:10:00Z">
              <w:r>
                <w:t xml:space="preserve">                    &lt;xs:element name="name" minOccurs="0"&gt;</w:t>
              </w:r>
            </w:ins>
          </w:p>
          <w:p w14:paraId="553050B4" w14:textId="77777777" w:rsidR="00874469" w:rsidRDefault="00874469" w:rsidP="00874469">
            <w:pPr>
              <w:pStyle w:val="XML1"/>
              <w:rPr>
                <w:ins w:id="10173" w:author="Anees Shaikh" w:date="2013-10-07T01:10:00Z"/>
              </w:rPr>
              <w:pPrChange w:id="10174" w:author="Anees Shaikh" w:date="2013-10-07T01:11:00Z">
                <w:pPr>
                  <w:pStyle w:val="XML1"/>
                </w:pPr>
              </w:pPrChange>
            </w:pPr>
            <w:ins w:id="10175" w:author="Anees Shaikh" w:date="2013-10-07T01:10:00Z">
              <w:r>
                <w:t xml:space="preserve">                      &lt;xs:annotation&gt;</w:t>
              </w:r>
            </w:ins>
          </w:p>
          <w:p w14:paraId="3994E6AD" w14:textId="77777777" w:rsidR="00874469" w:rsidRDefault="00874469" w:rsidP="00874469">
            <w:pPr>
              <w:pStyle w:val="XML1"/>
              <w:rPr>
                <w:ins w:id="10176" w:author="Anees Shaikh" w:date="2013-10-07T01:10:00Z"/>
              </w:rPr>
              <w:pPrChange w:id="10177" w:author="Anees Shaikh" w:date="2013-10-07T01:11:00Z">
                <w:pPr>
                  <w:pStyle w:val="XML1"/>
                </w:pPr>
              </w:pPrChange>
            </w:pPr>
            <w:ins w:id="10178" w:author="Anees Shaikh" w:date="2013-10-07T01:10:00Z">
              <w:r>
                <w:t xml:space="preserve">                        &lt;xs:documentation&gt;</w:t>
              </w:r>
            </w:ins>
          </w:p>
          <w:p w14:paraId="20625A29" w14:textId="77777777" w:rsidR="00874469" w:rsidRDefault="00874469" w:rsidP="00874469">
            <w:pPr>
              <w:pStyle w:val="XML1"/>
              <w:rPr>
                <w:ins w:id="10179" w:author="Anees Shaikh" w:date="2013-10-07T01:10:00Z"/>
              </w:rPr>
              <w:pPrChange w:id="10180" w:author="Anees Shaikh" w:date="2013-10-07T01:11:00Z">
                <w:pPr>
                  <w:pStyle w:val="XML1"/>
                </w:pPr>
              </w:pPrChange>
            </w:pPr>
            <w:ins w:id="10181" w:author="Anees Shaikh" w:date="2013-10-07T01:10:00Z">
              <w:r>
                <w:t xml:space="preserve">                          This element assists OpenFlow Controllers in </w:t>
              </w:r>
              <w:r>
                <w:lastRenderedPageBreak/>
                <w:t>identifying OpenFlow Ports.</w:t>
              </w:r>
            </w:ins>
          </w:p>
          <w:p w14:paraId="78298C2A" w14:textId="77777777" w:rsidR="00874469" w:rsidRDefault="00874469" w:rsidP="00874469">
            <w:pPr>
              <w:pStyle w:val="XML1"/>
              <w:rPr>
                <w:ins w:id="10182" w:author="Anees Shaikh" w:date="2013-10-07T01:10:00Z"/>
              </w:rPr>
              <w:pPrChange w:id="10183" w:author="Anees Shaikh" w:date="2013-10-07T01:11:00Z">
                <w:pPr>
                  <w:pStyle w:val="XML1"/>
                </w:pPr>
              </w:pPrChange>
            </w:pPr>
            <w:ins w:id="10184" w:author="Anees Shaikh" w:date="2013-10-07T01:10:00Z">
              <w:r>
                <w:t xml:space="preserve">                              </w:t>
              </w:r>
            </w:ins>
          </w:p>
          <w:p w14:paraId="6CF32D14" w14:textId="77777777" w:rsidR="00874469" w:rsidRDefault="00874469" w:rsidP="00874469">
            <w:pPr>
              <w:pStyle w:val="XML1"/>
              <w:rPr>
                <w:ins w:id="10185" w:author="Anees Shaikh" w:date="2013-10-07T01:10:00Z"/>
              </w:rPr>
              <w:pPrChange w:id="10186" w:author="Anees Shaikh" w:date="2013-10-07T01:11:00Z">
                <w:pPr>
                  <w:pStyle w:val="XML1"/>
                </w:pPr>
              </w:pPrChange>
            </w:pPr>
            <w:ins w:id="10187" w:author="Anees Shaikh" w:date="2013-10-07T01:10:00Z">
              <w:r>
                <w:t xml:space="preserve">                                 This element is not to be set by the OP-CONFIG protocol,</w:t>
              </w:r>
            </w:ins>
          </w:p>
          <w:p w14:paraId="481541FD" w14:textId="77777777" w:rsidR="00874469" w:rsidRDefault="00874469" w:rsidP="00874469">
            <w:pPr>
              <w:pStyle w:val="XML1"/>
              <w:rPr>
                <w:ins w:id="10188" w:author="Anees Shaikh" w:date="2013-10-07T01:10:00Z"/>
              </w:rPr>
              <w:pPrChange w:id="10189" w:author="Anees Shaikh" w:date="2013-10-07T01:11:00Z">
                <w:pPr>
                  <w:pStyle w:val="XML1"/>
                </w:pPr>
              </w:pPrChange>
            </w:pPr>
            <w:ins w:id="10190" w:author="Anees Shaikh" w:date="2013-10-07T01:10:00Z">
              <w:r>
                <w:t xml:space="preserve">                                 but it is set by the switch implementation.  It may be set</w:t>
              </w:r>
            </w:ins>
          </w:p>
          <w:p w14:paraId="72916C23" w14:textId="77777777" w:rsidR="00874469" w:rsidRDefault="00874469" w:rsidP="00874469">
            <w:pPr>
              <w:pStyle w:val="XML1"/>
              <w:rPr>
                <w:ins w:id="10191" w:author="Anees Shaikh" w:date="2013-10-07T01:10:00Z"/>
              </w:rPr>
              <w:pPrChange w:id="10192" w:author="Anees Shaikh" w:date="2013-10-07T01:11:00Z">
                <w:pPr>
                  <w:pStyle w:val="XML1"/>
                </w:pPr>
              </w:pPrChange>
            </w:pPr>
            <w:ins w:id="10193" w:author="Anees Shaikh" w:date="2013-10-07T01:10:00Z">
              <w:r>
                <w:t xml:space="preserve">                                 at start-up time of an OpenFlow Capable Switch or when the </w:t>
              </w:r>
            </w:ins>
          </w:p>
          <w:p w14:paraId="4FEE63C4" w14:textId="77777777" w:rsidR="00874469" w:rsidRDefault="00874469" w:rsidP="00874469">
            <w:pPr>
              <w:pStyle w:val="XML1"/>
              <w:rPr>
                <w:ins w:id="10194" w:author="Anees Shaikh" w:date="2013-10-07T01:10:00Z"/>
              </w:rPr>
              <w:pPrChange w:id="10195" w:author="Anees Shaikh" w:date="2013-10-07T01:11:00Z">
                <w:pPr>
                  <w:pStyle w:val="XML1"/>
                </w:pPr>
              </w:pPrChange>
            </w:pPr>
            <w:ins w:id="10196" w:author="Anees Shaikh" w:date="2013-10-07T01:10:00Z">
              <w:r>
                <w:t xml:space="preserve">                                 OpenFlow Port is assigned to an OpenFlow Logical Switch.</w:t>
              </w:r>
            </w:ins>
          </w:p>
          <w:p w14:paraId="07762329" w14:textId="77777777" w:rsidR="00874469" w:rsidRDefault="00874469" w:rsidP="00874469">
            <w:pPr>
              <w:pStyle w:val="XML1"/>
              <w:rPr>
                <w:ins w:id="10197" w:author="Anees Shaikh" w:date="2013-10-07T01:10:00Z"/>
              </w:rPr>
              <w:pPrChange w:id="10198" w:author="Anees Shaikh" w:date="2013-10-07T01:11:00Z">
                <w:pPr>
                  <w:pStyle w:val="XML1"/>
                </w:pPr>
              </w:pPrChange>
            </w:pPr>
            <w:ins w:id="10199" w:author="Anees Shaikh" w:date="2013-10-07T01:10:00Z">
              <w:r>
                <w:t xml:space="preserve">                                 It MAY also be not set at all.  If this element is set to a</w:t>
              </w:r>
            </w:ins>
          </w:p>
          <w:p w14:paraId="5A2F7DE9" w14:textId="77777777" w:rsidR="00874469" w:rsidRDefault="00874469" w:rsidP="00874469">
            <w:pPr>
              <w:pStyle w:val="XML1"/>
              <w:rPr>
                <w:ins w:id="10200" w:author="Anees Shaikh" w:date="2013-10-07T01:10:00Z"/>
              </w:rPr>
              <w:pPrChange w:id="10201" w:author="Anees Shaikh" w:date="2013-10-07T01:11:00Z">
                <w:pPr>
                  <w:pStyle w:val="XML1"/>
                </w:pPr>
              </w:pPrChange>
            </w:pPr>
            <w:ins w:id="10202" w:author="Anees Shaikh" w:date="2013-10-07T01:10:00Z">
              <w:r>
                <w:t xml:space="preserve">                                 value other than the empty string when being assigned to an</w:t>
              </w:r>
            </w:ins>
          </w:p>
          <w:p w14:paraId="6AFE3F50" w14:textId="77777777" w:rsidR="00874469" w:rsidRDefault="00874469" w:rsidP="00874469">
            <w:pPr>
              <w:pStyle w:val="XML1"/>
              <w:rPr>
                <w:ins w:id="10203" w:author="Anees Shaikh" w:date="2013-10-07T01:10:00Z"/>
              </w:rPr>
              <w:pPrChange w:id="10204" w:author="Anees Shaikh" w:date="2013-10-07T01:11:00Z">
                <w:pPr>
                  <w:pStyle w:val="XML1"/>
                </w:pPr>
              </w:pPrChange>
            </w:pPr>
            <w:ins w:id="10205" w:author="Anees Shaikh" w:date="2013-10-07T01:10:00Z">
              <w:r>
                <w:t xml:space="preserve">                                 OpenFlow Logical Switch, then the value of this element</w:t>
              </w:r>
            </w:ins>
          </w:p>
          <w:p w14:paraId="36CFE0F1" w14:textId="77777777" w:rsidR="00874469" w:rsidRDefault="00874469" w:rsidP="00874469">
            <w:pPr>
              <w:pStyle w:val="XML1"/>
              <w:rPr>
                <w:ins w:id="10206" w:author="Anees Shaikh" w:date="2013-10-07T01:10:00Z"/>
              </w:rPr>
              <w:pPrChange w:id="10207" w:author="Anees Shaikh" w:date="2013-10-07T01:11:00Z">
                <w:pPr>
                  <w:pStyle w:val="XML1"/>
                </w:pPr>
              </w:pPrChange>
            </w:pPr>
            <w:ins w:id="10208" w:author="Anees Shaikh" w:date="2013-10-07T01:10:00Z">
              <w:r>
                <w:t xml:space="preserve">                                 MUST be unique within the context of the OpenFlow Logical</w:t>
              </w:r>
            </w:ins>
          </w:p>
          <w:p w14:paraId="5FF54136" w14:textId="77777777" w:rsidR="00874469" w:rsidRDefault="00874469" w:rsidP="00874469">
            <w:pPr>
              <w:pStyle w:val="XML1"/>
              <w:rPr>
                <w:ins w:id="10209" w:author="Anees Shaikh" w:date="2013-10-07T01:10:00Z"/>
              </w:rPr>
              <w:pPrChange w:id="10210" w:author="Anees Shaikh" w:date="2013-10-07T01:11:00Z">
                <w:pPr>
                  <w:pStyle w:val="XML1"/>
                </w:pPr>
              </w:pPrChange>
            </w:pPr>
            <w:ins w:id="10211" w:author="Anees Shaikh" w:date="2013-10-07T01:10:00Z">
              <w:r>
                <w:t xml:space="preserve">                                 Switch.</w:t>
              </w:r>
            </w:ins>
          </w:p>
          <w:p w14:paraId="5ED38F47" w14:textId="77777777" w:rsidR="00874469" w:rsidRDefault="00874469" w:rsidP="00874469">
            <w:pPr>
              <w:pStyle w:val="XML1"/>
              <w:rPr>
                <w:ins w:id="10212" w:author="Anees Shaikh" w:date="2013-10-07T01:10:00Z"/>
              </w:rPr>
              <w:pPrChange w:id="10213" w:author="Anees Shaikh" w:date="2013-10-07T01:11:00Z">
                <w:pPr>
                  <w:pStyle w:val="XML1"/>
                </w:pPr>
              </w:pPrChange>
            </w:pPr>
            <w:ins w:id="10214" w:author="Anees Shaikh" w:date="2013-10-07T01:10:00Z">
              <w:r>
                <w:t xml:space="preserve">                        &lt;/xs:documentation&gt;</w:t>
              </w:r>
            </w:ins>
          </w:p>
          <w:p w14:paraId="752C8EC0" w14:textId="77777777" w:rsidR="00874469" w:rsidRDefault="00874469" w:rsidP="00874469">
            <w:pPr>
              <w:pStyle w:val="XML1"/>
              <w:rPr>
                <w:ins w:id="10215" w:author="Anees Shaikh" w:date="2013-10-07T01:10:00Z"/>
              </w:rPr>
              <w:pPrChange w:id="10216" w:author="Anees Shaikh" w:date="2013-10-07T01:11:00Z">
                <w:pPr>
                  <w:pStyle w:val="XML1"/>
                </w:pPr>
              </w:pPrChange>
            </w:pPr>
            <w:ins w:id="10217" w:author="Anees Shaikh" w:date="2013-10-07T01:10:00Z">
              <w:r>
                <w:t xml:space="preserve">                      &lt;/xs:annotation&gt;</w:t>
              </w:r>
            </w:ins>
          </w:p>
          <w:p w14:paraId="496D5489" w14:textId="77777777" w:rsidR="00874469" w:rsidRDefault="00874469" w:rsidP="00874469">
            <w:pPr>
              <w:pStyle w:val="XML1"/>
              <w:rPr>
                <w:ins w:id="10218" w:author="Anees Shaikh" w:date="2013-10-07T01:10:00Z"/>
              </w:rPr>
              <w:pPrChange w:id="10219" w:author="Anees Shaikh" w:date="2013-10-07T01:11:00Z">
                <w:pPr>
                  <w:pStyle w:val="XML1"/>
                </w:pPr>
              </w:pPrChange>
            </w:pPr>
            <w:ins w:id="10220" w:author="Anees Shaikh" w:date="2013-10-07T01:10:00Z">
              <w:r>
                <w:t xml:space="preserve">                      &lt;xs:simpleType&gt;</w:t>
              </w:r>
            </w:ins>
          </w:p>
          <w:p w14:paraId="0250DE1F" w14:textId="77777777" w:rsidR="00874469" w:rsidRDefault="00874469" w:rsidP="00874469">
            <w:pPr>
              <w:pStyle w:val="XML1"/>
              <w:rPr>
                <w:ins w:id="10221" w:author="Anees Shaikh" w:date="2013-10-07T01:10:00Z"/>
              </w:rPr>
              <w:pPrChange w:id="10222" w:author="Anees Shaikh" w:date="2013-10-07T01:11:00Z">
                <w:pPr>
                  <w:pStyle w:val="XML1"/>
                </w:pPr>
              </w:pPrChange>
            </w:pPr>
            <w:ins w:id="10223" w:author="Anees Shaikh" w:date="2013-10-07T01:10:00Z">
              <w:r>
                <w:t xml:space="preserve">                        &lt;xs:restriction base="xs:string"&gt;</w:t>
              </w:r>
            </w:ins>
          </w:p>
          <w:p w14:paraId="7365F046" w14:textId="77777777" w:rsidR="00874469" w:rsidRDefault="00874469" w:rsidP="00874469">
            <w:pPr>
              <w:pStyle w:val="XML1"/>
              <w:rPr>
                <w:ins w:id="10224" w:author="Anees Shaikh" w:date="2013-10-07T01:10:00Z"/>
              </w:rPr>
              <w:pPrChange w:id="10225" w:author="Anees Shaikh" w:date="2013-10-07T01:11:00Z">
                <w:pPr>
                  <w:pStyle w:val="XML1"/>
                </w:pPr>
              </w:pPrChange>
            </w:pPr>
            <w:ins w:id="10226" w:author="Anees Shaikh" w:date="2013-10-07T01:10:00Z">
              <w:r>
                <w:t xml:space="preserve">                          &lt;xs:minLength value="1"/&gt;</w:t>
              </w:r>
            </w:ins>
          </w:p>
          <w:p w14:paraId="28BFA34C" w14:textId="77777777" w:rsidR="00874469" w:rsidRDefault="00874469" w:rsidP="00874469">
            <w:pPr>
              <w:pStyle w:val="XML1"/>
              <w:rPr>
                <w:ins w:id="10227" w:author="Anees Shaikh" w:date="2013-10-07T01:10:00Z"/>
              </w:rPr>
              <w:pPrChange w:id="10228" w:author="Anees Shaikh" w:date="2013-10-07T01:11:00Z">
                <w:pPr>
                  <w:pStyle w:val="XML1"/>
                </w:pPr>
              </w:pPrChange>
            </w:pPr>
            <w:ins w:id="10229" w:author="Anees Shaikh" w:date="2013-10-07T01:10:00Z">
              <w:r>
                <w:t xml:space="preserve">                          &lt;xs:maxLength value="16"/&gt;</w:t>
              </w:r>
            </w:ins>
          </w:p>
          <w:p w14:paraId="5AE85A5F" w14:textId="77777777" w:rsidR="00874469" w:rsidRDefault="00874469" w:rsidP="00874469">
            <w:pPr>
              <w:pStyle w:val="XML1"/>
              <w:rPr>
                <w:ins w:id="10230" w:author="Anees Shaikh" w:date="2013-10-07T01:10:00Z"/>
              </w:rPr>
              <w:pPrChange w:id="10231" w:author="Anees Shaikh" w:date="2013-10-07T01:11:00Z">
                <w:pPr>
                  <w:pStyle w:val="XML1"/>
                </w:pPr>
              </w:pPrChange>
            </w:pPr>
            <w:ins w:id="10232" w:author="Anees Shaikh" w:date="2013-10-07T01:10:00Z">
              <w:r>
                <w:t xml:space="preserve">                        &lt;/xs:restriction&gt;</w:t>
              </w:r>
            </w:ins>
          </w:p>
          <w:p w14:paraId="1EDFDE75" w14:textId="77777777" w:rsidR="00874469" w:rsidRDefault="00874469" w:rsidP="00874469">
            <w:pPr>
              <w:pStyle w:val="XML1"/>
              <w:rPr>
                <w:ins w:id="10233" w:author="Anees Shaikh" w:date="2013-10-07T01:10:00Z"/>
              </w:rPr>
              <w:pPrChange w:id="10234" w:author="Anees Shaikh" w:date="2013-10-07T01:11:00Z">
                <w:pPr>
                  <w:pStyle w:val="XML1"/>
                </w:pPr>
              </w:pPrChange>
            </w:pPr>
            <w:ins w:id="10235" w:author="Anees Shaikh" w:date="2013-10-07T01:10:00Z">
              <w:r>
                <w:t xml:space="preserve">                      &lt;/xs:simpleType&gt;</w:t>
              </w:r>
            </w:ins>
          </w:p>
          <w:p w14:paraId="0D65F038" w14:textId="77777777" w:rsidR="00874469" w:rsidRDefault="00874469" w:rsidP="00874469">
            <w:pPr>
              <w:pStyle w:val="XML1"/>
              <w:rPr>
                <w:ins w:id="10236" w:author="Anees Shaikh" w:date="2013-10-07T01:10:00Z"/>
              </w:rPr>
              <w:pPrChange w:id="10237" w:author="Anees Shaikh" w:date="2013-10-07T01:11:00Z">
                <w:pPr>
                  <w:pStyle w:val="XML1"/>
                </w:pPr>
              </w:pPrChange>
            </w:pPr>
            <w:ins w:id="10238" w:author="Anees Shaikh" w:date="2013-10-07T01:10:00Z">
              <w:r>
                <w:t xml:space="preserve">                    &lt;/xs:element&gt;</w:t>
              </w:r>
            </w:ins>
          </w:p>
          <w:p w14:paraId="1ABD5349" w14:textId="77777777" w:rsidR="00874469" w:rsidRDefault="00874469" w:rsidP="00874469">
            <w:pPr>
              <w:pStyle w:val="XML1"/>
              <w:rPr>
                <w:ins w:id="10239" w:author="Anees Shaikh" w:date="2013-10-07T01:10:00Z"/>
              </w:rPr>
              <w:pPrChange w:id="10240" w:author="Anees Shaikh" w:date="2013-10-07T01:11:00Z">
                <w:pPr>
                  <w:pStyle w:val="XML1"/>
                </w:pPr>
              </w:pPrChange>
            </w:pPr>
            <w:ins w:id="10241" w:author="Anees Shaikh" w:date="2013-10-07T01:10:00Z">
              <w:r>
                <w:t xml:space="preserve">                    &lt;xs:element name="current-rate" minOccurs="0"  type="xs:unsignedInt"&gt;</w:t>
              </w:r>
            </w:ins>
          </w:p>
          <w:p w14:paraId="6C30E12C" w14:textId="77777777" w:rsidR="00874469" w:rsidRDefault="00874469" w:rsidP="00874469">
            <w:pPr>
              <w:pStyle w:val="XML1"/>
              <w:rPr>
                <w:ins w:id="10242" w:author="Anees Shaikh" w:date="2013-10-07T01:10:00Z"/>
              </w:rPr>
              <w:pPrChange w:id="10243" w:author="Anees Shaikh" w:date="2013-10-07T01:11:00Z">
                <w:pPr>
                  <w:pStyle w:val="XML1"/>
                </w:pPr>
              </w:pPrChange>
            </w:pPr>
            <w:ins w:id="10244" w:author="Anees Shaikh" w:date="2013-10-07T01:10:00Z">
              <w:r>
                <w:t xml:space="preserve">                      &lt;xs:annotation&gt;</w:t>
              </w:r>
            </w:ins>
          </w:p>
          <w:p w14:paraId="2A3B4408" w14:textId="77777777" w:rsidR="00874469" w:rsidRDefault="00874469" w:rsidP="00874469">
            <w:pPr>
              <w:pStyle w:val="XML1"/>
              <w:rPr>
                <w:ins w:id="10245" w:author="Anees Shaikh" w:date="2013-10-07T01:10:00Z"/>
              </w:rPr>
              <w:pPrChange w:id="10246" w:author="Anees Shaikh" w:date="2013-10-07T01:11:00Z">
                <w:pPr>
                  <w:pStyle w:val="XML1"/>
                </w:pPr>
              </w:pPrChange>
            </w:pPr>
            <w:ins w:id="10247" w:author="Anees Shaikh" w:date="2013-10-07T01:10:00Z">
              <w:r>
                <w:t xml:space="preserve">                        &lt;xs:documentation&gt;</w:t>
              </w:r>
            </w:ins>
          </w:p>
          <w:p w14:paraId="3EADA1E0" w14:textId="77777777" w:rsidR="00874469" w:rsidRDefault="00874469" w:rsidP="00874469">
            <w:pPr>
              <w:pStyle w:val="XML1"/>
              <w:rPr>
                <w:ins w:id="10248" w:author="Anees Shaikh" w:date="2013-10-07T01:10:00Z"/>
              </w:rPr>
              <w:pPrChange w:id="10249" w:author="Anees Shaikh" w:date="2013-10-07T01:14:00Z">
                <w:pPr>
                  <w:pStyle w:val="XML1"/>
                </w:pPr>
              </w:pPrChange>
            </w:pPr>
            <w:ins w:id="10250" w:author="Anees Shaikh" w:date="2013-10-07T01:10:00Z">
              <w:r>
                <w:t xml:space="preserve">                          This element indicates the current bit rate of the port. Its values is</w:t>
              </w:r>
            </w:ins>
          </w:p>
          <w:p w14:paraId="2627E658" w14:textId="77777777" w:rsidR="00874469" w:rsidRDefault="00874469" w:rsidP="00874469">
            <w:pPr>
              <w:pStyle w:val="XML1"/>
              <w:rPr>
                <w:ins w:id="10251" w:author="Anees Shaikh" w:date="2013-10-07T01:10:00Z"/>
              </w:rPr>
              <w:pPrChange w:id="10252" w:author="Anees Shaikh" w:date="2013-10-07T01:14:00Z">
                <w:pPr>
                  <w:pStyle w:val="XML1"/>
                </w:pPr>
              </w:pPrChange>
            </w:pPr>
            <w:ins w:id="10253" w:author="Anees Shaikh" w:date="2013-10-07T01:10:00Z">
              <w:r>
                <w:t xml:space="preserve">                                 to be provided in units of kilobit per second (kbps). This</w:t>
              </w:r>
            </w:ins>
          </w:p>
          <w:p w14:paraId="63BC7AE2" w14:textId="77777777" w:rsidR="00874469" w:rsidRDefault="00874469" w:rsidP="00874469">
            <w:pPr>
              <w:pStyle w:val="XML1"/>
              <w:rPr>
                <w:ins w:id="10254" w:author="Anees Shaikh" w:date="2013-10-07T01:10:00Z"/>
              </w:rPr>
              <w:pPrChange w:id="10255" w:author="Anees Shaikh" w:date="2013-10-07T01:14:00Z">
                <w:pPr>
                  <w:pStyle w:val="XML1"/>
                </w:pPr>
              </w:pPrChange>
            </w:pPr>
            <w:ins w:id="10256" w:author="Anees Shaikh" w:date="2013-10-07T01:10:00Z">
              <w:r>
                <w:t xml:space="preserve">                                 element is only valid if the element called 'rate' in the</w:t>
              </w:r>
            </w:ins>
          </w:p>
          <w:p w14:paraId="50C323CA" w14:textId="77777777" w:rsidR="00874469" w:rsidRDefault="00874469" w:rsidP="00874469">
            <w:pPr>
              <w:pStyle w:val="XML1"/>
              <w:rPr>
                <w:ins w:id="10257" w:author="Anees Shaikh" w:date="2013-10-07T01:10:00Z"/>
              </w:rPr>
              <w:pPrChange w:id="10258" w:author="Anees Shaikh" w:date="2013-10-07T01:14:00Z">
                <w:pPr>
                  <w:pStyle w:val="XML1"/>
                </w:pPr>
              </w:pPrChange>
            </w:pPr>
            <w:ins w:id="10259" w:author="Anees Shaikh" w:date="2013-10-07T01:10:00Z">
              <w:r>
                <w:t xml:space="preserve">                                 current Port Features has a value of 'other'.</w:t>
              </w:r>
            </w:ins>
          </w:p>
          <w:p w14:paraId="6940E79A" w14:textId="77777777" w:rsidR="00874469" w:rsidRDefault="00874469" w:rsidP="00874469">
            <w:pPr>
              <w:pStyle w:val="XML1"/>
              <w:rPr>
                <w:ins w:id="10260" w:author="Anees Shaikh" w:date="2013-10-07T01:10:00Z"/>
              </w:rPr>
              <w:pPrChange w:id="10261" w:author="Anees Shaikh" w:date="2013-10-07T01:11:00Z">
                <w:pPr>
                  <w:pStyle w:val="XML1"/>
                </w:pPr>
              </w:pPrChange>
            </w:pPr>
            <w:ins w:id="10262" w:author="Anees Shaikh" w:date="2013-10-07T01:10:00Z">
              <w:r>
                <w:t xml:space="preserve">                        &lt;/xs:documentation&gt;</w:t>
              </w:r>
            </w:ins>
          </w:p>
          <w:p w14:paraId="7A01FC5F" w14:textId="77777777" w:rsidR="00874469" w:rsidRDefault="00874469" w:rsidP="00874469">
            <w:pPr>
              <w:pStyle w:val="XML1"/>
              <w:rPr>
                <w:ins w:id="10263" w:author="Anees Shaikh" w:date="2013-10-07T01:10:00Z"/>
              </w:rPr>
              <w:pPrChange w:id="10264" w:author="Anees Shaikh" w:date="2013-10-07T01:11:00Z">
                <w:pPr>
                  <w:pStyle w:val="XML1"/>
                </w:pPr>
              </w:pPrChange>
            </w:pPr>
            <w:ins w:id="10265" w:author="Anees Shaikh" w:date="2013-10-07T01:10:00Z">
              <w:r>
                <w:t xml:space="preserve">                      &lt;/xs:annotation&gt;</w:t>
              </w:r>
            </w:ins>
          </w:p>
          <w:p w14:paraId="393BCB43" w14:textId="77777777" w:rsidR="00874469" w:rsidRDefault="00874469" w:rsidP="00874469">
            <w:pPr>
              <w:pStyle w:val="XML1"/>
              <w:rPr>
                <w:ins w:id="10266" w:author="Anees Shaikh" w:date="2013-10-07T01:10:00Z"/>
              </w:rPr>
              <w:pPrChange w:id="10267" w:author="Anees Shaikh" w:date="2013-10-07T01:11:00Z">
                <w:pPr>
                  <w:pStyle w:val="XML1"/>
                </w:pPr>
              </w:pPrChange>
            </w:pPr>
            <w:ins w:id="10268" w:author="Anees Shaikh" w:date="2013-10-07T01:10:00Z">
              <w:r>
                <w:t xml:space="preserve">                    &lt;/xs:element&gt;</w:t>
              </w:r>
            </w:ins>
          </w:p>
          <w:p w14:paraId="45F1A1D5" w14:textId="77777777" w:rsidR="00874469" w:rsidRDefault="00874469" w:rsidP="00874469">
            <w:pPr>
              <w:pStyle w:val="XML1"/>
              <w:rPr>
                <w:ins w:id="10269" w:author="Anees Shaikh" w:date="2013-10-07T01:10:00Z"/>
              </w:rPr>
              <w:pPrChange w:id="10270" w:author="Anees Shaikh" w:date="2013-10-07T01:11:00Z">
                <w:pPr>
                  <w:pStyle w:val="XML1"/>
                </w:pPr>
              </w:pPrChange>
            </w:pPr>
            <w:ins w:id="10271" w:author="Anees Shaikh" w:date="2013-10-07T01:10:00Z">
              <w:r>
                <w:t xml:space="preserve">                    &lt;xs:element name="max-rate" minOccurs="0"  type="xs:unsignedInt"&gt;</w:t>
              </w:r>
            </w:ins>
          </w:p>
          <w:p w14:paraId="61DA2FB5" w14:textId="77777777" w:rsidR="00874469" w:rsidRDefault="00874469" w:rsidP="00874469">
            <w:pPr>
              <w:pStyle w:val="XML1"/>
              <w:rPr>
                <w:ins w:id="10272" w:author="Anees Shaikh" w:date="2013-10-07T01:10:00Z"/>
              </w:rPr>
              <w:pPrChange w:id="10273" w:author="Anees Shaikh" w:date="2013-10-07T01:11:00Z">
                <w:pPr>
                  <w:pStyle w:val="XML1"/>
                </w:pPr>
              </w:pPrChange>
            </w:pPr>
            <w:ins w:id="10274" w:author="Anees Shaikh" w:date="2013-10-07T01:10:00Z">
              <w:r>
                <w:t xml:space="preserve">                      &lt;xs:annotation&gt;</w:t>
              </w:r>
            </w:ins>
          </w:p>
          <w:p w14:paraId="0A652FF6" w14:textId="77777777" w:rsidR="00874469" w:rsidRDefault="00874469" w:rsidP="00874469">
            <w:pPr>
              <w:pStyle w:val="XML1"/>
              <w:rPr>
                <w:ins w:id="10275" w:author="Anees Shaikh" w:date="2013-10-07T01:10:00Z"/>
              </w:rPr>
              <w:pPrChange w:id="10276" w:author="Anees Shaikh" w:date="2013-10-07T01:11:00Z">
                <w:pPr>
                  <w:pStyle w:val="XML1"/>
                </w:pPr>
              </w:pPrChange>
            </w:pPr>
            <w:ins w:id="10277" w:author="Anees Shaikh" w:date="2013-10-07T01:10:00Z">
              <w:r>
                <w:t xml:space="preserve">                        &lt;xs:documentation&gt;</w:t>
              </w:r>
            </w:ins>
          </w:p>
          <w:p w14:paraId="66EDB7D9" w14:textId="77777777" w:rsidR="00874469" w:rsidRDefault="00874469" w:rsidP="00874469">
            <w:pPr>
              <w:pStyle w:val="XML1"/>
              <w:rPr>
                <w:ins w:id="10278" w:author="Anees Shaikh" w:date="2013-10-07T01:10:00Z"/>
              </w:rPr>
              <w:pPrChange w:id="10279" w:author="Anees Shaikh" w:date="2013-10-07T01:11:00Z">
                <w:pPr>
                  <w:pStyle w:val="XML1"/>
                </w:pPr>
              </w:pPrChange>
            </w:pPr>
            <w:ins w:id="10280" w:author="Anees Shaikh" w:date="2013-10-07T01:10:00Z">
              <w:r>
                <w:t xml:space="preserve">                          This element indicates the maximum bit rate of the port. Its values is</w:t>
              </w:r>
            </w:ins>
          </w:p>
          <w:p w14:paraId="48B2E49C" w14:textId="77777777" w:rsidR="00874469" w:rsidRDefault="00874469" w:rsidP="00874469">
            <w:pPr>
              <w:pStyle w:val="XML1"/>
              <w:rPr>
                <w:ins w:id="10281" w:author="Anees Shaikh" w:date="2013-10-07T01:10:00Z"/>
              </w:rPr>
              <w:pPrChange w:id="10282" w:author="Anees Shaikh" w:date="2013-10-07T01:11:00Z">
                <w:pPr>
                  <w:pStyle w:val="XML1"/>
                </w:pPr>
              </w:pPrChange>
            </w:pPr>
            <w:ins w:id="10283" w:author="Anees Shaikh" w:date="2013-10-07T01:10:00Z">
              <w:r>
                <w:t xml:space="preserve">                                 to be provided in units of kilobit per second (kbps). This</w:t>
              </w:r>
            </w:ins>
          </w:p>
          <w:p w14:paraId="11F91A47" w14:textId="77777777" w:rsidR="00874469" w:rsidRDefault="00874469" w:rsidP="00874469">
            <w:pPr>
              <w:pStyle w:val="XML1"/>
              <w:rPr>
                <w:ins w:id="10284" w:author="Anees Shaikh" w:date="2013-10-07T01:10:00Z"/>
              </w:rPr>
              <w:pPrChange w:id="10285" w:author="Anees Shaikh" w:date="2013-10-07T01:11:00Z">
                <w:pPr>
                  <w:pStyle w:val="XML1"/>
                </w:pPr>
              </w:pPrChange>
            </w:pPr>
            <w:ins w:id="10286" w:author="Anees Shaikh" w:date="2013-10-07T01:10:00Z">
              <w:r>
                <w:t xml:space="preserve">                                 element is only valid if the element called 'rate' in the</w:t>
              </w:r>
            </w:ins>
          </w:p>
          <w:p w14:paraId="1C71D4F6" w14:textId="77777777" w:rsidR="00874469" w:rsidRDefault="00874469" w:rsidP="00874469">
            <w:pPr>
              <w:pStyle w:val="XML1"/>
              <w:rPr>
                <w:ins w:id="10287" w:author="Anees Shaikh" w:date="2013-10-07T01:10:00Z"/>
              </w:rPr>
              <w:pPrChange w:id="10288" w:author="Anees Shaikh" w:date="2013-10-07T01:11:00Z">
                <w:pPr>
                  <w:pStyle w:val="XML1"/>
                </w:pPr>
              </w:pPrChange>
            </w:pPr>
            <w:ins w:id="10289" w:author="Anees Shaikh" w:date="2013-10-07T01:10:00Z">
              <w:r>
                <w:t xml:space="preserve">                                 current Port Features has a value of 'other'.</w:t>
              </w:r>
            </w:ins>
          </w:p>
          <w:p w14:paraId="56039990" w14:textId="77777777" w:rsidR="00874469" w:rsidRDefault="00874469" w:rsidP="00874469">
            <w:pPr>
              <w:pStyle w:val="XML1"/>
              <w:rPr>
                <w:ins w:id="10290" w:author="Anees Shaikh" w:date="2013-10-07T01:10:00Z"/>
              </w:rPr>
              <w:pPrChange w:id="10291" w:author="Anees Shaikh" w:date="2013-10-07T01:11:00Z">
                <w:pPr>
                  <w:pStyle w:val="XML1"/>
                </w:pPr>
              </w:pPrChange>
            </w:pPr>
            <w:ins w:id="10292" w:author="Anees Shaikh" w:date="2013-10-07T01:10:00Z">
              <w:r>
                <w:t xml:space="preserve">                        &lt;/xs:documentation&gt;</w:t>
              </w:r>
            </w:ins>
          </w:p>
          <w:p w14:paraId="63270BFE" w14:textId="77777777" w:rsidR="00874469" w:rsidRDefault="00874469" w:rsidP="00874469">
            <w:pPr>
              <w:pStyle w:val="XML1"/>
              <w:rPr>
                <w:ins w:id="10293" w:author="Anees Shaikh" w:date="2013-10-07T01:10:00Z"/>
              </w:rPr>
              <w:pPrChange w:id="10294" w:author="Anees Shaikh" w:date="2013-10-07T01:11:00Z">
                <w:pPr>
                  <w:pStyle w:val="XML1"/>
                </w:pPr>
              </w:pPrChange>
            </w:pPr>
            <w:ins w:id="10295" w:author="Anees Shaikh" w:date="2013-10-07T01:10:00Z">
              <w:r>
                <w:lastRenderedPageBreak/>
                <w:t xml:space="preserve">                      &lt;/xs:annotation&gt;</w:t>
              </w:r>
            </w:ins>
          </w:p>
          <w:p w14:paraId="6C03F194" w14:textId="77777777" w:rsidR="00874469" w:rsidRDefault="00874469" w:rsidP="00874469">
            <w:pPr>
              <w:pStyle w:val="XML1"/>
              <w:rPr>
                <w:ins w:id="10296" w:author="Anees Shaikh" w:date="2013-10-07T01:10:00Z"/>
              </w:rPr>
              <w:pPrChange w:id="10297" w:author="Anees Shaikh" w:date="2013-10-07T01:11:00Z">
                <w:pPr>
                  <w:pStyle w:val="XML1"/>
                </w:pPr>
              </w:pPrChange>
            </w:pPr>
            <w:ins w:id="10298" w:author="Anees Shaikh" w:date="2013-10-07T01:10:00Z">
              <w:r>
                <w:t xml:space="preserve">                    &lt;/xs:element&gt;</w:t>
              </w:r>
            </w:ins>
          </w:p>
          <w:p w14:paraId="6E57A097" w14:textId="77777777" w:rsidR="00874469" w:rsidRDefault="00874469" w:rsidP="00874469">
            <w:pPr>
              <w:pStyle w:val="XML1"/>
              <w:rPr>
                <w:ins w:id="10299" w:author="Anees Shaikh" w:date="2013-10-07T01:10:00Z"/>
              </w:rPr>
              <w:pPrChange w:id="10300" w:author="Anees Shaikh" w:date="2013-10-07T01:11:00Z">
                <w:pPr>
                  <w:pStyle w:val="XML1"/>
                </w:pPr>
              </w:pPrChange>
            </w:pPr>
            <w:ins w:id="10301" w:author="Anees Shaikh" w:date="2013-10-07T01:10:00Z">
              <w:r>
                <w:t xml:space="preserve">                    &lt;xs:element name="configuration" minOccurs="0"&gt;</w:t>
              </w:r>
            </w:ins>
          </w:p>
          <w:p w14:paraId="32B8BB5D" w14:textId="77777777" w:rsidR="00874469" w:rsidRDefault="00874469" w:rsidP="00874469">
            <w:pPr>
              <w:pStyle w:val="XML1"/>
              <w:rPr>
                <w:ins w:id="10302" w:author="Anees Shaikh" w:date="2013-10-07T01:10:00Z"/>
              </w:rPr>
              <w:pPrChange w:id="10303" w:author="Anees Shaikh" w:date="2013-10-07T01:11:00Z">
                <w:pPr>
                  <w:pStyle w:val="XML1"/>
                </w:pPr>
              </w:pPrChange>
            </w:pPr>
            <w:ins w:id="10304" w:author="Anees Shaikh" w:date="2013-10-07T01:10:00Z">
              <w:r>
                <w:t xml:space="preserve">                      &lt;xs:annotation&gt;</w:t>
              </w:r>
            </w:ins>
          </w:p>
          <w:p w14:paraId="73F8B806" w14:textId="77777777" w:rsidR="00874469" w:rsidRDefault="00874469" w:rsidP="00874469">
            <w:pPr>
              <w:pStyle w:val="XML1"/>
              <w:rPr>
                <w:ins w:id="10305" w:author="Anees Shaikh" w:date="2013-10-07T01:10:00Z"/>
              </w:rPr>
              <w:pPrChange w:id="10306" w:author="Anees Shaikh" w:date="2013-10-07T01:11:00Z">
                <w:pPr>
                  <w:pStyle w:val="XML1"/>
                </w:pPr>
              </w:pPrChange>
            </w:pPr>
            <w:ins w:id="10307" w:author="Anees Shaikh" w:date="2013-10-07T01:10:00Z">
              <w:r>
                <w:t xml:space="preserve">                        &lt;xs:documentation&gt;</w:t>
              </w:r>
            </w:ins>
          </w:p>
          <w:p w14:paraId="27B8A4D5" w14:textId="77777777" w:rsidR="00874469" w:rsidRDefault="00874469" w:rsidP="00874469">
            <w:pPr>
              <w:pStyle w:val="XML1"/>
              <w:rPr>
                <w:ins w:id="10308" w:author="Anees Shaikh" w:date="2013-10-07T01:10:00Z"/>
              </w:rPr>
              <w:pPrChange w:id="10309" w:author="Anees Shaikh" w:date="2013-10-07T01:11:00Z">
                <w:pPr>
                  <w:pStyle w:val="XML1"/>
                </w:pPr>
              </w:pPrChange>
            </w:pPr>
            <w:ins w:id="10310" w:author="Anees Shaikh" w:date="2013-10-07T01:10:00Z">
              <w:r>
                <w:t xml:space="preserve">                          This containter represents the general adminitrative configuration of the</w:t>
              </w:r>
            </w:ins>
          </w:p>
          <w:p w14:paraId="71985385" w14:textId="77777777" w:rsidR="00874469" w:rsidRDefault="00874469" w:rsidP="00874469">
            <w:pPr>
              <w:pStyle w:val="XML1"/>
              <w:rPr>
                <w:ins w:id="10311" w:author="Anees Shaikh" w:date="2013-10-07T01:10:00Z"/>
              </w:rPr>
              <w:pPrChange w:id="10312" w:author="Anees Shaikh" w:date="2013-10-07T01:11:00Z">
                <w:pPr>
                  <w:pStyle w:val="XML1"/>
                </w:pPr>
              </w:pPrChange>
            </w:pPr>
            <w:ins w:id="10313" w:author="Anees Shaikh" w:date="2013-10-07T01:10:00Z">
              <w:r>
                <w:t xml:space="preserve">                                 OpenFlow Port.</w:t>
              </w:r>
            </w:ins>
          </w:p>
          <w:p w14:paraId="7BC914D7" w14:textId="77777777" w:rsidR="00874469" w:rsidRDefault="00874469" w:rsidP="00874469">
            <w:pPr>
              <w:pStyle w:val="XML1"/>
              <w:rPr>
                <w:ins w:id="10314" w:author="Anees Shaikh" w:date="2013-10-07T01:10:00Z"/>
              </w:rPr>
              <w:pPrChange w:id="10315" w:author="Anees Shaikh" w:date="2013-10-07T01:11:00Z">
                <w:pPr>
                  <w:pStyle w:val="XML1"/>
                </w:pPr>
              </w:pPrChange>
            </w:pPr>
            <w:ins w:id="10316" w:author="Anees Shaikh" w:date="2013-10-07T01:10:00Z">
              <w:r>
                <w:t xml:space="preserve">                        &lt;/xs:documentation&gt;</w:t>
              </w:r>
            </w:ins>
          </w:p>
          <w:p w14:paraId="6C31824D" w14:textId="77777777" w:rsidR="00874469" w:rsidRDefault="00874469" w:rsidP="00874469">
            <w:pPr>
              <w:pStyle w:val="XML1"/>
              <w:rPr>
                <w:ins w:id="10317" w:author="Anees Shaikh" w:date="2013-10-07T01:10:00Z"/>
              </w:rPr>
              <w:pPrChange w:id="10318" w:author="Anees Shaikh" w:date="2013-10-07T01:11:00Z">
                <w:pPr>
                  <w:pStyle w:val="XML1"/>
                </w:pPr>
              </w:pPrChange>
            </w:pPr>
            <w:ins w:id="10319" w:author="Anees Shaikh" w:date="2013-10-07T01:10:00Z">
              <w:r>
                <w:t xml:space="preserve">                      &lt;/xs:annotation&gt;</w:t>
              </w:r>
            </w:ins>
          </w:p>
          <w:p w14:paraId="4260AA1A" w14:textId="77777777" w:rsidR="00874469" w:rsidRDefault="00874469" w:rsidP="00874469">
            <w:pPr>
              <w:pStyle w:val="XML1"/>
              <w:rPr>
                <w:ins w:id="10320" w:author="Anees Shaikh" w:date="2013-10-07T01:10:00Z"/>
              </w:rPr>
              <w:pPrChange w:id="10321" w:author="Anees Shaikh" w:date="2013-10-07T01:11:00Z">
                <w:pPr>
                  <w:pStyle w:val="XML1"/>
                </w:pPr>
              </w:pPrChange>
            </w:pPr>
            <w:ins w:id="10322" w:author="Anees Shaikh" w:date="2013-10-07T01:10:00Z">
              <w:r>
                <w:t xml:space="preserve">                      &lt;xs:complexType&gt;</w:t>
              </w:r>
            </w:ins>
          </w:p>
          <w:p w14:paraId="116A711A" w14:textId="77777777" w:rsidR="00874469" w:rsidRDefault="00874469" w:rsidP="00874469">
            <w:pPr>
              <w:pStyle w:val="XML1"/>
              <w:rPr>
                <w:ins w:id="10323" w:author="Anees Shaikh" w:date="2013-10-07T01:10:00Z"/>
              </w:rPr>
              <w:pPrChange w:id="10324" w:author="Anees Shaikh" w:date="2013-10-07T01:11:00Z">
                <w:pPr>
                  <w:pStyle w:val="XML1"/>
                </w:pPr>
              </w:pPrChange>
            </w:pPr>
            <w:ins w:id="10325" w:author="Anees Shaikh" w:date="2013-10-07T01:10:00Z">
              <w:r>
                <w:t xml:space="preserve">                        &lt;xs:sequence&gt;</w:t>
              </w:r>
            </w:ins>
          </w:p>
          <w:p w14:paraId="3B81BB20" w14:textId="77777777" w:rsidR="00874469" w:rsidRDefault="00874469" w:rsidP="00874469">
            <w:pPr>
              <w:pStyle w:val="XML1"/>
              <w:rPr>
                <w:ins w:id="10326" w:author="Anees Shaikh" w:date="2013-10-07T01:10:00Z"/>
              </w:rPr>
              <w:pPrChange w:id="10327" w:author="Anees Shaikh" w:date="2013-10-07T01:11:00Z">
                <w:pPr>
                  <w:pStyle w:val="XML1"/>
                </w:pPr>
              </w:pPrChange>
            </w:pPr>
            <w:ins w:id="10328" w:author="Anees Shaikh" w:date="2013-10-07T01:10:00Z">
              <w:r>
                <w:t xml:space="preserve">                          &lt;xs:element name="admin-state" minOccurs="0"  type="OFUpDownStateType"&gt;</w:t>
              </w:r>
            </w:ins>
          </w:p>
          <w:p w14:paraId="7AF49BCE" w14:textId="77777777" w:rsidR="00874469" w:rsidRDefault="00874469" w:rsidP="00874469">
            <w:pPr>
              <w:pStyle w:val="XML1"/>
              <w:rPr>
                <w:ins w:id="10329" w:author="Anees Shaikh" w:date="2013-10-07T01:10:00Z"/>
              </w:rPr>
              <w:pPrChange w:id="10330" w:author="Anees Shaikh" w:date="2013-10-07T01:11:00Z">
                <w:pPr>
                  <w:pStyle w:val="XML1"/>
                </w:pPr>
              </w:pPrChange>
            </w:pPr>
            <w:ins w:id="10331" w:author="Anees Shaikh" w:date="2013-10-07T01:10:00Z">
              <w:r>
                <w:t xml:space="preserve">                            &lt;xs:annotation&gt;</w:t>
              </w:r>
            </w:ins>
          </w:p>
          <w:p w14:paraId="150A1E3B" w14:textId="77777777" w:rsidR="00874469" w:rsidRDefault="00874469" w:rsidP="00874469">
            <w:pPr>
              <w:pStyle w:val="XML1"/>
              <w:rPr>
                <w:ins w:id="10332" w:author="Anees Shaikh" w:date="2013-10-07T01:10:00Z"/>
              </w:rPr>
              <w:pPrChange w:id="10333" w:author="Anees Shaikh" w:date="2013-10-07T01:11:00Z">
                <w:pPr>
                  <w:pStyle w:val="XML1"/>
                </w:pPr>
              </w:pPrChange>
            </w:pPr>
            <w:ins w:id="10334" w:author="Anees Shaikh" w:date="2013-10-07T01:10:00Z">
              <w:r>
                <w:t xml:space="preserve">                              &lt;xs:documentation&gt;</w:t>
              </w:r>
            </w:ins>
          </w:p>
          <w:p w14:paraId="40368298" w14:textId="77777777" w:rsidR="00874469" w:rsidRDefault="00874469" w:rsidP="00874469">
            <w:pPr>
              <w:pStyle w:val="XML1"/>
              <w:rPr>
                <w:ins w:id="10335" w:author="Anees Shaikh" w:date="2013-10-07T01:10:00Z"/>
              </w:rPr>
              <w:pPrChange w:id="10336" w:author="Anees Shaikh" w:date="2013-10-07T01:11:00Z">
                <w:pPr>
                  <w:pStyle w:val="XML1"/>
                </w:pPr>
              </w:pPrChange>
            </w:pPr>
            <w:ins w:id="10337" w:author="Anees Shaikh" w:date="2013-10-07T01:10:00Z">
              <w:r>
                <w:t xml:space="preserve">                                The administrative state of the port.  If true, the port has been</w:t>
              </w:r>
            </w:ins>
          </w:p>
          <w:p w14:paraId="063CCDCD" w14:textId="77777777" w:rsidR="00874469" w:rsidRDefault="00874469" w:rsidP="00874469">
            <w:pPr>
              <w:pStyle w:val="XML1"/>
              <w:rPr>
                <w:ins w:id="10338" w:author="Anees Shaikh" w:date="2013-10-07T01:10:00Z"/>
              </w:rPr>
              <w:pPrChange w:id="10339" w:author="Anees Shaikh" w:date="2013-10-07T01:11:00Z">
                <w:pPr>
                  <w:pStyle w:val="XML1"/>
                </w:pPr>
              </w:pPrChange>
            </w:pPr>
            <w:ins w:id="10340" w:author="Anees Shaikh" w:date="2013-10-07T01:10:00Z">
              <w:r>
                <w:t xml:space="preserve">                                       administratively brought down and SHOULD not be used by</w:t>
              </w:r>
            </w:ins>
          </w:p>
          <w:p w14:paraId="65AFD702" w14:textId="77777777" w:rsidR="00874469" w:rsidRDefault="00874469" w:rsidP="00874469">
            <w:pPr>
              <w:pStyle w:val="XML1"/>
              <w:rPr>
                <w:ins w:id="10341" w:author="Anees Shaikh" w:date="2013-10-07T01:10:00Z"/>
              </w:rPr>
              <w:pPrChange w:id="10342" w:author="Anees Shaikh" w:date="2013-10-07T01:11:00Z">
                <w:pPr>
                  <w:pStyle w:val="XML1"/>
                </w:pPr>
              </w:pPrChange>
            </w:pPr>
            <w:ins w:id="10343" w:author="Anees Shaikh" w:date="2013-10-07T01:10:00Z">
              <w:r>
                <w:t xml:space="preserve">                                       OpenFlow.</w:t>
              </w:r>
            </w:ins>
          </w:p>
          <w:p w14:paraId="25D86801" w14:textId="77777777" w:rsidR="00874469" w:rsidRDefault="00874469" w:rsidP="00874469">
            <w:pPr>
              <w:pStyle w:val="XML1"/>
              <w:rPr>
                <w:ins w:id="10344" w:author="Anees Shaikh" w:date="2013-10-07T01:10:00Z"/>
              </w:rPr>
              <w:pPrChange w:id="10345" w:author="Anees Shaikh" w:date="2013-10-07T01:11:00Z">
                <w:pPr>
                  <w:pStyle w:val="XML1"/>
                </w:pPr>
              </w:pPrChange>
            </w:pPr>
            <w:ins w:id="10346" w:author="Anees Shaikh" w:date="2013-10-07T01:10:00Z">
              <w:r>
                <w:t xml:space="preserve">                              &lt;/xs:documentation&gt;</w:t>
              </w:r>
            </w:ins>
          </w:p>
          <w:p w14:paraId="7A1AC700" w14:textId="77777777" w:rsidR="00874469" w:rsidRDefault="00874469" w:rsidP="00874469">
            <w:pPr>
              <w:pStyle w:val="XML1"/>
              <w:rPr>
                <w:ins w:id="10347" w:author="Anees Shaikh" w:date="2013-10-07T01:10:00Z"/>
              </w:rPr>
              <w:pPrChange w:id="10348" w:author="Anees Shaikh" w:date="2013-10-07T01:11:00Z">
                <w:pPr>
                  <w:pStyle w:val="XML1"/>
                </w:pPr>
              </w:pPrChange>
            </w:pPr>
            <w:ins w:id="10349" w:author="Anees Shaikh" w:date="2013-10-07T01:10:00Z">
              <w:r>
                <w:t xml:space="preserve">                            &lt;/xs:annotation&gt;</w:t>
              </w:r>
            </w:ins>
          </w:p>
          <w:p w14:paraId="705146A1" w14:textId="77777777" w:rsidR="00874469" w:rsidRDefault="00874469" w:rsidP="00874469">
            <w:pPr>
              <w:pStyle w:val="XML1"/>
              <w:rPr>
                <w:ins w:id="10350" w:author="Anees Shaikh" w:date="2013-10-07T01:10:00Z"/>
              </w:rPr>
              <w:pPrChange w:id="10351" w:author="Anees Shaikh" w:date="2013-10-07T01:11:00Z">
                <w:pPr>
                  <w:pStyle w:val="XML1"/>
                </w:pPr>
              </w:pPrChange>
            </w:pPr>
            <w:ins w:id="10352" w:author="Anees Shaikh" w:date="2013-10-07T01:10:00Z">
              <w:r>
                <w:t xml:space="preserve">                          &lt;/xs:element&gt;</w:t>
              </w:r>
            </w:ins>
          </w:p>
          <w:p w14:paraId="790F8399" w14:textId="77777777" w:rsidR="00874469" w:rsidRDefault="00874469" w:rsidP="00874469">
            <w:pPr>
              <w:pStyle w:val="XML1"/>
              <w:rPr>
                <w:ins w:id="10353" w:author="Anees Shaikh" w:date="2013-10-07T01:10:00Z"/>
              </w:rPr>
              <w:pPrChange w:id="10354" w:author="Anees Shaikh" w:date="2013-10-07T01:11:00Z">
                <w:pPr>
                  <w:pStyle w:val="XML1"/>
                </w:pPr>
              </w:pPrChange>
            </w:pPr>
            <w:ins w:id="10355" w:author="Anees Shaikh" w:date="2013-10-07T01:10:00Z">
              <w:r>
                <w:t xml:space="preserve">                          &lt;xs:element name="no-receive" minOccurs="0"  type="xs:boolean"&gt;</w:t>
              </w:r>
            </w:ins>
          </w:p>
          <w:p w14:paraId="63388130" w14:textId="77777777" w:rsidR="00874469" w:rsidRDefault="00874469" w:rsidP="00874469">
            <w:pPr>
              <w:pStyle w:val="XML1"/>
              <w:rPr>
                <w:ins w:id="10356" w:author="Anees Shaikh" w:date="2013-10-07T01:10:00Z"/>
              </w:rPr>
              <w:pPrChange w:id="10357" w:author="Anees Shaikh" w:date="2013-10-07T01:11:00Z">
                <w:pPr>
                  <w:pStyle w:val="XML1"/>
                </w:pPr>
              </w:pPrChange>
            </w:pPr>
            <w:ins w:id="10358" w:author="Anees Shaikh" w:date="2013-10-07T01:10:00Z">
              <w:r>
                <w:t xml:space="preserve">                            &lt;xs:annotation&gt;</w:t>
              </w:r>
            </w:ins>
          </w:p>
          <w:p w14:paraId="09C0EAFA" w14:textId="77777777" w:rsidR="00874469" w:rsidRDefault="00874469" w:rsidP="00874469">
            <w:pPr>
              <w:pStyle w:val="XML1"/>
              <w:rPr>
                <w:ins w:id="10359" w:author="Anees Shaikh" w:date="2013-10-07T01:10:00Z"/>
              </w:rPr>
              <w:pPrChange w:id="10360" w:author="Anees Shaikh" w:date="2013-10-07T01:11:00Z">
                <w:pPr>
                  <w:pStyle w:val="XML1"/>
                </w:pPr>
              </w:pPrChange>
            </w:pPr>
            <w:ins w:id="10361" w:author="Anees Shaikh" w:date="2013-10-07T01:10:00Z">
              <w:r>
                <w:t xml:space="preserve">                              &lt;xs:documentation&gt;</w:t>
              </w:r>
            </w:ins>
          </w:p>
          <w:p w14:paraId="490338CF" w14:textId="77777777" w:rsidR="00874469" w:rsidRDefault="00874469" w:rsidP="00874469">
            <w:pPr>
              <w:pStyle w:val="XML1"/>
              <w:rPr>
                <w:ins w:id="10362" w:author="Anees Shaikh" w:date="2013-10-07T01:10:00Z"/>
              </w:rPr>
              <w:pPrChange w:id="10363" w:author="Anees Shaikh" w:date="2013-10-07T01:11:00Z">
                <w:pPr>
                  <w:pStyle w:val="XML1"/>
                </w:pPr>
              </w:pPrChange>
            </w:pPr>
            <w:ins w:id="10364" w:author="Anees Shaikh" w:date="2013-10-07T01:10:00Z">
              <w:r>
                <w:t xml:space="preserve">                                If true, packets received at this OpenFlow port SHOULD be dropped.</w:t>
              </w:r>
            </w:ins>
          </w:p>
          <w:p w14:paraId="1BA73BB0" w14:textId="77777777" w:rsidR="00874469" w:rsidRDefault="00874469" w:rsidP="00874469">
            <w:pPr>
              <w:pStyle w:val="XML1"/>
              <w:rPr>
                <w:ins w:id="10365" w:author="Anees Shaikh" w:date="2013-10-07T01:10:00Z"/>
              </w:rPr>
              <w:pPrChange w:id="10366" w:author="Anees Shaikh" w:date="2013-10-07T01:11:00Z">
                <w:pPr>
                  <w:pStyle w:val="XML1"/>
                </w:pPr>
              </w:pPrChange>
            </w:pPr>
            <w:ins w:id="10367" w:author="Anees Shaikh" w:date="2013-10-07T01:10:00Z">
              <w:r>
                <w:t xml:space="preserve">                              &lt;/xs:documentation&gt;</w:t>
              </w:r>
            </w:ins>
          </w:p>
          <w:p w14:paraId="79A98449" w14:textId="77777777" w:rsidR="00874469" w:rsidRDefault="00874469" w:rsidP="00874469">
            <w:pPr>
              <w:pStyle w:val="XML1"/>
              <w:rPr>
                <w:ins w:id="10368" w:author="Anees Shaikh" w:date="2013-10-07T01:10:00Z"/>
              </w:rPr>
              <w:pPrChange w:id="10369" w:author="Anees Shaikh" w:date="2013-10-07T01:11:00Z">
                <w:pPr>
                  <w:pStyle w:val="XML1"/>
                </w:pPr>
              </w:pPrChange>
            </w:pPr>
            <w:ins w:id="10370" w:author="Anees Shaikh" w:date="2013-10-07T01:10:00Z">
              <w:r>
                <w:t xml:space="preserve">                            &lt;/xs:annotation&gt;</w:t>
              </w:r>
            </w:ins>
          </w:p>
          <w:p w14:paraId="7744CAF2" w14:textId="77777777" w:rsidR="00874469" w:rsidRDefault="00874469" w:rsidP="00874469">
            <w:pPr>
              <w:pStyle w:val="XML1"/>
              <w:rPr>
                <w:ins w:id="10371" w:author="Anees Shaikh" w:date="2013-10-07T01:10:00Z"/>
              </w:rPr>
              <w:pPrChange w:id="10372" w:author="Anees Shaikh" w:date="2013-10-07T01:11:00Z">
                <w:pPr>
                  <w:pStyle w:val="XML1"/>
                </w:pPr>
              </w:pPrChange>
            </w:pPr>
            <w:ins w:id="10373" w:author="Anees Shaikh" w:date="2013-10-07T01:10:00Z">
              <w:r>
                <w:t xml:space="preserve">                          &lt;/xs:element&gt;</w:t>
              </w:r>
            </w:ins>
          </w:p>
          <w:p w14:paraId="252A8B72" w14:textId="77777777" w:rsidR="00874469" w:rsidRDefault="00874469" w:rsidP="00874469">
            <w:pPr>
              <w:pStyle w:val="XML1"/>
              <w:rPr>
                <w:ins w:id="10374" w:author="Anees Shaikh" w:date="2013-10-07T01:10:00Z"/>
              </w:rPr>
              <w:pPrChange w:id="10375" w:author="Anees Shaikh" w:date="2013-10-07T01:11:00Z">
                <w:pPr>
                  <w:pStyle w:val="XML1"/>
                </w:pPr>
              </w:pPrChange>
            </w:pPr>
            <w:ins w:id="10376" w:author="Anees Shaikh" w:date="2013-10-07T01:10:00Z">
              <w:r>
                <w:t xml:space="preserve">                          &lt;xs:element name="no-forward" minOccurs="0"  type="xs:boolean"&gt;</w:t>
              </w:r>
            </w:ins>
          </w:p>
          <w:p w14:paraId="6C344CAF" w14:textId="77777777" w:rsidR="00874469" w:rsidRDefault="00874469" w:rsidP="00874469">
            <w:pPr>
              <w:pStyle w:val="XML1"/>
              <w:rPr>
                <w:ins w:id="10377" w:author="Anees Shaikh" w:date="2013-10-07T01:10:00Z"/>
              </w:rPr>
              <w:pPrChange w:id="10378" w:author="Anees Shaikh" w:date="2013-10-07T01:11:00Z">
                <w:pPr>
                  <w:pStyle w:val="XML1"/>
                </w:pPr>
              </w:pPrChange>
            </w:pPr>
            <w:ins w:id="10379" w:author="Anees Shaikh" w:date="2013-10-07T01:10:00Z">
              <w:r>
                <w:t xml:space="preserve">                            &lt;xs:annotation&gt;</w:t>
              </w:r>
            </w:ins>
          </w:p>
          <w:p w14:paraId="2D6EBF39" w14:textId="77777777" w:rsidR="00874469" w:rsidRDefault="00874469" w:rsidP="00874469">
            <w:pPr>
              <w:pStyle w:val="XML1"/>
              <w:rPr>
                <w:ins w:id="10380" w:author="Anees Shaikh" w:date="2013-10-07T01:10:00Z"/>
              </w:rPr>
              <w:pPrChange w:id="10381" w:author="Anees Shaikh" w:date="2013-10-07T01:11:00Z">
                <w:pPr>
                  <w:pStyle w:val="XML1"/>
                </w:pPr>
              </w:pPrChange>
            </w:pPr>
            <w:ins w:id="10382" w:author="Anees Shaikh" w:date="2013-10-07T01:10:00Z">
              <w:r>
                <w:t xml:space="preserve">                              &lt;xs:documentation&gt;</w:t>
              </w:r>
            </w:ins>
          </w:p>
          <w:p w14:paraId="0CAACC0C" w14:textId="77777777" w:rsidR="00874469" w:rsidRDefault="00874469" w:rsidP="00874469">
            <w:pPr>
              <w:pStyle w:val="XML1"/>
              <w:rPr>
                <w:ins w:id="10383" w:author="Anees Shaikh" w:date="2013-10-07T01:10:00Z"/>
              </w:rPr>
              <w:pPrChange w:id="10384" w:author="Anees Shaikh" w:date="2013-10-07T01:11:00Z">
                <w:pPr>
                  <w:pStyle w:val="XML1"/>
                </w:pPr>
              </w:pPrChange>
            </w:pPr>
            <w:ins w:id="10385" w:author="Anees Shaikh" w:date="2013-10-07T01:10:00Z">
              <w:r>
                <w:t xml:space="preserve">                                If true, packets forwarded to this OpenFlow port SHOULD be dropped.</w:t>
              </w:r>
            </w:ins>
          </w:p>
          <w:p w14:paraId="0F628FC6" w14:textId="77777777" w:rsidR="00874469" w:rsidRDefault="00874469" w:rsidP="00874469">
            <w:pPr>
              <w:pStyle w:val="XML1"/>
              <w:rPr>
                <w:ins w:id="10386" w:author="Anees Shaikh" w:date="2013-10-07T01:10:00Z"/>
              </w:rPr>
              <w:pPrChange w:id="10387" w:author="Anees Shaikh" w:date="2013-10-07T01:11:00Z">
                <w:pPr>
                  <w:pStyle w:val="XML1"/>
                </w:pPr>
              </w:pPrChange>
            </w:pPr>
            <w:ins w:id="10388" w:author="Anees Shaikh" w:date="2013-10-07T01:10:00Z">
              <w:r>
                <w:t xml:space="preserve">                              &lt;/xs:documentation&gt;</w:t>
              </w:r>
            </w:ins>
          </w:p>
          <w:p w14:paraId="5332673C" w14:textId="77777777" w:rsidR="00874469" w:rsidRDefault="00874469" w:rsidP="00874469">
            <w:pPr>
              <w:pStyle w:val="XML1"/>
              <w:rPr>
                <w:ins w:id="10389" w:author="Anees Shaikh" w:date="2013-10-07T01:10:00Z"/>
              </w:rPr>
              <w:pPrChange w:id="10390" w:author="Anees Shaikh" w:date="2013-10-07T01:11:00Z">
                <w:pPr>
                  <w:pStyle w:val="XML1"/>
                </w:pPr>
              </w:pPrChange>
            </w:pPr>
            <w:ins w:id="10391" w:author="Anees Shaikh" w:date="2013-10-07T01:10:00Z">
              <w:r>
                <w:t xml:space="preserve">                            &lt;/xs:annotation&gt;</w:t>
              </w:r>
            </w:ins>
          </w:p>
          <w:p w14:paraId="4FAF4D80" w14:textId="77777777" w:rsidR="00874469" w:rsidRDefault="00874469" w:rsidP="00874469">
            <w:pPr>
              <w:pStyle w:val="XML1"/>
              <w:rPr>
                <w:ins w:id="10392" w:author="Anees Shaikh" w:date="2013-10-07T01:10:00Z"/>
              </w:rPr>
              <w:pPrChange w:id="10393" w:author="Anees Shaikh" w:date="2013-10-07T01:11:00Z">
                <w:pPr>
                  <w:pStyle w:val="XML1"/>
                </w:pPr>
              </w:pPrChange>
            </w:pPr>
            <w:ins w:id="10394" w:author="Anees Shaikh" w:date="2013-10-07T01:10:00Z">
              <w:r>
                <w:t xml:space="preserve">                          &lt;/xs:element&gt;</w:t>
              </w:r>
            </w:ins>
          </w:p>
          <w:p w14:paraId="133D0623" w14:textId="77777777" w:rsidR="00874469" w:rsidRDefault="00874469" w:rsidP="00874469">
            <w:pPr>
              <w:pStyle w:val="XML1"/>
              <w:rPr>
                <w:ins w:id="10395" w:author="Anees Shaikh" w:date="2013-10-07T01:10:00Z"/>
              </w:rPr>
              <w:pPrChange w:id="10396" w:author="Anees Shaikh" w:date="2013-10-07T01:11:00Z">
                <w:pPr>
                  <w:pStyle w:val="XML1"/>
                </w:pPr>
              </w:pPrChange>
            </w:pPr>
            <w:ins w:id="10397" w:author="Anees Shaikh" w:date="2013-10-07T01:10:00Z">
              <w:r>
                <w:t xml:space="preserve">                          &lt;xs:element name="no-packet-in" minOccurs="0"  type="xs:boolean"&gt;</w:t>
              </w:r>
            </w:ins>
          </w:p>
          <w:p w14:paraId="27213001" w14:textId="77777777" w:rsidR="00874469" w:rsidRDefault="00874469" w:rsidP="00874469">
            <w:pPr>
              <w:pStyle w:val="XML1"/>
              <w:rPr>
                <w:ins w:id="10398" w:author="Anees Shaikh" w:date="2013-10-07T01:10:00Z"/>
              </w:rPr>
              <w:pPrChange w:id="10399" w:author="Anees Shaikh" w:date="2013-10-07T01:11:00Z">
                <w:pPr>
                  <w:pStyle w:val="XML1"/>
                </w:pPr>
              </w:pPrChange>
            </w:pPr>
            <w:ins w:id="10400" w:author="Anees Shaikh" w:date="2013-10-07T01:10:00Z">
              <w:r>
                <w:t xml:space="preserve">                            &lt;xs:annotation&gt;</w:t>
              </w:r>
            </w:ins>
          </w:p>
          <w:p w14:paraId="3F3B4E2F" w14:textId="77777777" w:rsidR="00874469" w:rsidRDefault="00874469" w:rsidP="00874469">
            <w:pPr>
              <w:pStyle w:val="XML1"/>
              <w:rPr>
                <w:ins w:id="10401" w:author="Anees Shaikh" w:date="2013-10-07T01:10:00Z"/>
              </w:rPr>
              <w:pPrChange w:id="10402" w:author="Anees Shaikh" w:date="2013-10-07T01:11:00Z">
                <w:pPr>
                  <w:pStyle w:val="XML1"/>
                </w:pPr>
              </w:pPrChange>
            </w:pPr>
            <w:ins w:id="10403" w:author="Anees Shaikh" w:date="2013-10-07T01:10:00Z">
              <w:r>
                <w:t xml:space="preserve">                              &lt;xs:documentation&gt;</w:t>
              </w:r>
            </w:ins>
          </w:p>
          <w:p w14:paraId="61334746" w14:textId="77777777" w:rsidR="00874469" w:rsidRDefault="00874469" w:rsidP="00874469">
            <w:pPr>
              <w:pStyle w:val="XML1"/>
              <w:rPr>
                <w:ins w:id="10404" w:author="Anees Shaikh" w:date="2013-10-07T01:10:00Z"/>
              </w:rPr>
              <w:pPrChange w:id="10405" w:author="Anees Shaikh" w:date="2013-10-07T01:11:00Z">
                <w:pPr>
                  <w:pStyle w:val="XML1"/>
                </w:pPr>
              </w:pPrChange>
            </w:pPr>
            <w:ins w:id="10406" w:author="Anees Shaikh" w:date="2013-10-07T01:10:00Z">
              <w:r>
                <w:t xml:space="preserve">                                If true, packets received on that port that generate a table miss should</w:t>
              </w:r>
            </w:ins>
          </w:p>
          <w:p w14:paraId="07423F58" w14:textId="77777777" w:rsidR="00874469" w:rsidRDefault="00874469" w:rsidP="00874469">
            <w:pPr>
              <w:pStyle w:val="XML1"/>
              <w:rPr>
                <w:ins w:id="10407" w:author="Anees Shaikh" w:date="2013-10-07T01:10:00Z"/>
              </w:rPr>
              <w:pPrChange w:id="10408" w:author="Anees Shaikh" w:date="2013-10-07T01:11:00Z">
                <w:pPr>
                  <w:pStyle w:val="XML1"/>
                </w:pPr>
              </w:pPrChange>
            </w:pPr>
            <w:ins w:id="10409" w:author="Anees Shaikh" w:date="2013-10-07T01:10:00Z">
              <w:r>
                <w:t xml:space="preserve">                                       never trigger a packet-in message to the OpenFlow Controller.</w:t>
              </w:r>
            </w:ins>
          </w:p>
          <w:p w14:paraId="1384D090" w14:textId="77777777" w:rsidR="00874469" w:rsidRDefault="00874469" w:rsidP="00874469">
            <w:pPr>
              <w:pStyle w:val="XML1"/>
              <w:rPr>
                <w:ins w:id="10410" w:author="Anees Shaikh" w:date="2013-10-07T01:10:00Z"/>
              </w:rPr>
              <w:pPrChange w:id="10411" w:author="Anees Shaikh" w:date="2013-10-07T01:11:00Z">
                <w:pPr>
                  <w:pStyle w:val="XML1"/>
                </w:pPr>
              </w:pPrChange>
            </w:pPr>
            <w:ins w:id="10412" w:author="Anees Shaikh" w:date="2013-10-07T01:10:00Z">
              <w:r>
                <w:t xml:space="preserve">                              &lt;/xs:documentation&gt;</w:t>
              </w:r>
            </w:ins>
          </w:p>
          <w:p w14:paraId="6941E3A0" w14:textId="77777777" w:rsidR="00874469" w:rsidRDefault="00874469" w:rsidP="00874469">
            <w:pPr>
              <w:pStyle w:val="XML1"/>
              <w:rPr>
                <w:ins w:id="10413" w:author="Anees Shaikh" w:date="2013-10-07T01:10:00Z"/>
              </w:rPr>
              <w:pPrChange w:id="10414" w:author="Anees Shaikh" w:date="2013-10-07T01:11:00Z">
                <w:pPr>
                  <w:pStyle w:val="XML1"/>
                </w:pPr>
              </w:pPrChange>
            </w:pPr>
            <w:ins w:id="10415" w:author="Anees Shaikh" w:date="2013-10-07T01:10:00Z">
              <w:r>
                <w:t xml:space="preserve">                            &lt;/xs:annotation&gt;</w:t>
              </w:r>
            </w:ins>
          </w:p>
          <w:p w14:paraId="1FC65DA0" w14:textId="77777777" w:rsidR="00874469" w:rsidRDefault="00874469" w:rsidP="00874469">
            <w:pPr>
              <w:pStyle w:val="XML1"/>
              <w:rPr>
                <w:ins w:id="10416" w:author="Anees Shaikh" w:date="2013-10-07T01:10:00Z"/>
              </w:rPr>
              <w:pPrChange w:id="10417" w:author="Anees Shaikh" w:date="2013-10-07T01:11:00Z">
                <w:pPr>
                  <w:pStyle w:val="XML1"/>
                </w:pPr>
              </w:pPrChange>
            </w:pPr>
            <w:ins w:id="10418" w:author="Anees Shaikh" w:date="2013-10-07T01:10:00Z">
              <w:r>
                <w:t xml:space="preserve">                          &lt;/xs:element&gt;</w:t>
              </w:r>
            </w:ins>
          </w:p>
          <w:p w14:paraId="18027734" w14:textId="77777777" w:rsidR="00874469" w:rsidRDefault="00874469" w:rsidP="00874469">
            <w:pPr>
              <w:pStyle w:val="XML1"/>
              <w:rPr>
                <w:ins w:id="10419" w:author="Anees Shaikh" w:date="2013-10-07T01:10:00Z"/>
              </w:rPr>
              <w:pPrChange w:id="10420" w:author="Anees Shaikh" w:date="2013-10-07T01:11:00Z">
                <w:pPr>
                  <w:pStyle w:val="XML1"/>
                </w:pPr>
              </w:pPrChange>
            </w:pPr>
            <w:ins w:id="10421" w:author="Anees Shaikh" w:date="2013-10-07T01:10:00Z">
              <w:r>
                <w:t xml:space="preserve">                          &lt;xs:any minOccurs="0" maxOccurs="unbounded"</w:t>
              </w:r>
            </w:ins>
          </w:p>
          <w:p w14:paraId="31A3C295" w14:textId="77777777" w:rsidR="00874469" w:rsidRDefault="00874469" w:rsidP="00874469">
            <w:pPr>
              <w:pStyle w:val="XML1"/>
              <w:rPr>
                <w:ins w:id="10422" w:author="Anees Shaikh" w:date="2013-10-07T01:10:00Z"/>
              </w:rPr>
              <w:pPrChange w:id="10423" w:author="Anees Shaikh" w:date="2013-10-07T01:11:00Z">
                <w:pPr>
                  <w:pStyle w:val="XML1"/>
                </w:pPr>
              </w:pPrChange>
            </w:pPr>
            <w:ins w:id="10424" w:author="Anees Shaikh" w:date="2013-10-07T01:10:00Z">
              <w:r>
                <w:t xml:space="preserve">                                  namespace="##other" processContents="lax"/&gt;</w:t>
              </w:r>
            </w:ins>
          </w:p>
          <w:p w14:paraId="726CACE9" w14:textId="77777777" w:rsidR="00874469" w:rsidRDefault="00874469" w:rsidP="00874469">
            <w:pPr>
              <w:pStyle w:val="XML1"/>
              <w:rPr>
                <w:ins w:id="10425" w:author="Anees Shaikh" w:date="2013-10-07T01:10:00Z"/>
              </w:rPr>
              <w:pPrChange w:id="10426" w:author="Anees Shaikh" w:date="2013-10-07T01:11:00Z">
                <w:pPr>
                  <w:pStyle w:val="XML1"/>
                </w:pPr>
              </w:pPrChange>
            </w:pPr>
            <w:ins w:id="10427" w:author="Anees Shaikh" w:date="2013-10-07T01:10:00Z">
              <w:r>
                <w:t xml:space="preserve">                        &lt;/xs:sequence&gt;</w:t>
              </w:r>
            </w:ins>
          </w:p>
          <w:p w14:paraId="4E325E3B" w14:textId="77777777" w:rsidR="00874469" w:rsidRDefault="00874469" w:rsidP="00874469">
            <w:pPr>
              <w:pStyle w:val="XML1"/>
              <w:rPr>
                <w:ins w:id="10428" w:author="Anees Shaikh" w:date="2013-10-07T01:10:00Z"/>
              </w:rPr>
              <w:pPrChange w:id="10429" w:author="Anees Shaikh" w:date="2013-10-07T01:11:00Z">
                <w:pPr>
                  <w:pStyle w:val="XML1"/>
                </w:pPr>
              </w:pPrChange>
            </w:pPr>
            <w:ins w:id="10430" w:author="Anees Shaikh" w:date="2013-10-07T01:10:00Z">
              <w:r>
                <w:lastRenderedPageBreak/>
                <w:t xml:space="preserve">                      &lt;/xs:complexType&gt;</w:t>
              </w:r>
            </w:ins>
          </w:p>
          <w:p w14:paraId="7D55D35F" w14:textId="77777777" w:rsidR="00874469" w:rsidRDefault="00874469" w:rsidP="00874469">
            <w:pPr>
              <w:pStyle w:val="XML1"/>
              <w:rPr>
                <w:ins w:id="10431" w:author="Anees Shaikh" w:date="2013-10-07T01:10:00Z"/>
              </w:rPr>
              <w:pPrChange w:id="10432" w:author="Anees Shaikh" w:date="2013-10-07T01:11:00Z">
                <w:pPr>
                  <w:pStyle w:val="XML1"/>
                </w:pPr>
              </w:pPrChange>
            </w:pPr>
            <w:ins w:id="10433" w:author="Anees Shaikh" w:date="2013-10-07T01:10:00Z">
              <w:r>
                <w:t xml:space="preserve">                    &lt;/xs:element&gt;</w:t>
              </w:r>
            </w:ins>
          </w:p>
          <w:p w14:paraId="609AF0D3" w14:textId="77777777" w:rsidR="00874469" w:rsidRDefault="00874469" w:rsidP="00874469">
            <w:pPr>
              <w:pStyle w:val="XML1"/>
              <w:rPr>
                <w:ins w:id="10434" w:author="Anees Shaikh" w:date="2013-10-07T01:10:00Z"/>
              </w:rPr>
              <w:pPrChange w:id="10435" w:author="Anees Shaikh" w:date="2013-10-07T01:11:00Z">
                <w:pPr>
                  <w:pStyle w:val="XML1"/>
                </w:pPr>
              </w:pPrChange>
            </w:pPr>
            <w:ins w:id="10436" w:author="Anees Shaikh" w:date="2013-10-07T01:10:00Z">
              <w:r>
                <w:t xml:space="preserve">                    &lt;xs:element name="state" minOccurs="0"&gt;</w:t>
              </w:r>
            </w:ins>
          </w:p>
          <w:p w14:paraId="3315BEAC" w14:textId="77777777" w:rsidR="00874469" w:rsidRDefault="00874469" w:rsidP="00874469">
            <w:pPr>
              <w:pStyle w:val="XML1"/>
              <w:rPr>
                <w:ins w:id="10437" w:author="Anees Shaikh" w:date="2013-10-07T01:10:00Z"/>
              </w:rPr>
              <w:pPrChange w:id="10438" w:author="Anees Shaikh" w:date="2013-10-07T01:11:00Z">
                <w:pPr>
                  <w:pStyle w:val="XML1"/>
                </w:pPr>
              </w:pPrChange>
            </w:pPr>
            <w:ins w:id="10439" w:author="Anees Shaikh" w:date="2013-10-07T01:10:00Z">
              <w:r>
                <w:t xml:space="preserve">                      &lt;xs:annotation&gt;</w:t>
              </w:r>
            </w:ins>
          </w:p>
          <w:p w14:paraId="6440952A" w14:textId="77777777" w:rsidR="00874469" w:rsidRDefault="00874469" w:rsidP="00874469">
            <w:pPr>
              <w:pStyle w:val="XML1"/>
              <w:rPr>
                <w:ins w:id="10440" w:author="Anees Shaikh" w:date="2013-10-07T01:10:00Z"/>
              </w:rPr>
              <w:pPrChange w:id="10441" w:author="Anees Shaikh" w:date="2013-10-07T01:11:00Z">
                <w:pPr>
                  <w:pStyle w:val="XML1"/>
                </w:pPr>
              </w:pPrChange>
            </w:pPr>
            <w:ins w:id="10442" w:author="Anees Shaikh" w:date="2013-10-07T01:10:00Z">
              <w:r>
                <w:t xml:space="preserve">                        &lt;xs:documentation&gt;</w:t>
              </w:r>
            </w:ins>
          </w:p>
          <w:p w14:paraId="1CA74D71" w14:textId="77777777" w:rsidR="00874469" w:rsidRDefault="00874469" w:rsidP="00874469">
            <w:pPr>
              <w:pStyle w:val="XML1"/>
              <w:rPr>
                <w:ins w:id="10443" w:author="Anees Shaikh" w:date="2013-10-07T01:10:00Z"/>
              </w:rPr>
              <w:pPrChange w:id="10444" w:author="Anees Shaikh" w:date="2013-10-07T01:11:00Z">
                <w:pPr>
                  <w:pStyle w:val="XML1"/>
                </w:pPr>
              </w:pPrChange>
            </w:pPr>
            <w:ins w:id="10445" w:author="Anees Shaikh" w:date="2013-10-07T01:10:00Z">
              <w:r>
                <w:t xml:space="preserve">                          This element represents the general operational state of the OpenFlow</w:t>
              </w:r>
            </w:ins>
          </w:p>
          <w:p w14:paraId="5952B214" w14:textId="77777777" w:rsidR="00874469" w:rsidRDefault="00874469" w:rsidP="00874469">
            <w:pPr>
              <w:pStyle w:val="XML1"/>
              <w:rPr>
                <w:ins w:id="10446" w:author="Anees Shaikh" w:date="2013-10-07T01:10:00Z"/>
              </w:rPr>
              <w:pPrChange w:id="10447" w:author="Anees Shaikh" w:date="2013-10-07T01:11:00Z">
                <w:pPr>
                  <w:pStyle w:val="XML1"/>
                </w:pPr>
              </w:pPrChange>
            </w:pPr>
            <w:ins w:id="10448" w:author="Anees Shaikh" w:date="2013-10-07T01:10:00Z">
              <w:r>
                <w:t xml:space="preserve">                                 Port.</w:t>
              </w:r>
            </w:ins>
          </w:p>
          <w:p w14:paraId="548694C9" w14:textId="77777777" w:rsidR="00874469" w:rsidRDefault="00874469" w:rsidP="00874469">
            <w:pPr>
              <w:pStyle w:val="XML1"/>
              <w:rPr>
                <w:ins w:id="10449" w:author="Anees Shaikh" w:date="2013-10-07T01:10:00Z"/>
              </w:rPr>
              <w:pPrChange w:id="10450" w:author="Anees Shaikh" w:date="2013-10-07T01:11:00Z">
                <w:pPr>
                  <w:pStyle w:val="XML1"/>
                </w:pPr>
              </w:pPrChange>
            </w:pPr>
            <w:ins w:id="10451" w:author="Anees Shaikh" w:date="2013-10-07T01:10:00Z">
              <w:r>
                <w:t xml:space="preserve">                        &lt;/xs:documentation&gt;</w:t>
              </w:r>
            </w:ins>
          </w:p>
          <w:p w14:paraId="4A06D5F6" w14:textId="77777777" w:rsidR="00874469" w:rsidRDefault="00874469" w:rsidP="00874469">
            <w:pPr>
              <w:pStyle w:val="XML1"/>
              <w:rPr>
                <w:ins w:id="10452" w:author="Anees Shaikh" w:date="2013-10-07T01:10:00Z"/>
              </w:rPr>
              <w:pPrChange w:id="10453" w:author="Anees Shaikh" w:date="2013-10-07T01:11:00Z">
                <w:pPr>
                  <w:pStyle w:val="XML1"/>
                </w:pPr>
              </w:pPrChange>
            </w:pPr>
            <w:ins w:id="10454" w:author="Anees Shaikh" w:date="2013-10-07T01:10:00Z">
              <w:r>
                <w:t xml:space="preserve">                      &lt;/xs:annotation&gt;</w:t>
              </w:r>
            </w:ins>
          </w:p>
          <w:p w14:paraId="034B0A46" w14:textId="77777777" w:rsidR="00874469" w:rsidRDefault="00874469" w:rsidP="00874469">
            <w:pPr>
              <w:pStyle w:val="XML1"/>
              <w:rPr>
                <w:ins w:id="10455" w:author="Anees Shaikh" w:date="2013-10-07T01:10:00Z"/>
              </w:rPr>
              <w:pPrChange w:id="10456" w:author="Anees Shaikh" w:date="2013-10-07T01:11:00Z">
                <w:pPr>
                  <w:pStyle w:val="XML1"/>
                </w:pPr>
              </w:pPrChange>
            </w:pPr>
            <w:ins w:id="10457" w:author="Anees Shaikh" w:date="2013-10-07T01:10:00Z">
              <w:r>
                <w:t xml:space="preserve">                      &lt;xs:complexType&gt;</w:t>
              </w:r>
            </w:ins>
          </w:p>
          <w:p w14:paraId="70D5D2FA" w14:textId="77777777" w:rsidR="00874469" w:rsidRDefault="00874469" w:rsidP="00874469">
            <w:pPr>
              <w:pStyle w:val="XML1"/>
              <w:rPr>
                <w:ins w:id="10458" w:author="Anees Shaikh" w:date="2013-10-07T01:10:00Z"/>
              </w:rPr>
              <w:pPrChange w:id="10459" w:author="Anees Shaikh" w:date="2013-10-07T01:11:00Z">
                <w:pPr>
                  <w:pStyle w:val="XML1"/>
                </w:pPr>
              </w:pPrChange>
            </w:pPr>
            <w:ins w:id="10460" w:author="Anees Shaikh" w:date="2013-10-07T01:10:00Z">
              <w:r>
                <w:t xml:space="preserve">                        &lt;xs:sequence&gt;</w:t>
              </w:r>
            </w:ins>
          </w:p>
          <w:p w14:paraId="560BBFD3" w14:textId="77777777" w:rsidR="00874469" w:rsidRDefault="00874469" w:rsidP="00874469">
            <w:pPr>
              <w:pStyle w:val="XML1"/>
              <w:rPr>
                <w:ins w:id="10461" w:author="Anees Shaikh" w:date="2013-10-07T01:10:00Z"/>
              </w:rPr>
              <w:pPrChange w:id="10462" w:author="Anees Shaikh" w:date="2013-10-07T01:11:00Z">
                <w:pPr>
                  <w:pStyle w:val="XML1"/>
                </w:pPr>
              </w:pPrChange>
            </w:pPr>
            <w:ins w:id="10463" w:author="Anees Shaikh" w:date="2013-10-07T01:10:00Z">
              <w:r>
                <w:t xml:space="preserve">                          &lt;xs:element name="oper-state" minOccurs="0"  type="OFUpDownStateType"&gt;</w:t>
              </w:r>
            </w:ins>
          </w:p>
          <w:p w14:paraId="1BCAEDED" w14:textId="77777777" w:rsidR="00874469" w:rsidRDefault="00874469" w:rsidP="00874469">
            <w:pPr>
              <w:pStyle w:val="XML1"/>
              <w:rPr>
                <w:ins w:id="10464" w:author="Anees Shaikh" w:date="2013-10-07T01:10:00Z"/>
              </w:rPr>
              <w:pPrChange w:id="10465" w:author="Anees Shaikh" w:date="2013-10-07T01:11:00Z">
                <w:pPr>
                  <w:pStyle w:val="XML1"/>
                </w:pPr>
              </w:pPrChange>
            </w:pPr>
            <w:ins w:id="10466" w:author="Anees Shaikh" w:date="2013-10-07T01:10:00Z">
              <w:r>
                <w:t xml:space="preserve">                            &lt;xs:annotation&gt;</w:t>
              </w:r>
            </w:ins>
          </w:p>
          <w:p w14:paraId="531662A1" w14:textId="77777777" w:rsidR="00874469" w:rsidRDefault="00874469" w:rsidP="00874469">
            <w:pPr>
              <w:pStyle w:val="XML1"/>
              <w:rPr>
                <w:ins w:id="10467" w:author="Anees Shaikh" w:date="2013-10-07T01:10:00Z"/>
              </w:rPr>
              <w:pPrChange w:id="10468" w:author="Anees Shaikh" w:date="2013-10-07T01:11:00Z">
                <w:pPr>
                  <w:pStyle w:val="XML1"/>
                </w:pPr>
              </w:pPrChange>
            </w:pPr>
            <w:ins w:id="10469" w:author="Anees Shaikh" w:date="2013-10-07T01:10:00Z">
              <w:r>
                <w:t xml:space="preserve">                              &lt;xs:documentation&gt;</w:t>
              </w:r>
            </w:ins>
          </w:p>
          <w:p w14:paraId="1CD2A9E9" w14:textId="77777777" w:rsidR="00874469" w:rsidRDefault="00874469" w:rsidP="00874469">
            <w:pPr>
              <w:pStyle w:val="XML1"/>
              <w:rPr>
                <w:ins w:id="10470" w:author="Anees Shaikh" w:date="2013-10-07T01:10:00Z"/>
              </w:rPr>
              <w:pPrChange w:id="10471" w:author="Anees Shaikh" w:date="2013-10-07T01:11:00Z">
                <w:pPr>
                  <w:pStyle w:val="XML1"/>
                </w:pPr>
              </w:pPrChange>
            </w:pPr>
            <w:ins w:id="10472" w:author="Anees Shaikh" w:date="2013-10-07T01:10:00Z">
              <w:r>
                <w:t xml:space="preserve">                                If the value of this element is 'down', it indicates that there is no</w:t>
              </w:r>
            </w:ins>
          </w:p>
          <w:p w14:paraId="58CD06F1" w14:textId="77777777" w:rsidR="00874469" w:rsidRDefault="00874469" w:rsidP="00874469">
            <w:pPr>
              <w:pStyle w:val="XML1"/>
              <w:rPr>
                <w:ins w:id="10473" w:author="Anees Shaikh" w:date="2013-10-07T01:10:00Z"/>
              </w:rPr>
              <w:pPrChange w:id="10474" w:author="Anees Shaikh" w:date="2013-10-07T01:11:00Z">
                <w:pPr>
                  <w:pStyle w:val="XML1"/>
                </w:pPr>
              </w:pPrChange>
            </w:pPr>
            <w:ins w:id="10475" w:author="Anees Shaikh" w:date="2013-10-07T01:10:00Z">
              <w:r>
                <w:t xml:space="preserve">                                       physical link present.</w:t>
              </w:r>
            </w:ins>
          </w:p>
          <w:p w14:paraId="4C902756" w14:textId="77777777" w:rsidR="00874469" w:rsidRDefault="00874469" w:rsidP="00874469">
            <w:pPr>
              <w:pStyle w:val="XML1"/>
              <w:rPr>
                <w:ins w:id="10476" w:author="Anees Shaikh" w:date="2013-10-07T01:10:00Z"/>
              </w:rPr>
              <w:pPrChange w:id="10477" w:author="Anees Shaikh" w:date="2013-10-07T01:11:00Z">
                <w:pPr>
                  <w:pStyle w:val="XML1"/>
                </w:pPr>
              </w:pPrChange>
            </w:pPr>
            <w:ins w:id="10478" w:author="Anees Shaikh" w:date="2013-10-07T01:10:00Z">
              <w:r>
                <w:t xml:space="preserve">                              &lt;/xs:documentation&gt;</w:t>
              </w:r>
            </w:ins>
          </w:p>
          <w:p w14:paraId="5141FBA3" w14:textId="77777777" w:rsidR="00874469" w:rsidRDefault="00874469" w:rsidP="00874469">
            <w:pPr>
              <w:pStyle w:val="XML1"/>
              <w:rPr>
                <w:ins w:id="10479" w:author="Anees Shaikh" w:date="2013-10-07T01:10:00Z"/>
              </w:rPr>
              <w:pPrChange w:id="10480" w:author="Anees Shaikh" w:date="2013-10-07T01:11:00Z">
                <w:pPr>
                  <w:pStyle w:val="XML1"/>
                </w:pPr>
              </w:pPrChange>
            </w:pPr>
            <w:ins w:id="10481" w:author="Anees Shaikh" w:date="2013-10-07T01:10:00Z">
              <w:r>
                <w:t xml:space="preserve">                            &lt;/xs:annotation&gt;</w:t>
              </w:r>
            </w:ins>
          </w:p>
          <w:p w14:paraId="6B5F7D8B" w14:textId="77777777" w:rsidR="00874469" w:rsidRDefault="00874469" w:rsidP="00874469">
            <w:pPr>
              <w:pStyle w:val="XML1"/>
              <w:rPr>
                <w:ins w:id="10482" w:author="Anees Shaikh" w:date="2013-10-07T01:10:00Z"/>
              </w:rPr>
              <w:pPrChange w:id="10483" w:author="Anees Shaikh" w:date="2013-10-07T01:11:00Z">
                <w:pPr>
                  <w:pStyle w:val="XML1"/>
                </w:pPr>
              </w:pPrChange>
            </w:pPr>
            <w:ins w:id="10484" w:author="Anees Shaikh" w:date="2013-10-07T01:10:00Z">
              <w:r>
                <w:t xml:space="preserve">                          &lt;/xs:element&gt;</w:t>
              </w:r>
            </w:ins>
          </w:p>
          <w:p w14:paraId="49603BD3" w14:textId="77777777" w:rsidR="00874469" w:rsidRDefault="00874469" w:rsidP="00874469">
            <w:pPr>
              <w:pStyle w:val="XML1"/>
              <w:rPr>
                <w:ins w:id="10485" w:author="Anees Shaikh" w:date="2013-10-07T01:10:00Z"/>
              </w:rPr>
              <w:pPrChange w:id="10486" w:author="Anees Shaikh" w:date="2013-10-07T01:11:00Z">
                <w:pPr>
                  <w:pStyle w:val="XML1"/>
                </w:pPr>
              </w:pPrChange>
            </w:pPr>
            <w:ins w:id="10487" w:author="Anees Shaikh" w:date="2013-10-07T01:10:00Z">
              <w:r>
                <w:t xml:space="preserve">                          &lt;xs:element name="blocked" minOccurs="0"  type="xs:boolean"&gt;</w:t>
              </w:r>
            </w:ins>
          </w:p>
          <w:p w14:paraId="0BE3F116" w14:textId="77777777" w:rsidR="00874469" w:rsidRDefault="00874469" w:rsidP="00874469">
            <w:pPr>
              <w:pStyle w:val="XML1"/>
              <w:rPr>
                <w:ins w:id="10488" w:author="Anees Shaikh" w:date="2013-10-07T01:10:00Z"/>
              </w:rPr>
              <w:pPrChange w:id="10489" w:author="Anees Shaikh" w:date="2013-10-07T01:11:00Z">
                <w:pPr>
                  <w:pStyle w:val="XML1"/>
                </w:pPr>
              </w:pPrChange>
            </w:pPr>
            <w:ins w:id="10490" w:author="Anees Shaikh" w:date="2013-10-07T01:10:00Z">
              <w:r>
                <w:t xml:space="preserve">                            &lt;xs:annotation&gt;</w:t>
              </w:r>
            </w:ins>
          </w:p>
          <w:p w14:paraId="42A48DE4" w14:textId="77777777" w:rsidR="00874469" w:rsidRDefault="00874469" w:rsidP="00874469">
            <w:pPr>
              <w:pStyle w:val="XML1"/>
              <w:rPr>
                <w:ins w:id="10491" w:author="Anees Shaikh" w:date="2013-10-07T01:10:00Z"/>
              </w:rPr>
              <w:pPrChange w:id="10492" w:author="Anees Shaikh" w:date="2013-10-07T01:11:00Z">
                <w:pPr>
                  <w:pStyle w:val="XML1"/>
                </w:pPr>
              </w:pPrChange>
            </w:pPr>
            <w:ins w:id="10493" w:author="Anees Shaikh" w:date="2013-10-07T01:10:00Z">
              <w:r>
                <w:t xml:space="preserve">                              &lt;xs:documentation&gt;</w:t>
              </w:r>
            </w:ins>
          </w:p>
          <w:p w14:paraId="3DE446CF" w14:textId="77777777" w:rsidR="00874469" w:rsidRDefault="00874469" w:rsidP="00874469">
            <w:pPr>
              <w:pStyle w:val="XML1"/>
              <w:rPr>
                <w:ins w:id="10494" w:author="Anees Shaikh" w:date="2013-10-07T01:10:00Z"/>
              </w:rPr>
              <w:pPrChange w:id="10495" w:author="Anees Shaikh" w:date="2013-10-07T01:11:00Z">
                <w:pPr>
                  <w:pStyle w:val="XML1"/>
                </w:pPr>
              </w:pPrChange>
            </w:pPr>
            <w:ins w:id="10496" w:author="Anees Shaikh" w:date="2013-10-07T01:10:00Z">
              <w:r>
                <w:t xml:space="preserve">                                If the value of this element is 'true', it indicates that a switch</w:t>
              </w:r>
            </w:ins>
          </w:p>
          <w:p w14:paraId="797D4B03" w14:textId="77777777" w:rsidR="00874469" w:rsidRDefault="00874469" w:rsidP="00874469">
            <w:pPr>
              <w:pStyle w:val="XML1"/>
              <w:rPr>
                <w:ins w:id="10497" w:author="Anees Shaikh" w:date="2013-10-07T01:10:00Z"/>
              </w:rPr>
              <w:pPrChange w:id="10498" w:author="Anees Shaikh" w:date="2013-10-07T01:11:00Z">
                <w:pPr>
                  <w:pStyle w:val="XML1"/>
                </w:pPr>
              </w:pPrChange>
            </w:pPr>
            <w:ins w:id="10499" w:author="Anees Shaikh" w:date="2013-10-07T01:10:00Z">
              <w:r>
                <w:t xml:space="preserve">                                       protocol outside of OpenFlow, such as 802.1D Spanning Tree, is</w:t>
              </w:r>
            </w:ins>
          </w:p>
          <w:p w14:paraId="56B3ADCC" w14:textId="77777777" w:rsidR="00874469" w:rsidRDefault="00874469" w:rsidP="00874469">
            <w:pPr>
              <w:pStyle w:val="XML1"/>
              <w:rPr>
                <w:ins w:id="10500" w:author="Anees Shaikh" w:date="2013-10-07T01:10:00Z"/>
              </w:rPr>
              <w:pPrChange w:id="10501" w:author="Anees Shaikh" w:date="2013-10-07T01:11:00Z">
                <w:pPr>
                  <w:pStyle w:val="XML1"/>
                </w:pPr>
              </w:pPrChange>
            </w:pPr>
            <w:ins w:id="10502" w:author="Anees Shaikh" w:date="2013-10-07T01:10:00Z">
              <w:r>
                <w:t xml:space="preserve">                                       preventing the use of this OpenFlow port for OpenFlow</w:t>
              </w:r>
            </w:ins>
          </w:p>
          <w:p w14:paraId="461F40C1" w14:textId="77777777" w:rsidR="00874469" w:rsidRDefault="00874469" w:rsidP="00874469">
            <w:pPr>
              <w:pStyle w:val="XML1"/>
              <w:rPr>
                <w:ins w:id="10503" w:author="Anees Shaikh" w:date="2013-10-07T01:10:00Z"/>
              </w:rPr>
              <w:pPrChange w:id="10504" w:author="Anees Shaikh" w:date="2013-10-07T01:11:00Z">
                <w:pPr>
                  <w:pStyle w:val="XML1"/>
                </w:pPr>
              </w:pPrChange>
            </w:pPr>
            <w:ins w:id="10505" w:author="Anees Shaikh" w:date="2013-10-07T01:10:00Z">
              <w:r>
                <w:t xml:space="preserve">                                       flooding.</w:t>
              </w:r>
            </w:ins>
          </w:p>
          <w:p w14:paraId="3803F731" w14:textId="77777777" w:rsidR="00874469" w:rsidRDefault="00874469" w:rsidP="00874469">
            <w:pPr>
              <w:pStyle w:val="XML1"/>
              <w:rPr>
                <w:ins w:id="10506" w:author="Anees Shaikh" w:date="2013-10-07T01:10:00Z"/>
              </w:rPr>
              <w:pPrChange w:id="10507" w:author="Anees Shaikh" w:date="2013-10-07T01:11:00Z">
                <w:pPr>
                  <w:pStyle w:val="XML1"/>
                </w:pPr>
              </w:pPrChange>
            </w:pPr>
            <w:ins w:id="10508" w:author="Anees Shaikh" w:date="2013-10-07T01:10:00Z">
              <w:r>
                <w:t xml:space="preserve">                              &lt;/xs:documentation&gt;</w:t>
              </w:r>
            </w:ins>
          </w:p>
          <w:p w14:paraId="0B2EECCB" w14:textId="77777777" w:rsidR="00874469" w:rsidRDefault="00874469" w:rsidP="00874469">
            <w:pPr>
              <w:pStyle w:val="XML1"/>
              <w:rPr>
                <w:ins w:id="10509" w:author="Anees Shaikh" w:date="2013-10-07T01:10:00Z"/>
              </w:rPr>
              <w:pPrChange w:id="10510" w:author="Anees Shaikh" w:date="2013-10-07T01:11:00Z">
                <w:pPr>
                  <w:pStyle w:val="XML1"/>
                </w:pPr>
              </w:pPrChange>
            </w:pPr>
            <w:ins w:id="10511" w:author="Anees Shaikh" w:date="2013-10-07T01:10:00Z">
              <w:r>
                <w:t xml:space="preserve">                            &lt;/xs:annotation&gt;</w:t>
              </w:r>
            </w:ins>
          </w:p>
          <w:p w14:paraId="223EE0FE" w14:textId="77777777" w:rsidR="00874469" w:rsidRDefault="00874469" w:rsidP="00874469">
            <w:pPr>
              <w:pStyle w:val="XML1"/>
              <w:rPr>
                <w:ins w:id="10512" w:author="Anees Shaikh" w:date="2013-10-07T01:10:00Z"/>
              </w:rPr>
              <w:pPrChange w:id="10513" w:author="Anees Shaikh" w:date="2013-10-07T01:11:00Z">
                <w:pPr>
                  <w:pStyle w:val="XML1"/>
                </w:pPr>
              </w:pPrChange>
            </w:pPr>
            <w:ins w:id="10514" w:author="Anees Shaikh" w:date="2013-10-07T01:10:00Z">
              <w:r>
                <w:t xml:space="preserve">                          &lt;/xs:element&gt;</w:t>
              </w:r>
            </w:ins>
          </w:p>
          <w:p w14:paraId="614A416B" w14:textId="77777777" w:rsidR="00874469" w:rsidRDefault="00874469" w:rsidP="00874469">
            <w:pPr>
              <w:pStyle w:val="XML1"/>
              <w:rPr>
                <w:ins w:id="10515" w:author="Anees Shaikh" w:date="2013-10-07T01:10:00Z"/>
              </w:rPr>
              <w:pPrChange w:id="10516" w:author="Anees Shaikh" w:date="2013-10-07T01:11:00Z">
                <w:pPr>
                  <w:pStyle w:val="XML1"/>
                </w:pPr>
              </w:pPrChange>
            </w:pPr>
            <w:ins w:id="10517" w:author="Anees Shaikh" w:date="2013-10-07T01:10:00Z">
              <w:r>
                <w:t xml:space="preserve">                          &lt;xs:element name="live" minOccurs="0"  type="xs:boolean"&gt;</w:t>
              </w:r>
            </w:ins>
          </w:p>
          <w:p w14:paraId="78BC9B35" w14:textId="77777777" w:rsidR="00874469" w:rsidRDefault="00874469" w:rsidP="00874469">
            <w:pPr>
              <w:pStyle w:val="XML1"/>
              <w:rPr>
                <w:ins w:id="10518" w:author="Anees Shaikh" w:date="2013-10-07T01:10:00Z"/>
              </w:rPr>
              <w:pPrChange w:id="10519" w:author="Anees Shaikh" w:date="2013-10-07T01:11:00Z">
                <w:pPr>
                  <w:pStyle w:val="XML1"/>
                </w:pPr>
              </w:pPrChange>
            </w:pPr>
            <w:ins w:id="10520" w:author="Anees Shaikh" w:date="2013-10-07T01:10:00Z">
              <w:r>
                <w:t xml:space="preserve">                            &lt;xs:annotation&gt;</w:t>
              </w:r>
            </w:ins>
          </w:p>
          <w:p w14:paraId="769B2B53" w14:textId="77777777" w:rsidR="00874469" w:rsidRDefault="00874469" w:rsidP="00874469">
            <w:pPr>
              <w:pStyle w:val="XML1"/>
              <w:rPr>
                <w:ins w:id="10521" w:author="Anees Shaikh" w:date="2013-10-07T01:10:00Z"/>
              </w:rPr>
              <w:pPrChange w:id="10522" w:author="Anees Shaikh" w:date="2013-10-07T01:11:00Z">
                <w:pPr>
                  <w:pStyle w:val="XML1"/>
                </w:pPr>
              </w:pPrChange>
            </w:pPr>
            <w:ins w:id="10523" w:author="Anees Shaikh" w:date="2013-10-07T01:10:00Z">
              <w:r>
                <w:t xml:space="preserve">                              &lt;xs:documentation&gt;</w:t>
              </w:r>
            </w:ins>
          </w:p>
          <w:p w14:paraId="39D9FEB9" w14:textId="77777777" w:rsidR="00874469" w:rsidRDefault="00874469" w:rsidP="00874469">
            <w:pPr>
              <w:pStyle w:val="XML1"/>
              <w:rPr>
                <w:ins w:id="10524" w:author="Anees Shaikh" w:date="2013-10-07T01:10:00Z"/>
              </w:rPr>
              <w:pPrChange w:id="10525" w:author="Anees Shaikh" w:date="2013-10-07T01:11:00Z">
                <w:pPr>
                  <w:pStyle w:val="XML1"/>
                </w:pPr>
              </w:pPrChange>
            </w:pPr>
            <w:ins w:id="10526" w:author="Anees Shaikh" w:date="2013-10-07T01:10:00Z">
              <w:r>
                <w:t xml:space="preserve">                                If the value of this element is 'true', it indicates that this OpenFlow</w:t>
              </w:r>
            </w:ins>
          </w:p>
          <w:p w14:paraId="7B0DC483" w14:textId="77777777" w:rsidR="00874469" w:rsidRDefault="00874469" w:rsidP="00874469">
            <w:pPr>
              <w:pStyle w:val="XML1"/>
              <w:rPr>
                <w:ins w:id="10527" w:author="Anees Shaikh" w:date="2013-10-07T01:10:00Z"/>
              </w:rPr>
              <w:pPrChange w:id="10528" w:author="Anees Shaikh" w:date="2013-10-07T01:11:00Z">
                <w:pPr>
                  <w:pStyle w:val="XML1"/>
                </w:pPr>
              </w:pPrChange>
            </w:pPr>
            <w:ins w:id="10529" w:author="Anees Shaikh" w:date="2013-10-07T01:10:00Z">
              <w:r>
                <w:t xml:space="preserve">                                       Port is live and can be used for fast failover.</w:t>
              </w:r>
            </w:ins>
          </w:p>
          <w:p w14:paraId="5A38D677" w14:textId="77777777" w:rsidR="00874469" w:rsidRDefault="00874469" w:rsidP="00874469">
            <w:pPr>
              <w:pStyle w:val="XML1"/>
              <w:rPr>
                <w:ins w:id="10530" w:author="Anees Shaikh" w:date="2013-10-07T01:10:00Z"/>
              </w:rPr>
              <w:pPrChange w:id="10531" w:author="Anees Shaikh" w:date="2013-10-07T01:11:00Z">
                <w:pPr>
                  <w:pStyle w:val="XML1"/>
                </w:pPr>
              </w:pPrChange>
            </w:pPr>
            <w:ins w:id="10532" w:author="Anees Shaikh" w:date="2013-10-07T01:10:00Z">
              <w:r>
                <w:t xml:space="preserve">                              &lt;/xs:documentation&gt;</w:t>
              </w:r>
            </w:ins>
          </w:p>
          <w:p w14:paraId="51887D41" w14:textId="77777777" w:rsidR="00874469" w:rsidRDefault="00874469" w:rsidP="00874469">
            <w:pPr>
              <w:pStyle w:val="XML1"/>
              <w:rPr>
                <w:ins w:id="10533" w:author="Anees Shaikh" w:date="2013-10-07T01:10:00Z"/>
              </w:rPr>
              <w:pPrChange w:id="10534" w:author="Anees Shaikh" w:date="2013-10-07T01:11:00Z">
                <w:pPr>
                  <w:pStyle w:val="XML1"/>
                </w:pPr>
              </w:pPrChange>
            </w:pPr>
            <w:ins w:id="10535" w:author="Anees Shaikh" w:date="2013-10-07T01:10:00Z">
              <w:r>
                <w:t xml:space="preserve">                            &lt;/xs:annotation&gt;</w:t>
              </w:r>
            </w:ins>
          </w:p>
          <w:p w14:paraId="7C3A0146" w14:textId="77777777" w:rsidR="00874469" w:rsidRDefault="00874469" w:rsidP="00874469">
            <w:pPr>
              <w:pStyle w:val="XML1"/>
              <w:rPr>
                <w:ins w:id="10536" w:author="Anees Shaikh" w:date="2013-10-07T01:10:00Z"/>
              </w:rPr>
              <w:pPrChange w:id="10537" w:author="Anees Shaikh" w:date="2013-10-07T01:11:00Z">
                <w:pPr>
                  <w:pStyle w:val="XML1"/>
                </w:pPr>
              </w:pPrChange>
            </w:pPr>
            <w:ins w:id="10538" w:author="Anees Shaikh" w:date="2013-10-07T01:10:00Z">
              <w:r>
                <w:t xml:space="preserve">                          &lt;/xs:element&gt;</w:t>
              </w:r>
            </w:ins>
          </w:p>
          <w:p w14:paraId="584FD264" w14:textId="77777777" w:rsidR="00874469" w:rsidRDefault="00874469" w:rsidP="00874469">
            <w:pPr>
              <w:pStyle w:val="XML1"/>
              <w:rPr>
                <w:ins w:id="10539" w:author="Anees Shaikh" w:date="2013-10-07T01:10:00Z"/>
              </w:rPr>
              <w:pPrChange w:id="10540" w:author="Anees Shaikh" w:date="2013-10-07T01:11:00Z">
                <w:pPr>
                  <w:pStyle w:val="XML1"/>
                </w:pPr>
              </w:pPrChange>
            </w:pPr>
            <w:ins w:id="10541" w:author="Anees Shaikh" w:date="2013-10-07T01:10:00Z">
              <w:r>
                <w:t xml:space="preserve">                          &lt;xs:any minOccurs="0" maxOccurs="unbounded"</w:t>
              </w:r>
            </w:ins>
          </w:p>
          <w:p w14:paraId="094718D4" w14:textId="77777777" w:rsidR="00874469" w:rsidRDefault="00874469" w:rsidP="00874469">
            <w:pPr>
              <w:pStyle w:val="XML1"/>
              <w:rPr>
                <w:ins w:id="10542" w:author="Anees Shaikh" w:date="2013-10-07T01:10:00Z"/>
              </w:rPr>
              <w:pPrChange w:id="10543" w:author="Anees Shaikh" w:date="2013-10-07T01:11:00Z">
                <w:pPr>
                  <w:pStyle w:val="XML1"/>
                </w:pPr>
              </w:pPrChange>
            </w:pPr>
            <w:ins w:id="10544" w:author="Anees Shaikh" w:date="2013-10-07T01:10:00Z">
              <w:r>
                <w:t xml:space="preserve">                                  namespace="##other" processContents="lax"/&gt;</w:t>
              </w:r>
            </w:ins>
          </w:p>
          <w:p w14:paraId="07902FF8" w14:textId="77777777" w:rsidR="00874469" w:rsidRDefault="00874469" w:rsidP="00874469">
            <w:pPr>
              <w:pStyle w:val="XML1"/>
              <w:rPr>
                <w:ins w:id="10545" w:author="Anees Shaikh" w:date="2013-10-07T01:10:00Z"/>
              </w:rPr>
              <w:pPrChange w:id="10546" w:author="Anees Shaikh" w:date="2013-10-07T01:11:00Z">
                <w:pPr>
                  <w:pStyle w:val="XML1"/>
                </w:pPr>
              </w:pPrChange>
            </w:pPr>
            <w:ins w:id="10547" w:author="Anees Shaikh" w:date="2013-10-07T01:10:00Z">
              <w:r>
                <w:t xml:space="preserve">                        &lt;/xs:sequence&gt;</w:t>
              </w:r>
            </w:ins>
          </w:p>
          <w:p w14:paraId="418D045A" w14:textId="77777777" w:rsidR="00874469" w:rsidRDefault="00874469" w:rsidP="00874469">
            <w:pPr>
              <w:pStyle w:val="XML1"/>
              <w:rPr>
                <w:ins w:id="10548" w:author="Anees Shaikh" w:date="2013-10-07T01:10:00Z"/>
              </w:rPr>
              <w:pPrChange w:id="10549" w:author="Anees Shaikh" w:date="2013-10-07T01:11:00Z">
                <w:pPr>
                  <w:pStyle w:val="XML1"/>
                </w:pPr>
              </w:pPrChange>
            </w:pPr>
            <w:ins w:id="10550" w:author="Anees Shaikh" w:date="2013-10-07T01:10:00Z">
              <w:r>
                <w:t xml:space="preserve">                      &lt;/xs:complexType&gt;</w:t>
              </w:r>
            </w:ins>
          </w:p>
          <w:p w14:paraId="59ECC091" w14:textId="77777777" w:rsidR="00874469" w:rsidRDefault="00874469" w:rsidP="00874469">
            <w:pPr>
              <w:pStyle w:val="XML1"/>
              <w:rPr>
                <w:ins w:id="10551" w:author="Anees Shaikh" w:date="2013-10-07T01:10:00Z"/>
              </w:rPr>
              <w:pPrChange w:id="10552" w:author="Anees Shaikh" w:date="2013-10-07T01:11:00Z">
                <w:pPr>
                  <w:pStyle w:val="XML1"/>
                </w:pPr>
              </w:pPrChange>
            </w:pPr>
            <w:ins w:id="10553" w:author="Anees Shaikh" w:date="2013-10-07T01:10:00Z">
              <w:r>
                <w:t xml:space="preserve">                    &lt;/xs:element&gt;</w:t>
              </w:r>
            </w:ins>
          </w:p>
          <w:p w14:paraId="6AA46CA4" w14:textId="77777777" w:rsidR="00874469" w:rsidRDefault="00874469" w:rsidP="00874469">
            <w:pPr>
              <w:pStyle w:val="XML1"/>
              <w:rPr>
                <w:ins w:id="10554" w:author="Anees Shaikh" w:date="2013-10-07T01:10:00Z"/>
              </w:rPr>
              <w:pPrChange w:id="10555" w:author="Anees Shaikh" w:date="2013-10-07T01:11:00Z">
                <w:pPr>
                  <w:pStyle w:val="XML1"/>
                </w:pPr>
              </w:pPrChange>
            </w:pPr>
            <w:ins w:id="10556" w:author="Anees Shaikh" w:date="2013-10-07T01:10:00Z">
              <w:r>
                <w:t xml:space="preserve">                    &lt;xs:element name="features" minOccurs="0"&gt;</w:t>
              </w:r>
            </w:ins>
          </w:p>
          <w:p w14:paraId="40E8B3FB" w14:textId="77777777" w:rsidR="00874469" w:rsidRDefault="00874469" w:rsidP="00874469">
            <w:pPr>
              <w:pStyle w:val="XML1"/>
              <w:rPr>
                <w:ins w:id="10557" w:author="Anees Shaikh" w:date="2013-10-07T01:10:00Z"/>
              </w:rPr>
              <w:pPrChange w:id="10558" w:author="Anees Shaikh" w:date="2013-10-07T01:11:00Z">
                <w:pPr>
                  <w:pStyle w:val="XML1"/>
                </w:pPr>
              </w:pPrChange>
            </w:pPr>
            <w:ins w:id="10559" w:author="Anees Shaikh" w:date="2013-10-07T01:10:00Z">
              <w:r>
                <w:t xml:space="preserve">                      &lt;xs:complexType&gt;</w:t>
              </w:r>
            </w:ins>
          </w:p>
          <w:p w14:paraId="3A4D8D4F" w14:textId="77777777" w:rsidR="00874469" w:rsidRDefault="00874469" w:rsidP="00874469">
            <w:pPr>
              <w:pStyle w:val="XML1"/>
              <w:rPr>
                <w:ins w:id="10560" w:author="Anees Shaikh" w:date="2013-10-07T01:10:00Z"/>
              </w:rPr>
              <w:pPrChange w:id="10561" w:author="Anees Shaikh" w:date="2013-10-07T01:11:00Z">
                <w:pPr>
                  <w:pStyle w:val="XML1"/>
                </w:pPr>
              </w:pPrChange>
            </w:pPr>
            <w:ins w:id="10562" w:author="Anees Shaikh" w:date="2013-10-07T01:10:00Z">
              <w:r>
                <w:t xml:space="preserve">                        &lt;xs:sequence&gt;</w:t>
              </w:r>
            </w:ins>
          </w:p>
          <w:p w14:paraId="4C32E378" w14:textId="77777777" w:rsidR="00874469" w:rsidRDefault="00874469" w:rsidP="00874469">
            <w:pPr>
              <w:pStyle w:val="XML1"/>
              <w:rPr>
                <w:ins w:id="10563" w:author="Anees Shaikh" w:date="2013-10-07T01:10:00Z"/>
              </w:rPr>
              <w:pPrChange w:id="10564" w:author="Anees Shaikh" w:date="2013-10-07T01:11:00Z">
                <w:pPr>
                  <w:pStyle w:val="XML1"/>
                </w:pPr>
              </w:pPrChange>
            </w:pPr>
            <w:ins w:id="10565" w:author="Anees Shaikh" w:date="2013-10-07T01:10:00Z">
              <w:r>
                <w:t xml:space="preserve">                          &lt;xs:element name="current" minOccurs="0"&gt;</w:t>
              </w:r>
            </w:ins>
          </w:p>
          <w:p w14:paraId="574D4F47" w14:textId="77777777" w:rsidR="00874469" w:rsidRDefault="00874469" w:rsidP="00874469">
            <w:pPr>
              <w:pStyle w:val="XML1"/>
              <w:rPr>
                <w:ins w:id="10566" w:author="Anees Shaikh" w:date="2013-10-07T01:10:00Z"/>
              </w:rPr>
              <w:pPrChange w:id="10567" w:author="Anees Shaikh" w:date="2013-10-07T01:11:00Z">
                <w:pPr>
                  <w:pStyle w:val="XML1"/>
                </w:pPr>
              </w:pPrChange>
            </w:pPr>
            <w:ins w:id="10568" w:author="Anees Shaikh" w:date="2013-10-07T01:10:00Z">
              <w:r>
                <w:lastRenderedPageBreak/>
                <w:t xml:space="preserve">                            &lt;xs:annotation&gt;</w:t>
              </w:r>
            </w:ins>
          </w:p>
          <w:p w14:paraId="4BE74B15" w14:textId="77777777" w:rsidR="00874469" w:rsidRDefault="00874469" w:rsidP="00874469">
            <w:pPr>
              <w:pStyle w:val="XML1"/>
              <w:rPr>
                <w:ins w:id="10569" w:author="Anees Shaikh" w:date="2013-10-07T01:10:00Z"/>
              </w:rPr>
              <w:pPrChange w:id="10570" w:author="Anees Shaikh" w:date="2013-10-07T01:11:00Z">
                <w:pPr>
                  <w:pStyle w:val="XML1"/>
                </w:pPr>
              </w:pPrChange>
            </w:pPr>
            <w:ins w:id="10571" w:author="Anees Shaikh" w:date="2013-10-07T01:10:00Z">
              <w:r>
                <w:t xml:space="preserve">                              &lt;xs:documentation&gt;</w:t>
              </w:r>
            </w:ins>
          </w:p>
          <w:p w14:paraId="03383AE0" w14:textId="77777777" w:rsidR="00874469" w:rsidRDefault="00874469" w:rsidP="00874469">
            <w:pPr>
              <w:pStyle w:val="XML1"/>
              <w:rPr>
                <w:ins w:id="10572" w:author="Anees Shaikh" w:date="2013-10-07T01:10:00Z"/>
              </w:rPr>
              <w:pPrChange w:id="10573" w:author="Anees Shaikh" w:date="2013-10-07T01:11:00Z">
                <w:pPr>
                  <w:pStyle w:val="XML1"/>
                </w:pPr>
              </w:pPrChange>
            </w:pPr>
            <w:ins w:id="10574" w:author="Anees Shaikh" w:date="2013-10-07T01:10:00Z">
              <w:r>
                <w:t xml:space="preserve">                                The features (rates, duplex, etc.) of the port, that are currently in</w:t>
              </w:r>
            </w:ins>
          </w:p>
          <w:p w14:paraId="1F37597A" w14:textId="77777777" w:rsidR="00874469" w:rsidRDefault="00874469" w:rsidP="00874469">
            <w:pPr>
              <w:pStyle w:val="XML1"/>
              <w:rPr>
                <w:ins w:id="10575" w:author="Anees Shaikh" w:date="2013-10-07T01:10:00Z"/>
              </w:rPr>
              <w:pPrChange w:id="10576" w:author="Anees Shaikh" w:date="2013-10-07T01:11:00Z">
                <w:pPr>
                  <w:pStyle w:val="XML1"/>
                </w:pPr>
              </w:pPrChange>
            </w:pPr>
            <w:ins w:id="10577" w:author="Anees Shaikh" w:date="2013-10-07T01:10:00Z">
              <w:r>
                <w:t xml:space="preserve">                                       use.</w:t>
              </w:r>
            </w:ins>
          </w:p>
          <w:p w14:paraId="29705658" w14:textId="77777777" w:rsidR="00874469" w:rsidRDefault="00874469" w:rsidP="00874469">
            <w:pPr>
              <w:pStyle w:val="XML1"/>
              <w:rPr>
                <w:ins w:id="10578" w:author="Anees Shaikh" w:date="2013-10-07T01:10:00Z"/>
              </w:rPr>
              <w:pPrChange w:id="10579" w:author="Anees Shaikh" w:date="2013-10-07T01:11:00Z">
                <w:pPr>
                  <w:pStyle w:val="XML1"/>
                </w:pPr>
              </w:pPrChange>
            </w:pPr>
            <w:ins w:id="10580" w:author="Anees Shaikh" w:date="2013-10-07T01:10:00Z">
              <w:r>
                <w:t xml:space="preserve">                              &lt;/xs:documentation&gt;</w:t>
              </w:r>
            </w:ins>
          </w:p>
          <w:p w14:paraId="55AD4137" w14:textId="77777777" w:rsidR="00874469" w:rsidRDefault="00874469" w:rsidP="00874469">
            <w:pPr>
              <w:pStyle w:val="XML1"/>
              <w:rPr>
                <w:ins w:id="10581" w:author="Anees Shaikh" w:date="2013-10-07T01:10:00Z"/>
              </w:rPr>
              <w:pPrChange w:id="10582" w:author="Anees Shaikh" w:date="2013-10-07T01:11:00Z">
                <w:pPr>
                  <w:pStyle w:val="XML1"/>
                </w:pPr>
              </w:pPrChange>
            </w:pPr>
            <w:ins w:id="10583" w:author="Anees Shaikh" w:date="2013-10-07T01:10:00Z">
              <w:r>
                <w:t xml:space="preserve">                            &lt;/xs:annotation&gt;</w:t>
              </w:r>
            </w:ins>
          </w:p>
          <w:p w14:paraId="72ABAD40" w14:textId="77777777" w:rsidR="00874469" w:rsidRDefault="00874469" w:rsidP="00874469">
            <w:pPr>
              <w:pStyle w:val="XML1"/>
              <w:rPr>
                <w:ins w:id="10584" w:author="Anees Shaikh" w:date="2013-10-07T01:10:00Z"/>
              </w:rPr>
              <w:pPrChange w:id="10585" w:author="Anees Shaikh" w:date="2013-10-07T01:11:00Z">
                <w:pPr>
                  <w:pStyle w:val="XML1"/>
                </w:pPr>
              </w:pPrChange>
            </w:pPr>
            <w:ins w:id="10586" w:author="Anees Shaikh" w:date="2013-10-07T01:10:00Z">
              <w:r>
                <w:t xml:space="preserve">                            &lt;xs:complexType&gt;</w:t>
              </w:r>
            </w:ins>
          </w:p>
          <w:p w14:paraId="3F225B06" w14:textId="77777777" w:rsidR="00874469" w:rsidRDefault="00874469" w:rsidP="00874469">
            <w:pPr>
              <w:pStyle w:val="XML1"/>
              <w:rPr>
                <w:ins w:id="10587" w:author="Anees Shaikh" w:date="2013-10-07T01:10:00Z"/>
              </w:rPr>
              <w:pPrChange w:id="10588" w:author="Anees Shaikh" w:date="2013-10-07T01:11:00Z">
                <w:pPr>
                  <w:pStyle w:val="XML1"/>
                </w:pPr>
              </w:pPrChange>
            </w:pPr>
            <w:ins w:id="10589" w:author="Anees Shaikh" w:date="2013-10-07T01:10:00Z">
              <w:r>
                <w:t xml:space="preserve">                              &lt;xs:sequence&gt;</w:t>
              </w:r>
            </w:ins>
          </w:p>
          <w:p w14:paraId="240AC8E0" w14:textId="77777777" w:rsidR="00874469" w:rsidRDefault="00874469" w:rsidP="00874469">
            <w:pPr>
              <w:pStyle w:val="XML1"/>
              <w:rPr>
                <w:ins w:id="10590" w:author="Anees Shaikh" w:date="2013-10-07T01:10:00Z"/>
              </w:rPr>
              <w:pPrChange w:id="10591" w:author="Anees Shaikh" w:date="2013-10-07T01:11:00Z">
                <w:pPr>
                  <w:pStyle w:val="XML1"/>
                </w:pPr>
              </w:pPrChange>
            </w:pPr>
            <w:ins w:id="10592" w:author="Anees Shaikh" w:date="2013-10-07T01:10:00Z">
              <w:r>
                <w:t xml:space="preserve">                                &lt;xs:element name="rate" minOccurs="0"  type="OFPortRateType"&gt;</w:t>
              </w:r>
            </w:ins>
          </w:p>
          <w:p w14:paraId="4CC90F18" w14:textId="77777777" w:rsidR="00874469" w:rsidRDefault="00874469" w:rsidP="00874469">
            <w:pPr>
              <w:pStyle w:val="XML1"/>
              <w:rPr>
                <w:ins w:id="10593" w:author="Anees Shaikh" w:date="2013-10-07T01:10:00Z"/>
              </w:rPr>
              <w:pPrChange w:id="10594" w:author="Anees Shaikh" w:date="2013-10-07T01:11:00Z">
                <w:pPr>
                  <w:pStyle w:val="XML1"/>
                </w:pPr>
              </w:pPrChange>
            </w:pPr>
            <w:ins w:id="10595" w:author="Anees Shaikh" w:date="2013-10-07T01:10:00Z">
              <w:r>
                <w:t xml:space="preserve">                                  &lt;xs:annotation&gt;</w:t>
              </w:r>
            </w:ins>
          </w:p>
          <w:p w14:paraId="5854DDC4" w14:textId="77777777" w:rsidR="00874469" w:rsidRDefault="00874469" w:rsidP="00874469">
            <w:pPr>
              <w:pStyle w:val="XML1"/>
              <w:rPr>
                <w:ins w:id="10596" w:author="Anees Shaikh" w:date="2013-10-07T01:10:00Z"/>
              </w:rPr>
              <w:pPrChange w:id="10597" w:author="Anees Shaikh" w:date="2013-10-07T01:11:00Z">
                <w:pPr>
                  <w:pStyle w:val="XML1"/>
                </w:pPr>
              </w:pPrChange>
            </w:pPr>
            <w:ins w:id="10598" w:author="Anees Shaikh" w:date="2013-10-07T01:10:00Z">
              <w:r>
                <w:t xml:space="preserve">                                    &lt;xs:documentation&gt;</w:t>
              </w:r>
            </w:ins>
          </w:p>
          <w:p w14:paraId="4ACC7E12" w14:textId="77777777" w:rsidR="00874469" w:rsidRDefault="00874469" w:rsidP="00874469">
            <w:pPr>
              <w:pStyle w:val="XML1"/>
              <w:rPr>
                <w:ins w:id="10599" w:author="Anees Shaikh" w:date="2013-10-07T01:10:00Z"/>
              </w:rPr>
              <w:pPrChange w:id="10600" w:author="Anees Shaikh" w:date="2013-10-07T01:11:00Z">
                <w:pPr>
                  <w:pStyle w:val="XML1"/>
                </w:pPr>
              </w:pPrChange>
            </w:pPr>
            <w:ins w:id="10601" w:author="Anees Shaikh" w:date="2013-10-07T01:10:00Z">
              <w:r>
                <w:t xml:space="preserve">                                      The transmission rate that is currently used.  The value MUST indicate a</w:t>
              </w:r>
            </w:ins>
          </w:p>
          <w:p w14:paraId="220D5886" w14:textId="77777777" w:rsidR="00874469" w:rsidRDefault="00874469" w:rsidP="00874469">
            <w:pPr>
              <w:pStyle w:val="XML1"/>
              <w:rPr>
                <w:ins w:id="10602" w:author="Anees Shaikh" w:date="2013-10-07T01:10:00Z"/>
              </w:rPr>
              <w:pPrChange w:id="10603" w:author="Anees Shaikh" w:date="2013-10-07T01:11:00Z">
                <w:pPr>
                  <w:pStyle w:val="XML1"/>
                </w:pPr>
              </w:pPrChange>
            </w:pPr>
            <w:ins w:id="10604" w:author="Anees Shaikh" w:date="2013-10-07T01:10:00Z">
              <w:r>
                <w:t xml:space="preserve">                                             valid forwarding rate.</w:t>
              </w:r>
            </w:ins>
          </w:p>
          <w:p w14:paraId="7509DA4D" w14:textId="77777777" w:rsidR="00874469" w:rsidRDefault="00874469" w:rsidP="00874469">
            <w:pPr>
              <w:pStyle w:val="XML1"/>
              <w:rPr>
                <w:ins w:id="10605" w:author="Anees Shaikh" w:date="2013-10-07T01:10:00Z"/>
              </w:rPr>
              <w:pPrChange w:id="10606" w:author="Anees Shaikh" w:date="2013-10-07T01:11:00Z">
                <w:pPr>
                  <w:pStyle w:val="XML1"/>
                </w:pPr>
              </w:pPrChange>
            </w:pPr>
            <w:ins w:id="10607" w:author="Anees Shaikh" w:date="2013-10-07T01:10:00Z">
              <w:r>
                <w:t xml:space="preserve">                                           </w:t>
              </w:r>
            </w:ins>
          </w:p>
          <w:p w14:paraId="1608C312" w14:textId="77777777" w:rsidR="00874469" w:rsidRDefault="00874469" w:rsidP="00874469">
            <w:pPr>
              <w:pStyle w:val="XML1"/>
              <w:rPr>
                <w:ins w:id="10608" w:author="Anees Shaikh" w:date="2013-10-07T01:10:00Z"/>
              </w:rPr>
              <w:pPrChange w:id="10609" w:author="Anees Shaikh" w:date="2013-10-07T01:11:00Z">
                <w:pPr>
                  <w:pStyle w:val="XML1"/>
                </w:pPr>
              </w:pPrChange>
            </w:pPr>
            <w:ins w:id="10610" w:author="Anees Shaikh" w:date="2013-10-07T01:10:00Z">
              <w:r>
                <w:t xml:space="preserve">                                             The current Port Feature set MUST contain this element exactly</w:t>
              </w:r>
            </w:ins>
          </w:p>
          <w:p w14:paraId="69305032" w14:textId="77777777" w:rsidR="00874469" w:rsidRDefault="00874469" w:rsidP="00874469">
            <w:pPr>
              <w:pStyle w:val="XML1"/>
              <w:rPr>
                <w:ins w:id="10611" w:author="Anees Shaikh" w:date="2013-10-07T01:10:00Z"/>
              </w:rPr>
              <w:pPrChange w:id="10612" w:author="Anees Shaikh" w:date="2013-10-07T01:11:00Z">
                <w:pPr>
                  <w:pStyle w:val="XML1"/>
                </w:pPr>
              </w:pPrChange>
            </w:pPr>
            <w:ins w:id="10613" w:author="Anees Shaikh" w:date="2013-10-07T01:10:00Z">
              <w:r>
                <w:t xml:space="preserve">                                             once.  The other Port Feature sets MAY contain this element more</w:t>
              </w:r>
            </w:ins>
          </w:p>
          <w:p w14:paraId="7D817304" w14:textId="77777777" w:rsidR="00874469" w:rsidRDefault="00874469" w:rsidP="00874469">
            <w:pPr>
              <w:pStyle w:val="XML1"/>
              <w:rPr>
                <w:ins w:id="10614" w:author="Anees Shaikh" w:date="2013-10-07T01:10:00Z"/>
              </w:rPr>
              <w:pPrChange w:id="10615" w:author="Anees Shaikh" w:date="2013-10-07T01:11:00Z">
                <w:pPr>
                  <w:pStyle w:val="XML1"/>
                </w:pPr>
              </w:pPrChange>
            </w:pPr>
            <w:ins w:id="10616" w:author="Anees Shaikh" w:date="2013-10-07T01:10:00Z">
              <w:r>
                <w:t xml:space="preserve">                                             than once.  If this element appears more than once in a Port</w:t>
              </w:r>
            </w:ins>
          </w:p>
          <w:p w14:paraId="6A264D06" w14:textId="77777777" w:rsidR="00874469" w:rsidRDefault="00874469" w:rsidP="00874469">
            <w:pPr>
              <w:pStyle w:val="XML1"/>
              <w:rPr>
                <w:ins w:id="10617" w:author="Anees Shaikh" w:date="2013-10-07T01:10:00Z"/>
              </w:rPr>
              <w:pPrChange w:id="10618" w:author="Anees Shaikh" w:date="2013-10-07T01:11:00Z">
                <w:pPr>
                  <w:pStyle w:val="XML1"/>
                </w:pPr>
              </w:pPrChange>
            </w:pPr>
            <w:ins w:id="10619" w:author="Anees Shaikh" w:date="2013-10-07T01:10:00Z">
              <w:r>
                <w:t xml:space="preserve">                                             Feature set than the value MUST be unique within the Port</w:t>
              </w:r>
            </w:ins>
          </w:p>
          <w:p w14:paraId="5A65C0A9" w14:textId="77777777" w:rsidR="00874469" w:rsidRDefault="00874469" w:rsidP="00874469">
            <w:pPr>
              <w:pStyle w:val="XML1"/>
              <w:rPr>
                <w:ins w:id="10620" w:author="Anees Shaikh" w:date="2013-10-07T01:10:00Z"/>
              </w:rPr>
              <w:pPrChange w:id="10621" w:author="Anees Shaikh" w:date="2013-10-07T01:11:00Z">
                <w:pPr>
                  <w:pStyle w:val="XML1"/>
                </w:pPr>
              </w:pPrChange>
            </w:pPr>
            <w:ins w:id="10622" w:author="Anees Shaikh" w:date="2013-10-07T01:10:00Z">
              <w:r>
                <w:t xml:space="preserve">                                             Feature set.</w:t>
              </w:r>
            </w:ins>
          </w:p>
          <w:p w14:paraId="0C9CF94D" w14:textId="77777777" w:rsidR="00874469" w:rsidRDefault="00874469" w:rsidP="00874469">
            <w:pPr>
              <w:pStyle w:val="XML1"/>
              <w:rPr>
                <w:ins w:id="10623" w:author="Anees Shaikh" w:date="2013-10-07T01:10:00Z"/>
              </w:rPr>
              <w:pPrChange w:id="10624" w:author="Anees Shaikh" w:date="2013-10-07T01:11:00Z">
                <w:pPr>
                  <w:pStyle w:val="XML1"/>
                </w:pPr>
              </w:pPrChange>
            </w:pPr>
            <w:ins w:id="10625" w:author="Anees Shaikh" w:date="2013-10-07T01:10:00Z">
              <w:r>
                <w:t xml:space="preserve">                                    &lt;/xs:documentation&gt;</w:t>
              </w:r>
            </w:ins>
          </w:p>
          <w:p w14:paraId="7D14B3A5" w14:textId="77777777" w:rsidR="00874469" w:rsidRDefault="00874469" w:rsidP="00874469">
            <w:pPr>
              <w:pStyle w:val="XML1"/>
              <w:rPr>
                <w:ins w:id="10626" w:author="Anees Shaikh" w:date="2013-10-07T01:10:00Z"/>
              </w:rPr>
              <w:pPrChange w:id="10627" w:author="Anees Shaikh" w:date="2013-10-07T01:11:00Z">
                <w:pPr>
                  <w:pStyle w:val="XML1"/>
                </w:pPr>
              </w:pPrChange>
            </w:pPr>
            <w:ins w:id="10628" w:author="Anees Shaikh" w:date="2013-10-07T01:10:00Z">
              <w:r>
                <w:t xml:space="preserve">                                  &lt;/xs:annotation&gt;</w:t>
              </w:r>
            </w:ins>
          </w:p>
          <w:p w14:paraId="1E3CB562" w14:textId="77777777" w:rsidR="00874469" w:rsidRDefault="00874469" w:rsidP="00874469">
            <w:pPr>
              <w:pStyle w:val="XML1"/>
              <w:rPr>
                <w:ins w:id="10629" w:author="Anees Shaikh" w:date="2013-10-07T01:10:00Z"/>
              </w:rPr>
              <w:pPrChange w:id="10630" w:author="Anees Shaikh" w:date="2013-10-07T01:11:00Z">
                <w:pPr>
                  <w:pStyle w:val="XML1"/>
                </w:pPr>
              </w:pPrChange>
            </w:pPr>
            <w:ins w:id="10631" w:author="Anees Shaikh" w:date="2013-10-07T01:10:00Z">
              <w:r>
                <w:t xml:space="preserve">                                &lt;/xs:element&gt;</w:t>
              </w:r>
            </w:ins>
          </w:p>
          <w:p w14:paraId="1A072E92" w14:textId="77777777" w:rsidR="00874469" w:rsidRDefault="00874469" w:rsidP="00874469">
            <w:pPr>
              <w:pStyle w:val="XML1"/>
              <w:rPr>
                <w:ins w:id="10632" w:author="Anees Shaikh" w:date="2013-10-07T01:10:00Z"/>
              </w:rPr>
              <w:pPrChange w:id="10633" w:author="Anees Shaikh" w:date="2013-10-07T01:11:00Z">
                <w:pPr>
                  <w:pStyle w:val="XML1"/>
                </w:pPr>
              </w:pPrChange>
            </w:pPr>
            <w:ins w:id="10634" w:author="Anees Shaikh" w:date="2013-10-07T01:10:00Z">
              <w:r>
                <w:t xml:space="preserve">                                &lt;xs:element name="auto-negotiate" minOccurs="0"  type="xs:boolean"&gt;</w:t>
              </w:r>
            </w:ins>
          </w:p>
          <w:p w14:paraId="209252D6" w14:textId="77777777" w:rsidR="00874469" w:rsidRDefault="00874469" w:rsidP="00874469">
            <w:pPr>
              <w:pStyle w:val="XML1"/>
              <w:rPr>
                <w:ins w:id="10635" w:author="Anees Shaikh" w:date="2013-10-07T01:10:00Z"/>
              </w:rPr>
              <w:pPrChange w:id="10636" w:author="Anees Shaikh" w:date="2013-10-07T01:11:00Z">
                <w:pPr>
                  <w:pStyle w:val="XML1"/>
                </w:pPr>
              </w:pPrChange>
            </w:pPr>
            <w:ins w:id="10637" w:author="Anees Shaikh" w:date="2013-10-07T01:10:00Z">
              <w:r>
                <w:t xml:space="preserve">                                  &lt;xs:annotation&gt;</w:t>
              </w:r>
            </w:ins>
          </w:p>
          <w:p w14:paraId="28808D46" w14:textId="77777777" w:rsidR="00874469" w:rsidRDefault="00874469" w:rsidP="00874469">
            <w:pPr>
              <w:pStyle w:val="XML1"/>
              <w:rPr>
                <w:ins w:id="10638" w:author="Anees Shaikh" w:date="2013-10-07T01:10:00Z"/>
              </w:rPr>
              <w:pPrChange w:id="10639" w:author="Anees Shaikh" w:date="2013-10-07T01:11:00Z">
                <w:pPr>
                  <w:pStyle w:val="XML1"/>
                </w:pPr>
              </w:pPrChange>
            </w:pPr>
            <w:ins w:id="10640" w:author="Anees Shaikh" w:date="2013-10-07T01:10:00Z">
              <w:r>
                <w:t xml:space="preserve">                                    &lt;xs:documentation&gt;</w:t>
              </w:r>
            </w:ins>
          </w:p>
          <w:p w14:paraId="66B86C60" w14:textId="77777777" w:rsidR="00874469" w:rsidRDefault="00874469" w:rsidP="00874469">
            <w:pPr>
              <w:pStyle w:val="XML1"/>
              <w:rPr>
                <w:ins w:id="10641" w:author="Anees Shaikh" w:date="2013-10-07T01:10:00Z"/>
              </w:rPr>
              <w:pPrChange w:id="10642" w:author="Anees Shaikh" w:date="2013-10-07T01:11:00Z">
                <w:pPr>
                  <w:pStyle w:val="XML1"/>
                </w:pPr>
              </w:pPrChange>
            </w:pPr>
            <w:ins w:id="10643" w:author="Anees Shaikh" w:date="2013-10-07T01:10:00Z">
              <w:r>
                <w:t xml:space="preserve">                                      Specifies the administrative state of the forwarding rate</w:t>
              </w:r>
            </w:ins>
          </w:p>
          <w:p w14:paraId="4C2296AF" w14:textId="77777777" w:rsidR="00874469" w:rsidRDefault="00874469" w:rsidP="00874469">
            <w:pPr>
              <w:pStyle w:val="XML1"/>
              <w:rPr>
                <w:ins w:id="10644" w:author="Anees Shaikh" w:date="2013-10-07T01:10:00Z"/>
              </w:rPr>
              <w:pPrChange w:id="10645" w:author="Anees Shaikh" w:date="2013-10-07T01:11:00Z">
                <w:pPr>
                  <w:pStyle w:val="XML1"/>
                </w:pPr>
              </w:pPrChange>
            </w:pPr>
            <w:ins w:id="10646" w:author="Anees Shaikh" w:date="2013-10-07T01:10:00Z">
              <w:r>
                <w:t xml:space="preserve">                                             auto-negotiation protocol at this OpenFlow Port.</w:t>
              </w:r>
            </w:ins>
          </w:p>
          <w:p w14:paraId="65FBA26C" w14:textId="77777777" w:rsidR="00874469" w:rsidRDefault="00874469" w:rsidP="00874469">
            <w:pPr>
              <w:pStyle w:val="XML1"/>
              <w:rPr>
                <w:ins w:id="10647" w:author="Anees Shaikh" w:date="2013-10-07T01:10:00Z"/>
              </w:rPr>
              <w:pPrChange w:id="10648" w:author="Anees Shaikh" w:date="2013-10-07T01:11:00Z">
                <w:pPr>
                  <w:pStyle w:val="XML1"/>
                </w:pPr>
              </w:pPrChange>
            </w:pPr>
            <w:ins w:id="10649" w:author="Anees Shaikh" w:date="2013-10-07T01:10:00Z">
              <w:r>
                <w:t xml:space="preserve">                                    &lt;/xs:documentation&gt;</w:t>
              </w:r>
            </w:ins>
          </w:p>
          <w:p w14:paraId="0192E3D4" w14:textId="77777777" w:rsidR="00874469" w:rsidRDefault="00874469" w:rsidP="00874469">
            <w:pPr>
              <w:pStyle w:val="XML1"/>
              <w:rPr>
                <w:ins w:id="10650" w:author="Anees Shaikh" w:date="2013-10-07T01:10:00Z"/>
              </w:rPr>
              <w:pPrChange w:id="10651" w:author="Anees Shaikh" w:date="2013-10-07T01:11:00Z">
                <w:pPr>
                  <w:pStyle w:val="XML1"/>
                </w:pPr>
              </w:pPrChange>
            </w:pPr>
            <w:ins w:id="10652" w:author="Anees Shaikh" w:date="2013-10-07T01:10:00Z">
              <w:r>
                <w:t xml:space="preserve">                                  &lt;/xs:annotation&gt;</w:t>
              </w:r>
            </w:ins>
          </w:p>
          <w:p w14:paraId="7B3AE047" w14:textId="77777777" w:rsidR="00874469" w:rsidRDefault="00874469" w:rsidP="00874469">
            <w:pPr>
              <w:pStyle w:val="XML1"/>
              <w:rPr>
                <w:ins w:id="10653" w:author="Anees Shaikh" w:date="2013-10-07T01:10:00Z"/>
              </w:rPr>
              <w:pPrChange w:id="10654" w:author="Anees Shaikh" w:date="2013-10-07T01:11:00Z">
                <w:pPr>
                  <w:pStyle w:val="XML1"/>
                </w:pPr>
              </w:pPrChange>
            </w:pPr>
            <w:ins w:id="10655" w:author="Anees Shaikh" w:date="2013-10-07T01:10:00Z">
              <w:r>
                <w:t xml:space="preserve">                                &lt;/xs:element&gt;</w:t>
              </w:r>
            </w:ins>
          </w:p>
          <w:p w14:paraId="1CBB00B4" w14:textId="77777777" w:rsidR="00874469" w:rsidRDefault="00874469" w:rsidP="00874469">
            <w:pPr>
              <w:pStyle w:val="XML1"/>
              <w:rPr>
                <w:ins w:id="10656" w:author="Anees Shaikh" w:date="2013-10-07T01:10:00Z"/>
              </w:rPr>
              <w:pPrChange w:id="10657" w:author="Anees Shaikh" w:date="2013-10-07T01:11:00Z">
                <w:pPr>
                  <w:pStyle w:val="XML1"/>
                </w:pPr>
              </w:pPrChange>
            </w:pPr>
            <w:ins w:id="10658" w:author="Anees Shaikh" w:date="2013-10-07T01:10:00Z">
              <w:r>
                <w:t xml:space="preserve">                                &lt;xs:element name="medium" minOccurs="0"&gt;</w:t>
              </w:r>
            </w:ins>
          </w:p>
          <w:p w14:paraId="4D16B09D" w14:textId="77777777" w:rsidR="00874469" w:rsidRDefault="00874469" w:rsidP="00874469">
            <w:pPr>
              <w:pStyle w:val="XML1"/>
              <w:rPr>
                <w:ins w:id="10659" w:author="Anees Shaikh" w:date="2013-10-07T01:10:00Z"/>
              </w:rPr>
              <w:pPrChange w:id="10660" w:author="Anees Shaikh" w:date="2013-10-07T01:11:00Z">
                <w:pPr>
                  <w:pStyle w:val="XML1"/>
                </w:pPr>
              </w:pPrChange>
            </w:pPr>
            <w:ins w:id="10661" w:author="Anees Shaikh" w:date="2013-10-07T01:10:00Z">
              <w:r>
                <w:t xml:space="preserve">                                  &lt;xs:annotation&gt;</w:t>
              </w:r>
            </w:ins>
          </w:p>
          <w:p w14:paraId="7A824BDA" w14:textId="77777777" w:rsidR="00874469" w:rsidRDefault="00874469" w:rsidP="00874469">
            <w:pPr>
              <w:pStyle w:val="XML1"/>
              <w:rPr>
                <w:ins w:id="10662" w:author="Anees Shaikh" w:date="2013-10-07T01:10:00Z"/>
              </w:rPr>
              <w:pPrChange w:id="10663" w:author="Anees Shaikh" w:date="2013-10-07T01:11:00Z">
                <w:pPr>
                  <w:pStyle w:val="XML1"/>
                </w:pPr>
              </w:pPrChange>
            </w:pPr>
            <w:ins w:id="10664" w:author="Anees Shaikh" w:date="2013-10-07T01:10:00Z">
              <w:r>
                <w:t xml:space="preserve">                                    &lt;xs:documentation&gt;</w:t>
              </w:r>
            </w:ins>
          </w:p>
          <w:p w14:paraId="73A4DBB5" w14:textId="77777777" w:rsidR="00874469" w:rsidRDefault="00874469" w:rsidP="00874469">
            <w:pPr>
              <w:pStyle w:val="XML1"/>
              <w:rPr>
                <w:ins w:id="10665" w:author="Anees Shaikh" w:date="2013-10-07T01:10:00Z"/>
              </w:rPr>
              <w:pPrChange w:id="10666" w:author="Anees Shaikh" w:date="2013-10-07T01:11:00Z">
                <w:pPr>
                  <w:pStyle w:val="XML1"/>
                </w:pPr>
              </w:pPrChange>
            </w:pPr>
            <w:ins w:id="10667" w:author="Anees Shaikh" w:date="2013-10-07T01:10:00Z">
              <w:r>
                <w:t xml:space="preserve">                                      This element MUST indicate a valid physical medium used by the OpenFlow</w:t>
              </w:r>
            </w:ins>
          </w:p>
          <w:p w14:paraId="168DB627" w14:textId="77777777" w:rsidR="00874469" w:rsidRDefault="00874469" w:rsidP="00874469">
            <w:pPr>
              <w:pStyle w:val="XML1"/>
              <w:rPr>
                <w:ins w:id="10668" w:author="Anees Shaikh" w:date="2013-10-07T01:10:00Z"/>
              </w:rPr>
              <w:pPrChange w:id="10669" w:author="Anees Shaikh" w:date="2013-10-07T01:11:00Z">
                <w:pPr>
                  <w:pStyle w:val="XML1"/>
                </w:pPr>
              </w:pPrChange>
            </w:pPr>
            <w:ins w:id="10670" w:author="Anees Shaikh" w:date="2013-10-07T01:10:00Z">
              <w:r>
                <w:t xml:space="preserve">                                             Port.</w:t>
              </w:r>
            </w:ins>
          </w:p>
          <w:p w14:paraId="5591B256" w14:textId="77777777" w:rsidR="00874469" w:rsidRDefault="00874469" w:rsidP="00874469">
            <w:pPr>
              <w:pStyle w:val="XML1"/>
              <w:rPr>
                <w:ins w:id="10671" w:author="Anees Shaikh" w:date="2013-10-07T01:10:00Z"/>
              </w:rPr>
              <w:pPrChange w:id="10672" w:author="Anees Shaikh" w:date="2013-10-07T01:11:00Z">
                <w:pPr>
                  <w:pStyle w:val="XML1"/>
                </w:pPr>
              </w:pPrChange>
            </w:pPr>
            <w:ins w:id="10673" w:author="Anees Shaikh" w:date="2013-10-07T01:10:00Z">
              <w:r>
                <w:t xml:space="preserve">                                          </w:t>
              </w:r>
            </w:ins>
          </w:p>
          <w:p w14:paraId="5173619C" w14:textId="77777777" w:rsidR="00874469" w:rsidRDefault="00874469" w:rsidP="00874469">
            <w:pPr>
              <w:pStyle w:val="XML1"/>
              <w:rPr>
                <w:ins w:id="10674" w:author="Anees Shaikh" w:date="2013-10-07T01:10:00Z"/>
              </w:rPr>
              <w:pPrChange w:id="10675" w:author="Anees Shaikh" w:date="2013-10-07T01:11:00Z">
                <w:pPr>
                  <w:pStyle w:val="XML1"/>
                </w:pPr>
              </w:pPrChange>
            </w:pPr>
            <w:ins w:id="10676" w:author="Anees Shaikh" w:date="2013-10-07T01:10:00Z">
              <w:r>
                <w:t xml:space="preserve">                                             The current Port Feature set MUST contain this element</w:t>
              </w:r>
            </w:ins>
          </w:p>
          <w:p w14:paraId="52748BBE" w14:textId="77777777" w:rsidR="00874469" w:rsidRDefault="00874469" w:rsidP="00874469">
            <w:pPr>
              <w:pStyle w:val="XML1"/>
              <w:rPr>
                <w:ins w:id="10677" w:author="Anees Shaikh" w:date="2013-10-07T01:10:00Z"/>
              </w:rPr>
              <w:pPrChange w:id="10678" w:author="Anees Shaikh" w:date="2013-10-07T01:11:00Z">
                <w:pPr>
                  <w:pStyle w:val="XML1"/>
                </w:pPr>
              </w:pPrChange>
            </w:pPr>
            <w:ins w:id="10679" w:author="Anees Shaikh" w:date="2013-10-07T01:10:00Z">
              <w:r>
                <w:t xml:space="preserve">                                             exactly once. The other Port Feature sets MAY contain this</w:t>
              </w:r>
            </w:ins>
          </w:p>
          <w:p w14:paraId="5C21CB58" w14:textId="77777777" w:rsidR="00874469" w:rsidRDefault="00874469" w:rsidP="00874469">
            <w:pPr>
              <w:pStyle w:val="XML1"/>
              <w:rPr>
                <w:ins w:id="10680" w:author="Anees Shaikh" w:date="2013-10-07T01:10:00Z"/>
              </w:rPr>
              <w:pPrChange w:id="10681" w:author="Anees Shaikh" w:date="2013-10-07T01:11:00Z">
                <w:pPr>
                  <w:pStyle w:val="XML1"/>
                </w:pPr>
              </w:pPrChange>
            </w:pPr>
            <w:ins w:id="10682" w:author="Anees Shaikh" w:date="2013-10-07T01:10:00Z">
              <w:r>
                <w:t xml:space="preserve">                                             element more than once. If this element appears more than</w:t>
              </w:r>
            </w:ins>
          </w:p>
          <w:p w14:paraId="1782C836" w14:textId="77777777" w:rsidR="00874469" w:rsidRDefault="00874469" w:rsidP="00874469">
            <w:pPr>
              <w:pStyle w:val="XML1"/>
              <w:rPr>
                <w:ins w:id="10683" w:author="Anees Shaikh" w:date="2013-10-07T01:10:00Z"/>
              </w:rPr>
              <w:pPrChange w:id="10684" w:author="Anees Shaikh" w:date="2013-10-07T01:11:00Z">
                <w:pPr>
                  <w:pStyle w:val="XML1"/>
                </w:pPr>
              </w:pPrChange>
            </w:pPr>
            <w:ins w:id="10685" w:author="Anees Shaikh" w:date="2013-10-07T01:10:00Z">
              <w:r>
                <w:t xml:space="preserve">                                             once in a Port Feature set than the value MUST be unique</w:t>
              </w:r>
            </w:ins>
          </w:p>
          <w:p w14:paraId="0F477FE9" w14:textId="77777777" w:rsidR="00874469" w:rsidRDefault="00874469" w:rsidP="00874469">
            <w:pPr>
              <w:pStyle w:val="XML1"/>
              <w:rPr>
                <w:ins w:id="10686" w:author="Anees Shaikh" w:date="2013-10-07T01:10:00Z"/>
              </w:rPr>
              <w:pPrChange w:id="10687" w:author="Anees Shaikh" w:date="2013-10-07T01:11:00Z">
                <w:pPr>
                  <w:pStyle w:val="XML1"/>
                </w:pPr>
              </w:pPrChange>
            </w:pPr>
            <w:ins w:id="10688" w:author="Anees Shaikh" w:date="2013-10-07T01:10:00Z">
              <w:r>
                <w:t xml:space="preserve">                                             within the Port Feature set.</w:t>
              </w:r>
            </w:ins>
          </w:p>
          <w:p w14:paraId="4502BB47" w14:textId="77777777" w:rsidR="00874469" w:rsidRDefault="00874469" w:rsidP="00874469">
            <w:pPr>
              <w:pStyle w:val="XML1"/>
              <w:rPr>
                <w:ins w:id="10689" w:author="Anees Shaikh" w:date="2013-10-07T01:10:00Z"/>
              </w:rPr>
              <w:pPrChange w:id="10690" w:author="Anees Shaikh" w:date="2013-10-07T01:11:00Z">
                <w:pPr>
                  <w:pStyle w:val="XML1"/>
                </w:pPr>
              </w:pPrChange>
            </w:pPr>
            <w:ins w:id="10691" w:author="Anees Shaikh" w:date="2013-10-07T01:10:00Z">
              <w:r>
                <w:lastRenderedPageBreak/>
                <w:t xml:space="preserve">                                    &lt;/xs:documentation&gt;</w:t>
              </w:r>
            </w:ins>
          </w:p>
          <w:p w14:paraId="14D75E06" w14:textId="77777777" w:rsidR="00874469" w:rsidRDefault="00874469" w:rsidP="00874469">
            <w:pPr>
              <w:pStyle w:val="XML1"/>
              <w:rPr>
                <w:ins w:id="10692" w:author="Anees Shaikh" w:date="2013-10-07T01:10:00Z"/>
              </w:rPr>
              <w:pPrChange w:id="10693" w:author="Anees Shaikh" w:date="2013-10-07T01:11:00Z">
                <w:pPr>
                  <w:pStyle w:val="XML1"/>
                </w:pPr>
              </w:pPrChange>
            </w:pPr>
            <w:ins w:id="10694" w:author="Anees Shaikh" w:date="2013-10-07T01:10:00Z">
              <w:r>
                <w:t xml:space="preserve">                                  &lt;/xs:annotation&gt;</w:t>
              </w:r>
            </w:ins>
          </w:p>
          <w:p w14:paraId="253ECDBE" w14:textId="77777777" w:rsidR="00874469" w:rsidRDefault="00874469" w:rsidP="00874469">
            <w:pPr>
              <w:pStyle w:val="XML1"/>
              <w:rPr>
                <w:ins w:id="10695" w:author="Anees Shaikh" w:date="2013-10-07T01:10:00Z"/>
              </w:rPr>
              <w:pPrChange w:id="10696" w:author="Anees Shaikh" w:date="2013-10-07T01:11:00Z">
                <w:pPr>
                  <w:pStyle w:val="XML1"/>
                </w:pPr>
              </w:pPrChange>
            </w:pPr>
            <w:ins w:id="10697" w:author="Anees Shaikh" w:date="2013-10-07T01:10:00Z">
              <w:r>
                <w:t xml:space="preserve">                                  &lt;xs:simpleType&gt;</w:t>
              </w:r>
            </w:ins>
          </w:p>
          <w:p w14:paraId="7567C963" w14:textId="77777777" w:rsidR="00874469" w:rsidRDefault="00874469" w:rsidP="00874469">
            <w:pPr>
              <w:pStyle w:val="XML1"/>
              <w:rPr>
                <w:ins w:id="10698" w:author="Anees Shaikh" w:date="2013-10-07T01:10:00Z"/>
              </w:rPr>
              <w:pPrChange w:id="10699" w:author="Anees Shaikh" w:date="2013-10-07T01:11:00Z">
                <w:pPr>
                  <w:pStyle w:val="XML1"/>
                </w:pPr>
              </w:pPrChange>
            </w:pPr>
            <w:ins w:id="10700" w:author="Anees Shaikh" w:date="2013-10-07T01:10:00Z">
              <w:r>
                <w:t xml:space="preserve">                                    &lt;xs:restriction base="xs:string"&gt;</w:t>
              </w:r>
            </w:ins>
          </w:p>
          <w:p w14:paraId="29A5D33A" w14:textId="77777777" w:rsidR="00874469" w:rsidRDefault="00874469" w:rsidP="00874469">
            <w:pPr>
              <w:pStyle w:val="XML1"/>
              <w:rPr>
                <w:ins w:id="10701" w:author="Anees Shaikh" w:date="2013-10-07T01:10:00Z"/>
              </w:rPr>
              <w:pPrChange w:id="10702" w:author="Anees Shaikh" w:date="2013-10-07T01:11:00Z">
                <w:pPr>
                  <w:pStyle w:val="XML1"/>
                </w:pPr>
              </w:pPrChange>
            </w:pPr>
            <w:ins w:id="10703" w:author="Anees Shaikh" w:date="2013-10-07T01:10:00Z">
              <w:r>
                <w:t xml:space="preserve">                                      &lt;xs:enumeration value="copper"/&gt;</w:t>
              </w:r>
            </w:ins>
          </w:p>
          <w:p w14:paraId="59A52013" w14:textId="77777777" w:rsidR="00874469" w:rsidRDefault="00874469" w:rsidP="00874469">
            <w:pPr>
              <w:pStyle w:val="XML1"/>
              <w:rPr>
                <w:ins w:id="10704" w:author="Anees Shaikh" w:date="2013-10-07T01:10:00Z"/>
              </w:rPr>
              <w:pPrChange w:id="10705" w:author="Anees Shaikh" w:date="2013-10-07T01:11:00Z">
                <w:pPr>
                  <w:pStyle w:val="XML1"/>
                </w:pPr>
              </w:pPrChange>
            </w:pPr>
            <w:ins w:id="10706" w:author="Anees Shaikh" w:date="2013-10-07T01:10:00Z">
              <w:r>
                <w:t xml:space="preserve">                                      &lt;xs:enumeration value="fiber"/&gt;</w:t>
              </w:r>
            </w:ins>
          </w:p>
          <w:p w14:paraId="2ECC6819" w14:textId="77777777" w:rsidR="00874469" w:rsidRDefault="00874469" w:rsidP="00874469">
            <w:pPr>
              <w:pStyle w:val="XML1"/>
              <w:rPr>
                <w:ins w:id="10707" w:author="Anees Shaikh" w:date="2013-10-07T01:10:00Z"/>
              </w:rPr>
              <w:pPrChange w:id="10708" w:author="Anees Shaikh" w:date="2013-10-07T01:11:00Z">
                <w:pPr>
                  <w:pStyle w:val="XML1"/>
                </w:pPr>
              </w:pPrChange>
            </w:pPr>
            <w:ins w:id="10709" w:author="Anees Shaikh" w:date="2013-10-07T01:10:00Z">
              <w:r>
                <w:t xml:space="preserve">                                    &lt;/xs:restriction&gt;</w:t>
              </w:r>
            </w:ins>
          </w:p>
          <w:p w14:paraId="72C24FD6" w14:textId="77777777" w:rsidR="00874469" w:rsidRDefault="00874469" w:rsidP="00874469">
            <w:pPr>
              <w:pStyle w:val="XML1"/>
              <w:rPr>
                <w:ins w:id="10710" w:author="Anees Shaikh" w:date="2013-10-07T01:10:00Z"/>
              </w:rPr>
              <w:pPrChange w:id="10711" w:author="Anees Shaikh" w:date="2013-10-07T01:11:00Z">
                <w:pPr>
                  <w:pStyle w:val="XML1"/>
                </w:pPr>
              </w:pPrChange>
            </w:pPr>
            <w:ins w:id="10712" w:author="Anees Shaikh" w:date="2013-10-07T01:10:00Z">
              <w:r>
                <w:t xml:space="preserve">                                  &lt;/xs:simpleType&gt;</w:t>
              </w:r>
            </w:ins>
          </w:p>
          <w:p w14:paraId="237DACE5" w14:textId="77777777" w:rsidR="00874469" w:rsidRDefault="00874469" w:rsidP="00874469">
            <w:pPr>
              <w:pStyle w:val="XML1"/>
              <w:rPr>
                <w:ins w:id="10713" w:author="Anees Shaikh" w:date="2013-10-07T01:10:00Z"/>
              </w:rPr>
              <w:pPrChange w:id="10714" w:author="Anees Shaikh" w:date="2013-10-07T01:11:00Z">
                <w:pPr>
                  <w:pStyle w:val="XML1"/>
                </w:pPr>
              </w:pPrChange>
            </w:pPr>
            <w:ins w:id="10715" w:author="Anees Shaikh" w:date="2013-10-07T01:10:00Z">
              <w:r>
                <w:t xml:space="preserve">                                &lt;/xs:element&gt;</w:t>
              </w:r>
            </w:ins>
          </w:p>
          <w:p w14:paraId="275E9340" w14:textId="77777777" w:rsidR="00874469" w:rsidRDefault="00874469" w:rsidP="00874469">
            <w:pPr>
              <w:pStyle w:val="XML1"/>
              <w:rPr>
                <w:ins w:id="10716" w:author="Anees Shaikh" w:date="2013-10-07T01:10:00Z"/>
              </w:rPr>
              <w:pPrChange w:id="10717" w:author="Anees Shaikh" w:date="2013-10-07T01:11:00Z">
                <w:pPr>
                  <w:pStyle w:val="XML1"/>
                </w:pPr>
              </w:pPrChange>
            </w:pPr>
            <w:ins w:id="10718" w:author="Anees Shaikh" w:date="2013-10-07T01:10:00Z">
              <w:r>
                <w:t xml:space="preserve">                                &lt;xs:element name="pause" minOccurs="0"&gt;</w:t>
              </w:r>
            </w:ins>
          </w:p>
          <w:p w14:paraId="7243D1B8" w14:textId="77777777" w:rsidR="00874469" w:rsidRDefault="00874469" w:rsidP="00874469">
            <w:pPr>
              <w:pStyle w:val="XML1"/>
              <w:rPr>
                <w:ins w:id="10719" w:author="Anees Shaikh" w:date="2013-10-07T01:10:00Z"/>
              </w:rPr>
              <w:pPrChange w:id="10720" w:author="Anees Shaikh" w:date="2013-10-07T01:11:00Z">
                <w:pPr>
                  <w:pStyle w:val="XML1"/>
                </w:pPr>
              </w:pPrChange>
            </w:pPr>
            <w:ins w:id="10721" w:author="Anees Shaikh" w:date="2013-10-07T01:10:00Z">
              <w:r>
                <w:t xml:space="preserve">                                  &lt;xs:annotation&gt;</w:t>
              </w:r>
            </w:ins>
          </w:p>
          <w:p w14:paraId="2ED16705" w14:textId="77777777" w:rsidR="00874469" w:rsidRDefault="00874469" w:rsidP="00874469">
            <w:pPr>
              <w:pStyle w:val="XML1"/>
              <w:rPr>
                <w:ins w:id="10722" w:author="Anees Shaikh" w:date="2013-10-07T01:10:00Z"/>
              </w:rPr>
              <w:pPrChange w:id="10723" w:author="Anees Shaikh" w:date="2013-10-07T01:11:00Z">
                <w:pPr>
                  <w:pStyle w:val="XML1"/>
                </w:pPr>
              </w:pPrChange>
            </w:pPr>
            <w:ins w:id="10724" w:author="Anees Shaikh" w:date="2013-10-07T01:10:00Z">
              <w:r>
                <w:t xml:space="preserve">                                    &lt;xs:documentation&gt;</w:t>
              </w:r>
            </w:ins>
          </w:p>
          <w:p w14:paraId="326A094D" w14:textId="77777777" w:rsidR="00874469" w:rsidRDefault="00874469" w:rsidP="00874469">
            <w:pPr>
              <w:pStyle w:val="XML1"/>
              <w:rPr>
                <w:ins w:id="10725" w:author="Anees Shaikh" w:date="2013-10-07T01:10:00Z"/>
              </w:rPr>
              <w:pPrChange w:id="10726" w:author="Anees Shaikh" w:date="2013-10-07T01:11:00Z">
                <w:pPr>
                  <w:pStyle w:val="XML1"/>
                </w:pPr>
              </w:pPrChange>
            </w:pPr>
            <w:ins w:id="10727" w:author="Anees Shaikh" w:date="2013-10-07T01:10:00Z">
              <w:r>
                <w:t xml:space="preserve">                                      Specifies if pausing of transmission is supported at all and if yes if</w:t>
              </w:r>
            </w:ins>
          </w:p>
          <w:p w14:paraId="28F3AAB0" w14:textId="77777777" w:rsidR="00874469" w:rsidRDefault="00874469" w:rsidP="00874469">
            <w:pPr>
              <w:pStyle w:val="XML1"/>
              <w:rPr>
                <w:ins w:id="10728" w:author="Anees Shaikh" w:date="2013-10-07T01:10:00Z"/>
              </w:rPr>
              <w:pPrChange w:id="10729" w:author="Anees Shaikh" w:date="2013-10-07T01:11:00Z">
                <w:pPr>
                  <w:pStyle w:val="XML1"/>
                </w:pPr>
              </w:pPrChange>
            </w:pPr>
            <w:ins w:id="10730" w:author="Anees Shaikh" w:date="2013-10-07T01:10:00Z">
              <w:r>
                <w:t xml:space="preserve">                                             it is asymmetric or symmetric.</w:t>
              </w:r>
            </w:ins>
          </w:p>
          <w:p w14:paraId="26E7E201" w14:textId="77777777" w:rsidR="00874469" w:rsidRDefault="00874469" w:rsidP="00874469">
            <w:pPr>
              <w:pStyle w:val="XML1"/>
              <w:rPr>
                <w:ins w:id="10731" w:author="Anees Shaikh" w:date="2013-10-07T01:10:00Z"/>
              </w:rPr>
              <w:pPrChange w:id="10732" w:author="Anees Shaikh" w:date="2013-10-07T01:11:00Z">
                <w:pPr>
                  <w:pStyle w:val="XML1"/>
                </w:pPr>
              </w:pPrChange>
            </w:pPr>
            <w:ins w:id="10733" w:author="Anees Shaikh" w:date="2013-10-07T01:10:00Z">
              <w:r>
                <w:t xml:space="preserve">                                    &lt;/xs:documentation&gt;</w:t>
              </w:r>
            </w:ins>
          </w:p>
          <w:p w14:paraId="28D5FF74" w14:textId="77777777" w:rsidR="00874469" w:rsidRDefault="00874469" w:rsidP="00874469">
            <w:pPr>
              <w:pStyle w:val="XML1"/>
              <w:rPr>
                <w:ins w:id="10734" w:author="Anees Shaikh" w:date="2013-10-07T01:10:00Z"/>
              </w:rPr>
              <w:pPrChange w:id="10735" w:author="Anees Shaikh" w:date="2013-10-07T01:11:00Z">
                <w:pPr>
                  <w:pStyle w:val="XML1"/>
                </w:pPr>
              </w:pPrChange>
            </w:pPr>
            <w:ins w:id="10736" w:author="Anees Shaikh" w:date="2013-10-07T01:10:00Z">
              <w:r>
                <w:t xml:space="preserve">                                  &lt;/xs:annotation&gt;</w:t>
              </w:r>
            </w:ins>
          </w:p>
          <w:p w14:paraId="34B5DCBC" w14:textId="77777777" w:rsidR="00874469" w:rsidRDefault="00874469" w:rsidP="00874469">
            <w:pPr>
              <w:pStyle w:val="XML1"/>
              <w:rPr>
                <w:ins w:id="10737" w:author="Anees Shaikh" w:date="2013-10-07T01:10:00Z"/>
              </w:rPr>
              <w:pPrChange w:id="10738" w:author="Anees Shaikh" w:date="2013-10-07T01:11:00Z">
                <w:pPr>
                  <w:pStyle w:val="XML1"/>
                </w:pPr>
              </w:pPrChange>
            </w:pPr>
            <w:ins w:id="10739" w:author="Anees Shaikh" w:date="2013-10-07T01:10:00Z">
              <w:r>
                <w:t xml:space="preserve">                                  &lt;xs:simpleType&gt;</w:t>
              </w:r>
            </w:ins>
          </w:p>
          <w:p w14:paraId="3FE1D8BC" w14:textId="77777777" w:rsidR="00874469" w:rsidRDefault="00874469" w:rsidP="00874469">
            <w:pPr>
              <w:pStyle w:val="XML1"/>
              <w:rPr>
                <w:ins w:id="10740" w:author="Anees Shaikh" w:date="2013-10-07T01:10:00Z"/>
              </w:rPr>
              <w:pPrChange w:id="10741" w:author="Anees Shaikh" w:date="2013-10-07T01:11:00Z">
                <w:pPr>
                  <w:pStyle w:val="XML1"/>
                </w:pPr>
              </w:pPrChange>
            </w:pPr>
            <w:ins w:id="10742" w:author="Anees Shaikh" w:date="2013-10-07T01:10:00Z">
              <w:r>
                <w:t xml:space="preserve">                                    &lt;xs:restriction base="xs:string"&gt;</w:t>
              </w:r>
            </w:ins>
          </w:p>
          <w:p w14:paraId="5644863A" w14:textId="77777777" w:rsidR="00874469" w:rsidRDefault="00874469" w:rsidP="00874469">
            <w:pPr>
              <w:pStyle w:val="XML1"/>
              <w:rPr>
                <w:ins w:id="10743" w:author="Anees Shaikh" w:date="2013-10-07T01:10:00Z"/>
              </w:rPr>
              <w:pPrChange w:id="10744" w:author="Anees Shaikh" w:date="2013-10-07T01:11:00Z">
                <w:pPr>
                  <w:pStyle w:val="XML1"/>
                </w:pPr>
              </w:pPrChange>
            </w:pPr>
            <w:ins w:id="10745" w:author="Anees Shaikh" w:date="2013-10-07T01:10:00Z">
              <w:r>
                <w:t xml:space="preserve">                                      &lt;xs:enumeration value="unsupported"/&gt;</w:t>
              </w:r>
            </w:ins>
          </w:p>
          <w:p w14:paraId="1DDE486C" w14:textId="77777777" w:rsidR="00874469" w:rsidRDefault="00874469" w:rsidP="00874469">
            <w:pPr>
              <w:pStyle w:val="XML1"/>
              <w:rPr>
                <w:ins w:id="10746" w:author="Anees Shaikh" w:date="2013-10-07T01:10:00Z"/>
              </w:rPr>
              <w:pPrChange w:id="10747" w:author="Anees Shaikh" w:date="2013-10-07T01:11:00Z">
                <w:pPr>
                  <w:pStyle w:val="XML1"/>
                </w:pPr>
              </w:pPrChange>
            </w:pPr>
            <w:ins w:id="10748" w:author="Anees Shaikh" w:date="2013-10-07T01:10:00Z">
              <w:r>
                <w:t xml:space="preserve">                                      &lt;xs:enumeration value="symmetric"/&gt;</w:t>
              </w:r>
            </w:ins>
          </w:p>
          <w:p w14:paraId="738D198B" w14:textId="77777777" w:rsidR="00874469" w:rsidRDefault="00874469" w:rsidP="00874469">
            <w:pPr>
              <w:pStyle w:val="XML1"/>
              <w:rPr>
                <w:ins w:id="10749" w:author="Anees Shaikh" w:date="2013-10-07T01:10:00Z"/>
              </w:rPr>
              <w:pPrChange w:id="10750" w:author="Anees Shaikh" w:date="2013-10-07T01:11:00Z">
                <w:pPr>
                  <w:pStyle w:val="XML1"/>
                </w:pPr>
              </w:pPrChange>
            </w:pPr>
            <w:ins w:id="10751" w:author="Anees Shaikh" w:date="2013-10-07T01:10:00Z">
              <w:r>
                <w:t xml:space="preserve">                                      &lt;xs:enumeration value="asymmetric"/&gt;</w:t>
              </w:r>
            </w:ins>
          </w:p>
          <w:p w14:paraId="0719E030" w14:textId="77777777" w:rsidR="00874469" w:rsidRDefault="00874469" w:rsidP="00874469">
            <w:pPr>
              <w:pStyle w:val="XML1"/>
              <w:rPr>
                <w:ins w:id="10752" w:author="Anees Shaikh" w:date="2013-10-07T01:10:00Z"/>
              </w:rPr>
              <w:pPrChange w:id="10753" w:author="Anees Shaikh" w:date="2013-10-07T01:11:00Z">
                <w:pPr>
                  <w:pStyle w:val="XML1"/>
                </w:pPr>
              </w:pPrChange>
            </w:pPr>
            <w:ins w:id="10754" w:author="Anees Shaikh" w:date="2013-10-07T01:10:00Z">
              <w:r>
                <w:t xml:space="preserve">                                    &lt;/xs:restriction&gt;</w:t>
              </w:r>
            </w:ins>
          </w:p>
          <w:p w14:paraId="06BA3A21" w14:textId="77777777" w:rsidR="00874469" w:rsidRDefault="00874469" w:rsidP="00874469">
            <w:pPr>
              <w:pStyle w:val="XML1"/>
              <w:rPr>
                <w:ins w:id="10755" w:author="Anees Shaikh" w:date="2013-10-07T01:10:00Z"/>
              </w:rPr>
              <w:pPrChange w:id="10756" w:author="Anees Shaikh" w:date="2013-10-07T01:11:00Z">
                <w:pPr>
                  <w:pStyle w:val="XML1"/>
                </w:pPr>
              </w:pPrChange>
            </w:pPr>
            <w:ins w:id="10757" w:author="Anees Shaikh" w:date="2013-10-07T01:10:00Z">
              <w:r>
                <w:t xml:space="preserve">                                  &lt;/xs:simpleType&gt;</w:t>
              </w:r>
            </w:ins>
          </w:p>
          <w:p w14:paraId="3154A94E" w14:textId="77777777" w:rsidR="00874469" w:rsidRDefault="00874469" w:rsidP="00874469">
            <w:pPr>
              <w:pStyle w:val="XML1"/>
              <w:rPr>
                <w:ins w:id="10758" w:author="Anees Shaikh" w:date="2013-10-07T01:10:00Z"/>
              </w:rPr>
              <w:pPrChange w:id="10759" w:author="Anees Shaikh" w:date="2013-10-07T01:11:00Z">
                <w:pPr>
                  <w:pStyle w:val="XML1"/>
                </w:pPr>
              </w:pPrChange>
            </w:pPr>
            <w:ins w:id="10760" w:author="Anees Shaikh" w:date="2013-10-07T01:10:00Z">
              <w:r>
                <w:t xml:space="preserve">                                &lt;/xs:element&gt;</w:t>
              </w:r>
            </w:ins>
          </w:p>
          <w:p w14:paraId="17EFDA59" w14:textId="77777777" w:rsidR="00874469" w:rsidRDefault="00874469" w:rsidP="00874469">
            <w:pPr>
              <w:pStyle w:val="XML1"/>
              <w:rPr>
                <w:ins w:id="10761" w:author="Anees Shaikh" w:date="2013-10-07T01:10:00Z"/>
              </w:rPr>
              <w:pPrChange w:id="10762" w:author="Anees Shaikh" w:date="2013-10-07T01:11:00Z">
                <w:pPr>
                  <w:pStyle w:val="XML1"/>
                </w:pPr>
              </w:pPrChange>
            </w:pPr>
            <w:ins w:id="10763" w:author="Anees Shaikh" w:date="2013-10-07T01:10:00Z">
              <w:r>
                <w:t xml:space="preserve">                                &lt;xs:any minOccurs="0" maxOccurs="unbounded"</w:t>
              </w:r>
            </w:ins>
          </w:p>
          <w:p w14:paraId="679846F8" w14:textId="77777777" w:rsidR="00874469" w:rsidRDefault="00874469" w:rsidP="00874469">
            <w:pPr>
              <w:pStyle w:val="XML1"/>
              <w:rPr>
                <w:ins w:id="10764" w:author="Anees Shaikh" w:date="2013-10-07T01:10:00Z"/>
              </w:rPr>
              <w:pPrChange w:id="10765" w:author="Anees Shaikh" w:date="2013-10-07T01:11:00Z">
                <w:pPr>
                  <w:pStyle w:val="XML1"/>
                </w:pPr>
              </w:pPrChange>
            </w:pPr>
            <w:ins w:id="10766" w:author="Anees Shaikh" w:date="2013-10-07T01:10:00Z">
              <w:r>
                <w:t xml:space="preserve">                                        namespace="##other" processContents="lax"/&gt;</w:t>
              </w:r>
            </w:ins>
          </w:p>
          <w:p w14:paraId="57E7929A" w14:textId="77777777" w:rsidR="00874469" w:rsidRDefault="00874469" w:rsidP="00874469">
            <w:pPr>
              <w:pStyle w:val="XML1"/>
              <w:rPr>
                <w:ins w:id="10767" w:author="Anees Shaikh" w:date="2013-10-07T01:10:00Z"/>
              </w:rPr>
              <w:pPrChange w:id="10768" w:author="Anees Shaikh" w:date="2013-10-07T01:11:00Z">
                <w:pPr>
                  <w:pStyle w:val="XML1"/>
                </w:pPr>
              </w:pPrChange>
            </w:pPr>
            <w:ins w:id="10769" w:author="Anees Shaikh" w:date="2013-10-07T01:10:00Z">
              <w:r>
                <w:t xml:space="preserve">                              &lt;/xs:sequence&gt;</w:t>
              </w:r>
            </w:ins>
          </w:p>
          <w:p w14:paraId="69EFF71C" w14:textId="77777777" w:rsidR="00874469" w:rsidRDefault="00874469" w:rsidP="00874469">
            <w:pPr>
              <w:pStyle w:val="XML1"/>
              <w:rPr>
                <w:ins w:id="10770" w:author="Anees Shaikh" w:date="2013-10-07T01:10:00Z"/>
              </w:rPr>
              <w:pPrChange w:id="10771" w:author="Anees Shaikh" w:date="2013-10-07T01:11:00Z">
                <w:pPr>
                  <w:pStyle w:val="XML1"/>
                </w:pPr>
              </w:pPrChange>
            </w:pPr>
            <w:ins w:id="10772" w:author="Anees Shaikh" w:date="2013-10-07T01:10:00Z">
              <w:r>
                <w:t xml:space="preserve">                            &lt;/xs:complexType&gt;</w:t>
              </w:r>
            </w:ins>
          </w:p>
          <w:p w14:paraId="35E7CCDB" w14:textId="77777777" w:rsidR="00874469" w:rsidRDefault="00874469" w:rsidP="00874469">
            <w:pPr>
              <w:pStyle w:val="XML1"/>
              <w:rPr>
                <w:ins w:id="10773" w:author="Anees Shaikh" w:date="2013-10-07T01:10:00Z"/>
              </w:rPr>
              <w:pPrChange w:id="10774" w:author="Anees Shaikh" w:date="2013-10-07T01:11:00Z">
                <w:pPr>
                  <w:pStyle w:val="XML1"/>
                </w:pPr>
              </w:pPrChange>
            </w:pPr>
            <w:ins w:id="10775" w:author="Anees Shaikh" w:date="2013-10-07T01:10:00Z">
              <w:r>
                <w:t xml:space="preserve">                          &lt;/xs:element&gt;</w:t>
              </w:r>
            </w:ins>
          </w:p>
          <w:p w14:paraId="18AAC5AD" w14:textId="77777777" w:rsidR="00874469" w:rsidRDefault="00874469" w:rsidP="00874469">
            <w:pPr>
              <w:pStyle w:val="XML1"/>
              <w:rPr>
                <w:ins w:id="10776" w:author="Anees Shaikh" w:date="2013-10-07T01:10:00Z"/>
              </w:rPr>
              <w:pPrChange w:id="10777" w:author="Anees Shaikh" w:date="2013-10-07T01:11:00Z">
                <w:pPr>
                  <w:pStyle w:val="XML1"/>
                </w:pPr>
              </w:pPrChange>
            </w:pPr>
            <w:ins w:id="10778" w:author="Anees Shaikh" w:date="2013-10-07T01:10:00Z">
              <w:r>
                <w:t xml:space="preserve">                          &lt;xs:element name="advertised" minOccurs="0"&gt;</w:t>
              </w:r>
            </w:ins>
          </w:p>
          <w:p w14:paraId="6A6E48B3" w14:textId="77777777" w:rsidR="00874469" w:rsidRDefault="00874469" w:rsidP="00874469">
            <w:pPr>
              <w:pStyle w:val="XML1"/>
              <w:rPr>
                <w:ins w:id="10779" w:author="Anees Shaikh" w:date="2013-10-07T01:10:00Z"/>
              </w:rPr>
              <w:pPrChange w:id="10780" w:author="Anees Shaikh" w:date="2013-10-07T01:11:00Z">
                <w:pPr>
                  <w:pStyle w:val="XML1"/>
                </w:pPr>
              </w:pPrChange>
            </w:pPr>
            <w:ins w:id="10781" w:author="Anees Shaikh" w:date="2013-10-07T01:10:00Z">
              <w:r>
                <w:t xml:space="preserve">                            &lt;xs:annotation&gt;</w:t>
              </w:r>
            </w:ins>
          </w:p>
          <w:p w14:paraId="23E7E67A" w14:textId="77777777" w:rsidR="00874469" w:rsidRDefault="00874469" w:rsidP="00874469">
            <w:pPr>
              <w:pStyle w:val="XML1"/>
              <w:rPr>
                <w:ins w:id="10782" w:author="Anees Shaikh" w:date="2013-10-07T01:10:00Z"/>
              </w:rPr>
              <w:pPrChange w:id="10783" w:author="Anees Shaikh" w:date="2013-10-07T01:11:00Z">
                <w:pPr>
                  <w:pStyle w:val="XML1"/>
                </w:pPr>
              </w:pPrChange>
            </w:pPr>
            <w:ins w:id="10784" w:author="Anees Shaikh" w:date="2013-10-07T01:10:00Z">
              <w:r>
                <w:t xml:space="preserve">                              &lt;xs:documentation&gt;</w:t>
              </w:r>
            </w:ins>
          </w:p>
          <w:p w14:paraId="12819BEF" w14:textId="77777777" w:rsidR="00874469" w:rsidRDefault="00874469" w:rsidP="00874469">
            <w:pPr>
              <w:pStyle w:val="XML1"/>
              <w:rPr>
                <w:ins w:id="10785" w:author="Anees Shaikh" w:date="2013-10-07T01:10:00Z"/>
              </w:rPr>
              <w:pPrChange w:id="10786" w:author="Anees Shaikh" w:date="2013-10-07T01:11:00Z">
                <w:pPr>
                  <w:pStyle w:val="XML1"/>
                </w:pPr>
              </w:pPrChange>
            </w:pPr>
            <w:ins w:id="10787" w:author="Anees Shaikh" w:date="2013-10-07T01:10:00Z">
              <w:r>
                <w:t xml:space="preserve">                                The features (rates, duplex, etc.) of the port, that are advertised to</w:t>
              </w:r>
            </w:ins>
          </w:p>
          <w:p w14:paraId="1147C97D" w14:textId="77777777" w:rsidR="00874469" w:rsidRDefault="00874469" w:rsidP="00874469">
            <w:pPr>
              <w:pStyle w:val="XML1"/>
              <w:rPr>
                <w:ins w:id="10788" w:author="Anees Shaikh" w:date="2013-10-07T01:10:00Z"/>
              </w:rPr>
              <w:pPrChange w:id="10789" w:author="Anees Shaikh" w:date="2013-10-07T01:11:00Z">
                <w:pPr>
                  <w:pStyle w:val="XML1"/>
                </w:pPr>
              </w:pPrChange>
            </w:pPr>
            <w:ins w:id="10790" w:author="Anees Shaikh" w:date="2013-10-07T01:10:00Z">
              <w:r>
                <w:t xml:space="preserve">                                       the peer port.</w:t>
              </w:r>
            </w:ins>
          </w:p>
          <w:p w14:paraId="0A097397" w14:textId="77777777" w:rsidR="00874469" w:rsidRDefault="00874469" w:rsidP="00874469">
            <w:pPr>
              <w:pStyle w:val="XML1"/>
              <w:rPr>
                <w:ins w:id="10791" w:author="Anees Shaikh" w:date="2013-10-07T01:10:00Z"/>
              </w:rPr>
              <w:pPrChange w:id="10792" w:author="Anees Shaikh" w:date="2013-10-07T01:11:00Z">
                <w:pPr>
                  <w:pStyle w:val="XML1"/>
                </w:pPr>
              </w:pPrChange>
            </w:pPr>
            <w:ins w:id="10793" w:author="Anees Shaikh" w:date="2013-10-07T01:10:00Z">
              <w:r>
                <w:t xml:space="preserve">                              &lt;/xs:documentation&gt;</w:t>
              </w:r>
            </w:ins>
          </w:p>
          <w:p w14:paraId="27A41DA8" w14:textId="77777777" w:rsidR="00874469" w:rsidRDefault="00874469" w:rsidP="00874469">
            <w:pPr>
              <w:pStyle w:val="XML1"/>
              <w:rPr>
                <w:ins w:id="10794" w:author="Anees Shaikh" w:date="2013-10-07T01:10:00Z"/>
              </w:rPr>
              <w:pPrChange w:id="10795" w:author="Anees Shaikh" w:date="2013-10-07T01:11:00Z">
                <w:pPr>
                  <w:pStyle w:val="XML1"/>
                </w:pPr>
              </w:pPrChange>
            </w:pPr>
            <w:ins w:id="10796" w:author="Anees Shaikh" w:date="2013-10-07T01:10:00Z">
              <w:r>
                <w:t xml:space="preserve">                            &lt;/xs:annotation&gt;</w:t>
              </w:r>
            </w:ins>
          </w:p>
          <w:p w14:paraId="5E12798A" w14:textId="77777777" w:rsidR="00874469" w:rsidRDefault="00874469" w:rsidP="00874469">
            <w:pPr>
              <w:pStyle w:val="XML1"/>
              <w:rPr>
                <w:ins w:id="10797" w:author="Anees Shaikh" w:date="2013-10-07T01:10:00Z"/>
              </w:rPr>
              <w:pPrChange w:id="10798" w:author="Anees Shaikh" w:date="2013-10-07T01:11:00Z">
                <w:pPr>
                  <w:pStyle w:val="XML1"/>
                </w:pPr>
              </w:pPrChange>
            </w:pPr>
            <w:ins w:id="10799" w:author="Anees Shaikh" w:date="2013-10-07T01:10:00Z">
              <w:r>
                <w:t xml:space="preserve">                            &lt;xs:complexType&gt;</w:t>
              </w:r>
            </w:ins>
          </w:p>
          <w:p w14:paraId="05CD963A" w14:textId="77777777" w:rsidR="00874469" w:rsidRDefault="00874469" w:rsidP="00874469">
            <w:pPr>
              <w:pStyle w:val="XML1"/>
              <w:rPr>
                <w:ins w:id="10800" w:author="Anees Shaikh" w:date="2013-10-07T01:10:00Z"/>
              </w:rPr>
              <w:pPrChange w:id="10801" w:author="Anees Shaikh" w:date="2013-10-07T01:11:00Z">
                <w:pPr>
                  <w:pStyle w:val="XML1"/>
                </w:pPr>
              </w:pPrChange>
            </w:pPr>
            <w:ins w:id="10802" w:author="Anees Shaikh" w:date="2013-10-07T01:10:00Z">
              <w:r>
                <w:t xml:space="preserve">                              &lt;xs:sequence&gt;</w:t>
              </w:r>
            </w:ins>
          </w:p>
          <w:p w14:paraId="3B08E28C" w14:textId="77777777" w:rsidR="00874469" w:rsidRDefault="00874469" w:rsidP="00874469">
            <w:pPr>
              <w:pStyle w:val="XML1"/>
              <w:rPr>
                <w:ins w:id="10803" w:author="Anees Shaikh" w:date="2013-10-07T01:10:00Z"/>
              </w:rPr>
              <w:pPrChange w:id="10804" w:author="Anees Shaikh" w:date="2013-10-07T01:11:00Z">
                <w:pPr>
                  <w:pStyle w:val="XML1"/>
                </w:pPr>
              </w:pPrChange>
            </w:pPr>
            <w:ins w:id="10805" w:author="Anees Shaikh" w:date="2013-10-07T01:10:00Z">
              <w:r>
                <w:t xml:space="preserve">                                &lt;xs:element name="rate" minOccurs="1" maxOccurs="unbounded"  type="OFPortRateType"&gt;</w:t>
              </w:r>
            </w:ins>
          </w:p>
          <w:p w14:paraId="5EE7E688" w14:textId="77777777" w:rsidR="00874469" w:rsidRDefault="00874469" w:rsidP="00874469">
            <w:pPr>
              <w:pStyle w:val="XML1"/>
              <w:rPr>
                <w:ins w:id="10806" w:author="Anees Shaikh" w:date="2013-10-07T01:10:00Z"/>
              </w:rPr>
              <w:pPrChange w:id="10807" w:author="Anees Shaikh" w:date="2013-10-07T01:11:00Z">
                <w:pPr>
                  <w:pStyle w:val="XML1"/>
                </w:pPr>
              </w:pPrChange>
            </w:pPr>
            <w:ins w:id="10808" w:author="Anees Shaikh" w:date="2013-10-07T01:10:00Z">
              <w:r>
                <w:t xml:space="preserve">                                  &lt;xs:annotation&gt;</w:t>
              </w:r>
            </w:ins>
          </w:p>
          <w:p w14:paraId="0183C8CD" w14:textId="77777777" w:rsidR="00874469" w:rsidRDefault="00874469" w:rsidP="00874469">
            <w:pPr>
              <w:pStyle w:val="XML1"/>
              <w:rPr>
                <w:ins w:id="10809" w:author="Anees Shaikh" w:date="2013-10-07T01:10:00Z"/>
              </w:rPr>
              <w:pPrChange w:id="10810" w:author="Anees Shaikh" w:date="2013-10-07T01:11:00Z">
                <w:pPr>
                  <w:pStyle w:val="XML1"/>
                </w:pPr>
              </w:pPrChange>
            </w:pPr>
            <w:ins w:id="10811" w:author="Anees Shaikh" w:date="2013-10-07T01:10:00Z">
              <w:r>
                <w:t xml:space="preserve">                                    &lt;xs:documentation&gt;</w:t>
              </w:r>
            </w:ins>
          </w:p>
          <w:p w14:paraId="37BB0856" w14:textId="77777777" w:rsidR="00874469" w:rsidRDefault="00874469" w:rsidP="00874469">
            <w:pPr>
              <w:pStyle w:val="XML1"/>
              <w:rPr>
                <w:ins w:id="10812" w:author="Anees Shaikh" w:date="2013-10-07T01:10:00Z"/>
              </w:rPr>
              <w:pPrChange w:id="10813" w:author="Anees Shaikh" w:date="2013-10-07T01:11:00Z">
                <w:pPr>
                  <w:pStyle w:val="XML1"/>
                </w:pPr>
              </w:pPrChange>
            </w:pPr>
            <w:ins w:id="10814" w:author="Anees Shaikh" w:date="2013-10-07T01:10:00Z">
              <w:r>
                <w:t xml:space="preserve">                                      The transmission rate that is supported or advertised. Multiple</w:t>
              </w:r>
            </w:ins>
          </w:p>
          <w:p w14:paraId="1D3B9700" w14:textId="77777777" w:rsidR="00874469" w:rsidRDefault="00874469" w:rsidP="00874469">
            <w:pPr>
              <w:pStyle w:val="XML1"/>
              <w:rPr>
                <w:ins w:id="10815" w:author="Anees Shaikh" w:date="2013-10-07T01:10:00Z"/>
              </w:rPr>
              <w:pPrChange w:id="10816" w:author="Anees Shaikh" w:date="2013-10-07T01:11:00Z">
                <w:pPr>
                  <w:pStyle w:val="XML1"/>
                </w:pPr>
              </w:pPrChange>
            </w:pPr>
            <w:ins w:id="10817" w:author="Anees Shaikh" w:date="2013-10-07T01:10:00Z">
              <w:r>
                <w:t xml:space="preserve">                                             transmissions rates are allowed.</w:t>
              </w:r>
            </w:ins>
          </w:p>
          <w:p w14:paraId="121C8C15" w14:textId="77777777" w:rsidR="00874469" w:rsidRDefault="00874469" w:rsidP="00874469">
            <w:pPr>
              <w:pStyle w:val="XML1"/>
              <w:rPr>
                <w:ins w:id="10818" w:author="Anees Shaikh" w:date="2013-10-07T01:10:00Z"/>
              </w:rPr>
              <w:pPrChange w:id="10819" w:author="Anees Shaikh" w:date="2013-10-07T01:11:00Z">
                <w:pPr>
                  <w:pStyle w:val="XML1"/>
                </w:pPr>
              </w:pPrChange>
            </w:pPr>
            <w:ins w:id="10820" w:author="Anees Shaikh" w:date="2013-10-07T01:10:00Z">
              <w:r>
                <w:t xml:space="preserve">                                    &lt;/xs:documentation&gt;</w:t>
              </w:r>
            </w:ins>
          </w:p>
          <w:p w14:paraId="6C36B421" w14:textId="77777777" w:rsidR="00874469" w:rsidRDefault="00874469" w:rsidP="00874469">
            <w:pPr>
              <w:pStyle w:val="XML1"/>
              <w:rPr>
                <w:ins w:id="10821" w:author="Anees Shaikh" w:date="2013-10-07T01:10:00Z"/>
              </w:rPr>
              <w:pPrChange w:id="10822" w:author="Anees Shaikh" w:date="2013-10-07T01:11:00Z">
                <w:pPr>
                  <w:pStyle w:val="XML1"/>
                </w:pPr>
              </w:pPrChange>
            </w:pPr>
            <w:ins w:id="10823" w:author="Anees Shaikh" w:date="2013-10-07T01:10:00Z">
              <w:r>
                <w:t xml:space="preserve">                                  &lt;/xs:annotation&gt;</w:t>
              </w:r>
            </w:ins>
          </w:p>
          <w:p w14:paraId="09A9402A" w14:textId="77777777" w:rsidR="00874469" w:rsidRDefault="00874469" w:rsidP="00874469">
            <w:pPr>
              <w:pStyle w:val="XML1"/>
              <w:rPr>
                <w:ins w:id="10824" w:author="Anees Shaikh" w:date="2013-10-07T01:10:00Z"/>
              </w:rPr>
              <w:pPrChange w:id="10825" w:author="Anees Shaikh" w:date="2013-10-07T01:11:00Z">
                <w:pPr>
                  <w:pStyle w:val="XML1"/>
                </w:pPr>
              </w:pPrChange>
            </w:pPr>
            <w:ins w:id="10826" w:author="Anees Shaikh" w:date="2013-10-07T01:10:00Z">
              <w:r>
                <w:t xml:space="preserve">                                &lt;/xs:element&gt;</w:t>
              </w:r>
            </w:ins>
          </w:p>
          <w:p w14:paraId="3D0F4D92" w14:textId="77777777" w:rsidR="00874469" w:rsidRDefault="00874469" w:rsidP="00874469">
            <w:pPr>
              <w:pStyle w:val="XML1"/>
              <w:rPr>
                <w:ins w:id="10827" w:author="Anees Shaikh" w:date="2013-10-07T01:10:00Z"/>
              </w:rPr>
              <w:pPrChange w:id="10828" w:author="Anees Shaikh" w:date="2013-10-07T01:11:00Z">
                <w:pPr>
                  <w:pStyle w:val="XML1"/>
                </w:pPr>
              </w:pPrChange>
            </w:pPr>
            <w:ins w:id="10829" w:author="Anees Shaikh" w:date="2013-10-07T01:10:00Z">
              <w:r>
                <w:t xml:space="preserve">                                &lt;xs:element name="auto-negotiate" minOccurs="0"  type="xs:boolean"&gt;</w:t>
              </w:r>
            </w:ins>
          </w:p>
          <w:p w14:paraId="0F1FAA5E" w14:textId="77777777" w:rsidR="00874469" w:rsidRDefault="00874469" w:rsidP="00874469">
            <w:pPr>
              <w:pStyle w:val="XML1"/>
              <w:rPr>
                <w:ins w:id="10830" w:author="Anees Shaikh" w:date="2013-10-07T01:10:00Z"/>
              </w:rPr>
              <w:pPrChange w:id="10831" w:author="Anees Shaikh" w:date="2013-10-07T01:11:00Z">
                <w:pPr>
                  <w:pStyle w:val="XML1"/>
                </w:pPr>
              </w:pPrChange>
            </w:pPr>
            <w:ins w:id="10832" w:author="Anees Shaikh" w:date="2013-10-07T01:10:00Z">
              <w:r>
                <w:t xml:space="preserve">                                  &lt;xs:annotation&gt;</w:t>
              </w:r>
            </w:ins>
          </w:p>
          <w:p w14:paraId="4CD780D6" w14:textId="77777777" w:rsidR="00874469" w:rsidRDefault="00874469" w:rsidP="00874469">
            <w:pPr>
              <w:pStyle w:val="XML1"/>
              <w:rPr>
                <w:ins w:id="10833" w:author="Anees Shaikh" w:date="2013-10-07T01:10:00Z"/>
              </w:rPr>
              <w:pPrChange w:id="10834" w:author="Anees Shaikh" w:date="2013-10-07T01:11:00Z">
                <w:pPr>
                  <w:pStyle w:val="XML1"/>
                </w:pPr>
              </w:pPrChange>
            </w:pPr>
            <w:ins w:id="10835" w:author="Anees Shaikh" w:date="2013-10-07T01:10:00Z">
              <w:r>
                <w:t xml:space="preserve">                                    &lt;xs:documentation&gt;</w:t>
              </w:r>
            </w:ins>
          </w:p>
          <w:p w14:paraId="02765D6D" w14:textId="77777777" w:rsidR="00874469" w:rsidRDefault="00874469" w:rsidP="00874469">
            <w:pPr>
              <w:pStyle w:val="XML1"/>
              <w:rPr>
                <w:ins w:id="10836" w:author="Anees Shaikh" w:date="2013-10-07T01:10:00Z"/>
              </w:rPr>
              <w:pPrChange w:id="10837" w:author="Anees Shaikh" w:date="2013-10-07T01:11:00Z">
                <w:pPr>
                  <w:pStyle w:val="XML1"/>
                </w:pPr>
              </w:pPrChange>
            </w:pPr>
            <w:ins w:id="10838" w:author="Anees Shaikh" w:date="2013-10-07T01:10:00Z">
              <w:r>
                <w:t xml:space="preserve">                                      Specifies if auto-negotiation of </w:t>
              </w:r>
              <w:r>
                <w:lastRenderedPageBreak/>
                <w:t>transmission parameters is enabled for</w:t>
              </w:r>
            </w:ins>
          </w:p>
          <w:p w14:paraId="11EABD3F" w14:textId="77777777" w:rsidR="00874469" w:rsidRDefault="00874469" w:rsidP="00874469">
            <w:pPr>
              <w:pStyle w:val="XML1"/>
              <w:rPr>
                <w:ins w:id="10839" w:author="Anees Shaikh" w:date="2013-10-07T01:10:00Z"/>
              </w:rPr>
              <w:pPrChange w:id="10840" w:author="Anees Shaikh" w:date="2013-10-07T01:11:00Z">
                <w:pPr>
                  <w:pStyle w:val="XML1"/>
                </w:pPr>
              </w:pPrChange>
            </w:pPr>
            <w:ins w:id="10841" w:author="Anees Shaikh" w:date="2013-10-07T01:10:00Z">
              <w:r>
                <w:t xml:space="preserve">                                             the port.</w:t>
              </w:r>
            </w:ins>
          </w:p>
          <w:p w14:paraId="756AD887" w14:textId="77777777" w:rsidR="00874469" w:rsidRDefault="00874469" w:rsidP="00874469">
            <w:pPr>
              <w:pStyle w:val="XML1"/>
              <w:rPr>
                <w:ins w:id="10842" w:author="Anees Shaikh" w:date="2013-10-07T01:10:00Z"/>
              </w:rPr>
              <w:pPrChange w:id="10843" w:author="Anees Shaikh" w:date="2013-10-07T01:11:00Z">
                <w:pPr>
                  <w:pStyle w:val="XML1"/>
                </w:pPr>
              </w:pPrChange>
            </w:pPr>
            <w:ins w:id="10844" w:author="Anees Shaikh" w:date="2013-10-07T01:10:00Z">
              <w:r>
                <w:t xml:space="preserve">                                    &lt;/xs:documentation&gt;</w:t>
              </w:r>
            </w:ins>
          </w:p>
          <w:p w14:paraId="1F019E31" w14:textId="77777777" w:rsidR="00874469" w:rsidRDefault="00874469" w:rsidP="00874469">
            <w:pPr>
              <w:pStyle w:val="XML1"/>
              <w:rPr>
                <w:ins w:id="10845" w:author="Anees Shaikh" w:date="2013-10-07T01:10:00Z"/>
              </w:rPr>
              <w:pPrChange w:id="10846" w:author="Anees Shaikh" w:date="2013-10-07T01:11:00Z">
                <w:pPr>
                  <w:pStyle w:val="XML1"/>
                </w:pPr>
              </w:pPrChange>
            </w:pPr>
            <w:ins w:id="10847" w:author="Anees Shaikh" w:date="2013-10-07T01:10:00Z">
              <w:r>
                <w:t xml:space="preserve">                                  &lt;/xs:annotation&gt;</w:t>
              </w:r>
            </w:ins>
          </w:p>
          <w:p w14:paraId="1C1E8E0D" w14:textId="77777777" w:rsidR="00874469" w:rsidRDefault="00874469" w:rsidP="00874469">
            <w:pPr>
              <w:pStyle w:val="XML1"/>
              <w:rPr>
                <w:ins w:id="10848" w:author="Anees Shaikh" w:date="2013-10-07T01:10:00Z"/>
              </w:rPr>
              <w:pPrChange w:id="10849" w:author="Anees Shaikh" w:date="2013-10-07T01:11:00Z">
                <w:pPr>
                  <w:pStyle w:val="XML1"/>
                </w:pPr>
              </w:pPrChange>
            </w:pPr>
            <w:ins w:id="10850" w:author="Anees Shaikh" w:date="2013-10-07T01:10:00Z">
              <w:r>
                <w:t xml:space="preserve">                                &lt;/xs:element&gt;</w:t>
              </w:r>
            </w:ins>
          </w:p>
          <w:p w14:paraId="5B3C50CD" w14:textId="77777777" w:rsidR="00874469" w:rsidRDefault="00874469" w:rsidP="00874469">
            <w:pPr>
              <w:pStyle w:val="XML1"/>
              <w:rPr>
                <w:ins w:id="10851" w:author="Anees Shaikh" w:date="2013-10-07T01:10:00Z"/>
              </w:rPr>
              <w:pPrChange w:id="10852" w:author="Anees Shaikh" w:date="2013-10-07T01:11:00Z">
                <w:pPr>
                  <w:pStyle w:val="XML1"/>
                </w:pPr>
              </w:pPrChange>
            </w:pPr>
            <w:ins w:id="10853" w:author="Anees Shaikh" w:date="2013-10-07T01:10:00Z">
              <w:r>
                <w:t xml:space="preserve">                                &lt;xs:element name="medium" minOccurs="1" maxOccurs="unbounded"&gt;</w:t>
              </w:r>
            </w:ins>
          </w:p>
          <w:p w14:paraId="33F4BEA3" w14:textId="77777777" w:rsidR="00874469" w:rsidRDefault="00874469" w:rsidP="00874469">
            <w:pPr>
              <w:pStyle w:val="XML1"/>
              <w:rPr>
                <w:ins w:id="10854" w:author="Anees Shaikh" w:date="2013-10-07T01:10:00Z"/>
              </w:rPr>
              <w:pPrChange w:id="10855" w:author="Anees Shaikh" w:date="2013-10-07T01:11:00Z">
                <w:pPr>
                  <w:pStyle w:val="XML1"/>
                </w:pPr>
              </w:pPrChange>
            </w:pPr>
            <w:ins w:id="10856" w:author="Anees Shaikh" w:date="2013-10-07T01:10:00Z">
              <w:r>
                <w:t xml:space="preserve">                                  &lt;xs:annotation&gt;</w:t>
              </w:r>
            </w:ins>
          </w:p>
          <w:p w14:paraId="4F4237D9" w14:textId="77777777" w:rsidR="00874469" w:rsidRDefault="00874469" w:rsidP="00874469">
            <w:pPr>
              <w:pStyle w:val="XML1"/>
              <w:rPr>
                <w:ins w:id="10857" w:author="Anees Shaikh" w:date="2013-10-07T01:10:00Z"/>
              </w:rPr>
              <w:pPrChange w:id="10858" w:author="Anees Shaikh" w:date="2013-10-07T01:11:00Z">
                <w:pPr>
                  <w:pStyle w:val="XML1"/>
                </w:pPr>
              </w:pPrChange>
            </w:pPr>
            <w:ins w:id="10859" w:author="Anees Shaikh" w:date="2013-10-07T01:10:00Z">
              <w:r>
                <w:t xml:space="preserve">                                    &lt;xs:documentation&gt;</w:t>
              </w:r>
            </w:ins>
          </w:p>
          <w:p w14:paraId="3A65685C" w14:textId="77777777" w:rsidR="00874469" w:rsidRDefault="00874469" w:rsidP="00874469">
            <w:pPr>
              <w:pStyle w:val="XML1"/>
              <w:rPr>
                <w:ins w:id="10860" w:author="Anees Shaikh" w:date="2013-10-07T01:10:00Z"/>
              </w:rPr>
              <w:pPrChange w:id="10861" w:author="Anees Shaikh" w:date="2013-10-07T01:11:00Z">
                <w:pPr>
                  <w:pStyle w:val="XML1"/>
                </w:pPr>
              </w:pPrChange>
            </w:pPr>
            <w:ins w:id="10862" w:author="Anees Shaikh" w:date="2013-10-07T01:10:00Z">
              <w:r>
                <w:t xml:space="preserve">                                      The transmission medium used by the port. Multiple media are allowed.</w:t>
              </w:r>
            </w:ins>
          </w:p>
          <w:p w14:paraId="5F6153CF" w14:textId="77777777" w:rsidR="00874469" w:rsidRDefault="00874469" w:rsidP="00874469">
            <w:pPr>
              <w:pStyle w:val="XML1"/>
              <w:rPr>
                <w:ins w:id="10863" w:author="Anees Shaikh" w:date="2013-10-07T01:10:00Z"/>
              </w:rPr>
              <w:pPrChange w:id="10864" w:author="Anees Shaikh" w:date="2013-10-07T01:11:00Z">
                <w:pPr>
                  <w:pStyle w:val="XML1"/>
                </w:pPr>
              </w:pPrChange>
            </w:pPr>
            <w:ins w:id="10865" w:author="Anees Shaikh" w:date="2013-10-07T01:10:00Z">
              <w:r>
                <w:t xml:space="preserve">                                    &lt;/xs:documentation&gt;</w:t>
              </w:r>
            </w:ins>
          </w:p>
          <w:p w14:paraId="33D9037E" w14:textId="77777777" w:rsidR="00874469" w:rsidRDefault="00874469" w:rsidP="00874469">
            <w:pPr>
              <w:pStyle w:val="XML1"/>
              <w:rPr>
                <w:ins w:id="10866" w:author="Anees Shaikh" w:date="2013-10-07T01:10:00Z"/>
              </w:rPr>
              <w:pPrChange w:id="10867" w:author="Anees Shaikh" w:date="2013-10-07T01:11:00Z">
                <w:pPr>
                  <w:pStyle w:val="XML1"/>
                </w:pPr>
              </w:pPrChange>
            </w:pPr>
            <w:ins w:id="10868" w:author="Anees Shaikh" w:date="2013-10-07T01:10:00Z">
              <w:r>
                <w:t xml:space="preserve">                                  &lt;/xs:annotation&gt;</w:t>
              </w:r>
            </w:ins>
          </w:p>
          <w:p w14:paraId="2767C3B4" w14:textId="77777777" w:rsidR="00874469" w:rsidRDefault="00874469" w:rsidP="00874469">
            <w:pPr>
              <w:pStyle w:val="XML1"/>
              <w:rPr>
                <w:ins w:id="10869" w:author="Anees Shaikh" w:date="2013-10-07T01:10:00Z"/>
              </w:rPr>
              <w:pPrChange w:id="10870" w:author="Anees Shaikh" w:date="2013-10-07T01:11:00Z">
                <w:pPr>
                  <w:pStyle w:val="XML1"/>
                </w:pPr>
              </w:pPrChange>
            </w:pPr>
            <w:ins w:id="10871" w:author="Anees Shaikh" w:date="2013-10-07T01:10:00Z">
              <w:r>
                <w:t xml:space="preserve">                                  &lt;xs:simpleType&gt;</w:t>
              </w:r>
            </w:ins>
          </w:p>
          <w:p w14:paraId="52CB9C71" w14:textId="77777777" w:rsidR="00874469" w:rsidRDefault="00874469" w:rsidP="00874469">
            <w:pPr>
              <w:pStyle w:val="XML1"/>
              <w:rPr>
                <w:ins w:id="10872" w:author="Anees Shaikh" w:date="2013-10-07T01:10:00Z"/>
              </w:rPr>
              <w:pPrChange w:id="10873" w:author="Anees Shaikh" w:date="2013-10-07T01:11:00Z">
                <w:pPr>
                  <w:pStyle w:val="XML1"/>
                </w:pPr>
              </w:pPrChange>
            </w:pPr>
            <w:ins w:id="10874" w:author="Anees Shaikh" w:date="2013-10-07T01:10:00Z">
              <w:r>
                <w:t xml:space="preserve">                                    &lt;xs:restriction base="xs:string"&gt;</w:t>
              </w:r>
            </w:ins>
          </w:p>
          <w:p w14:paraId="683D82E6" w14:textId="77777777" w:rsidR="00874469" w:rsidRDefault="00874469" w:rsidP="00874469">
            <w:pPr>
              <w:pStyle w:val="XML1"/>
              <w:rPr>
                <w:ins w:id="10875" w:author="Anees Shaikh" w:date="2013-10-07T01:10:00Z"/>
              </w:rPr>
              <w:pPrChange w:id="10876" w:author="Anees Shaikh" w:date="2013-10-07T01:11:00Z">
                <w:pPr>
                  <w:pStyle w:val="XML1"/>
                </w:pPr>
              </w:pPrChange>
            </w:pPr>
            <w:ins w:id="10877" w:author="Anees Shaikh" w:date="2013-10-07T01:10:00Z">
              <w:r>
                <w:t xml:space="preserve">                                      &lt;xs:enumeration value="copper"/&gt;</w:t>
              </w:r>
            </w:ins>
          </w:p>
          <w:p w14:paraId="1AD3A852" w14:textId="77777777" w:rsidR="00874469" w:rsidRDefault="00874469" w:rsidP="00874469">
            <w:pPr>
              <w:pStyle w:val="XML1"/>
              <w:rPr>
                <w:ins w:id="10878" w:author="Anees Shaikh" w:date="2013-10-07T01:10:00Z"/>
              </w:rPr>
              <w:pPrChange w:id="10879" w:author="Anees Shaikh" w:date="2013-10-07T01:11:00Z">
                <w:pPr>
                  <w:pStyle w:val="XML1"/>
                </w:pPr>
              </w:pPrChange>
            </w:pPr>
            <w:ins w:id="10880" w:author="Anees Shaikh" w:date="2013-10-07T01:10:00Z">
              <w:r>
                <w:t xml:space="preserve">                                      &lt;xs:enumeration value="fiber"/&gt;</w:t>
              </w:r>
            </w:ins>
          </w:p>
          <w:p w14:paraId="44ED0172" w14:textId="77777777" w:rsidR="00874469" w:rsidRDefault="00874469" w:rsidP="00874469">
            <w:pPr>
              <w:pStyle w:val="XML1"/>
              <w:rPr>
                <w:ins w:id="10881" w:author="Anees Shaikh" w:date="2013-10-07T01:10:00Z"/>
              </w:rPr>
              <w:pPrChange w:id="10882" w:author="Anees Shaikh" w:date="2013-10-07T01:11:00Z">
                <w:pPr>
                  <w:pStyle w:val="XML1"/>
                </w:pPr>
              </w:pPrChange>
            </w:pPr>
            <w:ins w:id="10883" w:author="Anees Shaikh" w:date="2013-10-07T01:10:00Z">
              <w:r>
                <w:t xml:space="preserve">                                    &lt;/xs:restriction&gt;</w:t>
              </w:r>
            </w:ins>
          </w:p>
          <w:p w14:paraId="535D39F8" w14:textId="77777777" w:rsidR="00874469" w:rsidRDefault="00874469" w:rsidP="00874469">
            <w:pPr>
              <w:pStyle w:val="XML1"/>
              <w:rPr>
                <w:ins w:id="10884" w:author="Anees Shaikh" w:date="2013-10-07T01:10:00Z"/>
              </w:rPr>
              <w:pPrChange w:id="10885" w:author="Anees Shaikh" w:date="2013-10-07T01:11:00Z">
                <w:pPr>
                  <w:pStyle w:val="XML1"/>
                </w:pPr>
              </w:pPrChange>
            </w:pPr>
            <w:ins w:id="10886" w:author="Anees Shaikh" w:date="2013-10-07T01:10:00Z">
              <w:r>
                <w:t xml:space="preserve">                                  &lt;/xs:simpleType&gt;</w:t>
              </w:r>
            </w:ins>
          </w:p>
          <w:p w14:paraId="3A85CAD7" w14:textId="77777777" w:rsidR="00874469" w:rsidRDefault="00874469" w:rsidP="00874469">
            <w:pPr>
              <w:pStyle w:val="XML1"/>
              <w:rPr>
                <w:ins w:id="10887" w:author="Anees Shaikh" w:date="2013-10-07T01:10:00Z"/>
              </w:rPr>
              <w:pPrChange w:id="10888" w:author="Anees Shaikh" w:date="2013-10-07T01:11:00Z">
                <w:pPr>
                  <w:pStyle w:val="XML1"/>
                </w:pPr>
              </w:pPrChange>
            </w:pPr>
            <w:ins w:id="10889" w:author="Anees Shaikh" w:date="2013-10-07T01:10:00Z">
              <w:r>
                <w:t xml:space="preserve">                                &lt;/xs:element&gt;</w:t>
              </w:r>
            </w:ins>
          </w:p>
          <w:p w14:paraId="39C37B96" w14:textId="77777777" w:rsidR="00874469" w:rsidRDefault="00874469" w:rsidP="00874469">
            <w:pPr>
              <w:pStyle w:val="XML1"/>
              <w:rPr>
                <w:ins w:id="10890" w:author="Anees Shaikh" w:date="2013-10-07T01:10:00Z"/>
              </w:rPr>
              <w:pPrChange w:id="10891" w:author="Anees Shaikh" w:date="2013-10-07T01:11:00Z">
                <w:pPr>
                  <w:pStyle w:val="XML1"/>
                </w:pPr>
              </w:pPrChange>
            </w:pPr>
            <w:ins w:id="10892" w:author="Anees Shaikh" w:date="2013-10-07T01:10:00Z">
              <w:r>
                <w:t xml:space="preserve">                                &lt;xs:element name="pause"&gt;</w:t>
              </w:r>
            </w:ins>
          </w:p>
          <w:p w14:paraId="1B690F66" w14:textId="77777777" w:rsidR="00874469" w:rsidRDefault="00874469" w:rsidP="00874469">
            <w:pPr>
              <w:pStyle w:val="XML1"/>
              <w:rPr>
                <w:ins w:id="10893" w:author="Anees Shaikh" w:date="2013-10-07T01:10:00Z"/>
              </w:rPr>
              <w:pPrChange w:id="10894" w:author="Anees Shaikh" w:date="2013-10-07T01:11:00Z">
                <w:pPr>
                  <w:pStyle w:val="XML1"/>
                </w:pPr>
              </w:pPrChange>
            </w:pPr>
            <w:ins w:id="10895" w:author="Anees Shaikh" w:date="2013-10-07T01:10:00Z">
              <w:r>
                <w:t xml:space="preserve">                                  &lt;xs:annotation&gt;</w:t>
              </w:r>
            </w:ins>
          </w:p>
          <w:p w14:paraId="288070BB" w14:textId="77777777" w:rsidR="00874469" w:rsidRDefault="00874469" w:rsidP="00874469">
            <w:pPr>
              <w:pStyle w:val="XML1"/>
              <w:rPr>
                <w:ins w:id="10896" w:author="Anees Shaikh" w:date="2013-10-07T01:10:00Z"/>
              </w:rPr>
              <w:pPrChange w:id="10897" w:author="Anees Shaikh" w:date="2013-10-07T01:11:00Z">
                <w:pPr>
                  <w:pStyle w:val="XML1"/>
                </w:pPr>
              </w:pPrChange>
            </w:pPr>
            <w:ins w:id="10898" w:author="Anees Shaikh" w:date="2013-10-07T01:10:00Z">
              <w:r>
                <w:t xml:space="preserve">                                    &lt;xs:documentation&gt;</w:t>
              </w:r>
            </w:ins>
          </w:p>
          <w:p w14:paraId="62718402" w14:textId="77777777" w:rsidR="00874469" w:rsidRDefault="00874469" w:rsidP="00874469">
            <w:pPr>
              <w:pStyle w:val="XML1"/>
              <w:rPr>
                <w:ins w:id="10899" w:author="Anees Shaikh" w:date="2013-10-07T01:10:00Z"/>
              </w:rPr>
              <w:pPrChange w:id="10900" w:author="Anees Shaikh" w:date="2013-10-07T01:11:00Z">
                <w:pPr>
                  <w:pStyle w:val="XML1"/>
                </w:pPr>
              </w:pPrChange>
            </w:pPr>
            <w:ins w:id="10901" w:author="Anees Shaikh" w:date="2013-10-07T01:10:00Z">
              <w:r>
                <w:t xml:space="preserve">                                      Specifies if pausing of transmission is supported at all and if yes if</w:t>
              </w:r>
            </w:ins>
          </w:p>
          <w:p w14:paraId="37E224E8" w14:textId="77777777" w:rsidR="00874469" w:rsidRDefault="00874469" w:rsidP="00874469">
            <w:pPr>
              <w:pStyle w:val="XML1"/>
              <w:rPr>
                <w:ins w:id="10902" w:author="Anees Shaikh" w:date="2013-10-07T01:10:00Z"/>
              </w:rPr>
              <w:pPrChange w:id="10903" w:author="Anees Shaikh" w:date="2013-10-07T01:11:00Z">
                <w:pPr>
                  <w:pStyle w:val="XML1"/>
                </w:pPr>
              </w:pPrChange>
            </w:pPr>
            <w:ins w:id="10904" w:author="Anees Shaikh" w:date="2013-10-07T01:10:00Z">
              <w:r>
                <w:t xml:space="preserve">                                             it is asymmetric or symmetric.</w:t>
              </w:r>
            </w:ins>
          </w:p>
          <w:p w14:paraId="79AEAC7F" w14:textId="77777777" w:rsidR="00874469" w:rsidRDefault="00874469" w:rsidP="00874469">
            <w:pPr>
              <w:pStyle w:val="XML1"/>
              <w:rPr>
                <w:ins w:id="10905" w:author="Anees Shaikh" w:date="2013-10-07T01:10:00Z"/>
              </w:rPr>
              <w:pPrChange w:id="10906" w:author="Anees Shaikh" w:date="2013-10-07T01:11:00Z">
                <w:pPr>
                  <w:pStyle w:val="XML1"/>
                </w:pPr>
              </w:pPrChange>
            </w:pPr>
            <w:ins w:id="10907" w:author="Anees Shaikh" w:date="2013-10-07T01:10:00Z">
              <w:r>
                <w:t xml:space="preserve">                                    &lt;/xs:documentation&gt;</w:t>
              </w:r>
            </w:ins>
          </w:p>
          <w:p w14:paraId="3D1C8AA2" w14:textId="77777777" w:rsidR="00874469" w:rsidRDefault="00874469" w:rsidP="00874469">
            <w:pPr>
              <w:pStyle w:val="XML1"/>
              <w:rPr>
                <w:ins w:id="10908" w:author="Anees Shaikh" w:date="2013-10-07T01:10:00Z"/>
              </w:rPr>
              <w:pPrChange w:id="10909" w:author="Anees Shaikh" w:date="2013-10-07T01:11:00Z">
                <w:pPr>
                  <w:pStyle w:val="XML1"/>
                </w:pPr>
              </w:pPrChange>
            </w:pPr>
            <w:ins w:id="10910" w:author="Anees Shaikh" w:date="2013-10-07T01:10:00Z">
              <w:r>
                <w:t xml:space="preserve">                                  &lt;/xs:annotation&gt;</w:t>
              </w:r>
            </w:ins>
          </w:p>
          <w:p w14:paraId="0AFF447E" w14:textId="77777777" w:rsidR="00874469" w:rsidRDefault="00874469" w:rsidP="00874469">
            <w:pPr>
              <w:pStyle w:val="XML1"/>
              <w:rPr>
                <w:ins w:id="10911" w:author="Anees Shaikh" w:date="2013-10-07T01:10:00Z"/>
              </w:rPr>
              <w:pPrChange w:id="10912" w:author="Anees Shaikh" w:date="2013-10-07T01:11:00Z">
                <w:pPr>
                  <w:pStyle w:val="XML1"/>
                </w:pPr>
              </w:pPrChange>
            </w:pPr>
            <w:ins w:id="10913" w:author="Anees Shaikh" w:date="2013-10-07T01:10:00Z">
              <w:r>
                <w:t xml:space="preserve">                                  &lt;xs:simpleType&gt;</w:t>
              </w:r>
            </w:ins>
          </w:p>
          <w:p w14:paraId="7DF34EDE" w14:textId="77777777" w:rsidR="00874469" w:rsidRDefault="00874469" w:rsidP="00874469">
            <w:pPr>
              <w:pStyle w:val="XML1"/>
              <w:rPr>
                <w:ins w:id="10914" w:author="Anees Shaikh" w:date="2013-10-07T01:10:00Z"/>
              </w:rPr>
              <w:pPrChange w:id="10915" w:author="Anees Shaikh" w:date="2013-10-07T01:11:00Z">
                <w:pPr>
                  <w:pStyle w:val="XML1"/>
                </w:pPr>
              </w:pPrChange>
            </w:pPr>
            <w:ins w:id="10916" w:author="Anees Shaikh" w:date="2013-10-07T01:10:00Z">
              <w:r>
                <w:t xml:space="preserve">                                    &lt;xs:restriction base="xs:string"&gt;</w:t>
              </w:r>
            </w:ins>
          </w:p>
          <w:p w14:paraId="7A258438" w14:textId="77777777" w:rsidR="00874469" w:rsidRDefault="00874469" w:rsidP="00874469">
            <w:pPr>
              <w:pStyle w:val="XML1"/>
              <w:rPr>
                <w:ins w:id="10917" w:author="Anees Shaikh" w:date="2013-10-07T01:10:00Z"/>
              </w:rPr>
              <w:pPrChange w:id="10918" w:author="Anees Shaikh" w:date="2013-10-07T01:11:00Z">
                <w:pPr>
                  <w:pStyle w:val="XML1"/>
                </w:pPr>
              </w:pPrChange>
            </w:pPr>
            <w:ins w:id="10919" w:author="Anees Shaikh" w:date="2013-10-07T01:10:00Z">
              <w:r>
                <w:t xml:space="preserve">                                      &lt;xs:enumeration value="unsupported"/&gt;</w:t>
              </w:r>
            </w:ins>
          </w:p>
          <w:p w14:paraId="0C4E5601" w14:textId="77777777" w:rsidR="00874469" w:rsidRDefault="00874469" w:rsidP="00874469">
            <w:pPr>
              <w:pStyle w:val="XML1"/>
              <w:rPr>
                <w:ins w:id="10920" w:author="Anees Shaikh" w:date="2013-10-07T01:10:00Z"/>
              </w:rPr>
              <w:pPrChange w:id="10921" w:author="Anees Shaikh" w:date="2013-10-07T01:11:00Z">
                <w:pPr>
                  <w:pStyle w:val="XML1"/>
                </w:pPr>
              </w:pPrChange>
            </w:pPr>
            <w:ins w:id="10922" w:author="Anees Shaikh" w:date="2013-10-07T01:10:00Z">
              <w:r>
                <w:t xml:space="preserve">                                      &lt;xs:enumeration value="symmetric"/&gt;</w:t>
              </w:r>
            </w:ins>
          </w:p>
          <w:p w14:paraId="34460901" w14:textId="77777777" w:rsidR="00874469" w:rsidRDefault="00874469" w:rsidP="00874469">
            <w:pPr>
              <w:pStyle w:val="XML1"/>
              <w:rPr>
                <w:ins w:id="10923" w:author="Anees Shaikh" w:date="2013-10-07T01:10:00Z"/>
              </w:rPr>
              <w:pPrChange w:id="10924" w:author="Anees Shaikh" w:date="2013-10-07T01:11:00Z">
                <w:pPr>
                  <w:pStyle w:val="XML1"/>
                </w:pPr>
              </w:pPrChange>
            </w:pPr>
            <w:ins w:id="10925" w:author="Anees Shaikh" w:date="2013-10-07T01:10:00Z">
              <w:r>
                <w:t xml:space="preserve">                                      &lt;xs:enumeration value="asymmetric"/&gt;</w:t>
              </w:r>
            </w:ins>
          </w:p>
          <w:p w14:paraId="7DD43E61" w14:textId="77777777" w:rsidR="00874469" w:rsidRDefault="00874469" w:rsidP="00874469">
            <w:pPr>
              <w:pStyle w:val="XML1"/>
              <w:rPr>
                <w:ins w:id="10926" w:author="Anees Shaikh" w:date="2013-10-07T01:10:00Z"/>
              </w:rPr>
              <w:pPrChange w:id="10927" w:author="Anees Shaikh" w:date="2013-10-07T01:11:00Z">
                <w:pPr>
                  <w:pStyle w:val="XML1"/>
                </w:pPr>
              </w:pPrChange>
            </w:pPr>
            <w:ins w:id="10928" w:author="Anees Shaikh" w:date="2013-10-07T01:10:00Z">
              <w:r>
                <w:t xml:space="preserve">                                    &lt;/xs:restriction&gt;</w:t>
              </w:r>
            </w:ins>
          </w:p>
          <w:p w14:paraId="526A1955" w14:textId="77777777" w:rsidR="00874469" w:rsidRDefault="00874469" w:rsidP="00874469">
            <w:pPr>
              <w:pStyle w:val="XML1"/>
              <w:rPr>
                <w:ins w:id="10929" w:author="Anees Shaikh" w:date="2013-10-07T01:10:00Z"/>
              </w:rPr>
              <w:pPrChange w:id="10930" w:author="Anees Shaikh" w:date="2013-10-07T01:11:00Z">
                <w:pPr>
                  <w:pStyle w:val="XML1"/>
                </w:pPr>
              </w:pPrChange>
            </w:pPr>
            <w:ins w:id="10931" w:author="Anees Shaikh" w:date="2013-10-07T01:10:00Z">
              <w:r>
                <w:t xml:space="preserve">                                  &lt;/xs:simpleType&gt;</w:t>
              </w:r>
            </w:ins>
          </w:p>
          <w:p w14:paraId="4B5AA2BA" w14:textId="77777777" w:rsidR="00874469" w:rsidRDefault="00874469" w:rsidP="00874469">
            <w:pPr>
              <w:pStyle w:val="XML1"/>
              <w:rPr>
                <w:ins w:id="10932" w:author="Anees Shaikh" w:date="2013-10-07T01:10:00Z"/>
              </w:rPr>
              <w:pPrChange w:id="10933" w:author="Anees Shaikh" w:date="2013-10-07T01:11:00Z">
                <w:pPr>
                  <w:pStyle w:val="XML1"/>
                </w:pPr>
              </w:pPrChange>
            </w:pPr>
            <w:ins w:id="10934" w:author="Anees Shaikh" w:date="2013-10-07T01:10:00Z">
              <w:r>
                <w:t xml:space="preserve">                                &lt;/xs:element&gt;</w:t>
              </w:r>
            </w:ins>
          </w:p>
          <w:p w14:paraId="6F219308" w14:textId="77777777" w:rsidR="00874469" w:rsidRDefault="00874469" w:rsidP="00874469">
            <w:pPr>
              <w:pStyle w:val="XML1"/>
              <w:rPr>
                <w:ins w:id="10935" w:author="Anees Shaikh" w:date="2013-10-07T01:10:00Z"/>
              </w:rPr>
              <w:pPrChange w:id="10936" w:author="Anees Shaikh" w:date="2013-10-07T01:11:00Z">
                <w:pPr>
                  <w:pStyle w:val="XML1"/>
                </w:pPr>
              </w:pPrChange>
            </w:pPr>
            <w:ins w:id="10937" w:author="Anees Shaikh" w:date="2013-10-07T01:10:00Z">
              <w:r>
                <w:t xml:space="preserve">                                &lt;xs:any minOccurs="0" maxOccurs="unbounded"</w:t>
              </w:r>
            </w:ins>
          </w:p>
          <w:p w14:paraId="76129576" w14:textId="77777777" w:rsidR="00874469" w:rsidRDefault="00874469" w:rsidP="00874469">
            <w:pPr>
              <w:pStyle w:val="XML1"/>
              <w:rPr>
                <w:ins w:id="10938" w:author="Anees Shaikh" w:date="2013-10-07T01:10:00Z"/>
              </w:rPr>
              <w:pPrChange w:id="10939" w:author="Anees Shaikh" w:date="2013-10-07T01:11:00Z">
                <w:pPr>
                  <w:pStyle w:val="XML1"/>
                </w:pPr>
              </w:pPrChange>
            </w:pPr>
            <w:ins w:id="10940" w:author="Anees Shaikh" w:date="2013-10-07T01:10:00Z">
              <w:r>
                <w:t xml:space="preserve">                                        namespace="##other" processContents="lax"/&gt;</w:t>
              </w:r>
            </w:ins>
          </w:p>
          <w:p w14:paraId="41FCBDF0" w14:textId="77777777" w:rsidR="00874469" w:rsidRDefault="00874469" w:rsidP="00874469">
            <w:pPr>
              <w:pStyle w:val="XML1"/>
              <w:rPr>
                <w:ins w:id="10941" w:author="Anees Shaikh" w:date="2013-10-07T01:10:00Z"/>
              </w:rPr>
              <w:pPrChange w:id="10942" w:author="Anees Shaikh" w:date="2013-10-07T01:11:00Z">
                <w:pPr>
                  <w:pStyle w:val="XML1"/>
                </w:pPr>
              </w:pPrChange>
            </w:pPr>
            <w:ins w:id="10943" w:author="Anees Shaikh" w:date="2013-10-07T01:10:00Z">
              <w:r>
                <w:t xml:space="preserve">                              &lt;/xs:sequence&gt;</w:t>
              </w:r>
            </w:ins>
          </w:p>
          <w:p w14:paraId="180F7396" w14:textId="77777777" w:rsidR="00874469" w:rsidRDefault="00874469" w:rsidP="00874469">
            <w:pPr>
              <w:pStyle w:val="XML1"/>
              <w:rPr>
                <w:ins w:id="10944" w:author="Anees Shaikh" w:date="2013-10-07T01:10:00Z"/>
              </w:rPr>
              <w:pPrChange w:id="10945" w:author="Anees Shaikh" w:date="2013-10-07T01:11:00Z">
                <w:pPr>
                  <w:pStyle w:val="XML1"/>
                </w:pPr>
              </w:pPrChange>
            </w:pPr>
            <w:ins w:id="10946" w:author="Anees Shaikh" w:date="2013-10-07T01:10:00Z">
              <w:r>
                <w:t xml:space="preserve">                            &lt;/xs:complexType&gt;</w:t>
              </w:r>
            </w:ins>
          </w:p>
          <w:p w14:paraId="23D1FB57" w14:textId="77777777" w:rsidR="00874469" w:rsidRDefault="00874469" w:rsidP="00874469">
            <w:pPr>
              <w:pStyle w:val="XML1"/>
              <w:rPr>
                <w:ins w:id="10947" w:author="Anees Shaikh" w:date="2013-10-07T01:10:00Z"/>
              </w:rPr>
              <w:pPrChange w:id="10948" w:author="Anees Shaikh" w:date="2013-10-07T01:11:00Z">
                <w:pPr>
                  <w:pStyle w:val="XML1"/>
                </w:pPr>
              </w:pPrChange>
            </w:pPr>
            <w:ins w:id="10949" w:author="Anees Shaikh" w:date="2013-10-07T01:10:00Z">
              <w:r>
                <w:t xml:space="preserve">                          &lt;/xs:element&gt;</w:t>
              </w:r>
            </w:ins>
          </w:p>
          <w:p w14:paraId="49A3F4C6" w14:textId="77777777" w:rsidR="00874469" w:rsidRDefault="00874469" w:rsidP="00874469">
            <w:pPr>
              <w:pStyle w:val="XML1"/>
              <w:rPr>
                <w:ins w:id="10950" w:author="Anees Shaikh" w:date="2013-10-07T01:10:00Z"/>
              </w:rPr>
              <w:pPrChange w:id="10951" w:author="Anees Shaikh" w:date="2013-10-07T01:11:00Z">
                <w:pPr>
                  <w:pStyle w:val="XML1"/>
                </w:pPr>
              </w:pPrChange>
            </w:pPr>
            <w:ins w:id="10952" w:author="Anees Shaikh" w:date="2013-10-07T01:10:00Z">
              <w:r>
                <w:t xml:space="preserve">                          &lt;xs:element name="supported" minOccurs="0"&gt;</w:t>
              </w:r>
            </w:ins>
          </w:p>
          <w:p w14:paraId="31F2244D" w14:textId="77777777" w:rsidR="00874469" w:rsidRDefault="00874469" w:rsidP="00874469">
            <w:pPr>
              <w:pStyle w:val="XML1"/>
              <w:rPr>
                <w:ins w:id="10953" w:author="Anees Shaikh" w:date="2013-10-07T01:10:00Z"/>
              </w:rPr>
              <w:pPrChange w:id="10954" w:author="Anees Shaikh" w:date="2013-10-07T01:11:00Z">
                <w:pPr>
                  <w:pStyle w:val="XML1"/>
                </w:pPr>
              </w:pPrChange>
            </w:pPr>
            <w:ins w:id="10955" w:author="Anees Shaikh" w:date="2013-10-07T01:10:00Z">
              <w:r>
                <w:t xml:space="preserve">                            &lt;xs:annotation&gt;</w:t>
              </w:r>
            </w:ins>
          </w:p>
          <w:p w14:paraId="316765AE" w14:textId="77777777" w:rsidR="00874469" w:rsidRDefault="00874469" w:rsidP="00874469">
            <w:pPr>
              <w:pStyle w:val="XML1"/>
              <w:rPr>
                <w:ins w:id="10956" w:author="Anees Shaikh" w:date="2013-10-07T01:10:00Z"/>
              </w:rPr>
              <w:pPrChange w:id="10957" w:author="Anees Shaikh" w:date="2013-10-07T01:11:00Z">
                <w:pPr>
                  <w:pStyle w:val="XML1"/>
                </w:pPr>
              </w:pPrChange>
            </w:pPr>
            <w:ins w:id="10958" w:author="Anees Shaikh" w:date="2013-10-07T01:10:00Z">
              <w:r>
                <w:t xml:space="preserve">                              &lt;xs:documentation&gt;</w:t>
              </w:r>
            </w:ins>
          </w:p>
          <w:p w14:paraId="66B49787" w14:textId="77777777" w:rsidR="00874469" w:rsidRDefault="00874469" w:rsidP="00874469">
            <w:pPr>
              <w:pStyle w:val="XML1"/>
              <w:rPr>
                <w:ins w:id="10959" w:author="Anees Shaikh" w:date="2013-10-07T01:10:00Z"/>
              </w:rPr>
              <w:pPrChange w:id="10960" w:author="Anees Shaikh" w:date="2013-10-07T01:11:00Z">
                <w:pPr>
                  <w:pStyle w:val="XML1"/>
                </w:pPr>
              </w:pPrChange>
            </w:pPr>
            <w:ins w:id="10961" w:author="Anees Shaikh" w:date="2013-10-07T01:10:00Z">
              <w:r>
                <w:t xml:space="preserve">                                The features (rates, duplex, etc.) of the port, that are supported on</w:t>
              </w:r>
            </w:ins>
          </w:p>
          <w:p w14:paraId="392615A6" w14:textId="77777777" w:rsidR="00874469" w:rsidRDefault="00874469" w:rsidP="00874469">
            <w:pPr>
              <w:pStyle w:val="XML1"/>
              <w:rPr>
                <w:ins w:id="10962" w:author="Anees Shaikh" w:date="2013-10-07T01:10:00Z"/>
              </w:rPr>
              <w:pPrChange w:id="10963" w:author="Anees Shaikh" w:date="2013-10-07T01:11:00Z">
                <w:pPr>
                  <w:pStyle w:val="XML1"/>
                </w:pPr>
              </w:pPrChange>
            </w:pPr>
            <w:ins w:id="10964" w:author="Anees Shaikh" w:date="2013-10-07T01:10:00Z">
              <w:r>
                <w:t xml:space="preserve">                                       the port.</w:t>
              </w:r>
            </w:ins>
          </w:p>
          <w:p w14:paraId="05194199" w14:textId="77777777" w:rsidR="00874469" w:rsidRDefault="00874469" w:rsidP="00874469">
            <w:pPr>
              <w:pStyle w:val="XML1"/>
              <w:rPr>
                <w:ins w:id="10965" w:author="Anees Shaikh" w:date="2013-10-07T01:10:00Z"/>
              </w:rPr>
              <w:pPrChange w:id="10966" w:author="Anees Shaikh" w:date="2013-10-07T01:11:00Z">
                <w:pPr>
                  <w:pStyle w:val="XML1"/>
                </w:pPr>
              </w:pPrChange>
            </w:pPr>
            <w:ins w:id="10967" w:author="Anees Shaikh" w:date="2013-10-07T01:10:00Z">
              <w:r>
                <w:t xml:space="preserve">                              &lt;/xs:documentation&gt;</w:t>
              </w:r>
            </w:ins>
          </w:p>
          <w:p w14:paraId="34F63837" w14:textId="77777777" w:rsidR="00874469" w:rsidRDefault="00874469" w:rsidP="00874469">
            <w:pPr>
              <w:pStyle w:val="XML1"/>
              <w:rPr>
                <w:ins w:id="10968" w:author="Anees Shaikh" w:date="2013-10-07T01:10:00Z"/>
              </w:rPr>
              <w:pPrChange w:id="10969" w:author="Anees Shaikh" w:date="2013-10-07T01:11:00Z">
                <w:pPr>
                  <w:pStyle w:val="XML1"/>
                </w:pPr>
              </w:pPrChange>
            </w:pPr>
            <w:ins w:id="10970" w:author="Anees Shaikh" w:date="2013-10-07T01:10:00Z">
              <w:r>
                <w:t xml:space="preserve">                            &lt;/xs:annotation&gt;</w:t>
              </w:r>
            </w:ins>
          </w:p>
          <w:p w14:paraId="64D76135" w14:textId="77777777" w:rsidR="00874469" w:rsidRDefault="00874469" w:rsidP="00874469">
            <w:pPr>
              <w:pStyle w:val="XML1"/>
              <w:rPr>
                <w:ins w:id="10971" w:author="Anees Shaikh" w:date="2013-10-07T01:10:00Z"/>
              </w:rPr>
              <w:pPrChange w:id="10972" w:author="Anees Shaikh" w:date="2013-10-07T01:11:00Z">
                <w:pPr>
                  <w:pStyle w:val="XML1"/>
                </w:pPr>
              </w:pPrChange>
            </w:pPr>
            <w:ins w:id="10973" w:author="Anees Shaikh" w:date="2013-10-07T01:10:00Z">
              <w:r>
                <w:t xml:space="preserve">                            &lt;xs:complexType&gt;</w:t>
              </w:r>
            </w:ins>
          </w:p>
          <w:p w14:paraId="35B9162E" w14:textId="77777777" w:rsidR="00874469" w:rsidRDefault="00874469" w:rsidP="00874469">
            <w:pPr>
              <w:pStyle w:val="XML1"/>
              <w:rPr>
                <w:ins w:id="10974" w:author="Anees Shaikh" w:date="2013-10-07T01:10:00Z"/>
              </w:rPr>
              <w:pPrChange w:id="10975" w:author="Anees Shaikh" w:date="2013-10-07T01:11:00Z">
                <w:pPr>
                  <w:pStyle w:val="XML1"/>
                </w:pPr>
              </w:pPrChange>
            </w:pPr>
            <w:ins w:id="10976" w:author="Anees Shaikh" w:date="2013-10-07T01:10:00Z">
              <w:r>
                <w:t xml:space="preserve">                              &lt;xs:sequence&gt;</w:t>
              </w:r>
            </w:ins>
          </w:p>
          <w:p w14:paraId="1894BA14" w14:textId="77777777" w:rsidR="00874469" w:rsidRDefault="00874469" w:rsidP="00874469">
            <w:pPr>
              <w:pStyle w:val="XML1"/>
              <w:rPr>
                <w:ins w:id="10977" w:author="Anees Shaikh" w:date="2013-10-07T01:10:00Z"/>
              </w:rPr>
              <w:pPrChange w:id="10978" w:author="Anees Shaikh" w:date="2013-10-07T01:11:00Z">
                <w:pPr>
                  <w:pStyle w:val="XML1"/>
                </w:pPr>
              </w:pPrChange>
            </w:pPr>
            <w:ins w:id="10979" w:author="Anees Shaikh" w:date="2013-10-07T01:10:00Z">
              <w:r>
                <w:t xml:space="preserve">                                &lt;xs:element name="rate" minOccurs="1" maxOccurs="unbounded"  type="OFPortRateType"&gt;</w:t>
              </w:r>
            </w:ins>
          </w:p>
          <w:p w14:paraId="1CB3632A" w14:textId="77777777" w:rsidR="00874469" w:rsidRDefault="00874469" w:rsidP="00874469">
            <w:pPr>
              <w:pStyle w:val="XML1"/>
              <w:rPr>
                <w:ins w:id="10980" w:author="Anees Shaikh" w:date="2013-10-07T01:10:00Z"/>
              </w:rPr>
              <w:pPrChange w:id="10981" w:author="Anees Shaikh" w:date="2013-10-07T01:11:00Z">
                <w:pPr>
                  <w:pStyle w:val="XML1"/>
                </w:pPr>
              </w:pPrChange>
            </w:pPr>
            <w:ins w:id="10982" w:author="Anees Shaikh" w:date="2013-10-07T01:10:00Z">
              <w:r>
                <w:t xml:space="preserve">                                  &lt;xs:annotation&gt;</w:t>
              </w:r>
            </w:ins>
          </w:p>
          <w:p w14:paraId="28F00A31" w14:textId="77777777" w:rsidR="00874469" w:rsidRDefault="00874469" w:rsidP="00874469">
            <w:pPr>
              <w:pStyle w:val="XML1"/>
              <w:rPr>
                <w:ins w:id="10983" w:author="Anees Shaikh" w:date="2013-10-07T01:10:00Z"/>
              </w:rPr>
              <w:pPrChange w:id="10984" w:author="Anees Shaikh" w:date="2013-10-07T01:11:00Z">
                <w:pPr>
                  <w:pStyle w:val="XML1"/>
                </w:pPr>
              </w:pPrChange>
            </w:pPr>
            <w:ins w:id="10985" w:author="Anees Shaikh" w:date="2013-10-07T01:10:00Z">
              <w:r>
                <w:t xml:space="preserve">                                    &lt;xs:documentation&gt;</w:t>
              </w:r>
            </w:ins>
          </w:p>
          <w:p w14:paraId="1BC3BBAA" w14:textId="77777777" w:rsidR="00874469" w:rsidRDefault="00874469" w:rsidP="00874469">
            <w:pPr>
              <w:pStyle w:val="XML1"/>
              <w:rPr>
                <w:ins w:id="10986" w:author="Anees Shaikh" w:date="2013-10-07T01:10:00Z"/>
              </w:rPr>
              <w:pPrChange w:id="10987" w:author="Anees Shaikh" w:date="2013-10-07T01:11:00Z">
                <w:pPr>
                  <w:pStyle w:val="XML1"/>
                </w:pPr>
              </w:pPrChange>
            </w:pPr>
            <w:ins w:id="10988" w:author="Anees Shaikh" w:date="2013-10-07T01:10:00Z">
              <w:r>
                <w:lastRenderedPageBreak/>
                <w:t xml:space="preserve">                                      The transmission rate that is supported or advertised. Multiple</w:t>
              </w:r>
            </w:ins>
          </w:p>
          <w:p w14:paraId="3F0335A2" w14:textId="77777777" w:rsidR="00874469" w:rsidRDefault="00874469" w:rsidP="00874469">
            <w:pPr>
              <w:pStyle w:val="XML1"/>
              <w:rPr>
                <w:ins w:id="10989" w:author="Anees Shaikh" w:date="2013-10-07T01:10:00Z"/>
              </w:rPr>
              <w:pPrChange w:id="10990" w:author="Anees Shaikh" w:date="2013-10-07T01:11:00Z">
                <w:pPr>
                  <w:pStyle w:val="XML1"/>
                </w:pPr>
              </w:pPrChange>
            </w:pPr>
            <w:ins w:id="10991" w:author="Anees Shaikh" w:date="2013-10-07T01:10:00Z">
              <w:r>
                <w:t xml:space="preserve">                                             transmissions rates are allowed.</w:t>
              </w:r>
            </w:ins>
          </w:p>
          <w:p w14:paraId="792D6FA0" w14:textId="77777777" w:rsidR="00874469" w:rsidRDefault="00874469" w:rsidP="00874469">
            <w:pPr>
              <w:pStyle w:val="XML1"/>
              <w:rPr>
                <w:ins w:id="10992" w:author="Anees Shaikh" w:date="2013-10-07T01:10:00Z"/>
              </w:rPr>
              <w:pPrChange w:id="10993" w:author="Anees Shaikh" w:date="2013-10-07T01:11:00Z">
                <w:pPr>
                  <w:pStyle w:val="XML1"/>
                </w:pPr>
              </w:pPrChange>
            </w:pPr>
            <w:ins w:id="10994" w:author="Anees Shaikh" w:date="2013-10-07T01:10:00Z">
              <w:r>
                <w:t xml:space="preserve">                                    &lt;/xs:documentation&gt;</w:t>
              </w:r>
            </w:ins>
          </w:p>
          <w:p w14:paraId="5F203CEB" w14:textId="77777777" w:rsidR="00874469" w:rsidRDefault="00874469" w:rsidP="00874469">
            <w:pPr>
              <w:pStyle w:val="XML1"/>
              <w:rPr>
                <w:ins w:id="10995" w:author="Anees Shaikh" w:date="2013-10-07T01:10:00Z"/>
              </w:rPr>
              <w:pPrChange w:id="10996" w:author="Anees Shaikh" w:date="2013-10-07T01:11:00Z">
                <w:pPr>
                  <w:pStyle w:val="XML1"/>
                </w:pPr>
              </w:pPrChange>
            </w:pPr>
            <w:ins w:id="10997" w:author="Anees Shaikh" w:date="2013-10-07T01:10:00Z">
              <w:r>
                <w:t xml:space="preserve">                                  &lt;/xs:annotation&gt;</w:t>
              </w:r>
            </w:ins>
          </w:p>
          <w:p w14:paraId="72CDDD82" w14:textId="77777777" w:rsidR="00874469" w:rsidRDefault="00874469" w:rsidP="00874469">
            <w:pPr>
              <w:pStyle w:val="XML1"/>
              <w:rPr>
                <w:ins w:id="10998" w:author="Anees Shaikh" w:date="2013-10-07T01:10:00Z"/>
              </w:rPr>
              <w:pPrChange w:id="10999" w:author="Anees Shaikh" w:date="2013-10-07T01:11:00Z">
                <w:pPr>
                  <w:pStyle w:val="XML1"/>
                </w:pPr>
              </w:pPrChange>
            </w:pPr>
            <w:ins w:id="11000" w:author="Anees Shaikh" w:date="2013-10-07T01:10:00Z">
              <w:r>
                <w:t xml:space="preserve">                                &lt;/xs:element&gt;</w:t>
              </w:r>
            </w:ins>
          </w:p>
          <w:p w14:paraId="5EB7B1C5" w14:textId="77777777" w:rsidR="00874469" w:rsidRDefault="00874469" w:rsidP="00874469">
            <w:pPr>
              <w:pStyle w:val="XML1"/>
              <w:rPr>
                <w:ins w:id="11001" w:author="Anees Shaikh" w:date="2013-10-07T01:10:00Z"/>
              </w:rPr>
              <w:pPrChange w:id="11002" w:author="Anees Shaikh" w:date="2013-10-07T01:11:00Z">
                <w:pPr>
                  <w:pStyle w:val="XML1"/>
                </w:pPr>
              </w:pPrChange>
            </w:pPr>
            <w:ins w:id="11003" w:author="Anees Shaikh" w:date="2013-10-07T01:10:00Z">
              <w:r>
                <w:t xml:space="preserve">                                &lt;xs:element name="auto-negotiate" minOccurs="0"  type="xs:boolean"&gt;</w:t>
              </w:r>
            </w:ins>
          </w:p>
          <w:p w14:paraId="482BC1FC" w14:textId="77777777" w:rsidR="00874469" w:rsidRDefault="00874469" w:rsidP="00874469">
            <w:pPr>
              <w:pStyle w:val="XML1"/>
              <w:rPr>
                <w:ins w:id="11004" w:author="Anees Shaikh" w:date="2013-10-07T01:10:00Z"/>
              </w:rPr>
              <w:pPrChange w:id="11005" w:author="Anees Shaikh" w:date="2013-10-07T01:11:00Z">
                <w:pPr>
                  <w:pStyle w:val="XML1"/>
                </w:pPr>
              </w:pPrChange>
            </w:pPr>
            <w:ins w:id="11006" w:author="Anees Shaikh" w:date="2013-10-07T01:10:00Z">
              <w:r>
                <w:t xml:space="preserve">                                  &lt;xs:annotation&gt;</w:t>
              </w:r>
            </w:ins>
          </w:p>
          <w:p w14:paraId="51BDBE35" w14:textId="77777777" w:rsidR="00874469" w:rsidRDefault="00874469" w:rsidP="00874469">
            <w:pPr>
              <w:pStyle w:val="XML1"/>
              <w:rPr>
                <w:ins w:id="11007" w:author="Anees Shaikh" w:date="2013-10-07T01:10:00Z"/>
              </w:rPr>
              <w:pPrChange w:id="11008" w:author="Anees Shaikh" w:date="2013-10-07T01:11:00Z">
                <w:pPr>
                  <w:pStyle w:val="XML1"/>
                </w:pPr>
              </w:pPrChange>
            </w:pPr>
            <w:ins w:id="11009" w:author="Anees Shaikh" w:date="2013-10-07T01:10:00Z">
              <w:r>
                <w:t xml:space="preserve">                                    &lt;xs:documentation&gt;</w:t>
              </w:r>
            </w:ins>
          </w:p>
          <w:p w14:paraId="7736D30A" w14:textId="77777777" w:rsidR="00874469" w:rsidRDefault="00874469" w:rsidP="00874469">
            <w:pPr>
              <w:pStyle w:val="XML1"/>
              <w:rPr>
                <w:ins w:id="11010" w:author="Anees Shaikh" w:date="2013-10-07T01:10:00Z"/>
              </w:rPr>
              <w:pPrChange w:id="11011" w:author="Anees Shaikh" w:date="2013-10-07T01:11:00Z">
                <w:pPr>
                  <w:pStyle w:val="XML1"/>
                </w:pPr>
              </w:pPrChange>
            </w:pPr>
            <w:ins w:id="11012" w:author="Anees Shaikh" w:date="2013-10-07T01:10:00Z">
              <w:r>
                <w:t xml:space="preserve">                                      Specifies if auto-negotiation of transmission parameters is enabled for</w:t>
              </w:r>
            </w:ins>
          </w:p>
          <w:p w14:paraId="0D4B1408" w14:textId="77777777" w:rsidR="00874469" w:rsidRDefault="00874469" w:rsidP="00874469">
            <w:pPr>
              <w:pStyle w:val="XML1"/>
              <w:rPr>
                <w:ins w:id="11013" w:author="Anees Shaikh" w:date="2013-10-07T01:10:00Z"/>
              </w:rPr>
              <w:pPrChange w:id="11014" w:author="Anees Shaikh" w:date="2013-10-07T01:11:00Z">
                <w:pPr>
                  <w:pStyle w:val="XML1"/>
                </w:pPr>
              </w:pPrChange>
            </w:pPr>
            <w:ins w:id="11015" w:author="Anees Shaikh" w:date="2013-10-07T01:10:00Z">
              <w:r>
                <w:t xml:space="preserve">                                             the port.</w:t>
              </w:r>
            </w:ins>
          </w:p>
          <w:p w14:paraId="144C31E1" w14:textId="77777777" w:rsidR="00874469" w:rsidRDefault="00874469" w:rsidP="00874469">
            <w:pPr>
              <w:pStyle w:val="XML1"/>
              <w:rPr>
                <w:ins w:id="11016" w:author="Anees Shaikh" w:date="2013-10-07T01:10:00Z"/>
              </w:rPr>
              <w:pPrChange w:id="11017" w:author="Anees Shaikh" w:date="2013-10-07T01:11:00Z">
                <w:pPr>
                  <w:pStyle w:val="XML1"/>
                </w:pPr>
              </w:pPrChange>
            </w:pPr>
            <w:ins w:id="11018" w:author="Anees Shaikh" w:date="2013-10-07T01:10:00Z">
              <w:r>
                <w:t xml:space="preserve">                                    &lt;/xs:documentation&gt;</w:t>
              </w:r>
            </w:ins>
          </w:p>
          <w:p w14:paraId="4A223657" w14:textId="77777777" w:rsidR="00874469" w:rsidRDefault="00874469" w:rsidP="00874469">
            <w:pPr>
              <w:pStyle w:val="XML1"/>
              <w:rPr>
                <w:ins w:id="11019" w:author="Anees Shaikh" w:date="2013-10-07T01:10:00Z"/>
              </w:rPr>
              <w:pPrChange w:id="11020" w:author="Anees Shaikh" w:date="2013-10-07T01:11:00Z">
                <w:pPr>
                  <w:pStyle w:val="XML1"/>
                </w:pPr>
              </w:pPrChange>
            </w:pPr>
            <w:ins w:id="11021" w:author="Anees Shaikh" w:date="2013-10-07T01:10:00Z">
              <w:r>
                <w:t xml:space="preserve">                                  &lt;/xs:annotation&gt;</w:t>
              </w:r>
            </w:ins>
          </w:p>
          <w:p w14:paraId="1D8B8AE3" w14:textId="77777777" w:rsidR="00874469" w:rsidRDefault="00874469" w:rsidP="00874469">
            <w:pPr>
              <w:pStyle w:val="XML1"/>
              <w:rPr>
                <w:ins w:id="11022" w:author="Anees Shaikh" w:date="2013-10-07T01:10:00Z"/>
              </w:rPr>
              <w:pPrChange w:id="11023" w:author="Anees Shaikh" w:date="2013-10-07T01:11:00Z">
                <w:pPr>
                  <w:pStyle w:val="XML1"/>
                </w:pPr>
              </w:pPrChange>
            </w:pPr>
            <w:ins w:id="11024" w:author="Anees Shaikh" w:date="2013-10-07T01:10:00Z">
              <w:r>
                <w:t xml:space="preserve">                                &lt;/xs:element&gt;</w:t>
              </w:r>
            </w:ins>
          </w:p>
          <w:p w14:paraId="0D5BF3CB" w14:textId="77777777" w:rsidR="00874469" w:rsidRDefault="00874469" w:rsidP="00874469">
            <w:pPr>
              <w:pStyle w:val="XML1"/>
              <w:rPr>
                <w:ins w:id="11025" w:author="Anees Shaikh" w:date="2013-10-07T01:10:00Z"/>
              </w:rPr>
              <w:pPrChange w:id="11026" w:author="Anees Shaikh" w:date="2013-10-07T01:11:00Z">
                <w:pPr>
                  <w:pStyle w:val="XML1"/>
                </w:pPr>
              </w:pPrChange>
            </w:pPr>
            <w:ins w:id="11027" w:author="Anees Shaikh" w:date="2013-10-07T01:10:00Z">
              <w:r>
                <w:t xml:space="preserve">                                &lt;xs:element name="medium" minOccurs="1" maxOccurs="unbounded"&gt;</w:t>
              </w:r>
            </w:ins>
          </w:p>
          <w:p w14:paraId="1BA4779C" w14:textId="77777777" w:rsidR="00874469" w:rsidRDefault="00874469" w:rsidP="00874469">
            <w:pPr>
              <w:pStyle w:val="XML1"/>
              <w:rPr>
                <w:ins w:id="11028" w:author="Anees Shaikh" w:date="2013-10-07T01:10:00Z"/>
              </w:rPr>
              <w:pPrChange w:id="11029" w:author="Anees Shaikh" w:date="2013-10-07T01:11:00Z">
                <w:pPr>
                  <w:pStyle w:val="XML1"/>
                </w:pPr>
              </w:pPrChange>
            </w:pPr>
            <w:ins w:id="11030" w:author="Anees Shaikh" w:date="2013-10-07T01:10:00Z">
              <w:r>
                <w:t xml:space="preserve">                                  &lt;xs:annotation&gt;</w:t>
              </w:r>
            </w:ins>
          </w:p>
          <w:p w14:paraId="0F8D4C61" w14:textId="77777777" w:rsidR="00874469" w:rsidRDefault="00874469" w:rsidP="00874469">
            <w:pPr>
              <w:pStyle w:val="XML1"/>
              <w:rPr>
                <w:ins w:id="11031" w:author="Anees Shaikh" w:date="2013-10-07T01:10:00Z"/>
              </w:rPr>
              <w:pPrChange w:id="11032" w:author="Anees Shaikh" w:date="2013-10-07T01:11:00Z">
                <w:pPr>
                  <w:pStyle w:val="XML1"/>
                </w:pPr>
              </w:pPrChange>
            </w:pPr>
            <w:ins w:id="11033" w:author="Anees Shaikh" w:date="2013-10-07T01:10:00Z">
              <w:r>
                <w:t xml:space="preserve">                                    &lt;xs:documentation&gt;</w:t>
              </w:r>
            </w:ins>
          </w:p>
          <w:p w14:paraId="3AB7DB43" w14:textId="77777777" w:rsidR="00874469" w:rsidRDefault="00874469" w:rsidP="00874469">
            <w:pPr>
              <w:pStyle w:val="XML1"/>
              <w:rPr>
                <w:ins w:id="11034" w:author="Anees Shaikh" w:date="2013-10-07T01:10:00Z"/>
              </w:rPr>
              <w:pPrChange w:id="11035" w:author="Anees Shaikh" w:date="2013-10-07T01:11:00Z">
                <w:pPr>
                  <w:pStyle w:val="XML1"/>
                </w:pPr>
              </w:pPrChange>
            </w:pPr>
            <w:ins w:id="11036" w:author="Anees Shaikh" w:date="2013-10-07T01:10:00Z">
              <w:r>
                <w:t xml:space="preserve">                                      The transmission medium used by the port. Multiple media are allowed.</w:t>
              </w:r>
            </w:ins>
          </w:p>
          <w:p w14:paraId="3A6371C2" w14:textId="77777777" w:rsidR="00874469" w:rsidRDefault="00874469" w:rsidP="00874469">
            <w:pPr>
              <w:pStyle w:val="XML1"/>
              <w:rPr>
                <w:ins w:id="11037" w:author="Anees Shaikh" w:date="2013-10-07T01:10:00Z"/>
              </w:rPr>
              <w:pPrChange w:id="11038" w:author="Anees Shaikh" w:date="2013-10-07T01:11:00Z">
                <w:pPr>
                  <w:pStyle w:val="XML1"/>
                </w:pPr>
              </w:pPrChange>
            </w:pPr>
            <w:ins w:id="11039" w:author="Anees Shaikh" w:date="2013-10-07T01:10:00Z">
              <w:r>
                <w:t xml:space="preserve">                                    &lt;/xs:documentation&gt;</w:t>
              </w:r>
            </w:ins>
          </w:p>
          <w:p w14:paraId="140FDFD8" w14:textId="77777777" w:rsidR="00874469" w:rsidRDefault="00874469" w:rsidP="00874469">
            <w:pPr>
              <w:pStyle w:val="XML1"/>
              <w:rPr>
                <w:ins w:id="11040" w:author="Anees Shaikh" w:date="2013-10-07T01:10:00Z"/>
              </w:rPr>
              <w:pPrChange w:id="11041" w:author="Anees Shaikh" w:date="2013-10-07T01:11:00Z">
                <w:pPr>
                  <w:pStyle w:val="XML1"/>
                </w:pPr>
              </w:pPrChange>
            </w:pPr>
            <w:ins w:id="11042" w:author="Anees Shaikh" w:date="2013-10-07T01:10:00Z">
              <w:r>
                <w:t xml:space="preserve">                                  &lt;/xs:annotation&gt;</w:t>
              </w:r>
            </w:ins>
          </w:p>
          <w:p w14:paraId="400B1612" w14:textId="77777777" w:rsidR="00874469" w:rsidRDefault="00874469" w:rsidP="00874469">
            <w:pPr>
              <w:pStyle w:val="XML1"/>
              <w:rPr>
                <w:ins w:id="11043" w:author="Anees Shaikh" w:date="2013-10-07T01:10:00Z"/>
              </w:rPr>
              <w:pPrChange w:id="11044" w:author="Anees Shaikh" w:date="2013-10-07T01:11:00Z">
                <w:pPr>
                  <w:pStyle w:val="XML1"/>
                </w:pPr>
              </w:pPrChange>
            </w:pPr>
            <w:ins w:id="11045" w:author="Anees Shaikh" w:date="2013-10-07T01:10:00Z">
              <w:r>
                <w:t xml:space="preserve">                                  &lt;xs:simpleType&gt;</w:t>
              </w:r>
            </w:ins>
          </w:p>
          <w:p w14:paraId="045A77A6" w14:textId="77777777" w:rsidR="00874469" w:rsidRDefault="00874469" w:rsidP="00874469">
            <w:pPr>
              <w:pStyle w:val="XML1"/>
              <w:rPr>
                <w:ins w:id="11046" w:author="Anees Shaikh" w:date="2013-10-07T01:10:00Z"/>
              </w:rPr>
              <w:pPrChange w:id="11047" w:author="Anees Shaikh" w:date="2013-10-07T01:11:00Z">
                <w:pPr>
                  <w:pStyle w:val="XML1"/>
                </w:pPr>
              </w:pPrChange>
            </w:pPr>
            <w:ins w:id="11048" w:author="Anees Shaikh" w:date="2013-10-07T01:10:00Z">
              <w:r>
                <w:t xml:space="preserve">                                    &lt;xs:restriction base="xs:string"&gt;</w:t>
              </w:r>
            </w:ins>
          </w:p>
          <w:p w14:paraId="1DACDD3E" w14:textId="77777777" w:rsidR="00874469" w:rsidRDefault="00874469" w:rsidP="00874469">
            <w:pPr>
              <w:pStyle w:val="XML1"/>
              <w:rPr>
                <w:ins w:id="11049" w:author="Anees Shaikh" w:date="2013-10-07T01:10:00Z"/>
              </w:rPr>
              <w:pPrChange w:id="11050" w:author="Anees Shaikh" w:date="2013-10-07T01:11:00Z">
                <w:pPr>
                  <w:pStyle w:val="XML1"/>
                </w:pPr>
              </w:pPrChange>
            </w:pPr>
            <w:ins w:id="11051" w:author="Anees Shaikh" w:date="2013-10-07T01:10:00Z">
              <w:r>
                <w:t xml:space="preserve">                                      &lt;xs:enumeration value="copper"/&gt;</w:t>
              </w:r>
            </w:ins>
          </w:p>
          <w:p w14:paraId="0BB0675F" w14:textId="77777777" w:rsidR="00874469" w:rsidRDefault="00874469" w:rsidP="00874469">
            <w:pPr>
              <w:pStyle w:val="XML1"/>
              <w:rPr>
                <w:ins w:id="11052" w:author="Anees Shaikh" w:date="2013-10-07T01:10:00Z"/>
              </w:rPr>
              <w:pPrChange w:id="11053" w:author="Anees Shaikh" w:date="2013-10-07T01:11:00Z">
                <w:pPr>
                  <w:pStyle w:val="XML1"/>
                </w:pPr>
              </w:pPrChange>
            </w:pPr>
            <w:ins w:id="11054" w:author="Anees Shaikh" w:date="2013-10-07T01:10:00Z">
              <w:r>
                <w:t xml:space="preserve">                                      &lt;xs:enumeration value="fiber"/&gt;</w:t>
              </w:r>
            </w:ins>
          </w:p>
          <w:p w14:paraId="097A64CF" w14:textId="77777777" w:rsidR="00874469" w:rsidRDefault="00874469" w:rsidP="00874469">
            <w:pPr>
              <w:pStyle w:val="XML1"/>
              <w:rPr>
                <w:ins w:id="11055" w:author="Anees Shaikh" w:date="2013-10-07T01:10:00Z"/>
              </w:rPr>
              <w:pPrChange w:id="11056" w:author="Anees Shaikh" w:date="2013-10-07T01:11:00Z">
                <w:pPr>
                  <w:pStyle w:val="XML1"/>
                </w:pPr>
              </w:pPrChange>
            </w:pPr>
            <w:ins w:id="11057" w:author="Anees Shaikh" w:date="2013-10-07T01:10:00Z">
              <w:r>
                <w:t xml:space="preserve">                                    &lt;/xs:restriction&gt;</w:t>
              </w:r>
            </w:ins>
          </w:p>
          <w:p w14:paraId="3779FCA4" w14:textId="77777777" w:rsidR="00874469" w:rsidRDefault="00874469" w:rsidP="00874469">
            <w:pPr>
              <w:pStyle w:val="XML1"/>
              <w:rPr>
                <w:ins w:id="11058" w:author="Anees Shaikh" w:date="2013-10-07T01:10:00Z"/>
              </w:rPr>
              <w:pPrChange w:id="11059" w:author="Anees Shaikh" w:date="2013-10-07T01:11:00Z">
                <w:pPr>
                  <w:pStyle w:val="XML1"/>
                </w:pPr>
              </w:pPrChange>
            </w:pPr>
            <w:ins w:id="11060" w:author="Anees Shaikh" w:date="2013-10-07T01:10:00Z">
              <w:r>
                <w:t xml:space="preserve">                                  &lt;/xs:simpleType&gt;</w:t>
              </w:r>
            </w:ins>
          </w:p>
          <w:p w14:paraId="5DDDF632" w14:textId="77777777" w:rsidR="00874469" w:rsidRDefault="00874469" w:rsidP="00874469">
            <w:pPr>
              <w:pStyle w:val="XML1"/>
              <w:rPr>
                <w:ins w:id="11061" w:author="Anees Shaikh" w:date="2013-10-07T01:10:00Z"/>
              </w:rPr>
              <w:pPrChange w:id="11062" w:author="Anees Shaikh" w:date="2013-10-07T01:11:00Z">
                <w:pPr>
                  <w:pStyle w:val="XML1"/>
                </w:pPr>
              </w:pPrChange>
            </w:pPr>
            <w:ins w:id="11063" w:author="Anees Shaikh" w:date="2013-10-07T01:10:00Z">
              <w:r>
                <w:t xml:space="preserve">                                &lt;/xs:element&gt;</w:t>
              </w:r>
            </w:ins>
          </w:p>
          <w:p w14:paraId="273AB51B" w14:textId="77777777" w:rsidR="00874469" w:rsidRDefault="00874469" w:rsidP="00874469">
            <w:pPr>
              <w:pStyle w:val="XML1"/>
              <w:rPr>
                <w:ins w:id="11064" w:author="Anees Shaikh" w:date="2013-10-07T01:10:00Z"/>
              </w:rPr>
              <w:pPrChange w:id="11065" w:author="Anees Shaikh" w:date="2013-10-07T01:11:00Z">
                <w:pPr>
                  <w:pStyle w:val="XML1"/>
                </w:pPr>
              </w:pPrChange>
            </w:pPr>
            <w:ins w:id="11066" w:author="Anees Shaikh" w:date="2013-10-07T01:10:00Z">
              <w:r>
                <w:t xml:space="preserve">                                &lt;xs:element name="pause"&gt;</w:t>
              </w:r>
            </w:ins>
          </w:p>
          <w:p w14:paraId="12429797" w14:textId="77777777" w:rsidR="00874469" w:rsidRDefault="00874469" w:rsidP="00874469">
            <w:pPr>
              <w:pStyle w:val="XML1"/>
              <w:rPr>
                <w:ins w:id="11067" w:author="Anees Shaikh" w:date="2013-10-07T01:10:00Z"/>
              </w:rPr>
              <w:pPrChange w:id="11068" w:author="Anees Shaikh" w:date="2013-10-07T01:11:00Z">
                <w:pPr>
                  <w:pStyle w:val="XML1"/>
                </w:pPr>
              </w:pPrChange>
            </w:pPr>
            <w:ins w:id="11069" w:author="Anees Shaikh" w:date="2013-10-07T01:10:00Z">
              <w:r>
                <w:t xml:space="preserve">                                  &lt;xs:annotation&gt;</w:t>
              </w:r>
            </w:ins>
          </w:p>
          <w:p w14:paraId="1FBE39F9" w14:textId="77777777" w:rsidR="00874469" w:rsidRDefault="00874469" w:rsidP="00874469">
            <w:pPr>
              <w:pStyle w:val="XML1"/>
              <w:rPr>
                <w:ins w:id="11070" w:author="Anees Shaikh" w:date="2013-10-07T01:10:00Z"/>
              </w:rPr>
              <w:pPrChange w:id="11071" w:author="Anees Shaikh" w:date="2013-10-07T01:11:00Z">
                <w:pPr>
                  <w:pStyle w:val="XML1"/>
                </w:pPr>
              </w:pPrChange>
            </w:pPr>
            <w:ins w:id="11072" w:author="Anees Shaikh" w:date="2013-10-07T01:10:00Z">
              <w:r>
                <w:t xml:space="preserve">                                    &lt;xs:documentation&gt;</w:t>
              </w:r>
            </w:ins>
          </w:p>
          <w:p w14:paraId="5FC2CF2F" w14:textId="77777777" w:rsidR="00874469" w:rsidRDefault="00874469" w:rsidP="00874469">
            <w:pPr>
              <w:pStyle w:val="XML1"/>
              <w:rPr>
                <w:ins w:id="11073" w:author="Anees Shaikh" w:date="2013-10-07T01:10:00Z"/>
              </w:rPr>
              <w:pPrChange w:id="11074" w:author="Anees Shaikh" w:date="2013-10-07T01:11:00Z">
                <w:pPr>
                  <w:pStyle w:val="XML1"/>
                </w:pPr>
              </w:pPrChange>
            </w:pPr>
            <w:ins w:id="11075" w:author="Anees Shaikh" w:date="2013-10-07T01:10:00Z">
              <w:r>
                <w:t xml:space="preserve">                                      Specifies if pausing of transmission is supported at all and if yes if</w:t>
              </w:r>
            </w:ins>
          </w:p>
          <w:p w14:paraId="4F933416" w14:textId="77777777" w:rsidR="00874469" w:rsidRDefault="00874469" w:rsidP="00874469">
            <w:pPr>
              <w:pStyle w:val="XML1"/>
              <w:rPr>
                <w:ins w:id="11076" w:author="Anees Shaikh" w:date="2013-10-07T01:10:00Z"/>
              </w:rPr>
              <w:pPrChange w:id="11077" w:author="Anees Shaikh" w:date="2013-10-07T01:11:00Z">
                <w:pPr>
                  <w:pStyle w:val="XML1"/>
                </w:pPr>
              </w:pPrChange>
            </w:pPr>
            <w:ins w:id="11078" w:author="Anees Shaikh" w:date="2013-10-07T01:10:00Z">
              <w:r>
                <w:t xml:space="preserve">                                             it is asymmetric or symmetric.</w:t>
              </w:r>
            </w:ins>
          </w:p>
          <w:p w14:paraId="5D420D0D" w14:textId="77777777" w:rsidR="00874469" w:rsidRDefault="00874469" w:rsidP="00874469">
            <w:pPr>
              <w:pStyle w:val="XML1"/>
              <w:rPr>
                <w:ins w:id="11079" w:author="Anees Shaikh" w:date="2013-10-07T01:10:00Z"/>
              </w:rPr>
              <w:pPrChange w:id="11080" w:author="Anees Shaikh" w:date="2013-10-07T01:11:00Z">
                <w:pPr>
                  <w:pStyle w:val="XML1"/>
                </w:pPr>
              </w:pPrChange>
            </w:pPr>
            <w:ins w:id="11081" w:author="Anees Shaikh" w:date="2013-10-07T01:10:00Z">
              <w:r>
                <w:t xml:space="preserve">                                    &lt;/xs:documentation&gt;</w:t>
              </w:r>
            </w:ins>
          </w:p>
          <w:p w14:paraId="49FB9C7D" w14:textId="77777777" w:rsidR="00874469" w:rsidRDefault="00874469" w:rsidP="00874469">
            <w:pPr>
              <w:pStyle w:val="XML1"/>
              <w:rPr>
                <w:ins w:id="11082" w:author="Anees Shaikh" w:date="2013-10-07T01:10:00Z"/>
              </w:rPr>
              <w:pPrChange w:id="11083" w:author="Anees Shaikh" w:date="2013-10-07T01:11:00Z">
                <w:pPr>
                  <w:pStyle w:val="XML1"/>
                </w:pPr>
              </w:pPrChange>
            </w:pPr>
            <w:ins w:id="11084" w:author="Anees Shaikh" w:date="2013-10-07T01:10:00Z">
              <w:r>
                <w:t xml:space="preserve">                                  &lt;/xs:annotation&gt;</w:t>
              </w:r>
            </w:ins>
          </w:p>
          <w:p w14:paraId="54AF4F69" w14:textId="77777777" w:rsidR="00874469" w:rsidRDefault="00874469" w:rsidP="00874469">
            <w:pPr>
              <w:pStyle w:val="XML1"/>
              <w:rPr>
                <w:ins w:id="11085" w:author="Anees Shaikh" w:date="2013-10-07T01:10:00Z"/>
              </w:rPr>
              <w:pPrChange w:id="11086" w:author="Anees Shaikh" w:date="2013-10-07T01:11:00Z">
                <w:pPr>
                  <w:pStyle w:val="XML1"/>
                </w:pPr>
              </w:pPrChange>
            </w:pPr>
            <w:ins w:id="11087" w:author="Anees Shaikh" w:date="2013-10-07T01:10:00Z">
              <w:r>
                <w:t xml:space="preserve">                                  &lt;xs:simpleType&gt;</w:t>
              </w:r>
            </w:ins>
          </w:p>
          <w:p w14:paraId="64864D7A" w14:textId="77777777" w:rsidR="00874469" w:rsidRDefault="00874469" w:rsidP="00874469">
            <w:pPr>
              <w:pStyle w:val="XML1"/>
              <w:rPr>
                <w:ins w:id="11088" w:author="Anees Shaikh" w:date="2013-10-07T01:10:00Z"/>
              </w:rPr>
              <w:pPrChange w:id="11089" w:author="Anees Shaikh" w:date="2013-10-07T01:11:00Z">
                <w:pPr>
                  <w:pStyle w:val="XML1"/>
                </w:pPr>
              </w:pPrChange>
            </w:pPr>
            <w:ins w:id="11090" w:author="Anees Shaikh" w:date="2013-10-07T01:10:00Z">
              <w:r>
                <w:t xml:space="preserve">                                    &lt;xs:restriction base="xs:string"&gt;</w:t>
              </w:r>
            </w:ins>
          </w:p>
          <w:p w14:paraId="0F573576" w14:textId="77777777" w:rsidR="00874469" w:rsidRDefault="00874469" w:rsidP="00874469">
            <w:pPr>
              <w:pStyle w:val="XML1"/>
              <w:rPr>
                <w:ins w:id="11091" w:author="Anees Shaikh" w:date="2013-10-07T01:10:00Z"/>
              </w:rPr>
              <w:pPrChange w:id="11092" w:author="Anees Shaikh" w:date="2013-10-07T01:11:00Z">
                <w:pPr>
                  <w:pStyle w:val="XML1"/>
                </w:pPr>
              </w:pPrChange>
            </w:pPr>
            <w:ins w:id="11093" w:author="Anees Shaikh" w:date="2013-10-07T01:10:00Z">
              <w:r>
                <w:t xml:space="preserve">                                      &lt;xs:enumeration value="unsupported"/&gt;</w:t>
              </w:r>
            </w:ins>
          </w:p>
          <w:p w14:paraId="1FAAB82D" w14:textId="77777777" w:rsidR="00874469" w:rsidRDefault="00874469" w:rsidP="00874469">
            <w:pPr>
              <w:pStyle w:val="XML1"/>
              <w:rPr>
                <w:ins w:id="11094" w:author="Anees Shaikh" w:date="2013-10-07T01:10:00Z"/>
              </w:rPr>
              <w:pPrChange w:id="11095" w:author="Anees Shaikh" w:date="2013-10-07T01:11:00Z">
                <w:pPr>
                  <w:pStyle w:val="XML1"/>
                </w:pPr>
              </w:pPrChange>
            </w:pPr>
            <w:ins w:id="11096" w:author="Anees Shaikh" w:date="2013-10-07T01:10:00Z">
              <w:r>
                <w:t xml:space="preserve">                                      &lt;xs:enumeration value="symmetric"/&gt;</w:t>
              </w:r>
            </w:ins>
          </w:p>
          <w:p w14:paraId="736854AF" w14:textId="77777777" w:rsidR="00874469" w:rsidRDefault="00874469" w:rsidP="00874469">
            <w:pPr>
              <w:pStyle w:val="XML1"/>
              <w:rPr>
                <w:ins w:id="11097" w:author="Anees Shaikh" w:date="2013-10-07T01:10:00Z"/>
              </w:rPr>
              <w:pPrChange w:id="11098" w:author="Anees Shaikh" w:date="2013-10-07T01:11:00Z">
                <w:pPr>
                  <w:pStyle w:val="XML1"/>
                </w:pPr>
              </w:pPrChange>
            </w:pPr>
            <w:ins w:id="11099" w:author="Anees Shaikh" w:date="2013-10-07T01:10:00Z">
              <w:r>
                <w:t xml:space="preserve">                                      &lt;xs:enumeration value="asymmetric"/&gt;</w:t>
              </w:r>
            </w:ins>
          </w:p>
          <w:p w14:paraId="0485C293" w14:textId="77777777" w:rsidR="00874469" w:rsidRDefault="00874469" w:rsidP="00874469">
            <w:pPr>
              <w:pStyle w:val="XML1"/>
              <w:rPr>
                <w:ins w:id="11100" w:author="Anees Shaikh" w:date="2013-10-07T01:10:00Z"/>
              </w:rPr>
              <w:pPrChange w:id="11101" w:author="Anees Shaikh" w:date="2013-10-07T01:11:00Z">
                <w:pPr>
                  <w:pStyle w:val="XML1"/>
                </w:pPr>
              </w:pPrChange>
            </w:pPr>
            <w:ins w:id="11102" w:author="Anees Shaikh" w:date="2013-10-07T01:10:00Z">
              <w:r>
                <w:t xml:space="preserve">                                    &lt;/xs:restriction&gt;</w:t>
              </w:r>
            </w:ins>
          </w:p>
          <w:p w14:paraId="1A8644C4" w14:textId="77777777" w:rsidR="00874469" w:rsidRDefault="00874469" w:rsidP="00874469">
            <w:pPr>
              <w:pStyle w:val="XML1"/>
              <w:rPr>
                <w:ins w:id="11103" w:author="Anees Shaikh" w:date="2013-10-07T01:10:00Z"/>
              </w:rPr>
              <w:pPrChange w:id="11104" w:author="Anees Shaikh" w:date="2013-10-07T01:11:00Z">
                <w:pPr>
                  <w:pStyle w:val="XML1"/>
                </w:pPr>
              </w:pPrChange>
            </w:pPr>
            <w:ins w:id="11105" w:author="Anees Shaikh" w:date="2013-10-07T01:10:00Z">
              <w:r>
                <w:t xml:space="preserve">                                  &lt;/xs:simpleType&gt;</w:t>
              </w:r>
            </w:ins>
          </w:p>
          <w:p w14:paraId="2C08D1FF" w14:textId="77777777" w:rsidR="00874469" w:rsidRDefault="00874469" w:rsidP="00874469">
            <w:pPr>
              <w:pStyle w:val="XML1"/>
              <w:rPr>
                <w:ins w:id="11106" w:author="Anees Shaikh" w:date="2013-10-07T01:10:00Z"/>
              </w:rPr>
              <w:pPrChange w:id="11107" w:author="Anees Shaikh" w:date="2013-10-07T01:11:00Z">
                <w:pPr>
                  <w:pStyle w:val="XML1"/>
                </w:pPr>
              </w:pPrChange>
            </w:pPr>
            <w:ins w:id="11108" w:author="Anees Shaikh" w:date="2013-10-07T01:10:00Z">
              <w:r>
                <w:t xml:space="preserve">                                &lt;/xs:element&gt;</w:t>
              </w:r>
            </w:ins>
          </w:p>
          <w:p w14:paraId="696CDF5A" w14:textId="77777777" w:rsidR="00874469" w:rsidRDefault="00874469" w:rsidP="00874469">
            <w:pPr>
              <w:pStyle w:val="XML1"/>
              <w:rPr>
                <w:ins w:id="11109" w:author="Anees Shaikh" w:date="2013-10-07T01:10:00Z"/>
              </w:rPr>
              <w:pPrChange w:id="11110" w:author="Anees Shaikh" w:date="2013-10-07T01:11:00Z">
                <w:pPr>
                  <w:pStyle w:val="XML1"/>
                </w:pPr>
              </w:pPrChange>
            </w:pPr>
            <w:ins w:id="11111" w:author="Anees Shaikh" w:date="2013-10-07T01:10:00Z">
              <w:r>
                <w:t xml:space="preserve">                                &lt;xs:any minOccurs="0" maxOccurs="unbounded"</w:t>
              </w:r>
            </w:ins>
          </w:p>
          <w:p w14:paraId="10C176FC" w14:textId="77777777" w:rsidR="00874469" w:rsidRDefault="00874469" w:rsidP="00874469">
            <w:pPr>
              <w:pStyle w:val="XML1"/>
              <w:rPr>
                <w:ins w:id="11112" w:author="Anees Shaikh" w:date="2013-10-07T01:10:00Z"/>
              </w:rPr>
              <w:pPrChange w:id="11113" w:author="Anees Shaikh" w:date="2013-10-07T01:11:00Z">
                <w:pPr>
                  <w:pStyle w:val="XML1"/>
                </w:pPr>
              </w:pPrChange>
            </w:pPr>
            <w:ins w:id="11114" w:author="Anees Shaikh" w:date="2013-10-07T01:10:00Z">
              <w:r>
                <w:t xml:space="preserve">                                        namespace="##other" processContents="lax"/&gt;</w:t>
              </w:r>
            </w:ins>
          </w:p>
          <w:p w14:paraId="68FE5B9D" w14:textId="77777777" w:rsidR="00874469" w:rsidRDefault="00874469" w:rsidP="00874469">
            <w:pPr>
              <w:pStyle w:val="XML1"/>
              <w:rPr>
                <w:ins w:id="11115" w:author="Anees Shaikh" w:date="2013-10-07T01:10:00Z"/>
              </w:rPr>
              <w:pPrChange w:id="11116" w:author="Anees Shaikh" w:date="2013-10-07T01:11:00Z">
                <w:pPr>
                  <w:pStyle w:val="XML1"/>
                </w:pPr>
              </w:pPrChange>
            </w:pPr>
            <w:ins w:id="11117" w:author="Anees Shaikh" w:date="2013-10-07T01:10:00Z">
              <w:r>
                <w:t xml:space="preserve">                              &lt;/xs:sequence&gt;</w:t>
              </w:r>
            </w:ins>
          </w:p>
          <w:p w14:paraId="010D8D7A" w14:textId="77777777" w:rsidR="00874469" w:rsidRDefault="00874469" w:rsidP="00874469">
            <w:pPr>
              <w:pStyle w:val="XML1"/>
              <w:rPr>
                <w:ins w:id="11118" w:author="Anees Shaikh" w:date="2013-10-07T01:10:00Z"/>
              </w:rPr>
              <w:pPrChange w:id="11119" w:author="Anees Shaikh" w:date="2013-10-07T01:11:00Z">
                <w:pPr>
                  <w:pStyle w:val="XML1"/>
                </w:pPr>
              </w:pPrChange>
            </w:pPr>
            <w:ins w:id="11120" w:author="Anees Shaikh" w:date="2013-10-07T01:10:00Z">
              <w:r>
                <w:t xml:space="preserve">                            &lt;/xs:complexType&gt;</w:t>
              </w:r>
            </w:ins>
          </w:p>
          <w:p w14:paraId="7FF922F6" w14:textId="77777777" w:rsidR="00874469" w:rsidRDefault="00874469" w:rsidP="00874469">
            <w:pPr>
              <w:pStyle w:val="XML1"/>
              <w:rPr>
                <w:ins w:id="11121" w:author="Anees Shaikh" w:date="2013-10-07T01:10:00Z"/>
              </w:rPr>
              <w:pPrChange w:id="11122" w:author="Anees Shaikh" w:date="2013-10-07T01:11:00Z">
                <w:pPr>
                  <w:pStyle w:val="XML1"/>
                </w:pPr>
              </w:pPrChange>
            </w:pPr>
            <w:ins w:id="11123" w:author="Anees Shaikh" w:date="2013-10-07T01:10:00Z">
              <w:r>
                <w:t xml:space="preserve">                          &lt;/xs:element&gt;</w:t>
              </w:r>
            </w:ins>
          </w:p>
          <w:p w14:paraId="13BF2691" w14:textId="77777777" w:rsidR="00874469" w:rsidRDefault="00874469" w:rsidP="00874469">
            <w:pPr>
              <w:pStyle w:val="XML1"/>
              <w:rPr>
                <w:ins w:id="11124" w:author="Anees Shaikh" w:date="2013-10-07T01:10:00Z"/>
              </w:rPr>
              <w:pPrChange w:id="11125" w:author="Anees Shaikh" w:date="2013-10-07T01:11:00Z">
                <w:pPr>
                  <w:pStyle w:val="XML1"/>
                </w:pPr>
              </w:pPrChange>
            </w:pPr>
            <w:ins w:id="11126" w:author="Anees Shaikh" w:date="2013-10-07T01:10:00Z">
              <w:r>
                <w:t xml:space="preserve">                          &lt;xs:element name="advertised-peer" minOccurs="0"&gt;</w:t>
              </w:r>
            </w:ins>
          </w:p>
          <w:p w14:paraId="2737369C" w14:textId="77777777" w:rsidR="00874469" w:rsidRDefault="00874469" w:rsidP="00874469">
            <w:pPr>
              <w:pStyle w:val="XML1"/>
              <w:rPr>
                <w:ins w:id="11127" w:author="Anees Shaikh" w:date="2013-10-07T01:10:00Z"/>
              </w:rPr>
              <w:pPrChange w:id="11128" w:author="Anees Shaikh" w:date="2013-10-07T01:11:00Z">
                <w:pPr>
                  <w:pStyle w:val="XML1"/>
                </w:pPr>
              </w:pPrChange>
            </w:pPr>
            <w:ins w:id="11129" w:author="Anees Shaikh" w:date="2013-10-07T01:10:00Z">
              <w:r>
                <w:t xml:space="preserve">                            &lt;xs:annotation&gt;</w:t>
              </w:r>
            </w:ins>
          </w:p>
          <w:p w14:paraId="0C36BF6A" w14:textId="77777777" w:rsidR="00874469" w:rsidRDefault="00874469" w:rsidP="00874469">
            <w:pPr>
              <w:pStyle w:val="XML1"/>
              <w:rPr>
                <w:ins w:id="11130" w:author="Anees Shaikh" w:date="2013-10-07T01:10:00Z"/>
              </w:rPr>
              <w:pPrChange w:id="11131" w:author="Anees Shaikh" w:date="2013-10-07T01:11:00Z">
                <w:pPr>
                  <w:pStyle w:val="XML1"/>
                </w:pPr>
              </w:pPrChange>
            </w:pPr>
            <w:ins w:id="11132" w:author="Anees Shaikh" w:date="2013-10-07T01:10:00Z">
              <w:r>
                <w:t xml:space="preserve">                              &lt;xs:documentation&gt;</w:t>
              </w:r>
            </w:ins>
          </w:p>
          <w:p w14:paraId="2B59F696" w14:textId="77777777" w:rsidR="00874469" w:rsidRDefault="00874469" w:rsidP="00874469">
            <w:pPr>
              <w:pStyle w:val="XML1"/>
              <w:rPr>
                <w:ins w:id="11133" w:author="Anees Shaikh" w:date="2013-10-07T01:10:00Z"/>
              </w:rPr>
              <w:pPrChange w:id="11134" w:author="Anees Shaikh" w:date="2013-10-07T01:11:00Z">
                <w:pPr>
                  <w:pStyle w:val="XML1"/>
                </w:pPr>
              </w:pPrChange>
            </w:pPr>
            <w:ins w:id="11135" w:author="Anees Shaikh" w:date="2013-10-07T01:10:00Z">
              <w:r>
                <w:lastRenderedPageBreak/>
                <w:t xml:space="preserve">                                The features (rates, duplex, etc.) that are currently advertised by the</w:t>
              </w:r>
            </w:ins>
          </w:p>
          <w:p w14:paraId="3555B15C" w14:textId="77777777" w:rsidR="00874469" w:rsidRDefault="00874469" w:rsidP="00874469">
            <w:pPr>
              <w:pStyle w:val="XML1"/>
              <w:rPr>
                <w:ins w:id="11136" w:author="Anees Shaikh" w:date="2013-10-07T01:10:00Z"/>
              </w:rPr>
              <w:pPrChange w:id="11137" w:author="Anees Shaikh" w:date="2013-10-07T01:11:00Z">
                <w:pPr>
                  <w:pStyle w:val="XML1"/>
                </w:pPr>
              </w:pPrChange>
            </w:pPr>
            <w:ins w:id="11138" w:author="Anees Shaikh" w:date="2013-10-07T01:10:00Z">
              <w:r>
                <w:t xml:space="preserve">                                       peer port.</w:t>
              </w:r>
            </w:ins>
          </w:p>
          <w:p w14:paraId="3381DA3C" w14:textId="77777777" w:rsidR="00874469" w:rsidRDefault="00874469" w:rsidP="00874469">
            <w:pPr>
              <w:pStyle w:val="XML1"/>
              <w:rPr>
                <w:ins w:id="11139" w:author="Anees Shaikh" w:date="2013-10-07T01:10:00Z"/>
              </w:rPr>
              <w:pPrChange w:id="11140" w:author="Anees Shaikh" w:date="2013-10-07T01:11:00Z">
                <w:pPr>
                  <w:pStyle w:val="XML1"/>
                </w:pPr>
              </w:pPrChange>
            </w:pPr>
            <w:ins w:id="11141" w:author="Anees Shaikh" w:date="2013-10-07T01:10:00Z">
              <w:r>
                <w:t xml:space="preserve">                              &lt;/xs:documentation&gt;</w:t>
              </w:r>
            </w:ins>
          </w:p>
          <w:p w14:paraId="179DF209" w14:textId="77777777" w:rsidR="00874469" w:rsidRDefault="00874469" w:rsidP="00874469">
            <w:pPr>
              <w:pStyle w:val="XML1"/>
              <w:rPr>
                <w:ins w:id="11142" w:author="Anees Shaikh" w:date="2013-10-07T01:10:00Z"/>
              </w:rPr>
              <w:pPrChange w:id="11143" w:author="Anees Shaikh" w:date="2013-10-07T01:11:00Z">
                <w:pPr>
                  <w:pStyle w:val="XML1"/>
                </w:pPr>
              </w:pPrChange>
            </w:pPr>
            <w:ins w:id="11144" w:author="Anees Shaikh" w:date="2013-10-07T01:10:00Z">
              <w:r>
                <w:t xml:space="preserve">                            &lt;/xs:annotation&gt;</w:t>
              </w:r>
            </w:ins>
          </w:p>
          <w:p w14:paraId="215B0CA0" w14:textId="77777777" w:rsidR="00874469" w:rsidRDefault="00874469" w:rsidP="00874469">
            <w:pPr>
              <w:pStyle w:val="XML1"/>
              <w:rPr>
                <w:ins w:id="11145" w:author="Anees Shaikh" w:date="2013-10-07T01:10:00Z"/>
              </w:rPr>
              <w:pPrChange w:id="11146" w:author="Anees Shaikh" w:date="2013-10-07T01:11:00Z">
                <w:pPr>
                  <w:pStyle w:val="XML1"/>
                </w:pPr>
              </w:pPrChange>
            </w:pPr>
            <w:ins w:id="11147" w:author="Anees Shaikh" w:date="2013-10-07T01:10:00Z">
              <w:r>
                <w:t xml:space="preserve">                            &lt;xs:complexType&gt;</w:t>
              </w:r>
            </w:ins>
          </w:p>
          <w:p w14:paraId="3D00294C" w14:textId="77777777" w:rsidR="00874469" w:rsidRDefault="00874469" w:rsidP="00874469">
            <w:pPr>
              <w:pStyle w:val="XML1"/>
              <w:rPr>
                <w:ins w:id="11148" w:author="Anees Shaikh" w:date="2013-10-07T01:10:00Z"/>
              </w:rPr>
              <w:pPrChange w:id="11149" w:author="Anees Shaikh" w:date="2013-10-07T01:11:00Z">
                <w:pPr>
                  <w:pStyle w:val="XML1"/>
                </w:pPr>
              </w:pPrChange>
            </w:pPr>
            <w:ins w:id="11150" w:author="Anees Shaikh" w:date="2013-10-07T01:10:00Z">
              <w:r>
                <w:t xml:space="preserve">                              &lt;xs:sequence&gt;</w:t>
              </w:r>
            </w:ins>
          </w:p>
          <w:p w14:paraId="4A3D13E9" w14:textId="77777777" w:rsidR="00874469" w:rsidRDefault="00874469" w:rsidP="00874469">
            <w:pPr>
              <w:pStyle w:val="XML1"/>
              <w:rPr>
                <w:ins w:id="11151" w:author="Anees Shaikh" w:date="2013-10-07T01:10:00Z"/>
              </w:rPr>
              <w:pPrChange w:id="11152" w:author="Anees Shaikh" w:date="2013-10-07T01:11:00Z">
                <w:pPr>
                  <w:pStyle w:val="XML1"/>
                </w:pPr>
              </w:pPrChange>
            </w:pPr>
            <w:ins w:id="11153" w:author="Anees Shaikh" w:date="2013-10-07T01:10:00Z">
              <w:r>
                <w:t xml:space="preserve">                                &lt;xs:element name="rate" minOccurs="1" maxOccurs="unbounded"  type="OFPortRateType"&gt;</w:t>
              </w:r>
            </w:ins>
          </w:p>
          <w:p w14:paraId="2431C08A" w14:textId="77777777" w:rsidR="00874469" w:rsidRDefault="00874469" w:rsidP="00874469">
            <w:pPr>
              <w:pStyle w:val="XML1"/>
              <w:rPr>
                <w:ins w:id="11154" w:author="Anees Shaikh" w:date="2013-10-07T01:10:00Z"/>
              </w:rPr>
              <w:pPrChange w:id="11155" w:author="Anees Shaikh" w:date="2013-10-07T01:11:00Z">
                <w:pPr>
                  <w:pStyle w:val="XML1"/>
                </w:pPr>
              </w:pPrChange>
            </w:pPr>
            <w:ins w:id="11156" w:author="Anees Shaikh" w:date="2013-10-07T01:10:00Z">
              <w:r>
                <w:t xml:space="preserve">                                  &lt;xs:annotation&gt;</w:t>
              </w:r>
            </w:ins>
          </w:p>
          <w:p w14:paraId="23B44161" w14:textId="77777777" w:rsidR="00874469" w:rsidRDefault="00874469" w:rsidP="00874469">
            <w:pPr>
              <w:pStyle w:val="XML1"/>
              <w:rPr>
                <w:ins w:id="11157" w:author="Anees Shaikh" w:date="2013-10-07T01:10:00Z"/>
              </w:rPr>
              <w:pPrChange w:id="11158" w:author="Anees Shaikh" w:date="2013-10-07T01:11:00Z">
                <w:pPr>
                  <w:pStyle w:val="XML1"/>
                </w:pPr>
              </w:pPrChange>
            </w:pPr>
            <w:ins w:id="11159" w:author="Anees Shaikh" w:date="2013-10-07T01:10:00Z">
              <w:r>
                <w:t xml:space="preserve">                                    &lt;xs:documentation&gt;</w:t>
              </w:r>
            </w:ins>
          </w:p>
          <w:p w14:paraId="553CF882" w14:textId="77777777" w:rsidR="00874469" w:rsidRDefault="00874469" w:rsidP="00874469">
            <w:pPr>
              <w:pStyle w:val="XML1"/>
              <w:rPr>
                <w:ins w:id="11160" w:author="Anees Shaikh" w:date="2013-10-07T01:10:00Z"/>
              </w:rPr>
              <w:pPrChange w:id="11161" w:author="Anees Shaikh" w:date="2013-10-07T01:11:00Z">
                <w:pPr>
                  <w:pStyle w:val="XML1"/>
                </w:pPr>
              </w:pPrChange>
            </w:pPr>
            <w:ins w:id="11162" w:author="Anees Shaikh" w:date="2013-10-07T01:10:00Z">
              <w:r>
                <w:t xml:space="preserve">                                      The transmission rate that is supported or advertised. Multiple</w:t>
              </w:r>
            </w:ins>
          </w:p>
          <w:p w14:paraId="1F167E00" w14:textId="77777777" w:rsidR="00874469" w:rsidRDefault="00874469" w:rsidP="00874469">
            <w:pPr>
              <w:pStyle w:val="XML1"/>
              <w:rPr>
                <w:ins w:id="11163" w:author="Anees Shaikh" w:date="2013-10-07T01:10:00Z"/>
              </w:rPr>
              <w:pPrChange w:id="11164" w:author="Anees Shaikh" w:date="2013-10-07T01:11:00Z">
                <w:pPr>
                  <w:pStyle w:val="XML1"/>
                </w:pPr>
              </w:pPrChange>
            </w:pPr>
            <w:ins w:id="11165" w:author="Anees Shaikh" w:date="2013-10-07T01:10:00Z">
              <w:r>
                <w:t xml:space="preserve">                                             transmissions rates are allowed.</w:t>
              </w:r>
            </w:ins>
          </w:p>
          <w:p w14:paraId="3CEC999F" w14:textId="77777777" w:rsidR="00874469" w:rsidRDefault="00874469" w:rsidP="00874469">
            <w:pPr>
              <w:pStyle w:val="XML1"/>
              <w:rPr>
                <w:ins w:id="11166" w:author="Anees Shaikh" w:date="2013-10-07T01:10:00Z"/>
              </w:rPr>
              <w:pPrChange w:id="11167" w:author="Anees Shaikh" w:date="2013-10-07T01:11:00Z">
                <w:pPr>
                  <w:pStyle w:val="XML1"/>
                </w:pPr>
              </w:pPrChange>
            </w:pPr>
            <w:ins w:id="11168" w:author="Anees Shaikh" w:date="2013-10-07T01:10:00Z">
              <w:r>
                <w:t xml:space="preserve">                                    &lt;/xs:documentation&gt;</w:t>
              </w:r>
            </w:ins>
          </w:p>
          <w:p w14:paraId="5BCE3783" w14:textId="77777777" w:rsidR="00874469" w:rsidRDefault="00874469" w:rsidP="00874469">
            <w:pPr>
              <w:pStyle w:val="XML1"/>
              <w:rPr>
                <w:ins w:id="11169" w:author="Anees Shaikh" w:date="2013-10-07T01:10:00Z"/>
              </w:rPr>
              <w:pPrChange w:id="11170" w:author="Anees Shaikh" w:date="2013-10-07T01:11:00Z">
                <w:pPr>
                  <w:pStyle w:val="XML1"/>
                </w:pPr>
              </w:pPrChange>
            </w:pPr>
            <w:ins w:id="11171" w:author="Anees Shaikh" w:date="2013-10-07T01:10:00Z">
              <w:r>
                <w:t xml:space="preserve">                                  &lt;/xs:annotation&gt;</w:t>
              </w:r>
            </w:ins>
          </w:p>
          <w:p w14:paraId="113472C3" w14:textId="77777777" w:rsidR="00874469" w:rsidRDefault="00874469" w:rsidP="00874469">
            <w:pPr>
              <w:pStyle w:val="XML1"/>
              <w:rPr>
                <w:ins w:id="11172" w:author="Anees Shaikh" w:date="2013-10-07T01:10:00Z"/>
              </w:rPr>
              <w:pPrChange w:id="11173" w:author="Anees Shaikh" w:date="2013-10-07T01:11:00Z">
                <w:pPr>
                  <w:pStyle w:val="XML1"/>
                </w:pPr>
              </w:pPrChange>
            </w:pPr>
            <w:ins w:id="11174" w:author="Anees Shaikh" w:date="2013-10-07T01:10:00Z">
              <w:r>
                <w:t xml:space="preserve">                                &lt;/xs:element&gt;</w:t>
              </w:r>
            </w:ins>
          </w:p>
          <w:p w14:paraId="242351F9" w14:textId="77777777" w:rsidR="00874469" w:rsidRDefault="00874469" w:rsidP="00874469">
            <w:pPr>
              <w:pStyle w:val="XML1"/>
              <w:rPr>
                <w:ins w:id="11175" w:author="Anees Shaikh" w:date="2013-10-07T01:10:00Z"/>
              </w:rPr>
              <w:pPrChange w:id="11176" w:author="Anees Shaikh" w:date="2013-10-07T01:11:00Z">
                <w:pPr>
                  <w:pStyle w:val="XML1"/>
                </w:pPr>
              </w:pPrChange>
            </w:pPr>
            <w:ins w:id="11177" w:author="Anees Shaikh" w:date="2013-10-07T01:10:00Z">
              <w:r>
                <w:t xml:space="preserve">                                &lt;xs:element name="auto-negotiate" minOccurs="0"  type="xs:boolean"&gt;</w:t>
              </w:r>
            </w:ins>
          </w:p>
          <w:p w14:paraId="7A0C7A98" w14:textId="77777777" w:rsidR="00874469" w:rsidRDefault="00874469" w:rsidP="00874469">
            <w:pPr>
              <w:pStyle w:val="XML1"/>
              <w:rPr>
                <w:ins w:id="11178" w:author="Anees Shaikh" w:date="2013-10-07T01:10:00Z"/>
              </w:rPr>
              <w:pPrChange w:id="11179" w:author="Anees Shaikh" w:date="2013-10-07T01:11:00Z">
                <w:pPr>
                  <w:pStyle w:val="XML1"/>
                </w:pPr>
              </w:pPrChange>
            </w:pPr>
            <w:ins w:id="11180" w:author="Anees Shaikh" w:date="2013-10-07T01:10:00Z">
              <w:r>
                <w:t xml:space="preserve">                                  &lt;xs:annotation&gt;</w:t>
              </w:r>
            </w:ins>
          </w:p>
          <w:p w14:paraId="4BC821D0" w14:textId="77777777" w:rsidR="00874469" w:rsidRDefault="00874469" w:rsidP="00874469">
            <w:pPr>
              <w:pStyle w:val="XML1"/>
              <w:rPr>
                <w:ins w:id="11181" w:author="Anees Shaikh" w:date="2013-10-07T01:10:00Z"/>
              </w:rPr>
              <w:pPrChange w:id="11182" w:author="Anees Shaikh" w:date="2013-10-07T01:11:00Z">
                <w:pPr>
                  <w:pStyle w:val="XML1"/>
                </w:pPr>
              </w:pPrChange>
            </w:pPr>
            <w:ins w:id="11183" w:author="Anees Shaikh" w:date="2013-10-07T01:10:00Z">
              <w:r>
                <w:t xml:space="preserve">                                    &lt;xs:documentation&gt;</w:t>
              </w:r>
            </w:ins>
          </w:p>
          <w:p w14:paraId="57C6077F" w14:textId="77777777" w:rsidR="00874469" w:rsidRDefault="00874469" w:rsidP="00874469">
            <w:pPr>
              <w:pStyle w:val="XML1"/>
              <w:rPr>
                <w:ins w:id="11184" w:author="Anees Shaikh" w:date="2013-10-07T01:10:00Z"/>
              </w:rPr>
              <w:pPrChange w:id="11185" w:author="Anees Shaikh" w:date="2013-10-07T01:11:00Z">
                <w:pPr>
                  <w:pStyle w:val="XML1"/>
                </w:pPr>
              </w:pPrChange>
            </w:pPr>
            <w:ins w:id="11186" w:author="Anees Shaikh" w:date="2013-10-07T01:10:00Z">
              <w:r>
                <w:t xml:space="preserve">                                      Specifies if auto-negotiation of transmission parameters is enabled for</w:t>
              </w:r>
            </w:ins>
          </w:p>
          <w:p w14:paraId="631A724B" w14:textId="77777777" w:rsidR="00874469" w:rsidRDefault="00874469" w:rsidP="00874469">
            <w:pPr>
              <w:pStyle w:val="XML1"/>
              <w:rPr>
                <w:ins w:id="11187" w:author="Anees Shaikh" w:date="2013-10-07T01:10:00Z"/>
              </w:rPr>
              <w:pPrChange w:id="11188" w:author="Anees Shaikh" w:date="2013-10-07T01:11:00Z">
                <w:pPr>
                  <w:pStyle w:val="XML1"/>
                </w:pPr>
              </w:pPrChange>
            </w:pPr>
            <w:ins w:id="11189" w:author="Anees Shaikh" w:date="2013-10-07T01:10:00Z">
              <w:r>
                <w:t xml:space="preserve">                                             the port.</w:t>
              </w:r>
            </w:ins>
          </w:p>
          <w:p w14:paraId="089F9B50" w14:textId="77777777" w:rsidR="00874469" w:rsidRDefault="00874469" w:rsidP="00874469">
            <w:pPr>
              <w:pStyle w:val="XML1"/>
              <w:rPr>
                <w:ins w:id="11190" w:author="Anees Shaikh" w:date="2013-10-07T01:10:00Z"/>
              </w:rPr>
              <w:pPrChange w:id="11191" w:author="Anees Shaikh" w:date="2013-10-07T01:11:00Z">
                <w:pPr>
                  <w:pStyle w:val="XML1"/>
                </w:pPr>
              </w:pPrChange>
            </w:pPr>
            <w:ins w:id="11192" w:author="Anees Shaikh" w:date="2013-10-07T01:10:00Z">
              <w:r>
                <w:t xml:space="preserve">                                    &lt;/xs:documentation&gt;</w:t>
              </w:r>
            </w:ins>
          </w:p>
          <w:p w14:paraId="6E160D66" w14:textId="77777777" w:rsidR="00874469" w:rsidRDefault="00874469" w:rsidP="00874469">
            <w:pPr>
              <w:pStyle w:val="XML1"/>
              <w:rPr>
                <w:ins w:id="11193" w:author="Anees Shaikh" w:date="2013-10-07T01:10:00Z"/>
              </w:rPr>
              <w:pPrChange w:id="11194" w:author="Anees Shaikh" w:date="2013-10-07T01:11:00Z">
                <w:pPr>
                  <w:pStyle w:val="XML1"/>
                </w:pPr>
              </w:pPrChange>
            </w:pPr>
            <w:ins w:id="11195" w:author="Anees Shaikh" w:date="2013-10-07T01:10:00Z">
              <w:r>
                <w:t xml:space="preserve">                                  &lt;/xs:annotation&gt;</w:t>
              </w:r>
            </w:ins>
          </w:p>
          <w:p w14:paraId="5F0CEAE1" w14:textId="77777777" w:rsidR="00874469" w:rsidRDefault="00874469" w:rsidP="00874469">
            <w:pPr>
              <w:pStyle w:val="XML1"/>
              <w:rPr>
                <w:ins w:id="11196" w:author="Anees Shaikh" w:date="2013-10-07T01:10:00Z"/>
              </w:rPr>
              <w:pPrChange w:id="11197" w:author="Anees Shaikh" w:date="2013-10-07T01:11:00Z">
                <w:pPr>
                  <w:pStyle w:val="XML1"/>
                </w:pPr>
              </w:pPrChange>
            </w:pPr>
            <w:ins w:id="11198" w:author="Anees Shaikh" w:date="2013-10-07T01:10:00Z">
              <w:r>
                <w:t xml:space="preserve">                                &lt;/xs:element&gt;</w:t>
              </w:r>
            </w:ins>
          </w:p>
          <w:p w14:paraId="0D9B9814" w14:textId="77777777" w:rsidR="00874469" w:rsidRDefault="00874469" w:rsidP="00874469">
            <w:pPr>
              <w:pStyle w:val="XML1"/>
              <w:rPr>
                <w:ins w:id="11199" w:author="Anees Shaikh" w:date="2013-10-07T01:10:00Z"/>
              </w:rPr>
              <w:pPrChange w:id="11200" w:author="Anees Shaikh" w:date="2013-10-07T01:11:00Z">
                <w:pPr>
                  <w:pStyle w:val="XML1"/>
                </w:pPr>
              </w:pPrChange>
            </w:pPr>
            <w:ins w:id="11201" w:author="Anees Shaikh" w:date="2013-10-07T01:10:00Z">
              <w:r>
                <w:t xml:space="preserve">                                &lt;xs:element name="medium" minOccurs="1" maxOccurs="unbounded"&gt;</w:t>
              </w:r>
            </w:ins>
          </w:p>
          <w:p w14:paraId="2525DEAE" w14:textId="77777777" w:rsidR="00874469" w:rsidRDefault="00874469" w:rsidP="00874469">
            <w:pPr>
              <w:pStyle w:val="XML1"/>
              <w:rPr>
                <w:ins w:id="11202" w:author="Anees Shaikh" w:date="2013-10-07T01:10:00Z"/>
              </w:rPr>
              <w:pPrChange w:id="11203" w:author="Anees Shaikh" w:date="2013-10-07T01:11:00Z">
                <w:pPr>
                  <w:pStyle w:val="XML1"/>
                </w:pPr>
              </w:pPrChange>
            </w:pPr>
            <w:ins w:id="11204" w:author="Anees Shaikh" w:date="2013-10-07T01:10:00Z">
              <w:r>
                <w:t xml:space="preserve">                                  &lt;xs:annotation&gt;</w:t>
              </w:r>
            </w:ins>
          </w:p>
          <w:p w14:paraId="38DC8184" w14:textId="77777777" w:rsidR="00874469" w:rsidRDefault="00874469" w:rsidP="00874469">
            <w:pPr>
              <w:pStyle w:val="XML1"/>
              <w:rPr>
                <w:ins w:id="11205" w:author="Anees Shaikh" w:date="2013-10-07T01:10:00Z"/>
              </w:rPr>
              <w:pPrChange w:id="11206" w:author="Anees Shaikh" w:date="2013-10-07T01:11:00Z">
                <w:pPr>
                  <w:pStyle w:val="XML1"/>
                </w:pPr>
              </w:pPrChange>
            </w:pPr>
            <w:ins w:id="11207" w:author="Anees Shaikh" w:date="2013-10-07T01:10:00Z">
              <w:r>
                <w:t xml:space="preserve">                                    &lt;xs:documentation&gt;</w:t>
              </w:r>
            </w:ins>
          </w:p>
          <w:p w14:paraId="7E6189A7" w14:textId="77777777" w:rsidR="00874469" w:rsidRDefault="00874469" w:rsidP="00874469">
            <w:pPr>
              <w:pStyle w:val="XML1"/>
              <w:rPr>
                <w:ins w:id="11208" w:author="Anees Shaikh" w:date="2013-10-07T01:10:00Z"/>
              </w:rPr>
              <w:pPrChange w:id="11209" w:author="Anees Shaikh" w:date="2013-10-07T01:11:00Z">
                <w:pPr>
                  <w:pStyle w:val="XML1"/>
                </w:pPr>
              </w:pPrChange>
            </w:pPr>
            <w:ins w:id="11210" w:author="Anees Shaikh" w:date="2013-10-07T01:10:00Z">
              <w:r>
                <w:t xml:space="preserve">                                      The transmission medium used by the port. Multiple media are allowed.</w:t>
              </w:r>
            </w:ins>
          </w:p>
          <w:p w14:paraId="7EEAD0AA" w14:textId="77777777" w:rsidR="00874469" w:rsidRDefault="00874469" w:rsidP="00874469">
            <w:pPr>
              <w:pStyle w:val="XML1"/>
              <w:rPr>
                <w:ins w:id="11211" w:author="Anees Shaikh" w:date="2013-10-07T01:10:00Z"/>
              </w:rPr>
              <w:pPrChange w:id="11212" w:author="Anees Shaikh" w:date="2013-10-07T01:11:00Z">
                <w:pPr>
                  <w:pStyle w:val="XML1"/>
                </w:pPr>
              </w:pPrChange>
            </w:pPr>
            <w:ins w:id="11213" w:author="Anees Shaikh" w:date="2013-10-07T01:10:00Z">
              <w:r>
                <w:t xml:space="preserve">                                    &lt;/xs:documentation&gt;</w:t>
              </w:r>
            </w:ins>
          </w:p>
          <w:p w14:paraId="1153F37C" w14:textId="77777777" w:rsidR="00874469" w:rsidRDefault="00874469" w:rsidP="00874469">
            <w:pPr>
              <w:pStyle w:val="XML1"/>
              <w:rPr>
                <w:ins w:id="11214" w:author="Anees Shaikh" w:date="2013-10-07T01:10:00Z"/>
              </w:rPr>
              <w:pPrChange w:id="11215" w:author="Anees Shaikh" w:date="2013-10-07T01:11:00Z">
                <w:pPr>
                  <w:pStyle w:val="XML1"/>
                </w:pPr>
              </w:pPrChange>
            </w:pPr>
            <w:ins w:id="11216" w:author="Anees Shaikh" w:date="2013-10-07T01:10:00Z">
              <w:r>
                <w:t xml:space="preserve">                                  &lt;/xs:annotation&gt;</w:t>
              </w:r>
            </w:ins>
          </w:p>
          <w:p w14:paraId="5CB09AE9" w14:textId="77777777" w:rsidR="00874469" w:rsidRDefault="00874469" w:rsidP="00874469">
            <w:pPr>
              <w:pStyle w:val="XML1"/>
              <w:rPr>
                <w:ins w:id="11217" w:author="Anees Shaikh" w:date="2013-10-07T01:10:00Z"/>
              </w:rPr>
              <w:pPrChange w:id="11218" w:author="Anees Shaikh" w:date="2013-10-07T01:11:00Z">
                <w:pPr>
                  <w:pStyle w:val="XML1"/>
                </w:pPr>
              </w:pPrChange>
            </w:pPr>
            <w:ins w:id="11219" w:author="Anees Shaikh" w:date="2013-10-07T01:10:00Z">
              <w:r>
                <w:t xml:space="preserve">                                  &lt;xs:simpleType&gt;</w:t>
              </w:r>
            </w:ins>
          </w:p>
          <w:p w14:paraId="7E33C5B1" w14:textId="77777777" w:rsidR="00874469" w:rsidRDefault="00874469" w:rsidP="00874469">
            <w:pPr>
              <w:pStyle w:val="XML1"/>
              <w:rPr>
                <w:ins w:id="11220" w:author="Anees Shaikh" w:date="2013-10-07T01:10:00Z"/>
              </w:rPr>
              <w:pPrChange w:id="11221" w:author="Anees Shaikh" w:date="2013-10-07T01:11:00Z">
                <w:pPr>
                  <w:pStyle w:val="XML1"/>
                </w:pPr>
              </w:pPrChange>
            </w:pPr>
            <w:ins w:id="11222" w:author="Anees Shaikh" w:date="2013-10-07T01:10:00Z">
              <w:r>
                <w:t xml:space="preserve">                                    &lt;xs:restriction base="xs:string"&gt;</w:t>
              </w:r>
            </w:ins>
          </w:p>
          <w:p w14:paraId="23340A78" w14:textId="77777777" w:rsidR="00874469" w:rsidRDefault="00874469" w:rsidP="00874469">
            <w:pPr>
              <w:pStyle w:val="XML1"/>
              <w:rPr>
                <w:ins w:id="11223" w:author="Anees Shaikh" w:date="2013-10-07T01:10:00Z"/>
              </w:rPr>
              <w:pPrChange w:id="11224" w:author="Anees Shaikh" w:date="2013-10-07T01:11:00Z">
                <w:pPr>
                  <w:pStyle w:val="XML1"/>
                </w:pPr>
              </w:pPrChange>
            </w:pPr>
            <w:ins w:id="11225" w:author="Anees Shaikh" w:date="2013-10-07T01:10:00Z">
              <w:r>
                <w:t xml:space="preserve">                                      &lt;xs:enumeration value="copper"/&gt;</w:t>
              </w:r>
            </w:ins>
          </w:p>
          <w:p w14:paraId="1E82581D" w14:textId="77777777" w:rsidR="00874469" w:rsidRDefault="00874469" w:rsidP="00874469">
            <w:pPr>
              <w:pStyle w:val="XML1"/>
              <w:rPr>
                <w:ins w:id="11226" w:author="Anees Shaikh" w:date="2013-10-07T01:10:00Z"/>
              </w:rPr>
              <w:pPrChange w:id="11227" w:author="Anees Shaikh" w:date="2013-10-07T01:11:00Z">
                <w:pPr>
                  <w:pStyle w:val="XML1"/>
                </w:pPr>
              </w:pPrChange>
            </w:pPr>
            <w:ins w:id="11228" w:author="Anees Shaikh" w:date="2013-10-07T01:10:00Z">
              <w:r>
                <w:t xml:space="preserve">                                      &lt;xs:enumeration value="fiber"/&gt;</w:t>
              </w:r>
            </w:ins>
          </w:p>
          <w:p w14:paraId="097B250F" w14:textId="77777777" w:rsidR="00874469" w:rsidRDefault="00874469" w:rsidP="00874469">
            <w:pPr>
              <w:pStyle w:val="XML1"/>
              <w:rPr>
                <w:ins w:id="11229" w:author="Anees Shaikh" w:date="2013-10-07T01:10:00Z"/>
              </w:rPr>
              <w:pPrChange w:id="11230" w:author="Anees Shaikh" w:date="2013-10-07T01:11:00Z">
                <w:pPr>
                  <w:pStyle w:val="XML1"/>
                </w:pPr>
              </w:pPrChange>
            </w:pPr>
            <w:ins w:id="11231" w:author="Anees Shaikh" w:date="2013-10-07T01:10:00Z">
              <w:r>
                <w:t xml:space="preserve">                                    &lt;/xs:restriction&gt;</w:t>
              </w:r>
            </w:ins>
          </w:p>
          <w:p w14:paraId="54495FBA" w14:textId="77777777" w:rsidR="00874469" w:rsidRDefault="00874469" w:rsidP="00874469">
            <w:pPr>
              <w:pStyle w:val="XML1"/>
              <w:rPr>
                <w:ins w:id="11232" w:author="Anees Shaikh" w:date="2013-10-07T01:10:00Z"/>
              </w:rPr>
              <w:pPrChange w:id="11233" w:author="Anees Shaikh" w:date="2013-10-07T01:11:00Z">
                <w:pPr>
                  <w:pStyle w:val="XML1"/>
                </w:pPr>
              </w:pPrChange>
            </w:pPr>
            <w:ins w:id="11234" w:author="Anees Shaikh" w:date="2013-10-07T01:10:00Z">
              <w:r>
                <w:t xml:space="preserve">                                  &lt;/xs:simpleType&gt;</w:t>
              </w:r>
            </w:ins>
          </w:p>
          <w:p w14:paraId="1DEA5404" w14:textId="77777777" w:rsidR="00874469" w:rsidRDefault="00874469" w:rsidP="00874469">
            <w:pPr>
              <w:pStyle w:val="XML1"/>
              <w:rPr>
                <w:ins w:id="11235" w:author="Anees Shaikh" w:date="2013-10-07T01:10:00Z"/>
              </w:rPr>
              <w:pPrChange w:id="11236" w:author="Anees Shaikh" w:date="2013-10-07T01:11:00Z">
                <w:pPr>
                  <w:pStyle w:val="XML1"/>
                </w:pPr>
              </w:pPrChange>
            </w:pPr>
            <w:ins w:id="11237" w:author="Anees Shaikh" w:date="2013-10-07T01:10:00Z">
              <w:r>
                <w:t xml:space="preserve">                                &lt;/xs:element&gt;</w:t>
              </w:r>
            </w:ins>
          </w:p>
          <w:p w14:paraId="41A5D114" w14:textId="77777777" w:rsidR="00874469" w:rsidRDefault="00874469" w:rsidP="00874469">
            <w:pPr>
              <w:pStyle w:val="XML1"/>
              <w:rPr>
                <w:ins w:id="11238" w:author="Anees Shaikh" w:date="2013-10-07T01:10:00Z"/>
              </w:rPr>
              <w:pPrChange w:id="11239" w:author="Anees Shaikh" w:date="2013-10-07T01:11:00Z">
                <w:pPr>
                  <w:pStyle w:val="XML1"/>
                </w:pPr>
              </w:pPrChange>
            </w:pPr>
            <w:ins w:id="11240" w:author="Anees Shaikh" w:date="2013-10-07T01:10:00Z">
              <w:r>
                <w:t xml:space="preserve">                                &lt;xs:element name="pause"&gt;</w:t>
              </w:r>
            </w:ins>
          </w:p>
          <w:p w14:paraId="1152CBE1" w14:textId="77777777" w:rsidR="00874469" w:rsidRDefault="00874469" w:rsidP="00874469">
            <w:pPr>
              <w:pStyle w:val="XML1"/>
              <w:rPr>
                <w:ins w:id="11241" w:author="Anees Shaikh" w:date="2013-10-07T01:10:00Z"/>
              </w:rPr>
              <w:pPrChange w:id="11242" w:author="Anees Shaikh" w:date="2013-10-07T01:11:00Z">
                <w:pPr>
                  <w:pStyle w:val="XML1"/>
                </w:pPr>
              </w:pPrChange>
            </w:pPr>
            <w:ins w:id="11243" w:author="Anees Shaikh" w:date="2013-10-07T01:10:00Z">
              <w:r>
                <w:t xml:space="preserve">                                  &lt;xs:annotation&gt;</w:t>
              </w:r>
            </w:ins>
          </w:p>
          <w:p w14:paraId="30642186" w14:textId="77777777" w:rsidR="00874469" w:rsidRDefault="00874469" w:rsidP="00874469">
            <w:pPr>
              <w:pStyle w:val="XML1"/>
              <w:rPr>
                <w:ins w:id="11244" w:author="Anees Shaikh" w:date="2013-10-07T01:10:00Z"/>
              </w:rPr>
              <w:pPrChange w:id="11245" w:author="Anees Shaikh" w:date="2013-10-07T01:11:00Z">
                <w:pPr>
                  <w:pStyle w:val="XML1"/>
                </w:pPr>
              </w:pPrChange>
            </w:pPr>
            <w:ins w:id="11246" w:author="Anees Shaikh" w:date="2013-10-07T01:10:00Z">
              <w:r>
                <w:t xml:space="preserve">                                    &lt;xs:documentation&gt;</w:t>
              </w:r>
            </w:ins>
          </w:p>
          <w:p w14:paraId="0C66E0A8" w14:textId="77777777" w:rsidR="00874469" w:rsidRDefault="00874469" w:rsidP="00874469">
            <w:pPr>
              <w:pStyle w:val="XML1"/>
              <w:rPr>
                <w:ins w:id="11247" w:author="Anees Shaikh" w:date="2013-10-07T01:10:00Z"/>
              </w:rPr>
              <w:pPrChange w:id="11248" w:author="Anees Shaikh" w:date="2013-10-07T01:11:00Z">
                <w:pPr>
                  <w:pStyle w:val="XML1"/>
                </w:pPr>
              </w:pPrChange>
            </w:pPr>
            <w:ins w:id="11249" w:author="Anees Shaikh" w:date="2013-10-07T01:10:00Z">
              <w:r>
                <w:t xml:space="preserve">                                      Specifies if pausing of transmission is supported at all and if yes if</w:t>
              </w:r>
            </w:ins>
          </w:p>
          <w:p w14:paraId="61C551BD" w14:textId="77777777" w:rsidR="00874469" w:rsidRDefault="00874469" w:rsidP="00874469">
            <w:pPr>
              <w:pStyle w:val="XML1"/>
              <w:rPr>
                <w:ins w:id="11250" w:author="Anees Shaikh" w:date="2013-10-07T01:10:00Z"/>
              </w:rPr>
              <w:pPrChange w:id="11251" w:author="Anees Shaikh" w:date="2013-10-07T01:11:00Z">
                <w:pPr>
                  <w:pStyle w:val="XML1"/>
                </w:pPr>
              </w:pPrChange>
            </w:pPr>
            <w:ins w:id="11252" w:author="Anees Shaikh" w:date="2013-10-07T01:10:00Z">
              <w:r>
                <w:t xml:space="preserve">                                             it is asymmetric or symmetric.</w:t>
              </w:r>
            </w:ins>
          </w:p>
          <w:p w14:paraId="69DDAF27" w14:textId="77777777" w:rsidR="00874469" w:rsidRDefault="00874469" w:rsidP="00874469">
            <w:pPr>
              <w:pStyle w:val="XML1"/>
              <w:rPr>
                <w:ins w:id="11253" w:author="Anees Shaikh" w:date="2013-10-07T01:10:00Z"/>
              </w:rPr>
              <w:pPrChange w:id="11254" w:author="Anees Shaikh" w:date="2013-10-07T01:11:00Z">
                <w:pPr>
                  <w:pStyle w:val="XML1"/>
                </w:pPr>
              </w:pPrChange>
            </w:pPr>
            <w:ins w:id="11255" w:author="Anees Shaikh" w:date="2013-10-07T01:10:00Z">
              <w:r>
                <w:t xml:space="preserve">                                    &lt;/xs:documentation&gt;</w:t>
              </w:r>
            </w:ins>
          </w:p>
          <w:p w14:paraId="78954FCB" w14:textId="77777777" w:rsidR="00874469" w:rsidRDefault="00874469" w:rsidP="00874469">
            <w:pPr>
              <w:pStyle w:val="XML1"/>
              <w:rPr>
                <w:ins w:id="11256" w:author="Anees Shaikh" w:date="2013-10-07T01:10:00Z"/>
              </w:rPr>
              <w:pPrChange w:id="11257" w:author="Anees Shaikh" w:date="2013-10-07T01:11:00Z">
                <w:pPr>
                  <w:pStyle w:val="XML1"/>
                </w:pPr>
              </w:pPrChange>
            </w:pPr>
            <w:ins w:id="11258" w:author="Anees Shaikh" w:date="2013-10-07T01:10:00Z">
              <w:r>
                <w:t xml:space="preserve">                                  &lt;/xs:annotation&gt;</w:t>
              </w:r>
            </w:ins>
          </w:p>
          <w:p w14:paraId="13231CC7" w14:textId="77777777" w:rsidR="00874469" w:rsidRDefault="00874469" w:rsidP="00874469">
            <w:pPr>
              <w:pStyle w:val="XML1"/>
              <w:rPr>
                <w:ins w:id="11259" w:author="Anees Shaikh" w:date="2013-10-07T01:10:00Z"/>
              </w:rPr>
              <w:pPrChange w:id="11260" w:author="Anees Shaikh" w:date="2013-10-07T01:11:00Z">
                <w:pPr>
                  <w:pStyle w:val="XML1"/>
                </w:pPr>
              </w:pPrChange>
            </w:pPr>
            <w:ins w:id="11261" w:author="Anees Shaikh" w:date="2013-10-07T01:10:00Z">
              <w:r>
                <w:t xml:space="preserve">                                  &lt;xs:simpleType&gt;</w:t>
              </w:r>
            </w:ins>
          </w:p>
          <w:p w14:paraId="4513C5D9" w14:textId="77777777" w:rsidR="00874469" w:rsidRDefault="00874469" w:rsidP="00874469">
            <w:pPr>
              <w:pStyle w:val="XML1"/>
              <w:rPr>
                <w:ins w:id="11262" w:author="Anees Shaikh" w:date="2013-10-07T01:10:00Z"/>
              </w:rPr>
              <w:pPrChange w:id="11263" w:author="Anees Shaikh" w:date="2013-10-07T01:11:00Z">
                <w:pPr>
                  <w:pStyle w:val="XML1"/>
                </w:pPr>
              </w:pPrChange>
            </w:pPr>
            <w:ins w:id="11264" w:author="Anees Shaikh" w:date="2013-10-07T01:10:00Z">
              <w:r>
                <w:t xml:space="preserve">                                    &lt;xs:restriction base="xs:string"&gt;</w:t>
              </w:r>
            </w:ins>
          </w:p>
          <w:p w14:paraId="229A0195" w14:textId="77777777" w:rsidR="00874469" w:rsidRDefault="00874469" w:rsidP="00874469">
            <w:pPr>
              <w:pStyle w:val="XML1"/>
              <w:rPr>
                <w:ins w:id="11265" w:author="Anees Shaikh" w:date="2013-10-07T01:10:00Z"/>
              </w:rPr>
              <w:pPrChange w:id="11266" w:author="Anees Shaikh" w:date="2013-10-07T01:11:00Z">
                <w:pPr>
                  <w:pStyle w:val="XML1"/>
                </w:pPr>
              </w:pPrChange>
            </w:pPr>
            <w:ins w:id="11267" w:author="Anees Shaikh" w:date="2013-10-07T01:10:00Z">
              <w:r>
                <w:t xml:space="preserve">                                      &lt;xs:enumeration value="unsupported"/&gt;</w:t>
              </w:r>
            </w:ins>
          </w:p>
          <w:p w14:paraId="093B6C40" w14:textId="77777777" w:rsidR="00874469" w:rsidRDefault="00874469" w:rsidP="00874469">
            <w:pPr>
              <w:pStyle w:val="XML1"/>
              <w:rPr>
                <w:ins w:id="11268" w:author="Anees Shaikh" w:date="2013-10-07T01:10:00Z"/>
              </w:rPr>
              <w:pPrChange w:id="11269" w:author="Anees Shaikh" w:date="2013-10-07T01:11:00Z">
                <w:pPr>
                  <w:pStyle w:val="XML1"/>
                </w:pPr>
              </w:pPrChange>
            </w:pPr>
            <w:ins w:id="11270" w:author="Anees Shaikh" w:date="2013-10-07T01:10:00Z">
              <w:r>
                <w:t xml:space="preserve">                                      &lt;xs:enumeration value="symmetric"/&gt;</w:t>
              </w:r>
            </w:ins>
          </w:p>
          <w:p w14:paraId="47B492CA" w14:textId="77777777" w:rsidR="00874469" w:rsidRDefault="00874469" w:rsidP="00874469">
            <w:pPr>
              <w:pStyle w:val="XML1"/>
              <w:rPr>
                <w:ins w:id="11271" w:author="Anees Shaikh" w:date="2013-10-07T01:10:00Z"/>
              </w:rPr>
              <w:pPrChange w:id="11272" w:author="Anees Shaikh" w:date="2013-10-07T01:11:00Z">
                <w:pPr>
                  <w:pStyle w:val="XML1"/>
                </w:pPr>
              </w:pPrChange>
            </w:pPr>
            <w:ins w:id="11273" w:author="Anees Shaikh" w:date="2013-10-07T01:10:00Z">
              <w:r>
                <w:t xml:space="preserve">                                      &lt;xs:enumeration value="asymmetric"/&gt;</w:t>
              </w:r>
            </w:ins>
          </w:p>
          <w:p w14:paraId="75702A6B" w14:textId="77777777" w:rsidR="00874469" w:rsidRDefault="00874469" w:rsidP="00874469">
            <w:pPr>
              <w:pStyle w:val="XML1"/>
              <w:rPr>
                <w:ins w:id="11274" w:author="Anees Shaikh" w:date="2013-10-07T01:10:00Z"/>
              </w:rPr>
              <w:pPrChange w:id="11275" w:author="Anees Shaikh" w:date="2013-10-07T01:11:00Z">
                <w:pPr>
                  <w:pStyle w:val="XML1"/>
                </w:pPr>
              </w:pPrChange>
            </w:pPr>
            <w:ins w:id="11276" w:author="Anees Shaikh" w:date="2013-10-07T01:10:00Z">
              <w:r>
                <w:t xml:space="preserve">                                    &lt;/xs:restriction&gt;</w:t>
              </w:r>
            </w:ins>
          </w:p>
          <w:p w14:paraId="6B183F4F" w14:textId="77777777" w:rsidR="00874469" w:rsidRDefault="00874469" w:rsidP="00874469">
            <w:pPr>
              <w:pStyle w:val="XML1"/>
              <w:rPr>
                <w:ins w:id="11277" w:author="Anees Shaikh" w:date="2013-10-07T01:10:00Z"/>
              </w:rPr>
              <w:pPrChange w:id="11278" w:author="Anees Shaikh" w:date="2013-10-07T01:11:00Z">
                <w:pPr>
                  <w:pStyle w:val="XML1"/>
                </w:pPr>
              </w:pPrChange>
            </w:pPr>
            <w:ins w:id="11279" w:author="Anees Shaikh" w:date="2013-10-07T01:10:00Z">
              <w:r>
                <w:lastRenderedPageBreak/>
                <w:t xml:space="preserve">                                  &lt;/xs:simpleType&gt;</w:t>
              </w:r>
            </w:ins>
          </w:p>
          <w:p w14:paraId="1C419E08" w14:textId="77777777" w:rsidR="00874469" w:rsidRDefault="00874469" w:rsidP="00874469">
            <w:pPr>
              <w:pStyle w:val="XML1"/>
              <w:rPr>
                <w:ins w:id="11280" w:author="Anees Shaikh" w:date="2013-10-07T01:10:00Z"/>
              </w:rPr>
              <w:pPrChange w:id="11281" w:author="Anees Shaikh" w:date="2013-10-07T01:11:00Z">
                <w:pPr>
                  <w:pStyle w:val="XML1"/>
                </w:pPr>
              </w:pPrChange>
            </w:pPr>
            <w:ins w:id="11282" w:author="Anees Shaikh" w:date="2013-10-07T01:10:00Z">
              <w:r>
                <w:t xml:space="preserve">                                &lt;/xs:element&gt;</w:t>
              </w:r>
            </w:ins>
          </w:p>
          <w:p w14:paraId="1C5854C7" w14:textId="77777777" w:rsidR="00874469" w:rsidRDefault="00874469" w:rsidP="00874469">
            <w:pPr>
              <w:pStyle w:val="XML1"/>
              <w:rPr>
                <w:ins w:id="11283" w:author="Anees Shaikh" w:date="2013-10-07T01:10:00Z"/>
              </w:rPr>
              <w:pPrChange w:id="11284" w:author="Anees Shaikh" w:date="2013-10-07T01:11:00Z">
                <w:pPr>
                  <w:pStyle w:val="XML1"/>
                </w:pPr>
              </w:pPrChange>
            </w:pPr>
            <w:ins w:id="11285" w:author="Anees Shaikh" w:date="2013-10-07T01:10:00Z">
              <w:r>
                <w:t xml:space="preserve">                                &lt;xs:any minOccurs="0" maxOccurs="unbounded"</w:t>
              </w:r>
            </w:ins>
          </w:p>
          <w:p w14:paraId="03B90ECB" w14:textId="77777777" w:rsidR="00874469" w:rsidRDefault="00874469" w:rsidP="00874469">
            <w:pPr>
              <w:pStyle w:val="XML1"/>
              <w:rPr>
                <w:ins w:id="11286" w:author="Anees Shaikh" w:date="2013-10-07T01:10:00Z"/>
              </w:rPr>
              <w:pPrChange w:id="11287" w:author="Anees Shaikh" w:date="2013-10-07T01:11:00Z">
                <w:pPr>
                  <w:pStyle w:val="XML1"/>
                </w:pPr>
              </w:pPrChange>
            </w:pPr>
            <w:ins w:id="11288" w:author="Anees Shaikh" w:date="2013-10-07T01:10:00Z">
              <w:r>
                <w:t xml:space="preserve">                                        namespace="##other" processContents="lax"/&gt;</w:t>
              </w:r>
            </w:ins>
          </w:p>
          <w:p w14:paraId="6D793392" w14:textId="77777777" w:rsidR="00874469" w:rsidRDefault="00874469" w:rsidP="00874469">
            <w:pPr>
              <w:pStyle w:val="XML1"/>
              <w:rPr>
                <w:ins w:id="11289" w:author="Anees Shaikh" w:date="2013-10-07T01:10:00Z"/>
              </w:rPr>
              <w:pPrChange w:id="11290" w:author="Anees Shaikh" w:date="2013-10-07T01:11:00Z">
                <w:pPr>
                  <w:pStyle w:val="XML1"/>
                </w:pPr>
              </w:pPrChange>
            </w:pPr>
            <w:ins w:id="11291" w:author="Anees Shaikh" w:date="2013-10-07T01:10:00Z">
              <w:r>
                <w:t xml:space="preserve">                              &lt;/xs:sequence&gt;</w:t>
              </w:r>
            </w:ins>
          </w:p>
          <w:p w14:paraId="5DBC6039" w14:textId="77777777" w:rsidR="00874469" w:rsidRDefault="00874469" w:rsidP="00874469">
            <w:pPr>
              <w:pStyle w:val="XML1"/>
              <w:rPr>
                <w:ins w:id="11292" w:author="Anees Shaikh" w:date="2013-10-07T01:10:00Z"/>
              </w:rPr>
              <w:pPrChange w:id="11293" w:author="Anees Shaikh" w:date="2013-10-07T01:11:00Z">
                <w:pPr>
                  <w:pStyle w:val="XML1"/>
                </w:pPr>
              </w:pPrChange>
            </w:pPr>
            <w:ins w:id="11294" w:author="Anees Shaikh" w:date="2013-10-07T01:10:00Z">
              <w:r>
                <w:t xml:space="preserve">                            &lt;/xs:complexType&gt;</w:t>
              </w:r>
            </w:ins>
          </w:p>
          <w:p w14:paraId="1EC45209" w14:textId="77777777" w:rsidR="00874469" w:rsidRDefault="00874469" w:rsidP="00874469">
            <w:pPr>
              <w:pStyle w:val="XML1"/>
              <w:rPr>
                <w:ins w:id="11295" w:author="Anees Shaikh" w:date="2013-10-07T01:10:00Z"/>
              </w:rPr>
              <w:pPrChange w:id="11296" w:author="Anees Shaikh" w:date="2013-10-07T01:11:00Z">
                <w:pPr>
                  <w:pStyle w:val="XML1"/>
                </w:pPr>
              </w:pPrChange>
            </w:pPr>
            <w:ins w:id="11297" w:author="Anees Shaikh" w:date="2013-10-07T01:10:00Z">
              <w:r>
                <w:t xml:space="preserve">                          &lt;/xs:element&gt;</w:t>
              </w:r>
            </w:ins>
          </w:p>
          <w:p w14:paraId="6C8BE940" w14:textId="77777777" w:rsidR="00874469" w:rsidRDefault="00874469" w:rsidP="00874469">
            <w:pPr>
              <w:pStyle w:val="XML1"/>
              <w:rPr>
                <w:ins w:id="11298" w:author="Anees Shaikh" w:date="2013-10-07T01:10:00Z"/>
              </w:rPr>
              <w:pPrChange w:id="11299" w:author="Anees Shaikh" w:date="2013-10-07T01:11:00Z">
                <w:pPr>
                  <w:pStyle w:val="XML1"/>
                </w:pPr>
              </w:pPrChange>
            </w:pPr>
            <w:ins w:id="11300" w:author="Anees Shaikh" w:date="2013-10-07T01:10:00Z">
              <w:r>
                <w:t xml:space="preserve">                          &lt;xs:any minOccurs="0" maxOccurs="unbounded"</w:t>
              </w:r>
            </w:ins>
          </w:p>
          <w:p w14:paraId="4E802F1D" w14:textId="77777777" w:rsidR="00874469" w:rsidRDefault="00874469" w:rsidP="00874469">
            <w:pPr>
              <w:pStyle w:val="XML1"/>
              <w:rPr>
                <w:ins w:id="11301" w:author="Anees Shaikh" w:date="2013-10-07T01:10:00Z"/>
              </w:rPr>
              <w:pPrChange w:id="11302" w:author="Anees Shaikh" w:date="2013-10-07T01:11:00Z">
                <w:pPr>
                  <w:pStyle w:val="XML1"/>
                </w:pPr>
              </w:pPrChange>
            </w:pPr>
            <w:ins w:id="11303" w:author="Anees Shaikh" w:date="2013-10-07T01:10:00Z">
              <w:r>
                <w:t xml:space="preserve">                                  namespace="##other" processContents="lax"/&gt;</w:t>
              </w:r>
            </w:ins>
          </w:p>
          <w:p w14:paraId="269C56E9" w14:textId="77777777" w:rsidR="00874469" w:rsidRDefault="00874469" w:rsidP="00874469">
            <w:pPr>
              <w:pStyle w:val="XML1"/>
              <w:rPr>
                <w:ins w:id="11304" w:author="Anees Shaikh" w:date="2013-10-07T01:10:00Z"/>
              </w:rPr>
              <w:pPrChange w:id="11305" w:author="Anees Shaikh" w:date="2013-10-07T01:11:00Z">
                <w:pPr>
                  <w:pStyle w:val="XML1"/>
                </w:pPr>
              </w:pPrChange>
            </w:pPr>
            <w:ins w:id="11306" w:author="Anees Shaikh" w:date="2013-10-07T01:10:00Z">
              <w:r>
                <w:t xml:space="preserve">                        &lt;/xs:sequence&gt;</w:t>
              </w:r>
            </w:ins>
          </w:p>
          <w:p w14:paraId="56BEE749" w14:textId="77777777" w:rsidR="00874469" w:rsidRDefault="00874469" w:rsidP="00874469">
            <w:pPr>
              <w:pStyle w:val="XML1"/>
              <w:rPr>
                <w:ins w:id="11307" w:author="Anees Shaikh" w:date="2013-10-07T01:10:00Z"/>
              </w:rPr>
              <w:pPrChange w:id="11308" w:author="Anees Shaikh" w:date="2013-10-07T01:11:00Z">
                <w:pPr>
                  <w:pStyle w:val="XML1"/>
                </w:pPr>
              </w:pPrChange>
            </w:pPr>
            <w:ins w:id="11309" w:author="Anees Shaikh" w:date="2013-10-07T01:10:00Z">
              <w:r>
                <w:t xml:space="preserve">                      &lt;/xs:complexType&gt;</w:t>
              </w:r>
            </w:ins>
          </w:p>
          <w:p w14:paraId="74BBAFA9" w14:textId="77777777" w:rsidR="00874469" w:rsidRDefault="00874469" w:rsidP="00874469">
            <w:pPr>
              <w:pStyle w:val="XML1"/>
              <w:rPr>
                <w:ins w:id="11310" w:author="Anees Shaikh" w:date="2013-10-07T01:10:00Z"/>
              </w:rPr>
              <w:pPrChange w:id="11311" w:author="Anees Shaikh" w:date="2013-10-07T01:11:00Z">
                <w:pPr>
                  <w:pStyle w:val="XML1"/>
                </w:pPr>
              </w:pPrChange>
            </w:pPr>
            <w:ins w:id="11312" w:author="Anees Shaikh" w:date="2013-10-07T01:10:00Z">
              <w:r>
                <w:t xml:space="preserve">                    &lt;/xs:element&gt;</w:t>
              </w:r>
            </w:ins>
          </w:p>
          <w:p w14:paraId="5F4EE5EC" w14:textId="77777777" w:rsidR="00874469" w:rsidRDefault="00874469" w:rsidP="00874469">
            <w:pPr>
              <w:pStyle w:val="XML1"/>
              <w:rPr>
                <w:ins w:id="11313" w:author="Anees Shaikh" w:date="2013-10-07T01:10:00Z"/>
              </w:rPr>
              <w:pPrChange w:id="11314" w:author="Anees Shaikh" w:date="2013-10-07T01:11:00Z">
                <w:pPr>
                  <w:pStyle w:val="XML1"/>
                </w:pPr>
              </w:pPrChange>
            </w:pPr>
            <w:ins w:id="11315" w:author="Anees Shaikh" w:date="2013-10-07T01:10:00Z">
              <w:r>
                <w:t xml:space="preserve">                    &lt;xs:choice&gt;</w:t>
              </w:r>
            </w:ins>
          </w:p>
          <w:p w14:paraId="70D76E91" w14:textId="77777777" w:rsidR="00874469" w:rsidRDefault="00874469" w:rsidP="00874469">
            <w:pPr>
              <w:pStyle w:val="XML1"/>
              <w:rPr>
                <w:ins w:id="11316" w:author="Anees Shaikh" w:date="2013-10-07T01:10:00Z"/>
              </w:rPr>
              <w:pPrChange w:id="11317" w:author="Anees Shaikh" w:date="2013-10-07T01:11:00Z">
                <w:pPr>
                  <w:pStyle w:val="XML1"/>
                </w:pPr>
              </w:pPrChange>
            </w:pPr>
            <w:ins w:id="11318" w:author="Anees Shaikh" w:date="2013-10-07T01:10:00Z">
              <w:r>
                <w:t xml:space="preserve">                      &lt;xs:annotation&gt;</w:t>
              </w:r>
            </w:ins>
          </w:p>
          <w:p w14:paraId="13B996BB" w14:textId="77777777" w:rsidR="00874469" w:rsidRDefault="00874469" w:rsidP="00874469">
            <w:pPr>
              <w:pStyle w:val="XML1"/>
              <w:rPr>
                <w:ins w:id="11319" w:author="Anees Shaikh" w:date="2013-10-07T01:10:00Z"/>
              </w:rPr>
              <w:pPrChange w:id="11320" w:author="Anees Shaikh" w:date="2013-10-07T01:11:00Z">
                <w:pPr>
                  <w:pStyle w:val="XML1"/>
                </w:pPr>
              </w:pPrChange>
            </w:pPr>
            <w:ins w:id="11321" w:author="Anees Shaikh" w:date="2013-10-07T01:10:00Z">
              <w:r>
                <w:t xml:space="preserve">                        &lt;xs:documentation&gt;</w:t>
              </w:r>
            </w:ins>
          </w:p>
          <w:p w14:paraId="51D846B2" w14:textId="77777777" w:rsidR="00874469" w:rsidRDefault="00874469" w:rsidP="00874469">
            <w:pPr>
              <w:pStyle w:val="XML1"/>
              <w:rPr>
                <w:ins w:id="11322" w:author="Anees Shaikh" w:date="2013-10-07T01:10:00Z"/>
              </w:rPr>
              <w:pPrChange w:id="11323" w:author="Anees Shaikh" w:date="2013-10-07T01:11:00Z">
                <w:pPr>
                  <w:pStyle w:val="XML1"/>
                </w:pPr>
              </w:pPrChange>
            </w:pPr>
            <w:ins w:id="11324" w:author="Anees Shaikh" w:date="2013-10-07T01:10:00Z">
              <w:r>
                <w:t xml:space="preserve">                          Tunnels are modeled as logical ports.</w:t>
              </w:r>
            </w:ins>
          </w:p>
          <w:p w14:paraId="711CEE6E" w14:textId="77777777" w:rsidR="00874469" w:rsidRDefault="00874469" w:rsidP="00874469">
            <w:pPr>
              <w:pStyle w:val="XML1"/>
              <w:rPr>
                <w:ins w:id="11325" w:author="Anees Shaikh" w:date="2013-10-07T01:10:00Z"/>
              </w:rPr>
              <w:pPrChange w:id="11326" w:author="Anees Shaikh" w:date="2013-10-07T01:11:00Z">
                <w:pPr>
                  <w:pStyle w:val="XML1"/>
                </w:pPr>
              </w:pPrChange>
            </w:pPr>
            <w:ins w:id="11327" w:author="Anees Shaikh" w:date="2013-10-07T01:10:00Z">
              <w:r>
                <w:t xml:space="preserve">                        &lt;/xs:documentation&gt;</w:t>
              </w:r>
            </w:ins>
          </w:p>
          <w:p w14:paraId="7DF3F502" w14:textId="77777777" w:rsidR="00874469" w:rsidRDefault="00874469" w:rsidP="00874469">
            <w:pPr>
              <w:pStyle w:val="XML1"/>
              <w:rPr>
                <w:ins w:id="11328" w:author="Anees Shaikh" w:date="2013-10-07T01:10:00Z"/>
              </w:rPr>
              <w:pPrChange w:id="11329" w:author="Anees Shaikh" w:date="2013-10-07T01:11:00Z">
                <w:pPr>
                  <w:pStyle w:val="XML1"/>
                </w:pPr>
              </w:pPrChange>
            </w:pPr>
            <w:ins w:id="11330" w:author="Anees Shaikh" w:date="2013-10-07T01:10:00Z">
              <w:r>
                <w:t xml:space="preserve">                      &lt;/xs:annotation&gt;</w:t>
              </w:r>
            </w:ins>
          </w:p>
          <w:p w14:paraId="130B4218" w14:textId="77777777" w:rsidR="00874469" w:rsidRDefault="00874469" w:rsidP="00874469">
            <w:pPr>
              <w:pStyle w:val="XML1"/>
              <w:rPr>
                <w:ins w:id="11331" w:author="Anees Shaikh" w:date="2013-10-07T01:10:00Z"/>
              </w:rPr>
              <w:pPrChange w:id="11332" w:author="Anees Shaikh" w:date="2013-10-07T01:11:00Z">
                <w:pPr>
                  <w:pStyle w:val="XML1"/>
                </w:pPr>
              </w:pPrChange>
            </w:pPr>
          </w:p>
          <w:p w14:paraId="31F349A4" w14:textId="77777777" w:rsidR="00874469" w:rsidRDefault="00874469" w:rsidP="00874469">
            <w:pPr>
              <w:pStyle w:val="XML1"/>
              <w:rPr>
                <w:ins w:id="11333" w:author="Anees Shaikh" w:date="2013-10-07T01:10:00Z"/>
              </w:rPr>
              <w:pPrChange w:id="11334" w:author="Anees Shaikh" w:date="2013-10-07T01:11:00Z">
                <w:pPr>
                  <w:pStyle w:val="XML1"/>
                </w:pPr>
              </w:pPrChange>
            </w:pPr>
            <w:ins w:id="11335" w:author="Anees Shaikh" w:date="2013-10-07T01:10:00Z">
              <w:r>
                <w:t xml:space="preserve">                      &lt;xs:sequence&gt;</w:t>
              </w:r>
            </w:ins>
          </w:p>
          <w:p w14:paraId="5D5CF7E3" w14:textId="77777777" w:rsidR="00874469" w:rsidRDefault="00874469" w:rsidP="00874469">
            <w:pPr>
              <w:pStyle w:val="XML1"/>
              <w:rPr>
                <w:ins w:id="11336" w:author="Anees Shaikh" w:date="2013-10-07T01:10:00Z"/>
              </w:rPr>
              <w:pPrChange w:id="11337" w:author="Anees Shaikh" w:date="2013-10-07T01:11:00Z">
                <w:pPr>
                  <w:pStyle w:val="XML1"/>
                </w:pPr>
              </w:pPrChange>
            </w:pPr>
            <w:ins w:id="11338" w:author="Anees Shaikh" w:date="2013-10-07T01:10:00Z">
              <w:r>
                <w:t xml:space="preserve">                        &lt;xs:element name="tunnel" minOccurs="0"&gt;</w:t>
              </w:r>
            </w:ins>
          </w:p>
          <w:p w14:paraId="529E9B1A" w14:textId="77777777" w:rsidR="00874469" w:rsidRDefault="00874469" w:rsidP="00874469">
            <w:pPr>
              <w:pStyle w:val="XML1"/>
              <w:rPr>
                <w:ins w:id="11339" w:author="Anees Shaikh" w:date="2013-10-07T01:10:00Z"/>
              </w:rPr>
              <w:pPrChange w:id="11340" w:author="Anees Shaikh" w:date="2013-10-07T01:11:00Z">
                <w:pPr>
                  <w:pStyle w:val="XML1"/>
                </w:pPr>
              </w:pPrChange>
            </w:pPr>
            <w:ins w:id="11341" w:author="Anees Shaikh" w:date="2013-10-07T01:10:00Z">
              <w:r>
                <w:t xml:space="preserve">                          &lt;xs:annotation&gt;</w:t>
              </w:r>
            </w:ins>
          </w:p>
          <w:p w14:paraId="29B113E8" w14:textId="77777777" w:rsidR="00874469" w:rsidRDefault="00874469" w:rsidP="00874469">
            <w:pPr>
              <w:pStyle w:val="XML1"/>
              <w:rPr>
                <w:ins w:id="11342" w:author="Anees Shaikh" w:date="2013-10-07T01:10:00Z"/>
              </w:rPr>
              <w:pPrChange w:id="11343" w:author="Anees Shaikh" w:date="2013-10-07T01:11:00Z">
                <w:pPr>
                  <w:pStyle w:val="XML1"/>
                </w:pPr>
              </w:pPrChange>
            </w:pPr>
            <w:ins w:id="11344" w:author="Anees Shaikh" w:date="2013-10-07T01:10:00Z">
              <w:r>
                <w:t xml:space="preserve">                            &lt;xs:documentation&gt;</w:t>
              </w:r>
            </w:ins>
          </w:p>
          <w:p w14:paraId="09556E7F" w14:textId="77777777" w:rsidR="00874469" w:rsidRDefault="00874469" w:rsidP="00874469">
            <w:pPr>
              <w:pStyle w:val="XML1"/>
              <w:rPr>
                <w:ins w:id="11345" w:author="Anees Shaikh" w:date="2013-10-07T01:10:00Z"/>
              </w:rPr>
              <w:pPrChange w:id="11346" w:author="Anees Shaikh" w:date="2013-10-07T01:11:00Z">
                <w:pPr>
                  <w:pStyle w:val="XML1"/>
                </w:pPr>
              </w:pPrChange>
            </w:pPr>
            <w:ins w:id="11347" w:author="Anees Shaikh" w:date="2013-10-07T01:10:00Z">
              <w:r>
                <w:t xml:space="preserve">                              Properties of a basic IP-in-GRE tunnel.</w:t>
              </w:r>
            </w:ins>
          </w:p>
          <w:p w14:paraId="2D7CAEFE" w14:textId="77777777" w:rsidR="00874469" w:rsidRDefault="00874469" w:rsidP="00874469">
            <w:pPr>
              <w:pStyle w:val="XML1"/>
              <w:rPr>
                <w:ins w:id="11348" w:author="Anees Shaikh" w:date="2013-10-07T01:10:00Z"/>
              </w:rPr>
              <w:pPrChange w:id="11349" w:author="Anees Shaikh" w:date="2013-10-07T01:11:00Z">
                <w:pPr>
                  <w:pStyle w:val="XML1"/>
                </w:pPr>
              </w:pPrChange>
            </w:pPr>
            <w:ins w:id="11350" w:author="Anees Shaikh" w:date="2013-10-07T01:10:00Z">
              <w:r>
                <w:t xml:space="preserve">                            &lt;/xs:documentation&gt;</w:t>
              </w:r>
            </w:ins>
          </w:p>
          <w:p w14:paraId="23520A3C" w14:textId="77777777" w:rsidR="00874469" w:rsidRDefault="00874469" w:rsidP="00874469">
            <w:pPr>
              <w:pStyle w:val="XML1"/>
              <w:rPr>
                <w:ins w:id="11351" w:author="Anees Shaikh" w:date="2013-10-07T01:10:00Z"/>
              </w:rPr>
              <w:pPrChange w:id="11352" w:author="Anees Shaikh" w:date="2013-10-07T01:11:00Z">
                <w:pPr>
                  <w:pStyle w:val="XML1"/>
                </w:pPr>
              </w:pPrChange>
            </w:pPr>
            <w:ins w:id="11353" w:author="Anees Shaikh" w:date="2013-10-07T01:10:00Z">
              <w:r>
                <w:t xml:space="preserve">                          &lt;/xs:annotation&gt;</w:t>
              </w:r>
            </w:ins>
          </w:p>
          <w:p w14:paraId="1D5F6FF9" w14:textId="77777777" w:rsidR="00874469" w:rsidRDefault="00874469" w:rsidP="00874469">
            <w:pPr>
              <w:pStyle w:val="XML1"/>
              <w:rPr>
                <w:ins w:id="11354" w:author="Anees Shaikh" w:date="2013-10-07T01:10:00Z"/>
              </w:rPr>
              <w:pPrChange w:id="11355" w:author="Anees Shaikh" w:date="2013-10-07T01:11:00Z">
                <w:pPr>
                  <w:pStyle w:val="XML1"/>
                </w:pPr>
              </w:pPrChange>
            </w:pPr>
            <w:ins w:id="11356" w:author="Anees Shaikh" w:date="2013-10-07T01:10:00Z">
              <w:r>
                <w:t xml:space="preserve">                          &lt;xs:complexType&gt;</w:t>
              </w:r>
            </w:ins>
          </w:p>
          <w:p w14:paraId="71576491" w14:textId="77777777" w:rsidR="00874469" w:rsidRDefault="00874469" w:rsidP="00874469">
            <w:pPr>
              <w:pStyle w:val="XML1"/>
              <w:rPr>
                <w:ins w:id="11357" w:author="Anees Shaikh" w:date="2013-10-07T01:10:00Z"/>
              </w:rPr>
              <w:pPrChange w:id="11358" w:author="Anees Shaikh" w:date="2013-10-07T01:11:00Z">
                <w:pPr>
                  <w:pStyle w:val="XML1"/>
                </w:pPr>
              </w:pPrChange>
            </w:pPr>
            <w:ins w:id="11359" w:author="Anees Shaikh" w:date="2013-10-07T01:10:00Z">
              <w:r>
                <w:t xml:space="preserve">                            &lt;xs:sequence&gt;</w:t>
              </w:r>
            </w:ins>
          </w:p>
          <w:p w14:paraId="40BA08F6" w14:textId="77777777" w:rsidR="00874469" w:rsidRDefault="00874469" w:rsidP="00874469">
            <w:pPr>
              <w:pStyle w:val="XML1"/>
              <w:rPr>
                <w:ins w:id="11360" w:author="Anees Shaikh" w:date="2013-10-07T01:10:00Z"/>
              </w:rPr>
              <w:pPrChange w:id="11361" w:author="Anees Shaikh" w:date="2013-10-07T01:11:00Z">
                <w:pPr>
                  <w:pStyle w:val="XML1"/>
                </w:pPr>
              </w:pPrChange>
            </w:pPr>
            <w:ins w:id="11362" w:author="Anees Shaikh" w:date="2013-10-07T01:10:00Z">
              <w:r>
                <w:t xml:space="preserve">                              &lt;xs:choice&gt;</w:t>
              </w:r>
            </w:ins>
          </w:p>
          <w:p w14:paraId="3BF689A1" w14:textId="77777777" w:rsidR="00874469" w:rsidRDefault="00874469" w:rsidP="00874469">
            <w:pPr>
              <w:pStyle w:val="XML1"/>
              <w:rPr>
                <w:ins w:id="11363" w:author="Anees Shaikh" w:date="2013-10-07T01:10:00Z"/>
              </w:rPr>
              <w:pPrChange w:id="11364" w:author="Anees Shaikh" w:date="2013-10-07T01:11:00Z">
                <w:pPr>
                  <w:pStyle w:val="XML1"/>
                </w:pPr>
              </w:pPrChange>
            </w:pPr>
            <w:ins w:id="11365" w:author="Anees Shaikh" w:date="2013-10-07T01:10:00Z">
              <w:r>
                <w:t xml:space="preserve">                                &lt;xs:sequence&gt;</w:t>
              </w:r>
            </w:ins>
          </w:p>
          <w:p w14:paraId="7C0AAB2B" w14:textId="77777777" w:rsidR="00874469" w:rsidRDefault="00874469" w:rsidP="00874469">
            <w:pPr>
              <w:pStyle w:val="XML1"/>
              <w:rPr>
                <w:ins w:id="11366" w:author="Anees Shaikh" w:date="2013-10-07T01:10:00Z"/>
              </w:rPr>
              <w:pPrChange w:id="11367" w:author="Anees Shaikh" w:date="2013-10-07T01:11:00Z">
                <w:pPr>
                  <w:pStyle w:val="XML1"/>
                </w:pPr>
              </w:pPrChange>
            </w:pPr>
            <w:ins w:id="11368" w:author="Anees Shaikh" w:date="2013-10-07T01:10:00Z">
              <w:r>
                <w:t xml:space="preserve">                                  &lt;xs:element name="local-endpoint-ipv4-adress" minOccurs="0"  type="inet:ipv4-address"&gt;</w:t>
              </w:r>
            </w:ins>
          </w:p>
          <w:p w14:paraId="40558DFA" w14:textId="77777777" w:rsidR="00874469" w:rsidRDefault="00874469" w:rsidP="00874469">
            <w:pPr>
              <w:pStyle w:val="XML1"/>
              <w:rPr>
                <w:ins w:id="11369" w:author="Anees Shaikh" w:date="2013-10-07T01:10:00Z"/>
              </w:rPr>
              <w:pPrChange w:id="11370" w:author="Anees Shaikh" w:date="2013-10-07T01:11:00Z">
                <w:pPr>
                  <w:pStyle w:val="XML1"/>
                </w:pPr>
              </w:pPrChange>
            </w:pPr>
            <w:ins w:id="11371" w:author="Anees Shaikh" w:date="2013-10-07T01:10:00Z">
              <w:r>
                <w:t xml:space="preserve">                                    &lt;xs:annotation&gt;</w:t>
              </w:r>
            </w:ins>
          </w:p>
          <w:p w14:paraId="2D348551" w14:textId="77777777" w:rsidR="00874469" w:rsidRDefault="00874469" w:rsidP="00874469">
            <w:pPr>
              <w:pStyle w:val="XML1"/>
              <w:rPr>
                <w:ins w:id="11372" w:author="Anees Shaikh" w:date="2013-10-07T01:10:00Z"/>
              </w:rPr>
              <w:pPrChange w:id="11373" w:author="Anees Shaikh" w:date="2013-10-07T01:11:00Z">
                <w:pPr>
                  <w:pStyle w:val="XML1"/>
                </w:pPr>
              </w:pPrChange>
            </w:pPr>
            <w:ins w:id="11374" w:author="Anees Shaikh" w:date="2013-10-07T01:10:00Z">
              <w:r>
                <w:t xml:space="preserve">                                      &lt;xs:documentation&gt;</w:t>
              </w:r>
            </w:ins>
          </w:p>
          <w:p w14:paraId="52EB3191" w14:textId="77777777" w:rsidR="00874469" w:rsidRDefault="00874469" w:rsidP="00874469">
            <w:pPr>
              <w:pStyle w:val="XML1"/>
              <w:rPr>
                <w:ins w:id="11375" w:author="Anees Shaikh" w:date="2013-10-07T01:10:00Z"/>
              </w:rPr>
              <w:pPrChange w:id="11376" w:author="Anees Shaikh" w:date="2013-10-07T01:11:00Z">
                <w:pPr>
                  <w:pStyle w:val="XML1"/>
                </w:pPr>
              </w:pPrChange>
            </w:pPr>
            <w:ins w:id="11377" w:author="Anees Shaikh" w:date="2013-10-07T01:10:00Z">
              <w:r>
                <w:t xml:space="preserve">                                        The IPv4 address of the local tunnel endpoint.</w:t>
              </w:r>
            </w:ins>
          </w:p>
          <w:p w14:paraId="23D969E9" w14:textId="77777777" w:rsidR="00874469" w:rsidRDefault="00874469" w:rsidP="00874469">
            <w:pPr>
              <w:pStyle w:val="XML1"/>
              <w:rPr>
                <w:ins w:id="11378" w:author="Anees Shaikh" w:date="2013-10-07T01:10:00Z"/>
              </w:rPr>
              <w:pPrChange w:id="11379" w:author="Anees Shaikh" w:date="2013-10-07T01:11:00Z">
                <w:pPr>
                  <w:pStyle w:val="XML1"/>
                </w:pPr>
              </w:pPrChange>
            </w:pPr>
            <w:ins w:id="11380" w:author="Anees Shaikh" w:date="2013-10-07T01:10:00Z">
              <w:r>
                <w:t xml:space="preserve">                                      &lt;/xs:documentation&gt;</w:t>
              </w:r>
            </w:ins>
          </w:p>
          <w:p w14:paraId="66C0C823" w14:textId="77777777" w:rsidR="00874469" w:rsidRDefault="00874469" w:rsidP="00874469">
            <w:pPr>
              <w:pStyle w:val="XML1"/>
              <w:rPr>
                <w:ins w:id="11381" w:author="Anees Shaikh" w:date="2013-10-07T01:10:00Z"/>
              </w:rPr>
              <w:pPrChange w:id="11382" w:author="Anees Shaikh" w:date="2013-10-07T01:11:00Z">
                <w:pPr>
                  <w:pStyle w:val="XML1"/>
                </w:pPr>
              </w:pPrChange>
            </w:pPr>
            <w:ins w:id="11383" w:author="Anees Shaikh" w:date="2013-10-07T01:10:00Z">
              <w:r>
                <w:t xml:space="preserve">                                    &lt;/xs:annotation&gt;</w:t>
              </w:r>
            </w:ins>
          </w:p>
          <w:p w14:paraId="0CCAE546" w14:textId="77777777" w:rsidR="00874469" w:rsidRDefault="00874469" w:rsidP="00874469">
            <w:pPr>
              <w:pStyle w:val="XML1"/>
              <w:rPr>
                <w:ins w:id="11384" w:author="Anees Shaikh" w:date="2013-10-07T01:10:00Z"/>
              </w:rPr>
              <w:pPrChange w:id="11385" w:author="Anees Shaikh" w:date="2013-10-07T01:11:00Z">
                <w:pPr>
                  <w:pStyle w:val="XML1"/>
                </w:pPr>
              </w:pPrChange>
            </w:pPr>
            <w:ins w:id="11386" w:author="Anees Shaikh" w:date="2013-10-07T01:10:00Z">
              <w:r>
                <w:t xml:space="preserve">                                  &lt;/xs:element&gt;</w:t>
              </w:r>
            </w:ins>
          </w:p>
          <w:p w14:paraId="5ECA59E3" w14:textId="77777777" w:rsidR="00874469" w:rsidRDefault="00874469" w:rsidP="00874469">
            <w:pPr>
              <w:pStyle w:val="XML1"/>
              <w:rPr>
                <w:ins w:id="11387" w:author="Anees Shaikh" w:date="2013-10-07T01:10:00Z"/>
              </w:rPr>
              <w:pPrChange w:id="11388" w:author="Anees Shaikh" w:date="2013-10-07T01:11:00Z">
                <w:pPr>
                  <w:pStyle w:val="XML1"/>
                </w:pPr>
              </w:pPrChange>
            </w:pPr>
            <w:ins w:id="11389" w:author="Anees Shaikh" w:date="2013-10-07T01:10:00Z">
              <w:r>
                <w:t xml:space="preserve">                                  &lt;xs:element name="remote-endpoint-ipv4-adress" minOccurs="0"  type="inet:ipv4-address"&gt;</w:t>
              </w:r>
            </w:ins>
          </w:p>
          <w:p w14:paraId="13E740CB" w14:textId="77777777" w:rsidR="00874469" w:rsidRDefault="00874469" w:rsidP="00874469">
            <w:pPr>
              <w:pStyle w:val="XML1"/>
              <w:rPr>
                <w:ins w:id="11390" w:author="Anees Shaikh" w:date="2013-10-07T01:10:00Z"/>
              </w:rPr>
              <w:pPrChange w:id="11391" w:author="Anees Shaikh" w:date="2013-10-07T01:11:00Z">
                <w:pPr>
                  <w:pStyle w:val="XML1"/>
                </w:pPr>
              </w:pPrChange>
            </w:pPr>
            <w:ins w:id="11392" w:author="Anees Shaikh" w:date="2013-10-07T01:10:00Z">
              <w:r>
                <w:t xml:space="preserve">                                    &lt;xs:annotation&gt;</w:t>
              </w:r>
            </w:ins>
          </w:p>
          <w:p w14:paraId="29AD71BB" w14:textId="77777777" w:rsidR="00874469" w:rsidRDefault="00874469" w:rsidP="00874469">
            <w:pPr>
              <w:pStyle w:val="XML1"/>
              <w:rPr>
                <w:ins w:id="11393" w:author="Anees Shaikh" w:date="2013-10-07T01:10:00Z"/>
              </w:rPr>
              <w:pPrChange w:id="11394" w:author="Anees Shaikh" w:date="2013-10-07T01:11:00Z">
                <w:pPr>
                  <w:pStyle w:val="XML1"/>
                </w:pPr>
              </w:pPrChange>
            </w:pPr>
            <w:ins w:id="11395" w:author="Anees Shaikh" w:date="2013-10-07T01:10:00Z">
              <w:r>
                <w:t xml:space="preserve">                                      &lt;xs:documentation&gt;</w:t>
              </w:r>
            </w:ins>
          </w:p>
          <w:p w14:paraId="7DF0DF6F" w14:textId="77777777" w:rsidR="00874469" w:rsidRDefault="00874469" w:rsidP="00874469">
            <w:pPr>
              <w:pStyle w:val="XML1"/>
              <w:rPr>
                <w:ins w:id="11396" w:author="Anees Shaikh" w:date="2013-10-07T01:10:00Z"/>
              </w:rPr>
              <w:pPrChange w:id="11397" w:author="Anees Shaikh" w:date="2013-10-07T01:11:00Z">
                <w:pPr>
                  <w:pStyle w:val="XML1"/>
                </w:pPr>
              </w:pPrChange>
            </w:pPr>
            <w:ins w:id="11398" w:author="Anees Shaikh" w:date="2013-10-07T01:10:00Z">
              <w:r>
                <w:t xml:space="preserve">                                        The IPv4 address of the remote tunnel endpoint.</w:t>
              </w:r>
            </w:ins>
          </w:p>
          <w:p w14:paraId="1CB890A0" w14:textId="77777777" w:rsidR="00874469" w:rsidRDefault="00874469" w:rsidP="00874469">
            <w:pPr>
              <w:pStyle w:val="XML1"/>
              <w:rPr>
                <w:ins w:id="11399" w:author="Anees Shaikh" w:date="2013-10-07T01:10:00Z"/>
              </w:rPr>
              <w:pPrChange w:id="11400" w:author="Anees Shaikh" w:date="2013-10-07T01:11:00Z">
                <w:pPr>
                  <w:pStyle w:val="XML1"/>
                </w:pPr>
              </w:pPrChange>
            </w:pPr>
            <w:ins w:id="11401" w:author="Anees Shaikh" w:date="2013-10-07T01:10:00Z">
              <w:r>
                <w:t xml:space="preserve">                                      &lt;/xs:documentation&gt;</w:t>
              </w:r>
            </w:ins>
          </w:p>
          <w:p w14:paraId="6F9101CB" w14:textId="77777777" w:rsidR="00874469" w:rsidRDefault="00874469" w:rsidP="00874469">
            <w:pPr>
              <w:pStyle w:val="XML1"/>
              <w:rPr>
                <w:ins w:id="11402" w:author="Anees Shaikh" w:date="2013-10-07T01:10:00Z"/>
              </w:rPr>
              <w:pPrChange w:id="11403" w:author="Anees Shaikh" w:date="2013-10-07T01:11:00Z">
                <w:pPr>
                  <w:pStyle w:val="XML1"/>
                </w:pPr>
              </w:pPrChange>
            </w:pPr>
            <w:ins w:id="11404" w:author="Anees Shaikh" w:date="2013-10-07T01:10:00Z">
              <w:r>
                <w:t xml:space="preserve">                                    &lt;/xs:annotation&gt;</w:t>
              </w:r>
            </w:ins>
          </w:p>
          <w:p w14:paraId="28FEC760" w14:textId="77777777" w:rsidR="00874469" w:rsidRDefault="00874469" w:rsidP="00874469">
            <w:pPr>
              <w:pStyle w:val="XML1"/>
              <w:rPr>
                <w:ins w:id="11405" w:author="Anees Shaikh" w:date="2013-10-07T01:10:00Z"/>
              </w:rPr>
              <w:pPrChange w:id="11406" w:author="Anees Shaikh" w:date="2013-10-07T01:11:00Z">
                <w:pPr>
                  <w:pStyle w:val="XML1"/>
                </w:pPr>
              </w:pPrChange>
            </w:pPr>
            <w:ins w:id="11407" w:author="Anees Shaikh" w:date="2013-10-07T01:10:00Z">
              <w:r>
                <w:t xml:space="preserve">                                  &lt;/xs:element&gt;</w:t>
              </w:r>
            </w:ins>
          </w:p>
          <w:p w14:paraId="513386D0" w14:textId="77777777" w:rsidR="00874469" w:rsidRDefault="00874469" w:rsidP="00874469">
            <w:pPr>
              <w:pStyle w:val="XML1"/>
              <w:rPr>
                <w:ins w:id="11408" w:author="Anees Shaikh" w:date="2013-10-07T01:10:00Z"/>
              </w:rPr>
              <w:pPrChange w:id="11409" w:author="Anees Shaikh" w:date="2013-10-07T01:11:00Z">
                <w:pPr>
                  <w:pStyle w:val="XML1"/>
                </w:pPr>
              </w:pPrChange>
            </w:pPr>
            <w:ins w:id="11410" w:author="Anees Shaikh" w:date="2013-10-07T01:10:00Z">
              <w:r>
                <w:t xml:space="preserve">                                  &lt;xs:any minOccurs="0" maxOccurs="unbounded"</w:t>
              </w:r>
            </w:ins>
          </w:p>
          <w:p w14:paraId="40C7CAB4" w14:textId="77777777" w:rsidR="00874469" w:rsidRDefault="00874469" w:rsidP="00874469">
            <w:pPr>
              <w:pStyle w:val="XML1"/>
              <w:rPr>
                <w:ins w:id="11411" w:author="Anees Shaikh" w:date="2013-10-07T01:10:00Z"/>
              </w:rPr>
              <w:pPrChange w:id="11412" w:author="Anees Shaikh" w:date="2013-10-07T01:11:00Z">
                <w:pPr>
                  <w:pStyle w:val="XML1"/>
                </w:pPr>
              </w:pPrChange>
            </w:pPr>
            <w:ins w:id="11413" w:author="Anees Shaikh" w:date="2013-10-07T01:10:00Z">
              <w:r>
                <w:t xml:space="preserve">                                          namespace="##other" processContents="lax"/&gt;</w:t>
              </w:r>
            </w:ins>
          </w:p>
          <w:p w14:paraId="4BB83FDE" w14:textId="77777777" w:rsidR="00874469" w:rsidRDefault="00874469" w:rsidP="00874469">
            <w:pPr>
              <w:pStyle w:val="XML1"/>
              <w:rPr>
                <w:ins w:id="11414" w:author="Anees Shaikh" w:date="2013-10-07T01:10:00Z"/>
              </w:rPr>
              <w:pPrChange w:id="11415" w:author="Anees Shaikh" w:date="2013-10-07T01:11:00Z">
                <w:pPr>
                  <w:pStyle w:val="XML1"/>
                </w:pPr>
              </w:pPrChange>
            </w:pPr>
            <w:ins w:id="11416" w:author="Anees Shaikh" w:date="2013-10-07T01:10:00Z">
              <w:r>
                <w:t xml:space="preserve">                                &lt;/xs:sequence&gt;</w:t>
              </w:r>
            </w:ins>
          </w:p>
          <w:p w14:paraId="767717BD" w14:textId="77777777" w:rsidR="00874469" w:rsidRDefault="00874469" w:rsidP="00874469">
            <w:pPr>
              <w:pStyle w:val="XML1"/>
              <w:rPr>
                <w:ins w:id="11417" w:author="Anees Shaikh" w:date="2013-10-07T01:10:00Z"/>
              </w:rPr>
              <w:pPrChange w:id="11418" w:author="Anees Shaikh" w:date="2013-10-07T01:11:00Z">
                <w:pPr>
                  <w:pStyle w:val="XML1"/>
                </w:pPr>
              </w:pPrChange>
            </w:pPr>
            <w:ins w:id="11419" w:author="Anees Shaikh" w:date="2013-10-07T01:10:00Z">
              <w:r>
                <w:t xml:space="preserve">                                &lt;xs:sequence&gt;</w:t>
              </w:r>
            </w:ins>
          </w:p>
          <w:p w14:paraId="51D6A3AC" w14:textId="77777777" w:rsidR="00874469" w:rsidRDefault="00874469" w:rsidP="00874469">
            <w:pPr>
              <w:pStyle w:val="XML1"/>
              <w:rPr>
                <w:ins w:id="11420" w:author="Anees Shaikh" w:date="2013-10-07T01:10:00Z"/>
              </w:rPr>
              <w:pPrChange w:id="11421" w:author="Anees Shaikh" w:date="2013-10-07T01:11:00Z">
                <w:pPr>
                  <w:pStyle w:val="XML1"/>
                </w:pPr>
              </w:pPrChange>
            </w:pPr>
            <w:ins w:id="11422" w:author="Anees Shaikh" w:date="2013-10-07T01:10:00Z">
              <w:r>
                <w:t xml:space="preserve">                                  &lt;xs:element name="local-endpoint-ipv6-adress" minOccurs="0"  type="inet:ipv6-address"&gt;</w:t>
              </w:r>
            </w:ins>
          </w:p>
          <w:p w14:paraId="3251DA9F" w14:textId="77777777" w:rsidR="00874469" w:rsidRDefault="00874469" w:rsidP="00874469">
            <w:pPr>
              <w:pStyle w:val="XML1"/>
              <w:rPr>
                <w:ins w:id="11423" w:author="Anees Shaikh" w:date="2013-10-07T01:10:00Z"/>
              </w:rPr>
              <w:pPrChange w:id="11424" w:author="Anees Shaikh" w:date="2013-10-07T01:11:00Z">
                <w:pPr>
                  <w:pStyle w:val="XML1"/>
                </w:pPr>
              </w:pPrChange>
            </w:pPr>
            <w:ins w:id="11425" w:author="Anees Shaikh" w:date="2013-10-07T01:10:00Z">
              <w:r>
                <w:lastRenderedPageBreak/>
                <w:t xml:space="preserve">                                    &lt;xs:annotation&gt;</w:t>
              </w:r>
            </w:ins>
          </w:p>
          <w:p w14:paraId="093CD723" w14:textId="77777777" w:rsidR="00874469" w:rsidRDefault="00874469" w:rsidP="00874469">
            <w:pPr>
              <w:pStyle w:val="XML1"/>
              <w:rPr>
                <w:ins w:id="11426" w:author="Anees Shaikh" w:date="2013-10-07T01:10:00Z"/>
              </w:rPr>
              <w:pPrChange w:id="11427" w:author="Anees Shaikh" w:date="2013-10-07T01:11:00Z">
                <w:pPr>
                  <w:pStyle w:val="XML1"/>
                </w:pPr>
              </w:pPrChange>
            </w:pPr>
            <w:ins w:id="11428" w:author="Anees Shaikh" w:date="2013-10-07T01:10:00Z">
              <w:r>
                <w:t xml:space="preserve">                                      &lt;xs:documentation&gt;</w:t>
              </w:r>
            </w:ins>
          </w:p>
          <w:p w14:paraId="7E16173A" w14:textId="77777777" w:rsidR="00874469" w:rsidRDefault="00874469" w:rsidP="00874469">
            <w:pPr>
              <w:pStyle w:val="XML1"/>
              <w:rPr>
                <w:ins w:id="11429" w:author="Anees Shaikh" w:date="2013-10-07T01:10:00Z"/>
              </w:rPr>
              <w:pPrChange w:id="11430" w:author="Anees Shaikh" w:date="2013-10-07T01:11:00Z">
                <w:pPr>
                  <w:pStyle w:val="XML1"/>
                </w:pPr>
              </w:pPrChange>
            </w:pPr>
            <w:ins w:id="11431" w:author="Anees Shaikh" w:date="2013-10-07T01:10:00Z">
              <w:r>
                <w:t xml:space="preserve">                                        The IPv6 address of the local tunnel endpoint.</w:t>
              </w:r>
            </w:ins>
          </w:p>
          <w:p w14:paraId="30861125" w14:textId="77777777" w:rsidR="00874469" w:rsidRDefault="00874469" w:rsidP="00874469">
            <w:pPr>
              <w:pStyle w:val="XML1"/>
              <w:rPr>
                <w:ins w:id="11432" w:author="Anees Shaikh" w:date="2013-10-07T01:10:00Z"/>
              </w:rPr>
              <w:pPrChange w:id="11433" w:author="Anees Shaikh" w:date="2013-10-07T01:11:00Z">
                <w:pPr>
                  <w:pStyle w:val="XML1"/>
                </w:pPr>
              </w:pPrChange>
            </w:pPr>
            <w:ins w:id="11434" w:author="Anees Shaikh" w:date="2013-10-07T01:10:00Z">
              <w:r>
                <w:t xml:space="preserve">                                      &lt;/xs:documentation&gt;</w:t>
              </w:r>
            </w:ins>
          </w:p>
          <w:p w14:paraId="224C82B3" w14:textId="77777777" w:rsidR="00874469" w:rsidRDefault="00874469" w:rsidP="00874469">
            <w:pPr>
              <w:pStyle w:val="XML1"/>
              <w:rPr>
                <w:ins w:id="11435" w:author="Anees Shaikh" w:date="2013-10-07T01:10:00Z"/>
              </w:rPr>
              <w:pPrChange w:id="11436" w:author="Anees Shaikh" w:date="2013-10-07T01:11:00Z">
                <w:pPr>
                  <w:pStyle w:val="XML1"/>
                </w:pPr>
              </w:pPrChange>
            </w:pPr>
            <w:ins w:id="11437" w:author="Anees Shaikh" w:date="2013-10-07T01:10:00Z">
              <w:r>
                <w:t xml:space="preserve">                                    &lt;/xs:annotation&gt;</w:t>
              </w:r>
            </w:ins>
          </w:p>
          <w:p w14:paraId="6C3EC0BA" w14:textId="77777777" w:rsidR="00874469" w:rsidRDefault="00874469" w:rsidP="00874469">
            <w:pPr>
              <w:pStyle w:val="XML1"/>
              <w:rPr>
                <w:ins w:id="11438" w:author="Anees Shaikh" w:date="2013-10-07T01:10:00Z"/>
              </w:rPr>
              <w:pPrChange w:id="11439" w:author="Anees Shaikh" w:date="2013-10-07T01:11:00Z">
                <w:pPr>
                  <w:pStyle w:val="XML1"/>
                </w:pPr>
              </w:pPrChange>
            </w:pPr>
            <w:ins w:id="11440" w:author="Anees Shaikh" w:date="2013-10-07T01:10:00Z">
              <w:r>
                <w:t xml:space="preserve">                                  &lt;/xs:element&gt;</w:t>
              </w:r>
            </w:ins>
          </w:p>
          <w:p w14:paraId="3E748626" w14:textId="77777777" w:rsidR="00874469" w:rsidRDefault="00874469" w:rsidP="00874469">
            <w:pPr>
              <w:pStyle w:val="XML1"/>
              <w:rPr>
                <w:ins w:id="11441" w:author="Anees Shaikh" w:date="2013-10-07T01:10:00Z"/>
              </w:rPr>
              <w:pPrChange w:id="11442" w:author="Anees Shaikh" w:date="2013-10-07T01:11:00Z">
                <w:pPr>
                  <w:pStyle w:val="XML1"/>
                </w:pPr>
              </w:pPrChange>
            </w:pPr>
            <w:ins w:id="11443" w:author="Anees Shaikh" w:date="2013-10-07T01:10:00Z">
              <w:r>
                <w:t xml:space="preserve">                                  &lt;xs:element name="remote-endpoint-ipv6-adress" minOccurs="0"  type="inet:ipv6-address"&gt;</w:t>
              </w:r>
            </w:ins>
          </w:p>
          <w:p w14:paraId="174B2CE9" w14:textId="77777777" w:rsidR="00874469" w:rsidRDefault="00874469" w:rsidP="00874469">
            <w:pPr>
              <w:pStyle w:val="XML1"/>
              <w:rPr>
                <w:ins w:id="11444" w:author="Anees Shaikh" w:date="2013-10-07T01:10:00Z"/>
              </w:rPr>
              <w:pPrChange w:id="11445" w:author="Anees Shaikh" w:date="2013-10-07T01:11:00Z">
                <w:pPr>
                  <w:pStyle w:val="XML1"/>
                </w:pPr>
              </w:pPrChange>
            </w:pPr>
            <w:ins w:id="11446" w:author="Anees Shaikh" w:date="2013-10-07T01:10:00Z">
              <w:r>
                <w:t xml:space="preserve">                                    &lt;xs:annotation&gt;</w:t>
              </w:r>
            </w:ins>
          </w:p>
          <w:p w14:paraId="3A069699" w14:textId="77777777" w:rsidR="00874469" w:rsidRDefault="00874469" w:rsidP="00874469">
            <w:pPr>
              <w:pStyle w:val="XML1"/>
              <w:rPr>
                <w:ins w:id="11447" w:author="Anees Shaikh" w:date="2013-10-07T01:10:00Z"/>
              </w:rPr>
              <w:pPrChange w:id="11448" w:author="Anees Shaikh" w:date="2013-10-07T01:11:00Z">
                <w:pPr>
                  <w:pStyle w:val="XML1"/>
                </w:pPr>
              </w:pPrChange>
            </w:pPr>
            <w:ins w:id="11449" w:author="Anees Shaikh" w:date="2013-10-07T01:10:00Z">
              <w:r>
                <w:t xml:space="preserve">                                      &lt;xs:documentation&gt;</w:t>
              </w:r>
            </w:ins>
          </w:p>
          <w:p w14:paraId="29CC4F03" w14:textId="77777777" w:rsidR="00874469" w:rsidRDefault="00874469" w:rsidP="00874469">
            <w:pPr>
              <w:pStyle w:val="XML1"/>
              <w:rPr>
                <w:ins w:id="11450" w:author="Anees Shaikh" w:date="2013-10-07T01:10:00Z"/>
              </w:rPr>
              <w:pPrChange w:id="11451" w:author="Anees Shaikh" w:date="2013-10-07T01:11:00Z">
                <w:pPr>
                  <w:pStyle w:val="XML1"/>
                </w:pPr>
              </w:pPrChange>
            </w:pPr>
            <w:ins w:id="11452" w:author="Anees Shaikh" w:date="2013-10-07T01:10:00Z">
              <w:r>
                <w:t xml:space="preserve">                                        The IPv6 address of the remote tunnel endpoint.</w:t>
              </w:r>
            </w:ins>
          </w:p>
          <w:p w14:paraId="1E00015B" w14:textId="77777777" w:rsidR="00874469" w:rsidRDefault="00874469" w:rsidP="00874469">
            <w:pPr>
              <w:pStyle w:val="XML1"/>
              <w:rPr>
                <w:ins w:id="11453" w:author="Anees Shaikh" w:date="2013-10-07T01:10:00Z"/>
              </w:rPr>
              <w:pPrChange w:id="11454" w:author="Anees Shaikh" w:date="2013-10-07T01:11:00Z">
                <w:pPr>
                  <w:pStyle w:val="XML1"/>
                </w:pPr>
              </w:pPrChange>
            </w:pPr>
            <w:ins w:id="11455" w:author="Anees Shaikh" w:date="2013-10-07T01:10:00Z">
              <w:r>
                <w:t xml:space="preserve">                                      &lt;/xs:documentation&gt;</w:t>
              </w:r>
            </w:ins>
          </w:p>
          <w:p w14:paraId="0140BCAE" w14:textId="77777777" w:rsidR="00874469" w:rsidRDefault="00874469" w:rsidP="00874469">
            <w:pPr>
              <w:pStyle w:val="XML1"/>
              <w:rPr>
                <w:ins w:id="11456" w:author="Anees Shaikh" w:date="2013-10-07T01:10:00Z"/>
              </w:rPr>
              <w:pPrChange w:id="11457" w:author="Anees Shaikh" w:date="2013-10-07T01:11:00Z">
                <w:pPr>
                  <w:pStyle w:val="XML1"/>
                </w:pPr>
              </w:pPrChange>
            </w:pPr>
            <w:ins w:id="11458" w:author="Anees Shaikh" w:date="2013-10-07T01:10:00Z">
              <w:r>
                <w:t xml:space="preserve">                                    &lt;/xs:annotation&gt;</w:t>
              </w:r>
            </w:ins>
          </w:p>
          <w:p w14:paraId="2B9310AA" w14:textId="77777777" w:rsidR="00874469" w:rsidRDefault="00874469" w:rsidP="00874469">
            <w:pPr>
              <w:pStyle w:val="XML1"/>
              <w:rPr>
                <w:ins w:id="11459" w:author="Anees Shaikh" w:date="2013-10-07T01:10:00Z"/>
              </w:rPr>
              <w:pPrChange w:id="11460" w:author="Anees Shaikh" w:date="2013-10-07T01:11:00Z">
                <w:pPr>
                  <w:pStyle w:val="XML1"/>
                </w:pPr>
              </w:pPrChange>
            </w:pPr>
            <w:ins w:id="11461" w:author="Anees Shaikh" w:date="2013-10-07T01:10:00Z">
              <w:r>
                <w:t xml:space="preserve">                                  &lt;/xs:element&gt;</w:t>
              </w:r>
            </w:ins>
          </w:p>
          <w:p w14:paraId="43F31F1A" w14:textId="77777777" w:rsidR="00874469" w:rsidRDefault="00874469" w:rsidP="00874469">
            <w:pPr>
              <w:pStyle w:val="XML1"/>
              <w:rPr>
                <w:ins w:id="11462" w:author="Anees Shaikh" w:date="2013-10-07T01:10:00Z"/>
              </w:rPr>
              <w:pPrChange w:id="11463" w:author="Anees Shaikh" w:date="2013-10-07T01:11:00Z">
                <w:pPr>
                  <w:pStyle w:val="XML1"/>
                </w:pPr>
              </w:pPrChange>
            </w:pPr>
            <w:ins w:id="11464" w:author="Anees Shaikh" w:date="2013-10-07T01:10:00Z">
              <w:r>
                <w:t xml:space="preserve">                                  &lt;xs:any minOccurs="0" maxOccurs="unbounded"</w:t>
              </w:r>
            </w:ins>
          </w:p>
          <w:p w14:paraId="60FD0983" w14:textId="77777777" w:rsidR="00874469" w:rsidRDefault="00874469" w:rsidP="00874469">
            <w:pPr>
              <w:pStyle w:val="XML1"/>
              <w:rPr>
                <w:ins w:id="11465" w:author="Anees Shaikh" w:date="2013-10-07T01:10:00Z"/>
              </w:rPr>
              <w:pPrChange w:id="11466" w:author="Anees Shaikh" w:date="2013-10-07T01:11:00Z">
                <w:pPr>
                  <w:pStyle w:val="XML1"/>
                </w:pPr>
              </w:pPrChange>
            </w:pPr>
            <w:ins w:id="11467" w:author="Anees Shaikh" w:date="2013-10-07T01:10:00Z">
              <w:r>
                <w:t xml:space="preserve">                                          namespace="##other" processContents="lax"/&gt;</w:t>
              </w:r>
            </w:ins>
          </w:p>
          <w:p w14:paraId="6662DFAC" w14:textId="77777777" w:rsidR="00874469" w:rsidRDefault="00874469" w:rsidP="00874469">
            <w:pPr>
              <w:pStyle w:val="XML1"/>
              <w:rPr>
                <w:ins w:id="11468" w:author="Anees Shaikh" w:date="2013-10-07T01:10:00Z"/>
              </w:rPr>
              <w:pPrChange w:id="11469" w:author="Anees Shaikh" w:date="2013-10-07T01:11:00Z">
                <w:pPr>
                  <w:pStyle w:val="XML1"/>
                </w:pPr>
              </w:pPrChange>
            </w:pPr>
            <w:ins w:id="11470" w:author="Anees Shaikh" w:date="2013-10-07T01:10:00Z">
              <w:r>
                <w:t xml:space="preserve">                                &lt;/xs:sequence&gt;</w:t>
              </w:r>
            </w:ins>
          </w:p>
          <w:p w14:paraId="7A2BB7B3" w14:textId="77777777" w:rsidR="00874469" w:rsidRDefault="00874469" w:rsidP="00874469">
            <w:pPr>
              <w:pStyle w:val="XML1"/>
              <w:rPr>
                <w:ins w:id="11471" w:author="Anees Shaikh" w:date="2013-10-07T01:10:00Z"/>
              </w:rPr>
              <w:pPrChange w:id="11472" w:author="Anees Shaikh" w:date="2013-10-07T01:11:00Z">
                <w:pPr>
                  <w:pStyle w:val="XML1"/>
                </w:pPr>
              </w:pPrChange>
            </w:pPr>
            <w:ins w:id="11473" w:author="Anees Shaikh" w:date="2013-10-07T01:10:00Z">
              <w:r>
                <w:t xml:space="preserve">                                &lt;xs:sequence&gt;</w:t>
              </w:r>
            </w:ins>
          </w:p>
          <w:p w14:paraId="7A3355A5" w14:textId="77777777" w:rsidR="00874469" w:rsidRDefault="00874469" w:rsidP="00874469">
            <w:pPr>
              <w:pStyle w:val="XML1"/>
              <w:rPr>
                <w:ins w:id="11474" w:author="Anees Shaikh" w:date="2013-10-07T01:10:00Z"/>
              </w:rPr>
              <w:pPrChange w:id="11475" w:author="Anees Shaikh" w:date="2013-10-07T01:11:00Z">
                <w:pPr>
                  <w:pStyle w:val="XML1"/>
                </w:pPr>
              </w:pPrChange>
            </w:pPr>
            <w:ins w:id="11476" w:author="Anees Shaikh" w:date="2013-10-07T01:10:00Z">
              <w:r>
                <w:t xml:space="preserve">                                  &lt;xs:element name="local-endpoint-mac-adress" minOccurs="0"  type="yang:mac-address"&gt;</w:t>
              </w:r>
            </w:ins>
          </w:p>
          <w:p w14:paraId="1E699274" w14:textId="77777777" w:rsidR="00874469" w:rsidRDefault="00874469" w:rsidP="00874469">
            <w:pPr>
              <w:pStyle w:val="XML1"/>
              <w:rPr>
                <w:ins w:id="11477" w:author="Anees Shaikh" w:date="2013-10-07T01:10:00Z"/>
              </w:rPr>
              <w:pPrChange w:id="11478" w:author="Anees Shaikh" w:date="2013-10-07T01:11:00Z">
                <w:pPr>
                  <w:pStyle w:val="XML1"/>
                </w:pPr>
              </w:pPrChange>
            </w:pPr>
            <w:ins w:id="11479" w:author="Anees Shaikh" w:date="2013-10-07T01:10:00Z">
              <w:r>
                <w:t xml:space="preserve">                                    &lt;xs:annotation&gt;</w:t>
              </w:r>
            </w:ins>
          </w:p>
          <w:p w14:paraId="53243B30" w14:textId="77777777" w:rsidR="00874469" w:rsidRDefault="00874469" w:rsidP="00874469">
            <w:pPr>
              <w:pStyle w:val="XML1"/>
              <w:rPr>
                <w:ins w:id="11480" w:author="Anees Shaikh" w:date="2013-10-07T01:10:00Z"/>
              </w:rPr>
              <w:pPrChange w:id="11481" w:author="Anees Shaikh" w:date="2013-10-07T01:11:00Z">
                <w:pPr>
                  <w:pStyle w:val="XML1"/>
                </w:pPr>
              </w:pPrChange>
            </w:pPr>
            <w:ins w:id="11482" w:author="Anees Shaikh" w:date="2013-10-07T01:10:00Z">
              <w:r>
                <w:t xml:space="preserve">                                      &lt;xs:documentation&gt;</w:t>
              </w:r>
            </w:ins>
          </w:p>
          <w:p w14:paraId="2FFF927B" w14:textId="77777777" w:rsidR="00874469" w:rsidRDefault="00874469" w:rsidP="00874469">
            <w:pPr>
              <w:pStyle w:val="XML1"/>
              <w:rPr>
                <w:ins w:id="11483" w:author="Anees Shaikh" w:date="2013-10-07T01:10:00Z"/>
              </w:rPr>
              <w:pPrChange w:id="11484" w:author="Anees Shaikh" w:date="2013-10-07T01:11:00Z">
                <w:pPr>
                  <w:pStyle w:val="XML1"/>
                </w:pPr>
              </w:pPrChange>
            </w:pPr>
            <w:ins w:id="11485" w:author="Anees Shaikh" w:date="2013-10-07T01:10:00Z">
              <w:r>
                <w:t xml:space="preserve">                                        The MAC address of the local tunnel endpoint.</w:t>
              </w:r>
            </w:ins>
          </w:p>
          <w:p w14:paraId="7AA33DB0" w14:textId="77777777" w:rsidR="00874469" w:rsidRDefault="00874469" w:rsidP="00874469">
            <w:pPr>
              <w:pStyle w:val="XML1"/>
              <w:rPr>
                <w:ins w:id="11486" w:author="Anees Shaikh" w:date="2013-10-07T01:10:00Z"/>
              </w:rPr>
              <w:pPrChange w:id="11487" w:author="Anees Shaikh" w:date="2013-10-07T01:11:00Z">
                <w:pPr>
                  <w:pStyle w:val="XML1"/>
                </w:pPr>
              </w:pPrChange>
            </w:pPr>
            <w:ins w:id="11488" w:author="Anees Shaikh" w:date="2013-10-07T01:10:00Z">
              <w:r>
                <w:t xml:space="preserve">                                      &lt;/xs:documentation&gt;</w:t>
              </w:r>
            </w:ins>
          </w:p>
          <w:p w14:paraId="6382944D" w14:textId="77777777" w:rsidR="00874469" w:rsidRDefault="00874469" w:rsidP="00874469">
            <w:pPr>
              <w:pStyle w:val="XML1"/>
              <w:rPr>
                <w:ins w:id="11489" w:author="Anees Shaikh" w:date="2013-10-07T01:10:00Z"/>
              </w:rPr>
              <w:pPrChange w:id="11490" w:author="Anees Shaikh" w:date="2013-10-07T01:11:00Z">
                <w:pPr>
                  <w:pStyle w:val="XML1"/>
                </w:pPr>
              </w:pPrChange>
            </w:pPr>
            <w:ins w:id="11491" w:author="Anees Shaikh" w:date="2013-10-07T01:10:00Z">
              <w:r>
                <w:t xml:space="preserve">                                    &lt;/xs:annotation&gt;</w:t>
              </w:r>
            </w:ins>
          </w:p>
          <w:p w14:paraId="2380487C" w14:textId="77777777" w:rsidR="00874469" w:rsidRDefault="00874469" w:rsidP="00874469">
            <w:pPr>
              <w:pStyle w:val="XML1"/>
              <w:rPr>
                <w:ins w:id="11492" w:author="Anees Shaikh" w:date="2013-10-07T01:10:00Z"/>
              </w:rPr>
              <w:pPrChange w:id="11493" w:author="Anees Shaikh" w:date="2013-10-07T01:11:00Z">
                <w:pPr>
                  <w:pStyle w:val="XML1"/>
                </w:pPr>
              </w:pPrChange>
            </w:pPr>
            <w:ins w:id="11494" w:author="Anees Shaikh" w:date="2013-10-07T01:10:00Z">
              <w:r>
                <w:t xml:space="preserve">                                  &lt;/xs:element&gt;</w:t>
              </w:r>
            </w:ins>
          </w:p>
          <w:p w14:paraId="0B696FDA" w14:textId="77777777" w:rsidR="00874469" w:rsidRDefault="00874469" w:rsidP="00874469">
            <w:pPr>
              <w:pStyle w:val="XML1"/>
              <w:rPr>
                <w:ins w:id="11495" w:author="Anees Shaikh" w:date="2013-10-07T01:10:00Z"/>
              </w:rPr>
              <w:pPrChange w:id="11496" w:author="Anees Shaikh" w:date="2013-10-07T01:11:00Z">
                <w:pPr>
                  <w:pStyle w:val="XML1"/>
                </w:pPr>
              </w:pPrChange>
            </w:pPr>
            <w:ins w:id="11497" w:author="Anees Shaikh" w:date="2013-10-07T01:10:00Z">
              <w:r>
                <w:t xml:space="preserve">                                  &lt;xs:element name="remote-endpoint-mac-adress" minOccurs="0"  type="yang:mac-address"&gt;</w:t>
              </w:r>
            </w:ins>
          </w:p>
          <w:p w14:paraId="66F4B783" w14:textId="77777777" w:rsidR="00874469" w:rsidRDefault="00874469" w:rsidP="00874469">
            <w:pPr>
              <w:pStyle w:val="XML1"/>
              <w:rPr>
                <w:ins w:id="11498" w:author="Anees Shaikh" w:date="2013-10-07T01:10:00Z"/>
              </w:rPr>
              <w:pPrChange w:id="11499" w:author="Anees Shaikh" w:date="2013-10-07T01:11:00Z">
                <w:pPr>
                  <w:pStyle w:val="XML1"/>
                </w:pPr>
              </w:pPrChange>
            </w:pPr>
            <w:ins w:id="11500" w:author="Anees Shaikh" w:date="2013-10-07T01:10:00Z">
              <w:r>
                <w:t xml:space="preserve">                                    &lt;xs:annotation&gt;</w:t>
              </w:r>
            </w:ins>
          </w:p>
          <w:p w14:paraId="55311B11" w14:textId="77777777" w:rsidR="00874469" w:rsidRDefault="00874469" w:rsidP="00874469">
            <w:pPr>
              <w:pStyle w:val="XML1"/>
              <w:rPr>
                <w:ins w:id="11501" w:author="Anees Shaikh" w:date="2013-10-07T01:10:00Z"/>
              </w:rPr>
              <w:pPrChange w:id="11502" w:author="Anees Shaikh" w:date="2013-10-07T01:11:00Z">
                <w:pPr>
                  <w:pStyle w:val="XML1"/>
                </w:pPr>
              </w:pPrChange>
            </w:pPr>
            <w:ins w:id="11503" w:author="Anees Shaikh" w:date="2013-10-07T01:10:00Z">
              <w:r>
                <w:t xml:space="preserve">                                      &lt;xs:documentation&gt;</w:t>
              </w:r>
            </w:ins>
          </w:p>
          <w:p w14:paraId="57E84C64" w14:textId="77777777" w:rsidR="00874469" w:rsidRDefault="00874469" w:rsidP="00874469">
            <w:pPr>
              <w:pStyle w:val="XML1"/>
              <w:rPr>
                <w:ins w:id="11504" w:author="Anees Shaikh" w:date="2013-10-07T01:10:00Z"/>
              </w:rPr>
              <w:pPrChange w:id="11505" w:author="Anees Shaikh" w:date="2013-10-07T01:11:00Z">
                <w:pPr>
                  <w:pStyle w:val="XML1"/>
                </w:pPr>
              </w:pPrChange>
            </w:pPr>
            <w:ins w:id="11506" w:author="Anees Shaikh" w:date="2013-10-07T01:10:00Z">
              <w:r>
                <w:t xml:space="preserve">                                        The MAC address of the remote tunnel endpoint.</w:t>
              </w:r>
            </w:ins>
          </w:p>
          <w:p w14:paraId="05C783C7" w14:textId="77777777" w:rsidR="00874469" w:rsidRDefault="00874469" w:rsidP="00874469">
            <w:pPr>
              <w:pStyle w:val="XML1"/>
              <w:rPr>
                <w:ins w:id="11507" w:author="Anees Shaikh" w:date="2013-10-07T01:10:00Z"/>
              </w:rPr>
              <w:pPrChange w:id="11508" w:author="Anees Shaikh" w:date="2013-10-07T01:11:00Z">
                <w:pPr>
                  <w:pStyle w:val="XML1"/>
                </w:pPr>
              </w:pPrChange>
            </w:pPr>
            <w:ins w:id="11509" w:author="Anees Shaikh" w:date="2013-10-07T01:10:00Z">
              <w:r>
                <w:t xml:space="preserve">                                      &lt;/xs:documentation&gt;</w:t>
              </w:r>
            </w:ins>
          </w:p>
          <w:p w14:paraId="52172EE7" w14:textId="77777777" w:rsidR="00874469" w:rsidRDefault="00874469" w:rsidP="00874469">
            <w:pPr>
              <w:pStyle w:val="XML1"/>
              <w:rPr>
                <w:ins w:id="11510" w:author="Anees Shaikh" w:date="2013-10-07T01:10:00Z"/>
              </w:rPr>
              <w:pPrChange w:id="11511" w:author="Anees Shaikh" w:date="2013-10-07T01:11:00Z">
                <w:pPr>
                  <w:pStyle w:val="XML1"/>
                </w:pPr>
              </w:pPrChange>
            </w:pPr>
            <w:ins w:id="11512" w:author="Anees Shaikh" w:date="2013-10-07T01:10:00Z">
              <w:r>
                <w:t xml:space="preserve">                                    &lt;/xs:annotation&gt;</w:t>
              </w:r>
            </w:ins>
          </w:p>
          <w:p w14:paraId="5E6F23F1" w14:textId="77777777" w:rsidR="00874469" w:rsidRDefault="00874469" w:rsidP="00874469">
            <w:pPr>
              <w:pStyle w:val="XML1"/>
              <w:rPr>
                <w:ins w:id="11513" w:author="Anees Shaikh" w:date="2013-10-07T01:10:00Z"/>
              </w:rPr>
              <w:pPrChange w:id="11514" w:author="Anees Shaikh" w:date="2013-10-07T01:11:00Z">
                <w:pPr>
                  <w:pStyle w:val="XML1"/>
                </w:pPr>
              </w:pPrChange>
            </w:pPr>
            <w:ins w:id="11515" w:author="Anees Shaikh" w:date="2013-10-07T01:10:00Z">
              <w:r>
                <w:t xml:space="preserve">                                  &lt;/xs:element&gt;</w:t>
              </w:r>
            </w:ins>
          </w:p>
          <w:p w14:paraId="68C2AE17" w14:textId="77777777" w:rsidR="00874469" w:rsidRDefault="00874469" w:rsidP="00874469">
            <w:pPr>
              <w:pStyle w:val="XML1"/>
              <w:rPr>
                <w:ins w:id="11516" w:author="Anees Shaikh" w:date="2013-10-07T01:10:00Z"/>
              </w:rPr>
              <w:pPrChange w:id="11517" w:author="Anees Shaikh" w:date="2013-10-07T01:11:00Z">
                <w:pPr>
                  <w:pStyle w:val="XML1"/>
                </w:pPr>
              </w:pPrChange>
            </w:pPr>
            <w:ins w:id="11518" w:author="Anees Shaikh" w:date="2013-10-07T01:10:00Z">
              <w:r>
                <w:t xml:space="preserve">                                  &lt;xs:any minOccurs="0" maxOccurs="unbounded"</w:t>
              </w:r>
            </w:ins>
          </w:p>
          <w:p w14:paraId="0F9D8485" w14:textId="77777777" w:rsidR="00874469" w:rsidRDefault="00874469" w:rsidP="00874469">
            <w:pPr>
              <w:pStyle w:val="XML1"/>
              <w:rPr>
                <w:ins w:id="11519" w:author="Anees Shaikh" w:date="2013-10-07T01:10:00Z"/>
              </w:rPr>
              <w:pPrChange w:id="11520" w:author="Anees Shaikh" w:date="2013-10-07T01:11:00Z">
                <w:pPr>
                  <w:pStyle w:val="XML1"/>
                </w:pPr>
              </w:pPrChange>
            </w:pPr>
            <w:ins w:id="11521" w:author="Anees Shaikh" w:date="2013-10-07T01:10:00Z">
              <w:r>
                <w:t xml:space="preserve">                                          namespace="##other" processContents="lax"/&gt;</w:t>
              </w:r>
            </w:ins>
          </w:p>
          <w:p w14:paraId="28F1A5D4" w14:textId="77777777" w:rsidR="00874469" w:rsidRDefault="00874469" w:rsidP="00874469">
            <w:pPr>
              <w:pStyle w:val="XML1"/>
              <w:rPr>
                <w:ins w:id="11522" w:author="Anees Shaikh" w:date="2013-10-07T01:10:00Z"/>
              </w:rPr>
              <w:pPrChange w:id="11523" w:author="Anees Shaikh" w:date="2013-10-07T01:11:00Z">
                <w:pPr>
                  <w:pStyle w:val="XML1"/>
                </w:pPr>
              </w:pPrChange>
            </w:pPr>
            <w:ins w:id="11524" w:author="Anees Shaikh" w:date="2013-10-07T01:10:00Z">
              <w:r>
                <w:t xml:space="preserve">                                &lt;/xs:sequence&gt;</w:t>
              </w:r>
            </w:ins>
          </w:p>
          <w:p w14:paraId="597382BE" w14:textId="77777777" w:rsidR="00874469" w:rsidRDefault="00874469" w:rsidP="00874469">
            <w:pPr>
              <w:pStyle w:val="XML1"/>
              <w:rPr>
                <w:ins w:id="11525" w:author="Anees Shaikh" w:date="2013-10-07T01:10:00Z"/>
              </w:rPr>
              <w:pPrChange w:id="11526" w:author="Anees Shaikh" w:date="2013-10-07T01:11:00Z">
                <w:pPr>
                  <w:pStyle w:val="XML1"/>
                </w:pPr>
              </w:pPrChange>
            </w:pPr>
            <w:ins w:id="11527" w:author="Anees Shaikh" w:date="2013-10-07T01:10:00Z">
              <w:r>
                <w:t xml:space="preserve">                                &lt;xs:any minOccurs="0" maxOccurs="unbounded"</w:t>
              </w:r>
            </w:ins>
          </w:p>
          <w:p w14:paraId="3F6B8CDD" w14:textId="77777777" w:rsidR="00874469" w:rsidRDefault="00874469" w:rsidP="00874469">
            <w:pPr>
              <w:pStyle w:val="XML1"/>
              <w:rPr>
                <w:ins w:id="11528" w:author="Anees Shaikh" w:date="2013-10-07T01:10:00Z"/>
              </w:rPr>
              <w:pPrChange w:id="11529" w:author="Anees Shaikh" w:date="2013-10-07T01:11:00Z">
                <w:pPr>
                  <w:pStyle w:val="XML1"/>
                </w:pPr>
              </w:pPrChange>
            </w:pPr>
            <w:ins w:id="11530" w:author="Anees Shaikh" w:date="2013-10-07T01:10:00Z">
              <w:r>
                <w:t xml:space="preserve">                                        namespace="##other" processContents="lax"/&gt;</w:t>
              </w:r>
            </w:ins>
          </w:p>
          <w:p w14:paraId="1C07CBF6" w14:textId="77777777" w:rsidR="00874469" w:rsidRDefault="00874469" w:rsidP="00874469">
            <w:pPr>
              <w:pStyle w:val="XML1"/>
              <w:rPr>
                <w:ins w:id="11531" w:author="Anees Shaikh" w:date="2013-10-07T01:10:00Z"/>
              </w:rPr>
              <w:pPrChange w:id="11532" w:author="Anees Shaikh" w:date="2013-10-07T01:11:00Z">
                <w:pPr>
                  <w:pStyle w:val="XML1"/>
                </w:pPr>
              </w:pPrChange>
            </w:pPr>
            <w:ins w:id="11533" w:author="Anees Shaikh" w:date="2013-10-07T01:10:00Z">
              <w:r>
                <w:t xml:space="preserve">                              &lt;/xs:choice&gt;</w:t>
              </w:r>
            </w:ins>
          </w:p>
          <w:p w14:paraId="72284F64" w14:textId="77777777" w:rsidR="00874469" w:rsidRDefault="00874469" w:rsidP="00874469">
            <w:pPr>
              <w:pStyle w:val="XML1"/>
              <w:rPr>
                <w:ins w:id="11534" w:author="Anees Shaikh" w:date="2013-10-07T01:10:00Z"/>
              </w:rPr>
              <w:pPrChange w:id="11535" w:author="Anees Shaikh" w:date="2013-10-07T01:11:00Z">
                <w:pPr>
                  <w:pStyle w:val="XML1"/>
                </w:pPr>
              </w:pPrChange>
            </w:pPr>
            <w:ins w:id="11536" w:author="Anees Shaikh" w:date="2013-10-07T01:10:00Z">
              <w:r>
                <w:t xml:space="preserve">                              &lt;xs:any minOccurs="0" maxOccurs="unbounded"</w:t>
              </w:r>
            </w:ins>
          </w:p>
          <w:p w14:paraId="0F7AA3EB" w14:textId="77777777" w:rsidR="00874469" w:rsidRDefault="00874469" w:rsidP="00874469">
            <w:pPr>
              <w:pStyle w:val="XML1"/>
              <w:rPr>
                <w:ins w:id="11537" w:author="Anees Shaikh" w:date="2013-10-07T01:10:00Z"/>
              </w:rPr>
              <w:pPrChange w:id="11538" w:author="Anees Shaikh" w:date="2013-10-07T01:11:00Z">
                <w:pPr>
                  <w:pStyle w:val="XML1"/>
                </w:pPr>
              </w:pPrChange>
            </w:pPr>
            <w:ins w:id="11539" w:author="Anees Shaikh" w:date="2013-10-07T01:10:00Z">
              <w:r>
                <w:t xml:space="preserve">                                      namespace="##other" processContents="lax"/&gt;</w:t>
              </w:r>
            </w:ins>
          </w:p>
          <w:p w14:paraId="6EEF3A1F" w14:textId="77777777" w:rsidR="00874469" w:rsidRDefault="00874469" w:rsidP="00874469">
            <w:pPr>
              <w:pStyle w:val="XML1"/>
              <w:rPr>
                <w:ins w:id="11540" w:author="Anees Shaikh" w:date="2013-10-07T01:10:00Z"/>
              </w:rPr>
              <w:pPrChange w:id="11541" w:author="Anees Shaikh" w:date="2013-10-07T01:11:00Z">
                <w:pPr>
                  <w:pStyle w:val="XML1"/>
                </w:pPr>
              </w:pPrChange>
            </w:pPr>
            <w:ins w:id="11542" w:author="Anees Shaikh" w:date="2013-10-07T01:10:00Z">
              <w:r>
                <w:t xml:space="preserve">                            &lt;/xs:sequence&gt;</w:t>
              </w:r>
            </w:ins>
          </w:p>
          <w:p w14:paraId="6A95A99A" w14:textId="77777777" w:rsidR="00874469" w:rsidRDefault="00874469" w:rsidP="00874469">
            <w:pPr>
              <w:pStyle w:val="XML1"/>
              <w:rPr>
                <w:ins w:id="11543" w:author="Anees Shaikh" w:date="2013-10-07T01:10:00Z"/>
              </w:rPr>
              <w:pPrChange w:id="11544" w:author="Anees Shaikh" w:date="2013-10-07T01:11:00Z">
                <w:pPr>
                  <w:pStyle w:val="XML1"/>
                </w:pPr>
              </w:pPrChange>
            </w:pPr>
            <w:ins w:id="11545" w:author="Anees Shaikh" w:date="2013-10-07T01:10:00Z">
              <w:r>
                <w:t xml:space="preserve">                          &lt;/xs:complexType&gt;</w:t>
              </w:r>
            </w:ins>
          </w:p>
          <w:p w14:paraId="0A9859FB" w14:textId="77777777" w:rsidR="00874469" w:rsidRDefault="00874469" w:rsidP="00874469">
            <w:pPr>
              <w:pStyle w:val="XML1"/>
              <w:rPr>
                <w:ins w:id="11546" w:author="Anees Shaikh" w:date="2013-10-07T01:10:00Z"/>
              </w:rPr>
              <w:pPrChange w:id="11547" w:author="Anees Shaikh" w:date="2013-10-07T01:11:00Z">
                <w:pPr>
                  <w:pStyle w:val="XML1"/>
                </w:pPr>
              </w:pPrChange>
            </w:pPr>
            <w:ins w:id="11548" w:author="Anees Shaikh" w:date="2013-10-07T01:10:00Z">
              <w:r>
                <w:t xml:space="preserve">                        &lt;/xs:element&gt;</w:t>
              </w:r>
            </w:ins>
          </w:p>
          <w:p w14:paraId="11C0AE47" w14:textId="77777777" w:rsidR="00874469" w:rsidRDefault="00874469" w:rsidP="00874469">
            <w:pPr>
              <w:pStyle w:val="XML1"/>
              <w:rPr>
                <w:ins w:id="11549" w:author="Anees Shaikh" w:date="2013-10-07T01:10:00Z"/>
              </w:rPr>
              <w:pPrChange w:id="11550" w:author="Anees Shaikh" w:date="2013-10-07T01:11:00Z">
                <w:pPr>
                  <w:pStyle w:val="XML1"/>
                </w:pPr>
              </w:pPrChange>
            </w:pPr>
            <w:ins w:id="11551" w:author="Anees Shaikh" w:date="2013-10-07T01:10:00Z">
              <w:r>
                <w:t xml:space="preserve">                        &lt;xs:any minOccurs="0" maxOccurs="unbounded"</w:t>
              </w:r>
            </w:ins>
          </w:p>
          <w:p w14:paraId="27EAA732" w14:textId="77777777" w:rsidR="00874469" w:rsidRDefault="00874469" w:rsidP="00874469">
            <w:pPr>
              <w:pStyle w:val="XML1"/>
              <w:rPr>
                <w:ins w:id="11552" w:author="Anees Shaikh" w:date="2013-10-07T01:10:00Z"/>
              </w:rPr>
              <w:pPrChange w:id="11553" w:author="Anees Shaikh" w:date="2013-10-07T01:11:00Z">
                <w:pPr>
                  <w:pStyle w:val="XML1"/>
                </w:pPr>
              </w:pPrChange>
            </w:pPr>
            <w:ins w:id="11554" w:author="Anees Shaikh" w:date="2013-10-07T01:10:00Z">
              <w:r>
                <w:t xml:space="preserve">                                namespace="##other" processContents="lax"/&gt;</w:t>
              </w:r>
            </w:ins>
          </w:p>
          <w:p w14:paraId="701CF4FD" w14:textId="77777777" w:rsidR="00874469" w:rsidRDefault="00874469" w:rsidP="00874469">
            <w:pPr>
              <w:pStyle w:val="XML1"/>
              <w:rPr>
                <w:ins w:id="11555" w:author="Anees Shaikh" w:date="2013-10-07T01:10:00Z"/>
              </w:rPr>
              <w:pPrChange w:id="11556" w:author="Anees Shaikh" w:date="2013-10-07T01:11:00Z">
                <w:pPr>
                  <w:pStyle w:val="XML1"/>
                </w:pPr>
              </w:pPrChange>
            </w:pPr>
            <w:ins w:id="11557" w:author="Anees Shaikh" w:date="2013-10-07T01:10:00Z">
              <w:r>
                <w:t xml:space="preserve">                      &lt;/xs:sequence&gt;</w:t>
              </w:r>
            </w:ins>
          </w:p>
          <w:p w14:paraId="21EF8739" w14:textId="77777777" w:rsidR="00874469" w:rsidRDefault="00874469" w:rsidP="00874469">
            <w:pPr>
              <w:pStyle w:val="XML1"/>
              <w:rPr>
                <w:ins w:id="11558" w:author="Anees Shaikh" w:date="2013-10-07T01:10:00Z"/>
              </w:rPr>
              <w:pPrChange w:id="11559" w:author="Anees Shaikh" w:date="2013-10-07T01:11:00Z">
                <w:pPr>
                  <w:pStyle w:val="XML1"/>
                </w:pPr>
              </w:pPrChange>
            </w:pPr>
            <w:ins w:id="11560" w:author="Anees Shaikh" w:date="2013-10-07T01:10:00Z">
              <w:r>
                <w:lastRenderedPageBreak/>
                <w:t xml:space="preserve">                      &lt;xs:sequence&gt;</w:t>
              </w:r>
            </w:ins>
          </w:p>
          <w:p w14:paraId="7D234C2D" w14:textId="77777777" w:rsidR="00874469" w:rsidRDefault="00874469" w:rsidP="00874469">
            <w:pPr>
              <w:pStyle w:val="XML1"/>
              <w:rPr>
                <w:ins w:id="11561" w:author="Anees Shaikh" w:date="2013-10-07T01:10:00Z"/>
              </w:rPr>
              <w:pPrChange w:id="11562" w:author="Anees Shaikh" w:date="2013-10-07T01:11:00Z">
                <w:pPr>
                  <w:pStyle w:val="XML1"/>
                </w:pPr>
              </w:pPrChange>
            </w:pPr>
            <w:ins w:id="11563" w:author="Anees Shaikh" w:date="2013-10-07T01:10:00Z">
              <w:r>
                <w:t xml:space="preserve">                        &lt;xs:element name="ipgre-tunnel" minOccurs="0"&gt;</w:t>
              </w:r>
            </w:ins>
          </w:p>
          <w:p w14:paraId="4E2E5C93" w14:textId="77777777" w:rsidR="00874469" w:rsidRDefault="00874469" w:rsidP="00874469">
            <w:pPr>
              <w:pStyle w:val="XML1"/>
              <w:rPr>
                <w:ins w:id="11564" w:author="Anees Shaikh" w:date="2013-10-07T01:10:00Z"/>
              </w:rPr>
              <w:pPrChange w:id="11565" w:author="Anees Shaikh" w:date="2013-10-07T01:11:00Z">
                <w:pPr>
                  <w:pStyle w:val="XML1"/>
                </w:pPr>
              </w:pPrChange>
            </w:pPr>
            <w:ins w:id="11566" w:author="Anees Shaikh" w:date="2013-10-07T01:10:00Z">
              <w:r>
                <w:t xml:space="preserve">                          &lt;xs:annotation&gt;</w:t>
              </w:r>
            </w:ins>
          </w:p>
          <w:p w14:paraId="63A2418D" w14:textId="77777777" w:rsidR="00874469" w:rsidRDefault="00874469" w:rsidP="00874469">
            <w:pPr>
              <w:pStyle w:val="XML1"/>
              <w:rPr>
                <w:ins w:id="11567" w:author="Anees Shaikh" w:date="2013-10-07T01:10:00Z"/>
              </w:rPr>
              <w:pPrChange w:id="11568" w:author="Anees Shaikh" w:date="2013-10-07T01:11:00Z">
                <w:pPr>
                  <w:pStyle w:val="XML1"/>
                </w:pPr>
              </w:pPrChange>
            </w:pPr>
            <w:ins w:id="11569" w:author="Anees Shaikh" w:date="2013-10-07T01:10:00Z">
              <w:r>
                <w:t xml:space="preserve">                            &lt;xs:documentation&gt;</w:t>
              </w:r>
            </w:ins>
          </w:p>
          <w:p w14:paraId="62B9A95E" w14:textId="77777777" w:rsidR="00874469" w:rsidRDefault="00874469" w:rsidP="00874469">
            <w:pPr>
              <w:pStyle w:val="XML1"/>
              <w:rPr>
                <w:ins w:id="11570" w:author="Anees Shaikh" w:date="2013-10-07T01:10:00Z"/>
              </w:rPr>
              <w:pPrChange w:id="11571" w:author="Anees Shaikh" w:date="2013-10-07T01:11:00Z">
                <w:pPr>
                  <w:pStyle w:val="XML1"/>
                </w:pPr>
              </w:pPrChange>
            </w:pPr>
            <w:ins w:id="11572" w:author="Anees Shaikh" w:date="2013-10-07T01:10:00Z">
              <w:r>
                <w:t xml:space="preserve">                              Properties of a IP-in-GRE tunnel.</w:t>
              </w:r>
            </w:ins>
          </w:p>
          <w:p w14:paraId="07A3719D" w14:textId="77777777" w:rsidR="00874469" w:rsidRDefault="00874469" w:rsidP="00874469">
            <w:pPr>
              <w:pStyle w:val="XML1"/>
              <w:rPr>
                <w:ins w:id="11573" w:author="Anees Shaikh" w:date="2013-10-07T01:10:00Z"/>
              </w:rPr>
              <w:pPrChange w:id="11574" w:author="Anees Shaikh" w:date="2013-10-07T01:11:00Z">
                <w:pPr>
                  <w:pStyle w:val="XML1"/>
                </w:pPr>
              </w:pPrChange>
            </w:pPr>
            <w:ins w:id="11575" w:author="Anees Shaikh" w:date="2013-10-07T01:10:00Z">
              <w:r>
                <w:t xml:space="preserve">                            &lt;/xs:documentation&gt;</w:t>
              </w:r>
            </w:ins>
          </w:p>
          <w:p w14:paraId="244A4E2E" w14:textId="77777777" w:rsidR="00874469" w:rsidRDefault="00874469" w:rsidP="00874469">
            <w:pPr>
              <w:pStyle w:val="XML1"/>
              <w:rPr>
                <w:ins w:id="11576" w:author="Anees Shaikh" w:date="2013-10-07T01:10:00Z"/>
              </w:rPr>
              <w:pPrChange w:id="11577" w:author="Anees Shaikh" w:date="2013-10-07T01:11:00Z">
                <w:pPr>
                  <w:pStyle w:val="XML1"/>
                </w:pPr>
              </w:pPrChange>
            </w:pPr>
            <w:ins w:id="11578" w:author="Anees Shaikh" w:date="2013-10-07T01:10:00Z">
              <w:r>
                <w:t xml:space="preserve">                          &lt;/xs:annotation&gt;</w:t>
              </w:r>
            </w:ins>
          </w:p>
          <w:p w14:paraId="51A612C0" w14:textId="77777777" w:rsidR="00874469" w:rsidRDefault="00874469" w:rsidP="00874469">
            <w:pPr>
              <w:pStyle w:val="XML1"/>
              <w:rPr>
                <w:ins w:id="11579" w:author="Anees Shaikh" w:date="2013-10-07T01:10:00Z"/>
              </w:rPr>
              <w:pPrChange w:id="11580" w:author="Anees Shaikh" w:date="2013-10-07T01:11:00Z">
                <w:pPr>
                  <w:pStyle w:val="XML1"/>
                </w:pPr>
              </w:pPrChange>
            </w:pPr>
            <w:ins w:id="11581" w:author="Anees Shaikh" w:date="2013-10-07T01:10:00Z">
              <w:r>
                <w:t xml:space="preserve">                          &lt;xs:complexType&gt;</w:t>
              </w:r>
            </w:ins>
          </w:p>
          <w:p w14:paraId="6B2A39FF" w14:textId="77777777" w:rsidR="00874469" w:rsidRDefault="00874469" w:rsidP="00874469">
            <w:pPr>
              <w:pStyle w:val="XML1"/>
              <w:rPr>
                <w:ins w:id="11582" w:author="Anees Shaikh" w:date="2013-10-07T01:10:00Z"/>
              </w:rPr>
              <w:pPrChange w:id="11583" w:author="Anees Shaikh" w:date="2013-10-07T01:11:00Z">
                <w:pPr>
                  <w:pStyle w:val="XML1"/>
                </w:pPr>
              </w:pPrChange>
            </w:pPr>
            <w:ins w:id="11584" w:author="Anees Shaikh" w:date="2013-10-07T01:10:00Z">
              <w:r>
                <w:t xml:space="preserve">                            &lt;xs:sequence&gt;</w:t>
              </w:r>
            </w:ins>
          </w:p>
          <w:p w14:paraId="4DFFDB34" w14:textId="77777777" w:rsidR="00874469" w:rsidRDefault="00874469" w:rsidP="00874469">
            <w:pPr>
              <w:pStyle w:val="XML1"/>
              <w:rPr>
                <w:ins w:id="11585" w:author="Anees Shaikh" w:date="2013-10-07T01:10:00Z"/>
              </w:rPr>
              <w:pPrChange w:id="11586" w:author="Anees Shaikh" w:date="2013-10-07T01:11:00Z">
                <w:pPr>
                  <w:pStyle w:val="XML1"/>
                </w:pPr>
              </w:pPrChange>
            </w:pPr>
            <w:ins w:id="11587" w:author="Anees Shaikh" w:date="2013-10-07T01:10:00Z">
              <w:r>
                <w:t xml:space="preserve">                              &lt;xs:choice&gt;</w:t>
              </w:r>
            </w:ins>
          </w:p>
          <w:p w14:paraId="6B89458F" w14:textId="77777777" w:rsidR="00874469" w:rsidRDefault="00874469" w:rsidP="00874469">
            <w:pPr>
              <w:pStyle w:val="XML1"/>
              <w:rPr>
                <w:ins w:id="11588" w:author="Anees Shaikh" w:date="2013-10-07T01:10:00Z"/>
              </w:rPr>
              <w:pPrChange w:id="11589" w:author="Anees Shaikh" w:date="2013-10-07T01:11:00Z">
                <w:pPr>
                  <w:pStyle w:val="XML1"/>
                </w:pPr>
              </w:pPrChange>
            </w:pPr>
            <w:ins w:id="11590" w:author="Anees Shaikh" w:date="2013-10-07T01:10:00Z">
              <w:r>
                <w:t xml:space="preserve">                                &lt;xs:sequence&gt;</w:t>
              </w:r>
            </w:ins>
          </w:p>
          <w:p w14:paraId="0C3E7FD4" w14:textId="77777777" w:rsidR="00874469" w:rsidRDefault="00874469" w:rsidP="00874469">
            <w:pPr>
              <w:pStyle w:val="XML1"/>
              <w:rPr>
                <w:ins w:id="11591" w:author="Anees Shaikh" w:date="2013-10-07T01:10:00Z"/>
              </w:rPr>
              <w:pPrChange w:id="11592" w:author="Anees Shaikh" w:date="2013-10-07T01:11:00Z">
                <w:pPr>
                  <w:pStyle w:val="XML1"/>
                </w:pPr>
              </w:pPrChange>
            </w:pPr>
            <w:ins w:id="11593" w:author="Anees Shaikh" w:date="2013-10-07T01:10:00Z">
              <w:r>
                <w:t xml:space="preserve">                                  &lt;xs:element name="local-endpoint-ipv4-adress" minOccurs="0"  type="inet:ipv4-address"&gt;</w:t>
              </w:r>
            </w:ins>
          </w:p>
          <w:p w14:paraId="54BAABAD" w14:textId="77777777" w:rsidR="00874469" w:rsidRDefault="00874469" w:rsidP="00874469">
            <w:pPr>
              <w:pStyle w:val="XML1"/>
              <w:rPr>
                <w:ins w:id="11594" w:author="Anees Shaikh" w:date="2013-10-07T01:10:00Z"/>
              </w:rPr>
              <w:pPrChange w:id="11595" w:author="Anees Shaikh" w:date="2013-10-07T01:11:00Z">
                <w:pPr>
                  <w:pStyle w:val="XML1"/>
                </w:pPr>
              </w:pPrChange>
            </w:pPr>
            <w:ins w:id="11596" w:author="Anees Shaikh" w:date="2013-10-07T01:10:00Z">
              <w:r>
                <w:t xml:space="preserve">                                    &lt;xs:annotation&gt;</w:t>
              </w:r>
            </w:ins>
          </w:p>
          <w:p w14:paraId="1858E683" w14:textId="77777777" w:rsidR="00874469" w:rsidRDefault="00874469" w:rsidP="00874469">
            <w:pPr>
              <w:pStyle w:val="XML1"/>
              <w:rPr>
                <w:ins w:id="11597" w:author="Anees Shaikh" w:date="2013-10-07T01:10:00Z"/>
              </w:rPr>
              <w:pPrChange w:id="11598" w:author="Anees Shaikh" w:date="2013-10-07T01:11:00Z">
                <w:pPr>
                  <w:pStyle w:val="XML1"/>
                </w:pPr>
              </w:pPrChange>
            </w:pPr>
            <w:ins w:id="11599" w:author="Anees Shaikh" w:date="2013-10-07T01:10:00Z">
              <w:r>
                <w:t xml:space="preserve">                                      &lt;xs:documentation&gt;</w:t>
              </w:r>
            </w:ins>
          </w:p>
          <w:p w14:paraId="25900130" w14:textId="77777777" w:rsidR="00874469" w:rsidRDefault="00874469" w:rsidP="00874469">
            <w:pPr>
              <w:pStyle w:val="XML1"/>
              <w:rPr>
                <w:ins w:id="11600" w:author="Anees Shaikh" w:date="2013-10-07T01:10:00Z"/>
              </w:rPr>
              <w:pPrChange w:id="11601" w:author="Anees Shaikh" w:date="2013-10-07T01:11:00Z">
                <w:pPr>
                  <w:pStyle w:val="XML1"/>
                </w:pPr>
              </w:pPrChange>
            </w:pPr>
            <w:ins w:id="11602" w:author="Anees Shaikh" w:date="2013-10-07T01:10:00Z">
              <w:r>
                <w:t xml:space="preserve">                                        The IPv4 address of the local tunnel endpoint.</w:t>
              </w:r>
            </w:ins>
          </w:p>
          <w:p w14:paraId="208A60DC" w14:textId="77777777" w:rsidR="00874469" w:rsidRDefault="00874469" w:rsidP="00874469">
            <w:pPr>
              <w:pStyle w:val="XML1"/>
              <w:rPr>
                <w:ins w:id="11603" w:author="Anees Shaikh" w:date="2013-10-07T01:10:00Z"/>
              </w:rPr>
              <w:pPrChange w:id="11604" w:author="Anees Shaikh" w:date="2013-10-07T01:11:00Z">
                <w:pPr>
                  <w:pStyle w:val="XML1"/>
                </w:pPr>
              </w:pPrChange>
            </w:pPr>
            <w:ins w:id="11605" w:author="Anees Shaikh" w:date="2013-10-07T01:10:00Z">
              <w:r>
                <w:t xml:space="preserve">                                      &lt;/xs:documentation&gt;</w:t>
              </w:r>
            </w:ins>
          </w:p>
          <w:p w14:paraId="77B2AA44" w14:textId="77777777" w:rsidR="00874469" w:rsidRDefault="00874469" w:rsidP="00874469">
            <w:pPr>
              <w:pStyle w:val="XML1"/>
              <w:rPr>
                <w:ins w:id="11606" w:author="Anees Shaikh" w:date="2013-10-07T01:10:00Z"/>
              </w:rPr>
              <w:pPrChange w:id="11607" w:author="Anees Shaikh" w:date="2013-10-07T01:11:00Z">
                <w:pPr>
                  <w:pStyle w:val="XML1"/>
                </w:pPr>
              </w:pPrChange>
            </w:pPr>
            <w:ins w:id="11608" w:author="Anees Shaikh" w:date="2013-10-07T01:10:00Z">
              <w:r>
                <w:t xml:space="preserve">                                    &lt;/xs:annotation&gt;</w:t>
              </w:r>
            </w:ins>
          </w:p>
          <w:p w14:paraId="1C3AE472" w14:textId="77777777" w:rsidR="00874469" w:rsidRDefault="00874469" w:rsidP="00874469">
            <w:pPr>
              <w:pStyle w:val="XML1"/>
              <w:rPr>
                <w:ins w:id="11609" w:author="Anees Shaikh" w:date="2013-10-07T01:10:00Z"/>
              </w:rPr>
              <w:pPrChange w:id="11610" w:author="Anees Shaikh" w:date="2013-10-07T01:11:00Z">
                <w:pPr>
                  <w:pStyle w:val="XML1"/>
                </w:pPr>
              </w:pPrChange>
            </w:pPr>
            <w:ins w:id="11611" w:author="Anees Shaikh" w:date="2013-10-07T01:10:00Z">
              <w:r>
                <w:t xml:space="preserve">                                  &lt;/xs:element&gt;</w:t>
              </w:r>
            </w:ins>
          </w:p>
          <w:p w14:paraId="1A5AB911" w14:textId="77777777" w:rsidR="00874469" w:rsidRDefault="00874469" w:rsidP="00874469">
            <w:pPr>
              <w:pStyle w:val="XML1"/>
              <w:rPr>
                <w:ins w:id="11612" w:author="Anees Shaikh" w:date="2013-10-07T01:10:00Z"/>
              </w:rPr>
              <w:pPrChange w:id="11613" w:author="Anees Shaikh" w:date="2013-10-07T01:11:00Z">
                <w:pPr>
                  <w:pStyle w:val="XML1"/>
                </w:pPr>
              </w:pPrChange>
            </w:pPr>
            <w:ins w:id="11614" w:author="Anees Shaikh" w:date="2013-10-07T01:10:00Z">
              <w:r>
                <w:t xml:space="preserve">                                  &lt;xs:element name="remote-endpoint-ipv4-adress" minOccurs="0"  type="inet:ipv4-address"&gt;</w:t>
              </w:r>
            </w:ins>
          </w:p>
          <w:p w14:paraId="257A77E0" w14:textId="77777777" w:rsidR="00874469" w:rsidRDefault="00874469" w:rsidP="00874469">
            <w:pPr>
              <w:pStyle w:val="XML1"/>
              <w:rPr>
                <w:ins w:id="11615" w:author="Anees Shaikh" w:date="2013-10-07T01:10:00Z"/>
              </w:rPr>
              <w:pPrChange w:id="11616" w:author="Anees Shaikh" w:date="2013-10-07T01:11:00Z">
                <w:pPr>
                  <w:pStyle w:val="XML1"/>
                </w:pPr>
              </w:pPrChange>
            </w:pPr>
            <w:ins w:id="11617" w:author="Anees Shaikh" w:date="2013-10-07T01:10:00Z">
              <w:r>
                <w:t xml:space="preserve">                                    &lt;xs:annotation&gt;</w:t>
              </w:r>
            </w:ins>
          </w:p>
          <w:p w14:paraId="665596C7" w14:textId="77777777" w:rsidR="00874469" w:rsidRDefault="00874469" w:rsidP="00874469">
            <w:pPr>
              <w:pStyle w:val="XML1"/>
              <w:rPr>
                <w:ins w:id="11618" w:author="Anees Shaikh" w:date="2013-10-07T01:10:00Z"/>
              </w:rPr>
              <w:pPrChange w:id="11619" w:author="Anees Shaikh" w:date="2013-10-07T01:11:00Z">
                <w:pPr>
                  <w:pStyle w:val="XML1"/>
                </w:pPr>
              </w:pPrChange>
            </w:pPr>
            <w:ins w:id="11620" w:author="Anees Shaikh" w:date="2013-10-07T01:10:00Z">
              <w:r>
                <w:t xml:space="preserve">                                      &lt;xs:documentation&gt;</w:t>
              </w:r>
            </w:ins>
          </w:p>
          <w:p w14:paraId="7C86384A" w14:textId="77777777" w:rsidR="00874469" w:rsidRDefault="00874469" w:rsidP="00874469">
            <w:pPr>
              <w:pStyle w:val="XML1"/>
              <w:rPr>
                <w:ins w:id="11621" w:author="Anees Shaikh" w:date="2013-10-07T01:10:00Z"/>
              </w:rPr>
              <w:pPrChange w:id="11622" w:author="Anees Shaikh" w:date="2013-10-07T01:11:00Z">
                <w:pPr>
                  <w:pStyle w:val="XML1"/>
                </w:pPr>
              </w:pPrChange>
            </w:pPr>
            <w:ins w:id="11623" w:author="Anees Shaikh" w:date="2013-10-07T01:10:00Z">
              <w:r>
                <w:t xml:space="preserve">                                        The IPv4 address of the remote tunnel endpoint.</w:t>
              </w:r>
            </w:ins>
          </w:p>
          <w:p w14:paraId="442A7395" w14:textId="77777777" w:rsidR="00874469" w:rsidRDefault="00874469" w:rsidP="00874469">
            <w:pPr>
              <w:pStyle w:val="XML1"/>
              <w:rPr>
                <w:ins w:id="11624" w:author="Anees Shaikh" w:date="2013-10-07T01:10:00Z"/>
              </w:rPr>
              <w:pPrChange w:id="11625" w:author="Anees Shaikh" w:date="2013-10-07T01:11:00Z">
                <w:pPr>
                  <w:pStyle w:val="XML1"/>
                </w:pPr>
              </w:pPrChange>
            </w:pPr>
            <w:ins w:id="11626" w:author="Anees Shaikh" w:date="2013-10-07T01:10:00Z">
              <w:r>
                <w:t xml:space="preserve">                                      &lt;/xs:documentation&gt;</w:t>
              </w:r>
            </w:ins>
          </w:p>
          <w:p w14:paraId="2BA0E8FB" w14:textId="77777777" w:rsidR="00874469" w:rsidRDefault="00874469" w:rsidP="00874469">
            <w:pPr>
              <w:pStyle w:val="XML1"/>
              <w:rPr>
                <w:ins w:id="11627" w:author="Anees Shaikh" w:date="2013-10-07T01:10:00Z"/>
              </w:rPr>
              <w:pPrChange w:id="11628" w:author="Anees Shaikh" w:date="2013-10-07T01:11:00Z">
                <w:pPr>
                  <w:pStyle w:val="XML1"/>
                </w:pPr>
              </w:pPrChange>
            </w:pPr>
            <w:ins w:id="11629" w:author="Anees Shaikh" w:date="2013-10-07T01:10:00Z">
              <w:r>
                <w:t xml:space="preserve">                                    &lt;/xs:annotation&gt;</w:t>
              </w:r>
            </w:ins>
          </w:p>
          <w:p w14:paraId="5716B475" w14:textId="77777777" w:rsidR="00874469" w:rsidRDefault="00874469" w:rsidP="00874469">
            <w:pPr>
              <w:pStyle w:val="XML1"/>
              <w:rPr>
                <w:ins w:id="11630" w:author="Anees Shaikh" w:date="2013-10-07T01:10:00Z"/>
              </w:rPr>
              <w:pPrChange w:id="11631" w:author="Anees Shaikh" w:date="2013-10-07T01:11:00Z">
                <w:pPr>
                  <w:pStyle w:val="XML1"/>
                </w:pPr>
              </w:pPrChange>
            </w:pPr>
            <w:ins w:id="11632" w:author="Anees Shaikh" w:date="2013-10-07T01:10:00Z">
              <w:r>
                <w:t xml:space="preserve">                                  &lt;/xs:element&gt;</w:t>
              </w:r>
            </w:ins>
          </w:p>
          <w:p w14:paraId="1D15CD17" w14:textId="77777777" w:rsidR="00874469" w:rsidRDefault="00874469" w:rsidP="00874469">
            <w:pPr>
              <w:pStyle w:val="XML1"/>
              <w:rPr>
                <w:ins w:id="11633" w:author="Anees Shaikh" w:date="2013-10-07T01:10:00Z"/>
              </w:rPr>
              <w:pPrChange w:id="11634" w:author="Anees Shaikh" w:date="2013-10-07T01:11:00Z">
                <w:pPr>
                  <w:pStyle w:val="XML1"/>
                </w:pPr>
              </w:pPrChange>
            </w:pPr>
            <w:ins w:id="11635" w:author="Anees Shaikh" w:date="2013-10-07T01:10:00Z">
              <w:r>
                <w:t xml:space="preserve">                                  &lt;xs:any minOccurs="0" maxOccurs="unbounded"</w:t>
              </w:r>
            </w:ins>
          </w:p>
          <w:p w14:paraId="6869A400" w14:textId="77777777" w:rsidR="00874469" w:rsidRDefault="00874469" w:rsidP="00874469">
            <w:pPr>
              <w:pStyle w:val="XML1"/>
              <w:rPr>
                <w:ins w:id="11636" w:author="Anees Shaikh" w:date="2013-10-07T01:10:00Z"/>
              </w:rPr>
              <w:pPrChange w:id="11637" w:author="Anees Shaikh" w:date="2013-10-07T01:11:00Z">
                <w:pPr>
                  <w:pStyle w:val="XML1"/>
                </w:pPr>
              </w:pPrChange>
            </w:pPr>
            <w:ins w:id="11638" w:author="Anees Shaikh" w:date="2013-10-07T01:10:00Z">
              <w:r>
                <w:t xml:space="preserve">                                          namespace="##other" processContents="lax"/&gt;</w:t>
              </w:r>
            </w:ins>
          </w:p>
          <w:p w14:paraId="37C57A21" w14:textId="77777777" w:rsidR="00874469" w:rsidRDefault="00874469" w:rsidP="00874469">
            <w:pPr>
              <w:pStyle w:val="XML1"/>
              <w:rPr>
                <w:ins w:id="11639" w:author="Anees Shaikh" w:date="2013-10-07T01:10:00Z"/>
              </w:rPr>
              <w:pPrChange w:id="11640" w:author="Anees Shaikh" w:date="2013-10-07T01:11:00Z">
                <w:pPr>
                  <w:pStyle w:val="XML1"/>
                </w:pPr>
              </w:pPrChange>
            </w:pPr>
            <w:ins w:id="11641" w:author="Anees Shaikh" w:date="2013-10-07T01:10:00Z">
              <w:r>
                <w:t xml:space="preserve">                                &lt;/xs:sequence&gt;</w:t>
              </w:r>
            </w:ins>
          </w:p>
          <w:p w14:paraId="2DEB0D92" w14:textId="77777777" w:rsidR="00874469" w:rsidRDefault="00874469" w:rsidP="00874469">
            <w:pPr>
              <w:pStyle w:val="XML1"/>
              <w:rPr>
                <w:ins w:id="11642" w:author="Anees Shaikh" w:date="2013-10-07T01:10:00Z"/>
              </w:rPr>
              <w:pPrChange w:id="11643" w:author="Anees Shaikh" w:date="2013-10-07T01:11:00Z">
                <w:pPr>
                  <w:pStyle w:val="XML1"/>
                </w:pPr>
              </w:pPrChange>
            </w:pPr>
            <w:ins w:id="11644" w:author="Anees Shaikh" w:date="2013-10-07T01:10:00Z">
              <w:r>
                <w:t xml:space="preserve">                                &lt;xs:sequence&gt;</w:t>
              </w:r>
            </w:ins>
          </w:p>
          <w:p w14:paraId="2D745BC1" w14:textId="77777777" w:rsidR="00874469" w:rsidRDefault="00874469" w:rsidP="00874469">
            <w:pPr>
              <w:pStyle w:val="XML1"/>
              <w:rPr>
                <w:ins w:id="11645" w:author="Anees Shaikh" w:date="2013-10-07T01:10:00Z"/>
              </w:rPr>
              <w:pPrChange w:id="11646" w:author="Anees Shaikh" w:date="2013-10-07T01:11:00Z">
                <w:pPr>
                  <w:pStyle w:val="XML1"/>
                </w:pPr>
              </w:pPrChange>
            </w:pPr>
            <w:ins w:id="11647" w:author="Anees Shaikh" w:date="2013-10-07T01:10:00Z">
              <w:r>
                <w:t xml:space="preserve">                                  &lt;xs:element name="local-endpoint-ipv6-adress" minOccurs="0"  type="inet:ipv6-address"&gt;</w:t>
              </w:r>
            </w:ins>
          </w:p>
          <w:p w14:paraId="63F0BA0D" w14:textId="77777777" w:rsidR="00874469" w:rsidRDefault="00874469" w:rsidP="00874469">
            <w:pPr>
              <w:pStyle w:val="XML1"/>
              <w:rPr>
                <w:ins w:id="11648" w:author="Anees Shaikh" w:date="2013-10-07T01:10:00Z"/>
              </w:rPr>
              <w:pPrChange w:id="11649" w:author="Anees Shaikh" w:date="2013-10-07T01:11:00Z">
                <w:pPr>
                  <w:pStyle w:val="XML1"/>
                </w:pPr>
              </w:pPrChange>
            </w:pPr>
            <w:ins w:id="11650" w:author="Anees Shaikh" w:date="2013-10-07T01:10:00Z">
              <w:r>
                <w:t xml:space="preserve">                                    &lt;xs:annotation&gt;</w:t>
              </w:r>
            </w:ins>
          </w:p>
          <w:p w14:paraId="251E74BE" w14:textId="77777777" w:rsidR="00874469" w:rsidRDefault="00874469" w:rsidP="00874469">
            <w:pPr>
              <w:pStyle w:val="XML1"/>
              <w:rPr>
                <w:ins w:id="11651" w:author="Anees Shaikh" w:date="2013-10-07T01:10:00Z"/>
              </w:rPr>
              <w:pPrChange w:id="11652" w:author="Anees Shaikh" w:date="2013-10-07T01:11:00Z">
                <w:pPr>
                  <w:pStyle w:val="XML1"/>
                </w:pPr>
              </w:pPrChange>
            </w:pPr>
            <w:ins w:id="11653" w:author="Anees Shaikh" w:date="2013-10-07T01:10:00Z">
              <w:r>
                <w:t xml:space="preserve">                                      &lt;xs:documentation&gt;</w:t>
              </w:r>
            </w:ins>
          </w:p>
          <w:p w14:paraId="1C7165B5" w14:textId="77777777" w:rsidR="00874469" w:rsidRDefault="00874469" w:rsidP="00874469">
            <w:pPr>
              <w:pStyle w:val="XML1"/>
              <w:rPr>
                <w:ins w:id="11654" w:author="Anees Shaikh" w:date="2013-10-07T01:10:00Z"/>
              </w:rPr>
              <w:pPrChange w:id="11655" w:author="Anees Shaikh" w:date="2013-10-07T01:11:00Z">
                <w:pPr>
                  <w:pStyle w:val="XML1"/>
                </w:pPr>
              </w:pPrChange>
            </w:pPr>
            <w:ins w:id="11656" w:author="Anees Shaikh" w:date="2013-10-07T01:10:00Z">
              <w:r>
                <w:t xml:space="preserve">                                        The IPv6 address of the local tunnel endpoint.</w:t>
              </w:r>
            </w:ins>
          </w:p>
          <w:p w14:paraId="45578B93" w14:textId="77777777" w:rsidR="00874469" w:rsidRDefault="00874469" w:rsidP="00874469">
            <w:pPr>
              <w:pStyle w:val="XML1"/>
              <w:rPr>
                <w:ins w:id="11657" w:author="Anees Shaikh" w:date="2013-10-07T01:10:00Z"/>
              </w:rPr>
              <w:pPrChange w:id="11658" w:author="Anees Shaikh" w:date="2013-10-07T01:11:00Z">
                <w:pPr>
                  <w:pStyle w:val="XML1"/>
                </w:pPr>
              </w:pPrChange>
            </w:pPr>
            <w:ins w:id="11659" w:author="Anees Shaikh" w:date="2013-10-07T01:10:00Z">
              <w:r>
                <w:t xml:space="preserve">                                      &lt;/xs:documentation&gt;</w:t>
              </w:r>
            </w:ins>
          </w:p>
          <w:p w14:paraId="4A92506E" w14:textId="77777777" w:rsidR="00874469" w:rsidRDefault="00874469" w:rsidP="00874469">
            <w:pPr>
              <w:pStyle w:val="XML1"/>
              <w:rPr>
                <w:ins w:id="11660" w:author="Anees Shaikh" w:date="2013-10-07T01:10:00Z"/>
              </w:rPr>
              <w:pPrChange w:id="11661" w:author="Anees Shaikh" w:date="2013-10-07T01:11:00Z">
                <w:pPr>
                  <w:pStyle w:val="XML1"/>
                </w:pPr>
              </w:pPrChange>
            </w:pPr>
            <w:ins w:id="11662" w:author="Anees Shaikh" w:date="2013-10-07T01:10:00Z">
              <w:r>
                <w:t xml:space="preserve">                                    &lt;/xs:annotation&gt;</w:t>
              </w:r>
            </w:ins>
          </w:p>
          <w:p w14:paraId="6A24777B" w14:textId="77777777" w:rsidR="00874469" w:rsidRDefault="00874469" w:rsidP="00874469">
            <w:pPr>
              <w:pStyle w:val="XML1"/>
              <w:rPr>
                <w:ins w:id="11663" w:author="Anees Shaikh" w:date="2013-10-07T01:10:00Z"/>
              </w:rPr>
              <w:pPrChange w:id="11664" w:author="Anees Shaikh" w:date="2013-10-07T01:11:00Z">
                <w:pPr>
                  <w:pStyle w:val="XML1"/>
                </w:pPr>
              </w:pPrChange>
            </w:pPr>
            <w:ins w:id="11665" w:author="Anees Shaikh" w:date="2013-10-07T01:10:00Z">
              <w:r>
                <w:t xml:space="preserve">                                  &lt;/xs:element&gt;</w:t>
              </w:r>
            </w:ins>
          </w:p>
          <w:p w14:paraId="14089CA0" w14:textId="77777777" w:rsidR="00874469" w:rsidRDefault="00874469" w:rsidP="00874469">
            <w:pPr>
              <w:pStyle w:val="XML1"/>
              <w:rPr>
                <w:ins w:id="11666" w:author="Anees Shaikh" w:date="2013-10-07T01:10:00Z"/>
              </w:rPr>
              <w:pPrChange w:id="11667" w:author="Anees Shaikh" w:date="2013-10-07T01:11:00Z">
                <w:pPr>
                  <w:pStyle w:val="XML1"/>
                </w:pPr>
              </w:pPrChange>
            </w:pPr>
            <w:ins w:id="11668" w:author="Anees Shaikh" w:date="2013-10-07T01:10:00Z">
              <w:r>
                <w:t xml:space="preserve">                                  &lt;xs:element name="remote-endpoint-ipv6-adress" minOccurs="0"  type="inet:ipv6-address"&gt;</w:t>
              </w:r>
            </w:ins>
          </w:p>
          <w:p w14:paraId="296D7207" w14:textId="77777777" w:rsidR="00874469" w:rsidRDefault="00874469" w:rsidP="00874469">
            <w:pPr>
              <w:pStyle w:val="XML1"/>
              <w:rPr>
                <w:ins w:id="11669" w:author="Anees Shaikh" w:date="2013-10-07T01:10:00Z"/>
              </w:rPr>
              <w:pPrChange w:id="11670" w:author="Anees Shaikh" w:date="2013-10-07T01:11:00Z">
                <w:pPr>
                  <w:pStyle w:val="XML1"/>
                </w:pPr>
              </w:pPrChange>
            </w:pPr>
            <w:ins w:id="11671" w:author="Anees Shaikh" w:date="2013-10-07T01:10:00Z">
              <w:r>
                <w:t xml:space="preserve">                                    &lt;xs:annotation&gt;</w:t>
              </w:r>
            </w:ins>
          </w:p>
          <w:p w14:paraId="66BC5074" w14:textId="77777777" w:rsidR="00874469" w:rsidRDefault="00874469" w:rsidP="00874469">
            <w:pPr>
              <w:pStyle w:val="XML1"/>
              <w:rPr>
                <w:ins w:id="11672" w:author="Anees Shaikh" w:date="2013-10-07T01:10:00Z"/>
              </w:rPr>
              <w:pPrChange w:id="11673" w:author="Anees Shaikh" w:date="2013-10-07T01:11:00Z">
                <w:pPr>
                  <w:pStyle w:val="XML1"/>
                </w:pPr>
              </w:pPrChange>
            </w:pPr>
            <w:ins w:id="11674" w:author="Anees Shaikh" w:date="2013-10-07T01:10:00Z">
              <w:r>
                <w:t xml:space="preserve">                                      &lt;xs:documentation&gt;</w:t>
              </w:r>
            </w:ins>
          </w:p>
          <w:p w14:paraId="61677124" w14:textId="77777777" w:rsidR="00874469" w:rsidRDefault="00874469" w:rsidP="00874469">
            <w:pPr>
              <w:pStyle w:val="XML1"/>
              <w:rPr>
                <w:ins w:id="11675" w:author="Anees Shaikh" w:date="2013-10-07T01:10:00Z"/>
              </w:rPr>
              <w:pPrChange w:id="11676" w:author="Anees Shaikh" w:date="2013-10-07T01:11:00Z">
                <w:pPr>
                  <w:pStyle w:val="XML1"/>
                </w:pPr>
              </w:pPrChange>
            </w:pPr>
            <w:ins w:id="11677" w:author="Anees Shaikh" w:date="2013-10-07T01:10:00Z">
              <w:r>
                <w:t xml:space="preserve">                                        The IPv6 address of the remote tunnel endpoint.</w:t>
              </w:r>
            </w:ins>
          </w:p>
          <w:p w14:paraId="586C6DB5" w14:textId="77777777" w:rsidR="00874469" w:rsidRDefault="00874469" w:rsidP="00874469">
            <w:pPr>
              <w:pStyle w:val="XML1"/>
              <w:rPr>
                <w:ins w:id="11678" w:author="Anees Shaikh" w:date="2013-10-07T01:10:00Z"/>
              </w:rPr>
              <w:pPrChange w:id="11679" w:author="Anees Shaikh" w:date="2013-10-07T01:11:00Z">
                <w:pPr>
                  <w:pStyle w:val="XML1"/>
                </w:pPr>
              </w:pPrChange>
            </w:pPr>
            <w:ins w:id="11680" w:author="Anees Shaikh" w:date="2013-10-07T01:10:00Z">
              <w:r>
                <w:t xml:space="preserve">                                      &lt;/xs:documentation&gt;</w:t>
              </w:r>
            </w:ins>
          </w:p>
          <w:p w14:paraId="52B9ADB7" w14:textId="77777777" w:rsidR="00874469" w:rsidRDefault="00874469" w:rsidP="00874469">
            <w:pPr>
              <w:pStyle w:val="XML1"/>
              <w:rPr>
                <w:ins w:id="11681" w:author="Anees Shaikh" w:date="2013-10-07T01:10:00Z"/>
              </w:rPr>
              <w:pPrChange w:id="11682" w:author="Anees Shaikh" w:date="2013-10-07T01:11:00Z">
                <w:pPr>
                  <w:pStyle w:val="XML1"/>
                </w:pPr>
              </w:pPrChange>
            </w:pPr>
            <w:ins w:id="11683" w:author="Anees Shaikh" w:date="2013-10-07T01:10:00Z">
              <w:r>
                <w:t xml:space="preserve">                                    &lt;/xs:annotation&gt;</w:t>
              </w:r>
            </w:ins>
          </w:p>
          <w:p w14:paraId="384A3413" w14:textId="77777777" w:rsidR="00874469" w:rsidRDefault="00874469" w:rsidP="00874469">
            <w:pPr>
              <w:pStyle w:val="XML1"/>
              <w:rPr>
                <w:ins w:id="11684" w:author="Anees Shaikh" w:date="2013-10-07T01:10:00Z"/>
              </w:rPr>
              <w:pPrChange w:id="11685" w:author="Anees Shaikh" w:date="2013-10-07T01:11:00Z">
                <w:pPr>
                  <w:pStyle w:val="XML1"/>
                </w:pPr>
              </w:pPrChange>
            </w:pPr>
            <w:ins w:id="11686" w:author="Anees Shaikh" w:date="2013-10-07T01:10:00Z">
              <w:r>
                <w:t xml:space="preserve">                                  &lt;/xs:element&gt;</w:t>
              </w:r>
            </w:ins>
          </w:p>
          <w:p w14:paraId="11BC9AA4" w14:textId="77777777" w:rsidR="00874469" w:rsidRDefault="00874469" w:rsidP="00874469">
            <w:pPr>
              <w:pStyle w:val="XML1"/>
              <w:rPr>
                <w:ins w:id="11687" w:author="Anees Shaikh" w:date="2013-10-07T01:10:00Z"/>
              </w:rPr>
              <w:pPrChange w:id="11688" w:author="Anees Shaikh" w:date="2013-10-07T01:11:00Z">
                <w:pPr>
                  <w:pStyle w:val="XML1"/>
                </w:pPr>
              </w:pPrChange>
            </w:pPr>
            <w:ins w:id="11689" w:author="Anees Shaikh" w:date="2013-10-07T01:10:00Z">
              <w:r>
                <w:t xml:space="preserve">                                  &lt;xs:any minOccurs="0" maxOccurs="unbounded"</w:t>
              </w:r>
            </w:ins>
          </w:p>
          <w:p w14:paraId="0B8541F9" w14:textId="77777777" w:rsidR="00874469" w:rsidRDefault="00874469" w:rsidP="00874469">
            <w:pPr>
              <w:pStyle w:val="XML1"/>
              <w:rPr>
                <w:ins w:id="11690" w:author="Anees Shaikh" w:date="2013-10-07T01:10:00Z"/>
              </w:rPr>
              <w:pPrChange w:id="11691" w:author="Anees Shaikh" w:date="2013-10-07T01:11:00Z">
                <w:pPr>
                  <w:pStyle w:val="XML1"/>
                </w:pPr>
              </w:pPrChange>
            </w:pPr>
            <w:ins w:id="11692" w:author="Anees Shaikh" w:date="2013-10-07T01:10:00Z">
              <w:r>
                <w:t xml:space="preserve">                                          namespace="##other" processContents="lax"/&gt;</w:t>
              </w:r>
            </w:ins>
          </w:p>
          <w:p w14:paraId="1240B05F" w14:textId="77777777" w:rsidR="00874469" w:rsidRDefault="00874469" w:rsidP="00874469">
            <w:pPr>
              <w:pStyle w:val="XML1"/>
              <w:rPr>
                <w:ins w:id="11693" w:author="Anees Shaikh" w:date="2013-10-07T01:10:00Z"/>
              </w:rPr>
              <w:pPrChange w:id="11694" w:author="Anees Shaikh" w:date="2013-10-07T01:11:00Z">
                <w:pPr>
                  <w:pStyle w:val="XML1"/>
                </w:pPr>
              </w:pPrChange>
            </w:pPr>
            <w:ins w:id="11695" w:author="Anees Shaikh" w:date="2013-10-07T01:10:00Z">
              <w:r>
                <w:t xml:space="preserve">                                &lt;/xs:sequence&gt;</w:t>
              </w:r>
            </w:ins>
          </w:p>
          <w:p w14:paraId="56BAE7DB" w14:textId="77777777" w:rsidR="00874469" w:rsidRDefault="00874469" w:rsidP="00874469">
            <w:pPr>
              <w:pStyle w:val="XML1"/>
              <w:rPr>
                <w:ins w:id="11696" w:author="Anees Shaikh" w:date="2013-10-07T01:10:00Z"/>
              </w:rPr>
              <w:pPrChange w:id="11697" w:author="Anees Shaikh" w:date="2013-10-07T01:11:00Z">
                <w:pPr>
                  <w:pStyle w:val="XML1"/>
                </w:pPr>
              </w:pPrChange>
            </w:pPr>
            <w:ins w:id="11698" w:author="Anees Shaikh" w:date="2013-10-07T01:10:00Z">
              <w:r>
                <w:lastRenderedPageBreak/>
                <w:t xml:space="preserve">                                &lt;xs:sequence&gt;</w:t>
              </w:r>
            </w:ins>
          </w:p>
          <w:p w14:paraId="5B5D9100" w14:textId="77777777" w:rsidR="00874469" w:rsidRDefault="00874469" w:rsidP="00874469">
            <w:pPr>
              <w:pStyle w:val="XML1"/>
              <w:rPr>
                <w:ins w:id="11699" w:author="Anees Shaikh" w:date="2013-10-07T01:10:00Z"/>
              </w:rPr>
              <w:pPrChange w:id="11700" w:author="Anees Shaikh" w:date="2013-10-07T01:11:00Z">
                <w:pPr>
                  <w:pStyle w:val="XML1"/>
                </w:pPr>
              </w:pPrChange>
            </w:pPr>
            <w:ins w:id="11701" w:author="Anees Shaikh" w:date="2013-10-07T01:10:00Z">
              <w:r>
                <w:t xml:space="preserve">                                  &lt;xs:element name="local-endpoint-mac-adress" minOccurs="0"  type="yang:mac-address"&gt;</w:t>
              </w:r>
            </w:ins>
          </w:p>
          <w:p w14:paraId="2F90A20A" w14:textId="77777777" w:rsidR="00874469" w:rsidRDefault="00874469" w:rsidP="00874469">
            <w:pPr>
              <w:pStyle w:val="XML1"/>
              <w:rPr>
                <w:ins w:id="11702" w:author="Anees Shaikh" w:date="2013-10-07T01:10:00Z"/>
              </w:rPr>
              <w:pPrChange w:id="11703" w:author="Anees Shaikh" w:date="2013-10-07T01:11:00Z">
                <w:pPr>
                  <w:pStyle w:val="XML1"/>
                </w:pPr>
              </w:pPrChange>
            </w:pPr>
            <w:ins w:id="11704" w:author="Anees Shaikh" w:date="2013-10-07T01:10:00Z">
              <w:r>
                <w:t xml:space="preserve">                                    &lt;xs:annotation&gt;</w:t>
              </w:r>
            </w:ins>
          </w:p>
          <w:p w14:paraId="5AA528D5" w14:textId="77777777" w:rsidR="00874469" w:rsidRDefault="00874469" w:rsidP="00874469">
            <w:pPr>
              <w:pStyle w:val="XML1"/>
              <w:rPr>
                <w:ins w:id="11705" w:author="Anees Shaikh" w:date="2013-10-07T01:10:00Z"/>
              </w:rPr>
              <w:pPrChange w:id="11706" w:author="Anees Shaikh" w:date="2013-10-07T01:11:00Z">
                <w:pPr>
                  <w:pStyle w:val="XML1"/>
                </w:pPr>
              </w:pPrChange>
            </w:pPr>
            <w:ins w:id="11707" w:author="Anees Shaikh" w:date="2013-10-07T01:10:00Z">
              <w:r>
                <w:t xml:space="preserve">                                      &lt;xs:documentation&gt;</w:t>
              </w:r>
            </w:ins>
          </w:p>
          <w:p w14:paraId="0D1C4CFF" w14:textId="77777777" w:rsidR="00874469" w:rsidRDefault="00874469" w:rsidP="00874469">
            <w:pPr>
              <w:pStyle w:val="XML1"/>
              <w:rPr>
                <w:ins w:id="11708" w:author="Anees Shaikh" w:date="2013-10-07T01:10:00Z"/>
              </w:rPr>
              <w:pPrChange w:id="11709" w:author="Anees Shaikh" w:date="2013-10-07T01:11:00Z">
                <w:pPr>
                  <w:pStyle w:val="XML1"/>
                </w:pPr>
              </w:pPrChange>
            </w:pPr>
            <w:ins w:id="11710" w:author="Anees Shaikh" w:date="2013-10-07T01:10:00Z">
              <w:r>
                <w:t xml:space="preserve">                                        The MAC address of the local tunnel endpoint.</w:t>
              </w:r>
            </w:ins>
          </w:p>
          <w:p w14:paraId="11C28F68" w14:textId="77777777" w:rsidR="00874469" w:rsidRDefault="00874469" w:rsidP="00874469">
            <w:pPr>
              <w:pStyle w:val="XML1"/>
              <w:rPr>
                <w:ins w:id="11711" w:author="Anees Shaikh" w:date="2013-10-07T01:10:00Z"/>
              </w:rPr>
              <w:pPrChange w:id="11712" w:author="Anees Shaikh" w:date="2013-10-07T01:11:00Z">
                <w:pPr>
                  <w:pStyle w:val="XML1"/>
                </w:pPr>
              </w:pPrChange>
            </w:pPr>
            <w:ins w:id="11713" w:author="Anees Shaikh" w:date="2013-10-07T01:10:00Z">
              <w:r>
                <w:t xml:space="preserve">                                      &lt;/xs:documentation&gt;</w:t>
              </w:r>
            </w:ins>
          </w:p>
          <w:p w14:paraId="7004482B" w14:textId="77777777" w:rsidR="00874469" w:rsidRDefault="00874469" w:rsidP="00874469">
            <w:pPr>
              <w:pStyle w:val="XML1"/>
              <w:rPr>
                <w:ins w:id="11714" w:author="Anees Shaikh" w:date="2013-10-07T01:10:00Z"/>
              </w:rPr>
              <w:pPrChange w:id="11715" w:author="Anees Shaikh" w:date="2013-10-07T01:11:00Z">
                <w:pPr>
                  <w:pStyle w:val="XML1"/>
                </w:pPr>
              </w:pPrChange>
            </w:pPr>
            <w:ins w:id="11716" w:author="Anees Shaikh" w:date="2013-10-07T01:10:00Z">
              <w:r>
                <w:t xml:space="preserve">                                    &lt;/xs:annotation&gt;</w:t>
              </w:r>
            </w:ins>
          </w:p>
          <w:p w14:paraId="6F518D15" w14:textId="77777777" w:rsidR="00874469" w:rsidRDefault="00874469" w:rsidP="00874469">
            <w:pPr>
              <w:pStyle w:val="XML1"/>
              <w:rPr>
                <w:ins w:id="11717" w:author="Anees Shaikh" w:date="2013-10-07T01:10:00Z"/>
              </w:rPr>
              <w:pPrChange w:id="11718" w:author="Anees Shaikh" w:date="2013-10-07T01:11:00Z">
                <w:pPr>
                  <w:pStyle w:val="XML1"/>
                </w:pPr>
              </w:pPrChange>
            </w:pPr>
            <w:ins w:id="11719" w:author="Anees Shaikh" w:date="2013-10-07T01:10:00Z">
              <w:r>
                <w:t xml:space="preserve">                                  &lt;/xs:element&gt;</w:t>
              </w:r>
            </w:ins>
          </w:p>
          <w:p w14:paraId="269E5B63" w14:textId="77777777" w:rsidR="00874469" w:rsidRDefault="00874469" w:rsidP="00874469">
            <w:pPr>
              <w:pStyle w:val="XML1"/>
              <w:rPr>
                <w:ins w:id="11720" w:author="Anees Shaikh" w:date="2013-10-07T01:10:00Z"/>
              </w:rPr>
              <w:pPrChange w:id="11721" w:author="Anees Shaikh" w:date="2013-10-07T01:11:00Z">
                <w:pPr>
                  <w:pStyle w:val="XML1"/>
                </w:pPr>
              </w:pPrChange>
            </w:pPr>
            <w:ins w:id="11722" w:author="Anees Shaikh" w:date="2013-10-07T01:10:00Z">
              <w:r>
                <w:t xml:space="preserve">                                  &lt;xs:element name="remote-endpoint-mac-adress" minOccurs="0"  type="yang:mac-address"&gt;</w:t>
              </w:r>
            </w:ins>
          </w:p>
          <w:p w14:paraId="2424A914" w14:textId="77777777" w:rsidR="00874469" w:rsidRDefault="00874469" w:rsidP="00874469">
            <w:pPr>
              <w:pStyle w:val="XML1"/>
              <w:rPr>
                <w:ins w:id="11723" w:author="Anees Shaikh" w:date="2013-10-07T01:10:00Z"/>
              </w:rPr>
              <w:pPrChange w:id="11724" w:author="Anees Shaikh" w:date="2013-10-07T01:11:00Z">
                <w:pPr>
                  <w:pStyle w:val="XML1"/>
                </w:pPr>
              </w:pPrChange>
            </w:pPr>
            <w:ins w:id="11725" w:author="Anees Shaikh" w:date="2013-10-07T01:10:00Z">
              <w:r>
                <w:t xml:space="preserve">                                    &lt;xs:annotation&gt;</w:t>
              </w:r>
            </w:ins>
          </w:p>
          <w:p w14:paraId="2D771C04" w14:textId="77777777" w:rsidR="00874469" w:rsidRDefault="00874469" w:rsidP="00874469">
            <w:pPr>
              <w:pStyle w:val="XML1"/>
              <w:rPr>
                <w:ins w:id="11726" w:author="Anees Shaikh" w:date="2013-10-07T01:10:00Z"/>
              </w:rPr>
              <w:pPrChange w:id="11727" w:author="Anees Shaikh" w:date="2013-10-07T01:11:00Z">
                <w:pPr>
                  <w:pStyle w:val="XML1"/>
                </w:pPr>
              </w:pPrChange>
            </w:pPr>
            <w:ins w:id="11728" w:author="Anees Shaikh" w:date="2013-10-07T01:10:00Z">
              <w:r>
                <w:t xml:space="preserve">                                      &lt;xs:documentation&gt;</w:t>
              </w:r>
            </w:ins>
          </w:p>
          <w:p w14:paraId="4D7A7E53" w14:textId="77777777" w:rsidR="00874469" w:rsidRDefault="00874469" w:rsidP="00874469">
            <w:pPr>
              <w:pStyle w:val="XML1"/>
              <w:rPr>
                <w:ins w:id="11729" w:author="Anees Shaikh" w:date="2013-10-07T01:10:00Z"/>
              </w:rPr>
              <w:pPrChange w:id="11730" w:author="Anees Shaikh" w:date="2013-10-07T01:11:00Z">
                <w:pPr>
                  <w:pStyle w:val="XML1"/>
                </w:pPr>
              </w:pPrChange>
            </w:pPr>
            <w:ins w:id="11731" w:author="Anees Shaikh" w:date="2013-10-07T01:10:00Z">
              <w:r>
                <w:t xml:space="preserve">                                        The MAC address of the remote tunnel endpoint.</w:t>
              </w:r>
            </w:ins>
          </w:p>
          <w:p w14:paraId="6F4D0AD2" w14:textId="77777777" w:rsidR="00874469" w:rsidRDefault="00874469" w:rsidP="00874469">
            <w:pPr>
              <w:pStyle w:val="XML1"/>
              <w:rPr>
                <w:ins w:id="11732" w:author="Anees Shaikh" w:date="2013-10-07T01:10:00Z"/>
              </w:rPr>
              <w:pPrChange w:id="11733" w:author="Anees Shaikh" w:date="2013-10-07T01:11:00Z">
                <w:pPr>
                  <w:pStyle w:val="XML1"/>
                </w:pPr>
              </w:pPrChange>
            </w:pPr>
            <w:ins w:id="11734" w:author="Anees Shaikh" w:date="2013-10-07T01:10:00Z">
              <w:r>
                <w:t xml:space="preserve">                                      &lt;/xs:documentation&gt;</w:t>
              </w:r>
            </w:ins>
          </w:p>
          <w:p w14:paraId="79A4FDDE" w14:textId="77777777" w:rsidR="00874469" w:rsidRDefault="00874469" w:rsidP="00874469">
            <w:pPr>
              <w:pStyle w:val="XML1"/>
              <w:rPr>
                <w:ins w:id="11735" w:author="Anees Shaikh" w:date="2013-10-07T01:10:00Z"/>
              </w:rPr>
              <w:pPrChange w:id="11736" w:author="Anees Shaikh" w:date="2013-10-07T01:11:00Z">
                <w:pPr>
                  <w:pStyle w:val="XML1"/>
                </w:pPr>
              </w:pPrChange>
            </w:pPr>
            <w:ins w:id="11737" w:author="Anees Shaikh" w:date="2013-10-07T01:10:00Z">
              <w:r>
                <w:t xml:space="preserve">                                    &lt;/xs:annotation&gt;</w:t>
              </w:r>
            </w:ins>
          </w:p>
          <w:p w14:paraId="49AC16EC" w14:textId="77777777" w:rsidR="00874469" w:rsidRDefault="00874469" w:rsidP="00874469">
            <w:pPr>
              <w:pStyle w:val="XML1"/>
              <w:rPr>
                <w:ins w:id="11738" w:author="Anees Shaikh" w:date="2013-10-07T01:10:00Z"/>
              </w:rPr>
              <w:pPrChange w:id="11739" w:author="Anees Shaikh" w:date="2013-10-07T01:11:00Z">
                <w:pPr>
                  <w:pStyle w:val="XML1"/>
                </w:pPr>
              </w:pPrChange>
            </w:pPr>
            <w:ins w:id="11740" w:author="Anees Shaikh" w:date="2013-10-07T01:10:00Z">
              <w:r>
                <w:t xml:space="preserve">                                  &lt;/xs:element&gt;</w:t>
              </w:r>
            </w:ins>
          </w:p>
          <w:p w14:paraId="69F83D83" w14:textId="77777777" w:rsidR="00874469" w:rsidRDefault="00874469" w:rsidP="00874469">
            <w:pPr>
              <w:pStyle w:val="XML1"/>
              <w:rPr>
                <w:ins w:id="11741" w:author="Anees Shaikh" w:date="2013-10-07T01:10:00Z"/>
              </w:rPr>
              <w:pPrChange w:id="11742" w:author="Anees Shaikh" w:date="2013-10-07T01:11:00Z">
                <w:pPr>
                  <w:pStyle w:val="XML1"/>
                </w:pPr>
              </w:pPrChange>
            </w:pPr>
            <w:ins w:id="11743" w:author="Anees Shaikh" w:date="2013-10-07T01:10:00Z">
              <w:r>
                <w:t xml:space="preserve">                                  &lt;xs:any minOccurs="0" maxOccurs="unbounded"</w:t>
              </w:r>
            </w:ins>
          </w:p>
          <w:p w14:paraId="735CCC5D" w14:textId="77777777" w:rsidR="00874469" w:rsidRDefault="00874469" w:rsidP="00874469">
            <w:pPr>
              <w:pStyle w:val="XML1"/>
              <w:rPr>
                <w:ins w:id="11744" w:author="Anees Shaikh" w:date="2013-10-07T01:10:00Z"/>
              </w:rPr>
              <w:pPrChange w:id="11745" w:author="Anees Shaikh" w:date="2013-10-07T01:11:00Z">
                <w:pPr>
                  <w:pStyle w:val="XML1"/>
                </w:pPr>
              </w:pPrChange>
            </w:pPr>
            <w:ins w:id="11746" w:author="Anees Shaikh" w:date="2013-10-07T01:10:00Z">
              <w:r>
                <w:t xml:space="preserve">                                          namespace="##other" processContents="lax"/&gt;</w:t>
              </w:r>
            </w:ins>
          </w:p>
          <w:p w14:paraId="4A18FCB4" w14:textId="77777777" w:rsidR="00874469" w:rsidRDefault="00874469" w:rsidP="00874469">
            <w:pPr>
              <w:pStyle w:val="XML1"/>
              <w:rPr>
                <w:ins w:id="11747" w:author="Anees Shaikh" w:date="2013-10-07T01:10:00Z"/>
              </w:rPr>
              <w:pPrChange w:id="11748" w:author="Anees Shaikh" w:date="2013-10-07T01:11:00Z">
                <w:pPr>
                  <w:pStyle w:val="XML1"/>
                </w:pPr>
              </w:pPrChange>
            </w:pPr>
            <w:ins w:id="11749" w:author="Anees Shaikh" w:date="2013-10-07T01:10:00Z">
              <w:r>
                <w:t xml:space="preserve">                                &lt;/xs:sequence&gt;</w:t>
              </w:r>
            </w:ins>
          </w:p>
          <w:p w14:paraId="3BA3550A" w14:textId="77777777" w:rsidR="00874469" w:rsidRDefault="00874469" w:rsidP="00874469">
            <w:pPr>
              <w:pStyle w:val="XML1"/>
              <w:rPr>
                <w:ins w:id="11750" w:author="Anees Shaikh" w:date="2013-10-07T01:10:00Z"/>
              </w:rPr>
              <w:pPrChange w:id="11751" w:author="Anees Shaikh" w:date="2013-10-07T01:11:00Z">
                <w:pPr>
                  <w:pStyle w:val="XML1"/>
                </w:pPr>
              </w:pPrChange>
            </w:pPr>
            <w:ins w:id="11752" w:author="Anees Shaikh" w:date="2013-10-07T01:10:00Z">
              <w:r>
                <w:t xml:space="preserve">                                &lt;xs:any minOccurs="0" maxOccurs="unbounded"</w:t>
              </w:r>
            </w:ins>
          </w:p>
          <w:p w14:paraId="04023DB3" w14:textId="77777777" w:rsidR="00874469" w:rsidRDefault="00874469" w:rsidP="00874469">
            <w:pPr>
              <w:pStyle w:val="XML1"/>
              <w:rPr>
                <w:ins w:id="11753" w:author="Anees Shaikh" w:date="2013-10-07T01:10:00Z"/>
              </w:rPr>
              <w:pPrChange w:id="11754" w:author="Anees Shaikh" w:date="2013-10-07T01:11:00Z">
                <w:pPr>
                  <w:pStyle w:val="XML1"/>
                </w:pPr>
              </w:pPrChange>
            </w:pPr>
            <w:ins w:id="11755" w:author="Anees Shaikh" w:date="2013-10-07T01:10:00Z">
              <w:r>
                <w:t xml:space="preserve">                                        namespace="##other" processContents="lax"/&gt;</w:t>
              </w:r>
            </w:ins>
          </w:p>
          <w:p w14:paraId="6505A011" w14:textId="77777777" w:rsidR="00874469" w:rsidRDefault="00874469" w:rsidP="00874469">
            <w:pPr>
              <w:pStyle w:val="XML1"/>
              <w:rPr>
                <w:ins w:id="11756" w:author="Anees Shaikh" w:date="2013-10-07T01:10:00Z"/>
              </w:rPr>
              <w:pPrChange w:id="11757" w:author="Anees Shaikh" w:date="2013-10-07T01:11:00Z">
                <w:pPr>
                  <w:pStyle w:val="XML1"/>
                </w:pPr>
              </w:pPrChange>
            </w:pPr>
            <w:ins w:id="11758" w:author="Anees Shaikh" w:date="2013-10-07T01:10:00Z">
              <w:r>
                <w:t xml:space="preserve">                              &lt;/xs:choice&gt;</w:t>
              </w:r>
            </w:ins>
          </w:p>
          <w:p w14:paraId="23DA942E" w14:textId="77777777" w:rsidR="00874469" w:rsidRDefault="00874469" w:rsidP="00874469">
            <w:pPr>
              <w:pStyle w:val="XML1"/>
              <w:rPr>
                <w:ins w:id="11759" w:author="Anees Shaikh" w:date="2013-10-07T01:10:00Z"/>
              </w:rPr>
              <w:pPrChange w:id="11760" w:author="Anees Shaikh" w:date="2013-10-07T01:11:00Z">
                <w:pPr>
                  <w:pStyle w:val="XML1"/>
                </w:pPr>
              </w:pPrChange>
            </w:pPr>
            <w:ins w:id="11761" w:author="Anees Shaikh" w:date="2013-10-07T01:10:00Z">
              <w:r>
                <w:t xml:space="preserve">                              &lt;xs:element name="checksum-present" minOccurs="0"  type="xs:boolean"&gt;</w:t>
              </w:r>
            </w:ins>
          </w:p>
          <w:p w14:paraId="137360AF" w14:textId="77777777" w:rsidR="00874469" w:rsidRDefault="00874469" w:rsidP="00874469">
            <w:pPr>
              <w:pStyle w:val="XML1"/>
              <w:rPr>
                <w:ins w:id="11762" w:author="Anees Shaikh" w:date="2013-10-07T01:10:00Z"/>
              </w:rPr>
              <w:pPrChange w:id="11763" w:author="Anees Shaikh" w:date="2013-10-07T01:11:00Z">
                <w:pPr>
                  <w:pStyle w:val="XML1"/>
                </w:pPr>
              </w:pPrChange>
            </w:pPr>
            <w:ins w:id="11764" w:author="Anees Shaikh" w:date="2013-10-07T01:10:00Z">
              <w:r>
                <w:t xml:space="preserve">                                &lt;xs:annotation&gt;</w:t>
              </w:r>
            </w:ins>
          </w:p>
          <w:p w14:paraId="4C50E759" w14:textId="77777777" w:rsidR="00874469" w:rsidRDefault="00874469" w:rsidP="00874469">
            <w:pPr>
              <w:pStyle w:val="XML1"/>
              <w:rPr>
                <w:ins w:id="11765" w:author="Anees Shaikh" w:date="2013-10-07T01:10:00Z"/>
              </w:rPr>
              <w:pPrChange w:id="11766" w:author="Anees Shaikh" w:date="2013-10-07T01:11:00Z">
                <w:pPr>
                  <w:pStyle w:val="XML1"/>
                </w:pPr>
              </w:pPrChange>
            </w:pPr>
            <w:ins w:id="11767" w:author="Anees Shaikh" w:date="2013-10-07T01:10:00Z">
              <w:r>
                <w:t xml:space="preserve">                                  &lt;xs:documentation&gt;</w:t>
              </w:r>
            </w:ins>
          </w:p>
          <w:p w14:paraId="56C83000" w14:textId="77777777" w:rsidR="00874469" w:rsidRDefault="00874469" w:rsidP="00874469">
            <w:pPr>
              <w:pStyle w:val="XML1"/>
              <w:rPr>
                <w:ins w:id="11768" w:author="Anees Shaikh" w:date="2013-10-07T01:10:00Z"/>
              </w:rPr>
              <w:pPrChange w:id="11769" w:author="Anees Shaikh" w:date="2013-10-07T01:11:00Z">
                <w:pPr>
                  <w:pStyle w:val="XML1"/>
                </w:pPr>
              </w:pPrChange>
            </w:pPr>
            <w:ins w:id="11770" w:author="Anees Shaikh" w:date="2013-10-07T01:10:00Z">
              <w:r>
                <w:t xml:space="preserve">                                    Indicates presence of the GRE checksum.</w:t>
              </w:r>
            </w:ins>
          </w:p>
          <w:p w14:paraId="58E654B4" w14:textId="77777777" w:rsidR="00874469" w:rsidRDefault="00874469" w:rsidP="00874469">
            <w:pPr>
              <w:pStyle w:val="XML1"/>
              <w:rPr>
                <w:ins w:id="11771" w:author="Anees Shaikh" w:date="2013-10-07T01:10:00Z"/>
              </w:rPr>
              <w:pPrChange w:id="11772" w:author="Anees Shaikh" w:date="2013-10-07T01:11:00Z">
                <w:pPr>
                  <w:pStyle w:val="XML1"/>
                </w:pPr>
              </w:pPrChange>
            </w:pPr>
            <w:ins w:id="11773" w:author="Anees Shaikh" w:date="2013-10-07T01:10:00Z">
              <w:r>
                <w:t xml:space="preserve">                                  &lt;/xs:documentation&gt;</w:t>
              </w:r>
            </w:ins>
          </w:p>
          <w:p w14:paraId="174C5C07" w14:textId="77777777" w:rsidR="00874469" w:rsidRDefault="00874469" w:rsidP="00874469">
            <w:pPr>
              <w:pStyle w:val="XML1"/>
              <w:rPr>
                <w:ins w:id="11774" w:author="Anees Shaikh" w:date="2013-10-07T01:10:00Z"/>
              </w:rPr>
              <w:pPrChange w:id="11775" w:author="Anees Shaikh" w:date="2013-10-07T01:11:00Z">
                <w:pPr>
                  <w:pStyle w:val="XML1"/>
                </w:pPr>
              </w:pPrChange>
            </w:pPr>
            <w:ins w:id="11776" w:author="Anees Shaikh" w:date="2013-10-07T01:10:00Z">
              <w:r>
                <w:t xml:space="preserve">                                &lt;/xs:annotation&gt;</w:t>
              </w:r>
            </w:ins>
          </w:p>
          <w:p w14:paraId="67733BD4" w14:textId="77777777" w:rsidR="00874469" w:rsidRDefault="00874469" w:rsidP="00874469">
            <w:pPr>
              <w:pStyle w:val="XML1"/>
              <w:rPr>
                <w:ins w:id="11777" w:author="Anees Shaikh" w:date="2013-10-07T01:10:00Z"/>
              </w:rPr>
              <w:pPrChange w:id="11778" w:author="Anees Shaikh" w:date="2013-10-07T01:11:00Z">
                <w:pPr>
                  <w:pStyle w:val="XML1"/>
                </w:pPr>
              </w:pPrChange>
            </w:pPr>
            <w:ins w:id="11779" w:author="Anees Shaikh" w:date="2013-10-07T01:10:00Z">
              <w:r>
                <w:t xml:space="preserve">                              &lt;/xs:element&gt;</w:t>
              </w:r>
            </w:ins>
          </w:p>
          <w:p w14:paraId="4ACB1233" w14:textId="77777777" w:rsidR="00874469" w:rsidRDefault="00874469" w:rsidP="00874469">
            <w:pPr>
              <w:pStyle w:val="XML1"/>
              <w:rPr>
                <w:ins w:id="11780" w:author="Anees Shaikh" w:date="2013-10-07T01:10:00Z"/>
              </w:rPr>
              <w:pPrChange w:id="11781" w:author="Anees Shaikh" w:date="2013-10-07T01:11:00Z">
                <w:pPr>
                  <w:pStyle w:val="XML1"/>
                </w:pPr>
              </w:pPrChange>
            </w:pPr>
            <w:ins w:id="11782" w:author="Anees Shaikh" w:date="2013-10-07T01:10:00Z">
              <w:r>
                <w:t xml:space="preserve">                              &lt;xs:element name="key-present" minOccurs="0"  type="xs:boolean"&gt;</w:t>
              </w:r>
            </w:ins>
          </w:p>
          <w:p w14:paraId="6B8614BA" w14:textId="77777777" w:rsidR="00874469" w:rsidRDefault="00874469" w:rsidP="00874469">
            <w:pPr>
              <w:pStyle w:val="XML1"/>
              <w:rPr>
                <w:ins w:id="11783" w:author="Anees Shaikh" w:date="2013-10-07T01:10:00Z"/>
              </w:rPr>
              <w:pPrChange w:id="11784" w:author="Anees Shaikh" w:date="2013-10-07T01:11:00Z">
                <w:pPr>
                  <w:pStyle w:val="XML1"/>
                </w:pPr>
              </w:pPrChange>
            </w:pPr>
            <w:ins w:id="11785" w:author="Anees Shaikh" w:date="2013-10-07T01:10:00Z">
              <w:r>
                <w:t xml:space="preserve">                                &lt;xs:annotation&gt;</w:t>
              </w:r>
            </w:ins>
          </w:p>
          <w:p w14:paraId="11D61A7C" w14:textId="77777777" w:rsidR="00874469" w:rsidRDefault="00874469" w:rsidP="00874469">
            <w:pPr>
              <w:pStyle w:val="XML1"/>
              <w:rPr>
                <w:ins w:id="11786" w:author="Anees Shaikh" w:date="2013-10-07T01:10:00Z"/>
              </w:rPr>
              <w:pPrChange w:id="11787" w:author="Anees Shaikh" w:date="2013-10-07T01:11:00Z">
                <w:pPr>
                  <w:pStyle w:val="XML1"/>
                </w:pPr>
              </w:pPrChange>
            </w:pPr>
            <w:ins w:id="11788" w:author="Anees Shaikh" w:date="2013-10-07T01:10:00Z">
              <w:r>
                <w:t xml:space="preserve">                                  &lt;xs:documentation&gt;</w:t>
              </w:r>
            </w:ins>
          </w:p>
          <w:p w14:paraId="5DC2C4B6" w14:textId="77777777" w:rsidR="00874469" w:rsidRDefault="00874469" w:rsidP="00874469">
            <w:pPr>
              <w:pStyle w:val="XML1"/>
              <w:rPr>
                <w:ins w:id="11789" w:author="Anees Shaikh" w:date="2013-10-07T01:10:00Z"/>
              </w:rPr>
              <w:pPrChange w:id="11790" w:author="Anees Shaikh" w:date="2013-10-07T01:11:00Z">
                <w:pPr>
                  <w:pStyle w:val="XML1"/>
                </w:pPr>
              </w:pPrChange>
            </w:pPr>
            <w:ins w:id="11791" w:author="Anees Shaikh" w:date="2013-10-07T01:10:00Z">
              <w:r>
                <w:t xml:space="preserve">                                    Indicates presence of the GRE key.</w:t>
              </w:r>
            </w:ins>
          </w:p>
          <w:p w14:paraId="140166C4" w14:textId="77777777" w:rsidR="00874469" w:rsidRDefault="00874469" w:rsidP="00874469">
            <w:pPr>
              <w:pStyle w:val="XML1"/>
              <w:rPr>
                <w:ins w:id="11792" w:author="Anees Shaikh" w:date="2013-10-07T01:10:00Z"/>
              </w:rPr>
              <w:pPrChange w:id="11793" w:author="Anees Shaikh" w:date="2013-10-07T01:11:00Z">
                <w:pPr>
                  <w:pStyle w:val="XML1"/>
                </w:pPr>
              </w:pPrChange>
            </w:pPr>
            <w:ins w:id="11794" w:author="Anees Shaikh" w:date="2013-10-07T01:10:00Z">
              <w:r>
                <w:t xml:space="preserve">                                  &lt;/xs:documentation&gt;</w:t>
              </w:r>
            </w:ins>
          </w:p>
          <w:p w14:paraId="14D02F38" w14:textId="77777777" w:rsidR="00874469" w:rsidRDefault="00874469" w:rsidP="00874469">
            <w:pPr>
              <w:pStyle w:val="XML1"/>
              <w:rPr>
                <w:ins w:id="11795" w:author="Anees Shaikh" w:date="2013-10-07T01:10:00Z"/>
              </w:rPr>
              <w:pPrChange w:id="11796" w:author="Anees Shaikh" w:date="2013-10-07T01:11:00Z">
                <w:pPr>
                  <w:pStyle w:val="XML1"/>
                </w:pPr>
              </w:pPrChange>
            </w:pPr>
            <w:ins w:id="11797" w:author="Anees Shaikh" w:date="2013-10-07T01:10:00Z">
              <w:r>
                <w:t xml:space="preserve">                                &lt;/xs:annotation&gt;</w:t>
              </w:r>
            </w:ins>
          </w:p>
          <w:p w14:paraId="11B02BCC" w14:textId="77777777" w:rsidR="00874469" w:rsidRDefault="00874469" w:rsidP="00874469">
            <w:pPr>
              <w:pStyle w:val="XML1"/>
              <w:rPr>
                <w:ins w:id="11798" w:author="Anees Shaikh" w:date="2013-10-07T01:10:00Z"/>
              </w:rPr>
              <w:pPrChange w:id="11799" w:author="Anees Shaikh" w:date="2013-10-07T01:11:00Z">
                <w:pPr>
                  <w:pStyle w:val="XML1"/>
                </w:pPr>
              </w:pPrChange>
            </w:pPr>
            <w:ins w:id="11800" w:author="Anees Shaikh" w:date="2013-10-07T01:10:00Z">
              <w:r>
                <w:t xml:space="preserve">                              &lt;/xs:element&gt;</w:t>
              </w:r>
            </w:ins>
          </w:p>
          <w:p w14:paraId="2E8CEA48" w14:textId="77777777" w:rsidR="00874469" w:rsidRDefault="00874469" w:rsidP="00874469">
            <w:pPr>
              <w:pStyle w:val="XML1"/>
              <w:rPr>
                <w:ins w:id="11801" w:author="Anees Shaikh" w:date="2013-10-07T01:10:00Z"/>
              </w:rPr>
              <w:pPrChange w:id="11802" w:author="Anees Shaikh" w:date="2013-10-07T01:11:00Z">
                <w:pPr>
                  <w:pStyle w:val="XML1"/>
                </w:pPr>
              </w:pPrChange>
            </w:pPr>
            <w:ins w:id="11803" w:author="Anees Shaikh" w:date="2013-10-07T01:10:00Z">
              <w:r>
                <w:t xml:space="preserve">                              &lt;xs:element name="key"  type="xs:unsignedInt"&gt;</w:t>
              </w:r>
            </w:ins>
          </w:p>
          <w:p w14:paraId="6F049655" w14:textId="77777777" w:rsidR="00874469" w:rsidRDefault="00874469" w:rsidP="00874469">
            <w:pPr>
              <w:pStyle w:val="XML1"/>
              <w:rPr>
                <w:ins w:id="11804" w:author="Anees Shaikh" w:date="2013-10-07T01:10:00Z"/>
              </w:rPr>
              <w:pPrChange w:id="11805" w:author="Anees Shaikh" w:date="2013-10-07T01:11:00Z">
                <w:pPr>
                  <w:pStyle w:val="XML1"/>
                </w:pPr>
              </w:pPrChange>
            </w:pPr>
            <w:ins w:id="11806" w:author="Anees Shaikh" w:date="2013-10-07T01:10:00Z">
              <w:r>
                <w:t xml:space="preserve">                                &lt;xs:annotation&gt;</w:t>
              </w:r>
            </w:ins>
          </w:p>
          <w:p w14:paraId="1E083457" w14:textId="77777777" w:rsidR="00874469" w:rsidRDefault="00874469" w:rsidP="00874469">
            <w:pPr>
              <w:pStyle w:val="XML1"/>
              <w:rPr>
                <w:ins w:id="11807" w:author="Anees Shaikh" w:date="2013-10-07T01:10:00Z"/>
              </w:rPr>
              <w:pPrChange w:id="11808" w:author="Anees Shaikh" w:date="2013-10-07T01:11:00Z">
                <w:pPr>
                  <w:pStyle w:val="XML1"/>
                </w:pPr>
              </w:pPrChange>
            </w:pPr>
            <w:ins w:id="11809" w:author="Anees Shaikh" w:date="2013-10-07T01:10:00Z">
              <w:r>
                <w:t xml:space="preserve">                                  &lt;xs:documentation&gt;</w:t>
              </w:r>
            </w:ins>
          </w:p>
          <w:p w14:paraId="3BCCB204" w14:textId="77777777" w:rsidR="00874469" w:rsidRDefault="00874469" w:rsidP="00874469">
            <w:pPr>
              <w:pStyle w:val="XML1"/>
              <w:rPr>
                <w:ins w:id="11810" w:author="Anees Shaikh" w:date="2013-10-07T01:10:00Z"/>
              </w:rPr>
              <w:pPrChange w:id="11811" w:author="Anees Shaikh" w:date="2013-10-07T01:11:00Z">
                <w:pPr>
                  <w:pStyle w:val="XML1"/>
                </w:pPr>
              </w:pPrChange>
            </w:pPr>
            <w:ins w:id="11812" w:author="Anees Shaikh" w:date="2013-10-07T01:10:00Z">
              <w:r>
                <w:t xml:space="preserve">                                    The (optional) key of the GRE tunnel.  It MAY be used to set the</w:t>
              </w:r>
            </w:ins>
          </w:p>
          <w:p w14:paraId="36D61713" w14:textId="77777777" w:rsidR="00874469" w:rsidRDefault="00874469" w:rsidP="00874469">
            <w:pPr>
              <w:pStyle w:val="XML1"/>
              <w:rPr>
                <w:ins w:id="11813" w:author="Anees Shaikh" w:date="2013-10-07T01:10:00Z"/>
              </w:rPr>
              <w:pPrChange w:id="11814" w:author="Anees Shaikh" w:date="2013-10-07T01:11:00Z">
                <w:pPr>
                  <w:pStyle w:val="XML1"/>
                </w:pPr>
              </w:pPrChange>
            </w:pPr>
            <w:ins w:id="11815" w:author="Anees Shaikh" w:date="2013-10-07T01:10:00Z">
              <w:r>
                <w:t xml:space="preserve">                                          OXM_OF_TUNNEL_ID match field metadata in the OpenFlow protocol</w:t>
              </w:r>
            </w:ins>
          </w:p>
          <w:p w14:paraId="4E4002A7" w14:textId="77777777" w:rsidR="00874469" w:rsidRDefault="00874469" w:rsidP="00874469">
            <w:pPr>
              <w:pStyle w:val="XML1"/>
              <w:rPr>
                <w:ins w:id="11816" w:author="Anees Shaikh" w:date="2013-10-07T01:10:00Z"/>
              </w:rPr>
              <w:pPrChange w:id="11817" w:author="Anees Shaikh" w:date="2013-10-07T01:11:00Z">
                <w:pPr>
                  <w:pStyle w:val="XML1"/>
                </w:pPr>
              </w:pPrChange>
            </w:pPr>
            <w:ins w:id="11818" w:author="Anees Shaikh" w:date="2013-10-07T01:10:00Z">
              <w:r>
                <w:t xml:space="preserve">                                  &lt;/xs:documentation&gt;</w:t>
              </w:r>
            </w:ins>
          </w:p>
          <w:p w14:paraId="08B296D7" w14:textId="77777777" w:rsidR="00874469" w:rsidRDefault="00874469" w:rsidP="00874469">
            <w:pPr>
              <w:pStyle w:val="XML1"/>
              <w:rPr>
                <w:ins w:id="11819" w:author="Anees Shaikh" w:date="2013-10-07T01:10:00Z"/>
              </w:rPr>
              <w:pPrChange w:id="11820" w:author="Anees Shaikh" w:date="2013-10-07T01:11:00Z">
                <w:pPr>
                  <w:pStyle w:val="XML1"/>
                </w:pPr>
              </w:pPrChange>
            </w:pPr>
            <w:ins w:id="11821" w:author="Anees Shaikh" w:date="2013-10-07T01:10:00Z">
              <w:r>
                <w:t xml:space="preserve">                                &lt;/xs:annotation&gt;</w:t>
              </w:r>
            </w:ins>
          </w:p>
          <w:p w14:paraId="4651653C" w14:textId="77777777" w:rsidR="00874469" w:rsidRDefault="00874469" w:rsidP="00874469">
            <w:pPr>
              <w:pStyle w:val="XML1"/>
              <w:rPr>
                <w:ins w:id="11822" w:author="Anees Shaikh" w:date="2013-10-07T01:10:00Z"/>
              </w:rPr>
              <w:pPrChange w:id="11823" w:author="Anees Shaikh" w:date="2013-10-07T01:11:00Z">
                <w:pPr>
                  <w:pStyle w:val="XML1"/>
                </w:pPr>
              </w:pPrChange>
            </w:pPr>
            <w:ins w:id="11824" w:author="Anees Shaikh" w:date="2013-10-07T01:10:00Z">
              <w:r>
                <w:t xml:space="preserve">                              &lt;/xs:element&gt;</w:t>
              </w:r>
            </w:ins>
          </w:p>
          <w:p w14:paraId="3BA5924D" w14:textId="77777777" w:rsidR="00874469" w:rsidRDefault="00874469" w:rsidP="00874469">
            <w:pPr>
              <w:pStyle w:val="XML1"/>
              <w:rPr>
                <w:ins w:id="11825" w:author="Anees Shaikh" w:date="2013-10-07T01:10:00Z"/>
              </w:rPr>
              <w:pPrChange w:id="11826" w:author="Anees Shaikh" w:date="2013-10-07T01:11:00Z">
                <w:pPr>
                  <w:pStyle w:val="XML1"/>
                </w:pPr>
              </w:pPrChange>
            </w:pPr>
            <w:ins w:id="11827" w:author="Anees Shaikh" w:date="2013-10-07T01:10:00Z">
              <w:r>
                <w:t xml:space="preserve">                              &lt;xs:element name="sequence-number-present" minOccurs="0"  type="xs:boolean"&gt;</w:t>
              </w:r>
            </w:ins>
          </w:p>
          <w:p w14:paraId="59EA7634" w14:textId="77777777" w:rsidR="00874469" w:rsidRDefault="00874469" w:rsidP="00874469">
            <w:pPr>
              <w:pStyle w:val="XML1"/>
              <w:rPr>
                <w:ins w:id="11828" w:author="Anees Shaikh" w:date="2013-10-07T01:10:00Z"/>
              </w:rPr>
              <w:pPrChange w:id="11829" w:author="Anees Shaikh" w:date="2013-10-07T01:11:00Z">
                <w:pPr>
                  <w:pStyle w:val="XML1"/>
                </w:pPr>
              </w:pPrChange>
            </w:pPr>
            <w:ins w:id="11830" w:author="Anees Shaikh" w:date="2013-10-07T01:10:00Z">
              <w:r>
                <w:t xml:space="preserve">                                &lt;xs:annotation&gt;</w:t>
              </w:r>
            </w:ins>
          </w:p>
          <w:p w14:paraId="12C587C1" w14:textId="77777777" w:rsidR="00874469" w:rsidRDefault="00874469" w:rsidP="00874469">
            <w:pPr>
              <w:pStyle w:val="XML1"/>
              <w:rPr>
                <w:ins w:id="11831" w:author="Anees Shaikh" w:date="2013-10-07T01:10:00Z"/>
              </w:rPr>
              <w:pPrChange w:id="11832" w:author="Anees Shaikh" w:date="2013-10-07T01:11:00Z">
                <w:pPr>
                  <w:pStyle w:val="XML1"/>
                </w:pPr>
              </w:pPrChange>
            </w:pPr>
            <w:ins w:id="11833" w:author="Anees Shaikh" w:date="2013-10-07T01:10:00Z">
              <w:r>
                <w:lastRenderedPageBreak/>
                <w:t xml:space="preserve">                                  &lt;xs:documentation&gt;</w:t>
              </w:r>
            </w:ins>
          </w:p>
          <w:p w14:paraId="3EF5A8F1" w14:textId="77777777" w:rsidR="00874469" w:rsidRDefault="00874469" w:rsidP="00874469">
            <w:pPr>
              <w:pStyle w:val="XML1"/>
              <w:rPr>
                <w:ins w:id="11834" w:author="Anees Shaikh" w:date="2013-10-07T01:10:00Z"/>
              </w:rPr>
              <w:pPrChange w:id="11835" w:author="Anees Shaikh" w:date="2013-10-07T01:11:00Z">
                <w:pPr>
                  <w:pStyle w:val="XML1"/>
                </w:pPr>
              </w:pPrChange>
            </w:pPr>
            <w:ins w:id="11836" w:author="Anees Shaikh" w:date="2013-10-07T01:10:00Z">
              <w:r>
                <w:t xml:space="preserve">                                    Indicates presence of the GRE sequence number.</w:t>
              </w:r>
            </w:ins>
          </w:p>
          <w:p w14:paraId="715EF75F" w14:textId="77777777" w:rsidR="00874469" w:rsidRDefault="00874469" w:rsidP="00874469">
            <w:pPr>
              <w:pStyle w:val="XML1"/>
              <w:rPr>
                <w:ins w:id="11837" w:author="Anees Shaikh" w:date="2013-10-07T01:10:00Z"/>
              </w:rPr>
              <w:pPrChange w:id="11838" w:author="Anees Shaikh" w:date="2013-10-07T01:11:00Z">
                <w:pPr>
                  <w:pStyle w:val="XML1"/>
                </w:pPr>
              </w:pPrChange>
            </w:pPr>
            <w:ins w:id="11839" w:author="Anees Shaikh" w:date="2013-10-07T01:10:00Z">
              <w:r>
                <w:t xml:space="preserve">                                  &lt;/xs:documentation&gt;</w:t>
              </w:r>
            </w:ins>
          </w:p>
          <w:p w14:paraId="6344DED6" w14:textId="77777777" w:rsidR="00874469" w:rsidRDefault="00874469" w:rsidP="00874469">
            <w:pPr>
              <w:pStyle w:val="XML1"/>
              <w:rPr>
                <w:ins w:id="11840" w:author="Anees Shaikh" w:date="2013-10-07T01:10:00Z"/>
              </w:rPr>
              <w:pPrChange w:id="11841" w:author="Anees Shaikh" w:date="2013-10-07T01:11:00Z">
                <w:pPr>
                  <w:pStyle w:val="XML1"/>
                </w:pPr>
              </w:pPrChange>
            </w:pPr>
            <w:ins w:id="11842" w:author="Anees Shaikh" w:date="2013-10-07T01:10:00Z">
              <w:r>
                <w:t xml:space="preserve">                                &lt;/xs:annotation&gt;</w:t>
              </w:r>
            </w:ins>
          </w:p>
          <w:p w14:paraId="6425A429" w14:textId="77777777" w:rsidR="00874469" w:rsidRDefault="00874469" w:rsidP="00874469">
            <w:pPr>
              <w:pStyle w:val="XML1"/>
              <w:rPr>
                <w:ins w:id="11843" w:author="Anees Shaikh" w:date="2013-10-07T01:10:00Z"/>
              </w:rPr>
              <w:pPrChange w:id="11844" w:author="Anees Shaikh" w:date="2013-10-07T01:11:00Z">
                <w:pPr>
                  <w:pStyle w:val="XML1"/>
                </w:pPr>
              </w:pPrChange>
            </w:pPr>
            <w:ins w:id="11845" w:author="Anees Shaikh" w:date="2013-10-07T01:10:00Z">
              <w:r>
                <w:t xml:space="preserve">                              &lt;/xs:element&gt;</w:t>
              </w:r>
            </w:ins>
          </w:p>
          <w:p w14:paraId="1317B2BB" w14:textId="77777777" w:rsidR="00874469" w:rsidRDefault="00874469" w:rsidP="00874469">
            <w:pPr>
              <w:pStyle w:val="XML1"/>
              <w:rPr>
                <w:ins w:id="11846" w:author="Anees Shaikh" w:date="2013-10-07T01:10:00Z"/>
              </w:rPr>
              <w:pPrChange w:id="11847" w:author="Anees Shaikh" w:date="2013-10-07T01:11:00Z">
                <w:pPr>
                  <w:pStyle w:val="XML1"/>
                </w:pPr>
              </w:pPrChange>
            </w:pPr>
            <w:ins w:id="11848" w:author="Anees Shaikh" w:date="2013-10-07T01:10:00Z">
              <w:r>
                <w:t xml:space="preserve">                              &lt;xs:any minOccurs="0" maxOccurs="unbounded"</w:t>
              </w:r>
            </w:ins>
          </w:p>
          <w:p w14:paraId="0F3070C0" w14:textId="77777777" w:rsidR="00874469" w:rsidRDefault="00874469" w:rsidP="00874469">
            <w:pPr>
              <w:pStyle w:val="XML1"/>
              <w:rPr>
                <w:ins w:id="11849" w:author="Anees Shaikh" w:date="2013-10-07T01:10:00Z"/>
              </w:rPr>
              <w:pPrChange w:id="11850" w:author="Anees Shaikh" w:date="2013-10-07T01:11:00Z">
                <w:pPr>
                  <w:pStyle w:val="XML1"/>
                </w:pPr>
              </w:pPrChange>
            </w:pPr>
            <w:ins w:id="11851" w:author="Anees Shaikh" w:date="2013-10-07T01:10:00Z">
              <w:r>
                <w:t xml:space="preserve">                                      namespace="##other" processContents="lax"/&gt;</w:t>
              </w:r>
            </w:ins>
          </w:p>
          <w:p w14:paraId="50622DCC" w14:textId="77777777" w:rsidR="00874469" w:rsidRDefault="00874469" w:rsidP="00874469">
            <w:pPr>
              <w:pStyle w:val="XML1"/>
              <w:rPr>
                <w:ins w:id="11852" w:author="Anees Shaikh" w:date="2013-10-07T01:10:00Z"/>
              </w:rPr>
              <w:pPrChange w:id="11853" w:author="Anees Shaikh" w:date="2013-10-07T01:11:00Z">
                <w:pPr>
                  <w:pStyle w:val="XML1"/>
                </w:pPr>
              </w:pPrChange>
            </w:pPr>
            <w:ins w:id="11854" w:author="Anees Shaikh" w:date="2013-10-07T01:10:00Z">
              <w:r>
                <w:t xml:space="preserve">                            &lt;/xs:sequence&gt;</w:t>
              </w:r>
            </w:ins>
          </w:p>
          <w:p w14:paraId="6183BFDA" w14:textId="77777777" w:rsidR="00874469" w:rsidRDefault="00874469" w:rsidP="00874469">
            <w:pPr>
              <w:pStyle w:val="XML1"/>
              <w:rPr>
                <w:ins w:id="11855" w:author="Anees Shaikh" w:date="2013-10-07T01:10:00Z"/>
              </w:rPr>
              <w:pPrChange w:id="11856" w:author="Anees Shaikh" w:date="2013-10-07T01:11:00Z">
                <w:pPr>
                  <w:pStyle w:val="XML1"/>
                </w:pPr>
              </w:pPrChange>
            </w:pPr>
            <w:ins w:id="11857" w:author="Anees Shaikh" w:date="2013-10-07T01:10:00Z">
              <w:r>
                <w:t xml:space="preserve">                          &lt;/xs:complexType&gt;</w:t>
              </w:r>
            </w:ins>
          </w:p>
          <w:p w14:paraId="1663F8BF" w14:textId="77777777" w:rsidR="00874469" w:rsidRDefault="00874469" w:rsidP="00874469">
            <w:pPr>
              <w:pStyle w:val="XML1"/>
              <w:rPr>
                <w:ins w:id="11858" w:author="Anees Shaikh" w:date="2013-10-07T01:10:00Z"/>
              </w:rPr>
              <w:pPrChange w:id="11859" w:author="Anees Shaikh" w:date="2013-10-07T01:11:00Z">
                <w:pPr>
                  <w:pStyle w:val="XML1"/>
                </w:pPr>
              </w:pPrChange>
            </w:pPr>
            <w:ins w:id="11860" w:author="Anees Shaikh" w:date="2013-10-07T01:10:00Z">
              <w:r>
                <w:t xml:space="preserve">                        &lt;/xs:element&gt;</w:t>
              </w:r>
            </w:ins>
          </w:p>
          <w:p w14:paraId="144A761B" w14:textId="77777777" w:rsidR="00874469" w:rsidRDefault="00874469" w:rsidP="00874469">
            <w:pPr>
              <w:pStyle w:val="XML1"/>
              <w:rPr>
                <w:ins w:id="11861" w:author="Anees Shaikh" w:date="2013-10-07T01:10:00Z"/>
              </w:rPr>
              <w:pPrChange w:id="11862" w:author="Anees Shaikh" w:date="2013-10-07T01:11:00Z">
                <w:pPr>
                  <w:pStyle w:val="XML1"/>
                </w:pPr>
              </w:pPrChange>
            </w:pPr>
            <w:ins w:id="11863" w:author="Anees Shaikh" w:date="2013-10-07T01:10:00Z">
              <w:r>
                <w:t xml:space="preserve">                        &lt;xs:any minOccurs="0" maxOccurs="unbounded"</w:t>
              </w:r>
            </w:ins>
          </w:p>
          <w:p w14:paraId="07A19E90" w14:textId="77777777" w:rsidR="00874469" w:rsidRDefault="00874469" w:rsidP="00874469">
            <w:pPr>
              <w:pStyle w:val="XML1"/>
              <w:rPr>
                <w:ins w:id="11864" w:author="Anees Shaikh" w:date="2013-10-07T01:10:00Z"/>
              </w:rPr>
              <w:pPrChange w:id="11865" w:author="Anees Shaikh" w:date="2013-10-07T01:11:00Z">
                <w:pPr>
                  <w:pStyle w:val="XML1"/>
                </w:pPr>
              </w:pPrChange>
            </w:pPr>
            <w:ins w:id="11866" w:author="Anees Shaikh" w:date="2013-10-07T01:10:00Z">
              <w:r>
                <w:t xml:space="preserve">                                namespace="##other" processContents="lax"/&gt;</w:t>
              </w:r>
            </w:ins>
          </w:p>
          <w:p w14:paraId="5E4CA8FE" w14:textId="77777777" w:rsidR="00874469" w:rsidRDefault="00874469" w:rsidP="00874469">
            <w:pPr>
              <w:pStyle w:val="XML1"/>
              <w:rPr>
                <w:ins w:id="11867" w:author="Anees Shaikh" w:date="2013-10-07T01:10:00Z"/>
              </w:rPr>
              <w:pPrChange w:id="11868" w:author="Anees Shaikh" w:date="2013-10-07T01:11:00Z">
                <w:pPr>
                  <w:pStyle w:val="XML1"/>
                </w:pPr>
              </w:pPrChange>
            </w:pPr>
            <w:ins w:id="11869" w:author="Anees Shaikh" w:date="2013-10-07T01:10:00Z">
              <w:r>
                <w:t xml:space="preserve">                      &lt;/xs:sequence&gt;</w:t>
              </w:r>
            </w:ins>
          </w:p>
          <w:p w14:paraId="3DFBF855" w14:textId="77777777" w:rsidR="00874469" w:rsidRDefault="00874469" w:rsidP="00874469">
            <w:pPr>
              <w:pStyle w:val="XML1"/>
              <w:rPr>
                <w:ins w:id="11870" w:author="Anees Shaikh" w:date="2013-10-07T01:10:00Z"/>
              </w:rPr>
              <w:pPrChange w:id="11871" w:author="Anees Shaikh" w:date="2013-10-07T01:11:00Z">
                <w:pPr>
                  <w:pStyle w:val="XML1"/>
                </w:pPr>
              </w:pPrChange>
            </w:pPr>
            <w:ins w:id="11872" w:author="Anees Shaikh" w:date="2013-10-07T01:10:00Z">
              <w:r>
                <w:t xml:space="preserve">                      &lt;xs:sequence&gt;</w:t>
              </w:r>
            </w:ins>
          </w:p>
          <w:p w14:paraId="0672A97A" w14:textId="77777777" w:rsidR="00874469" w:rsidRDefault="00874469" w:rsidP="00874469">
            <w:pPr>
              <w:pStyle w:val="XML1"/>
              <w:rPr>
                <w:ins w:id="11873" w:author="Anees Shaikh" w:date="2013-10-07T01:10:00Z"/>
              </w:rPr>
              <w:pPrChange w:id="11874" w:author="Anees Shaikh" w:date="2013-10-07T01:11:00Z">
                <w:pPr>
                  <w:pStyle w:val="XML1"/>
                </w:pPr>
              </w:pPrChange>
            </w:pPr>
            <w:ins w:id="11875" w:author="Anees Shaikh" w:date="2013-10-07T01:10:00Z">
              <w:r>
                <w:t xml:space="preserve">                        &lt;xs:element name="vxlan-tunnel" minOccurs="0"&gt;</w:t>
              </w:r>
            </w:ins>
          </w:p>
          <w:p w14:paraId="77DC6391" w14:textId="77777777" w:rsidR="00874469" w:rsidRDefault="00874469" w:rsidP="00874469">
            <w:pPr>
              <w:pStyle w:val="XML1"/>
              <w:rPr>
                <w:ins w:id="11876" w:author="Anees Shaikh" w:date="2013-10-07T01:10:00Z"/>
              </w:rPr>
              <w:pPrChange w:id="11877" w:author="Anees Shaikh" w:date="2013-10-07T01:11:00Z">
                <w:pPr>
                  <w:pStyle w:val="XML1"/>
                </w:pPr>
              </w:pPrChange>
            </w:pPr>
            <w:ins w:id="11878" w:author="Anees Shaikh" w:date="2013-10-07T01:10:00Z">
              <w:r>
                <w:t xml:space="preserve">                          &lt;xs:annotation&gt;</w:t>
              </w:r>
            </w:ins>
          </w:p>
          <w:p w14:paraId="5CE49EFF" w14:textId="77777777" w:rsidR="00874469" w:rsidRDefault="00874469" w:rsidP="00874469">
            <w:pPr>
              <w:pStyle w:val="XML1"/>
              <w:rPr>
                <w:ins w:id="11879" w:author="Anees Shaikh" w:date="2013-10-07T01:10:00Z"/>
              </w:rPr>
              <w:pPrChange w:id="11880" w:author="Anees Shaikh" w:date="2013-10-07T01:11:00Z">
                <w:pPr>
                  <w:pStyle w:val="XML1"/>
                </w:pPr>
              </w:pPrChange>
            </w:pPr>
            <w:ins w:id="11881" w:author="Anees Shaikh" w:date="2013-10-07T01:10:00Z">
              <w:r>
                <w:t xml:space="preserve">                            &lt;xs:documentation&gt;</w:t>
              </w:r>
            </w:ins>
          </w:p>
          <w:p w14:paraId="49B47713" w14:textId="77777777" w:rsidR="00874469" w:rsidRDefault="00874469" w:rsidP="00874469">
            <w:pPr>
              <w:pStyle w:val="XML1"/>
              <w:rPr>
                <w:ins w:id="11882" w:author="Anees Shaikh" w:date="2013-10-07T01:10:00Z"/>
              </w:rPr>
              <w:pPrChange w:id="11883" w:author="Anees Shaikh" w:date="2013-10-07T01:11:00Z">
                <w:pPr>
                  <w:pStyle w:val="XML1"/>
                </w:pPr>
              </w:pPrChange>
            </w:pPr>
            <w:ins w:id="11884" w:author="Anees Shaikh" w:date="2013-10-07T01:10:00Z">
              <w:r>
                <w:t xml:space="preserve">                              Properties of a VxLAN tunnel.</w:t>
              </w:r>
            </w:ins>
          </w:p>
          <w:p w14:paraId="2B48F6F6" w14:textId="77777777" w:rsidR="00874469" w:rsidRDefault="00874469" w:rsidP="00874469">
            <w:pPr>
              <w:pStyle w:val="XML1"/>
              <w:rPr>
                <w:ins w:id="11885" w:author="Anees Shaikh" w:date="2013-10-07T01:10:00Z"/>
              </w:rPr>
              <w:pPrChange w:id="11886" w:author="Anees Shaikh" w:date="2013-10-07T01:11:00Z">
                <w:pPr>
                  <w:pStyle w:val="XML1"/>
                </w:pPr>
              </w:pPrChange>
            </w:pPr>
            <w:ins w:id="11887" w:author="Anees Shaikh" w:date="2013-10-07T01:10:00Z">
              <w:r>
                <w:t xml:space="preserve">                            &lt;/xs:documentation&gt;</w:t>
              </w:r>
            </w:ins>
          </w:p>
          <w:p w14:paraId="2936F3CA" w14:textId="77777777" w:rsidR="00874469" w:rsidRDefault="00874469" w:rsidP="00874469">
            <w:pPr>
              <w:pStyle w:val="XML1"/>
              <w:rPr>
                <w:ins w:id="11888" w:author="Anees Shaikh" w:date="2013-10-07T01:10:00Z"/>
              </w:rPr>
              <w:pPrChange w:id="11889" w:author="Anees Shaikh" w:date="2013-10-07T01:11:00Z">
                <w:pPr>
                  <w:pStyle w:val="XML1"/>
                </w:pPr>
              </w:pPrChange>
            </w:pPr>
            <w:ins w:id="11890" w:author="Anees Shaikh" w:date="2013-10-07T01:10:00Z">
              <w:r>
                <w:t xml:space="preserve">                          &lt;/xs:annotation&gt;</w:t>
              </w:r>
            </w:ins>
          </w:p>
          <w:p w14:paraId="3C335D9B" w14:textId="77777777" w:rsidR="00874469" w:rsidRDefault="00874469" w:rsidP="00874469">
            <w:pPr>
              <w:pStyle w:val="XML1"/>
              <w:rPr>
                <w:ins w:id="11891" w:author="Anees Shaikh" w:date="2013-10-07T01:10:00Z"/>
              </w:rPr>
              <w:pPrChange w:id="11892" w:author="Anees Shaikh" w:date="2013-10-07T01:11:00Z">
                <w:pPr>
                  <w:pStyle w:val="XML1"/>
                </w:pPr>
              </w:pPrChange>
            </w:pPr>
            <w:ins w:id="11893" w:author="Anees Shaikh" w:date="2013-10-07T01:10:00Z">
              <w:r>
                <w:t xml:space="preserve">                          &lt;xs:complexType&gt;</w:t>
              </w:r>
            </w:ins>
          </w:p>
          <w:p w14:paraId="199AD941" w14:textId="77777777" w:rsidR="00874469" w:rsidRDefault="00874469" w:rsidP="00874469">
            <w:pPr>
              <w:pStyle w:val="XML1"/>
              <w:rPr>
                <w:ins w:id="11894" w:author="Anees Shaikh" w:date="2013-10-07T01:10:00Z"/>
              </w:rPr>
              <w:pPrChange w:id="11895" w:author="Anees Shaikh" w:date="2013-10-07T01:11:00Z">
                <w:pPr>
                  <w:pStyle w:val="XML1"/>
                </w:pPr>
              </w:pPrChange>
            </w:pPr>
            <w:ins w:id="11896" w:author="Anees Shaikh" w:date="2013-10-07T01:10:00Z">
              <w:r>
                <w:t xml:space="preserve">                            &lt;xs:sequence&gt;</w:t>
              </w:r>
            </w:ins>
          </w:p>
          <w:p w14:paraId="648D5333" w14:textId="77777777" w:rsidR="00874469" w:rsidRDefault="00874469" w:rsidP="00874469">
            <w:pPr>
              <w:pStyle w:val="XML1"/>
              <w:rPr>
                <w:ins w:id="11897" w:author="Anees Shaikh" w:date="2013-10-07T01:10:00Z"/>
              </w:rPr>
              <w:pPrChange w:id="11898" w:author="Anees Shaikh" w:date="2013-10-07T01:11:00Z">
                <w:pPr>
                  <w:pStyle w:val="XML1"/>
                </w:pPr>
              </w:pPrChange>
            </w:pPr>
            <w:ins w:id="11899" w:author="Anees Shaikh" w:date="2013-10-07T01:10:00Z">
              <w:r>
                <w:t xml:space="preserve">                              &lt;xs:choice&gt;</w:t>
              </w:r>
            </w:ins>
          </w:p>
          <w:p w14:paraId="1CBDBB66" w14:textId="77777777" w:rsidR="00874469" w:rsidRDefault="00874469" w:rsidP="00874469">
            <w:pPr>
              <w:pStyle w:val="XML1"/>
              <w:rPr>
                <w:ins w:id="11900" w:author="Anees Shaikh" w:date="2013-10-07T01:10:00Z"/>
              </w:rPr>
              <w:pPrChange w:id="11901" w:author="Anees Shaikh" w:date="2013-10-07T01:11:00Z">
                <w:pPr>
                  <w:pStyle w:val="XML1"/>
                </w:pPr>
              </w:pPrChange>
            </w:pPr>
            <w:ins w:id="11902" w:author="Anees Shaikh" w:date="2013-10-07T01:10:00Z">
              <w:r>
                <w:t xml:space="preserve">                                &lt;xs:sequence&gt;</w:t>
              </w:r>
            </w:ins>
          </w:p>
          <w:p w14:paraId="35CAF2CD" w14:textId="77777777" w:rsidR="00874469" w:rsidRDefault="00874469" w:rsidP="00874469">
            <w:pPr>
              <w:pStyle w:val="XML1"/>
              <w:rPr>
                <w:ins w:id="11903" w:author="Anees Shaikh" w:date="2013-10-07T01:10:00Z"/>
              </w:rPr>
              <w:pPrChange w:id="11904" w:author="Anees Shaikh" w:date="2013-10-07T01:11:00Z">
                <w:pPr>
                  <w:pStyle w:val="XML1"/>
                </w:pPr>
              </w:pPrChange>
            </w:pPr>
            <w:ins w:id="11905" w:author="Anees Shaikh" w:date="2013-10-07T01:10:00Z">
              <w:r>
                <w:t xml:space="preserve">                                  &lt;xs:element name="local-endpoint-ipv4-adress" minOccurs="0"  type="inet:ipv4-address"&gt;</w:t>
              </w:r>
            </w:ins>
          </w:p>
          <w:p w14:paraId="45D16589" w14:textId="77777777" w:rsidR="00874469" w:rsidRDefault="00874469" w:rsidP="00874469">
            <w:pPr>
              <w:pStyle w:val="XML1"/>
              <w:rPr>
                <w:ins w:id="11906" w:author="Anees Shaikh" w:date="2013-10-07T01:10:00Z"/>
              </w:rPr>
              <w:pPrChange w:id="11907" w:author="Anees Shaikh" w:date="2013-10-07T01:11:00Z">
                <w:pPr>
                  <w:pStyle w:val="XML1"/>
                </w:pPr>
              </w:pPrChange>
            </w:pPr>
            <w:ins w:id="11908" w:author="Anees Shaikh" w:date="2013-10-07T01:10:00Z">
              <w:r>
                <w:t xml:space="preserve">                                    &lt;xs:annotation&gt;</w:t>
              </w:r>
            </w:ins>
          </w:p>
          <w:p w14:paraId="0D31020E" w14:textId="77777777" w:rsidR="00874469" w:rsidRDefault="00874469" w:rsidP="00874469">
            <w:pPr>
              <w:pStyle w:val="XML1"/>
              <w:rPr>
                <w:ins w:id="11909" w:author="Anees Shaikh" w:date="2013-10-07T01:10:00Z"/>
              </w:rPr>
              <w:pPrChange w:id="11910" w:author="Anees Shaikh" w:date="2013-10-07T01:11:00Z">
                <w:pPr>
                  <w:pStyle w:val="XML1"/>
                </w:pPr>
              </w:pPrChange>
            </w:pPr>
            <w:ins w:id="11911" w:author="Anees Shaikh" w:date="2013-10-07T01:10:00Z">
              <w:r>
                <w:t xml:space="preserve">                                      &lt;xs:documentation&gt;</w:t>
              </w:r>
            </w:ins>
          </w:p>
          <w:p w14:paraId="2C2878ED" w14:textId="77777777" w:rsidR="00874469" w:rsidRDefault="00874469" w:rsidP="00874469">
            <w:pPr>
              <w:pStyle w:val="XML1"/>
              <w:rPr>
                <w:ins w:id="11912" w:author="Anees Shaikh" w:date="2013-10-07T01:10:00Z"/>
              </w:rPr>
              <w:pPrChange w:id="11913" w:author="Anees Shaikh" w:date="2013-10-07T01:11:00Z">
                <w:pPr>
                  <w:pStyle w:val="XML1"/>
                </w:pPr>
              </w:pPrChange>
            </w:pPr>
            <w:ins w:id="11914" w:author="Anees Shaikh" w:date="2013-10-07T01:10:00Z">
              <w:r>
                <w:t xml:space="preserve">                                        The IPv4 address of the local tunnel endpoint.</w:t>
              </w:r>
            </w:ins>
          </w:p>
          <w:p w14:paraId="27B3EB86" w14:textId="77777777" w:rsidR="00874469" w:rsidRDefault="00874469" w:rsidP="00874469">
            <w:pPr>
              <w:pStyle w:val="XML1"/>
              <w:rPr>
                <w:ins w:id="11915" w:author="Anees Shaikh" w:date="2013-10-07T01:10:00Z"/>
              </w:rPr>
              <w:pPrChange w:id="11916" w:author="Anees Shaikh" w:date="2013-10-07T01:11:00Z">
                <w:pPr>
                  <w:pStyle w:val="XML1"/>
                </w:pPr>
              </w:pPrChange>
            </w:pPr>
            <w:ins w:id="11917" w:author="Anees Shaikh" w:date="2013-10-07T01:10:00Z">
              <w:r>
                <w:t xml:space="preserve">                                      &lt;/xs:documentation&gt;</w:t>
              </w:r>
            </w:ins>
          </w:p>
          <w:p w14:paraId="3C5F3BD6" w14:textId="77777777" w:rsidR="00874469" w:rsidRDefault="00874469" w:rsidP="00874469">
            <w:pPr>
              <w:pStyle w:val="XML1"/>
              <w:rPr>
                <w:ins w:id="11918" w:author="Anees Shaikh" w:date="2013-10-07T01:10:00Z"/>
              </w:rPr>
              <w:pPrChange w:id="11919" w:author="Anees Shaikh" w:date="2013-10-07T01:11:00Z">
                <w:pPr>
                  <w:pStyle w:val="XML1"/>
                </w:pPr>
              </w:pPrChange>
            </w:pPr>
            <w:ins w:id="11920" w:author="Anees Shaikh" w:date="2013-10-07T01:10:00Z">
              <w:r>
                <w:t xml:space="preserve">                                    &lt;/xs:annotation&gt;</w:t>
              </w:r>
            </w:ins>
          </w:p>
          <w:p w14:paraId="2C875783" w14:textId="77777777" w:rsidR="00874469" w:rsidRDefault="00874469" w:rsidP="00874469">
            <w:pPr>
              <w:pStyle w:val="XML1"/>
              <w:rPr>
                <w:ins w:id="11921" w:author="Anees Shaikh" w:date="2013-10-07T01:10:00Z"/>
              </w:rPr>
              <w:pPrChange w:id="11922" w:author="Anees Shaikh" w:date="2013-10-07T01:11:00Z">
                <w:pPr>
                  <w:pStyle w:val="XML1"/>
                </w:pPr>
              </w:pPrChange>
            </w:pPr>
            <w:ins w:id="11923" w:author="Anees Shaikh" w:date="2013-10-07T01:10:00Z">
              <w:r>
                <w:t xml:space="preserve">                                  &lt;/xs:element&gt;</w:t>
              </w:r>
            </w:ins>
          </w:p>
          <w:p w14:paraId="5F34FD1A" w14:textId="77777777" w:rsidR="00874469" w:rsidRDefault="00874469" w:rsidP="00874469">
            <w:pPr>
              <w:pStyle w:val="XML1"/>
              <w:rPr>
                <w:ins w:id="11924" w:author="Anees Shaikh" w:date="2013-10-07T01:10:00Z"/>
              </w:rPr>
              <w:pPrChange w:id="11925" w:author="Anees Shaikh" w:date="2013-10-07T01:11:00Z">
                <w:pPr>
                  <w:pStyle w:val="XML1"/>
                </w:pPr>
              </w:pPrChange>
            </w:pPr>
            <w:ins w:id="11926" w:author="Anees Shaikh" w:date="2013-10-07T01:10:00Z">
              <w:r>
                <w:t xml:space="preserve">                                  &lt;xs:element name="remote-endpoint-ipv4-adress" minOccurs="0"  type="inet:ipv4-address"&gt;</w:t>
              </w:r>
            </w:ins>
          </w:p>
          <w:p w14:paraId="0EDEB759" w14:textId="77777777" w:rsidR="00874469" w:rsidRDefault="00874469" w:rsidP="00874469">
            <w:pPr>
              <w:pStyle w:val="XML1"/>
              <w:rPr>
                <w:ins w:id="11927" w:author="Anees Shaikh" w:date="2013-10-07T01:10:00Z"/>
              </w:rPr>
              <w:pPrChange w:id="11928" w:author="Anees Shaikh" w:date="2013-10-07T01:11:00Z">
                <w:pPr>
                  <w:pStyle w:val="XML1"/>
                </w:pPr>
              </w:pPrChange>
            </w:pPr>
            <w:ins w:id="11929" w:author="Anees Shaikh" w:date="2013-10-07T01:10:00Z">
              <w:r>
                <w:t xml:space="preserve">                                    &lt;xs:annotation&gt;</w:t>
              </w:r>
            </w:ins>
          </w:p>
          <w:p w14:paraId="112C9033" w14:textId="77777777" w:rsidR="00874469" w:rsidRDefault="00874469" w:rsidP="00874469">
            <w:pPr>
              <w:pStyle w:val="XML1"/>
              <w:rPr>
                <w:ins w:id="11930" w:author="Anees Shaikh" w:date="2013-10-07T01:10:00Z"/>
              </w:rPr>
              <w:pPrChange w:id="11931" w:author="Anees Shaikh" w:date="2013-10-07T01:11:00Z">
                <w:pPr>
                  <w:pStyle w:val="XML1"/>
                </w:pPr>
              </w:pPrChange>
            </w:pPr>
            <w:ins w:id="11932" w:author="Anees Shaikh" w:date="2013-10-07T01:10:00Z">
              <w:r>
                <w:t xml:space="preserve">                                      &lt;xs:documentation&gt;</w:t>
              </w:r>
            </w:ins>
          </w:p>
          <w:p w14:paraId="75A4B736" w14:textId="77777777" w:rsidR="00874469" w:rsidRDefault="00874469" w:rsidP="00874469">
            <w:pPr>
              <w:pStyle w:val="XML1"/>
              <w:rPr>
                <w:ins w:id="11933" w:author="Anees Shaikh" w:date="2013-10-07T01:10:00Z"/>
              </w:rPr>
              <w:pPrChange w:id="11934" w:author="Anees Shaikh" w:date="2013-10-07T01:11:00Z">
                <w:pPr>
                  <w:pStyle w:val="XML1"/>
                </w:pPr>
              </w:pPrChange>
            </w:pPr>
            <w:ins w:id="11935" w:author="Anees Shaikh" w:date="2013-10-07T01:10:00Z">
              <w:r>
                <w:t xml:space="preserve">                                        The IPv4 address of the remote tunnel endpoint.</w:t>
              </w:r>
            </w:ins>
          </w:p>
          <w:p w14:paraId="4B1585C8" w14:textId="77777777" w:rsidR="00874469" w:rsidRDefault="00874469" w:rsidP="00874469">
            <w:pPr>
              <w:pStyle w:val="XML1"/>
              <w:rPr>
                <w:ins w:id="11936" w:author="Anees Shaikh" w:date="2013-10-07T01:10:00Z"/>
              </w:rPr>
              <w:pPrChange w:id="11937" w:author="Anees Shaikh" w:date="2013-10-07T01:11:00Z">
                <w:pPr>
                  <w:pStyle w:val="XML1"/>
                </w:pPr>
              </w:pPrChange>
            </w:pPr>
            <w:ins w:id="11938" w:author="Anees Shaikh" w:date="2013-10-07T01:10:00Z">
              <w:r>
                <w:t xml:space="preserve">                                      &lt;/xs:documentation&gt;</w:t>
              </w:r>
            </w:ins>
          </w:p>
          <w:p w14:paraId="13BA2A8B" w14:textId="77777777" w:rsidR="00874469" w:rsidRDefault="00874469" w:rsidP="00874469">
            <w:pPr>
              <w:pStyle w:val="XML1"/>
              <w:rPr>
                <w:ins w:id="11939" w:author="Anees Shaikh" w:date="2013-10-07T01:10:00Z"/>
              </w:rPr>
              <w:pPrChange w:id="11940" w:author="Anees Shaikh" w:date="2013-10-07T01:11:00Z">
                <w:pPr>
                  <w:pStyle w:val="XML1"/>
                </w:pPr>
              </w:pPrChange>
            </w:pPr>
            <w:ins w:id="11941" w:author="Anees Shaikh" w:date="2013-10-07T01:10:00Z">
              <w:r>
                <w:t xml:space="preserve">                                    &lt;/xs:annotation&gt;</w:t>
              </w:r>
            </w:ins>
          </w:p>
          <w:p w14:paraId="67FEC4A6" w14:textId="77777777" w:rsidR="00874469" w:rsidRDefault="00874469" w:rsidP="00874469">
            <w:pPr>
              <w:pStyle w:val="XML1"/>
              <w:rPr>
                <w:ins w:id="11942" w:author="Anees Shaikh" w:date="2013-10-07T01:10:00Z"/>
              </w:rPr>
              <w:pPrChange w:id="11943" w:author="Anees Shaikh" w:date="2013-10-07T01:11:00Z">
                <w:pPr>
                  <w:pStyle w:val="XML1"/>
                </w:pPr>
              </w:pPrChange>
            </w:pPr>
            <w:ins w:id="11944" w:author="Anees Shaikh" w:date="2013-10-07T01:10:00Z">
              <w:r>
                <w:t xml:space="preserve">                                  &lt;/xs:element&gt;</w:t>
              </w:r>
            </w:ins>
          </w:p>
          <w:p w14:paraId="33CB1050" w14:textId="77777777" w:rsidR="00874469" w:rsidRDefault="00874469" w:rsidP="00874469">
            <w:pPr>
              <w:pStyle w:val="XML1"/>
              <w:rPr>
                <w:ins w:id="11945" w:author="Anees Shaikh" w:date="2013-10-07T01:10:00Z"/>
              </w:rPr>
              <w:pPrChange w:id="11946" w:author="Anees Shaikh" w:date="2013-10-07T01:11:00Z">
                <w:pPr>
                  <w:pStyle w:val="XML1"/>
                </w:pPr>
              </w:pPrChange>
            </w:pPr>
            <w:ins w:id="11947" w:author="Anees Shaikh" w:date="2013-10-07T01:10:00Z">
              <w:r>
                <w:t xml:space="preserve">                                  &lt;xs:any minOccurs="0" maxOccurs="unbounded"</w:t>
              </w:r>
            </w:ins>
          </w:p>
          <w:p w14:paraId="103D9825" w14:textId="77777777" w:rsidR="00874469" w:rsidRDefault="00874469" w:rsidP="00874469">
            <w:pPr>
              <w:pStyle w:val="XML1"/>
              <w:rPr>
                <w:ins w:id="11948" w:author="Anees Shaikh" w:date="2013-10-07T01:10:00Z"/>
              </w:rPr>
              <w:pPrChange w:id="11949" w:author="Anees Shaikh" w:date="2013-10-07T01:11:00Z">
                <w:pPr>
                  <w:pStyle w:val="XML1"/>
                </w:pPr>
              </w:pPrChange>
            </w:pPr>
            <w:ins w:id="11950" w:author="Anees Shaikh" w:date="2013-10-07T01:10:00Z">
              <w:r>
                <w:t xml:space="preserve">                                          namespace="##other" processContents="lax"/&gt;</w:t>
              </w:r>
            </w:ins>
          </w:p>
          <w:p w14:paraId="26027712" w14:textId="77777777" w:rsidR="00874469" w:rsidRDefault="00874469" w:rsidP="00874469">
            <w:pPr>
              <w:pStyle w:val="XML1"/>
              <w:rPr>
                <w:ins w:id="11951" w:author="Anees Shaikh" w:date="2013-10-07T01:10:00Z"/>
              </w:rPr>
              <w:pPrChange w:id="11952" w:author="Anees Shaikh" w:date="2013-10-07T01:11:00Z">
                <w:pPr>
                  <w:pStyle w:val="XML1"/>
                </w:pPr>
              </w:pPrChange>
            </w:pPr>
            <w:ins w:id="11953" w:author="Anees Shaikh" w:date="2013-10-07T01:10:00Z">
              <w:r>
                <w:t xml:space="preserve">                                &lt;/xs:sequence&gt;</w:t>
              </w:r>
            </w:ins>
          </w:p>
          <w:p w14:paraId="479EA6C9" w14:textId="77777777" w:rsidR="00874469" w:rsidRDefault="00874469" w:rsidP="00874469">
            <w:pPr>
              <w:pStyle w:val="XML1"/>
              <w:rPr>
                <w:ins w:id="11954" w:author="Anees Shaikh" w:date="2013-10-07T01:10:00Z"/>
              </w:rPr>
              <w:pPrChange w:id="11955" w:author="Anees Shaikh" w:date="2013-10-07T01:11:00Z">
                <w:pPr>
                  <w:pStyle w:val="XML1"/>
                </w:pPr>
              </w:pPrChange>
            </w:pPr>
            <w:ins w:id="11956" w:author="Anees Shaikh" w:date="2013-10-07T01:10:00Z">
              <w:r>
                <w:t xml:space="preserve">                                &lt;xs:sequence&gt;</w:t>
              </w:r>
            </w:ins>
          </w:p>
          <w:p w14:paraId="2C713E2B" w14:textId="77777777" w:rsidR="00874469" w:rsidRDefault="00874469" w:rsidP="00874469">
            <w:pPr>
              <w:pStyle w:val="XML1"/>
              <w:rPr>
                <w:ins w:id="11957" w:author="Anees Shaikh" w:date="2013-10-07T01:10:00Z"/>
              </w:rPr>
              <w:pPrChange w:id="11958" w:author="Anees Shaikh" w:date="2013-10-07T01:11:00Z">
                <w:pPr>
                  <w:pStyle w:val="XML1"/>
                </w:pPr>
              </w:pPrChange>
            </w:pPr>
            <w:ins w:id="11959" w:author="Anees Shaikh" w:date="2013-10-07T01:10:00Z">
              <w:r>
                <w:t xml:space="preserve">                                  &lt;xs:element name="local-endpoint-ipv6-adress" minOccurs="0"  type="inet:ipv6-address"&gt;</w:t>
              </w:r>
            </w:ins>
          </w:p>
          <w:p w14:paraId="0F6AC699" w14:textId="77777777" w:rsidR="00874469" w:rsidRDefault="00874469" w:rsidP="00874469">
            <w:pPr>
              <w:pStyle w:val="XML1"/>
              <w:rPr>
                <w:ins w:id="11960" w:author="Anees Shaikh" w:date="2013-10-07T01:10:00Z"/>
              </w:rPr>
              <w:pPrChange w:id="11961" w:author="Anees Shaikh" w:date="2013-10-07T01:11:00Z">
                <w:pPr>
                  <w:pStyle w:val="XML1"/>
                </w:pPr>
              </w:pPrChange>
            </w:pPr>
            <w:ins w:id="11962" w:author="Anees Shaikh" w:date="2013-10-07T01:10:00Z">
              <w:r>
                <w:t xml:space="preserve">                                    &lt;xs:annotation&gt;</w:t>
              </w:r>
            </w:ins>
          </w:p>
          <w:p w14:paraId="0E51A04B" w14:textId="77777777" w:rsidR="00874469" w:rsidRDefault="00874469" w:rsidP="00874469">
            <w:pPr>
              <w:pStyle w:val="XML1"/>
              <w:rPr>
                <w:ins w:id="11963" w:author="Anees Shaikh" w:date="2013-10-07T01:10:00Z"/>
              </w:rPr>
              <w:pPrChange w:id="11964" w:author="Anees Shaikh" w:date="2013-10-07T01:11:00Z">
                <w:pPr>
                  <w:pStyle w:val="XML1"/>
                </w:pPr>
              </w:pPrChange>
            </w:pPr>
            <w:ins w:id="11965" w:author="Anees Shaikh" w:date="2013-10-07T01:10:00Z">
              <w:r>
                <w:t xml:space="preserve">                                      &lt;xs:documentation&gt;</w:t>
              </w:r>
            </w:ins>
          </w:p>
          <w:p w14:paraId="6C7F2660" w14:textId="77777777" w:rsidR="00874469" w:rsidRDefault="00874469" w:rsidP="00874469">
            <w:pPr>
              <w:pStyle w:val="XML1"/>
              <w:rPr>
                <w:ins w:id="11966" w:author="Anees Shaikh" w:date="2013-10-07T01:10:00Z"/>
              </w:rPr>
              <w:pPrChange w:id="11967" w:author="Anees Shaikh" w:date="2013-10-07T01:11:00Z">
                <w:pPr>
                  <w:pStyle w:val="XML1"/>
                </w:pPr>
              </w:pPrChange>
            </w:pPr>
            <w:ins w:id="11968" w:author="Anees Shaikh" w:date="2013-10-07T01:10:00Z">
              <w:r>
                <w:t xml:space="preserve">                                        The IPv6 address of the local tunnel endpoint.</w:t>
              </w:r>
            </w:ins>
          </w:p>
          <w:p w14:paraId="64F01580" w14:textId="77777777" w:rsidR="00874469" w:rsidRDefault="00874469" w:rsidP="00874469">
            <w:pPr>
              <w:pStyle w:val="XML1"/>
              <w:rPr>
                <w:ins w:id="11969" w:author="Anees Shaikh" w:date="2013-10-07T01:10:00Z"/>
              </w:rPr>
              <w:pPrChange w:id="11970" w:author="Anees Shaikh" w:date="2013-10-07T01:11:00Z">
                <w:pPr>
                  <w:pStyle w:val="XML1"/>
                </w:pPr>
              </w:pPrChange>
            </w:pPr>
            <w:ins w:id="11971" w:author="Anees Shaikh" w:date="2013-10-07T01:10:00Z">
              <w:r>
                <w:t xml:space="preserve">                                      &lt;/xs:documentation&gt;</w:t>
              </w:r>
            </w:ins>
          </w:p>
          <w:p w14:paraId="6975CD9A" w14:textId="77777777" w:rsidR="00874469" w:rsidRDefault="00874469" w:rsidP="00874469">
            <w:pPr>
              <w:pStyle w:val="XML1"/>
              <w:rPr>
                <w:ins w:id="11972" w:author="Anees Shaikh" w:date="2013-10-07T01:10:00Z"/>
              </w:rPr>
              <w:pPrChange w:id="11973" w:author="Anees Shaikh" w:date="2013-10-07T01:11:00Z">
                <w:pPr>
                  <w:pStyle w:val="XML1"/>
                </w:pPr>
              </w:pPrChange>
            </w:pPr>
            <w:ins w:id="11974" w:author="Anees Shaikh" w:date="2013-10-07T01:10:00Z">
              <w:r>
                <w:lastRenderedPageBreak/>
                <w:t xml:space="preserve">                                    &lt;/xs:annotation&gt;</w:t>
              </w:r>
            </w:ins>
          </w:p>
          <w:p w14:paraId="675D81AE" w14:textId="77777777" w:rsidR="00874469" w:rsidRDefault="00874469" w:rsidP="00874469">
            <w:pPr>
              <w:pStyle w:val="XML1"/>
              <w:rPr>
                <w:ins w:id="11975" w:author="Anees Shaikh" w:date="2013-10-07T01:10:00Z"/>
              </w:rPr>
              <w:pPrChange w:id="11976" w:author="Anees Shaikh" w:date="2013-10-07T01:11:00Z">
                <w:pPr>
                  <w:pStyle w:val="XML1"/>
                </w:pPr>
              </w:pPrChange>
            </w:pPr>
            <w:ins w:id="11977" w:author="Anees Shaikh" w:date="2013-10-07T01:10:00Z">
              <w:r>
                <w:t xml:space="preserve">                                  &lt;/xs:element&gt;</w:t>
              </w:r>
            </w:ins>
          </w:p>
          <w:p w14:paraId="0944F044" w14:textId="77777777" w:rsidR="00874469" w:rsidRDefault="00874469" w:rsidP="00874469">
            <w:pPr>
              <w:pStyle w:val="XML1"/>
              <w:rPr>
                <w:ins w:id="11978" w:author="Anees Shaikh" w:date="2013-10-07T01:10:00Z"/>
              </w:rPr>
              <w:pPrChange w:id="11979" w:author="Anees Shaikh" w:date="2013-10-07T01:11:00Z">
                <w:pPr>
                  <w:pStyle w:val="XML1"/>
                </w:pPr>
              </w:pPrChange>
            </w:pPr>
            <w:ins w:id="11980" w:author="Anees Shaikh" w:date="2013-10-07T01:10:00Z">
              <w:r>
                <w:t xml:space="preserve">                                  &lt;xs:element name="remote-endpoint-ipv6-adress" minOccurs="0"  type="inet:ipv6-address"&gt;</w:t>
              </w:r>
            </w:ins>
          </w:p>
          <w:p w14:paraId="34C22470" w14:textId="77777777" w:rsidR="00874469" w:rsidRDefault="00874469" w:rsidP="00874469">
            <w:pPr>
              <w:pStyle w:val="XML1"/>
              <w:rPr>
                <w:ins w:id="11981" w:author="Anees Shaikh" w:date="2013-10-07T01:10:00Z"/>
              </w:rPr>
              <w:pPrChange w:id="11982" w:author="Anees Shaikh" w:date="2013-10-07T01:11:00Z">
                <w:pPr>
                  <w:pStyle w:val="XML1"/>
                </w:pPr>
              </w:pPrChange>
            </w:pPr>
            <w:ins w:id="11983" w:author="Anees Shaikh" w:date="2013-10-07T01:10:00Z">
              <w:r>
                <w:t xml:space="preserve">                                    &lt;xs:annotation&gt;</w:t>
              </w:r>
            </w:ins>
          </w:p>
          <w:p w14:paraId="16FCBE52" w14:textId="77777777" w:rsidR="00874469" w:rsidRDefault="00874469" w:rsidP="00874469">
            <w:pPr>
              <w:pStyle w:val="XML1"/>
              <w:rPr>
                <w:ins w:id="11984" w:author="Anees Shaikh" w:date="2013-10-07T01:10:00Z"/>
              </w:rPr>
              <w:pPrChange w:id="11985" w:author="Anees Shaikh" w:date="2013-10-07T01:11:00Z">
                <w:pPr>
                  <w:pStyle w:val="XML1"/>
                </w:pPr>
              </w:pPrChange>
            </w:pPr>
            <w:ins w:id="11986" w:author="Anees Shaikh" w:date="2013-10-07T01:10:00Z">
              <w:r>
                <w:t xml:space="preserve">                                      &lt;xs:documentation&gt;</w:t>
              </w:r>
            </w:ins>
          </w:p>
          <w:p w14:paraId="791E1D43" w14:textId="77777777" w:rsidR="00874469" w:rsidRDefault="00874469" w:rsidP="00874469">
            <w:pPr>
              <w:pStyle w:val="XML1"/>
              <w:rPr>
                <w:ins w:id="11987" w:author="Anees Shaikh" w:date="2013-10-07T01:10:00Z"/>
              </w:rPr>
              <w:pPrChange w:id="11988" w:author="Anees Shaikh" w:date="2013-10-07T01:11:00Z">
                <w:pPr>
                  <w:pStyle w:val="XML1"/>
                </w:pPr>
              </w:pPrChange>
            </w:pPr>
            <w:ins w:id="11989" w:author="Anees Shaikh" w:date="2013-10-07T01:10:00Z">
              <w:r>
                <w:t xml:space="preserve">                                        The IPv6 address of the remote tunnel endpoint.</w:t>
              </w:r>
            </w:ins>
          </w:p>
          <w:p w14:paraId="13558C80" w14:textId="77777777" w:rsidR="00874469" w:rsidRDefault="00874469" w:rsidP="00874469">
            <w:pPr>
              <w:pStyle w:val="XML1"/>
              <w:rPr>
                <w:ins w:id="11990" w:author="Anees Shaikh" w:date="2013-10-07T01:10:00Z"/>
              </w:rPr>
              <w:pPrChange w:id="11991" w:author="Anees Shaikh" w:date="2013-10-07T01:11:00Z">
                <w:pPr>
                  <w:pStyle w:val="XML1"/>
                </w:pPr>
              </w:pPrChange>
            </w:pPr>
            <w:ins w:id="11992" w:author="Anees Shaikh" w:date="2013-10-07T01:10:00Z">
              <w:r>
                <w:t xml:space="preserve">                                      &lt;/xs:documentation&gt;</w:t>
              </w:r>
            </w:ins>
          </w:p>
          <w:p w14:paraId="53FBD966" w14:textId="77777777" w:rsidR="00874469" w:rsidRDefault="00874469" w:rsidP="00874469">
            <w:pPr>
              <w:pStyle w:val="XML1"/>
              <w:rPr>
                <w:ins w:id="11993" w:author="Anees Shaikh" w:date="2013-10-07T01:10:00Z"/>
              </w:rPr>
              <w:pPrChange w:id="11994" w:author="Anees Shaikh" w:date="2013-10-07T01:11:00Z">
                <w:pPr>
                  <w:pStyle w:val="XML1"/>
                </w:pPr>
              </w:pPrChange>
            </w:pPr>
            <w:ins w:id="11995" w:author="Anees Shaikh" w:date="2013-10-07T01:10:00Z">
              <w:r>
                <w:t xml:space="preserve">                                    &lt;/xs:annotation&gt;</w:t>
              </w:r>
            </w:ins>
          </w:p>
          <w:p w14:paraId="7FD00228" w14:textId="77777777" w:rsidR="00874469" w:rsidRDefault="00874469" w:rsidP="00874469">
            <w:pPr>
              <w:pStyle w:val="XML1"/>
              <w:rPr>
                <w:ins w:id="11996" w:author="Anees Shaikh" w:date="2013-10-07T01:10:00Z"/>
              </w:rPr>
              <w:pPrChange w:id="11997" w:author="Anees Shaikh" w:date="2013-10-07T01:11:00Z">
                <w:pPr>
                  <w:pStyle w:val="XML1"/>
                </w:pPr>
              </w:pPrChange>
            </w:pPr>
            <w:ins w:id="11998" w:author="Anees Shaikh" w:date="2013-10-07T01:10:00Z">
              <w:r>
                <w:t xml:space="preserve">                                  &lt;/xs:element&gt;</w:t>
              </w:r>
            </w:ins>
          </w:p>
          <w:p w14:paraId="69EFAC25" w14:textId="77777777" w:rsidR="00874469" w:rsidRDefault="00874469" w:rsidP="00874469">
            <w:pPr>
              <w:pStyle w:val="XML1"/>
              <w:rPr>
                <w:ins w:id="11999" w:author="Anees Shaikh" w:date="2013-10-07T01:10:00Z"/>
              </w:rPr>
              <w:pPrChange w:id="12000" w:author="Anees Shaikh" w:date="2013-10-07T01:11:00Z">
                <w:pPr>
                  <w:pStyle w:val="XML1"/>
                </w:pPr>
              </w:pPrChange>
            </w:pPr>
            <w:ins w:id="12001" w:author="Anees Shaikh" w:date="2013-10-07T01:10:00Z">
              <w:r>
                <w:t xml:space="preserve">                                  &lt;xs:any minOccurs="0" maxOccurs="unbounded"</w:t>
              </w:r>
            </w:ins>
          </w:p>
          <w:p w14:paraId="2AABEBC6" w14:textId="77777777" w:rsidR="00874469" w:rsidRDefault="00874469" w:rsidP="00874469">
            <w:pPr>
              <w:pStyle w:val="XML1"/>
              <w:rPr>
                <w:ins w:id="12002" w:author="Anees Shaikh" w:date="2013-10-07T01:10:00Z"/>
              </w:rPr>
              <w:pPrChange w:id="12003" w:author="Anees Shaikh" w:date="2013-10-07T01:11:00Z">
                <w:pPr>
                  <w:pStyle w:val="XML1"/>
                </w:pPr>
              </w:pPrChange>
            </w:pPr>
            <w:ins w:id="12004" w:author="Anees Shaikh" w:date="2013-10-07T01:10:00Z">
              <w:r>
                <w:t xml:space="preserve">                                          namespace="##other" processContents="lax"/&gt;</w:t>
              </w:r>
            </w:ins>
          </w:p>
          <w:p w14:paraId="2080C6BA" w14:textId="77777777" w:rsidR="00874469" w:rsidRDefault="00874469" w:rsidP="00874469">
            <w:pPr>
              <w:pStyle w:val="XML1"/>
              <w:rPr>
                <w:ins w:id="12005" w:author="Anees Shaikh" w:date="2013-10-07T01:10:00Z"/>
              </w:rPr>
              <w:pPrChange w:id="12006" w:author="Anees Shaikh" w:date="2013-10-07T01:11:00Z">
                <w:pPr>
                  <w:pStyle w:val="XML1"/>
                </w:pPr>
              </w:pPrChange>
            </w:pPr>
            <w:ins w:id="12007" w:author="Anees Shaikh" w:date="2013-10-07T01:10:00Z">
              <w:r>
                <w:t xml:space="preserve">                                &lt;/xs:sequence&gt;</w:t>
              </w:r>
            </w:ins>
          </w:p>
          <w:p w14:paraId="07547F1A" w14:textId="77777777" w:rsidR="00874469" w:rsidRDefault="00874469" w:rsidP="00874469">
            <w:pPr>
              <w:pStyle w:val="XML1"/>
              <w:rPr>
                <w:ins w:id="12008" w:author="Anees Shaikh" w:date="2013-10-07T01:10:00Z"/>
              </w:rPr>
              <w:pPrChange w:id="12009" w:author="Anees Shaikh" w:date="2013-10-07T01:11:00Z">
                <w:pPr>
                  <w:pStyle w:val="XML1"/>
                </w:pPr>
              </w:pPrChange>
            </w:pPr>
            <w:ins w:id="12010" w:author="Anees Shaikh" w:date="2013-10-07T01:10:00Z">
              <w:r>
                <w:t xml:space="preserve">                                &lt;xs:sequence&gt;</w:t>
              </w:r>
            </w:ins>
          </w:p>
          <w:p w14:paraId="4F9CBE65" w14:textId="77777777" w:rsidR="00874469" w:rsidRDefault="00874469" w:rsidP="00874469">
            <w:pPr>
              <w:pStyle w:val="XML1"/>
              <w:rPr>
                <w:ins w:id="12011" w:author="Anees Shaikh" w:date="2013-10-07T01:10:00Z"/>
              </w:rPr>
              <w:pPrChange w:id="12012" w:author="Anees Shaikh" w:date="2013-10-07T01:11:00Z">
                <w:pPr>
                  <w:pStyle w:val="XML1"/>
                </w:pPr>
              </w:pPrChange>
            </w:pPr>
            <w:ins w:id="12013" w:author="Anees Shaikh" w:date="2013-10-07T01:10:00Z">
              <w:r>
                <w:t xml:space="preserve">                                  &lt;xs:element name="local-endpoint-mac-adress" minOccurs="0"  type="yang:mac-address"&gt;</w:t>
              </w:r>
            </w:ins>
          </w:p>
          <w:p w14:paraId="4B40FA23" w14:textId="77777777" w:rsidR="00874469" w:rsidRDefault="00874469" w:rsidP="00874469">
            <w:pPr>
              <w:pStyle w:val="XML1"/>
              <w:rPr>
                <w:ins w:id="12014" w:author="Anees Shaikh" w:date="2013-10-07T01:10:00Z"/>
              </w:rPr>
              <w:pPrChange w:id="12015" w:author="Anees Shaikh" w:date="2013-10-07T01:11:00Z">
                <w:pPr>
                  <w:pStyle w:val="XML1"/>
                </w:pPr>
              </w:pPrChange>
            </w:pPr>
            <w:ins w:id="12016" w:author="Anees Shaikh" w:date="2013-10-07T01:10:00Z">
              <w:r>
                <w:t xml:space="preserve">                                    &lt;xs:annotation&gt;</w:t>
              </w:r>
            </w:ins>
          </w:p>
          <w:p w14:paraId="16C8FB91" w14:textId="77777777" w:rsidR="00874469" w:rsidRDefault="00874469" w:rsidP="00874469">
            <w:pPr>
              <w:pStyle w:val="XML1"/>
              <w:rPr>
                <w:ins w:id="12017" w:author="Anees Shaikh" w:date="2013-10-07T01:10:00Z"/>
              </w:rPr>
              <w:pPrChange w:id="12018" w:author="Anees Shaikh" w:date="2013-10-07T01:11:00Z">
                <w:pPr>
                  <w:pStyle w:val="XML1"/>
                </w:pPr>
              </w:pPrChange>
            </w:pPr>
            <w:ins w:id="12019" w:author="Anees Shaikh" w:date="2013-10-07T01:10:00Z">
              <w:r>
                <w:t xml:space="preserve">                                      &lt;xs:documentation&gt;</w:t>
              </w:r>
            </w:ins>
          </w:p>
          <w:p w14:paraId="37679DE7" w14:textId="77777777" w:rsidR="00874469" w:rsidRDefault="00874469" w:rsidP="00874469">
            <w:pPr>
              <w:pStyle w:val="XML1"/>
              <w:rPr>
                <w:ins w:id="12020" w:author="Anees Shaikh" w:date="2013-10-07T01:10:00Z"/>
              </w:rPr>
              <w:pPrChange w:id="12021" w:author="Anees Shaikh" w:date="2013-10-07T01:11:00Z">
                <w:pPr>
                  <w:pStyle w:val="XML1"/>
                </w:pPr>
              </w:pPrChange>
            </w:pPr>
            <w:ins w:id="12022" w:author="Anees Shaikh" w:date="2013-10-07T01:10:00Z">
              <w:r>
                <w:t xml:space="preserve">                                        The MAC address of the local tunnel endpoint.</w:t>
              </w:r>
            </w:ins>
          </w:p>
          <w:p w14:paraId="1D21718D" w14:textId="77777777" w:rsidR="00874469" w:rsidRDefault="00874469" w:rsidP="00874469">
            <w:pPr>
              <w:pStyle w:val="XML1"/>
              <w:rPr>
                <w:ins w:id="12023" w:author="Anees Shaikh" w:date="2013-10-07T01:10:00Z"/>
              </w:rPr>
              <w:pPrChange w:id="12024" w:author="Anees Shaikh" w:date="2013-10-07T01:11:00Z">
                <w:pPr>
                  <w:pStyle w:val="XML1"/>
                </w:pPr>
              </w:pPrChange>
            </w:pPr>
            <w:ins w:id="12025" w:author="Anees Shaikh" w:date="2013-10-07T01:10:00Z">
              <w:r>
                <w:t xml:space="preserve">                                      &lt;/xs:documentation&gt;</w:t>
              </w:r>
            </w:ins>
          </w:p>
          <w:p w14:paraId="270DDE67" w14:textId="77777777" w:rsidR="00874469" w:rsidRDefault="00874469" w:rsidP="00874469">
            <w:pPr>
              <w:pStyle w:val="XML1"/>
              <w:rPr>
                <w:ins w:id="12026" w:author="Anees Shaikh" w:date="2013-10-07T01:10:00Z"/>
              </w:rPr>
              <w:pPrChange w:id="12027" w:author="Anees Shaikh" w:date="2013-10-07T01:11:00Z">
                <w:pPr>
                  <w:pStyle w:val="XML1"/>
                </w:pPr>
              </w:pPrChange>
            </w:pPr>
            <w:ins w:id="12028" w:author="Anees Shaikh" w:date="2013-10-07T01:10:00Z">
              <w:r>
                <w:t xml:space="preserve">                                    &lt;/xs:annotation&gt;</w:t>
              </w:r>
            </w:ins>
          </w:p>
          <w:p w14:paraId="5A19E763" w14:textId="77777777" w:rsidR="00874469" w:rsidRDefault="00874469" w:rsidP="00874469">
            <w:pPr>
              <w:pStyle w:val="XML1"/>
              <w:rPr>
                <w:ins w:id="12029" w:author="Anees Shaikh" w:date="2013-10-07T01:10:00Z"/>
              </w:rPr>
              <w:pPrChange w:id="12030" w:author="Anees Shaikh" w:date="2013-10-07T01:11:00Z">
                <w:pPr>
                  <w:pStyle w:val="XML1"/>
                </w:pPr>
              </w:pPrChange>
            </w:pPr>
            <w:ins w:id="12031" w:author="Anees Shaikh" w:date="2013-10-07T01:10:00Z">
              <w:r>
                <w:t xml:space="preserve">                                  &lt;/xs:element&gt;</w:t>
              </w:r>
            </w:ins>
          </w:p>
          <w:p w14:paraId="2ECEB63B" w14:textId="77777777" w:rsidR="00874469" w:rsidRDefault="00874469" w:rsidP="00874469">
            <w:pPr>
              <w:pStyle w:val="XML1"/>
              <w:rPr>
                <w:ins w:id="12032" w:author="Anees Shaikh" w:date="2013-10-07T01:10:00Z"/>
              </w:rPr>
              <w:pPrChange w:id="12033" w:author="Anees Shaikh" w:date="2013-10-07T01:11:00Z">
                <w:pPr>
                  <w:pStyle w:val="XML1"/>
                </w:pPr>
              </w:pPrChange>
            </w:pPr>
            <w:ins w:id="12034" w:author="Anees Shaikh" w:date="2013-10-07T01:10:00Z">
              <w:r>
                <w:t xml:space="preserve">                                  &lt;xs:element name="remote-endpoint-mac-adress" minOccurs="0"  type="yang:mac-address"&gt;</w:t>
              </w:r>
            </w:ins>
          </w:p>
          <w:p w14:paraId="4B31B32D" w14:textId="77777777" w:rsidR="00874469" w:rsidRDefault="00874469" w:rsidP="00874469">
            <w:pPr>
              <w:pStyle w:val="XML1"/>
              <w:rPr>
                <w:ins w:id="12035" w:author="Anees Shaikh" w:date="2013-10-07T01:10:00Z"/>
              </w:rPr>
              <w:pPrChange w:id="12036" w:author="Anees Shaikh" w:date="2013-10-07T01:11:00Z">
                <w:pPr>
                  <w:pStyle w:val="XML1"/>
                </w:pPr>
              </w:pPrChange>
            </w:pPr>
            <w:ins w:id="12037" w:author="Anees Shaikh" w:date="2013-10-07T01:10:00Z">
              <w:r>
                <w:t xml:space="preserve">                                    &lt;xs:annotation&gt;</w:t>
              </w:r>
            </w:ins>
          </w:p>
          <w:p w14:paraId="4CB39299" w14:textId="77777777" w:rsidR="00874469" w:rsidRDefault="00874469" w:rsidP="00874469">
            <w:pPr>
              <w:pStyle w:val="XML1"/>
              <w:rPr>
                <w:ins w:id="12038" w:author="Anees Shaikh" w:date="2013-10-07T01:10:00Z"/>
              </w:rPr>
              <w:pPrChange w:id="12039" w:author="Anees Shaikh" w:date="2013-10-07T01:11:00Z">
                <w:pPr>
                  <w:pStyle w:val="XML1"/>
                </w:pPr>
              </w:pPrChange>
            </w:pPr>
            <w:ins w:id="12040" w:author="Anees Shaikh" w:date="2013-10-07T01:10:00Z">
              <w:r>
                <w:t xml:space="preserve">                                      &lt;xs:documentation&gt;</w:t>
              </w:r>
            </w:ins>
          </w:p>
          <w:p w14:paraId="200BDBD7" w14:textId="77777777" w:rsidR="00874469" w:rsidRDefault="00874469" w:rsidP="00874469">
            <w:pPr>
              <w:pStyle w:val="XML1"/>
              <w:rPr>
                <w:ins w:id="12041" w:author="Anees Shaikh" w:date="2013-10-07T01:10:00Z"/>
              </w:rPr>
              <w:pPrChange w:id="12042" w:author="Anees Shaikh" w:date="2013-10-07T01:11:00Z">
                <w:pPr>
                  <w:pStyle w:val="XML1"/>
                </w:pPr>
              </w:pPrChange>
            </w:pPr>
            <w:ins w:id="12043" w:author="Anees Shaikh" w:date="2013-10-07T01:10:00Z">
              <w:r>
                <w:t xml:space="preserve">                                        The MAC address of the remote tunnel endpoint.</w:t>
              </w:r>
            </w:ins>
          </w:p>
          <w:p w14:paraId="01FD7BEF" w14:textId="77777777" w:rsidR="00874469" w:rsidRDefault="00874469" w:rsidP="00874469">
            <w:pPr>
              <w:pStyle w:val="XML1"/>
              <w:rPr>
                <w:ins w:id="12044" w:author="Anees Shaikh" w:date="2013-10-07T01:10:00Z"/>
              </w:rPr>
              <w:pPrChange w:id="12045" w:author="Anees Shaikh" w:date="2013-10-07T01:11:00Z">
                <w:pPr>
                  <w:pStyle w:val="XML1"/>
                </w:pPr>
              </w:pPrChange>
            </w:pPr>
            <w:ins w:id="12046" w:author="Anees Shaikh" w:date="2013-10-07T01:10:00Z">
              <w:r>
                <w:t xml:space="preserve">                                      &lt;/xs:documentation&gt;</w:t>
              </w:r>
            </w:ins>
          </w:p>
          <w:p w14:paraId="74883578" w14:textId="77777777" w:rsidR="00874469" w:rsidRDefault="00874469" w:rsidP="00874469">
            <w:pPr>
              <w:pStyle w:val="XML1"/>
              <w:rPr>
                <w:ins w:id="12047" w:author="Anees Shaikh" w:date="2013-10-07T01:10:00Z"/>
              </w:rPr>
              <w:pPrChange w:id="12048" w:author="Anees Shaikh" w:date="2013-10-07T01:11:00Z">
                <w:pPr>
                  <w:pStyle w:val="XML1"/>
                </w:pPr>
              </w:pPrChange>
            </w:pPr>
            <w:ins w:id="12049" w:author="Anees Shaikh" w:date="2013-10-07T01:10:00Z">
              <w:r>
                <w:t xml:space="preserve">                                    &lt;/xs:annotation&gt;</w:t>
              </w:r>
            </w:ins>
          </w:p>
          <w:p w14:paraId="28783EE6" w14:textId="77777777" w:rsidR="00874469" w:rsidRDefault="00874469" w:rsidP="00874469">
            <w:pPr>
              <w:pStyle w:val="XML1"/>
              <w:rPr>
                <w:ins w:id="12050" w:author="Anees Shaikh" w:date="2013-10-07T01:10:00Z"/>
              </w:rPr>
              <w:pPrChange w:id="12051" w:author="Anees Shaikh" w:date="2013-10-07T01:11:00Z">
                <w:pPr>
                  <w:pStyle w:val="XML1"/>
                </w:pPr>
              </w:pPrChange>
            </w:pPr>
            <w:ins w:id="12052" w:author="Anees Shaikh" w:date="2013-10-07T01:10:00Z">
              <w:r>
                <w:t xml:space="preserve">                                  &lt;/xs:element&gt;</w:t>
              </w:r>
            </w:ins>
          </w:p>
          <w:p w14:paraId="2811C32A" w14:textId="77777777" w:rsidR="00874469" w:rsidRDefault="00874469" w:rsidP="00874469">
            <w:pPr>
              <w:pStyle w:val="XML1"/>
              <w:rPr>
                <w:ins w:id="12053" w:author="Anees Shaikh" w:date="2013-10-07T01:10:00Z"/>
              </w:rPr>
              <w:pPrChange w:id="12054" w:author="Anees Shaikh" w:date="2013-10-07T01:11:00Z">
                <w:pPr>
                  <w:pStyle w:val="XML1"/>
                </w:pPr>
              </w:pPrChange>
            </w:pPr>
            <w:ins w:id="12055" w:author="Anees Shaikh" w:date="2013-10-07T01:10:00Z">
              <w:r>
                <w:t xml:space="preserve">                                  &lt;xs:any minOccurs="0" maxOccurs="unbounded"</w:t>
              </w:r>
            </w:ins>
          </w:p>
          <w:p w14:paraId="4C78F248" w14:textId="77777777" w:rsidR="00874469" w:rsidRDefault="00874469" w:rsidP="00874469">
            <w:pPr>
              <w:pStyle w:val="XML1"/>
              <w:rPr>
                <w:ins w:id="12056" w:author="Anees Shaikh" w:date="2013-10-07T01:10:00Z"/>
              </w:rPr>
              <w:pPrChange w:id="12057" w:author="Anees Shaikh" w:date="2013-10-07T01:11:00Z">
                <w:pPr>
                  <w:pStyle w:val="XML1"/>
                </w:pPr>
              </w:pPrChange>
            </w:pPr>
            <w:ins w:id="12058" w:author="Anees Shaikh" w:date="2013-10-07T01:10:00Z">
              <w:r>
                <w:t xml:space="preserve">                                          namespace="##other" processContents="lax"/&gt;</w:t>
              </w:r>
            </w:ins>
          </w:p>
          <w:p w14:paraId="56F38DB2" w14:textId="77777777" w:rsidR="00874469" w:rsidRDefault="00874469" w:rsidP="00874469">
            <w:pPr>
              <w:pStyle w:val="XML1"/>
              <w:rPr>
                <w:ins w:id="12059" w:author="Anees Shaikh" w:date="2013-10-07T01:10:00Z"/>
              </w:rPr>
              <w:pPrChange w:id="12060" w:author="Anees Shaikh" w:date="2013-10-07T01:11:00Z">
                <w:pPr>
                  <w:pStyle w:val="XML1"/>
                </w:pPr>
              </w:pPrChange>
            </w:pPr>
            <w:ins w:id="12061" w:author="Anees Shaikh" w:date="2013-10-07T01:10:00Z">
              <w:r>
                <w:t xml:space="preserve">                                &lt;/xs:sequence&gt;</w:t>
              </w:r>
            </w:ins>
          </w:p>
          <w:p w14:paraId="588FC1D3" w14:textId="77777777" w:rsidR="00874469" w:rsidRDefault="00874469" w:rsidP="00874469">
            <w:pPr>
              <w:pStyle w:val="XML1"/>
              <w:rPr>
                <w:ins w:id="12062" w:author="Anees Shaikh" w:date="2013-10-07T01:10:00Z"/>
              </w:rPr>
              <w:pPrChange w:id="12063" w:author="Anees Shaikh" w:date="2013-10-07T01:11:00Z">
                <w:pPr>
                  <w:pStyle w:val="XML1"/>
                </w:pPr>
              </w:pPrChange>
            </w:pPr>
            <w:ins w:id="12064" w:author="Anees Shaikh" w:date="2013-10-07T01:10:00Z">
              <w:r>
                <w:t xml:space="preserve">                                &lt;xs:any minOccurs="0" maxOccurs="unbounded"</w:t>
              </w:r>
            </w:ins>
          </w:p>
          <w:p w14:paraId="1E0BA587" w14:textId="77777777" w:rsidR="00874469" w:rsidRDefault="00874469" w:rsidP="00874469">
            <w:pPr>
              <w:pStyle w:val="XML1"/>
              <w:rPr>
                <w:ins w:id="12065" w:author="Anees Shaikh" w:date="2013-10-07T01:10:00Z"/>
              </w:rPr>
              <w:pPrChange w:id="12066" w:author="Anees Shaikh" w:date="2013-10-07T01:11:00Z">
                <w:pPr>
                  <w:pStyle w:val="XML1"/>
                </w:pPr>
              </w:pPrChange>
            </w:pPr>
            <w:ins w:id="12067" w:author="Anees Shaikh" w:date="2013-10-07T01:10:00Z">
              <w:r>
                <w:t xml:space="preserve">                                        namespace="##other" processContents="lax"/&gt;</w:t>
              </w:r>
            </w:ins>
          </w:p>
          <w:p w14:paraId="3FD9F8C5" w14:textId="77777777" w:rsidR="00874469" w:rsidRDefault="00874469" w:rsidP="00874469">
            <w:pPr>
              <w:pStyle w:val="XML1"/>
              <w:rPr>
                <w:ins w:id="12068" w:author="Anees Shaikh" w:date="2013-10-07T01:10:00Z"/>
              </w:rPr>
              <w:pPrChange w:id="12069" w:author="Anees Shaikh" w:date="2013-10-07T01:11:00Z">
                <w:pPr>
                  <w:pStyle w:val="XML1"/>
                </w:pPr>
              </w:pPrChange>
            </w:pPr>
            <w:ins w:id="12070" w:author="Anees Shaikh" w:date="2013-10-07T01:10:00Z">
              <w:r>
                <w:t xml:space="preserve">                              &lt;/xs:choice&gt;</w:t>
              </w:r>
            </w:ins>
          </w:p>
          <w:p w14:paraId="28297768" w14:textId="77777777" w:rsidR="00874469" w:rsidRDefault="00874469" w:rsidP="00874469">
            <w:pPr>
              <w:pStyle w:val="XML1"/>
              <w:rPr>
                <w:ins w:id="12071" w:author="Anees Shaikh" w:date="2013-10-07T01:10:00Z"/>
              </w:rPr>
              <w:pPrChange w:id="12072" w:author="Anees Shaikh" w:date="2013-10-07T01:11:00Z">
                <w:pPr>
                  <w:pStyle w:val="XML1"/>
                </w:pPr>
              </w:pPrChange>
            </w:pPr>
            <w:ins w:id="12073" w:author="Anees Shaikh" w:date="2013-10-07T01:10:00Z">
              <w:r>
                <w:t xml:space="preserve">                              &lt;xs:element name="vni-valid" minOccurs="0"  type="xs:boolean"&gt;</w:t>
              </w:r>
            </w:ins>
          </w:p>
          <w:p w14:paraId="59D6A274" w14:textId="77777777" w:rsidR="00874469" w:rsidRDefault="00874469" w:rsidP="00874469">
            <w:pPr>
              <w:pStyle w:val="XML1"/>
              <w:rPr>
                <w:ins w:id="12074" w:author="Anees Shaikh" w:date="2013-10-07T01:10:00Z"/>
              </w:rPr>
              <w:pPrChange w:id="12075" w:author="Anees Shaikh" w:date="2013-10-07T01:11:00Z">
                <w:pPr>
                  <w:pStyle w:val="XML1"/>
                </w:pPr>
              </w:pPrChange>
            </w:pPr>
            <w:ins w:id="12076" w:author="Anees Shaikh" w:date="2013-10-07T01:10:00Z">
              <w:r>
                <w:t xml:space="preserve">                                &lt;xs:annotation&gt;</w:t>
              </w:r>
            </w:ins>
          </w:p>
          <w:p w14:paraId="1A231588" w14:textId="77777777" w:rsidR="00874469" w:rsidRDefault="00874469" w:rsidP="00874469">
            <w:pPr>
              <w:pStyle w:val="XML1"/>
              <w:rPr>
                <w:ins w:id="12077" w:author="Anees Shaikh" w:date="2013-10-07T01:10:00Z"/>
              </w:rPr>
              <w:pPrChange w:id="12078" w:author="Anees Shaikh" w:date="2013-10-07T01:11:00Z">
                <w:pPr>
                  <w:pStyle w:val="XML1"/>
                </w:pPr>
              </w:pPrChange>
            </w:pPr>
            <w:ins w:id="12079" w:author="Anees Shaikh" w:date="2013-10-07T01:10:00Z">
              <w:r>
                <w:t xml:space="preserve">                                  &lt;xs:documentation&gt;</w:t>
              </w:r>
            </w:ins>
          </w:p>
          <w:p w14:paraId="4EFDD0A1" w14:textId="77777777" w:rsidR="00874469" w:rsidRDefault="00874469" w:rsidP="00874469">
            <w:pPr>
              <w:pStyle w:val="XML1"/>
              <w:rPr>
                <w:ins w:id="12080" w:author="Anees Shaikh" w:date="2013-10-07T01:10:00Z"/>
              </w:rPr>
              <w:pPrChange w:id="12081" w:author="Anees Shaikh" w:date="2013-10-07T01:11:00Z">
                <w:pPr>
                  <w:pStyle w:val="XML1"/>
                </w:pPr>
              </w:pPrChange>
            </w:pPr>
            <w:ins w:id="12082" w:author="Anees Shaikh" w:date="2013-10-07T01:10:00Z">
              <w:r>
                <w:t xml:space="preserve">                                    Indicates how the corresponding flag should be set in packets sent on</w:t>
              </w:r>
            </w:ins>
          </w:p>
          <w:p w14:paraId="7A39A29A" w14:textId="77777777" w:rsidR="00874469" w:rsidRDefault="00874469" w:rsidP="00874469">
            <w:pPr>
              <w:pStyle w:val="XML1"/>
              <w:rPr>
                <w:ins w:id="12083" w:author="Anees Shaikh" w:date="2013-10-07T01:10:00Z"/>
              </w:rPr>
              <w:pPrChange w:id="12084" w:author="Anees Shaikh" w:date="2013-10-07T01:11:00Z">
                <w:pPr>
                  <w:pStyle w:val="XML1"/>
                </w:pPr>
              </w:pPrChange>
            </w:pPr>
            <w:ins w:id="12085" w:author="Anees Shaikh" w:date="2013-10-07T01:10:00Z">
              <w:r>
                <w:t xml:space="preserve">                                           the tunnel.</w:t>
              </w:r>
            </w:ins>
          </w:p>
          <w:p w14:paraId="101FE04A" w14:textId="77777777" w:rsidR="00874469" w:rsidRDefault="00874469" w:rsidP="00874469">
            <w:pPr>
              <w:pStyle w:val="XML1"/>
              <w:rPr>
                <w:ins w:id="12086" w:author="Anees Shaikh" w:date="2013-10-07T01:10:00Z"/>
              </w:rPr>
              <w:pPrChange w:id="12087" w:author="Anees Shaikh" w:date="2013-10-07T01:11:00Z">
                <w:pPr>
                  <w:pStyle w:val="XML1"/>
                </w:pPr>
              </w:pPrChange>
            </w:pPr>
            <w:ins w:id="12088" w:author="Anees Shaikh" w:date="2013-10-07T01:10:00Z">
              <w:r>
                <w:t xml:space="preserve">                                  &lt;/xs:documentation&gt;</w:t>
              </w:r>
            </w:ins>
          </w:p>
          <w:p w14:paraId="31EC318E" w14:textId="77777777" w:rsidR="00874469" w:rsidRDefault="00874469" w:rsidP="00874469">
            <w:pPr>
              <w:pStyle w:val="XML1"/>
              <w:rPr>
                <w:ins w:id="12089" w:author="Anees Shaikh" w:date="2013-10-07T01:10:00Z"/>
              </w:rPr>
              <w:pPrChange w:id="12090" w:author="Anees Shaikh" w:date="2013-10-07T01:11:00Z">
                <w:pPr>
                  <w:pStyle w:val="XML1"/>
                </w:pPr>
              </w:pPrChange>
            </w:pPr>
            <w:ins w:id="12091" w:author="Anees Shaikh" w:date="2013-10-07T01:10:00Z">
              <w:r>
                <w:t xml:space="preserve">                                &lt;/xs:annotation&gt;</w:t>
              </w:r>
            </w:ins>
          </w:p>
          <w:p w14:paraId="4D35D0AE" w14:textId="77777777" w:rsidR="00874469" w:rsidRDefault="00874469" w:rsidP="00874469">
            <w:pPr>
              <w:pStyle w:val="XML1"/>
              <w:rPr>
                <w:ins w:id="12092" w:author="Anees Shaikh" w:date="2013-10-07T01:10:00Z"/>
              </w:rPr>
              <w:pPrChange w:id="12093" w:author="Anees Shaikh" w:date="2013-10-07T01:11:00Z">
                <w:pPr>
                  <w:pStyle w:val="XML1"/>
                </w:pPr>
              </w:pPrChange>
            </w:pPr>
            <w:ins w:id="12094" w:author="Anees Shaikh" w:date="2013-10-07T01:10:00Z">
              <w:r>
                <w:t xml:space="preserve">                              &lt;/xs:element&gt;</w:t>
              </w:r>
            </w:ins>
          </w:p>
          <w:p w14:paraId="2493709D" w14:textId="77777777" w:rsidR="00874469" w:rsidRDefault="00874469" w:rsidP="00874469">
            <w:pPr>
              <w:pStyle w:val="XML1"/>
              <w:rPr>
                <w:ins w:id="12095" w:author="Anees Shaikh" w:date="2013-10-07T01:10:00Z"/>
              </w:rPr>
              <w:pPrChange w:id="12096" w:author="Anees Shaikh" w:date="2013-10-07T01:11:00Z">
                <w:pPr>
                  <w:pStyle w:val="XML1"/>
                </w:pPr>
              </w:pPrChange>
            </w:pPr>
            <w:ins w:id="12097" w:author="Anees Shaikh" w:date="2013-10-07T01:10:00Z">
              <w:r>
                <w:t xml:space="preserve">                              &lt;xs:element name="vni" minOccurs="0"  type="xs:unsignedInt"&gt;</w:t>
              </w:r>
            </w:ins>
          </w:p>
          <w:p w14:paraId="475402DD" w14:textId="77777777" w:rsidR="00874469" w:rsidRDefault="00874469" w:rsidP="00874469">
            <w:pPr>
              <w:pStyle w:val="XML1"/>
              <w:rPr>
                <w:ins w:id="12098" w:author="Anees Shaikh" w:date="2013-10-07T01:10:00Z"/>
              </w:rPr>
              <w:pPrChange w:id="12099" w:author="Anees Shaikh" w:date="2013-10-07T01:11:00Z">
                <w:pPr>
                  <w:pStyle w:val="XML1"/>
                </w:pPr>
              </w:pPrChange>
            </w:pPr>
            <w:ins w:id="12100" w:author="Anees Shaikh" w:date="2013-10-07T01:10:00Z">
              <w:r>
                <w:t xml:space="preserve">                                &lt;xs:annotation&gt;</w:t>
              </w:r>
            </w:ins>
          </w:p>
          <w:p w14:paraId="7CFEAB3A" w14:textId="77777777" w:rsidR="00874469" w:rsidRDefault="00874469" w:rsidP="00874469">
            <w:pPr>
              <w:pStyle w:val="XML1"/>
              <w:rPr>
                <w:ins w:id="12101" w:author="Anees Shaikh" w:date="2013-10-07T01:10:00Z"/>
              </w:rPr>
              <w:pPrChange w:id="12102" w:author="Anees Shaikh" w:date="2013-10-07T01:11:00Z">
                <w:pPr>
                  <w:pStyle w:val="XML1"/>
                </w:pPr>
              </w:pPrChange>
            </w:pPr>
            <w:ins w:id="12103" w:author="Anees Shaikh" w:date="2013-10-07T01:10:00Z">
              <w:r>
                <w:t xml:space="preserve">                                  &lt;xs:documentation&gt;</w:t>
              </w:r>
            </w:ins>
          </w:p>
          <w:p w14:paraId="50FBD332" w14:textId="77777777" w:rsidR="00874469" w:rsidRDefault="00874469" w:rsidP="00874469">
            <w:pPr>
              <w:pStyle w:val="XML1"/>
              <w:rPr>
                <w:ins w:id="12104" w:author="Anees Shaikh" w:date="2013-10-07T01:10:00Z"/>
              </w:rPr>
              <w:pPrChange w:id="12105" w:author="Anees Shaikh" w:date="2013-10-07T01:11:00Z">
                <w:pPr>
                  <w:pStyle w:val="XML1"/>
                </w:pPr>
              </w:pPrChange>
            </w:pPr>
            <w:ins w:id="12106" w:author="Anees Shaikh" w:date="2013-10-07T01:10:00Z">
              <w:r>
                <w:lastRenderedPageBreak/>
                <w:t xml:space="preserve">                                    Virtual network identifier assigned to all packets sent on the tunnel.</w:t>
              </w:r>
            </w:ins>
          </w:p>
          <w:p w14:paraId="67E1FA35" w14:textId="77777777" w:rsidR="00874469" w:rsidRDefault="00874469" w:rsidP="00874469">
            <w:pPr>
              <w:pStyle w:val="XML1"/>
              <w:rPr>
                <w:ins w:id="12107" w:author="Anees Shaikh" w:date="2013-10-07T01:10:00Z"/>
              </w:rPr>
              <w:pPrChange w:id="12108" w:author="Anees Shaikh" w:date="2013-10-07T01:11:00Z">
                <w:pPr>
                  <w:pStyle w:val="XML1"/>
                </w:pPr>
              </w:pPrChange>
            </w:pPr>
            <w:ins w:id="12109" w:author="Anees Shaikh" w:date="2013-10-07T01:10:00Z">
              <w:r>
                <w:t xml:space="preserve">                                           A VxLAN implementation MAY use the this element to set the</w:t>
              </w:r>
            </w:ins>
          </w:p>
          <w:p w14:paraId="6348A34F" w14:textId="77777777" w:rsidR="00874469" w:rsidRDefault="00874469" w:rsidP="00874469">
            <w:pPr>
              <w:pStyle w:val="XML1"/>
              <w:rPr>
                <w:ins w:id="12110" w:author="Anees Shaikh" w:date="2013-10-07T01:10:00Z"/>
              </w:rPr>
              <w:pPrChange w:id="12111" w:author="Anees Shaikh" w:date="2013-10-07T01:11:00Z">
                <w:pPr>
                  <w:pStyle w:val="XML1"/>
                </w:pPr>
              </w:pPrChange>
            </w:pPr>
            <w:ins w:id="12112" w:author="Anees Shaikh" w:date="2013-10-07T01:10:00Z">
              <w:r>
                <w:t xml:space="preserve">                                           OXM_OF_TUNNEL_ID match field metadata in the OpenFlow protocol.</w:t>
              </w:r>
            </w:ins>
          </w:p>
          <w:p w14:paraId="74AE08A7" w14:textId="77777777" w:rsidR="00874469" w:rsidRDefault="00874469" w:rsidP="00874469">
            <w:pPr>
              <w:pStyle w:val="XML1"/>
              <w:rPr>
                <w:ins w:id="12113" w:author="Anees Shaikh" w:date="2013-10-07T01:10:00Z"/>
              </w:rPr>
              <w:pPrChange w:id="12114" w:author="Anees Shaikh" w:date="2013-10-07T01:11:00Z">
                <w:pPr>
                  <w:pStyle w:val="XML1"/>
                </w:pPr>
              </w:pPrChange>
            </w:pPr>
            <w:ins w:id="12115" w:author="Anees Shaikh" w:date="2013-10-07T01:10:00Z">
              <w:r>
                <w:t xml:space="preserve">                                  &lt;/xs:documentation&gt;</w:t>
              </w:r>
            </w:ins>
          </w:p>
          <w:p w14:paraId="538EF1A4" w14:textId="77777777" w:rsidR="00874469" w:rsidRDefault="00874469" w:rsidP="00874469">
            <w:pPr>
              <w:pStyle w:val="XML1"/>
              <w:rPr>
                <w:ins w:id="12116" w:author="Anees Shaikh" w:date="2013-10-07T01:10:00Z"/>
              </w:rPr>
              <w:pPrChange w:id="12117" w:author="Anees Shaikh" w:date="2013-10-07T01:11:00Z">
                <w:pPr>
                  <w:pStyle w:val="XML1"/>
                </w:pPr>
              </w:pPrChange>
            </w:pPr>
            <w:ins w:id="12118" w:author="Anees Shaikh" w:date="2013-10-07T01:10:00Z">
              <w:r>
                <w:t xml:space="preserve">                                &lt;/xs:annotation&gt;</w:t>
              </w:r>
            </w:ins>
          </w:p>
          <w:p w14:paraId="2DD90DE6" w14:textId="77777777" w:rsidR="00874469" w:rsidRDefault="00874469" w:rsidP="00874469">
            <w:pPr>
              <w:pStyle w:val="XML1"/>
              <w:rPr>
                <w:ins w:id="12119" w:author="Anees Shaikh" w:date="2013-10-07T01:10:00Z"/>
              </w:rPr>
              <w:pPrChange w:id="12120" w:author="Anees Shaikh" w:date="2013-10-07T01:11:00Z">
                <w:pPr>
                  <w:pStyle w:val="XML1"/>
                </w:pPr>
              </w:pPrChange>
            </w:pPr>
            <w:ins w:id="12121" w:author="Anees Shaikh" w:date="2013-10-07T01:10:00Z">
              <w:r>
                <w:t xml:space="preserve">                              &lt;/xs:element&gt;</w:t>
              </w:r>
            </w:ins>
          </w:p>
          <w:p w14:paraId="7AF70AEA" w14:textId="77777777" w:rsidR="00874469" w:rsidRDefault="00874469" w:rsidP="00874469">
            <w:pPr>
              <w:pStyle w:val="XML1"/>
              <w:rPr>
                <w:ins w:id="12122" w:author="Anees Shaikh" w:date="2013-10-07T01:10:00Z"/>
              </w:rPr>
              <w:pPrChange w:id="12123" w:author="Anees Shaikh" w:date="2013-10-07T01:11:00Z">
                <w:pPr>
                  <w:pStyle w:val="XML1"/>
                </w:pPr>
              </w:pPrChange>
            </w:pPr>
            <w:ins w:id="12124" w:author="Anees Shaikh" w:date="2013-10-07T01:10:00Z">
              <w:r>
                <w:t xml:space="preserve">                              &lt;xs:element name="vni-multicast-group" minOccurs="0"  type="inet:ip-address"&gt;</w:t>
              </w:r>
            </w:ins>
          </w:p>
          <w:p w14:paraId="726AB575" w14:textId="77777777" w:rsidR="00874469" w:rsidRDefault="00874469" w:rsidP="00874469">
            <w:pPr>
              <w:pStyle w:val="XML1"/>
              <w:rPr>
                <w:ins w:id="12125" w:author="Anees Shaikh" w:date="2013-10-07T01:10:00Z"/>
              </w:rPr>
              <w:pPrChange w:id="12126" w:author="Anees Shaikh" w:date="2013-10-07T01:11:00Z">
                <w:pPr>
                  <w:pStyle w:val="XML1"/>
                </w:pPr>
              </w:pPrChange>
            </w:pPr>
            <w:ins w:id="12127" w:author="Anees Shaikh" w:date="2013-10-07T01:10:00Z">
              <w:r>
                <w:t xml:space="preserve">                                &lt;xs:annotation&gt;</w:t>
              </w:r>
            </w:ins>
          </w:p>
          <w:p w14:paraId="02C02C7D" w14:textId="77777777" w:rsidR="00874469" w:rsidRDefault="00874469" w:rsidP="00874469">
            <w:pPr>
              <w:pStyle w:val="XML1"/>
              <w:rPr>
                <w:ins w:id="12128" w:author="Anees Shaikh" w:date="2013-10-07T01:10:00Z"/>
              </w:rPr>
              <w:pPrChange w:id="12129" w:author="Anees Shaikh" w:date="2013-10-07T01:11:00Z">
                <w:pPr>
                  <w:pStyle w:val="XML1"/>
                </w:pPr>
              </w:pPrChange>
            </w:pPr>
            <w:ins w:id="12130" w:author="Anees Shaikh" w:date="2013-10-07T01:10:00Z">
              <w:r>
                <w:t xml:space="preserve">                                  &lt;xs:documentation&gt;</w:t>
              </w:r>
            </w:ins>
          </w:p>
          <w:p w14:paraId="217768F1" w14:textId="77777777" w:rsidR="00874469" w:rsidRDefault="00874469" w:rsidP="00874469">
            <w:pPr>
              <w:pStyle w:val="XML1"/>
              <w:rPr>
                <w:ins w:id="12131" w:author="Anees Shaikh" w:date="2013-10-07T01:10:00Z"/>
              </w:rPr>
              <w:pPrChange w:id="12132" w:author="Anees Shaikh" w:date="2013-10-07T01:11:00Z">
                <w:pPr>
                  <w:pStyle w:val="XML1"/>
                </w:pPr>
              </w:pPrChange>
            </w:pPr>
            <w:ins w:id="12133" w:author="Anees Shaikh" w:date="2013-10-07T01:10:00Z">
              <w:r>
                <w:t xml:space="preserve">                                    If IP multicast is used to support broadcast on the tunnel this</w:t>
              </w:r>
            </w:ins>
          </w:p>
          <w:p w14:paraId="7D019B80" w14:textId="77777777" w:rsidR="00874469" w:rsidRDefault="00874469" w:rsidP="00874469">
            <w:pPr>
              <w:pStyle w:val="XML1"/>
              <w:rPr>
                <w:ins w:id="12134" w:author="Anees Shaikh" w:date="2013-10-07T01:10:00Z"/>
              </w:rPr>
              <w:pPrChange w:id="12135" w:author="Anees Shaikh" w:date="2013-10-07T01:11:00Z">
                <w:pPr>
                  <w:pStyle w:val="XML1"/>
                </w:pPr>
              </w:pPrChange>
            </w:pPr>
            <w:ins w:id="12136" w:author="Anees Shaikh" w:date="2013-10-07T01:10:00Z">
              <w:r>
                <w:t xml:space="preserve">                                           specifies the corresponding multicast IP address</w:t>
              </w:r>
            </w:ins>
          </w:p>
          <w:p w14:paraId="41B765F3" w14:textId="77777777" w:rsidR="00874469" w:rsidRDefault="00874469" w:rsidP="00874469">
            <w:pPr>
              <w:pStyle w:val="XML1"/>
              <w:rPr>
                <w:ins w:id="12137" w:author="Anees Shaikh" w:date="2013-10-07T01:10:00Z"/>
              </w:rPr>
              <w:pPrChange w:id="12138" w:author="Anees Shaikh" w:date="2013-10-07T01:11:00Z">
                <w:pPr>
                  <w:pStyle w:val="XML1"/>
                </w:pPr>
              </w:pPrChange>
            </w:pPr>
            <w:ins w:id="12139" w:author="Anees Shaikh" w:date="2013-10-07T01:10:00Z">
              <w:r>
                <w:t xml:space="preserve">                                  &lt;/xs:documentation&gt;</w:t>
              </w:r>
            </w:ins>
          </w:p>
          <w:p w14:paraId="33CEFD36" w14:textId="77777777" w:rsidR="00874469" w:rsidRDefault="00874469" w:rsidP="00874469">
            <w:pPr>
              <w:pStyle w:val="XML1"/>
              <w:rPr>
                <w:ins w:id="12140" w:author="Anees Shaikh" w:date="2013-10-07T01:10:00Z"/>
              </w:rPr>
              <w:pPrChange w:id="12141" w:author="Anees Shaikh" w:date="2013-10-07T01:11:00Z">
                <w:pPr>
                  <w:pStyle w:val="XML1"/>
                </w:pPr>
              </w:pPrChange>
            </w:pPr>
            <w:ins w:id="12142" w:author="Anees Shaikh" w:date="2013-10-07T01:10:00Z">
              <w:r>
                <w:t xml:space="preserve">                                &lt;/xs:annotation&gt;</w:t>
              </w:r>
            </w:ins>
          </w:p>
          <w:p w14:paraId="26D4C39B" w14:textId="77777777" w:rsidR="00874469" w:rsidRDefault="00874469" w:rsidP="00874469">
            <w:pPr>
              <w:pStyle w:val="XML1"/>
              <w:rPr>
                <w:ins w:id="12143" w:author="Anees Shaikh" w:date="2013-10-07T01:10:00Z"/>
              </w:rPr>
              <w:pPrChange w:id="12144" w:author="Anees Shaikh" w:date="2013-10-07T01:11:00Z">
                <w:pPr>
                  <w:pStyle w:val="XML1"/>
                </w:pPr>
              </w:pPrChange>
            </w:pPr>
            <w:ins w:id="12145" w:author="Anees Shaikh" w:date="2013-10-07T01:10:00Z">
              <w:r>
                <w:t xml:space="preserve">                              &lt;/xs:element&gt;</w:t>
              </w:r>
            </w:ins>
          </w:p>
          <w:p w14:paraId="4B60D39F" w14:textId="77777777" w:rsidR="00874469" w:rsidRDefault="00874469" w:rsidP="00874469">
            <w:pPr>
              <w:pStyle w:val="XML1"/>
              <w:rPr>
                <w:ins w:id="12146" w:author="Anees Shaikh" w:date="2013-10-07T01:10:00Z"/>
              </w:rPr>
              <w:pPrChange w:id="12147" w:author="Anees Shaikh" w:date="2013-10-07T01:11:00Z">
                <w:pPr>
                  <w:pStyle w:val="XML1"/>
                </w:pPr>
              </w:pPrChange>
            </w:pPr>
            <w:ins w:id="12148" w:author="Anees Shaikh" w:date="2013-10-07T01:10:00Z">
              <w:r>
                <w:t xml:space="preserve">                              &lt;xs:element name="udp-source-port" minOccurs="0"  type="inet:port-number"&gt;</w:t>
              </w:r>
            </w:ins>
          </w:p>
          <w:p w14:paraId="5CA34B15" w14:textId="77777777" w:rsidR="00874469" w:rsidRDefault="00874469" w:rsidP="00874469">
            <w:pPr>
              <w:pStyle w:val="XML1"/>
              <w:rPr>
                <w:ins w:id="12149" w:author="Anees Shaikh" w:date="2013-10-07T01:10:00Z"/>
              </w:rPr>
              <w:pPrChange w:id="12150" w:author="Anees Shaikh" w:date="2013-10-07T01:11:00Z">
                <w:pPr>
                  <w:pStyle w:val="XML1"/>
                </w:pPr>
              </w:pPrChange>
            </w:pPr>
            <w:ins w:id="12151" w:author="Anees Shaikh" w:date="2013-10-07T01:10:00Z">
              <w:r>
                <w:t xml:space="preserve">                                &lt;xs:annotation&gt;</w:t>
              </w:r>
            </w:ins>
          </w:p>
          <w:p w14:paraId="7F845A0A" w14:textId="77777777" w:rsidR="00874469" w:rsidRDefault="00874469" w:rsidP="00874469">
            <w:pPr>
              <w:pStyle w:val="XML1"/>
              <w:rPr>
                <w:ins w:id="12152" w:author="Anees Shaikh" w:date="2013-10-07T01:10:00Z"/>
              </w:rPr>
              <w:pPrChange w:id="12153" w:author="Anees Shaikh" w:date="2013-10-07T01:11:00Z">
                <w:pPr>
                  <w:pStyle w:val="XML1"/>
                </w:pPr>
              </w:pPrChange>
            </w:pPr>
            <w:ins w:id="12154" w:author="Anees Shaikh" w:date="2013-10-07T01:10:00Z">
              <w:r>
                <w:t xml:space="preserve">                                  &lt;xs:documentation&gt;</w:t>
              </w:r>
            </w:ins>
          </w:p>
          <w:p w14:paraId="137F23AD" w14:textId="77777777" w:rsidR="00874469" w:rsidRDefault="00874469" w:rsidP="00874469">
            <w:pPr>
              <w:pStyle w:val="XML1"/>
              <w:rPr>
                <w:ins w:id="12155" w:author="Anees Shaikh" w:date="2013-10-07T01:10:00Z"/>
              </w:rPr>
              <w:pPrChange w:id="12156" w:author="Anees Shaikh" w:date="2013-10-07T01:11:00Z">
                <w:pPr>
                  <w:pStyle w:val="XML1"/>
                </w:pPr>
              </w:pPrChange>
            </w:pPr>
            <w:ins w:id="12157" w:author="Anees Shaikh" w:date="2013-10-07T01:10:00Z">
              <w:r>
                <w:t xml:space="preserve">                                    Specifies the outer UDP source port number.  If this element is absent,</w:t>
              </w:r>
            </w:ins>
          </w:p>
          <w:p w14:paraId="0F886902" w14:textId="77777777" w:rsidR="00874469" w:rsidRDefault="00874469" w:rsidP="00874469">
            <w:pPr>
              <w:pStyle w:val="XML1"/>
              <w:rPr>
                <w:ins w:id="12158" w:author="Anees Shaikh" w:date="2013-10-07T01:10:00Z"/>
              </w:rPr>
              <w:pPrChange w:id="12159" w:author="Anees Shaikh" w:date="2013-10-07T01:11:00Z">
                <w:pPr>
                  <w:pStyle w:val="XML1"/>
                </w:pPr>
              </w:pPrChange>
            </w:pPr>
            <w:ins w:id="12160" w:author="Anees Shaikh" w:date="2013-10-07T01:10:00Z">
              <w:r>
                <w:t xml:space="preserve">                                           the port number MAY be chosen dynamically.</w:t>
              </w:r>
            </w:ins>
          </w:p>
          <w:p w14:paraId="7F313E4D" w14:textId="77777777" w:rsidR="00874469" w:rsidRDefault="00874469" w:rsidP="00874469">
            <w:pPr>
              <w:pStyle w:val="XML1"/>
              <w:rPr>
                <w:ins w:id="12161" w:author="Anees Shaikh" w:date="2013-10-07T01:10:00Z"/>
              </w:rPr>
              <w:pPrChange w:id="12162" w:author="Anees Shaikh" w:date="2013-10-07T01:11:00Z">
                <w:pPr>
                  <w:pStyle w:val="XML1"/>
                </w:pPr>
              </w:pPrChange>
            </w:pPr>
            <w:ins w:id="12163" w:author="Anees Shaikh" w:date="2013-10-07T01:10:00Z">
              <w:r>
                <w:t xml:space="preserve">                                  &lt;/xs:documentation&gt;</w:t>
              </w:r>
            </w:ins>
          </w:p>
          <w:p w14:paraId="1F30023E" w14:textId="77777777" w:rsidR="00874469" w:rsidRDefault="00874469" w:rsidP="00874469">
            <w:pPr>
              <w:pStyle w:val="XML1"/>
              <w:rPr>
                <w:ins w:id="12164" w:author="Anees Shaikh" w:date="2013-10-07T01:10:00Z"/>
              </w:rPr>
              <w:pPrChange w:id="12165" w:author="Anees Shaikh" w:date="2013-10-07T01:11:00Z">
                <w:pPr>
                  <w:pStyle w:val="XML1"/>
                </w:pPr>
              </w:pPrChange>
            </w:pPr>
            <w:ins w:id="12166" w:author="Anees Shaikh" w:date="2013-10-07T01:10:00Z">
              <w:r>
                <w:t xml:space="preserve">                                &lt;/xs:annotation&gt;</w:t>
              </w:r>
            </w:ins>
          </w:p>
          <w:p w14:paraId="0FD2B827" w14:textId="77777777" w:rsidR="00874469" w:rsidRDefault="00874469" w:rsidP="00874469">
            <w:pPr>
              <w:pStyle w:val="XML1"/>
              <w:rPr>
                <w:ins w:id="12167" w:author="Anees Shaikh" w:date="2013-10-07T01:10:00Z"/>
              </w:rPr>
              <w:pPrChange w:id="12168" w:author="Anees Shaikh" w:date="2013-10-07T01:11:00Z">
                <w:pPr>
                  <w:pStyle w:val="XML1"/>
                </w:pPr>
              </w:pPrChange>
            </w:pPr>
            <w:ins w:id="12169" w:author="Anees Shaikh" w:date="2013-10-07T01:10:00Z">
              <w:r>
                <w:t xml:space="preserve">                              &lt;/xs:element&gt;</w:t>
              </w:r>
            </w:ins>
          </w:p>
          <w:p w14:paraId="21EF696A" w14:textId="77777777" w:rsidR="00874469" w:rsidRDefault="00874469" w:rsidP="00874469">
            <w:pPr>
              <w:pStyle w:val="XML1"/>
              <w:rPr>
                <w:ins w:id="12170" w:author="Anees Shaikh" w:date="2013-10-07T01:10:00Z"/>
              </w:rPr>
              <w:pPrChange w:id="12171" w:author="Anees Shaikh" w:date="2013-10-07T01:11:00Z">
                <w:pPr>
                  <w:pStyle w:val="XML1"/>
                </w:pPr>
              </w:pPrChange>
            </w:pPr>
            <w:ins w:id="12172" w:author="Anees Shaikh" w:date="2013-10-07T01:10:00Z">
              <w:r>
                <w:t xml:space="preserve">                              &lt;xs:element name="udp-dest-port" minOccurs="0"  type="inet:port-number"&gt;</w:t>
              </w:r>
            </w:ins>
          </w:p>
          <w:p w14:paraId="78ABD8A7" w14:textId="77777777" w:rsidR="00874469" w:rsidRDefault="00874469" w:rsidP="00874469">
            <w:pPr>
              <w:pStyle w:val="XML1"/>
              <w:rPr>
                <w:ins w:id="12173" w:author="Anees Shaikh" w:date="2013-10-07T01:10:00Z"/>
              </w:rPr>
              <w:pPrChange w:id="12174" w:author="Anees Shaikh" w:date="2013-10-07T01:11:00Z">
                <w:pPr>
                  <w:pStyle w:val="XML1"/>
                </w:pPr>
              </w:pPrChange>
            </w:pPr>
            <w:ins w:id="12175" w:author="Anees Shaikh" w:date="2013-10-07T01:10:00Z">
              <w:r>
                <w:t xml:space="preserve">                                &lt;xs:annotation&gt;</w:t>
              </w:r>
            </w:ins>
          </w:p>
          <w:p w14:paraId="73A37401" w14:textId="77777777" w:rsidR="00874469" w:rsidRDefault="00874469" w:rsidP="00874469">
            <w:pPr>
              <w:pStyle w:val="XML1"/>
              <w:rPr>
                <w:ins w:id="12176" w:author="Anees Shaikh" w:date="2013-10-07T01:10:00Z"/>
              </w:rPr>
              <w:pPrChange w:id="12177" w:author="Anees Shaikh" w:date="2013-10-07T01:11:00Z">
                <w:pPr>
                  <w:pStyle w:val="XML1"/>
                </w:pPr>
              </w:pPrChange>
            </w:pPr>
            <w:ins w:id="12178" w:author="Anees Shaikh" w:date="2013-10-07T01:10:00Z">
              <w:r>
                <w:t xml:space="preserve">                                  &lt;xs:documentation&gt;</w:t>
              </w:r>
            </w:ins>
          </w:p>
          <w:p w14:paraId="60A63596" w14:textId="77777777" w:rsidR="00874469" w:rsidRDefault="00874469" w:rsidP="00874469">
            <w:pPr>
              <w:pStyle w:val="XML1"/>
              <w:rPr>
                <w:ins w:id="12179" w:author="Anees Shaikh" w:date="2013-10-07T01:10:00Z"/>
              </w:rPr>
              <w:pPrChange w:id="12180" w:author="Anees Shaikh" w:date="2013-10-07T01:11:00Z">
                <w:pPr>
                  <w:pStyle w:val="XML1"/>
                </w:pPr>
              </w:pPrChange>
            </w:pPr>
            <w:ins w:id="12181" w:author="Anees Shaikh" w:date="2013-10-07T01:10:00Z">
              <w:r>
                <w:t xml:space="preserve">                                    Specifies the outer UDP destination port number.  It SHOULD</w:t>
              </w:r>
            </w:ins>
          </w:p>
          <w:p w14:paraId="636292A2" w14:textId="77777777" w:rsidR="00874469" w:rsidRDefault="00874469" w:rsidP="00874469">
            <w:pPr>
              <w:pStyle w:val="XML1"/>
              <w:rPr>
                <w:ins w:id="12182" w:author="Anees Shaikh" w:date="2013-10-07T01:10:00Z"/>
              </w:rPr>
              <w:pPrChange w:id="12183" w:author="Anees Shaikh" w:date="2013-10-07T01:11:00Z">
                <w:pPr>
                  <w:pStyle w:val="XML1"/>
                </w:pPr>
              </w:pPrChange>
            </w:pPr>
            <w:ins w:id="12184" w:author="Anees Shaikh" w:date="2013-10-07T01:10:00Z">
              <w:r>
                <w:t xml:space="preserve">                                           be set to 4789, the port number reserved for VxLAN at IANA.</w:t>
              </w:r>
            </w:ins>
          </w:p>
          <w:p w14:paraId="57A03435" w14:textId="77777777" w:rsidR="00874469" w:rsidRDefault="00874469" w:rsidP="00874469">
            <w:pPr>
              <w:pStyle w:val="XML1"/>
              <w:rPr>
                <w:ins w:id="12185" w:author="Anees Shaikh" w:date="2013-10-07T01:10:00Z"/>
              </w:rPr>
              <w:pPrChange w:id="12186" w:author="Anees Shaikh" w:date="2013-10-07T01:11:00Z">
                <w:pPr>
                  <w:pStyle w:val="XML1"/>
                </w:pPr>
              </w:pPrChange>
            </w:pPr>
            <w:ins w:id="12187" w:author="Anees Shaikh" w:date="2013-10-07T01:10:00Z">
              <w:r>
                <w:t xml:space="preserve">                                  &lt;/xs:documentation&gt;</w:t>
              </w:r>
            </w:ins>
          </w:p>
          <w:p w14:paraId="37FFA98D" w14:textId="77777777" w:rsidR="00874469" w:rsidRDefault="00874469" w:rsidP="00874469">
            <w:pPr>
              <w:pStyle w:val="XML1"/>
              <w:rPr>
                <w:ins w:id="12188" w:author="Anees Shaikh" w:date="2013-10-07T01:10:00Z"/>
              </w:rPr>
              <w:pPrChange w:id="12189" w:author="Anees Shaikh" w:date="2013-10-07T01:11:00Z">
                <w:pPr>
                  <w:pStyle w:val="XML1"/>
                </w:pPr>
              </w:pPrChange>
            </w:pPr>
            <w:ins w:id="12190" w:author="Anees Shaikh" w:date="2013-10-07T01:10:00Z">
              <w:r>
                <w:t xml:space="preserve">                                &lt;/xs:annotation&gt;</w:t>
              </w:r>
            </w:ins>
          </w:p>
          <w:p w14:paraId="661846F5" w14:textId="77777777" w:rsidR="00874469" w:rsidRDefault="00874469" w:rsidP="00874469">
            <w:pPr>
              <w:pStyle w:val="XML1"/>
              <w:rPr>
                <w:ins w:id="12191" w:author="Anees Shaikh" w:date="2013-10-07T01:10:00Z"/>
              </w:rPr>
              <w:pPrChange w:id="12192" w:author="Anees Shaikh" w:date="2013-10-07T01:11:00Z">
                <w:pPr>
                  <w:pStyle w:val="XML1"/>
                </w:pPr>
              </w:pPrChange>
            </w:pPr>
            <w:ins w:id="12193" w:author="Anees Shaikh" w:date="2013-10-07T01:10:00Z">
              <w:r>
                <w:t xml:space="preserve">                              &lt;/xs:element&gt;</w:t>
              </w:r>
            </w:ins>
          </w:p>
          <w:p w14:paraId="4C6722CF" w14:textId="77777777" w:rsidR="00874469" w:rsidRDefault="00874469" w:rsidP="00874469">
            <w:pPr>
              <w:pStyle w:val="XML1"/>
              <w:rPr>
                <w:ins w:id="12194" w:author="Anees Shaikh" w:date="2013-10-07T01:10:00Z"/>
              </w:rPr>
              <w:pPrChange w:id="12195" w:author="Anees Shaikh" w:date="2013-10-07T01:11:00Z">
                <w:pPr>
                  <w:pStyle w:val="XML1"/>
                </w:pPr>
              </w:pPrChange>
            </w:pPr>
            <w:ins w:id="12196" w:author="Anees Shaikh" w:date="2013-10-07T01:10:00Z">
              <w:r>
                <w:t xml:space="preserve">                              &lt;xs:element name="udp-checksum" minOccurs="0"  type="xs:boolean"&gt;</w:t>
              </w:r>
            </w:ins>
          </w:p>
          <w:p w14:paraId="2BAF3811" w14:textId="77777777" w:rsidR="00874469" w:rsidRDefault="00874469" w:rsidP="00874469">
            <w:pPr>
              <w:pStyle w:val="XML1"/>
              <w:rPr>
                <w:ins w:id="12197" w:author="Anees Shaikh" w:date="2013-10-07T01:10:00Z"/>
              </w:rPr>
              <w:pPrChange w:id="12198" w:author="Anees Shaikh" w:date="2013-10-07T01:11:00Z">
                <w:pPr>
                  <w:pStyle w:val="XML1"/>
                </w:pPr>
              </w:pPrChange>
            </w:pPr>
            <w:ins w:id="12199" w:author="Anees Shaikh" w:date="2013-10-07T01:10:00Z">
              <w:r>
                <w:t xml:space="preserve">                                &lt;xs:annotation&gt;</w:t>
              </w:r>
            </w:ins>
          </w:p>
          <w:p w14:paraId="7C06A7FC" w14:textId="77777777" w:rsidR="00874469" w:rsidRDefault="00874469" w:rsidP="00874469">
            <w:pPr>
              <w:pStyle w:val="XML1"/>
              <w:rPr>
                <w:ins w:id="12200" w:author="Anees Shaikh" w:date="2013-10-07T01:10:00Z"/>
              </w:rPr>
              <w:pPrChange w:id="12201" w:author="Anees Shaikh" w:date="2013-10-07T01:11:00Z">
                <w:pPr>
                  <w:pStyle w:val="XML1"/>
                </w:pPr>
              </w:pPrChange>
            </w:pPr>
            <w:ins w:id="12202" w:author="Anees Shaikh" w:date="2013-10-07T01:10:00Z">
              <w:r>
                <w:t xml:space="preserve">                                  &lt;xs:documentation&gt;</w:t>
              </w:r>
            </w:ins>
          </w:p>
          <w:p w14:paraId="26675726" w14:textId="77777777" w:rsidR="00874469" w:rsidRDefault="00874469" w:rsidP="00874469">
            <w:pPr>
              <w:pStyle w:val="XML1"/>
              <w:rPr>
                <w:ins w:id="12203" w:author="Anees Shaikh" w:date="2013-10-07T01:10:00Z"/>
              </w:rPr>
              <w:pPrChange w:id="12204" w:author="Anees Shaikh" w:date="2013-10-07T01:11:00Z">
                <w:pPr>
                  <w:pStyle w:val="XML1"/>
                </w:pPr>
              </w:pPrChange>
            </w:pPr>
            <w:ins w:id="12205" w:author="Anees Shaikh" w:date="2013-10-07T01:10:00Z">
              <w:r>
                <w:t xml:space="preserve">                                    Boolean flag to indicate whether or not the outer UDP checksum should be</w:t>
              </w:r>
            </w:ins>
          </w:p>
          <w:p w14:paraId="65871628" w14:textId="77777777" w:rsidR="00874469" w:rsidRDefault="00874469" w:rsidP="00874469">
            <w:pPr>
              <w:pStyle w:val="XML1"/>
              <w:rPr>
                <w:ins w:id="12206" w:author="Anees Shaikh" w:date="2013-10-07T01:10:00Z"/>
              </w:rPr>
              <w:pPrChange w:id="12207" w:author="Anees Shaikh" w:date="2013-10-07T01:11:00Z">
                <w:pPr>
                  <w:pStyle w:val="XML1"/>
                </w:pPr>
              </w:pPrChange>
            </w:pPr>
            <w:ins w:id="12208" w:author="Anees Shaikh" w:date="2013-10-07T01:10:00Z">
              <w:r>
                <w:t xml:space="preserve">                                           set</w:t>
              </w:r>
            </w:ins>
          </w:p>
          <w:p w14:paraId="0A69F612" w14:textId="77777777" w:rsidR="00874469" w:rsidRDefault="00874469" w:rsidP="00874469">
            <w:pPr>
              <w:pStyle w:val="XML1"/>
              <w:rPr>
                <w:ins w:id="12209" w:author="Anees Shaikh" w:date="2013-10-07T01:10:00Z"/>
              </w:rPr>
              <w:pPrChange w:id="12210" w:author="Anees Shaikh" w:date="2013-10-07T01:11:00Z">
                <w:pPr>
                  <w:pStyle w:val="XML1"/>
                </w:pPr>
              </w:pPrChange>
            </w:pPr>
            <w:ins w:id="12211" w:author="Anees Shaikh" w:date="2013-10-07T01:10:00Z">
              <w:r>
                <w:t xml:space="preserve">                                  &lt;/xs:documentation&gt;</w:t>
              </w:r>
            </w:ins>
          </w:p>
          <w:p w14:paraId="1E11B57B" w14:textId="77777777" w:rsidR="00874469" w:rsidRDefault="00874469" w:rsidP="00874469">
            <w:pPr>
              <w:pStyle w:val="XML1"/>
              <w:rPr>
                <w:ins w:id="12212" w:author="Anees Shaikh" w:date="2013-10-07T01:10:00Z"/>
              </w:rPr>
              <w:pPrChange w:id="12213" w:author="Anees Shaikh" w:date="2013-10-07T01:11:00Z">
                <w:pPr>
                  <w:pStyle w:val="XML1"/>
                </w:pPr>
              </w:pPrChange>
            </w:pPr>
            <w:ins w:id="12214" w:author="Anees Shaikh" w:date="2013-10-07T01:10:00Z">
              <w:r>
                <w:t xml:space="preserve">                                &lt;/xs:annotation&gt;</w:t>
              </w:r>
            </w:ins>
          </w:p>
          <w:p w14:paraId="286BF837" w14:textId="77777777" w:rsidR="00874469" w:rsidRDefault="00874469" w:rsidP="00874469">
            <w:pPr>
              <w:pStyle w:val="XML1"/>
              <w:rPr>
                <w:ins w:id="12215" w:author="Anees Shaikh" w:date="2013-10-07T01:10:00Z"/>
              </w:rPr>
              <w:pPrChange w:id="12216" w:author="Anees Shaikh" w:date="2013-10-07T01:11:00Z">
                <w:pPr>
                  <w:pStyle w:val="XML1"/>
                </w:pPr>
              </w:pPrChange>
            </w:pPr>
            <w:ins w:id="12217" w:author="Anees Shaikh" w:date="2013-10-07T01:10:00Z">
              <w:r>
                <w:t xml:space="preserve">                              &lt;/xs:element&gt;</w:t>
              </w:r>
            </w:ins>
          </w:p>
          <w:p w14:paraId="511E293A" w14:textId="77777777" w:rsidR="00874469" w:rsidRDefault="00874469" w:rsidP="00874469">
            <w:pPr>
              <w:pStyle w:val="XML1"/>
              <w:rPr>
                <w:ins w:id="12218" w:author="Anees Shaikh" w:date="2013-10-07T01:10:00Z"/>
              </w:rPr>
              <w:pPrChange w:id="12219" w:author="Anees Shaikh" w:date="2013-10-07T01:11:00Z">
                <w:pPr>
                  <w:pStyle w:val="XML1"/>
                </w:pPr>
              </w:pPrChange>
            </w:pPr>
            <w:ins w:id="12220" w:author="Anees Shaikh" w:date="2013-10-07T01:10:00Z">
              <w:r>
                <w:t xml:space="preserve">                              &lt;xs:any minOccurs="0" maxOccurs="unbounded"</w:t>
              </w:r>
            </w:ins>
          </w:p>
          <w:p w14:paraId="0D206858" w14:textId="77777777" w:rsidR="00874469" w:rsidRDefault="00874469" w:rsidP="00874469">
            <w:pPr>
              <w:pStyle w:val="XML1"/>
              <w:rPr>
                <w:ins w:id="12221" w:author="Anees Shaikh" w:date="2013-10-07T01:10:00Z"/>
              </w:rPr>
              <w:pPrChange w:id="12222" w:author="Anees Shaikh" w:date="2013-10-07T01:11:00Z">
                <w:pPr>
                  <w:pStyle w:val="XML1"/>
                </w:pPr>
              </w:pPrChange>
            </w:pPr>
            <w:ins w:id="12223" w:author="Anees Shaikh" w:date="2013-10-07T01:10:00Z">
              <w:r>
                <w:t xml:space="preserve">                                      namespace="##other" processContents="lax"/&gt;</w:t>
              </w:r>
            </w:ins>
          </w:p>
          <w:p w14:paraId="2F4FBC61" w14:textId="77777777" w:rsidR="00874469" w:rsidRDefault="00874469" w:rsidP="00874469">
            <w:pPr>
              <w:pStyle w:val="XML1"/>
              <w:rPr>
                <w:ins w:id="12224" w:author="Anees Shaikh" w:date="2013-10-07T01:10:00Z"/>
              </w:rPr>
              <w:pPrChange w:id="12225" w:author="Anees Shaikh" w:date="2013-10-07T01:11:00Z">
                <w:pPr>
                  <w:pStyle w:val="XML1"/>
                </w:pPr>
              </w:pPrChange>
            </w:pPr>
            <w:ins w:id="12226" w:author="Anees Shaikh" w:date="2013-10-07T01:10:00Z">
              <w:r>
                <w:t xml:space="preserve">                            &lt;/xs:sequence&gt;</w:t>
              </w:r>
            </w:ins>
          </w:p>
          <w:p w14:paraId="20FAA8DC" w14:textId="77777777" w:rsidR="00874469" w:rsidRDefault="00874469" w:rsidP="00874469">
            <w:pPr>
              <w:pStyle w:val="XML1"/>
              <w:rPr>
                <w:ins w:id="12227" w:author="Anees Shaikh" w:date="2013-10-07T01:10:00Z"/>
              </w:rPr>
              <w:pPrChange w:id="12228" w:author="Anees Shaikh" w:date="2013-10-07T01:11:00Z">
                <w:pPr>
                  <w:pStyle w:val="XML1"/>
                </w:pPr>
              </w:pPrChange>
            </w:pPr>
            <w:ins w:id="12229" w:author="Anees Shaikh" w:date="2013-10-07T01:10:00Z">
              <w:r>
                <w:lastRenderedPageBreak/>
                <w:t xml:space="preserve">                          &lt;/xs:complexType&gt;</w:t>
              </w:r>
            </w:ins>
          </w:p>
          <w:p w14:paraId="4B2CCEAC" w14:textId="77777777" w:rsidR="00874469" w:rsidRDefault="00874469" w:rsidP="00874469">
            <w:pPr>
              <w:pStyle w:val="XML1"/>
              <w:rPr>
                <w:ins w:id="12230" w:author="Anees Shaikh" w:date="2013-10-07T01:10:00Z"/>
              </w:rPr>
              <w:pPrChange w:id="12231" w:author="Anees Shaikh" w:date="2013-10-07T01:11:00Z">
                <w:pPr>
                  <w:pStyle w:val="XML1"/>
                </w:pPr>
              </w:pPrChange>
            </w:pPr>
            <w:ins w:id="12232" w:author="Anees Shaikh" w:date="2013-10-07T01:10:00Z">
              <w:r>
                <w:t xml:space="preserve">                        &lt;/xs:element&gt;</w:t>
              </w:r>
            </w:ins>
          </w:p>
          <w:p w14:paraId="110172A8" w14:textId="77777777" w:rsidR="00874469" w:rsidRDefault="00874469" w:rsidP="00874469">
            <w:pPr>
              <w:pStyle w:val="XML1"/>
              <w:rPr>
                <w:ins w:id="12233" w:author="Anees Shaikh" w:date="2013-10-07T01:10:00Z"/>
              </w:rPr>
              <w:pPrChange w:id="12234" w:author="Anees Shaikh" w:date="2013-10-07T01:11:00Z">
                <w:pPr>
                  <w:pStyle w:val="XML1"/>
                </w:pPr>
              </w:pPrChange>
            </w:pPr>
            <w:ins w:id="12235" w:author="Anees Shaikh" w:date="2013-10-07T01:10:00Z">
              <w:r>
                <w:t xml:space="preserve">                        &lt;xs:any minOccurs="0" maxOccurs="unbounded"</w:t>
              </w:r>
            </w:ins>
          </w:p>
          <w:p w14:paraId="7F984628" w14:textId="77777777" w:rsidR="00874469" w:rsidRDefault="00874469" w:rsidP="00874469">
            <w:pPr>
              <w:pStyle w:val="XML1"/>
              <w:rPr>
                <w:ins w:id="12236" w:author="Anees Shaikh" w:date="2013-10-07T01:10:00Z"/>
              </w:rPr>
              <w:pPrChange w:id="12237" w:author="Anees Shaikh" w:date="2013-10-07T01:11:00Z">
                <w:pPr>
                  <w:pStyle w:val="XML1"/>
                </w:pPr>
              </w:pPrChange>
            </w:pPr>
            <w:ins w:id="12238" w:author="Anees Shaikh" w:date="2013-10-07T01:10:00Z">
              <w:r>
                <w:t xml:space="preserve">                                namespace="##other" processContents="lax"/&gt;</w:t>
              </w:r>
            </w:ins>
          </w:p>
          <w:p w14:paraId="0FC87667" w14:textId="77777777" w:rsidR="00874469" w:rsidRDefault="00874469" w:rsidP="00874469">
            <w:pPr>
              <w:pStyle w:val="XML1"/>
              <w:rPr>
                <w:ins w:id="12239" w:author="Anees Shaikh" w:date="2013-10-07T01:10:00Z"/>
              </w:rPr>
              <w:pPrChange w:id="12240" w:author="Anees Shaikh" w:date="2013-10-07T01:11:00Z">
                <w:pPr>
                  <w:pStyle w:val="XML1"/>
                </w:pPr>
              </w:pPrChange>
            </w:pPr>
            <w:ins w:id="12241" w:author="Anees Shaikh" w:date="2013-10-07T01:10:00Z">
              <w:r>
                <w:t xml:space="preserve">                      &lt;/xs:sequence&gt;</w:t>
              </w:r>
            </w:ins>
          </w:p>
          <w:p w14:paraId="1873094A" w14:textId="77777777" w:rsidR="00874469" w:rsidRDefault="00874469" w:rsidP="00874469">
            <w:pPr>
              <w:pStyle w:val="XML1"/>
              <w:rPr>
                <w:ins w:id="12242" w:author="Anees Shaikh" w:date="2013-10-07T01:10:00Z"/>
              </w:rPr>
              <w:pPrChange w:id="12243" w:author="Anees Shaikh" w:date="2013-10-07T01:11:00Z">
                <w:pPr>
                  <w:pStyle w:val="XML1"/>
                </w:pPr>
              </w:pPrChange>
            </w:pPr>
            <w:ins w:id="12244" w:author="Anees Shaikh" w:date="2013-10-07T01:10:00Z">
              <w:r>
                <w:t xml:space="preserve">                      &lt;xs:sequence&gt;</w:t>
              </w:r>
            </w:ins>
          </w:p>
          <w:p w14:paraId="10381462" w14:textId="77777777" w:rsidR="00874469" w:rsidRDefault="00874469" w:rsidP="00874469">
            <w:pPr>
              <w:pStyle w:val="XML1"/>
              <w:rPr>
                <w:ins w:id="12245" w:author="Anees Shaikh" w:date="2013-10-07T01:10:00Z"/>
              </w:rPr>
              <w:pPrChange w:id="12246" w:author="Anees Shaikh" w:date="2013-10-07T01:11:00Z">
                <w:pPr>
                  <w:pStyle w:val="XML1"/>
                </w:pPr>
              </w:pPrChange>
            </w:pPr>
            <w:ins w:id="12247" w:author="Anees Shaikh" w:date="2013-10-07T01:10:00Z">
              <w:r>
                <w:t xml:space="preserve">                        &lt;xs:element name="nvgre-tunnel" minOccurs="0"&gt;</w:t>
              </w:r>
            </w:ins>
          </w:p>
          <w:p w14:paraId="5272A56E" w14:textId="77777777" w:rsidR="00874469" w:rsidRDefault="00874469" w:rsidP="00874469">
            <w:pPr>
              <w:pStyle w:val="XML1"/>
              <w:rPr>
                <w:ins w:id="12248" w:author="Anees Shaikh" w:date="2013-10-07T01:10:00Z"/>
              </w:rPr>
              <w:pPrChange w:id="12249" w:author="Anees Shaikh" w:date="2013-10-07T01:11:00Z">
                <w:pPr>
                  <w:pStyle w:val="XML1"/>
                </w:pPr>
              </w:pPrChange>
            </w:pPr>
            <w:ins w:id="12250" w:author="Anees Shaikh" w:date="2013-10-07T01:10:00Z">
              <w:r>
                <w:t xml:space="preserve">                          &lt;xs:annotation&gt;</w:t>
              </w:r>
            </w:ins>
          </w:p>
          <w:p w14:paraId="13413EC9" w14:textId="77777777" w:rsidR="00874469" w:rsidRDefault="00874469" w:rsidP="00874469">
            <w:pPr>
              <w:pStyle w:val="XML1"/>
              <w:rPr>
                <w:ins w:id="12251" w:author="Anees Shaikh" w:date="2013-10-07T01:10:00Z"/>
              </w:rPr>
              <w:pPrChange w:id="12252" w:author="Anees Shaikh" w:date="2013-10-07T01:11:00Z">
                <w:pPr>
                  <w:pStyle w:val="XML1"/>
                </w:pPr>
              </w:pPrChange>
            </w:pPr>
            <w:ins w:id="12253" w:author="Anees Shaikh" w:date="2013-10-07T01:10:00Z">
              <w:r>
                <w:t xml:space="preserve">                            &lt;xs:documentation&gt;</w:t>
              </w:r>
            </w:ins>
          </w:p>
          <w:p w14:paraId="491265FB" w14:textId="77777777" w:rsidR="00874469" w:rsidRDefault="00874469" w:rsidP="00874469">
            <w:pPr>
              <w:pStyle w:val="XML1"/>
              <w:rPr>
                <w:ins w:id="12254" w:author="Anees Shaikh" w:date="2013-10-07T01:10:00Z"/>
              </w:rPr>
              <w:pPrChange w:id="12255" w:author="Anees Shaikh" w:date="2013-10-07T01:11:00Z">
                <w:pPr>
                  <w:pStyle w:val="XML1"/>
                </w:pPr>
              </w:pPrChange>
            </w:pPr>
            <w:ins w:id="12256" w:author="Anees Shaikh" w:date="2013-10-07T01:10:00Z">
              <w:r>
                <w:t xml:space="preserve">                              Properties of a NVGRE tunnel.</w:t>
              </w:r>
            </w:ins>
          </w:p>
          <w:p w14:paraId="61DF3A87" w14:textId="77777777" w:rsidR="00874469" w:rsidRDefault="00874469" w:rsidP="00874469">
            <w:pPr>
              <w:pStyle w:val="XML1"/>
              <w:rPr>
                <w:ins w:id="12257" w:author="Anees Shaikh" w:date="2013-10-07T01:10:00Z"/>
              </w:rPr>
              <w:pPrChange w:id="12258" w:author="Anees Shaikh" w:date="2013-10-07T01:11:00Z">
                <w:pPr>
                  <w:pStyle w:val="XML1"/>
                </w:pPr>
              </w:pPrChange>
            </w:pPr>
            <w:ins w:id="12259" w:author="Anees Shaikh" w:date="2013-10-07T01:10:00Z">
              <w:r>
                <w:t xml:space="preserve">                            &lt;/xs:documentation&gt;</w:t>
              </w:r>
            </w:ins>
          </w:p>
          <w:p w14:paraId="4BD53FE8" w14:textId="77777777" w:rsidR="00874469" w:rsidRDefault="00874469" w:rsidP="00874469">
            <w:pPr>
              <w:pStyle w:val="XML1"/>
              <w:rPr>
                <w:ins w:id="12260" w:author="Anees Shaikh" w:date="2013-10-07T01:10:00Z"/>
              </w:rPr>
              <w:pPrChange w:id="12261" w:author="Anees Shaikh" w:date="2013-10-07T01:11:00Z">
                <w:pPr>
                  <w:pStyle w:val="XML1"/>
                </w:pPr>
              </w:pPrChange>
            </w:pPr>
            <w:ins w:id="12262" w:author="Anees Shaikh" w:date="2013-10-07T01:10:00Z">
              <w:r>
                <w:t xml:space="preserve">                          &lt;/xs:annotation&gt;</w:t>
              </w:r>
            </w:ins>
          </w:p>
          <w:p w14:paraId="4F019294" w14:textId="77777777" w:rsidR="00874469" w:rsidRDefault="00874469" w:rsidP="00874469">
            <w:pPr>
              <w:pStyle w:val="XML1"/>
              <w:rPr>
                <w:ins w:id="12263" w:author="Anees Shaikh" w:date="2013-10-07T01:10:00Z"/>
              </w:rPr>
              <w:pPrChange w:id="12264" w:author="Anees Shaikh" w:date="2013-10-07T01:11:00Z">
                <w:pPr>
                  <w:pStyle w:val="XML1"/>
                </w:pPr>
              </w:pPrChange>
            </w:pPr>
            <w:ins w:id="12265" w:author="Anees Shaikh" w:date="2013-10-07T01:10:00Z">
              <w:r>
                <w:t xml:space="preserve">                          &lt;xs:complexType&gt;</w:t>
              </w:r>
            </w:ins>
          </w:p>
          <w:p w14:paraId="0A6115CE" w14:textId="77777777" w:rsidR="00874469" w:rsidRDefault="00874469" w:rsidP="00874469">
            <w:pPr>
              <w:pStyle w:val="XML1"/>
              <w:rPr>
                <w:ins w:id="12266" w:author="Anees Shaikh" w:date="2013-10-07T01:10:00Z"/>
              </w:rPr>
              <w:pPrChange w:id="12267" w:author="Anees Shaikh" w:date="2013-10-07T01:11:00Z">
                <w:pPr>
                  <w:pStyle w:val="XML1"/>
                </w:pPr>
              </w:pPrChange>
            </w:pPr>
            <w:ins w:id="12268" w:author="Anees Shaikh" w:date="2013-10-07T01:10:00Z">
              <w:r>
                <w:t xml:space="preserve">                            &lt;xs:sequence&gt;</w:t>
              </w:r>
            </w:ins>
          </w:p>
          <w:p w14:paraId="498E31BD" w14:textId="77777777" w:rsidR="00874469" w:rsidRDefault="00874469" w:rsidP="00874469">
            <w:pPr>
              <w:pStyle w:val="XML1"/>
              <w:rPr>
                <w:ins w:id="12269" w:author="Anees Shaikh" w:date="2013-10-07T01:10:00Z"/>
              </w:rPr>
              <w:pPrChange w:id="12270" w:author="Anees Shaikh" w:date="2013-10-07T01:11:00Z">
                <w:pPr>
                  <w:pStyle w:val="XML1"/>
                </w:pPr>
              </w:pPrChange>
            </w:pPr>
            <w:ins w:id="12271" w:author="Anees Shaikh" w:date="2013-10-07T01:10:00Z">
              <w:r>
                <w:t xml:space="preserve">                              &lt;xs:choice&gt;</w:t>
              </w:r>
            </w:ins>
          </w:p>
          <w:p w14:paraId="6F16F873" w14:textId="77777777" w:rsidR="00874469" w:rsidRDefault="00874469" w:rsidP="00874469">
            <w:pPr>
              <w:pStyle w:val="XML1"/>
              <w:rPr>
                <w:ins w:id="12272" w:author="Anees Shaikh" w:date="2013-10-07T01:10:00Z"/>
              </w:rPr>
              <w:pPrChange w:id="12273" w:author="Anees Shaikh" w:date="2013-10-07T01:11:00Z">
                <w:pPr>
                  <w:pStyle w:val="XML1"/>
                </w:pPr>
              </w:pPrChange>
            </w:pPr>
            <w:ins w:id="12274" w:author="Anees Shaikh" w:date="2013-10-07T01:10:00Z">
              <w:r>
                <w:t xml:space="preserve">                                &lt;xs:sequence&gt;</w:t>
              </w:r>
            </w:ins>
          </w:p>
          <w:p w14:paraId="5F4636FB" w14:textId="77777777" w:rsidR="00874469" w:rsidRDefault="00874469" w:rsidP="00874469">
            <w:pPr>
              <w:pStyle w:val="XML1"/>
              <w:rPr>
                <w:ins w:id="12275" w:author="Anees Shaikh" w:date="2013-10-07T01:10:00Z"/>
              </w:rPr>
              <w:pPrChange w:id="12276" w:author="Anees Shaikh" w:date="2013-10-07T01:11:00Z">
                <w:pPr>
                  <w:pStyle w:val="XML1"/>
                </w:pPr>
              </w:pPrChange>
            </w:pPr>
            <w:ins w:id="12277" w:author="Anees Shaikh" w:date="2013-10-07T01:10:00Z">
              <w:r>
                <w:t xml:space="preserve">                                  &lt;xs:element name="local-endpoint-ipv4-adress" minOccurs="0"  type="inet:ipv4-address"&gt;</w:t>
              </w:r>
            </w:ins>
          </w:p>
          <w:p w14:paraId="23B827E8" w14:textId="77777777" w:rsidR="00874469" w:rsidRDefault="00874469" w:rsidP="00874469">
            <w:pPr>
              <w:pStyle w:val="XML1"/>
              <w:rPr>
                <w:ins w:id="12278" w:author="Anees Shaikh" w:date="2013-10-07T01:10:00Z"/>
              </w:rPr>
              <w:pPrChange w:id="12279" w:author="Anees Shaikh" w:date="2013-10-07T01:11:00Z">
                <w:pPr>
                  <w:pStyle w:val="XML1"/>
                </w:pPr>
              </w:pPrChange>
            </w:pPr>
            <w:ins w:id="12280" w:author="Anees Shaikh" w:date="2013-10-07T01:10:00Z">
              <w:r>
                <w:t xml:space="preserve">                                    &lt;xs:annotation&gt;</w:t>
              </w:r>
            </w:ins>
          </w:p>
          <w:p w14:paraId="6ADFB842" w14:textId="77777777" w:rsidR="00874469" w:rsidRDefault="00874469" w:rsidP="00874469">
            <w:pPr>
              <w:pStyle w:val="XML1"/>
              <w:rPr>
                <w:ins w:id="12281" w:author="Anees Shaikh" w:date="2013-10-07T01:10:00Z"/>
              </w:rPr>
              <w:pPrChange w:id="12282" w:author="Anees Shaikh" w:date="2013-10-07T01:11:00Z">
                <w:pPr>
                  <w:pStyle w:val="XML1"/>
                </w:pPr>
              </w:pPrChange>
            </w:pPr>
            <w:ins w:id="12283" w:author="Anees Shaikh" w:date="2013-10-07T01:10:00Z">
              <w:r>
                <w:t xml:space="preserve">                                      &lt;xs:documentation&gt;</w:t>
              </w:r>
            </w:ins>
          </w:p>
          <w:p w14:paraId="23ACB909" w14:textId="77777777" w:rsidR="00874469" w:rsidRDefault="00874469" w:rsidP="00874469">
            <w:pPr>
              <w:pStyle w:val="XML1"/>
              <w:rPr>
                <w:ins w:id="12284" w:author="Anees Shaikh" w:date="2013-10-07T01:10:00Z"/>
              </w:rPr>
              <w:pPrChange w:id="12285" w:author="Anees Shaikh" w:date="2013-10-07T01:11:00Z">
                <w:pPr>
                  <w:pStyle w:val="XML1"/>
                </w:pPr>
              </w:pPrChange>
            </w:pPr>
            <w:ins w:id="12286" w:author="Anees Shaikh" w:date="2013-10-07T01:10:00Z">
              <w:r>
                <w:t xml:space="preserve">                                        The IPv4 address of the local tunnel endpoint.</w:t>
              </w:r>
            </w:ins>
          </w:p>
          <w:p w14:paraId="344347E4" w14:textId="77777777" w:rsidR="00874469" w:rsidRDefault="00874469" w:rsidP="00874469">
            <w:pPr>
              <w:pStyle w:val="XML1"/>
              <w:rPr>
                <w:ins w:id="12287" w:author="Anees Shaikh" w:date="2013-10-07T01:10:00Z"/>
              </w:rPr>
              <w:pPrChange w:id="12288" w:author="Anees Shaikh" w:date="2013-10-07T01:11:00Z">
                <w:pPr>
                  <w:pStyle w:val="XML1"/>
                </w:pPr>
              </w:pPrChange>
            </w:pPr>
            <w:ins w:id="12289" w:author="Anees Shaikh" w:date="2013-10-07T01:10:00Z">
              <w:r>
                <w:t xml:space="preserve">                                      &lt;/xs:documentation&gt;</w:t>
              </w:r>
            </w:ins>
          </w:p>
          <w:p w14:paraId="1429C375" w14:textId="77777777" w:rsidR="00874469" w:rsidRDefault="00874469" w:rsidP="00874469">
            <w:pPr>
              <w:pStyle w:val="XML1"/>
              <w:rPr>
                <w:ins w:id="12290" w:author="Anees Shaikh" w:date="2013-10-07T01:10:00Z"/>
              </w:rPr>
              <w:pPrChange w:id="12291" w:author="Anees Shaikh" w:date="2013-10-07T01:11:00Z">
                <w:pPr>
                  <w:pStyle w:val="XML1"/>
                </w:pPr>
              </w:pPrChange>
            </w:pPr>
            <w:ins w:id="12292" w:author="Anees Shaikh" w:date="2013-10-07T01:10:00Z">
              <w:r>
                <w:t xml:space="preserve">                                    &lt;/xs:annotation&gt;</w:t>
              </w:r>
            </w:ins>
          </w:p>
          <w:p w14:paraId="213C19E0" w14:textId="77777777" w:rsidR="00874469" w:rsidRDefault="00874469" w:rsidP="00874469">
            <w:pPr>
              <w:pStyle w:val="XML1"/>
              <w:rPr>
                <w:ins w:id="12293" w:author="Anees Shaikh" w:date="2013-10-07T01:10:00Z"/>
              </w:rPr>
              <w:pPrChange w:id="12294" w:author="Anees Shaikh" w:date="2013-10-07T01:11:00Z">
                <w:pPr>
                  <w:pStyle w:val="XML1"/>
                </w:pPr>
              </w:pPrChange>
            </w:pPr>
            <w:ins w:id="12295" w:author="Anees Shaikh" w:date="2013-10-07T01:10:00Z">
              <w:r>
                <w:t xml:space="preserve">                                  &lt;/xs:element&gt;</w:t>
              </w:r>
            </w:ins>
          </w:p>
          <w:p w14:paraId="19B96CF6" w14:textId="77777777" w:rsidR="00874469" w:rsidRDefault="00874469" w:rsidP="00874469">
            <w:pPr>
              <w:pStyle w:val="XML1"/>
              <w:rPr>
                <w:ins w:id="12296" w:author="Anees Shaikh" w:date="2013-10-07T01:10:00Z"/>
              </w:rPr>
              <w:pPrChange w:id="12297" w:author="Anees Shaikh" w:date="2013-10-07T01:11:00Z">
                <w:pPr>
                  <w:pStyle w:val="XML1"/>
                </w:pPr>
              </w:pPrChange>
            </w:pPr>
            <w:ins w:id="12298" w:author="Anees Shaikh" w:date="2013-10-07T01:10:00Z">
              <w:r>
                <w:t xml:space="preserve">                                  &lt;xs:element name="remote-endpoint-ipv4-adress" minOccurs="0"  type="inet:ipv4-address"&gt;</w:t>
              </w:r>
            </w:ins>
          </w:p>
          <w:p w14:paraId="7995D0E3" w14:textId="77777777" w:rsidR="00874469" w:rsidRDefault="00874469" w:rsidP="00874469">
            <w:pPr>
              <w:pStyle w:val="XML1"/>
              <w:rPr>
                <w:ins w:id="12299" w:author="Anees Shaikh" w:date="2013-10-07T01:10:00Z"/>
              </w:rPr>
              <w:pPrChange w:id="12300" w:author="Anees Shaikh" w:date="2013-10-07T01:11:00Z">
                <w:pPr>
                  <w:pStyle w:val="XML1"/>
                </w:pPr>
              </w:pPrChange>
            </w:pPr>
            <w:ins w:id="12301" w:author="Anees Shaikh" w:date="2013-10-07T01:10:00Z">
              <w:r>
                <w:t xml:space="preserve">                                    &lt;xs:annotation&gt;</w:t>
              </w:r>
            </w:ins>
          </w:p>
          <w:p w14:paraId="037B8529" w14:textId="77777777" w:rsidR="00874469" w:rsidRDefault="00874469" w:rsidP="00874469">
            <w:pPr>
              <w:pStyle w:val="XML1"/>
              <w:rPr>
                <w:ins w:id="12302" w:author="Anees Shaikh" w:date="2013-10-07T01:10:00Z"/>
              </w:rPr>
              <w:pPrChange w:id="12303" w:author="Anees Shaikh" w:date="2013-10-07T01:11:00Z">
                <w:pPr>
                  <w:pStyle w:val="XML1"/>
                </w:pPr>
              </w:pPrChange>
            </w:pPr>
            <w:ins w:id="12304" w:author="Anees Shaikh" w:date="2013-10-07T01:10:00Z">
              <w:r>
                <w:t xml:space="preserve">                                      &lt;xs:documentation&gt;</w:t>
              </w:r>
            </w:ins>
          </w:p>
          <w:p w14:paraId="34B03090" w14:textId="77777777" w:rsidR="00874469" w:rsidRDefault="00874469" w:rsidP="00874469">
            <w:pPr>
              <w:pStyle w:val="XML1"/>
              <w:rPr>
                <w:ins w:id="12305" w:author="Anees Shaikh" w:date="2013-10-07T01:10:00Z"/>
              </w:rPr>
              <w:pPrChange w:id="12306" w:author="Anees Shaikh" w:date="2013-10-07T01:11:00Z">
                <w:pPr>
                  <w:pStyle w:val="XML1"/>
                </w:pPr>
              </w:pPrChange>
            </w:pPr>
            <w:ins w:id="12307" w:author="Anees Shaikh" w:date="2013-10-07T01:10:00Z">
              <w:r>
                <w:t xml:space="preserve">                                        The IPv4 address of the remote tunnel endpoint.</w:t>
              </w:r>
            </w:ins>
          </w:p>
          <w:p w14:paraId="6643E6C4" w14:textId="77777777" w:rsidR="00874469" w:rsidRDefault="00874469" w:rsidP="00874469">
            <w:pPr>
              <w:pStyle w:val="XML1"/>
              <w:rPr>
                <w:ins w:id="12308" w:author="Anees Shaikh" w:date="2013-10-07T01:10:00Z"/>
              </w:rPr>
              <w:pPrChange w:id="12309" w:author="Anees Shaikh" w:date="2013-10-07T01:11:00Z">
                <w:pPr>
                  <w:pStyle w:val="XML1"/>
                </w:pPr>
              </w:pPrChange>
            </w:pPr>
            <w:ins w:id="12310" w:author="Anees Shaikh" w:date="2013-10-07T01:10:00Z">
              <w:r>
                <w:t xml:space="preserve">                                      &lt;/xs:documentation&gt;</w:t>
              </w:r>
            </w:ins>
          </w:p>
          <w:p w14:paraId="55F8E0F7" w14:textId="77777777" w:rsidR="00874469" w:rsidRDefault="00874469" w:rsidP="00874469">
            <w:pPr>
              <w:pStyle w:val="XML1"/>
              <w:rPr>
                <w:ins w:id="12311" w:author="Anees Shaikh" w:date="2013-10-07T01:10:00Z"/>
              </w:rPr>
              <w:pPrChange w:id="12312" w:author="Anees Shaikh" w:date="2013-10-07T01:11:00Z">
                <w:pPr>
                  <w:pStyle w:val="XML1"/>
                </w:pPr>
              </w:pPrChange>
            </w:pPr>
            <w:ins w:id="12313" w:author="Anees Shaikh" w:date="2013-10-07T01:10:00Z">
              <w:r>
                <w:t xml:space="preserve">                                    &lt;/xs:annotation&gt;</w:t>
              </w:r>
            </w:ins>
          </w:p>
          <w:p w14:paraId="47DB55EC" w14:textId="77777777" w:rsidR="00874469" w:rsidRDefault="00874469" w:rsidP="00874469">
            <w:pPr>
              <w:pStyle w:val="XML1"/>
              <w:rPr>
                <w:ins w:id="12314" w:author="Anees Shaikh" w:date="2013-10-07T01:10:00Z"/>
              </w:rPr>
              <w:pPrChange w:id="12315" w:author="Anees Shaikh" w:date="2013-10-07T01:11:00Z">
                <w:pPr>
                  <w:pStyle w:val="XML1"/>
                </w:pPr>
              </w:pPrChange>
            </w:pPr>
            <w:ins w:id="12316" w:author="Anees Shaikh" w:date="2013-10-07T01:10:00Z">
              <w:r>
                <w:t xml:space="preserve">                                  &lt;/xs:element&gt;</w:t>
              </w:r>
            </w:ins>
          </w:p>
          <w:p w14:paraId="447C11AE" w14:textId="77777777" w:rsidR="00874469" w:rsidRDefault="00874469" w:rsidP="00874469">
            <w:pPr>
              <w:pStyle w:val="XML1"/>
              <w:rPr>
                <w:ins w:id="12317" w:author="Anees Shaikh" w:date="2013-10-07T01:10:00Z"/>
              </w:rPr>
              <w:pPrChange w:id="12318" w:author="Anees Shaikh" w:date="2013-10-07T01:11:00Z">
                <w:pPr>
                  <w:pStyle w:val="XML1"/>
                </w:pPr>
              </w:pPrChange>
            </w:pPr>
            <w:ins w:id="12319" w:author="Anees Shaikh" w:date="2013-10-07T01:10:00Z">
              <w:r>
                <w:t xml:space="preserve">                                  &lt;xs:any minOccurs="0" maxOccurs="unbounded"</w:t>
              </w:r>
            </w:ins>
          </w:p>
          <w:p w14:paraId="66BF1CF8" w14:textId="77777777" w:rsidR="00874469" w:rsidRDefault="00874469" w:rsidP="00874469">
            <w:pPr>
              <w:pStyle w:val="XML1"/>
              <w:rPr>
                <w:ins w:id="12320" w:author="Anees Shaikh" w:date="2013-10-07T01:10:00Z"/>
              </w:rPr>
              <w:pPrChange w:id="12321" w:author="Anees Shaikh" w:date="2013-10-07T01:11:00Z">
                <w:pPr>
                  <w:pStyle w:val="XML1"/>
                </w:pPr>
              </w:pPrChange>
            </w:pPr>
            <w:ins w:id="12322" w:author="Anees Shaikh" w:date="2013-10-07T01:10:00Z">
              <w:r>
                <w:t xml:space="preserve">                                          namespace="##other" processContents="lax"/&gt;</w:t>
              </w:r>
            </w:ins>
          </w:p>
          <w:p w14:paraId="4CC7515A" w14:textId="77777777" w:rsidR="00874469" w:rsidRDefault="00874469" w:rsidP="00874469">
            <w:pPr>
              <w:pStyle w:val="XML1"/>
              <w:rPr>
                <w:ins w:id="12323" w:author="Anees Shaikh" w:date="2013-10-07T01:10:00Z"/>
              </w:rPr>
              <w:pPrChange w:id="12324" w:author="Anees Shaikh" w:date="2013-10-07T01:11:00Z">
                <w:pPr>
                  <w:pStyle w:val="XML1"/>
                </w:pPr>
              </w:pPrChange>
            </w:pPr>
            <w:ins w:id="12325" w:author="Anees Shaikh" w:date="2013-10-07T01:10:00Z">
              <w:r>
                <w:t xml:space="preserve">                                &lt;/xs:sequence&gt;</w:t>
              </w:r>
            </w:ins>
          </w:p>
          <w:p w14:paraId="1588BBD2" w14:textId="77777777" w:rsidR="00874469" w:rsidRDefault="00874469" w:rsidP="00874469">
            <w:pPr>
              <w:pStyle w:val="XML1"/>
              <w:rPr>
                <w:ins w:id="12326" w:author="Anees Shaikh" w:date="2013-10-07T01:10:00Z"/>
              </w:rPr>
              <w:pPrChange w:id="12327" w:author="Anees Shaikh" w:date="2013-10-07T01:11:00Z">
                <w:pPr>
                  <w:pStyle w:val="XML1"/>
                </w:pPr>
              </w:pPrChange>
            </w:pPr>
            <w:ins w:id="12328" w:author="Anees Shaikh" w:date="2013-10-07T01:10:00Z">
              <w:r>
                <w:t xml:space="preserve">                                &lt;xs:sequence&gt;</w:t>
              </w:r>
            </w:ins>
          </w:p>
          <w:p w14:paraId="399A1DC3" w14:textId="77777777" w:rsidR="00874469" w:rsidRDefault="00874469" w:rsidP="00874469">
            <w:pPr>
              <w:pStyle w:val="XML1"/>
              <w:rPr>
                <w:ins w:id="12329" w:author="Anees Shaikh" w:date="2013-10-07T01:10:00Z"/>
              </w:rPr>
              <w:pPrChange w:id="12330" w:author="Anees Shaikh" w:date="2013-10-07T01:11:00Z">
                <w:pPr>
                  <w:pStyle w:val="XML1"/>
                </w:pPr>
              </w:pPrChange>
            </w:pPr>
            <w:ins w:id="12331" w:author="Anees Shaikh" w:date="2013-10-07T01:10:00Z">
              <w:r>
                <w:t xml:space="preserve">                                  &lt;xs:element name="local-endpoint-ipv6-adress" minOccurs="0"  type="inet:ipv6-address"&gt;</w:t>
              </w:r>
            </w:ins>
          </w:p>
          <w:p w14:paraId="68749DB3" w14:textId="77777777" w:rsidR="00874469" w:rsidRDefault="00874469" w:rsidP="00874469">
            <w:pPr>
              <w:pStyle w:val="XML1"/>
              <w:rPr>
                <w:ins w:id="12332" w:author="Anees Shaikh" w:date="2013-10-07T01:10:00Z"/>
              </w:rPr>
              <w:pPrChange w:id="12333" w:author="Anees Shaikh" w:date="2013-10-07T01:11:00Z">
                <w:pPr>
                  <w:pStyle w:val="XML1"/>
                </w:pPr>
              </w:pPrChange>
            </w:pPr>
            <w:ins w:id="12334" w:author="Anees Shaikh" w:date="2013-10-07T01:10:00Z">
              <w:r>
                <w:t xml:space="preserve">                                    &lt;xs:annotation&gt;</w:t>
              </w:r>
            </w:ins>
          </w:p>
          <w:p w14:paraId="5CD2D064" w14:textId="77777777" w:rsidR="00874469" w:rsidRDefault="00874469" w:rsidP="00874469">
            <w:pPr>
              <w:pStyle w:val="XML1"/>
              <w:rPr>
                <w:ins w:id="12335" w:author="Anees Shaikh" w:date="2013-10-07T01:10:00Z"/>
              </w:rPr>
              <w:pPrChange w:id="12336" w:author="Anees Shaikh" w:date="2013-10-07T01:11:00Z">
                <w:pPr>
                  <w:pStyle w:val="XML1"/>
                </w:pPr>
              </w:pPrChange>
            </w:pPr>
            <w:ins w:id="12337" w:author="Anees Shaikh" w:date="2013-10-07T01:10:00Z">
              <w:r>
                <w:t xml:space="preserve">                                      &lt;xs:documentation&gt;</w:t>
              </w:r>
            </w:ins>
          </w:p>
          <w:p w14:paraId="1E91698B" w14:textId="77777777" w:rsidR="00874469" w:rsidRDefault="00874469" w:rsidP="00874469">
            <w:pPr>
              <w:pStyle w:val="XML1"/>
              <w:rPr>
                <w:ins w:id="12338" w:author="Anees Shaikh" w:date="2013-10-07T01:10:00Z"/>
              </w:rPr>
              <w:pPrChange w:id="12339" w:author="Anees Shaikh" w:date="2013-10-07T01:11:00Z">
                <w:pPr>
                  <w:pStyle w:val="XML1"/>
                </w:pPr>
              </w:pPrChange>
            </w:pPr>
            <w:ins w:id="12340" w:author="Anees Shaikh" w:date="2013-10-07T01:10:00Z">
              <w:r>
                <w:t xml:space="preserve">                                        The IPv6 address of the local tunnel endpoint.</w:t>
              </w:r>
            </w:ins>
          </w:p>
          <w:p w14:paraId="4B8AAB79" w14:textId="77777777" w:rsidR="00874469" w:rsidRDefault="00874469" w:rsidP="00874469">
            <w:pPr>
              <w:pStyle w:val="XML1"/>
              <w:rPr>
                <w:ins w:id="12341" w:author="Anees Shaikh" w:date="2013-10-07T01:10:00Z"/>
              </w:rPr>
              <w:pPrChange w:id="12342" w:author="Anees Shaikh" w:date="2013-10-07T01:11:00Z">
                <w:pPr>
                  <w:pStyle w:val="XML1"/>
                </w:pPr>
              </w:pPrChange>
            </w:pPr>
            <w:ins w:id="12343" w:author="Anees Shaikh" w:date="2013-10-07T01:10:00Z">
              <w:r>
                <w:t xml:space="preserve">                                      &lt;/xs:documentation&gt;</w:t>
              </w:r>
            </w:ins>
          </w:p>
          <w:p w14:paraId="21E120B8" w14:textId="77777777" w:rsidR="00874469" w:rsidRDefault="00874469" w:rsidP="00874469">
            <w:pPr>
              <w:pStyle w:val="XML1"/>
              <w:rPr>
                <w:ins w:id="12344" w:author="Anees Shaikh" w:date="2013-10-07T01:10:00Z"/>
              </w:rPr>
              <w:pPrChange w:id="12345" w:author="Anees Shaikh" w:date="2013-10-07T01:11:00Z">
                <w:pPr>
                  <w:pStyle w:val="XML1"/>
                </w:pPr>
              </w:pPrChange>
            </w:pPr>
            <w:ins w:id="12346" w:author="Anees Shaikh" w:date="2013-10-07T01:10:00Z">
              <w:r>
                <w:t xml:space="preserve">                                    &lt;/xs:annotation&gt;</w:t>
              </w:r>
            </w:ins>
          </w:p>
          <w:p w14:paraId="54B0EB90" w14:textId="77777777" w:rsidR="00874469" w:rsidRDefault="00874469" w:rsidP="00874469">
            <w:pPr>
              <w:pStyle w:val="XML1"/>
              <w:rPr>
                <w:ins w:id="12347" w:author="Anees Shaikh" w:date="2013-10-07T01:10:00Z"/>
              </w:rPr>
              <w:pPrChange w:id="12348" w:author="Anees Shaikh" w:date="2013-10-07T01:11:00Z">
                <w:pPr>
                  <w:pStyle w:val="XML1"/>
                </w:pPr>
              </w:pPrChange>
            </w:pPr>
            <w:ins w:id="12349" w:author="Anees Shaikh" w:date="2013-10-07T01:10:00Z">
              <w:r>
                <w:t xml:space="preserve">                                  &lt;/xs:element&gt;</w:t>
              </w:r>
            </w:ins>
          </w:p>
          <w:p w14:paraId="2249E069" w14:textId="77777777" w:rsidR="00874469" w:rsidRDefault="00874469" w:rsidP="00874469">
            <w:pPr>
              <w:pStyle w:val="XML1"/>
              <w:rPr>
                <w:ins w:id="12350" w:author="Anees Shaikh" w:date="2013-10-07T01:10:00Z"/>
              </w:rPr>
              <w:pPrChange w:id="12351" w:author="Anees Shaikh" w:date="2013-10-07T01:11:00Z">
                <w:pPr>
                  <w:pStyle w:val="XML1"/>
                </w:pPr>
              </w:pPrChange>
            </w:pPr>
            <w:ins w:id="12352" w:author="Anees Shaikh" w:date="2013-10-07T01:10:00Z">
              <w:r>
                <w:t xml:space="preserve">                                  &lt;xs:element name="remote-endpoint-ipv6-adress" minOccurs="0"  type="inet:ipv6-address"&gt;</w:t>
              </w:r>
            </w:ins>
          </w:p>
          <w:p w14:paraId="0732E19B" w14:textId="77777777" w:rsidR="00874469" w:rsidRDefault="00874469" w:rsidP="00874469">
            <w:pPr>
              <w:pStyle w:val="XML1"/>
              <w:rPr>
                <w:ins w:id="12353" w:author="Anees Shaikh" w:date="2013-10-07T01:10:00Z"/>
              </w:rPr>
              <w:pPrChange w:id="12354" w:author="Anees Shaikh" w:date="2013-10-07T01:11:00Z">
                <w:pPr>
                  <w:pStyle w:val="XML1"/>
                </w:pPr>
              </w:pPrChange>
            </w:pPr>
            <w:ins w:id="12355" w:author="Anees Shaikh" w:date="2013-10-07T01:10:00Z">
              <w:r>
                <w:t xml:space="preserve">                                    &lt;xs:annotation&gt;</w:t>
              </w:r>
            </w:ins>
          </w:p>
          <w:p w14:paraId="4605B965" w14:textId="77777777" w:rsidR="00874469" w:rsidRDefault="00874469" w:rsidP="00874469">
            <w:pPr>
              <w:pStyle w:val="XML1"/>
              <w:rPr>
                <w:ins w:id="12356" w:author="Anees Shaikh" w:date="2013-10-07T01:10:00Z"/>
              </w:rPr>
              <w:pPrChange w:id="12357" w:author="Anees Shaikh" w:date="2013-10-07T01:11:00Z">
                <w:pPr>
                  <w:pStyle w:val="XML1"/>
                </w:pPr>
              </w:pPrChange>
            </w:pPr>
            <w:ins w:id="12358" w:author="Anees Shaikh" w:date="2013-10-07T01:10:00Z">
              <w:r>
                <w:t xml:space="preserve">                                      &lt;xs:documentation&gt;</w:t>
              </w:r>
            </w:ins>
          </w:p>
          <w:p w14:paraId="64A63979" w14:textId="77777777" w:rsidR="00874469" w:rsidRDefault="00874469" w:rsidP="00874469">
            <w:pPr>
              <w:pStyle w:val="XML1"/>
              <w:rPr>
                <w:ins w:id="12359" w:author="Anees Shaikh" w:date="2013-10-07T01:10:00Z"/>
              </w:rPr>
              <w:pPrChange w:id="12360" w:author="Anees Shaikh" w:date="2013-10-07T01:11:00Z">
                <w:pPr>
                  <w:pStyle w:val="XML1"/>
                </w:pPr>
              </w:pPrChange>
            </w:pPr>
            <w:ins w:id="12361" w:author="Anees Shaikh" w:date="2013-10-07T01:10:00Z">
              <w:r>
                <w:t xml:space="preserve">                                        The IPv6 address of the remote tunnel endpoint.</w:t>
              </w:r>
            </w:ins>
          </w:p>
          <w:p w14:paraId="57F7B25E" w14:textId="77777777" w:rsidR="00874469" w:rsidRDefault="00874469" w:rsidP="00874469">
            <w:pPr>
              <w:pStyle w:val="XML1"/>
              <w:rPr>
                <w:ins w:id="12362" w:author="Anees Shaikh" w:date="2013-10-07T01:10:00Z"/>
              </w:rPr>
              <w:pPrChange w:id="12363" w:author="Anees Shaikh" w:date="2013-10-07T01:11:00Z">
                <w:pPr>
                  <w:pStyle w:val="XML1"/>
                </w:pPr>
              </w:pPrChange>
            </w:pPr>
            <w:ins w:id="12364" w:author="Anees Shaikh" w:date="2013-10-07T01:10:00Z">
              <w:r>
                <w:t xml:space="preserve">                                      &lt;/xs:documentation&gt;</w:t>
              </w:r>
            </w:ins>
          </w:p>
          <w:p w14:paraId="5482B110" w14:textId="77777777" w:rsidR="00874469" w:rsidRDefault="00874469" w:rsidP="00874469">
            <w:pPr>
              <w:pStyle w:val="XML1"/>
              <w:rPr>
                <w:ins w:id="12365" w:author="Anees Shaikh" w:date="2013-10-07T01:10:00Z"/>
              </w:rPr>
              <w:pPrChange w:id="12366" w:author="Anees Shaikh" w:date="2013-10-07T01:11:00Z">
                <w:pPr>
                  <w:pStyle w:val="XML1"/>
                </w:pPr>
              </w:pPrChange>
            </w:pPr>
            <w:ins w:id="12367" w:author="Anees Shaikh" w:date="2013-10-07T01:10:00Z">
              <w:r>
                <w:t xml:space="preserve">                                    &lt;/xs:annotation&gt;</w:t>
              </w:r>
            </w:ins>
          </w:p>
          <w:p w14:paraId="34CFA8C0" w14:textId="77777777" w:rsidR="00874469" w:rsidRDefault="00874469" w:rsidP="00874469">
            <w:pPr>
              <w:pStyle w:val="XML1"/>
              <w:rPr>
                <w:ins w:id="12368" w:author="Anees Shaikh" w:date="2013-10-07T01:10:00Z"/>
              </w:rPr>
              <w:pPrChange w:id="12369" w:author="Anees Shaikh" w:date="2013-10-07T01:11:00Z">
                <w:pPr>
                  <w:pStyle w:val="XML1"/>
                </w:pPr>
              </w:pPrChange>
            </w:pPr>
            <w:ins w:id="12370" w:author="Anees Shaikh" w:date="2013-10-07T01:10:00Z">
              <w:r>
                <w:lastRenderedPageBreak/>
                <w:t xml:space="preserve">                                  &lt;/xs:element&gt;</w:t>
              </w:r>
            </w:ins>
          </w:p>
          <w:p w14:paraId="1D89A3D8" w14:textId="77777777" w:rsidR="00874469" w:rsidRDefault="00874469" w:rsidP="00874469">
            <w:pPr>
              <w:pStyle w:val="XML1"/>
              <w:rPr>
                <w:ins w:id="12371" w:author="Anees Shaikh" w:date="2013-10-07T01:10:00Z"/>
              </w:rPr>
              <w:pPrChange w:id="12372" w:author="Anees Shaikh" w:date="2013-10-07T01:11:00Z">
                <w:pPr>
                  <w:pStyle w:val="XML1"/>
                </w:pPr>
              </w:pPrChange>
            </w:pPr>
            <w:ins w:id="12373" w:author="Anees Shaikh" w:date="2013-10-07T01:10:00Z">
              <w:r>
                <w:t xml:space="preserve">                                  &lt;xs:any minOccurs="0" maxOccurs="unbounded"</w:t>
              </w:r>
            </w:ins>
          </w:p>
          <w:p w14:paraId="445F63FE" w14:textId="77777777" w:rsidR="00874469" w:rsidRDefault="00874469" w:rsidP="00874469">
            <w:pPr>
              <w:pStyle w:val="XML1"/>
              <w:rPr>
                <w:ins w:id="12374" w:author="Anees Shaikh" w:date="2013-10-07T01:10:00Z"/>
              </w:rPr>
              <w:pPrChange w:id="12375" w:author="Anees Shaikh" w:date="2013-10-07T01:11:00Z">
                <w:pPr>
                  <w:pStyle w:val="XML1"/>
                </w:pPr>
              </w:pPrChange>
            </w:pPr>
            <w:ins w:id="12376" w:author="Anees Shaikh" w:date="2013-10-07T01:10:00Z">
              <w:r>
                <w:t xml:space="preserve">                                          namespace="##other" processContents="lax"/&gt;</w:t>
              </w:r>
            </w:ins>
          </w:p>
          <w:p w14:paraId="1A8BEEE7" w14:textId="77777777" w:rsidR="00874469" w:rsidRDefault="00874469" w:rsidP="00874469">
            <w:pPr>
              <w:pStyle w:val="XML1"/>
              <w:rPr>
                <w:ins w:id="12377" w:author="Anees Shaikh" w:date="2013-10-07T01:10:00Z"/>
              </w:rPr>
              <w:pPrChange w:id="12378" w:author="Anees Shaikh" w:date="2013-10-07T01:11:00Z">
                <w:pPr>
                  <w:pStyle w:val="XML1"/>
                </w:pPr>
              </w:pPrChange>
            </w:pPr>
            <w:ins w:id="12379" w:author="Anees Shaikh" w:date="2013-10-07T01:10:00Z">
              <w:r>
                <w:t xml:space="preserve">                                &lt;/xs:sequence&gt;</w:t>
              </w:r>
            </w:ins>
          </w:p>
          <w:p w14:paraId="0558CF6A" w14:textId="77777777" w:rsidR="00874469" w:rsidRDefault="00874469" w:rsidP="00874469">
            <w:pPr>
              <w:pStyle w:val="XML1"/>
              <w:rPr>
                <w:ins w:id="12380" w:author="Anees Shaikh" w:date="2013-10-07T01:10:00Z"/>
              </w:rPr>
              <w:pPrChange w:id="12381" w:author="Anees Shaikh" w:date="2013-10-07T01:11:00Z">
                <w:pPr>
                  <w:pStyle w:val="XML1"/>
                </w:pPr>
              </w:pPrChange>
            </w:pPr>
            <w:ins w:id="12382" w:author="Anees Shaikh" w:date="2013-10-07T01:10:00Z">
              <w:r>
                <w:t xml:space="preserve">                                &lt;xs:sequence&gt;</w:t>
              </w:r>
            </w:ins>
          </w:p>
          <w:p w14:paraId="3B19D187" w14:textId="77777777" w:rsidR="00874469" w:rsidRDefault="00874469" w:rsidP="00874469">
            <w:pPr>
              <w:pStyle w:val="XML1"/>
              <w:rPr>
                <w:ins w:id="12383" w:author="Anees Shaikh" w:date="2013-10-07T01:10:00Z"/>
              </w:rPr>
              <w:pPrChange w:id="12384" w:author="Anees Shaikh" w:date="2013-10-07T01:11:00Z">
                <w:pPr>
                  <w:pStyle w:val="XML1"/>
                </w:pPr>
              </w:pPrChange>
            </w:pPr>
            <w:ins w:id="12385" w:author="Anees Shaikh" w:date="2013-10-07T01:10:00Z">
              <w:r>
                <w:t xml:space="preserve">                                  &lt;xs:element name="local-endpoint-mac-adress" minOccurs="0"  type="yang:mac-address"&gt;</w:t>
              </w:r>
            </w:ins>
          </w:p>
          <w:p w14:paraId="6887EE79" w14:textId="77777777" w:rsidR="00874469" w:rsidRDefault="00874469" w:rsidP="00874469">
            <w:pPr>
              <w:pStyle w:val="XML1"/>
              <w:rPr>
                <w:ins w:id="12386" w:author="Anees Shaikh" w:date="2013-10-07T01:10:00Z"/>
              </w:rPr>
              <w:pPrChange w:id="12387" w:author="Anees Shaikh" w:date="2013-10-07T01:11:00Z">
                <w:pPr>
                  <w:pStyle w:val="XML1"/>
                </w:pPr>
              </w:pPrChange>
            </w:pPr>
            <w:ins w:id="12388" w:author="Anees Shaikh" w:date="2013-10-07T01:10:00Z">
              <w:r>
                <w:t xml:space="preserve">                                    &lt;xs:annotation&gt;</w:t>
              </w:r>
            </w:ins>
          </w:p>
          <w:p w14:paraId="41D48E45" w14:textId="77777777" w:rsidR="00874469" w:rsidRDefault="00874469" w:rsidP="00874469">
            <w:pPr>
              <w:pStyle w:val="XML1"/>
              <w:rPr>
                <w:ins w:id="12389" w:author="Anees Shaikh" w:date="2013-10-07T01:10:00Z"/>
              </w:rPr>
              <w:pPrChange w:id="12390" w:author="Anees Shaikh" w:date="2013-10-07T01:11:00Z">
                <w:pPr>
                  <w:pStyle w:val="XML1"/>
                </w:pPr>
              </w:pPrChange>
            </w:pPr>
            <w:ins w:id="12391" w:author="Anees Shaikh" w:date="2013-10-07T01:10:00Z">
              <w:r>
                <w:t xml:space="preserve">                                      &lt;xs:documentation&gt;</w:t>
              </w:r>
            </w:ins>
          </w:p>
          <w:p w14:paraId="1262BFA4" w14:textId="77777777" w:rsidR="00874469" w:rsidRDefault="00874469" w:rsidP="00874469">
            <w:pPr>
              <w:pStyle w:val="XML1"/>
              <w:rPr>
                <w:ins w:id="12392" w:author="Anees Shaikh" w:date="2013-10-07T01:10:00Z"/>
              </w:rPr>
              <w:pPrChange w:id="12393" w:author="Anees Shaikh" w:date="2013-10-07T01:11:00Z">
                <w:pPr>
                  <w:pStyle w:val="XML1"/>
                </w:pPr>
              </w:pPrChange>
            </w:pPr>
            <w:ins w:id="12394" w:author="Anees Shaikh" w:date="2013-10-07T01:10:00Z">
              <w:r>
                <w:t xml:space="preserve">                                        The MAC address of the local tunnel endpoint.</w:t>
              </w:r>
            </w:ins>
          </w:p>
          <w:p w14:paraId="715EB07F" w14:textId="77777777" w:rsidR="00874469" w:rsidRDefault="00874469" w:rsidP="00874469">
            <w:pPr>
              <w:pStyle w:val="XML1"/>
              <w:rPr>
                <w:ins w:id="12395" w:author="Anees Shaikh" w:date="2013-10-07T01:10:00Z"/>
              </w:rPr>
              <w:pPrChange w:id="12396" w:author="Anees Shaikh" w:date="2013-10-07T01:11:00Z">
                <w:pPr>
                  <w:pStyle w:val="XML1"/>
                </w:pPr>
              </w:pPrChange>
            </w:pPr>
            <w:ins w:id="12397" w:author="Anees Shaikh" w:date="2013-10-07T01:10:00Z">
              <w:r>
                <w:t xml:space="preserve">                                      &lt;/xs:documentation&gt;</w:t>
              </w:r>
            </w:ins>
          </w:p>
          <w:p w14:paraId="58A5E1A2" w14:textId="77777777" w:rsidR="00874469" w:rsidRDefault="00874469" w:rsidP="00874469">
            <w:pPr>
              <w:pStyle w:val="XML1"/>
              <w:rPr>
                <w:ins w:id="12398" w:author="Anees Shaikh" w:date="2013-10-07T01:10:00Z"/>
              </w:rPr>
              <w:pPrChange w:id="12399" w:author="Anees Shaikh" w:date="2013-10-07T01:11:00Z">
                <w:pPr>
                  <w:pStyle w:val="XML1"/>
                </w:pPr>
              </w:pPrChange>
            </w:pPr>
            <w:ins w:id="12400" w:author="Anees Shaikh" w:date="2013-10-07T01:10:00Z">
              <w:r>
                <w:t xml:space="preserve">                                    &lt;/xs:annotation&gt;</w:t>
              </w:r>
            </w:ins>
          </w:p>
          <w:p w14:paraId="6ECDFA76" w14:textId="77777777" w:rsidR="00874469" w:rsidRDefault="00874469" w:rsidP="00874469">
            <w:pPr>
              <w:pStyle w:val="XML1"/>
              <w:rPr>
                <w:ins w:id="12401" w:author="Anees Shaikh" w:date="2013-10-07T01:10:00Z"/>
              </w:rPr>
              <w:pPrChange w:id="12402" w:author="Anees Shaikh" w:date="2013-10-07T01:11:00Z">
                <w:pPr>
                  <w:pStyle w:val="XML1"/>
                </w:pPr>
              </w:pPrChange>
            </w:pPr>
            <w:ins w:id="12403" w:author="Anees Shaikh" w:date="2013-10-07T01:10:00Z">
              <w:r>
                <w:t xml:space="preserve">                                  &lt;/xs:element&gt;</w:t>
              </w:r>
            </w:ins>
          </w:p>
          <w:p w14:paraId="6F0E6F4F" w14:textId="77777777" w:rsidR="00874469" w:rsidRDefault="00874469" w:rsidP="00874469">
            <w:pPr>
              <w:pStyle w:val="XML1"/>
              <w:rPr>
                <w:ins w:id="12404" w:author="Anees Shaikh" w:date="2013-10-07T01:10:00Z"/>
              </w:rPr>
              <w:pPrChange w:id="12405" w:author="Anees Shaikh" w:date="2013-10-07T01:11:00Z">
                <w:pPr>
                  <w:pStyle w:val="XML1"/>
                </w:pPr>
              </w:pPrChange>
            </w:pPr>
            <w:ins w:id="12406" w:author="Anees Shaikh" w:date="2013-10-07T01:10:00Z">
              <w:r>
                <w:t xml:space="preserve">                                  &lt;xs:element name="remote-endpoint-mac-adress" minOccurs="0"  type="yang:mac-address"&gt;</w:t>
              </w:r>
            </w:ins>
          </w:p>
          <w:p w14:paraId="17D12004" w14:textId="77777777" w:rsidR="00874469" w:rsidRDefault="00874469" w:rsidP="00874469">
            <w:pPr>
              <w:pStyle w:val="XML1"/>
              <w:rPr>
                <w:ins w:id="12407" w:author="Anees Shaikh" w:date="2013-10-07T01:10:00Z"/>
              </w:rPr>
              <w:pPrChange w:id="12408" w:author="Anees Shaikh" w:date="2013-10-07T01:11:00Z">
                <w:pPr>
                  <w:pStyle w:val="XML1"/>
                </w:pPr>
              </w:pPrChange>
            </w:pPr>
            <w:ins w:id="12409" w:author="Anees Shaikh" w:date="2013-10-07T01:10:00Z">
              <w:r>
                <w:t xml:space="preserve">                                    &lt;xs:annotation&gt;</w:t>
              </w:r>
            </w:ins>
          </w:p>
          <w:p w14:paraId="4CC5E5BC" w14:textId="77777777" w:rsidR="00874469" w:rsidRDefault="00874469" w:rsidP="00874469">
            <w:pPr>
              <w:pStyle w:val="XML1"/>
              <w:rPr>
                <w:ins w:id="12410" w:author="Anees Shaikh" w:date="2013-10-07T01:10:00Z"/>
              </w:rPr>
              <w:pPrChange w:id="12411" w:author="Anees Shaikh" w:date="2013-10-07T01:11:00Z">
                <w:pPr>
                  <w:pStyle w:val="XML1"/>
                </w:pPr>
              </w:pPrChange>
            </w:pPr>
            <w:ins w:id="12412" w:author="Anees Shaikh" w:date="2013-10-07T01:10:00Z">
              <w:r>
                <w:t xml:space="preserve">                                      &lt;xs:documentation&gt;</w:t>
              </w:r>
            </w:ins>
          </w:p>
          <w:p w14:paraId="5F0B448C" w14:textId="77777777" w:rsidR="00874469" w:rsidRDefault="00874469" w:rsidP="00874469">
            <w:pPr>
              <w:pStyle w:val="XML1"/>
              <w:rPr>
                <w:ins w:id="12413" w:author="Anees Shaikh" w:date="2013-10-07T01:10:00Z"/>
              </w:rPr>
              <w:pPrChange w:id="12414" w:author="Anees Shaikh" w:date="2013-10-07T01:11:00Z">
                <w:pPr>
                  <w:pStyle w:val="XML1"/>
                </w:pPr>
              </w:pPrChange>
            </w:pPr>
            <w:ins w:id="12415" w:author="Anees Shaikh" w:date="2013-10-07T01:10:00Z">
              <w:r>
                <w:t xml:space="preserve">                                        The MAC address of the remote tunnel endpoint.</w:t>
              </w:r>
            </w:ins>
          </w:p>
          <w:p w14:paraId="4E51943D" w14:textId="77777777" w:rsidR="00874469" w:rsidRDefault="00874469" w:rsidP="00874469">
            <w:pPr>
              <w:pStyle w:val="XML1"/>
              <w:rPr>
                <w:ins w:id="12416" w:author="Anees Shaikh" w:date="2013-10-07T01:10:00Z"/>
              </w:rPr>
              <w:pPrChange w:id="12417" w:author="Anees Shaikh" w:date="2013-10-07T01:11:00Z">
                <w:pPr>
                  <w:pStyle w:val="XML1"/>
                </w:pPr>
              </w:pPrChange>
            </w:pPr>
            <w:ins w:id="12418" w:author="Anees Shaikh" w:date="2013-10-07T01:10:00Z">
              <w:r>
                <w:t xml:space="preserve">                                      &lt;/xs:documentation&gt;</w:t>
              </w:r>
            </w:ins>
          </w:p>
          <w:p w14:paraId="2AB0B8C9" w14:textId="77777777" w:rsidR="00874469" w:rsidRDefault="00874469" w:rsidP="00874469">
            <w:pPr>
              <w:pStyle w:val="XML1"/>
              <w:rPr>
                <w:ins w:id="12419" w:author="Anees Shaikh" w:date="2013-10-07T01:10:00Z"/>
              </w:rPr>
              <w:pPrChange w:id="12420" w:author="Anees Shaikh" w:date="2013-10-07T01:11:00Z">
                <w:pPr>
                  <w:pStyle w:val="XML1"/>
                </w:pPr>
              </w:pPrChange>
            </w:pPr>
            <w:ins w:id="12421" w:author="Anees Shaikh" w:date="2013-10-07T01:10:00Z">
              <w:r>
                <w:t xml:space="preserve">                                    &lt;/xs:annotation&gt;</w:t>
              </w:r>
            </w:ins>
          </w:p>
          <w:p w14:paraId="58ADBB94" w14:textId="77777777" w:rsidR="00874469" w:rsidRDefault="00874469" w:rsidP="00874469">
            <w:pPr>
              <w:pStyle w:val="XML1"/>
              <w:rPr>
                <w:ins w:id="12422" w:author="Anees Shaikh" w:date="2013-10-07T01:10:00Z"/>
              </w:rPr>
              <w:pPrChange w:id="12423" w:author="Anees Shaikh" w:date="2013-10-07T01:11:00Z">
                <w:pPr>
                  <w:pStyle w:val="XML1"/>
                </w:pPr>
              </w:pPrChange>
            </w:pPr>
            <w:ins w:id="12424" w:author="Anees Shaikh" w:date="2013-10-07T01:10:00Z">
              <w:r>
                <w:t xml:space="preserve">                                  &lt;/xs:element&gt;</w:t>
              </w:r>
            </w:ins>
          </w:p>
          <w:p w14:paraId="1C01FE53" w14:textId="77777777" w:rsidR="00874469" w:rsidRDefault="00874469" w:rsidP="00874469">
            <w:pPr>
              <w:pStyle w:val="XML1"/>
              <w:rPr>
                <w:ins w:id="12425" w:author="Anees Shaikh" w:date="2013-10-07T01:10:00Z"/>
              </w:rPr>
              <w:pPrChange w:id="12426" w:author="Anees Shaikh" w:date="2013-10-07T01:11:00Z">
                <w:pPr>
                  <w:pStyle w:val="XML1"/>
                </w:pPr>
              </w:pPrChange>
            </w:pPr>
            <w:ins w:id="12427" w:author="Anees Shaikh" w:date="2013-10-07T01:10:00Z">
              <w:r>
                <w:t xml:space="preserve">                                  &lt;xs:any minOccurs="0" maxOccurs="unbounded"</w:t>
              </w:r>
            </w:ins>
          </w:p>
          <w:p w14:paraId="13867CAA" w14:textId="77777777" w:rsidR="00874469" w:rsidRDefault="00874469" w:rsidP="00874469">
            <w:pPr>
              <w:pStyle w:val="XML1"/>
              <w:rPr>
                <w:ins w:id="12428" w:author="Anees Shaikh" w:date="2013-10-07T01:10:00Z"/>
              </w:rPr>
              <w:pPrChange w:id="12429" w:author="Anees Shaikh" w:date="2013-10-07T01:11:00Z">
                <w:pPr>
                  <w:pStyle w:val="XML1"/>
                </w:pPr>
              </w:pPrChange>
            </w:pPr>
            <w:ins w:id="12430" w:author="Anees Shaikh" w:date="2013-10-07T01:10:00Z">
              <w:r>
                <w:t xml:space="preserve">                                          namespace="##other" processContents="lax"/&gt;</w:t>
              </w:r>
            </w:ins>
          </w:p>
          <w:p w14:paraId="29693650" w14:textId="77777777" w:rsidR="00874469" w:rsidRDefault="00874469" w:rsidP="00874469">
            <w:pPr>
              <w:pStyle w:val="XML1"/>
              <w:rPr>
                <w:ins w:id="12431" w:author="Anees Shaikh" w:date="2013-10-07T01:10:00Z"/>
              </w:rPr>
              <w:pPrChange w:id="12432" w:author="Anees Shaikh" w:date="2013-10-07T01:11:00Z">
                <w:pPr>
                  <w:pStyle w:val="XML1"/>
                </w:pPr>
              </w:pPrChange>
            </w:pPr>
            <w:ins w:id="12433" w:author="Anees Shaikh" w:date="2013-10-07T01:10:00Z">
              <w:r>
                <w:t xml:space="preserve">                                &lt;/xs:sequence&gt;</w:t>
              </w:r>
            </w:ins>
          </w:p>
          <w:p w14:paraId="44556983" w14:textId="77777777" w:rsidR="00874469" w:rsidRDefault="00874469" w:rsidP="00874469">
            <w:pPr>
              <w:pStyle w:val="XML1"/>
              <w:rPr>
                <w:ins w:id="12434" w:author="Anees Shaikh" w:date="2013-10-07T01:10:00Z"/>
              </w:rPr>
              <w:pPrChange w:id="12435" w:author="Anees Shaikh" w:date="2013-10-07T01:11:00Z">
                <w:pPr>
                  <w:pStyle w:val="XML1"/>
                </w:pPr>
              </w:pPrChange>
            </w:pPr>
            <w:ins w:id="12436" w:author="Anees Shaikh" w:date="2013-10-07T01:10:00Z">
              <w:r>
                <w:t xml:space="preserve">                                &lt;xs:any minOccurs="0" maxOccurs="unbounded"</w:t>
              </w:r>
            </w:ins>
          </w:p>
          <w:p w14:paraId="1BBDA740" w14:textId="77777777" w:rsidR="00874469" w:rsidRDefault="00874469" w:rsidP="00874469">
            <w:pPr>
              <w:pStyle w:val="XML1"/>
              <w:rPr>
                <w:ins w:id="12437" w:author="Anees Shaikh" w:date="2013-10-07T01:10:00Z"/>
              </w:rPr>
              <w:pPrChange w:id="12438" w:author="Anees Shaikh" w:date="2013-10-07T01:11:00Z">
                <w:pPr>
                  <w:pStyle w:val="XML1"/>
                </w:pPr>
              </w:pPrChange>
            </w:pPr>
            <w:ins w:id="12439" w:author="Anees Shaikh" w:date="2013-10-07T01:10:00Z">
              <w:r>
                <w:t xml:space="preserve">                                        namespace="##other" processContents="lax"/&gt;</w:t>
              </w:r>
            </w:ins>
          </w:p>
          <w:p w14:paraId="55C601DD" w14:textId="77777777" w:rsidR="00874469" w:rsidRDefault="00874469" w:rsidP="00874469">
            <w:pPr>
              <w:pStyle w:val="XML1"/>
              <w:rPr>
                <w:ins w:id="12440" w:author="Anees Shaikh" w:date="2013-10-07T01:10:00Z"/>
              </w:rPr>
              <w:pPrChange w:id="12441" w:author="Anees Shaikh" w:date="2013-10-07T01:11:00Z">
                <w:pPr>
                  <w:pStyle w:val="XML1"/>
                </w:pPr>
              </w:pPrChange>
            </w:pPr>
            <w:ins w:id="12442" w:author="Anees Shaikh" w:date="2013-10-07T01:10:00Z">
              <w:r>
                <w:t xml:space="preserve">                              &lt;/xs:choice&gt;</w:t>
              </w:r>
            </w:ins>
          </w:p>
          <w:p w14:paraId="28425D4B" w14:textId="77777777" w:rsidR="00874469" w:rsidRDefault="00874469" w:rsidP="00874469">
            <w:pPr>
              <w:pStyle w:val="XML1"/>
              <w:rPr>
                <w:ins w:id="12443" w:author="Anees Shaikh" w:date="2013-10-07T01:10:00Z"/>
              </w:rPr>
              <w:pPrChange w:id="12444" w:author="Anees Shaikh" w:date="2013-10-07T01:11:00Z">
                <w:pPr>
                  <w:pStyle w:val="XML1"/>
                </w:pPr>
              </w:pPrChange>
            </w:pPr>
            <w:ins w:id="12445" w:author="Anees Shaikh" w:date="2013-10-07T01:10:00Z">
              <w:r>
                <w:t xml:space="preserve">                              &lt;xs:element name="vsid" minOccurs="0"  type="xs:unsignedInt"&gt;</w:t>
              </w:r>
            </w:ins>
          </w:p>
          <w:p w14:paraId="1501D034" w14:textId="77777777" w:rsidR="00874469" w:rsidRDefault="00874469" w:rsidP="00874469">
            <w:pPr>
              <w:pStyle w:val="XML1"/>
              <w:rPr>
                <w:ins w:id="12446" w:author="Anees Shaikh" w:date="2013-10-07T01:10:00Z"/>
              </w:rPr>
              <w:pPrChange w:id="12447" w:author="Anees Shaikh" w:date="2013-10-07T01:11:00Z">
                <w:pPr>
                  <w:pStyle w:val="XML1"/>
                </w:pPr>
              </w:pPrChange>
            </w:pPr>
            <w:ins w:id="12448" w:author="Anees Shaikh" w:date="2013-10-07T01:10:00Z">
              <w:r>
                <w:t xml:space="preserve">                                &lt;xs:annotation&gt;</w:t>
              </w:r>
            </w:ins>
          </w:p>
          <w:p w14:paraId="019D1916" w14:textId="77777777" w:rsidR="00874469" w:rsidRDefault="00874469" w:rsidP="00874469">
            <w:pPr>
              <w:pStyle w:val="XML1"/>
              <w:rPr>
                <w:ins w:id="12449" w:author="Anees Shaikh" w:date="2013-10-07T01:10:00Z"/>
              </w:rPr>
              <w:pPrChange w:id="12450" w:author="Anees Shaikh" w:date="2013-10-07T01:11:00Z">
                <w:pPr>
                  <w:pStyle w:val="XML1"/>
                </w:pPr>
              </w:pPrChange>
            </w:pPr>
            <w:ins w:id="12451" w:author="Anees Shaikh" w:date="2013-10-07T01:10:00Z">
              <w:r>
                <w:t xml:space="preserve">                                  &lt;xs:documentation&gt;</w:t>
              </w:r>
            </w:ins>
          </w:p>
          <w:p w14:paraId="02D80B55" w14:textId="77777777" w:rsidR="00874469" w:rsidRDefault="00874469" w:rsidP="00874469">
            <w:pPr>
              <w:pStyle w:val="XML1"/>
              <w:rPr>
                <w:ins w:id="12452" w:author="Anees Shaikh" w:date="2013-10-07T01:10:00Z"/>
              </w:rPr>
              <w:pPrChange w:id="12453" w:author="Anees Shaikh" w:date="2013-10-07T01:11:00Z">
                <w:pPr>
                  <w:pStyle w:val="XML1"/>
                </w:pPr>
              </w:pPrChange>
            </w:pPr>
            <w:ins w:id="12454" w:author="Anees Shaikh" w:date="2013-10-07T01:10:00Z">
              <w:r>
                <w:t xml:space="preserve">                                    Specifies the virtual subnet id used to identify packets belonging to</w:t>
              </w:r>
            </w:ins>
          </w:p>
          <w:p w14:paraId="3537610C" w14:textId="77777777" w:rsidR="00874469" w:rsidRDefault="00874469" w:rsidP="00874469">
            <w:pPr>
              <w:pStyle w:val="XML1"/>
              <w:rPr>
                <w:ins w:id="12455" w:author="Anees Shaikh" w:date="2013-10-07T01:10:00Z"/>
              </w:rPr>
              <w:pPrChange w:id="12456" w:author="Anees Shaikh" w:date="2013-10-07T01:11:00Z">
                <w:pPr>
                  <w:pStyle w:val="XML1"/>
                </w:pPr>
              </w:pPrChange>
            </w:pPr>
            <w:ins w:id="12457" w:author="Anees Shaikh" w:date="2013-10-07T01:10:00Z">
              <w:r>
                <w:t xml:space="preserve">                                    the NVGRE virtual layer-2 network (24 bit)</w:t>
              </w:r>
            </w:ins>
          </w:p>
          <w:p w14:paraId="2892CBEF" w14:textId="77777777" w:rsidR="00874469" w:rsidRDefault="00874469" w:rsidP="00874469">
            <w:pPr>
              <w:pStyle w:val="XML1"/>
              <w:rPr>
                <w:ins w:id="12458" w:author="Anees Shaikh" w:date="2013-10-07T01:10:00Z"/>
              </w:rPr>
              <w:pPrChange w:id="12459" w:author="Anees Shaikh" w:date="2013-10-07T01:11:00Z">
                <w:pPr>
                  <w:pStyle w:val="XML1"/>
                </w:pPr>
              </w:pPrChange>
            </w:pPr>
            <w:ins w:id="12460" w:author="Anees Shaikh" w:date="2013-10-07T01:10:00Z">
              <w:r>
                <w:t xml:space="preserve">                                  &lt;/xs:documentation&gt;</w:t>
              </w:r>
            </w:ins>
          </w:p>
          <w:p w14:paraId="22A64E5B" w14:textId="77777777" w:rsidR="00874469" w:rsidRDefault="00874469" w:rsidP="00874469">
            <w:pPr>
              <w:pStyle w:val="XML1"/>
              <w:rPr>
                <w:ins w:id="12461" w:author="Anees Shaikh" w:date="2013-10-07T01:10:00Z"/>
              </w:rPr>
              <w:pPrChange w:id="12462" w:author="Anees Shaikh" w:date="2013-10-07T01:11:00Z">
                <w:pPr>
                  <w:pStyle w:val="XML1"/>
                </w:pPr>
              </w:pPrChange>
            </w:pPr>
            <w:ins w:id="12463" w:author="Anees Shaikh" w:date="2013-10-07T01:10:00Z">
              <w:r>
                <w:t xml:space="preserve">                                &lt;/xs:annotation&gt;</w:t>
              </w:r>
            </w:ins>
          </w:p>
          <w:p w14:paraId="6118AF91" w14:textId="77777777" w:rsidR="00874469" w:rsidRDefault="00874469" w:rsidP="00874469">
            <w:pPr>
              <w:pStyle w:val="XML1"/>
              <w:rPr>
                <w:ins w:id="12464" w:author="Anees Shaikh" w:date="2013-10-07T01:10:00Z"/>
              </w:rPr>
              <w:pPrChange w:id="12465" w:author="Anees Shaikh" w:date="2013-10-07T01:11:00Z">
                <w:pPr>
                  <w:pStyle w:val="XML1"/>
                </w:pPr>
              </w:pPrChange>
            </w:pPr>
            <w:ins w:id="12466" w:author="Anees Shaikh" w:date="2013-10-07T01:10:00Z">
              <w:r>
                <w:t xml:space="preserve">                              &lt;/xs:element&gt;</w:t>
              </w:r>
            </w:ins>
          </w:p>
          <w:p w14:paraId="0B144035" w14:textId="77777777" w:rsidR="00874469" w:rsidRDefault="00874469" w:rsidP="00874469">
            <w:pPr>
              <w:pStyle w:val="XML1"/>
              <w:rPr>
                <w:ins w:id="12467" w:author="Anees Shaikh" w:date="2013-10-07T01:10:00Z"/>
              </w:rPr>
              <w:pPrChange w:id="12468" w:author="Anees Shaikh" w:date="2013-10-07T01:11:00Z">
                <w:pPr>
                  <w:pStyle w:val="XML1"/>
                </w:pPr>
              </w:pPrChange>
            </w:pPr>
            <w:ins w:id="12469" w:author="Anees Shaikh" w:date="2013-10-07T01:10:00Z">
              <w:r>
                <w:t xml:space="preserve">                              &lt;xs:element name="flow-id" minOccurs="0"  type="xs:unsignedByte"&gt;</w:t>
              </w:r>
            </w:ins>
          </w:p>
          <w:p w14:paraId="22EFEA0D" w14:textId="77777777" w:rsidR="00874469" w:rsidRDefault="00874469" w:rsidP="00874469">
            <w:pPr>
              <w:pStyle w:val="XML1"/>
              <w:rPr>
                <w:ins w:id="12470" w:author="Anees Shaikh" w:date="2013-10-07T01:10:00Z"/>
              </w:rPr>
              <w:pPrChange w:id="12471" w:author="Anees Shaikh" w:date="2013-10-07T01:11:00Z">
                <w:pPr>
                  <w:pStyle w:val="XML1"/>
                </w:pPr>
              </w:pPrChange>
            </w:pPr>
            <w:ins w:id="12472" w:author="Anees Shaikh" w:date="2013-10-07T01:10:00Z">
              <w:r>
                <w:t xml:space="preserve">                                &lt;xs:annotation&gt;</w:t>
              </w:r>
            </w:ins>
          </w:p>
          <w:p w14:paraId="68F2C26C" w14:textId="77777777" w:rsidR="00874469" w:rsidRDefault="00874469" w:rsidP="00874469">
            <w:pPr>
              <w:pStyle w:val="XML1"/>
              <w:rPr>
                <w:ins w:id="12473" w:author="Anees Shaikh" w:date="2013-10-07T01:10:00Z"/>
              </w:rPr>
              <w:pPrChange w:id="12474" w:author="Anees Shaikh" w:date="2013-10-07T01:11:00Z">
                <w:pPr>
                  <w:pStyle w:val="XML1"/>
                </w:pPr>
              </w:pPrChange>
            </w:pPr>
            <w:ins w:id="12475" w:author="Anees Shaikh" w:date="2013-10-07T01:10:00Z">
              <w:r>
                <w:t xml:space="preserve">                                  &lt;xs:documentation&gt;</w:t>
              </w:r>
            </w:ins>
          </w:p>
          <w:p w14:paraId="441990EF" w14:textId="77777777" w:rsidR="00874469" w:rsidRDefault="00874469" w:rsidP="00874469">
            <w:pPr>
              <w:pStyle w:val="XML1"/>
              <w:rPr>
                <w:ins w:id="12476" w:author="Anees Shaikh" w:date="2013-10-07T01:10:00Z"/>
              </w:rPr>
              <w:pPrChange w:id="12477" w:author="Anees Shaikh" w:date="2013-10-07T01:11:00Z">
                <w:pPr>
                  <w:pStyle w:val="XML1"/>
                </w:pPr>
              </w:pPrChange>
            </w:pPr>
            <w:ins w:id="12478" w:author="Anees Shaikh" w:date="2013-10-07T01:10:00Z">
              <w:r>
                <w:t xml:space="preserve">                                    8-bit value that is used to provide per-flow entropy for flows in the same VSID</w:t>
              </w:r>
            </w:ins>
          </w:p>
          <w:p w14:paraId="23DA09A7" w14:textId="77777777" w:rsidR="00874469" w:rsidRDefault="00874469" w:rsidP="00874469">
            <w:pPr>
              <w:pStyle w:val="XML1"/>
              <w:rPr>
                <w:ins w:id="12479" w:author="Anees Shaikh" w:date="2013-10-07T01:10:00Z"/>
              </w:rPr>
              <w:pPrChange w:id="12480" w:author="Anees Shaikh" w:date="2013-10-07T01:11:00Z">
                <w:pPr>
                  <w:pStyle w:val="XML1"/>
                </w:pPr>
              </w:pPrChange>
            </w:pPr>
            <w:ins w:id="12481" w:author="Anees Shaikh" w:date="2013-10-07T01:10:00Z">
              <w:r>
                <w:t xml:space="preserve">                                  &lt;/xs:documentation&gt;</w:t>
              </w:r>
            </w:ins>
          </w:p>
          <w:p w14:paraId="7EB10390" w14:textId="77777777" w:rsidR="00874469" w:rsidRDefault="00874469" w:rsidP="00874469">
            <w:pPr>
              <w:pStyle w:val="XML1"/>
              <w:rPr>
                <w:ins w:id="12482" w:author="Anees Shaikh" w:date="2013-10-07T01:10:00Z"/>
              </w:rPr>
              <w:pPrChange w:id="12483" w:author="Anees Shaikh" w:date="2013-10-07T01:11:00Z">
                <w:pPr>
                  <w:pStyle w:val="XML1"/>
                </w:pPr>
              </w:pPrChange>
            </w:pPr>
            <w:ins w:id="12484" w:author="Anees Shaikh" w:date="2013-10-07T01:10:00Z">
              <w:r>
                <w:t xml:space="preserve">                                &lt;/xs:annotation&gt;</w:t>
              </w:r>
            </w:ins>
          </w:p>
          <w:p w14:paraId="67E2987B" w14:textId="77777777" w:rsidR="00874469" w:rsidRDefault="00874469" w:rsidP="00874469">
            <w:pPr>
              <w:pStyle w:val="XML1"/>
              <w:rPr>
                <w:ins w:id="12485" w:author="Anees Shaikh" w:date="2013-10-07T01:10:00Z"/>
              </w:rPr>
              <w:pPrChange w:id="12486" w:author="Anees Shaikh" w:date="2013-10-07T01:11:00Z">
                <w:pPr>
                  <w:pStyle w:val="XML1"/>
                </w:pPr>
              </w:pPrChange>
            </w:pPr>
            <w:ins w:id="12487" w:author="Anees Shaikh" w:date="2013-10-07T01:10:00Z">
              <w:r>
                <w:t xml:space="preserve">                              &lt;/xs:element&gt;</w:t>
              </w:r>
            </w:ins>
          </w:p>
          <w:p w14:paraId="7B00998C" w14:textId="77777777" w:rsidR="00874469" w:rsidRDefault="00874469" w:rsidP="00874469">
            <w:pPr>
              <w:pStyle w:val="XML1"/>
              <w:rPr>
                <w:ins w:id="12488" w:author="Anees Shaikh" w:date="2013-10-07T01:10:00Z"/>
              </w:rPr>
              <w:pPrChange w:id="12489" w:author="Anees Shaikh" w:date="2013-10-07T01:11:00Z">
                <w:pPr>
                  <w:pStyle w:val="XML1"/>
                </w:pPr>
              </w:pPrChange>
            </w:pPr>
            <w:ins w:id="12490" w:author="Anees Shaikh" w:date="2013-10-07T01:10:00Z">
              <w:r>
                <w:t xml:space="preserve">                              &lt;xs:any minOccurs="0" maxOccurs="unbounded"</w:t>
              </w:r>
            </w:ins>
          </w:p>
          <w:p w14:paraId="610F7B28" w14:textId="77777777" w:rsidR="00874469" w:rsidRDefault="00874469" w:rsidP="00874469">
            <w:pPr>
              <w:pStyle w:val="XML1"/>
              <w:rPr>
                <w:ins w:id="12491" w:author="Anees Shaikh" w:date="2013-10-07T01:10:00Z"/>
              </w:rPr>
              <w:pPrChange w:id="12492" w:author="Anees Shaikh" w:date="2013-10-07T01:11:00Z">
                <w:pPr>
                  <w:pStyle w:val="XML1"/>
                </w:pPr>
              </w:pPrChange>
            </w:pPr>
            <w:ins w:id="12493" w:author="Anees Shaikh" w:date="2013-10-07T01:10:00Z">
              <w:r>
                <w:t xml:space="preserve">                                      namespace="##other" processContents="lax"/&gt;</w:t>
              </w:r>
            </w:ins>
          </w:p>
          <w:p w14:paraId="29F48B91" w14:textId="77777777" w:rsidR="00874469" w:rsidRDefault="00874469" w:rsidP="00874469">
            <w:pPr>
              <w:pStyle w:val="XML1"/>
              <w:rPr>
                <w:ins w:id="12494" w:author="Anees Shaikh" w:date="2013-10-07T01:10:00Z"/>
              </w:rPr>
              <w:pPrChange w:id="12495" w:author="Anees Shaikh" w:date="2013-10-07T01:11:00Z">
                <w:pPr>
                  <w:pStyle w:val="XML1"/>
                </w:pPr>
              </w:pPrChange>
            </w:pPr>
            <w:ins w:id="12496" w:author="Anees Shaikh" w:date="2013-10-07T01:10:00Z">
              <w:r>
                <w:t xml:space="preserve">                            &lt;/xs:sequence&gt;</w:t>
              </w:r>
            </w:ins>
          </w:p>
          <w:p w14:paraId="259B11F1" w14:textId="77777777" w:rsidR="00874469" w:rsidRDefault="00874469" w:rsidP="00874469">
            <w:pPr>
              <w:pStyle w:val="XML1"/>
              <w:rPr>
                <w:ins w:id="12497" w:author="Anees Shaikh" w:date="2013-10-07T01:10:00Z"/>
              </w:rPr>
              <w:pPrChange w:id="12498" w:author="Anees Shaikh" w:date="2013-10-07T01:11:00Z">
                <w:pPr>
                  <w:pStyle w:val="XML1"/>
                </w:pPr>
              </w:pPrChange>
            </w:pPr>
            <w:ins w:id="12499" w:author="Anees Shaikh" w:date="2013-10-07T01:10:00Z">
              <w:r>
                <w:lastRenderedPageBreak/>
                <w:t xml:space="preserve">                          &lt;/xs:complexType&gt;</w:t>
              </w:r>
            </w:ins>
          </w:p>
          <w:p w14:paraId="490C2357" w14:textId="77777777" w:rsidR="00874469" w:rsidRDefault="00874469" w:rsidP="00874469">
            <w:pPr>
              <w:pStyle w:val="XML1"/>
              <w:rPr>
                <w:ins w:id="12500" w:author="Anees Shaikh" w:date="2013-10-07T01:10:00Z"/>
              </w:rPr>
              <w:pPrChange w:id="12501" w:author="Anees Shaikh" w:date="2013-10-07T01:11:00Z">
                <w:pPr>
                  <w:pStyle w:val="XML1"/>
                </w:pPr>
              </w:pPrChange>
            </w:pPr>
            <w:ins w:id="12502" w:author="Anees Shaikh" w:date="2013-10-07T01:10:00Z">
              <w:r>
                <w:t xml:space="preserve">                        &lt;/xs:element&gt;</w:t>
              </w:r>
            </w:ins>
          </w:p>
          <w:p w14:paraId="71B4A3CF" w14:textId="77777777" w:rsidR="00874469" w:rsidRDefault="00874469" w:rsidP="00874469">
            <w:pPr>
              <w:pStyle w:val="XML1"/>
              <w:rPr>
                <w:ins w:id="12503" w:author="Anees Shaikh" w:date="2013-10-07T01:10:00Z"/>
              </w:rPr>
              <w:pPrChange w:id="12504" w:author="Anees Shaikh" w:date="2013-10-07T01:11:00Z">
                <w:pPr>
                  <w:pStyle w:val="XML1"/>
                </w:pPr>
              </w:pPrChange>
            </w:pPr>
            <w:ins w:id="12505" w:author="Anees Shaikh" w:date="2013-10-07T01:10:00Z">
              <w:r>
                <w:t xml:space="preserve">                        &lt;xs:any minOccurs="0" maxOccurs="unbounded"</w:t>
              </w:r>
            </w:ins>
          </w:p>
          <w:p w14:paraId="39FD28EC" w14:textId="77777777" w:rsidR="00874469" w:rsidRDefault="00874469" w:rsidP="00874469">
            <w:pPr>
              <w:pStyle w:val="XML1"/>
              <w:rPr>
                <w:ins w:id="12506" w:author="Anees Shaikh" w:date="2013-10-07T01:10:00Z"/>
              </w:rPr>
              <w:pPrChange w:id="12507" w:author="Anees Shaikh" w:date="2013-10-07T01:11:00Z">
                <w:pPr>
                  <w:pStyle w:val="XML1"/>
                </w:pPr>
              </w:pPrChange>
            </w:pPr>
            <w:ins w:id="12508" w:author="Anees Shaikh" w:date="2013-10-07T01:10:00Z">
              <w:r>
                <w:t xml:space="preserve">                                namespace="##other" processContents="lax"/&gt;</w:t>
              </w:r>
            </w:ins>
          </w:p>
          <w:p w14:paraId="4017AECA" w14:textId="77777777" w:rsidR="00874469" w:rsidRDefault="00874469" w:rsidP="00874469">
            <w:pPr>
              <w:pStyle w:val="XML1"/>
              <w:rPr>
                <w:ins w:id="12509" w:author="Anees Shaikh" w:date="2013-10-07T01:10:00Z"/>
              </w:rPr>
              <w:pPrChange w:id="12510" w:author="Anees Shaikh" w:date="2013-10-07T01:11:00Z">
                <w:pPr>
                  <w:pStyle w:val="XML1"/>
                </w:pPr>
              </w:pPrChange>
            </w:pPr>
            <w:ins w:id="12511" w:author="Anees Shaikh" w:date="2013-10-07T01:10:00Z">
              <w:r>
                <w:t xml:space="preserve">                      &lt;/xs:sequence&gt;</w:t>
              </w:r>
            </w:ins>
          </w:p>
          <w:p w14:paraId="6799590B" w14:textId="77777777" w:rsidR="00874469" w:rsidRDefault="00874469" w:rsidP="00874469">
            <w:pPr>
              <w:pStyle w:val="XML1"/>
              <w:rPr>
                <w:ins w:id="12512" w:author="Anees Shaikh" w:date="2013-10-07T01:10:00Z"/>
              </w:rPr>
              <w:pPrChange w:id="12513" w:author="Anees Shaikh" w:date="2013-10-07T01:11:00Z">
                <w:pPr>
                  <w:pStyle w:val="XML1"/>
                </w:pPr>
              </w:pPrChange>
            </w:pPr>
            <w:ins w:id="12514" w:author="Anees Shaikh" w:date="2013-10-07T01:10:00Z">
              <w:r>
                <w:t xml:space="preserve">                      &lt;xs:any minOccurs="0" maxOccurs="unbounded"</w:t>
              </w:r>
            </w:ins>
          </w:p>
          <w:p w14:paraId="00F9D6CA" w14:textId="77777777" w:rsidR="00874469" w:rsidRDefault="00874469" w:rsidP="00874469">
            <w:pPr>
              <w:pStyle w:val="XML1"/>
              <w:rPr>
                <w:ins w:id="12515" w:author="Anees Shaikh" w:date="2013-10-07T01:10:00Z"/>
              </w:rPr>
              <w:pPrChange w:id="12516" w:author="Anees Shaikh" w:date="2013-10-07T01:11:00Z">
                <w:pPr>
                  <w:pStyle w:val="XML1"/>
                </w:pPr>
              </w:pPrChange>
            </w:pPr>
            <w:ins w:id="12517" w:author="Anees Shaikh" w:date="2013-10-07T01:10:00Z">
              <w:r>
                <w:t xml:space="preserve">                              namespace="##other" processContents="lax"/&gt;</w:t>
              </w:r>
            </w:ins>
          </w:p>
          <w:p w14:paraId="0BB1A40E" w14:textId="77777777" w:rsidR="00874469" w:rsidRDefault="00874469" w:rsidP="00874469">
            <w:pPr>
              <w:pStyle w:val="XML1"/>
              <w:rPr>
                <w:ins w:id="12518" w:author="Anees Shaikh" w:date="2013-10-07T01:10:00Z"/>
              </w:rPr>
              <w:pPrChange w:id="12519" w:author="Anees Shaikh" w:date="2013-10-07T01:11:00Z">
                <w:pPr>
                  <w:pStyle w:val="XML1"/>
                </w:pPr>
              </w:pPrChange>
            </w:pPr>
            <w:ins w:id="12520" w:author="Anees Shaikh" w:date="2013-10-07T01:10:00Z">
              <w:r>
                <w:t xml:space="preserve">                    &lt;/xs:choice&gt;</w:t>
              </w:r>
            </w:ins>
          </w:p>
          <w:p w14:paraId="38EF680E" w14:textId="77777777" w:rsidR="00874469" w:rsidRDefault="00874469" w:rsidP="00874469">
            <w:pPr>
              <w:pStyle w:val="XML1"/>
              <w:rPr>
                <w:ins w:id="12521" w:author="Anees Shaikh" w:date="2013-10-07T01:10:00Z"/>
              </w:rPr>
              <w:pPrChange w:id="12522" w:author="Anees Shaikh" w:date="2013-10-07T01:11:00Z">
                <w:pPr>
                  <w:pStyle w:val="XML1"/>
                </w:pPr>
              </w:pPrChange>
            </w:pPr>
            <w:ins w:id="12523" w:author="Anees Shaikh" w:date="2013-10-07T01:10:00Z">
              <w:r>
                <w:t xml:space="preserve">                    &lt;xs:any minOccurs="0" maxOccurs="unbounded"</w:t>
              </w:r>
            </w:ins>
          </w:p>
          <w:p w14:paraId="5377C48D" w14:textId="77777777" w:rsidR="00874469" w:rsidRDefault="00874469" w:rsidP="00874469">
            <w:pPr>
              <w:pStyle w:val="XML1"/>
              <w:rPr>
                <w:ins w:id="12524" w:author="Anees Shaikh" w:date="2013-10-07T01:10:00Z"/>
              </w:rPr>
              <w:pPrChange w:id="12525" w:author="Anees Shaikh" w:date="2013-10-07T01:11:00Z">
                <w:pPr>
                  <w:pStyle w:val="XML1"/>
                </w:pPr>
              </w:pPrChange>
            </w:pPr>
            <w:ins w:id="12526" w:author="Anees Shaikh" w:date="2013-10-07T01:10:00Z">
              <w:r>
                <w:t xml:space="preserve">                            namespace="##other" processContents="lax"/&gt;</w:t>
              </w:r>
            </w:ins>
          </w:p>
          <w:p w14:paraId="34BC471D" w14:textId="77777777" w:rsidR="00874469" w:rsidRDefault="00874469" w:rsidP="00874469">
            <w:pPr>
              <w:pStyle w:val="XML1"/>
              <w:rPr>
                <w:ins w:id="12527" w:author="Anees Shaikh" w:date="2013-10-07T01:10:00Z"/>
              </w:rPr>
              <w:pPrChange w:id="12528" w:author="Anees Shaikh" w:date="2013-10-07T01:11:00Z">
                <w:pPr>
                  <w:pStyle w:val="XML1"/>
                </w:pPr>
              </w:pPrChange>
            </w:pPr>
            <w:ins w:id="12529" w:author="Anees Shaikh" w:date="2013-10-07T01:10:00Z">
              <w:r>
                <w:t xml:space="preserve">                  &lt;/xs:sequence&gt;</w:t>
              </w:r>
            </w:ins>
          </w:p>
          <w:p w14:paraId="360100F9" w14:textId="77777777" w:rsidR="00874469" w:rsidRDefault="00874469" w:rsidP="00874469">
            <w:pPr>
              <w:pStyle w:val="XML1"/>
              <w:rPr>
                <w:ins w:id="12530" w:author="Anees Shaikh" w:date="2013-10-07T01:10:00Z"/>
              </w:rPr>
              <w:pPrChange w:id="12531" w:author="Anees Shaikh" w:date="2013-10-07T01:11:00Z">
                <w:pPr>
                  <w:pStyle w:val="XML1"/>
                </w:pPr>
              </w:pPrChange>
            </w:pPr>
            <w:ins w:id="12532" w:author="Anees Shaikh" w:date="2013-10-07T01:10:00Z">
              <w:r>
                <w:t xml:space="preserve">                &lt;/xs:complexType&gt;</w:t>
              </w:r>
            </w:ins>
          </w:p>
          <w:p w14:paraId="5F8F1756" w14:textId="77777777" w:rsidR="00874469" w:rsidRDefault="00874469" w:rsidP="00874469">
            <w:pPr>
              <w:pStyle w:val="XML1"/>
              <w:rPr>
                <w:ins w:id="12533" w:author="Anees Shaikh" w:date="2013-10-07T01:10:00Z"/>
              </w:rPr>
              <w:pPrChange w:id="12534" w:author="Anees Shaikh" w:date="2013-10-07T01:11:00Z">
                <w:pPr>
                  <w:pStyle w:val="XML1"/>
                </w:pPr>
              </w:pPrChange>
            </w:pPr>
            <w:ins w:id="12535" w:author="Anees Shaikh" w:date="2013-10-07T01:10:00Z">
              <w:r>
                <w:t xml:space="preserve">              &lt;/xs:element&gt;</w:t>
              </w:r>
            </w:ins>
          </w:p>
          <w:p w14:paraId="0F7F3801" w14:textId="77777777" w:rsidR="00874469" w:rsidRDefault="00874469" w:rsidP="00874469">
            <w:pPr>
              <w:pStyle w:val="XML1"/>
              <w:rPr>
                <w:ins w:id="12536" w:author="Anees Shaikh" w:date="2013-10-07T01:10:00Z"/>
              </w:rPr>
              <w:pPrChange w:id="12537" w:author="Anees Shaikh" w:date="2013-10-07T01:11:00Z">
                <w:pPr>
                  <w:pStyle w:val="XML1"/>
                </w:pPr>
              </w:pPrChange>
            </w:pPr>
            <w:ins w:id="12538" w:author="Anees Shaikh" w:date="2013-10-07T01:10:00Z">
              <w:r>
                <w:t xml:space="preserve">              &lt;xs:element name="queue" minOccurs="0" maxOccurs="unbounded"&gt;</w:t>
              </w:r>
            </w:ins>
          </w:p>
          <w:p w14:paraId="1E943836" w14:textId="77777777" w:rsidR="00874469" w:rsidRDefault="00874469" w:rsidP="00874469">
            <w:pPr>
              <w:pStyle w:val="XML1"/>
              <w:rPr>
                <w:ins w:id="12539" w:author="Anees Shaikh" w:date="2013-10-07T01:10:00Z"/>
              </w:rPr>
              <w:pPrChange w:id="12540" w:author="Anees Shaikh" w:date="2013-10-07T01:11:00Z">
                <w:pPr>
                  <w:pStyle w:val="XML1"/>
                </w:pPr>
              </w:pPrChange>
            </w:pPr>
            <w:ins w:id="12541" w:author="Anees Shaikh" w:date="2013-10-07T01:10:00Z">
              <w:r>
                <w:t xml:space="preserve">                &lt;xs:annotation&gt;</w:t>
              </w:r>
            </w:ins>
          </w:p>
          <w:p w14:paraId="373D2BC9" w14:textId="77777777" w:rsidR="00874469" w:rsidRDefault="00874469" w:rsidP="00874469">
            <w:pPr>
              <w:pStyle w:val="XML1"/>
              <w:rPr>
                <w:ins w:id="12542" w:author="Anees Shaikh" w:date="2013-10-07T01:10:00Z"/>
              </w:rPr>
              <w:pPrChange w:id="12543" w:author="Anees Shaikh" w:date="2013-10-07T01:11:00Z">
                <w:pPr>
                  <w:pStyle w:val="XML1"/>
                </w:pPr>
              </w:pPrChange>
            </w:pPr>
            <w:ins w:id="12544" w:author="Anees Shaikh" w:date="2013-10-07T01:10:00Z">
              <w:r>
                <w:t xml:space="preserve">                  &lt;xs:documentation&gt;</w:t>
              </w:r>
            </w:ins>
          </w:p>
          <w:p w14:paraId="40C59264" w14:textId="77777777" w:rsidR="00874469" w:rsidRDefault="00874469" w:rsidP="00874469">
            <w:pPr>
              <w:pStyle w:val="XML1"/>
              <w:rPr>
                <w:ins w:id="12545" w:author="Anees Shaikh" w:date="2013-10-07T01:10:00Z"/>
              </w:rPr>
              <w:pPrChange w:id="12546" w:author="Anees Shaikh" w:date="2013-10-07T01:11:00Z">
                <w:pPr>
                  <w:pStyle w:val="XML1"/>
                </w:pPr>
              </w:pPrChange>
            </w:pPr>
            <w:ins w:id="12547" w:author="Anees Shaikh" w:date="2013-10-07T01:10:00Z">
              <w:r>
                <w:t xml:space="preserve">                    The list contains all queue resources of the OpenFlow Capable Switch.</w:t>
              </w:r>
            </w:ins>
          </w:p>
          <w:p w14:paraId="768DCE08" w14:textId="77777777" w:rsidR="00874469" w:rsidRDefault="00874469" w:rsidP="00874469">
            <w:pPr>
              <w:pStyle w:val="XML1"/>
              <w:rPr>
                <w:ins w:id="12548" w:author="Anees Shaikh" w:date="2013-10-07T01:10:00Z"/>
              </w:rPr>
              <w:pPrChange w:id="12549" w:author="Anees Shaikh" w:date="2013-10-07T01:11:00Z">
                <w:pPr>
                  <w:pStyle w:val="XML1"/>
                </w:pPr>
              </w:pPrChange>
            </w:pPr>
            <w:ins w:id="12550" w:author="Anees Shaikh" w:date="2013-10-07T01:10:00Z">
              <w:r>
                <w:t xml:space="preserve">                  &lt;/xs:documentation&gt;</w:t>
              </w:r>
            </w:ins>
          </w:p>
          <w:p w14:paraId="39260297" w14:textId="77777777" w:rsidR="00874469" w:rsidRDefault="00874469" w:rsidP="00874469">
            <w:pPr>
              <w:pStyle w:val="XML1"/>
              <w:rPr>
                <w:ins w:id="12551" w:author="Anees Shaikh" w:date="2013-10-07T01:10:00Z"/>
              </w:rPr>
              <w:pPrChange w:id="12552" w:author="Anees Shaikh" w:date="2013-10-07T01:11:00Z">
                <w:pPr>
                  <w:pStyle w:val="XML1"/>
                </w:pPr>
              </w:pPrChange>
            </w:pPr>
            <w:ins w:id="12553" w:author="Anees Shaikh" w:date="2013-10-07T01:10:00Z">
              <w:r>
                <w:t xml:space="preserve">                &lt;/xs:annotation&gt;</w:t>
              </w:r>
            </w:ins>
          </w:p>
          <w:p w14:paraId="023E3419" w14:textId="77777777" w:rsidR="00874469" w:rsidRDefault="00874469" w:rsidP="00874469">
            <w:pPr>
              <w:pStyle w:val="XML1"/>
              <w:rPr>
                <w:ins w:id="12554" w:author="Anees Shaikh" w:date="2013-10-07T01:10:00Z"/>
              </w:rPr>
              <w:pPrChange w:id="12555" w:author="Anees Shaikh" w:date="2013-10-07T01:11:00Z">
                <w:pPr>
                  <w:pStyle w:val="XML1"/>
                </w:pPr>
              </w:pPrChange>
            </w:pPr>
            <w:ins w:id="12556" w:author="Anees Shaikh" w:date="2013-10-07T01:10:00Z">
              <w:r>
                <w:t xml:space="preserve">                &lt;xs:complexType&gt;</w:t>
              </w:r>
            </w:ins>
          </w:p>
          <w:p w14:paraId="2761635F" w14:textId="77777777" w:rsidR="00874469" w:rsidRDefault="00874469" w:rsidP="00874469">
            <w:pPr>
              <w:pStyle w:val="XML1"/>
              <w:rPr>
                <w:ins w:id="12557" w:author="Anees Shaikh" w:date="2013-10-07T01:10:00Z"/>
              </w:rPr>
              <w:pPrChange w:id="12558" w:author="Anees Shaikh" w:date="2013-10-07T01:11:00Z">
                <w:pPr>
                  <w:pStyle w:val="XML1"/>
                </w:pPr>
              </w:pPrChange>
            </w:pPr>
            <w:ins w:id="12559" w:author="Anees Shaikh" w:date="2013-10-07T01:10:00Z">
              <w:r>
                <w:t xml:space="preserve">                  &lt;xs:sequence&gt;</w:t>
              </w:r>
            </w:ins>
          </w:p>
          <w:p w14:paraId="5E2E0782" w14:textId="77777777" w:rsidR="00874469" w:rsidRDefault="00874469" w:rsidP="00874469">
            <w:pPr>
              <w:pStyle w:val="XML1"/>
              <w:rPr>
                <w:ins w:id="12560" w:author="Anees Shaikh" w:date="2013-10-07T01:10:00Z"/>
              </w:rPr>
              <w:pPrChange w:id="12561" w:author="Anees Shaikh" w:date="2013-10-07T01:11:00Z">
                <w:pPr>
                  <w:pStyle w:val="XML1"/>
                </w:pPr>
              </w:pPrChange>
            </w:pPr>
            <w:ins w:id="12562" w:author="Anees Shaikh" w:date="2013-10-07T01:10:00Z">
              <w:r>
                <w:t xml:space="preserve">                    &lt;xs:element name="resource-id"  type="inet:uri"&gt;</w:t>
              </w:r>
            </w:ins>
          </w:p>
          <w:p w14:paraId="26E2E876" w14:textId="77777777" w:rsidR="00874469" w:rsidRDefault="00874469" w:rsidP="00874469">
            <w:pPr>
              <w:pStyle w:val="XML1"/>
              <w:rPr>
                <w:ins w:id="12563" w:author="Anees Shaikh" w:date="2013-10-07T01:10:00Z"/>
              </w:rPr>
              <w:pPrChange w:id="12564" w:author="Anees Shaikh" w:date="2013-10-07T01:11:00Z">
                <w:pPr>
                  <w:pStyle w:val="XML1"/>
                </w:pPr>
              </w:pPrChange>
            </w:pPr>
            <w:ins w:id="12565" w:author="Anees Shaikh" w:date="2013-10-07T01:10:00Z">
              <w:r>
                <w:t xml:space="preserve">                      &lt;xs:annotation&gt;</w:t>
              </w:r>
            </w:ins>
          </w:p>
          <w:p w14:paraId="69FCAF5C" w14:textId="77777777" w:rsidR="00874469" w:rsidRDefault="00874469" w:rsidP="00874469">
            <w:pPr>
              <w:pStyle w:val="XML1"/>
              <w:rPr>
                <w:ins w:id="12566" w:author="Anees Shaikh" w:date="2013-10-07T01:10:00Z"/>
              </w:rPr>
              <w:pPrChange w:id="12567" w:author="Anees Shaikh" w:date="2013-10-07T01:11:00Z">
                <w:pPr>
                  <w:pStyle w:val="XML1"/>
                </w:pPr>
              </w:pPrChange>
            </w:pPr>
            <w:ins w:id="12568" w:author="Anees Shaikh" w:date="2013-10-07T01:10:00Z">
              <w:r>
                <w:t xml:space="preserve">                        &lt;xs:documentation&gt;</w:t>
              </w:r>
            </w:ins>
          </w:p>
          <w:p w14:paraId="1DE05AFA" w14:textId="77777777" w:rsidR="00874469" w:rsidRDefault="00874469" w:rsidP="00874469">
            <w:pPr>
              <w:pStyle w:val="XML1"/>
              <w:rPr>
                <w:ins w:id="12569" w:author="Anees Shaikh" w:date="2013-10-07T01:10:00Z"/>
              </w:rPr>
              <w:pPrChange w:id="12570" w:author="Anees Shaikh" w:date="2013-10-07T01:11:00Z">
                <w:pPr>
                  <w:pStyle w:val="XML1"/>
                </w:pPr>
              </w:pPrChange>
            </w:pPr>
            <w:ins w:id="12571" w:author="Anees Shaikh" w:date="2013-10-07T01:10:00Z">
              <w:r>
                <w:t xml:space="preserve">                          A unique but locally arbitrary identifier that uniquely identifies an</w:t>
              </w:r>
            </w:ins>
          </w:p>
          <w:p w14:paraId="430EFAA4" w14:textId="77777777" w:rsidR="00874469" w:rsidRDefault="00874469" w:rsidP="00874469">
            <w:pPr>
              <w:pStyle w:val="XML1"/>
              <w:rPr>
                <w:ins w:id="12572" w:author="Anees Shaikh" w:date="2013-10-07T01:10:00Z"/>
              </w:rPr>
              <w:pPrChange w:id="12573" w:author="Anees Shaikh" w:date="2013-10-07T01:11:00Z">
                <w:pPr>
                  <w:pStyle w:val="XML1"/>
                </w:pPr>
              </w:pPrChange>
            </w:pPr>
            <w:ins w:id="12574" w:author="Anees Shaikh" w:date="2013-10-07T01:10:00Z">
              <w:r>
                <w:t xml:space="preserve">                                 OpenFlow Port within the context of an OpenFlow Logical Switch.</w:t>
              </w:r>
            </w:ins>
          </w:p>
          <w:p w14:paraId="30B24CE8" w14:textId="77777777" w:rsidR="00874469" w:rsidRDefault="00874469" w:rsidP="00874469">
            <w:pPr>
              <w:pStyle w:val="XML1"/>
              <w:rPr>
                <w:ins w:id="12575" w:author="Anees Shaikh" w:date="2013-10-07T01:10:00Z"/>
              </w:rPr>
              <w:pPrChange w:id="12576" w:author="Anees Shaikh" w:date="2013-10-07T01:11:00Z">
                <w:pPr>
                  <w:pStyle w:val="XML1"/>
                </w:pPr>
              </w:pPrChange>
            </w:pPr>
            <w:ins w:id="12577" w:author="Anees Shaikh" w:date="2013-10-07T01:10:00Z">
              <w:r>
                <w:t xml:space="preserve">                                 It MUST be persistent across reboots of the OpenFlow Capable</w:t>
              </w:r>
            </w:ins>
          </w:p>
          <w:p w14:paraId="433D2644" w14:textId="77777777" w:rsidR="00874469" w:rsidRDefault="00874469" w:rsidP="00874469">
            <w:pPr>
              <w:pStyle w:val="XML1"/>
              <w:rPr>
                <w:ins w:id="12578" w:author="Anees Shaikh" w:date="2013-10-07T01:10:00Z"/>
              </w:rPr>
              <w:pPrChange w:id="12579" w:author="Anees Shaikh" w:date="2013-10-07T01:11:00Z">
                <w:pPr>
                  <w:pStyle w:val="XML1"/>
                </w:pPr>
              </w:pPrChange>
            </w:pPr>
            <w:ins w:id="12580" w:author="Anees Shaikh" w:date="2013-10-07T01:10:00Z">
              <w:r>
                <w:t xml:space="preserve">                                 Switch.</w:t>
              </w:r>
            </w:ins>
          </w:p>
          <w:p w14:paraId="1BF1CB35" w14:textId="77777777" w:rsidR="00874469" w:rsidRDefault="00874469" w:rsidP="00874469">
            <w:pPr>
              <w:pStyle w:val="XML1"/>
              <w:rPr>
                <w:ins w:id="12581" w:author="Anees Shaikh" w:date="2013-10-07T01:10:00Z"/>
              </w:rPr>
              <w:pPrChange w:id="12582" w:author="Anees Shaikh" w:date="2013-10-07T01:11:00Z">
                <w:pPr>
                  <w:pStyle w:val="XML1"/>
                </w:pPr>
              </w:pPrChange>
            </w:pPr>
            <w:ins w:id="12583" w:author="Anees Shaikh" w:date="2013-10-07T01:10:00Z">
              <w:r>
                <w:t xml:space="preserve">                        &lt;/xs:documentation&gt;</w:t>
              </w:r>
            </w:ins>
          </w:p>
          <w:p w14:paraId="260D7531" w14:textId="77777777" w:rsidR="00874469" w:rsidRDefault="00874469" w:rsidP="00874469">
            <w:pPr>
              <w:pStyle w:val="XML1"/>
              <w:rPr>
                <w:ins w:id="12584" w:author="Anees Shaikh" w:date="2013-10-07T01:10:00Z"/>
              </w:rPr>
              <w:pPrChange w:id="12585" w:author="Anees Shaikh" w:date="2013-10-07T01:11:00Z">
                <w:pPr>
                  <w:pStyle w:val="XML1"/>
                </w:pPr>
              </w:pPrChange>
            </w:pPr>
            <w:ins w:id="12586" w:author="Anees Shaikh" w:date="2013-10-07T01:10:00Z">
              <w:r>
                <w:t xml:space="preserve">                      &lt;/xs:annotation&gt;</w:t>
              </w:r>
            </w:ins>
          </w:p>
          <w:p w14:paraId="6D559078" w14:textId="77777777" w:rsidR="00874469" w:rsidRDefault="00874469" w:rsidP="00874469">
            <w:pPr>
              <w:pStyle w:val="XML1"/>
              <w:rPr>
                <w:ins w:id="12587" w:author="Anees Shaikh" w:date="2013-10-07T01:10:00Z"/>
              </w:rPr>
              <w:pPrChange w:id="12588" w:author="Anees Shaikh" w:date="2013-10-07T01:11:00Z">
                <w:pPr>
                  <w:pStyle w:val="XML1"/>
                </w:pPr>
              </w:pPrChange>
            </w:pPr>
            <w:ins w:id="12589" w:author="Anees Shaikh" w:date="2013-10-07T01:10:00Z">
              <w:r>
                <w:t xml:space="preserve">                    &lt;/xs:element&gt;</w:t>
              </w:r>
            </w:ins>
          </w:p>
          <w:p w14:paraId="06944A3A" w14:textId="77777777" w:rsidR="00874469" w:rsidRDefault="00874469" w:rsidP="00874469">
            <w:pPr>
              <w:pStyle w:val="XML1"/>
              <w:rPr>
                <w:ins w:id="12590" w:author="Anees Shaikh" w:date="2013-10-07T01:10:00Z"/>
              </w:rPr>
              <w:pPrChange w:id="12591" w:author="Anees Shaikh" w:date="2013-10-07T01:11:00Z">
                <w:pPr>
                  <w:pStyle w:val="XML1"/>
                </w:pPr>
              </w:pPrChange>
            </w:pPr>
            <w:ins w:id="12592" w:author="Anees Shaikh" w:date="2013-10-07T01:10:00Z">
              <w:r>
                <w:t xml:space="preserve">                    &lt;xs:element name="id"  type="xs:unsignedLong"&gt;</w:t>
              </w:r>
            </w:ins>
          </w:p>
          <w:p w14:paraId="01F045A7" w14:textId="77777777" w:rsidR="00874469" w:rsidRDefault="00874469" w:rsidP="00874469">
            <w:pPr>
              <w:pStyle w:val="XML1"/>
              <w:rPr>
                <w:ins w:id="12593" w:author="Anees Shaikh" w:date="2013-10-07T01:10:00Z"/>
              </w:rPr>
              <w:pPrChange w:id="12594" w:author="Anees Shaikh" w:date="2013-10-07T01:11:00Z">
                <w:pPr>
                  <w:pStyle w:val="XML1"/>
                </w:pPr>
              </w:pPrChange>
            </w:pPr>
            <w:ins w:id="12595" w:author="Anees Shaikh" w:date="2013-10-07T01:10:00Z">
              <w:r>
                <w:t xml:space="preserve">                      &lt;xs:annotation&gt;</w:t>
              </w:r>
            </w:ins>
          </w:p>
          <w:p w14:paraId="79ACBC14" w14:textId="77777777" w:rsidR="00874469" w:rsidRDefault="00874469" w:rsidP="00874469">
            <w:pPr>
              <w:pStyle w:val="XML1"/>
              <w:rPr>
                <w:ins w:id="12596" w:author="Anees Shaikh" w:date="2013-10-07T01:10:00Z"/>
              </w:rPr>
              <w:pPrChange w:id="12597" w:author="Anees Shaikh" w:date="2013-10-07T01:11:00Z">
                <w:pPr>
                  <w:pStyle w:val="XML1"/>
                </w:pPr>
              </w:pPrChange>
            </w:pPr>
            <w:ins w:id="12598" w:author="Anees Shaikh" w:date="2013-10-07T01:10:00Z">
              <w:r>
                <w:t xml:space="preserve">                        &lt;xs:documentation&gt;</w:t>
              </w:r>
            </w:ins>
          </w:p>
          <w:p w14:paraId="72B8561B" w14:textId="77777777" w:rsidR="00874469" w:rsidRDefault="00874469" w:rsidP="00874469">
            <w:pPr>
              <w:pStyle w:val="XML1"/>
              <w:rPr>
                <w:ins w:id="12599" w:author="Anees Shaikh" w:date="2013-10-07T01:10:00Z"/>
              </w:rPr>
              <w:pPrChange w:id="12600" w:author="Anees Shaikh" w:date="2013-10-07T01:11:00Z">
                <w:pPr>
                  <w:pStyle w:val="XML1"/>
                </w:pPr>
              </w:pPrChange>
            </w:pPr>
            <w:ins w:id="12601" w:author="Anees Shaikh" w:date="2013-10-07T01:10:00Z">
              <w:r>
                <w:t xml:space="preserve">                          This id identifies the OpenFlow Queue to OpenFlow Controllers. It is</w:t>
              </w:r>
            </w:ins>
          </w:p>
          <w:p w14:paraId="24CC50E8" w14:textId="77777777" w:rsidR="00874469" w:rsidRDefault="00874469" w:rsidP="00874469">
            <w:pPr>
              <w:pStyle w:val="XML1"/>
              <w:rPr>
                <w:ins w:id="12602" w:author="Anees Shaikh" w:date="2013-10-07T01:10:00Z"/>
              </w:rPr>
              <w:pPrChange w:id="12603" w:author="Anees Shaikh" w:date="2013-10-07T01:11:00Z">
                <w:pPr>
                  <w:pStyle w:val="XML1"/>
                </w:pPr>
              </w:pPrChange>
            </w:pPr>
            <w:ins w:id="12604" w:author="Anees Shaikh" w:date="2013-10-07T01:10:00Z">
              <w:r>
                <w:t xml:space="preserve">                                 assigned to an OpenFlow Queue latest when the OpenFlow Queue is</w:t>
              </w:r>
            </w:ins>
          </w:p>
          <w:p w14:paraId="4D489AF0" w14:textId="77777777" w:rsidR="00874469" w:rsidRDefault="00874469" w:rsidP="00874469">
            <w:pPr>
              <w:pStyle w:val="XML1"/>
              <w:rPr>
                <w:ins w:id="12605" w:author="Anees Shaikh" w:date="2013-10-07T01:10:00Z"/>
              </w:rPr>
              <w:pPrChange w:id="12606" w:author="Anees Shaikh" w:date="2013-10-07T01:11:00Z">
                <w:pPr>
                  <w:pStyle w:val="XML1"/>
                </w:pPr>
              </w:pPrChange>
            </w:pPr>
            <w:ins w:id="12607" w:author="Anees Shaikh" w:date="2013-10-07T01:10:00Z">
              <w:r>
                <w:t xml:space="preserve">                                 associated with and OpenFlow Logical Switch.  If the OpenFlow</w:t>
              </w:r>
            </w:ins>
          </w:p>
          <w:p w14:paraId="756CCE0A" w14:textId="77777777" w:rsidR="00874469" w:rsidRDefault="00874469" w:rsidP="00874469">
            <w:pPr>
              <w:pStyle w:val="XML1"/>
              <w:rPr>
                <w:ins w:id="12608" w:author="Anees Shaikh" w:date="2013-10-07T01:10:00Z"/>
              </w:rPr>
              <w:pPrChange w:id="12609" w:author="Anees Shaikh" w:date="2013-10-07T01:11:00Z">
                <w:pPr>
                  <w:pStyle w:val="XML1"/>
                </w:pPr>
              </w:pPrChange>
            </w:pPr>
            <w:ins w:id="12610" w:author="Anees Shaikh" w:date="2013-10-07T01:10:00Z">
              <w:r>
                <w:t xml:space="preserve">                                 Queue is associated with an OpenFlow Logical Switch, this</w:t>
              </w:r>
            </w:ins>
          </w:p>
          <w:p w14:paraId="6A294234" w14:textId="77777777" w:rsidR="00874469" w:rsidRDefault="00874469" w:rsidP="00874469">
            <w:pPr>
              <w:pStyle w:val="XML1"/>
              <w:rPr>
                <w:ins w:id="12611" w:author="Anees Shaikh" w:date="2013-10-07T01:10:00Z"/>
              </w:rPr>
              <w:pPrChange w:id="12612" w:author="Anees Shaikh" w:date="2013-10-07T01:11:00Z">
                <w:pPr>
                  <w:pStyle w:val="XML1"/>
                </w:pPr>
              </w:pPrChange>
            </w:pPr>
            <w:ins w:id="12613" w:author="Anees Shaikh" w:date="2013-10-07T01:10:00Z">
              <w:r>
                <w:t xml:space="preserve">                                 element MUST be unique within the context of the OpenFlow</w:t>
              </w:r>
            </w:ins>
          </w:p>
          <w:p w14:paraId="4BDDA65F" w14:textId="77777777" w:rsidR="00874469" w:rsidRDefault="00874469" w:rsidP="00874469">
            <w:pPr>
              <w:pStyle w:val="XML1"/>
              <w:rPr>
                <w:ins w:id="12614" w:author="Anees Shaikh" w:date="2013-10-07T01:10:00Z"/>
              </w:rPr>
              <w:pPrChange w:id="12615" w:author="Anees Shaikh" w:date="2013-10-07T01:11:00Z">
                <w:pPr>
                  <w:pStyle w:val="XML1"/>
                </w:pPr>
              </w:pPrChange>
            </w:pPr>
            <w:ins w:id="12616" w:author="Anees Shaikh" w:date="2013-10-07T01:10:00Z">
              <w:r>
                <w:t xml:space="preserve">                                 Logical Switch.</w:t>
              </w:r>
            </w:ins>
          </w:p>
          <w:p w14:paraId="1144706B" w14:textId="77777777" w:rsidR="00874469" w:rsidRDefault="00874469" w:rsidP="00874469">
            <w:pPr>
              <w:pStyle w:val="XML1"/>
              <w:rPr>
                <w:ins w:id="12617" w:author="Anees Shaikh" w:date="2013-10-07T01:10:00Z"/>
              </w:rPr>
              <w:pPrChange w:id="12618" w:author="Anees Shaikh" w:date="2013-10-07T01:11:00Z">
                <w:pPr>
                  <w:pStyle w:val="XML1"/>
                </w:pPr>
              </w:pPrChange>
            </w:pPr>
            <w:ins w:id="12619" w:author="Anees Shaikh" w:date="2013-10-07T01:10:00Z">
              <w:r>
                <w:t xml:space="preserve">                              </w:t>
              </w:r>
            </w:ins>
          </w:p>
          <w:p w14:paraId="09996D8D" w14:textId="77777777" w:rsidR="00874469" w:rsidRDefault="00874469" w:rsidP="00874469">
            <w:pPr>
              <w:pStyle w:val="XML1"/>
              <w:rPr>
                <w:ins w:id="12620" w:author="Anees Shaikh" w:date="2013-10-07T01:10:00Z"/>
              </w:rPr>
              <w:pPrChange w:id="12621" w:author="Anees Shaikh" w:date="2013-10-07T01:11:00Z">
                <w:pPr>
                  <w:pStyle w:val="XML1"/>
                </w:pPr>
              </w:pPrChange>
            </w:pPr>
            <w:ins w:id="12622" w:author="Anees Shaikh" w:date="2013-10-07T01:10:00Z">
              <w:r>
                <w:t xml:space="preserve">                                 OpenFlow Capable Switch implementations may choose to</w:t>
              </w:r>
            </w:ins>
          </w:p>
          <w:p w14:paraId="5E0C61EF" w14:textId="77777777" w:rsidR="00874469" w:rsidRDefault="00874469" w:rsidP="00874469">
            <w:pPr>
              <w:pStyle w:val="XML1"/>
              <w:rPr>
                <w:ins w:id="12623" w:author="Anees Shaikh" w:date="2013-10-07T01:10:00Z"/>
              </w:rPr>
              <w:pPrChange w:id="12624" w:author="Anees Shaikh" w:date="2013-10-07T01:11:00Z">
                <w:pPr>
                  <w:pStyle w:val="XML1"/>
                </w:pPr>
              </w:pPrChange>
            </w:pPr>
            <w:ins w:id="12625" w:author="Anees Shaikh" w:date="2013-10-07T01:10:00Z">
              <w:r>
                <w:t xml:space="preserve">                                 assign values to OpenFlow Queues that are unique within the</w:t>
              </w:r>
            </w:ins>
          </w:p>
          <w:p w14:paraId="1C15F202" w14:textId="77777777" w:rsidR="00874469" w:rsidRDefault="00874469" w:rsidP="00874469">
            <w:pPr>
              <w:pStyle w:val="XML1"/>
              <w:rPr>
                <w:ins w:id="12626" w:author="Anees Shaikh" w:date="2013-10-07T01:10:00Z"/>
              </w:rPr>
              <w:pPrChange w:id="12627" w:author="Anees Shaikh" w:date="2013-10-07T01:11:00Z">
                <w:pPr>
                  <w:pStyle w:val="XML1"/>
                </w:pPr>
              </w:pPrChange>
            </w:pPr>
            <w:ins w:id="12628" w:author="Anees Shaikh" w:date="2013-10-07T01:10:00Z">
              <w:r>
                <w:t xml:space="preserve">                                 context of the OpenFlow Logical Switch.  These id can be</w:t>
              </w:r>
            </w:ins>
          </w:p>
          <w:p w14:paraId="10F1E496" w14:textId="77777777" w:rsidR="00874469" w:rsidRDefault="00874469" w:rsidP="00874469">
            <w:pPr>
              <w:pStyle w:val="XML1"/>
              <w:rPr>
                <w:ins w:id="12629" w:author="Anees Shaikh" w:date="2013-10-07T01:10:00Z"/>
              </w:rPr>
              <w:pPrChange w:id="12630" w:author="Anees Shaikh" w:date="2013-10-07T01:11:00Z">
                <w:pPr>
                  <w:pStyle w:val="XML1"/>
                </w:pPr>
              </w:pPrChange>
            </w:pPr>
            <w:ins w:id="12631" w:author="Anees Shaikh" w:date="2013-10-07T01:10:00Z">
              <w:r>
                <w:lastRenderedPageBreak/>
                <w:t xml:space="preserve">                                 used independent of assignments to OpenFlow Logical</w:t>
              </w:r>
            </w:ins>
          </w:p>
          <w:p w14:paraId="2ADB0843" w14:textId="77777777" w:rsidR="00874469" w:rsidRDefault="00874469" w:rsidP="00874469">
            <w:pPr>
              <w:pStyle w:val="XML1"/>
              <w:rPr>
                <w:ins w:id="12632" w:author="Anees Shaikh" w:date="2013-10-07T01:10:00Z"/>
              </w:rPr>
              <w:pPrChange w:id="12633" w:author="Anees Shaikh" w:date="2013-10-07T01:11:00Z">
                <w:pPr>
                  <w:pStyle w:val="XML1"/>
                </w:pPr>
              </w:pPrChange>
            </w:pPr>
            <w:ins w:id="12634" w:author="Anees Shaikh" w:date="2013-10-07T01:10:00Z">
              <w:r>
                <w:t xml:space="preserve">                                 Switches. </w:t>
              </w:r>
            </w:ins>
          </w:p>
          <w:p w14:paraId="2FD8CDE7" w14:textId="77777777" w:rsidR="00874469" w:rsidRDefault="00874469" w:rsidP="00874469">
            <w:pPr>
              <w:pStyle w:val="XML1"/>
              <w:rPr>
                <w:ins w:id="12635" w:author="Anees Shaikh" w:date="2013-10-07T01:10:00Z"/>
              </w:rPr>
              <w:pPrChange w:id="12636" w:author="Anees Shaikh" w:date="2013-10-07T01:11:00Z">
                <w:pPr>
                  <w:pStyle w:val="XML1"/>
                </w:pPr>
              </w:pPrChange>
            </w:pPr>
            <w:ins w:id="12637" w:author="Anees Shaikh" w:date="2013-10-07T01:10:00Z">
              <w:r>
                <w:t xml:space="preserve">                              </w:t>
              </w:r>
            </w:ins>
          </w:p>
          <w:p w14:paraId="2B5FEF69" w14:textId="77777777" w:rsidR="00874469" w:rsidRDefault="00874469" w:rsidP="00874469">
            <w:pPr>
              <w:pStyle w:val="XML1"/>
              <w:rPr>
                <w:ins w:id="12638" w:author="Anees Shaikh" w:date="2013-10-07T01:10:00Z"/>
              </w:rPr>
              <w:pPrChange w:id="12639" w:author="Anees Shaikh" w:date="2013-10-07T01:11:00Z">
                <w:pPr>
                  <w:pStyle w:val="XML1"/>
                </w:pPr>
              </w:pPrChange>
            </w:pPr>
            <w:ins w:id="12640" w:author="Anees Shaikh" w:date="2013-10-07T01:10:00Z">
              <w:r>
                <w:t xml:space="preserve">                                 Other implementations may assign values to this element</w:t>
              </w:r>
            </w:ins>
          </w:p>
          <w:p w14:paraId="1A70567B" w14:textId="77777777" w:rsidR="00874469" w:rsidRDefault="00874469" w:rsidP="00874469">
            <w:pPr>
              <w:pStyle w:val="XML1"/>
              <w:rPr>
                <w:ins w:id="12641" w:author="Anees Shaikh" w:date="2013-10-07T01:10:00Z"/>
              </w:rPr>
              <w:pPrChange w:id="12642" w:author="Anees Shaikh" w:date="2013-10-07T01:11:00Z">
                <w:pPr>
                  <w:pStyle w:val="XML1"/>
                </w:pPr>
              </w:pPrChange>
            </w:pPr>
            <w:ins w:id="12643" w:author="Anees Shaikh" w:date="2013-10-07T01:10:00Z">
              <w:r>
                <w:t xml:space="preserve">                                 only if the OpenFlow Queue is assigned to an OpenFlow</w:t>
              </w:r>
            </w:ins>
          </w:p>
          <w:p w14:paraId="62B25D29" w14:textId="77777777" w:rsidR="00874469" w:rsidRDefault="00874469" w:rsidP="00874469">
            <w:pPr>
              <w:pStyle w:val="XML1"/>
              <w:rPr>
                <w:ins w:id="12644" w:author="Anees Shaikh" w:date="2013-10-07T01:10:00Z"/>
              </w:rPr>
              <w:pPrChange w:id="12645" w:author="Anees Shaikh" w:date="2013-10-07T01:11:00Z">
                <w:pPr>
                  <w:pStyle w:val="XML1"/>
                </w:pPr>
              </w:pPrChange>
            </w:pPr>
            <w:ins w:id="12646" w:author="Anees Shaikh" w:date="2013-10-07T01:10:00Z">
              <w:r>
                <w:t xml:space="preserve">                                 Logical Switch.</w:t>
              </w:r>
            </w:ins>
          </w:p>
          <w:p w14:paraId="6FACDBBD" w14:textId="77777777" w:rsidR="00874469" w:rsidRDefault="00874469" w:rsidP="00874469">
            <w:pPr>
              <w:pStyle w:val="XML1"/>
              <w:rPr>
                <w:ins w:id="12647" w:author="Anees Shaikh" w:date="2013-10-07T01:10:00Z"/>
              </w:rPr>
              <w:pPrChange w:id="12648" w:author="Anees Shaikh" w:date="2013-10-07T01:11:00Z">
                <w:pPr>
                  <w:pStyle w:val="XML1"/>
                </w:pPr>
              </w:pPrChange>
            </w:pPr>
            <w:ins w:id="12649" w:author="Anees Shaikh" w:date="2013-10-07T01:10:00Z">
              <w:r>
                <w:t xml:space="preserve">                        &lt;/xs:documentation&gt;</w:t>
              </w:r>
            </w:ins>
          </w:p>
          <w:p w14:paraId="5576C670" w14:textId="77777777" w:rsidR="00874469" w:rsidRDefault="00874469" w:rsidP="00874469">
            <w:pPr>
              <w:pStyle w:val="XML1"/>
              <w:rPr>
                <w:ins w:id="12650" w:author="Anees Shaikh" w:date="2013-10-07T01:10:00Z"/>
              </w:rPr>
              <w:pPrChange w:id="12651" w:author="Anees Shaikh" w:date="2013-10-07T01:11:00Z">
                <w:pPr>
                  <w:pStyle w:val="XML1"/>
                </w:pPr>
              </w:pPrChange>
            </w:pPr>
            <w:ins w:id="12652" w:author="Anees Shaikh" w:date="2013-10-07T01:10:00Z">
              <w:r>
                <w:t xml:space="preserve">                      &lt;/xs:annotation&gt;</w:t>
              </w:r>
            </w:ins>
          </w:p>
          <w:p w14:paraId="48A79C5D" w14:textId="77777777" w:rsidR="00874469" w:rsidRDefault="00874469" w:rsidP="00874469">
            <w:pPr>
              <w:pStyle w:val="XML1"/>
              <w:rPr>
                <w:ins w:id="12653" w:author="Anees Shaikh" w:date="2013-10-07T01:10:00Z"/>
              </w:rPr>
              <w:pPrChange w:id="12654" w:author="Anees Shaikh" w:date="2013-10-07T01:11:00Z">
                <w:pPr>
                  <w:pStyle w:val="XML1"/>
                </w:pPr>
              </w:pPrChange>
            </w:pPr>
            <w:ins w:id="12655" w:author="Anees Shaikh" w:date="2013-10-07T01:10:00Z">
              <w:r>
                <w:t xml:space="preserve">                    &lt;/xs:element&gt;</w:t>
              </w:r>
            </w:ins>
          </w:p>
          <w:p w14:paraId="61268848" w14:textId="77777777" w:rsidR="00874469" w:rsidRDefault="00874469" w:rsidP="00874469">
            <w:pPr>
              <w:pStyle w:val="XML1"/>
              <w:rPr>
                <w:ins w:id="12656" w:author="Anees Shaikh" w:date="2013-10-07T01:10:00Z"/>
              </w:rPr>
              <w:pPrChange w:id="12657" w:author="Anees Shaikh" w:date="2013-10-07T01:11:00Z">
                <w:pPr>
                  <w:pStyle w:val="XML1"/>
                </w:pPr>
              </w:pPrChange>
            </w:pPr>
            <w:ins w:id="12658" w:author="Anees Shaikh" w:date="2013-10-07T01:10:00Z">
              <w:r>
                <w:t xml:space="preserve">                    &lt;xs:element name="port" minOccurs="0"&gt;</w:t>
              </w:r>
            </w:ins>
          </w:p>
          <w:p w14:paraId="1E470C99" w14:textId="77777777" w:rsidR="00874469" w:rsidRDefault="00874469" w:rsidP="00874469">
            <w:pPr>
              <w:pStyle w:val="XML1"/>
              <w:rPr>
                <w:ins w:id="12659" w:author="Anees Shaikh" w:date="2013-10-07T01:10:00Z"/>
              </w:rPr>
              <w:pPrChange w:id="12660" w:author="Anees Shaikh" w:date="2013-10-07T01:11:00Z">
                <w:pPr>
                  <w:pStyle w:val="XML1"/>
                </w:pPr>
              </w:pPrChange>
            </w:pPr>
            <w:ins w:id="12661" w:author="Anees Shaikh" w:date="2013-10-07T01:10:00Z">
              <w:r>
                <w:t xml:space="preserve">                      &lt;xs:annotation&gt;</w:t>
              </w:r>
            </w:ins>
          </w:p>
          <w:p w14:paraId="26BB0647" w14:textId="77777777" w:rsidR="00874469" w:rsidRDefault="00874469" w:rsidP="00874469">
            <w:pPr>
              <w:pStyle w:val="XML1"/>
              <w:rPr>
                <w:ins w:id="12662" w:author="Anees Shaikh" w:date="2013-10-07T01:10:00Z"/>
              </w:rPr>
              <w:pPrChange w:id="12663" w:author="Anees Shaikh" w:date="2013-10-07T01:11:00Z">
                <w:pPr>
                  <w:pStyle w:val="XML1"/>
                </w:pPr>
              </w:pPrChange>
            </w:pPr>
            <w:ins w:id="12664" w:author="Anees Shaikh" w:date="2013-10-07T01:10:00Z">
              <w:r>
                <w:t xml:space="preserve">                        &lt;xs:documentation&gt;</w:t>
              </w:r>
            </w:ins>
          </w:p>
          <w:p w14:paraId="6FEC8A36" w14:textId="77777777" w:rsidR="00874469" w:rsidRDefault="00874469" w:rsidP="00874469">
            <w:pPr>
              <w:pStyle w:val="XML1"/>
              <w:rPr>
                <w:ins w:id="12665" w:author="Anees Shaikh" w:date="2013-10-07T01:10:00Z"/>
              </w:rPr>
              <w:pPrChange w:id="12666" w:author="Anees Shaikh" w:date="2013-10-07T01:11:00Z">
                <w:pPr>
                  <w:pStyle w:val="XML1"/>
                </w:pPr>
              </w:pPrChange>
            </w:pPr>
            <w:ins w:id="12667" w:author="Anees Shaikh" w:date="2013-10-07T01:10:00Z">
              <w:r>
                <w:t xml:space="preserve">                          Reference to port resources in the Capable Switch.</w:t>
              </w:r>
            </w:ins>
          </w:p>
          <w:p w14:paraId="607F3133" w14:textId="77777777" w:rsidR="00874469" w:rsidRDefault="00874469" w:rsidP="00874469">
            <w:pPr>
              <w:pStyle w:val="XML1"/>
              <w:rPr>
                <w:ins w:id="12668" w:author="Anees Shaikh" w:date="2013-10-07T01:10:00Z"/>
              </w:rPr>
              <w:pPrChange w:id="12669" w:author="Anees Shaikh" w:date="2013-10-07T01:11:00Z">
                <w:pPr>
                  <w:pStyle w:val="XML1"/>
                </w:pPr>
              </w:pPrChange>
            </w:pPr>
            <w:ins w:id="12670" w:author="Anees Shaikh" w:date="2013-10-07T01:10:00Z">
              <w:r>
                <w:t xml:space="preserve">                              </w:t>
              </w:r>
            </w:ins>
          </w:p>
          <w:p w14:paraId="0A8F6DD6" w14:textId="77777777" w:rsidR="00874469" w:rsidRDefault="00874469" w:rsidP="00874469">
            <w:pPr>
              <w:pStyle w:val="XML1"/>
              <w:rPr>
                <w:ins w:id="12671" w:author="Anees Shaikh" w:date="2013-10-07T01:10:00Z"/>
              </w:rPr>
              <w:pPrChange w:id="12672" w:author="Anees Shaikh" w:date="2013-10-07T01:11:00Z">
                <w:pPr>
                  <w:pStyle w:val="XML1"/>
                </w:pPr>
              </w:pPrChange>
            </w:pPr>
            <w:ins w:id="12673" w:author="Anees Shaikh" w:date="2013-10-07T01:10:00Z">
              <w:r>
                <w:t xml:space="preserve">                                This element associates an OpenFlow Queue with an OpenFlow</w:t>
              </w:r>
            </w:ins>
          </w:p>
          <w:p w14:paraId="3B756B55" w14:textId="77777777" w:rsidR="00874469" w:rsidRDefault="00874469" w:rsidP="00874469">
            <w:pPr>
              <w:pStyle w:val="XML1"/>
              <w:rPr>
                <w:ins w:id="12674" w:author="Anees Shaikh" w:date="2013-10-07T01:10:00Z"/>
              </w:rPr>
              <w:pPrChange w:id="12675" w:author="Anees Shaikh" w:date="2013-10-07T01:11:00Z">
                <w:pPr>
                  <w:pStyle w:val="XML1"/>
                </w:pPr>
              </w:pPrChange>
            </w:pPr>
            <w:ins w:id="12676" w:author="Anees Shaikh" w:date="2013-10-07T01:10:00Z">
              <w:r>
                <w:t xml:space="preserve">                                Port. If the OpenFlow Queue is associated with an OpenFlow</w:t>
              </w:r>
            </w:ins>
          </w:p>
          <w:p w14:paraId="22A36563" w14:textId="77777777" w:rsidR="00874469" w:rsidRDefault="00874469" w:rsidP="00874469">
            <w:pPr>
              <w:pStyle w:val="XML1"/>
              <w:rPr>
                <w:ins w:id="12677" w:author="Anees Shaikh" w:date="2013-10-07T01:10:00Z"/>
              </w:rPr>
              <w:pPrChange w:id="12678" w:author="Anees Shaikh" w:date="2013-10-07T01:11:00Z">
                <w:pPr>
                  <w:pStyle w:val="XML1"/>
                </w:pPr>
              </w:pPrChange>
            </w:pPr>
            <w:ins w:id="12679" w:author="Anees Shaikh" w:date="2013-10-07T01:10:00Z">
              <w:r>
                <w:t xml:space="preserve">                                Logical Switch S and this element is present, then it MUST be</w:t>
              </w:r>
            </w:ins>
          </w:p>
          <w:p w14:paraId="717541B5" w14:textId="77777777" w:rsidR="00874469" w:rsidRDefault="00874469" w:rsidP="00874469">
            <w:pPr>
              <w:pStyle w:val="XML1"/>
              <w:rPr>
                <w:ins w:id="12680" w:author="Anees Shaikh" w:date="2013-10-07T01:10:00Z"/>
              </w:rPr>
              <w:pPrChange w:id="12681" w:author="Anees Shaikh" w:date="2013-10-07T01:11:00Z">
                <w:pPr>
                  <w:pStyle w:val="XML1"/>
                </w:pPr>
              </w:pPrChange>
            </w:pPr>
            <w:ins w:id="12682" w:author="Anees Shaikh" w:date="2013-10-07T01:10:00Z">
              <w:r>
                <w:t xml:space="preserve">                                set to the value of element resource-id of an OpenFlow Port</w:t>
              </w:r>
            </w:ins>
          </w:p>
          <w:p w14:paraId="3A66A62E" w14:textId="77777777" w:rsidR="00874469" w:rsidRDefault="00874469" w:rsidP="00874469">
            <w:pPr>
              <w:pStyle w:val="XML1"/>
              <w:rPr>
                <w:ins w:id="12683" w:author="Anees Shaikh" w:date="2013-10-07T01:10:00Z"/>
              </w:rPr>
              <w:pPrChange w:id="12684" w:author="Anees Shaikh" w:date="2013-10-07T01:11:00Z">
                <w:pPr>
                  <w:pStyle w:val="XML1"/>
                </w:pPr>
              </w:pPrChange>
            </w:pPr>
            <w:ins w:id="12685" w:author="Anees Shaikh" w:date="2013-10-07T01:10:00Z">
              <w:r>
                <w:t xml:space="preserve">                                which is associated with the OpenFlow Logical Switch.</w:t>
              </w:r>
            </w:ins>
          </w:p>
          <w:p w14:paraId="0F01FC12" w14:textId="77777777" w:rsidR="00874469" w:rsidRDefault="00874469" w:rsidP="00874469">
            <w:pPr>
              <w:pStyle w:val="XML1"/>
              <w:rPr>
                <w:ins w:id="12686" w:author="Anees Shaikh" w:date="2013-10-07T01:10:00Z"/>
              </w:rPr>
              <w:pPrChange w:id="12687" w:author="Anees Shaikh" w:date="2013-10-07T01:11:00Z">
                <w:pPr>
                  <w:pStyle w:val="XML1"/>
                </w:pPr>
              </w:pPrChange>
            </w:pPr>
            <w:ins w:id="12688" w:author="Anees Shaikh" w:date="2013-10-07T01:10:00Z">
              <w:r>
                <w:t xml:space="preserve">                        &lt;/xs:documentation&gt;</w:t>
              </w:r>
            </w:ins>
          </w:p>
          <w:p w14:paraId="5A2FEB58" w14:textId="77777777" w:rsidR="00874469" w:rsidRDefault="00874469" w:rsidP="00874469">
            <w:pPr>
              <w:pStyle w:val="XML1"/>
              <w:rPr>
                <w:ins w:id="12689" w:author="Anees Shaikh" w:date="2013-10-07T01:10:00Z"/>
              </w:rPr>
              <w:pPrChange w:id="12690" w:author="Anees Shaikh" w:date="2013-10-07T01:11:00Z">
                <w:pPr>
                  <w:pStyle w:val="XML1"/>
                </w:pPr>
              </w:pPrChange>
            </w:pPr>
            <w:ins w:id="12691" w:author="Anees Shaikh" w:date="2013-10-07T01:10:00Z">
              <w:r>
                <w:t xml:space="preserve">                      &lt;/xs:annotation&gt;</w:t>
              </w:r>
            </w:ins>
          </w:p>
          <w:p w14:paraId="7B6480A2" w14:textId="77777777" w:rsidR="00874469" w:rsidRDefault="00874469" w:rsidP="00874469">
            <w:pPr>
              <w:pStyle w:val="XML1"/>
              <w:rPr>
                <w:ins w:id="12692" w:author="Anees Shaikh" w:date="2013-10-07T01:10:00Z"/>
              </w:rPr>
              <w:pPrChange w:id="12693" w:author="Anees Shaikh" w:date="2013-10-07T01:11:00Z">
                <w:pPr>
                  <w:pStyle w:val="XML1"/>
                </w:pPr>
              </w:pPrChange>
            </w:pPr>
            <w:ins w:id="12694" w:author="Anees Shaikh" w:date="2013-10-07T01:10:00Z">
              <w:r>
                <w:t xml:space="preserve">                      &lt;xs:simpleType&gt;</w:t>
              </w:r>
            </w:ins>
          </w:p>
          <w:p w14:paraId="59A7B5BF" w14:textId="77777777" w:rsidR="00874469" w:rsidRDefault="00874469" w:rsidP="00874469">
            <w:pPr>
              <w:pStyle w:val="XML1"/>
              <w:rPr>
                <w:ins w:id="12695" w:author="Anees Shaikh" w:date="2013-10-07T01:10:00Z"/>
              </w:rPr>
              <w:pPrChange w:id="12696" w:author="Anees Shaikh" w:date="2013-10-07T01:11:00Z">
                <w:pPr>
                  <w:pStyle w:val="XML1"/>
                </w:pPr>
              </w:pPrChange>
            </w:pPr>
            <w:ins w:id="12697" w:author="Anees Shaikh" w:date="2013-10-07T01:10:00Z">
              <w:r>
                <w:t xml:space="preserve">                        &lt;xs:restriction base="inet:uri"&gt;</w:t>
              </w:r>
            </w:ins>
          </w:p>
          <w:p w14:paraId="11F433A3" w14:textId="77777777" w:rsidR="00874469" w:rsidRDefault="00874469" w:rsidP="00874469">
            <w:pPr>
              <w:pStyle w:val="XML1"/>
              <w:rPr>
                <w:ins w:id="12698" w:author="Anees Shaikh" w:date="2013-10-07T01:10:00Z"/>
              </w:rPr>
              <w:pPrChange w:id="12699" w:author="Anees Shaikh" w:date="2013-10-07T01:11:00Z">
                <w:pPr>
                  <w:pStyle w:val="XML1"/>
                </w:pPr>
              </w:pPrChange>
            </w:pPr>
            <w:ins w:id="12700" w:author="Anees Shaikh" w:date="2013-10-07T01:10:00Z">
              <w:r>
                <w:t xml:space="preserve">                        &lt;/xs:restriction&gt;</w:t>
              </w:r>
            </w:ins>
          </w:p>
          <w:p w14:paraId="606DA01F" w14:textId="77777777" w:rsidR="00874469" w:rsidRDefault="00874469" w:rsidP="00874469">
            <w:pPr>
              <w:pStyle w:val="XML1"/>
              <w:rPr>
                <w:ins w:id="12701" w:author="Anees Shaikh" w:date="2013-10-07T01:10:00Z"/>
              </w:rPr>
              <w:pPrChange w:id="12702" w:author="Anees Shaikh" w:date="2013-10-07T01:11:00Z">
                <w:pPr>
                  <w:pStyle w:val="XML1"/>
                </w:pPr>
              </w:pPrChange>
            </w:pPr>
            <w:ins w:id="12703" w:author="Anees Shaikh" w:date="2013-10-07T01:10:00Z">
              <w:r>
                <w:t xml:space="preserve">                      &lt;/xs:simpleType&gt;</w:t>
              </w:r>
            </w:ins>
          </w:p>
          <w:p w14:paraId="68A4B008" w14:textId="77777777" w:rsidR="00874469" w:rsidRDefault="00874469" w:rsidP="00874469">
            <w:pPr>
              <w:pStyle w:val="XML1"/>
              <w:rPr>
                <w:ins w:id="12704" w:author="Anees Shaikh" w:date="2013-10-07T01:10:00Z"/>
              </w:rPr>
              <w:pPrChange w:id="12705" w:author="Anees Shaikh" w:date="2013-10-07T01:11:00Z">
                <w:pPr>
                  <w:pStyle w:val="XML1"/>
                </w:pPr>
              </w:pPrChange>
            </w:pPr>
            <w:ins w:id="12706" w:author="Anees Shaikh" w:date="2013-10-07T01:10:00Z">
              <w:r>
                <w:t xml:space="preserve">                    &lt;/xs:element&gt;</w:t>
              </w:r>
            </w:ins>
          </w:p>
          <w:p w14:paraId="11021CE5" w14:textId="77777777" w:rsidR="00874469" w:rsidRDefault="00874469" w:rsidP="00874469">
            <w:pPr>
              <w:pStyle w:val="XML1"/>
              <w:rPr>
                <w:ins w:id="12707" w:author="Anees Shaikh" w:date="2013-10-07T01:10:00Z"/>
              </w:rPr>
              <w:pPrChange w:id="12708" w:author="Anees Shaikh" w:date="2013-10-07T01:11:00Z">
                <w:pPr>
                  <w:pStyle w:val="XML1"/>
                </w:pPr>
              </w:pPrChange>
            </w:pPr>
            <w:ins w:id="12709" w:author="Anees Shaikh" w:date="2013-10-07T01:10:00Z">
              <w:r>
                <w:t xml:space="preserve">                    &lt;xs:element name="properties" minOccurs="0"&gt;</w:t>
              </w:r>
            </w:ins>
          </w:p>
          <w:p w14:paraId="191B2595" w14:textId="77777777" w:rsidR="00874469" w:rsidRDefault="00874469" w:rsidP="00874469">
            <w:pPr>
              <w:pStyle w:val="XML1"/>
              <w:rPr>
                <w:ins w:id="12710" w:author="Anees Shaikh" w:date="2013-10-07T01:10:00Z"/>
              </w:rPr>
              <w:pPrChange w:id="12711" w:author="Anees Shaikh" w:date="2013-10-07T01:11:00Z">
                <w:pPr>
                  <w:pStyle w:val="XML1"/>
                </w:pPr>
              </w:pPrChange>
            </w:pPr>
            <w:ins w:id="12712" w:author="Anees Shaikh" w:date="2013-10-07T01:10:00Z">
              <w:r>
                <w:t xml:space="preserve">                      &lt;xs:annotation&gt;</w:t>
              </w:r>
            </w:ins>
          </w:p>
          <w:p w14:paraId="417D74EF" w14:textId="77777777" w:rsidR="00874469" w:rsidRDefault="00874469" w:rsidP="00874469">
            <w:pPr>
              <w:pStyle w:val="XML1"/>
              <w:rPr>
                <w:ins w:id="12713" w:author="Anees Shaikh" w:date="2013-10-07T01:10:00Z"/>
              </w:rPr>
              <w:pPrChange w:id="12714" w:author="Anees Shaikh" w:date="2013-10-07T01:11:00Z">
                <w:pPr>
                  <w:pStyle w:val="XML1"/>
                </w:pPr>
              </w:pPrChange>
            </w:pPr>
            <w:ins w:id="12715" w:author="Anees Shaikh" w:date="2013-10-07T01:10:00Z">
              <w:r>
                <w:t xml:space="preserve">                        &lt;xs:documentation&gt;</w:t>
              </w:r>
            </w:ins>
          </w:p>
          <w:p w14:paraId="04FBCA52" w14:textId="77777777" w:rsidR="00874469" w:rsidRDefault="00874469" w:rsidP="00874469">
            <w:pPr>
              <w:pStyle w:val="XML1"/>
              <w:rPr>
                <w:ins w:id="12716" w:author="Anees Shaikh" w:date="2013-10-07T01:10:00Z"/>
              </w:rPr>
              <w:pPrChange w:id="12717" w:author="Anees Shaikh" w:date="2013-10-07T01:11:00Z">
                <w:pPr>
                  <w:pStyle w:val="XML1"/>
                </w:pPr>
              </w:pPrChange>
            </w:pPr>
            <w:ins w:id="12718" w:author="Anees Shaikh" w:date="2013-10-07T01:10:00Z">
              <w:r>
                <w:t xml:space="preserve">                          The queue properties currently configured.</w:t>
              </w:r>
            </w:ins>
          </w:p>
          <w:p w14:paraId="4A8D68EE" w14:textId="77777777" w:rsidR="00874469" w:rsidRDefault="00874469" w:rsidP="00874469">
            <w:pPr>
              <w:pStyle w:val="XML1"/>
              <w:rPr>
                <w:ins w:id="12719" w:author="Anees Shaikh" w:date="2013-10-07T01:10:00Z"/>
              </w:rPr>
              <w:pPrChange w:id="12720" w:author="Anees Shaikh" w:date="2013-10-07T01:11:00Z">
                <w:pPr>
                  <w:pStyle w:val="XML1"/>
                </w:pPr>
              </w:pPrChange>
            </w:pPr>
            <w:ins w:id="12721" w:author="Anees Shaikh" w:date="2013-10-07T01:10:00Z">
              <w:r>
                <w:t xml:space="preserve">                        &lt;/xs:documentation&gt;</w:t>
              </w:r>
            </w:ins>
          </w:p>
          <w:p w14:paraId="2DFF54B1" w14:textId="77777777" w:rsidR="00874469" w:rsidRDefault="00874469" w:rsidP="00874469">
            <w:pPr>
              <w:pStyle w:val="XML1"/>
              <w:rPr>
                <w:ins w:id="12722" w:author="Anees Shaikh" w:date="2013-10-07T01:10:00Z"/>
              </w:rPr>
              <w:pPrChange w:id="12723" w:author="Anees Shaikh" w:date="2013-10-07T01:11:00Z">
                <w:pPr>
                  <w:pStyle w:val="XML1"/>
                </w:pPr>
              </w:pPrChange>
            </w:pPr>
            <w:ins w:id="12724" w:author="Anees Shaikh" w:date="2013-10-07T01:10:00Z">
              <w:r>
                <w:t xml:space="preserve">                      &lt;/xs:annotation&gt;</w:t>
              </w:r>
            </w:ins>
          </w:p>
          <w:p w14:paraId="3760E929" w14:textId="77777777" w:rsidR="00874469" w:rsidRDefault="00874469" w:rsidP="00874469">
            <w:pPr>
              <w:pStyle w:val="XML1"/>
              <w:rPr>
                <w:ins w:id="12725" w:author="Anees Shaikh" w:date="2013-10-07T01:10:00Z"/>
              </w:rPr>
              <w:pPrChange w:id="12726" w:author="Anees Shaikh" w:date="2013-10-07T01:11:00Z">
                <w:pPr>
                  <w:pStyle w:val="XML1"/>
                </w:pPr>
              </w:pPrChange>
            </w:pPr>
            <w:ins w:id="12727" w:author="Anees Shaikh" w:date="2013-10-07T01:10:00Z">
              <w:r>
                <w:t xml:space="preserve">                      &lt;xs:complexType&gt;</w:t>
              </w:r>
            </w:ins>
          </w:p>
          <w:p w14:paraId="1BDDA216" w14:textId="77777777" w:rsidR="00874469" w:rsidRDefault="00874469" w:rsidP="00874469">
            <w:pPr>
              <w:pStyle w:val="XML1"/>
              <w:rPr>
                <w:ins w:id="12728" w:author="Anees Shaikh" w:date="2013-10-07T01:10:00Z"/>
              </w:rPr>
              <w:pPrChange w:id="12729" w:author="Anees Shaikh" w:date="2013-10-07T01:11:00Z">
                <w:pPr>
                  <w:pStyle w:val="XML1"/>
                </w:pPr>
              </w:pPrChange>
            </w:pPr>
            <w:ins w:id="12730" w:author="Anees Shaikh" w:date="2013-10-07T01:10:00Z">
              <w:r>
                <w:t xml:space="preserve">                        &lt;xs:sequence&gt;</w:t>
              </w:r>
            </w:ins>
          </w:p>
          <w:p w14:paraId="209FF7D1" w14:textId="77777777" w:rsidR="00874469" w:rsidRDefault="00874469" w:rsidP="00874469">
            <w:pPr>
              <w:pStyle w:val="XML1"/>
              <w:rPr>
                <w:ins w:id="12731" w:author="Anees Shaikh" w:date="2013-10-07T01:10:00Z"/>
              </w:rPr>
              <w:pPrChange w:id="12732" w:author="Anees Shaikh" w:date="2013-10-07T01:11:00Z">
                <w:pPr>
                  <w:pStyle w:val="XML1"/>
                </w:pPr>
              </w:pPrChange>
            </w:pPr>
            <w:ins w:id="12733" w:author="Anees Shaikh" w:date="2013-10-07T01:10:00Z">
              <w:r>
                <w:t xml:space="preserve">                          &lt;xs:element name="min-rate" minOccurs="0"  type="OFTenthOfAPercentType"&gt;</w:t>
              </w:r>
            </w:ins>
          </w:p>
          <w:p w14:paraId="33F2CDE4" w14:textId="77777777" w:rsidR="00874469" w:rsidRDefault="00874469" w:rsidP="00874469">
            <w:pPr>
              <w:pStyle w:val="XML1"/>
              <w:rPr>
                <w:ins w:id="12734" w:author="Anees Shaikh" w:date="2013-10-07T01:10:00Z"/>
              </w:rPr>
              <w:pPrChange w:id="12735" w:author="Anees Shaikh" w:date="2013-10-07T01:11:00Z">
                <w:pPr>
                  <w:pStyle w:val="XML1"/>
                </w:pPr>
              </w:pPrChange>
            </w:pPr>
            <w:ins w:id="12736" w:author="Anees Shaikh" w:date="2013-10-07T01:10:00Z">
              <w:r>
                <w:t xml:space="preserve">                            &lt;xs:annotation&gt;</w:t>
              </w:r>
            </w:ins>
          </w:p>
          <w:p w14:paraId="04D169D1" w14:textId="77777777" w:rsidR="00874469" w:rsidRDefault="00874469" w:rsidP="00874469">
            <w:pPr>
              <w:pStyle w:val="XML1"/>
              <w:rPr>
                <w:ins w:id="12737" w:author="Anees Shaikh" w:date="2013-10-07T01:10:00Z"/>
              </w:rPr>
              <w:pPrChange w:id="12738" w:author="Anees Shaikh" w:date="2013-10-07T01:11:00Z">
                <w:pPr>
                  <w:pStyle w:val="XML1"/>
                </w:pPr>
              </w:pPrChange>
            </w:pPr>
            <w:ins w:id="12739" w:author="Anees Shaikh" w:date="2013-10-07T01:10:00Z">
              <w:r>
                <w:t xml:space="preserve">                              &lt;xs:documentation&gt;</w:t>
              </w:r>
            </w:ins>
          </w:p>
          <w:p w14:paraId="70D51D10" w14:textId="77777777" w:rsidR="00874469" w:rsidRDefault="00874469" w:rsidP="00874469">
            <w:pPr>
              <w:pStyle w:val="XML1"/>
              <w:rPr>
                <w:ins w:id="12740" w:author="Anees Shaikh" w:date="2013-10-07T01:10:00Z"/>
              </w:rPr>
              <w:pPrChange w:id="12741" w:author="Anees Shaikh" w:date="2013-10-07T01:11:00Z">
                <w:pPr>
                  <w:pStyle w:val="XML1"/>
                </w:pPr>
              </w:pPrChange>
            </w:pPr>
            <w:ins w:id="12742" w:author="Anees Shaikh" w:date="2013-10-07T01:10:00Z">
              <w:r>
                <w:t xml:space="preserve">                                The minimal rate that is reserved for this queue in 1/10 of a percent of</w:t>
              </w:r>
            </w:ins>
          </w:p>
          <w:p w14:paraId="3AC8DA1C" w14:textId="77777777" w:rsidR="00874469" w:rsidRDefault="00874469" w:rsidP="00874469">
            <w:pPr>
              <w:pStyle w:val="XML1"/>
              <w:rPr>
                <w:ins w:id="12743" w:author="Anees Shaikh" w:date="2013-10-07T01:10:00Z"/>
              </w:rPr>
              <w:pPrChange w:id="12744" w:author="Anees Shaikh" w:date="2013-10-07T01:11:00Z">
                <w:pPr>
                  <w:pStyle w:val="XML1"/>
                </w:pPr>
              </w:pPrChange>
            </w:pPr>
            <w:ins w:id="12745" w:author="Anees Shaikh" w:date="2013-10-07T01:10:00Z">
              <w:r>
                <w:t xml:space="preserve">                                       the actual rate.</w:t>
              </w:r>
            </w:ins>
          </w:p>
          <w:p w14:paraId="46644235" w14:textId="77777777" w:rsidR="00874469" w:rsidRDefault="00874469" w:rsidP="00874469">
            <w:pPr>
              <w:pStyle w:val="XML1"/>
              <w:rPr>
                <w:ins w:id="12746" w:author="Anees Shaikh" w:date="2013-10-07T01:10:00Z"/>
              </w:rPr>
              <w:pPrChange w:id="12747" w:author="Anees Shaikh" w:date="2013-10-07T01:11:00Z">
                <w:pPr>
                  <w:pStyle w:val="XML1"/>
                </w:pPr>
              </w:pPrChange>
            </w:pPr>
          </w:p>
          <w:p w14:paraId="0F4CC386" w14:textId="77777777" w:rsidR="00874469" w:rsidRDefault="00874469" w:rsidP="00874469">
            <w:pPr>
              <w:pStyle w:val="XML1"/>
              <w:rPr>
                <w:ins w:id="12748" w:author="Anees Shaikh" w:date="2013-10-07T01:10:00Z"/>
              </w:rPr>
              <w:pPrChange w:id="12749" w:author="Anees Shaikh" w:date="2013-10-07T01:11:00Z">
                <w:pPr>
                  <w:pStyle w:val="XML1"/>
                </w:pPr>
              </w:pPrChange>
            </w:pPr>
            <w:ins w:id="12750" w:author="Anees Shaikh" w:date="2013-10-07T01:10:00Z">
              <w:r>
                <w:t xml:space="preserve">                                       This element is optional. If not present a min-rate is not</w:t>
              </w:r>
            </w:ins>
          </w:p>
          <w:p w14:paraId="0EF59E1C" w14:textId="77777777" w:rsidR="00874469" w:rsidRDefault="00874469" w:rsidP="00874469">
            <w:pPr>
              <w:pStyle w:val="XML1"/>
              <w:rPr>
                <w:ins w:id="12751" w:author="Anees Shaikh" w:date="2013-10-07T01:10:00Z"/>
              </w:rPr>
              <w:pPrChange w:id="12752" w:author="Anees Shaikh" w:date="2013-10-07T01:11:00Z">
                <w:pPr>
                  <w:pStyle w:val="XML1"/>
                </w:pPr>
              </w:pPrChange>
            </w:pPr>
            <w:ins w:id="12753" w:author="Anees Shaikh" w:date="2013-10-07T01:10:00Z">
              <w:r>
                <w:t xml:space="preserve">                                       set.</w:t>
              </w:r>
            </w:ins>
          </w:p>
          <w:p w14:paraId="7FBF5503" w14:textId="77777777" w:rsidR="00874469" w:rsidRDefault="00874469" w:rsidP="00874469">
            <w:pPr>
              <w:pStyle w:val="XML1"/>
              <w:rPr>
                <w:ins w:id="12754" w:author="Anees Shaikh" w:date="2013-10-07T01:10:00Z"/>
              </w:rPr>
              <w:pPrChange w:id="12755" w:author="Anees Shaikh" w:date="2013-10-07T01:11:00Z">
                <w:pPr>
                  <w:pStyle w:val="XML1"/>
                </w:pPr>
              </w:pPrChange>
            </w:pPr>
            <w:ins w:id="12756" w:author="Anees Shaikh" w:date="2013-10-07T01:10:00Z">
              <w:r>
                <w:t xml:space="preserve">                              &lt;/xs:documentation&gt;</w:t>
              </w:r>
            </w:ins>
          </w:p>
          <w:p w14:paraId="6A2D40CF" w14:textId="77777777" w:rsidR="00874469" w:rsidRDefault="00874469" w:rsidP="00874469">
            <w:pPr>
              <w:pStyle w:val="XML1"/>
              <w:rPr>
                <w:ins w:id="12757" w:author="Anees Shaikh" w:date="2013-10-07T01:10:00Z"/>
              </w:rPr>
              <w:pPrChange w:id="12758" w:author="Anees Shaikh" w:date="2013-10-07T01:11:00Z">
                <w:pPr>
                  <w:pStyle w:val="XML1"/>
                </w:pPr>
              </w:pPrChange>
            </w:pPr>
            <w:ins w:id="12759" w:author="Anees Shaikh" w:date="2013-10-07T01:10:00Z">
              <w:r>
                <w:t xml:space="preserve">                            &lt;/xs:annotation&gt;</w:t>
              </w:r>
            </w:ins>
          </w:p>
          <w:p w14:paraId="651C349E" w14:textId="77777777" w:rsidR="00874469" w:rsidRDefault="00874469" w:rsidP="00874469">
            <w:pPr>
              <w:pStyle w:val="XML1"/>
              <w:rPr>
                <w:ins w:id="12760" w:author="Anees Shaikh" w:date="2013-10-07T01:10:00Z"/>
              </w:rPr>
              <w:pPrChange w:id="12761" w:author="Anees Shaikh" w:date="2013-10-07T01:11:00Z">
                <w:pPr>
                  <w:pStyle w:val="XML1"/>
                </w:pPr>
              </w:pPrChange>
            </w:pPr>
            <w:ins w:id="12762" w:author="Anees Shaikh" w:date="2013-10-07T01:10:00Z">
              <w:r>
                <w:t xml:space="preserve">                          &lt;/xs:element&gt;</w:t>
              </w:r>
            </w:ins>
          </w:p>
          <w:p w14:paraId="061B6F10" w14:textId="77777777" w:rsidR="00874469" w:rsidRDefault="00874469" w:rsidP="00874469">
            <w:pPr>
              <w:pStyle w:val="XML1"/>
              <w:rPr>
                <w:ins w:id="12763" w:author="Anees Shaikh" w:date="2013-10-07T01:10:00Z"/>
              </w:rPr>
              <w:pPrChange w:id="12764" w:author="Anees Shaikh" w:date="2013-10-07T01:11:00Z">
                <w:pPr>
                  <w:pStyle w:val="XML1"/>
                </w:pPr>
              </w:pPrChange>
            </w:pPr>
            <w:ins w:id="12765" w:author="Anees Shaikh" w:date="2013-10-07T01:10:00Z">
              <w:r>
                <w:lastRenderedPageBreak/>
                <w:t xml:space="preserve">                          &lt;xs:element name="max-rate" minOccurs="0"  type="OFTenthOfAPercentType"&gt;</w:t>
              </w:r>
            </w:ins>
          </w:p>
          <w:p w14:paraId="65806E3C" w14:textId="77777777" w:rsidR="00874469" w:rsidRDefault="00874469" w:rsidP="00874469">
            <w:pPr>
              <w:pStyle w:val="XML1"/>
              <w:rPr>
                <w:ins w:id="12766" w:author="Anees Shaikh" w:date="2013-10-07T01:10:00Z"/>
              </w:rPr>
              <w:pPrChange w:id="12767" w:author="Anees Shaikh" w:date="2013-10-07T01:11:00Z">
                <w:pPr>
                  <w:pStyle w:val="XML1"/>
                </w:pPr>
              </w:pPrChange>
            </w:pPr>
            <w:ins w:id="12768" w:author="Anees Shaikh" w:date="2013-10-07T01:10:00Z">
              <w:r>
                <w:t xml:space="preserve">                            &lt;xs:annotation&gt;</w:t>
              </w:r>
            </w:ins>
          </w:p>
          <w:p w14:paraId="0B11E132" w14:textId="77777777" w:rsidR="00874469" w:rsidRDefault="00874469" w:rsidP="00874469">
            <w:pPr>
              <w:pStyle w:val="XML1"/>
              <w:rPr>
                <w:ins w:id="12769" w:author="Anees Shaikh" w:date="2013-10-07T01:10:00Z"/>
              </w:rPr>
              <w:pPrChange w:id="12770" w:author="Anees Shaikh" w:date="2013-10-07T01:11:00Z">
                <w:pPr>
                  <w:pStyle w:val="XML1"/>
                </w:pPr>
              </w:pPrChange>
            </w:pPr>
            <w:ins w:id="12771" w:author="Anees Shaikh" w:date="2013-10-07T01:10:00Z">
              <w:r>
                <w:t xml:space="preserve">                              &lt;xs:documentation&gt;</w:t>
              </w:r>
            </w:ins>
          </w:p>
          <w:p w14:paraId="47F8F622" w14:textId="77777777" w:rsidR="00874469" w:rsidRDefault="00874469" w:rsidP="00874469">
            <w:pPr>
              <w:pStyle w:val="XML1"/>
              <w:rPr>
                <w:ins w:id="12772" w:author="Anees Shaikh" w:date="2013-10-07T01:10:00Z"/>
              </w:rPr>
              <w:pPrChange w:id="12773" w:author="Anees Shaikh" w:date="2013-10-07T01:11:00Z">
                <w:pPr>
                  <w:pStyle w:val="XML1"/>
                </w:pPr>
              </w:pPrChange>
            </w:pPr>
            <w:ins w:id="12774" w:author="Anees Shaikh" w:date="2013-10-07T01:10:00Z">
              <w:r>
                <w:t xml:space="preserve">                                The maximum rate that is reserved for this queue in 1/10 of a percent of</w:t>
              </w:r>
            </w:ins>
          </w:p>
          <w:p w14:paraId="35074E52" w14:textId="77777777" w:rsidR="00874469" w:rsidRDefault="00874469" w:rsidP="00874469">
            <w:pPr>
              <w:pStyle w:val="XML1"/>
              <w:rPr>
                <w:ins w:id="12775" w:author="Anees Shaikh" w:date="2013-10-07T01:10:00Z"/>
              </w:rPr>
              <w:pPrChange w:id="12776" w:author="Anees Shaikh" w:date="2013-10-07T01:11:00Z">
                <w:pPr>
                  <w:pStyle w:val="XML1"/>
                </w:pPr>
              </w:pPrChange>
            </w:pPr>
            <w:ins w:id="12777" w:author="Anees Shaikh" w:date="2013-10-07T01:10:00Z">
              <w:r>
                <w:t xml:space="preserve">                                       the actual rate.</w:t>
              </w:r>
            </w:ins>
          </w:p>
          <w:p w14:paraId="74545CB4" w14:textId="77777777" w:rsidR="00874469" w:rsidRDefault="00874469" w:rsidP="00874469">
            <w:pPr>
              <w:pStyle w:val="XML1"/>
              <w:rPr>
                <w:ins w:id="12778" w:author="Anees Shaikh" w:date="2013-10-07T01:10:00Z"/>
              </w:rPr>
              <w:pPrChange w:id="12779" w:author="Anees Shaikh" w:date="2013-10-07T01:11:00Z">
                <w:pPr>
                  <w:pStyle w:val="XML1"/>
                </w:pPr>
              </w:pPrChange>
            </w:pPr>
          </w:p>
          <w:p w14:paraId="63755914" w14:textId="77777777" w:rsidR="00874469" w:rsidRDefault="00874469" w:rsidP="00874469">
            <w:pPr>
              <w:pStyle w:val="XML1"/>
              <w:rPr>
                <w:ins w:id="12780" w:author="Anees Shaikh" w:date="2013-10-07T01:10:00Z"/>
              </w:rPr>
              <w:pPrChange w:id="12781" w:author="Anees Shaikh" w:date="2013-10-07T01:11:00Z">
                <w:pPr>
                  <w:pStyle w:val="XML1"/>
                </w:pPr>
              </w:pPrChange>
            </w:pPr>
            <w:ins w:id="12782" w:author="Anees Shaikh" w:date="2013-10-07T01:10:00Z">
              <w:r>
                <w:t xml:space="preserve">                                       This element is optional. If not present the max-rate is not</w:t>
              </w:r>
            </w:ins>
          </w:p>
          <w:p w14:paraId="27E73F7D" w14:textId="77777777" w:rsidR="00874469" w:rsidRDefault="00874469" w:rsidP="00874469">
            <w:pPr>
              <w:pStyle w:val="XML1"/>
              <w:rPr>
                <w:ins w:id="12783" w:author="Anees Shaikh" w:date="2013-10-07T01:10:00Z"/>
              </w:rPr>
              <w:pPrChange w:id="12784" w:author="Anees Shaikh" w:date="2013-10-07T01:11:00Z">
                <w:pPr>
                  <w:pStyle w:val="XML1"/>
                </w:pPr>
              </w:pPrChange>
            </w:pPr>
            <w:ins w:id="12785" w:author="Anees Shaikh" w:date="2013-10-07T01:10:00Z">
              <w:r>
                <w:t xml:space="preserve">                                       set.</w:t>
              </w:r>
            </w:ins>
          </w:p>
          <w:p w14:paraId="6D7B7579" w14:textId="77777777" w:rsidR="00874469" w:rsidRDefault="00874469" w:rsidP="00874469">
            <w:pPr>
              <w:pStyle w:val="XML1"/>
              <w:rPr>
                <w:ins w:id="12786" w:author="Anees Shaikh" w:date="2013-10-07T01:10:00Z"/>
              </w:rPr>
              <w:pPrChange w:id="12787" w:author="Anees Shaikh" w:date="2013-10-07T01:11:00Z">
                <w:pPr>
                  <w:pStyle w:val="XML1"/>
                </w:pPr>
              </w:pPrChange>
            </w:pPr>
            <w:ins w:id="12788" w:author="Anees Shaikh" w:date="2013-10-07T01:10:00Z">
              <w:r>
                <w:t xml:space="preserve">                              &lt;/xs:documentation&gt;</w:t>
              </w:r>
            </w:ins>
          </w:p>
          <w:p w14:paraId="3456A5B5" w14:textId="77777777" w:rsidR="00874469" w:rsidRDefault="00874469" w:rsidP="00874469">
            <w:pPr>
              <w:pStyle w:val="XML1"/>
              <w:rPr>
                <w:ins w:id="12789" w:author="Anees Shaikh" w:date="2013-10-07T01:10:00Z"/>
              </w:rPr>
              <w:pPrChange w:id="12790" w:author="Anees Shaikh" w:date="2013-10-07T01:11:00Z">
                <w:pPr>
                  <w:pStyle w:val="XML1"/>
                </w:pPr>
              </w:pPrChange>
            </w:pPr>
            <w:ins w:id="12791" w:author="Anees Shaikh" w:date="2013-10-07T01:10:00Z">
              <w:r>
                <w:t xml:space="preserve">                            &lt;/xs:annotation&gt;</w:t>
              </w:r>
            </w:ins>
          </w:p>
          <w:p w14:paraId="7B1FE93E" w14:textId="77777777" w:rsidR="00874469" w:rsidRDefault="00874469" w:rsidP="00874469">
            <w:pPr>
              <w:pStyle w:val="XML1"/>
              <w:rPr>
                <w:ins w:id="12792" w:author="Anees Shaikh" w:date="2013-10-07T01:10:00Z"/>
              </w:rPr>
              <w:pPrChange w:id="12793" w:author="Anees Shaikh" w:date="2013-10-07T01:11:00Z">
                <w:pPr>
                  <w:pStyle w:val="XML1"/>
                </w:pPr>
              </w:pPrChange>
            </w:pPr>
            <w:ins w:id="12794" w:author="Anees Shaikh" w:date="2013-10-07T01:10:00Z">
              <w:r>
                <w:t xml:space="preserve">                          &lt;/xs:element&gt;</w:t>
              </w:r>
            </w:ins>
          </w:p>
          <w:p w14:paraId="1243DD39" w14:textId="77777777" w:rsidR="00874469" w:rsidRDefault="00874469" w:rsidP="00874469">
            <w:pPr>
              <w:pStyle w:val="XML1"/>
              <w:rPr>
                <w:ins w:id="12795" w:author="Anees Shaikh" w:date="2013-10-07T01:10:00Z"/>
              </w:rPr>
              <w:pPrChange w:id="12796" w:author="Anees Shaikh" w:date="2013-10-07T01:11:00Z">
                <w:pPr>
                  <w:pStyle w:val="XML1"/>
                </w:pPr>
              </w:pPrChange>
            </w:pPr>
            <w:ins w:id="12797" w:author="Anees Shaikh" w:date="2013-10-07T01:10:00Z">
              <w:r>
                <w:t xml:space="preserve">                          &lt;xs:element name="experimenter" minOccurs="0" maxOccurs="unbounded"  type="xs:unsignedInt"&gt;</w:t>
              </w:r>
            </w:ins>
          </w:p>
          <w:p w14:paraId="508A842F" w14:textId="77777777" w:rsidR="00874469" w:rsidRDefault="00874469" w:rsidP="00874469">
            <w:pPr>
              <w:pStyle w:val="XML1"/>
              <w:rPr>
                <w:ins w:id="12798" w:author="Anees Shaikh" w:date="2013-10-07T01:10:00Z"/>
              </w:rPr>
              <w:pPrChange w:id="12799" w:author="Anees Shaikh" w:date="2013-10-07T01:11:00Z">
                <w:pPr>
                  <w:pStyle w:val="XML1"/>
                </w:pPr>
              </w:pPrChange>
            </w:pPr>
            <w:ins w:id="12800" w:author="Anees Shaikh" w:date="2013-10-07T01:10:00Z">
              <w:r>
                <w:t xml:space="preserve">                            &lt;xs:annotation&gt;</w:t>
              </w:r>
            </w:ins>
          </w:p>
          <w:p w14:paraId="6CFDECEB" w14:textId="77777777" w:rsidR="00874469" w:rsidRDefault="00874469" w:rsidP="00874469">
            <w:pPr>
              <w:pStyle w:val="XML1"/>
              <w:rPr>
                <w:ins w:id="12801" w:author="Anees Shaikh" w:date="2013-10-07T01:10:00Z"/>
              </w:rPr>
              <w:pPrChange w:id="12802" w:author="Anees Shaikh" w:date="2013-10-07T01:11:00Z">
                <w:pPr>
                  <w:pStyle w:val="XML1"/>
                </w:pPr>
              </w:pPrChange>
            </w:pPr>
            <w:ins w:id="12803" w:author="Anees Shaikh" w:date="2013-10-07T01:10:00Z">
              <w:r>
                <w:t xml:space="preserve">                              &lt;xs:documentation&gt;</w:t>
              </w:r>
            </w:ins>
          </w:p>
          <w:p w14:paraId="6476D826" w14:textId="77777777" w:rsidR="00874469" w:rsidRDefault="00874469" w:rsidP="00874469">
            <w:pPr>
              <w:pStyle w:val="XML1"/>
              <w:rPr>
                <w:ins w:id="12804" w:author="Anees Shaikh" w:date="2013-10-07T01:10:00Z"/>
              </w:rPr>
              <w:pPrChange w:id="12805" w:author="Anees Shaikh" w:date="2013-10-07T01:11:00Z">
                <w:pPr>
                  <w:pStyle w:val="XML1"/>
                </w:pPr>
              </w:pPrChange>
            </w:pPr>
            <w:ins w:id="12806" w:author="Anees Shaikh" w:date="2013-10-07T01:10:00Z">
              <w:r>
                <w:t xml:space="preserve">                                A list of experimenter identifiers of queue properties used.</w:t>
              </w:r>
            </w:ins>
          </w:p>
          <w:p w14:paraId="3E4F0F7C" w14:textId="77777777" w:rsidR="00874469" w:rsidRDefault="00874469" w:rsidP="00874469">
            <w:pPr>
              <w:pStyle w:val="XML1"/>
              <w:rPr>
                <w:ins w:id="12807" w:author="Anees Shaikh" w:date="2013-10-07T01:10:00Z"/>
              </w:rPr>
              <w:pPrChange w:id="12808" w:author="Anees Shaikh" w:date="2013-10-07T01:11:00Z">
                <w:pPr>
                  <w:pStyle w:val="XML1"/>
                </w:pPr>
              </w:pPrChange>
            </w:pPr>
          </w:p>
          <w:p w14:paraId="7A11CE2D" w14:textId="77777777" w:rsidR="00874469" w:rsidRDefault="00874469" w:rsidP="00874469">
            <w:pPr>
              <w:pStyle w:val="XML1"/>
              <w:rPr>
                <w:ins w:id="12809" w:author="Anees Shaikh" w:date="2013-10-07T01:10:00Z"/>
              </w:rPr>
              <w:pPrChange w:id="12810" w:author="Anees Shaikh" w:date="2013-10-07T01:11:00Z">
                <w:pPr>
                  <w:pStyle w:val="XML1"/>
                </w:pPr>
              </w:pPrChange>
            </w:pPr>
            <w:ins w:id="12811" w:author="Anees Shaikh" w:date="2013-10-07T01:10:00Z">
              <w:r>
                <w:t xml:space="preserve">                                       This element is optional.</w:t>
              </w:r>
            </w:ins>
          </w:p>
          <w:p w14:paraId="181F9527" w14:textId="77777777" w:rsidR="00874469" w:rsidRDefault="00874469" w:rsidP="00874469">
            <w:pPr>
              <w:pStyle w:val="XML1"/>
              <w:rPr>
                <w:ins w:id="12812" w:author="Anees Shaikh" w:date="2013-10-07T01:10:00Z"/>
              </w:rPr>
              <w:pPrChange w:id="12813" w:author="Anees Shaikh" w:date="2013-10-07T01:11:00Z">
                <w:pPr>
                  <w:pStyle w:val="XML1"/>
                </w:pPr>
              </w:pPrChange>
            </w:pPr>
            <w:ins w:id="12814" w:author="Anees Shaikh" w:date="2013-10-07T01:10:00Z">
              <w:r>
                <w:t xml:space="preserve">                              &lt;/xs:documentation&gt;</w:t>
              </w:r>
            </w:ins>
          </w:p>
          <w:p w14:paraId="0EA9B5F0" w14:textId="77777777" w:rsidR="00874469" w:rsidRDefault="00874469" w:rsidP="00874469">
            <w:pPr>
              <w:pStyle w:val="XML1"/>
              <w:rPr>
                <w:ins w:id="12815" w:author="Anees Shaikh" w:date="2013-10-07T01:10:00Z"/>
              </w:rPr>
              <w:pPrChange w:id="12816" w:author="Anees Shaikh" w:date="2013-10-07T01:11:00Z">
                <w:pPr>
                  <w:pStyle w:val="XML1"/>
                </w:pPr>
              </w:pPrChange>
            </w:pPr>
            <w:ins w:id="12817" w:author="Anees Shaikh" w:date="2013-10-07T01:10:00Z">
              <w:r>
                <w:t xml:space="preserve">                            &lt;/xs:annotation&gt;</w:t>
              </w:r>
            </w:ins>
          </w:p>
          <w:p w14:paraId="1FB57794" w14:textId="77777777" w:rsidR="00874469" w:rsidRDefault="00874469" w:rsidP="00874469">
            <w:pPr>
              <w:pStyle w:val="XML1"/>
              <w:rPr>
                <w:ins w:id="12818" w:author="Anees Shaikh" w:date="2013-10-07T01:10:00Z"/>
              </w:rPr>
              <w:pPrChange w:id="12819" w:author="Anees Shaikh" w:date="2013-10-07T01:11:00Z">
                <w:pPr>
                  <w:pStyle w:val="XML1"/>
                </w:pPr>
              </w:pPrChange>
            </w:pPr>
            <w:ins w:id="12820" w:author="Anees Shaikh" w:date="2013-10-07T01:10:00Z">
              <w:r>
                <w:t xml:space="preserve">                          &lt;/xs:element&gt;</w:t>
              </w:r>
            </w:ins>
          </w:p>
          <w:p w14:paraId="0FB935DF" w14:textId="77777777" w:rsidR="00874469" w:rsidRDefault="00874469" w:rsidP="00874469">
            <w:pPr>
              <w:pStyle w:val="XML1"/>
              <w:rPr>
                <w:ins w:id="12821" w:author="Anees Shaikh" w:date="2013-10-07T01:10:00Z"/>
              </w:rPr>
              <w:pPrChange w:id="12822" w:author="Anees Shaikh" w:date="2013-10-07T01:11:00Z">
                <w:pPr>
                  <w:pStyle w:val="XML1"/>
                </w:pPr>
              </w:pPrChange>
            </w:pPr>
            <w:ins w:id="12823" w:author="Anees Shaikh" w:date="2013-10-07T01:10:00Z">
              <w:r>
                <w:t xml:space="preserve">                          &lt;xs:any minOccurs="0" maxOccurs="unbounded"</w:t>
              </w:r>
            </w:ins>
          </w:p>
          <w:p w14:paraId="4F545BF7" w14:textId="77777777" w:rsidR="00874469" w:rsidRDefault="00874469" w:rsidP="00874469">
            <w:pPr>
              <w:pStyle w:val="XML1"/>
              <w:rPr>
                <w:ins w:id="12824" w:author="Anees Shaikh" w:date="2013-10-07T01:10:00Z"/>
              </w:rPr>
              <w:pPrChange w:id="12825" w:author="Anees Shaikh" w:date="2013-10-07T01:11:00Z">
                <w:pPr>
                  <w:pStyle w:val="XML1"/>
                </w:pPr>
              </w:pPrChange>
            </w:pPr>
            <w:ins w:id="12826" w:author="Anees Shaikh" w:date="2013-10-07T01:10:00Z">
              <w:r>
                <w:t xml:space="preserve">                                  namespace="##other" processContents="lax"/&gt;</w:t>
              </w:r>
            </w:ins>
          </w:p>
          <w:p w14:paraId="7258F628" w14:textId="77777777" w:rsidR="00874469" w:rsidRDefault="00874469" w:rsidP="00874469">
            <w:pPr>
              <w:pStyle w:val="XML1"/>
              <w:rPr>
                <w:ins w:id="12827" w:author="Anees Shaikh" w:date="2013-10-07T01:10:00Z"/>
              </w:rPr>
              <w:pPrChange w:id="12828" w:author="Anees Shaikh" w:date="2013-10-07T01:11:00Z">
                <w:pPr>
                  <w:pStyle w:val="XML1"/>
                </w:pPr>
              </w:pPrChange>
            </w:pPr>
            <w:ins w:id="12829" w:author="Anees Shaikh" w:date="2013-10-07T01:10:00Z">
              <w:r>
                <w:t xml:space="preserve">                        &lt;/xs:sequence&gt;</w:t>
              </w:r>
            </w:ins>
          </w:p>
          <w:p w14:paraId="59E85E28" w14:textId="77777777" w:rsidR="00874469" w:rsidRDefault="00874469" w:rsidP="00874469">
            <w:pPr>
              <w:pStyle w:val="XML1"/>
              <w:rPr>
                <w:ins w:id="12830" w:author="Anees Shaikh" w:date="2013-10-07T01:10:00Z"/>
              </w:rPr>
              <w:pPrChange w:id="12831" w:author="Anees Shaikh" w:date="2013-10-07T01:11:00Z">
                <w:pPr>
                  <w:pStyle w:val="XML1"/>
                </w:pPr>
              </w:pPrChange>
            </w:pPr>
            <w:ins w:id="12832" w:author="Anees Shaikh" w:date="2013-10-07T01:10:00Z">
              <w:r>
                <w:t xml:space="preserve">                      &lt;/xs:complexType&gt;</w:t>
              </w:r>
            </w:ins>
          </w:p>
          <w:p w14:paraId="427107A9" w14:textId="77777777" w:rsidR="00874469" w:rsidRDefault="00874469" w:rsidP="00874469">
            <w:pPr>
              <w:pStyle w:val="XML1"/>
              <w:rPr>
                <w:ins w:id="12833" w:author="Anees Shaikh" w:date="2013-10-07T01:10:00Z"/>
              </w:rPr>
              <w:pPrChange w:id="12834" w:author="Anees Shaikh" w:date="2013-10-07T01:11:00Z">
                <w:pPr>
                  <w:pStyle w:val="XML1"/>
                </w:pPr>
              </w:pPrChange>
            </w:pPr>
            <w:ins w:id="12835" w:author="Anees Shaikh" w:date="2013-10-07T01:10:00Z">
              <w:r>
                <w:t xml:space="preserve">                    &lt;/xs:element&gt;</w:t>
              </w:r>
            </w:ins>
          </w:p>
          <w:p w14:paraId="053FC427" w14:textId="77777777" w:rsidR="00874469" w:rsidRDefault="00874469" w:rsidP="00874469">
            <w:pPr>
              <w:pStyle w:val="XML1"/>
              <w:rPr>
                <w:ins w:id="12836" w:author="Anees Shaikh" w:date="2013-10-07T01:10:00Z"/>
              </w:rPr>
              <w:pPrChange w:id="12837" w:author="Anees Shaikh" w:date="2013-10-07T01:11:00Z">
                <w:pPr>
                  <w:pStyle w:val="XML1"/>
                </w:pPr>
              </w:pPrChange>
            </w:pPr>
            <w:ins w:id="12838" w:author="Anees Shaikh" w:date="2013-10-07T01:10:00Z">
              <w:r>
                <w:t xml:space="preserve">                    &lt;xs:any minOccurs="0" maxOccurs="unbounded"</w:t>
              </w:r>
            </w:ins>
          </w:p>
          <w:p w14:paraId="7A54B2E7" w14:textId="77777777" w:rsidR="00874469" w:rsidRDefault="00874469" w:rsidP="00874469">
            <w:pPr>
              <w:pStyle w:val="XML1"/>
              <w:rPr>
                <w:ins w:id="12839" w:author="Anees Shaikh" w:date="2013-10-07T01:10:00Z"/>
              </w:rPr>
              <w:pPrChange w:id="12840" w:author="Anees Shaikh" w:date="2013-10-07T01:11:00Z">
                <w:pPr>
                  <w:pStyle w:val="XML1"/>
                </w:pPr>
              </w:pPrChange>
            </w:pPr>
            <w:ins w:id="12841" w:author="Anees Shaikh" w:date="2013-10-07T01:10:00Z">
              <w:r>
                <w:t xml:space="preserve">                            namespace="##other" processContents="lax"/&gt;</w:t>
              </w:r>
            </w:ins>
          </w:p>
          <w:p w14:paraId="1E60449A" w14:textId="77777777" w:rsidR="00874469" w:rsidRDefault="00874469" w:rsidP="00874469">
            <w:pPr>
              <w:pStyle w:val="XML1"/>
              <w:rPr>
                <w:ins w:id="12842" w:author="Anees Shaikh" w:date="2013-10-07T01:10:00Z"/>
              </w:rPr>
              <w:pPrChange w:id="12843" w:author="Anees Shaikh" w:date="2013-10-07T01:11:00Z">
                <w:pPr>
                  <w:pStyle w:val="XML1"/>
                </w:pPr>
              </w:pPrChange>
            </w:pPr>
            <w:ins w:id="12844" w:author="Anees Shaikh" w:date="2013-10-07T01:10:00Z">
              <w:r>
                <w:t xml:space="preserve">                  &lt;/xs:sequence&gt;</w:t>
              </w:r>
            </w:ins>
          </w:p>
          <w:p w14:paraId="6E348502" w14:textId="77777777" w:rsidR="00874469" w:rsidRDefault="00874469" w:rsidP="00874469">
            <w:pPr>
              <w:pStyle w:val="XML1"/>
              <w:rPr>
                <w:ins w:id="12845" w:author="Anees Shaikh" w:date="2013-10-07T01:10:00Z"/>
              </w:rPr>
              <w:pPrChange w:id="12846" w:author="Anees Shaikh" w:date="2013-10-07T01:11:00Z">
                <w:pPr>
                  <w:pStyle w:val="XML1"/>
                </w:pPr>
              </w:pPrChange>
            </w:pPr>
            <w:ins w:id="12847" w:author="Anees Shaikh" w:date="2013-10-07T01:10:00Z">
              <w:r>
                <w:t xml:space="preserve">                &lt;/xs:complexType&gt;</w:t>
              </w:r>
            </w:ins>
          </w:p>
          <w:p w14:paraId="6FDF9F5A" w14:textId="77777777" w:rsidR="00874469" w:rsidRDefault="00874469" w:rsidP="00874469">
            <w:pPr>
              <w:pStyle w:val="XML1"/>
              <w:rPr>
                <w:ins w:id="12848" w:author="Anees Shaikh" w:date="2013-10-07T01:10:00Z"/>
              </w:rPr>
              <w:pPrChange w:id="12849" w:author="Anees Shaikh" w:date="2013-10-07T01:11:00Z">
                <w:pPr>
                  <w:pStyle w:val="XML1"/>
                </w:pPr>
              </w:pPrChange>
            </w:pPr>
            <w:ins w:id="12850" w:author="Anees Shaikh" w:date="2013-10-07T01:10:00Z">
              <w:r>
                <w:t xml:space="preserve">              &lt;/xs:element&gt;</w:t>
              </w:r>
            </w:ins>
          </w:p>
          <w:p w14:paraId="70F122D3" w14:textId="77777777" w:rsidR="00874469" w:rsidRDefault="00874469" w:rsidP="00874469">
            <w:pPr>
              <w:pStyle w:val="XML1"/>
              <w:rPr>
                <w:ins w:id="12851" w:author="Anees Shaikh" w:date="2013-10-07T01:10:00Z"/>
              </w:rPr>
              <w:pPrChange w:id="12852" w:author="Anees Shaikh" w:date="2013-10-07T01:11:00Z">
                <w:pPr>
                  <w:pStyle w:val="XML1"/>
                </w:pPr>
              </w:pPrChange>
            </w:pPr>
            <w:ins w:id="12853" w:author="Anees Shaikh" w:date="2013-10-07T01:10:00Z">
              <w:r>
                <w:t xml:space="preserve">              &lt;xs:element name="owned-certificate" minOccurs="0" maxOccurs="unbounded"&gt;</w:t>
              </w:r>
            </w:ins>
          </w:p>
          <w:p w14:paraId="6DD1DE7A" w14:textId="77777777" w:rsidR="00874469" w:rsidRDefault="00874469" w:rsidP="00874469">
            <w:pPr>
              <w:pStyle w:val="XML1"/>
              <w:rPr>
                <w:ins w:id="12854" w:author="Anees Shaikh" w:date="2013-10-07T01:10:00Z"/>
              </w:rPr>
              <w:pPrChange w:id="12855" w:author="Anees Shaikh" w:date="2013-10-07T01:11:00Z">
                <w:pPr>
                  <w:pStyle w:val="XML1"/>
                </w:pPr>
              </w:pPrChange>
            </w:pPr>
            <w:ins w:id="12856" w:author="Anees Shaikh" w:date="2013-10-07T01:10:00Z">
              <w:r>
                <w:t xml:space="preserve">                &lt;xs:annotation&gt;</w:t>
              </w:r>
            </w:ins>
          </w:p>
          <w:p w14:paraId="2750E8D4" w14:textId="77777777" w:rsidR="00874469" w:rsidRDefault="00874469" w:rsidP="00874469">
            <w:pPr>
              <w:pStyle w:val="XML1"/>
              <w:rPr>
                <w:ins w:id="12857" w:author="Anees Shaikh" w:date="2013-10-07T01:10:00Z"/>
              </w:rPr>
              <w:pPrChange w:id="12858" w:author="Anees Shaikh" w:date="2013-10-07T01:11:00Z">
                <w:pPr>
                  <w:pStyle w:val="XML1"/>
                </w:pPr>
              </w:pPrChange>
            </w:pPr>
            <w:ins w:id="12859" w:author="Anees Shaikh" w:date="2013-10-07T01:10:00Z">
              <w:r>
                <w:t xml:space="preserve">                  &lt;xs:documentation&gt;</w:t>
              </w:r>
            </w:ins>
          </w:p>
          <w:p w14:paraId="6600E641" w14:textId="77777777" w:rsidR="00874469" w:rsidRDefault="00874469" w:rsidP="00874469">
            <w:pPr>
              <w:pStyle w:val="XML1"/>
              <w:rPr>
                <w:ins w:id="12860" w:author="Anees Shaikh" w:date="2013-10-07T01:10:00Z"/>
              </w:rPr>
              <w:pPrChange w:id="12861" w:author="Anees Shaikh" w:date="2013-10-07T01:11:00Z">
                <w:pPr>
                  <w:pStyle w:val="XML1"/>
                </w:pPr>
              </w:pPrChange>
            </w:pPr>
            <w:ins w:id="12862" w:author="Anees Shaikh" w:date="2013-10-07T01:10:00Z">
              <w:r>
                <w:t xml:space="preserve">                    The list contains all owned certificate resources of the OpenFlow</w:t>
              </w:r>
            </w:ins>
          </w:p>
          <w:p w14:paraId="4B8E3244" w14:textId="77777777" w:rsidR="00874469" w:rsidRDefault="00874469" w:rsidP="00874469">
            <w:pPr>
              <w:pStyle w:val="XML1"/>
              <w:rPr>
                <w:ins w:id="12863" w:author="Anees Shaikh" w:date="2013-10-07T01:10:00Z"/>
              </w:rPr>
              <w:pPrChange w:id="12864" w:author="Anees Shaikh" w:date="2013-10-07T01:11:00Z">
                <w:pPr>
                  <w:pStyle w:val="XML1"/>
                </w:pPr>
              </w:pPrChange>
            </w:pPr>
            <w:ins w:id="12865" w:author="Anees Shaikh" w:date="2013-10-07T01:10:00Z">
              <w:r>
                <w:t xml:space="preserve">                           Capable Switch.</w:t>
              </w:r>
            </w:ins>
          </w:p>
          <w:p w14:paraId="292B2EB3" w14:textId="77777777" w:rsidR="00874469" w:rsidRDefault="00874469" w:rsidP="00874469">
            <w:pPr>
              <w:pStyle w:val="XML1"/>
              <w:rPr>
                <w:ins w:id="12866" w:author="Anees Shaikh" w:date="2013-10-07T01:10:00Z"/>
              </w:rPr>
              <w:pPrChange w:id="12867" w:author="Anees Shaikh" w:date="2013-10-07T01:11:00Z">
                <w:pPr>
                  <w:pStyle w:val="XML1"/>
                </w:pPr>
              </w:pPrChange>
            </w:pPr>
            <w:ins w:id="12868" w:author="Anees Shaikh" w:date="2013-10-07T01:10:00Z">
              <w:r>
                <w:t xml:space="preserve">                  &lt;/xs:documentation&gt;</w:t>
              </w:r>
            </w:ins>
          </w:p>
          <w:p w14:paraId="78AB5441" w14:textId="77777777" w:rsidR="00874469" w:rsidRDefault="00874469" w:rsidP="00874469">
            <w:pPr>
              <w:pStyle w:val="XML1"/>
              <w:rPr>
                <w:ins w:id="12869" w:author="Anees Shaikh" w:date="2013-10-07T01:10:00Z"/>
              </w:rPr>
              <w:pPrChange w:id="12870" w:author="Anees Shaikh" w:date="2013-10-07T01:11:00Z">
                <w:pPr>
                  <w:pStyle w:val="XML1"/>
                </w:pPr>
              </w:pPrChange>
            </w:pPr>
            <w:ins w:id="12871" w:author="Anees Shaikh" w:date="2013-10-07T01:10:00Z">
              <w:r>
                <w:t xml:space="preserve">                &lt;/xs:annotation&gt;</w:t>
              </w:r>
            </w:ins>
          </w:p>
          <w:p w14:paraId="5FCC298A" w14:textId="77777777" w:rsidR="00874469" w:rsidRDefault="00874469" w:rsidP="00874469">
            <w:pPr>
              <w:pStyle w:val="XML1"/>
              <w:rPr>
                <w:ins w:id="12872" w:author="Anees Shaikh" w:date="2013-10-07T01:10:00Z"/>
              </w:rPr>
              <w:pPrChange w:id="12873" w:author="Anees Shaikh" w:date="2013-10-07T01:11:00Z">
                <w:pPr>
                  <w:pStyle w:val="XML1"/>
                </w:pPr>
              </w:pPrChange>
            </w:pPr>
            <w:ins w:id="12874" w:author="Anees Shaikh" w:date="2013-10-07T01:10:00Z">
              <w:r>
                <w:t xml:space="preserve">                &lt;xs:complexType&gt;</w:t>
              </w:r>
            </w:ins>
          </w:p>
          <w:p w14:paraId="36626A93" w14:textId="77777777" w:rsidR="00874469" w:rsidRDefault="00874469" w:rsidP="00874469">
            <w:pPr>
              <w:pStyle w:val="XML1"/>
              <w:rPr>
                <w:ins w:id="12875" w:author="Anees Shaikh" w:date="2013-10-07T01:10:00Z"/>
              </w:rPr>
              <w:pPrChange w:id="12876" w:author="Anees Shaikh" w:date="2013-10-07T01:11:00Z">
                <w:pPr>
                  <w:pStyle w:val="XML1"/>
                </w:pPr>
              </w:pPrChange>
            </w:pPr>
            <w:ins w:id="12877" w:author="Anees Shaikh" w:date="2013-10-07T01:10:00Z">
              <w:r>
                <w:t xml:space="preserve">                  &lt;xs:sequence&gt;</w:t>
              </w:r>
            </w:ins>
          </w:p>
          <w:p w14:paraId="789F6244" w14:textId="77777777" w:rsidR="00874469" w:rsidRDefault="00874469" w:rsidP="00874469">
            <w:pPr>
              <w:pStyle w:val="XML1"/>
              <w:rPr>
                <w:ins w:id="12878" w:author="Anees Shaikh" w:date="2013-10-07T01:10:00Z"/>
              </w:rPr>
              <w:pPrChange w:id="12879" w:author="Anees Shaikh" w:date="2013-10-07T01:11:00Z">
                <w:pPr>
                  <w:pStyle w:val="XML1"/>
                </w:pPr>
              </w:pPrChange>
            </w:pPr>
            <w:ins w:id="12880" w:author="Anees Shaikh" w:date="2013-10-07T01:10:00Z">
              <w:r>
                <w:t xml:space="preserve">                    &lt;xs:element name="resource-id"  type="inet:uri"&gt;</w:t>
              </w:r>
            </w:ins>
          </w:p>
          <w:p w14:paraId="1589B4E1" w14:textId="77777777" w:rsidR="00874469" w:rsidRDefault="00874469" w:rsidP="00874469">
            <w:pPr>
              <w:pStyle w:val="XML1"/>
              <w:rPr>
                <w:ins w:id="12881" w:author="Anees Shaikh" w:date="2013-10-07T01:10:00Z"/>
              </w:rPr>
              <w:pPrChange w:id="12882" w:author="Anees Shaikh" w:date="2013-10-07T01:11:00Z">
                <w:pPr>
                  <w:pStyle w:val="XML1"/>
                </w:pPr>
              </w:pPrChange>
            </w:pPr>
            <w:ins w:id="12883" w:author="Anees Shaikh" w:date="2013-10-07T01:10:00Z">
              <w:r>
                <w:t xml:space="preserve">                      &lt;xs:annotation&gt;</w:t>
              </w:r>
            </w:ins>
          </w:p>
          <w:p w14:paraId="5EECDE0C" w14:textId="77777777" w:rsidR="00874469" w:rsidRDefault="00874469" w:rsidP="00874469">
            <w:pPr>
              <w:pStyle w:val="XML1"/>
              <w:rPr>
                <w:ins w:id="12884" w:author="Anees Shaikh" w:date="2013-10-07T01:10:00Z"/>
              </w:rPr>
              <w:pPrChange w:id="12885" w:author="Anees Shaikh" w:date="2013-10-07T01:11:00Z">
                <w:pPr>
                  <w:pStyle w:val="XML1"/>
                </w:pPr>
              </w:pPrChange>
            </w:pPr>
            <w:ins w:id="12886" w:author="Anees Shaikh" w:date="2013-10-07T01:10:00Z">
              <w:r>
                <w:t xml:space="preserve">                        &lt;xs:documentation&gt;</w:t>
              </w:r>
            </w:ins>
          </w:p>
          <w:p w14:paraId="400F690C" w14:textId="77777777" w:rsidR="00874469" w:rsidRDefault="00874469" w:rsidP="00874469">
            <w:pPr>
              <w:pStyle w:val="XML1"/>
              <w:rPr>
                <w:ins w:id="12887" w:author="Anees Shaikh" w:date="2013-10-07T01:10:00Z"/>
              </w:rPr>
              <w:pPrChange w:id="12888" w:author="Anees Shaikh" w:date="2013-10-07T01:11:00Z">
                <w:pPr>
                  <w:pStyle w:val="XML1"/>
                </w:pPr>
              </w:pPrChange>
            </w:pPr>
            <w:ins w:id="12889" w:author="Anees Shaikh" w:date="2013-10-07T01:10:00Z">
              <w:r>
                <w:t xml:space="preserve">                          A unique but locally arbitrary identifier that uniquely identifies an</w:t>
              </w:r>
            </w:ins>
          </w:p>
          <w:p w14:paraId="2A3DC069" w14:textId="77777777" w:rsidR="00874469" w:rsidRDefault="00874469" w:rsidP="00874469">
            <w:pPr>
              <w:pStyle w:val="XML1"/>
              <w:rPr>
                <w:ins w:id="12890" w:author="Anees Shaikh" w:date="2013-10-07T01:10:00Z"/>
              </w:rPr>
              <w:pPrChange w:id="12891" w:author="Anees Shaikh" w:date="2013-10-07T01:11:00Z">
                <w:pPr>
                  <w:pStyle w:val="XML1"/>
                </w:pPr>
              </w:pPrChange>
            </w:pPr>
            <w:ins w:id="12892" w:author="Anees Shaikh" w:date="2013-10-07T01:10:00Z">
              <w:r>
                <w:t xml:space="preserve">                                 OpenFlow Port within the context of an OpenFlow Logical Switch.</w:t>
              </w:r>
            </w:ins>
          </w:p>
          <w:p w14:paraId="1E0B47D3" w14:textId="77777777" w:rsidR="00874469" w:rsidRDefault="00874469" w:rsidP="00874469">
            <w:pPr>
              <w:pStyle w:val="XML1"/>
              <w:rPr>
                <w:ins w:id="12893" w:author="Anees Shaikh" w:date="2013-10-07T01:10:00Z"/>
              </w:rPr>
              <w:pPrChange w:id="12894" w:author="Anees Shaikh" w:date="2013-10-07T01:11:00Z">
                <w:pPr>
                  <w:pStyle w:val="XML1"/>
                </w:pPr>
              </w:pPrChange>
            </w:pPr>
            <w:ins w:id="12895" w:author="Anees Shaikh" w:date="2013-10-07T01:10:00Z">
              <w:r>
                <w:t xml:space="preserve">                                 It MUST be persistent across reboots of the OpenFlow Capable</w:t>
              </w:r>
            </w:ins>
          </w:p>
          <w:p w14:paraId="31CF2EAA" w14:textId="77777777" w:rsidR="00874469" w:rsidRDefault="00874469" w:rsidP="00874469">
            <w:pPr>
              <w:pStyle w:val="XML1"/>
              <w:rPr>
                <w:ins w:id="12896" w:author="Anees Shaikh" w:date="2013-10-07T01:10:00Z"/>
              </w:rPr>
              <w:pPrChange w:id="12897" w:author="Anees Shaikh" w:date="2013-10-07T01:11:00Z">
                <w:pPr>
                  <w:pStyle w:val="XML1"/>
                </w:pPr>
              </w:pPrChange>
            </w:pPr>
            <w:ins w:id="12898" w:author="Anees Shaikh" w:date="2013-10-07T01:10:00Z">
              <w:r>
                <w:t xml:space="preserve">                                 Switch.</w:t>
              </w:r>
            </w:ins>
          </w:p>
          <w:p w14:paraId="743DEE65" w14:textId="77777777" w:rsidR="00874469" w:rsidRDefault="00874469" w:rsidP="00874469">
            <w:pPr>
              <w:pStyle w:val="XML1"/>
              <w:rPr>
                <w:ins w:id="12899" w:author="Anees Shaikh" w:date="2013-10-07T01:10:00Z"/>
              </w:rPr>
              <w:pPrChange w:id="12900" w:author="Anees Shaikh" w:date="2013-10-07T01:11:00Z">
                <w:pPr>
                  <w:pStyle w:val="XML1"/>
                </w:pPr>
              </w:pPrChange>
            </w:pPr>
            <w:ins w:id="12901" w:author="Anees Shaikh" w:date="2013-10-07T01:10:00Z">
              <w:r>
                <w:lastRenderedPageBreak/>
                <w:t xml:space="preserve">                        &lt;/xs:documentation&gt;</w:t>
              </w:r>
            </w:ins>
          </w:p>
          <w:p w14:paraId="06EF9334" w14:textId="77777777" w:rsidR="00874469" w:rsidRDefault="00874469" w:rsidP="00874469">
            <w:pPr>
              <w:pStyle w:val="XML1"/>
              <w:rPr>
                <w:ins w:id="12902" w:author="Anees Shaikh" w:date="2013-10-07T01:10:00Z"/>
              </w:rPr>
              <w:pPrChange w:id="12903" w:author="Anees Shaikh" w:date="2013-10-07T01:11:00Z">
                <w:pPr>
                  <w:pStyle w:val="XML1"/>
                </w:pPr>
              </w:pPrChange>
            </w:pPr>
            <w:ins w:id="12904" w:author="Anees Shaikh" w:date="2013-10-07T01:10:00Z">
              <w:r>
                <w:t xml:space="preserve">                      &lt;/xs:annotation&gt;</w:t>
              </w:r>
            </w:ins>
          </w:p>
          <w:p w14:paraId="2FEEE4C5" w14:textId="77777777" w:rsidR="00874469" w:rsidRDefault="00874469" w:rsidP="00874469">
            <w:pPr>
              <w:pStyle w:val="XML1"/>
              <w:rPr>
                <w:ins w:id="12905" w:author="Anees Shaikh" w:date="2013-10-07T01:10:00Z"/>
              </w:rPr>
              <w:pPrChange w:id="12906" w:author="Anees Shaikh" w:date="2013-10-07T01:11:00Z">
                <w:pPr>
                  <w:pStyle w:val="XML1"/>
                </w:pPr>
              </w:pPrChange>
            </w:pPr>
            <w:ins w:id="12907" w:author="Anees Shaikh" w:date="2013-10-07T01:10:00Z">
              <w:r>
                <w:t xml:space="preserve">                    &lt;/xs:element&gt;</w:t>
              </w:r>
            </w:ins>
          </w:p>
          <w:p w14:paraId="7ACB19DA" w14:textId="77777777" w:rsidR="00874469" w:rsidRDefault="00874469" w:rsidP="00874469">
            <w:pPr>
              <w:pStyle w:val="XML1"/>
              <w:rPr>
                <w:ins w:id="12908" w:author="Anees Shaikh" w:date="2013-10-07T01:10:00Z"/>
              </w:rPr>
              <w:pPrChange w:id="12909" w:author="Anees Shaikh" w:date="2013-10-07T01:11:00Z">
                <w:pPr>
                  <w:pStyle w:val="XML1"/>
                </w:pPr>
              </w:pPrChange>
            </w:pPr>
            <w:ins w:id="12910" w:author="Anees Shaikh" w:date="2013-10-07T01:10:00Z">
              <w:r>
                <w:t xml:space="preserve">                    &lt;xs:element name="certificate"  type="xs:string"&gt;</w:t>
              </w:r>
            </w:ins>
          </w:p>
          <w:p w14:paraId="5CABBA8D" w14:textId="77777777" w:rsidR="00874469" w:rsidRDefault="00874469" w:rsidP="00874469">
            <w:pPr>
              <w:pStyle w:val="XML1"/>
              <w:rPr>
                <w:ins w:id="12911" w:author="Anees Shaikh" w:date="2013-10-07T01:10:00Z"/>
              </w:rPr>
              <w:pPrChange w:id="12912" w:author="Anees Shaikh" w:date="2013-10-07T01:11:00Z">
                <w:pPr>
                  <w:pStyle w:val="XML1"/>
                </w:pPr>
              </w:pPrChange>
            </w:pPr>
            <w:ins w:id="12913" w:author="Anees Shaikh" w:date="2013-10-07T01:10:00Z">
              <w:r>
                <w:t xml:space="preserve">                      &lt;xs:annotation&gt;</w:t>
              </w:r>
            </w:ins>
          </w:p>
          <w:p w14:paraId="4320A4E4" w14:textId="77777777" w:rsidR="00874469" w:rsidRDefault="00874469" w:rsidP="00874469">
            <w:pPr>
              <w:pStyle w:val="XML1"/>
              <w:rPr>
                <w:ins w:id="12914" w:author="Anees Shaikh" w:date="2013-10-07T01:10:00Z"/>
              </w:rPr>
              <w:pPrChange w:id="12915" w:author="Anees Shaikh" w:date="2013-10-07T01:11:00Z">
                <w:pPr>
                  <w:pStyle w:val="XML1"/>
                </w:pPr>
              </w:pPrChange>
            </w:pPr>
            <w:ins w:id="12916" w:author="Anees Shaikh" w:date="2013-10-07T01:10:00Z">
              <w:r>
                <w:t xml:space="preserve">                        &lt;xs:documentation&gt;</w:t>
              </w:r>
            </w:ins>
          </w:p>
          <w:p w14:paraId="5662875C" w14:textId="77777777" w:rsidR="00874469" w:rsidRDefault="00874469" w:rsidP="00874469">
            <w:pPr>
              <w:pStyle w:val="XML1"/>
              <w:rPr>
                <w:ins w:id="12917" w:author="Anees Shaikh" w:date="2013-10-07T01:10:00Z"/>
              </w:rPr>
              <w:pPrChange w:id="12918" w:author="Anees Shaikh" w:date="2013-10-07T01:11:00Z">
                <w:pPr>
                  <w:pStyle w:val="XML1"/>
                </w:pPr>
              </w:pPrChange>
            </w:pPr>
            <w:ins w:id="12919" w:author="Anees Shaikh" w:date="2013-10-07T01:10:00Z">
              <w:r>
                <w:t xml:space="preserve">                          An X.509 certificate in DER format base64 encoded.</w:t>
              </w:r>
            </w:ins>
          </w:p>
          <w:p w14:paraId="1CEFA7AB" w14:textId="77777777" w:rsidR="00874469" w:rsidRDefault="00874469" w:rsidP="00874469">
            <w:pPr>
              <w:pStyle w:val="XML1"/>
              <w:rPr>
                <w:ins w:id="12920" w:author="Anees Shaikh" w:date="2013-10-07T01:10:00Z"/>
              </w:rPr>
              <w:pPrChange w:id="12921" w:author="Anees Shaikh" w:date="2013-10-07T01:11:00Z">
                <w:pPr>
                  <w:pStyle w:val="XML1"/>
                </w:pPr>
              </w:pPrChange>
            </w:pPr>
            <w:ins w:id="12922" w:author="Anees Shaikh" w:date="2013-10-07T01:10:00Z">
              <w:r>
                <w:t xml:space="preserve">                        &lt;/xs:documentation&gt;</w:t>
              </w:r>
            </w:ins>
          </w:p>
          <w:p w14:paraId="31001D65" w14:textId="77777777" w:rsidR="00874469" w:rsidRDefault="00874469" w:rsidP="00874469">
            <w:pPr>
              <w:pStyle w:val="XML1"/>
              <w:rPr>
                <w:ins w:id="12923" w:author="Anees Shaikh" w:date="2013-10-07T01:10:00Z"/>
              </w:rPr>
              <w:pPrChange w:id="12924" w:author="Anees Shaikh" w:date="2013-10-07T01:11:00Z">
                <w:pPr>
                  <w:pStyle w:val="XML1"/>
                </w:pPr>
              </w:pPrChange>
            </w:pPr>
            <w:ins w:id="12925" w:author="Anees Shaikh" w:date="2013-10-07T01:10:00Z">
              <w:r>
                <w:t xml:space="preserve">                      &lt;/xs:annotation&gt;</w:t>
              </w:r>
            </w:ins>
          </w:p>
          <w:p w14:paraId="6C747019" w14:textId="77777777" w:rsidR="00874469" w:rsidRDefault="00874469" w:rsidP="00874469">
            <w:pPr>
              <w:pStyle w:val="XML1"/>
              <w:rPr>
                <w:ins w:id="12926" w:author="Anees Shaikh" w:date="2013-10-07T01:10:00Z"/>
              </w:rPr>
              <w:pPrChange w:id="12927" w:author="Anees Shaikh" w:date="2013-10-07T01:11:00Z">
                <w:pPr>
                  <w:pStyle w:val="XML1"/>
                </w:pPr>
              </w:pPrChange>
            </w:pPr>
            <w:ins w:id="12928" w:author="Anees Shaikh" w:date="2013-10-07T01:10:00Z">
              <w:r>
                <w:t xml:space="preserve">                    &lt;/xs:element&gt;</w:t>
              </w:r>
            </w:ins>
          </w:p>
          <w:p w14:paraId="49FD6911" w14:textId="77777777" w:rsidR="00874469" w:rsidRDefault="00874469" w:rsidP="00874469">
            <w:pPr>
              <w:pStyle w:val="XML1"/>
              <w:rPr>
                <w:ins w:id="12929" w:author="Anees Shaikh" w:date="2013-10-07T01:10:00Z"/>
              </w:rPr>
              <w:pPrChange w:id="12930" w:author="Anees Shaikh" w:date="2013-10-07T01:11:00Z">
                <w:pPr>
                  <w:pStyle w:val="XML1"/>
                </w:pPr>
              </w:pPrChange>
            </w:pPr>
            <w:ins w:id="12931" w:author="Anees Shaikh" w:date="2013-10-07T01:10:00Z">
              <w:r>
                <w:t xml:space="preserve">                    &lt;xs:element name="private-key" minOccurs="0"&gt;</w:t>
              </w:r>
            </w:ins>
          </w:p>
          <w:p w14:paraId="19B47FEE" w14:textId="77777777" w:rsidR="00874469" w:rsidRDefault="00874469" w:rsidP="00874469">
            <w:pPr>
              <w:pStyle w:val="XML1"/>
              <w:rPr>
                <w:ins w:id="12932" w:author="Anees Shaikh" w:date="2013-10-07T01:10:00Z"/>
              </w:rPr>
              <w:pPrChange w:id="12933" w:author="Anees Shaikh" w:date="2013-10-07T01:11:00Z">
                <w:pPr>
                  <w:pStyle w:val="XML1"/>
                </w:pPr>
              </w:pPrChange>
            </w:pPr>
            <w:ins w:id="12934" w:author="Anees Shaikh" w:date="2013-10-07T01:10:00Z">
              <w:r>
                <w:t xml:space="preserve">                      &lt;xs:annotation&gt;</w:t>
              </w:r>
            </w:ins>
          </w:p>
          <w:p w14:paraId="3C9C7D44" w14:textId="77777777" w:rsidR="00874469" w:rsidRDefault="00874469" w:rsidP="00874469">
            <w:pPr>
              <w:pStyle w:val="XML1"/>
              <w:rPr>
                <w:ins w:id="12935" w:author="Anees Shaikh" w:date="2013-10-07T01:10:00Z"/>
              </w:rPr>
              <w:pPrChange w:id="12936" w:author="Anees Shaikh" w:date="2013-10-07T01:11:00Z">
                <w:pPr>
                  <w:pStyle w:val="XML1"/>
                </w:pPr>
              </w:pPrChange>
            </w:pPr>
            <w:ins w:id="12937" w:author="Anees Shaikh" w:date="2013-10-07T01:10:00Z">
              <w:r>
                <w:t xml:space="preserve">                        &lt;xs:documentation&gt;</w:t>
              </w:r>
            </w:ins>
          </w:p>
          <w:p w14:paraId="5A7E6F32" w14:textId="77777777" w:rsidR="00874469" w:rsidRDefault="00874469" w:rsidP="00874469">
            <w:pPr>
              <w:pStyle w:val="XML1"/>
              <w:rPr>
                <w:ins w:id="12938" w:author="Anees Shaikh" w:date="2013-10-07T01:10:00Z"/>
              </w:rPr>
              <w:pPrChange w:id="12939" w:author="Anees Shaikh" w:date="2013-10-07T01:11:00Z">
                <w:pPr>
                  <w:pStyle w:val="XML1"/>
                </w:pPr>
              </w:pPrChange>
            </w:pPr>
            <w:ins w:id="12940" w:author="Anees Shaikh" w:date="2013-10-07T01:10:00Z">
              <w:r>
                <w:t xml:space="preserve">                          This element contains the private key corresponding to the</w:t>
              </w:r>
            </w:ins>
          </w:p>
          <w:p w14:paraId="3F7CB4AB" w14:textId="77777777" w:rsidR="00874469" w:rsidRDefault="00874469" w:rsidP="00874469">
            <w:pPr>
              <w:pStyle w:val="XML1"/>
              <w:rPr>
                <w:ins w:id="12941" w:author="Anees Shaikh" w:date="2013-10-07T01:10:00Z"/>
              </w:rPr>
              <w:pPrChange w:id="12942" w:author="Anees Shaikh" w:date="2013-10-07T01:11:00Z">
                <w:pPr>
                  <w:pStyle w:val="XML1"/>
                </w:pPr>
              </w:pPrChange>
            </w:pPr>
            <w:ins w:id="12943" w:author="Anees Shaikh" w:date="2013-10-07T01:10:00Z">
              <w:r>
                <w:t xml:space="preserve">                                certificate. The private key is encoded as specified in</w:t>
              </w:r>
            </w:ins>
          </w:p>
          <w:p w14:paraId="2E2BE65A" w14:textId="77777777" w:rsidR="00874469" w:rsidRDefault="00874469" w:rsidP="00874469">
            <w:pPr>
              <w:pStyle w:val="XML1"/>
              <w:rPr>
                <w:ins w:id="12944" w:author="Anees Shaikh" w:date="2013-10-07T01:10:00Z"/>
              </w:rPr>
              <w:pPrChange w:id="12945" w:author="Anees Shaikh" w:date="2013-10-07T01:11:00Z">
                <w:pPr>
                  <w:pStyle w:val="XML1"/>
                </w:pPr>
              </w:pPrChange>
            </w:pPr>
            <w:ins w:id="12946" w:author="Anees Shaikh" w:date="2013-10-07T01:10:00Z">
              <w:r>
                <w:t xml:space="preserve">                                XML-Signature Syntax and Processing</w:t>
              </w:r>
            </w:ins>
          </w:p>
          <w:p w14:paraId="6530E98D" w14:textId="77777777" w:rsidR="00874469" w:rsidRDefault="00874469" w:rsidP="00874469">
            <w:pPr>
              <w:pStyle w:val="XML1"/>
              <w:rPr>
                <w:ins w:id="12947" w:author="Anees Shaikh" w:date="2013-10-07T01:10:00Z"/>
              </w:rPr>
              <w:pPrChange w:id="12948" w:author="Anees Shaikh" w:date="2013-10-07T01:11:00Z">
                <w:pPr>
                  <w:pStyle w:val="XML1"/>
                </w:pPr>
              </w:pPrChange>
            </w:pPr>
            <w:ins w:id="12949" w:author="Anees Shaikh" w:date="2013-10-07T01:10:00Z">
              <w:r>
                <w:t xml:space="preserve">                                (http://www.w3.org/TR/2001/PR-xmldsig-core-20010820/).</w:t>
              </w:r>
            </w:ins>
          </w:p>
          <w:p w14:paraId="207CC4C7" w14:textId="77777777" w:rsidR="00874469" w:rsidRDefault="00874469" w:rsidP="00874469">
            <w:pPr>
              <w:pStyle w:val="XML1"/>
              <w:rPr>
                <w:ins w:id="12950" w:author="Anees Shaikh" w:date="2013-10-07T01:10:00Z"/>
              </w:rPr>
              <w:pPrChange w:id="12951" w:author="Anees Shaikh" w:date="2013-10-07T01:11:00Z">
                <w:pPr>
                  <w:pStyle w:val="XML1"/>
                </w:pPr>
              </w:pPrChange>
            </w:pPr>
            <w:ins w:id="12952" w:author="Anees Shaikh" w:date="2013-10-07T01:10:00Z">
              <w:r>
                <w:t xml:space="preserve">                                Currently the specification only support DSA and RSA keys.</w:t>
              </w:r>
            </w:ins>
          </w:p>
          <w:p w14:paraId="6D95D81D" w14:textId="77777777" w:rsidR="00874469" w:rsidRDefault="00874469" w:rsidP="00874469">
            <w:pPr>
              <w:pStyle w:val="XML1"/>
              <w:rPr>
                <w:ins w:id="12953" w:author="Anees Shaikh" w:date="2013-10-07T01:10:00Z"/>
              </w:rPr>
              <w:pPrChange w:id="12954" w:author="Anees Shaikh" w:date="2013-10-07T01:11:00Z">
                <w:pPr>
                  <w:pStyle w:val="XML1"/>
                </w:pPr>
              </w:pPrChange>
            </w:pPr>
            <w:ins w:id="12955" w:author="Anees Shaikh" w:date="2013-10-07T01:10:00Z">
              <w:r>
                <w:t xml:space="preserve">                        &lt;/xs:documentation&gt;</w:t>
              </w:r>
            </w:ins>
          </w:p>
          <w:p w14:paraId="2890B7DD" w14:textId="77777777" w:rsidR="00874469" w:rsidRDefault="00874469" w:rsidP="00874469">
            <w:pPr>
              <w:pStyle w:val="XML1"/>
              <w:rPr>
                <w:ins w:id="12956" w:author="Anees Shaikh" w:date="2013-10-07T01:10:00Z"/>
              </w:rPr>
              <w:pPrChange w:id="12957" w:author="Anees Shaikh" w:date="2013-10-07T01:11:00Z">
                <w:pPr>
                  <w:pStyle w:val="XML1"/>
                </w:pPr>
              </w:pPrChange>
            </w:pPr>
            <w:ins w:id="12958" w:author="Anees Shaikh" w:date="2013-10-07T01:10:00Z">
              <w:r>
                <w:t xml:space="preserve">                      &lt;/xs:annotation&gt;</w:t>
              </w:r>
            </w:ins>
          </w:p>
          <w:p w14:paraId="52EA5F58" w14:textId="77777777" w:rsidR="00874469" w:rsidRDefault="00874469" w:rsidP="00874469">
            <w:pPr>
              <w:pStyle w:val="XML1"/>
              <w:rPr>
                <w:ins w:id="12959" w:author="Anees Shaikh" w:date="2013-10-07T01:10:00Z"/>
              </w:rPr>
              <w:pPrChange w:id="12960" w:author="Anees Shaikh" w:date="2013-10-07T01:11:00Z">
                <w:pPr>
                  <w:pStyle w:val="XML1"/>
                </w:pPr>
              </w:pPrChange>
            </w:pPr>
            <w:ins w:id="12961" w:author="Anees Shaikh" w:date="2013-10-07T01:10:00Z">
              <w:r>
                <w:t xml:space="preserve">                      &lt;xs:complexType&gt;</w:t>
              </w:r>
            </w:ins>
          </w:p>
          <w:p w14:paraId="04588671" w14:textId="77777777" w:rsidR="00874469" w:rsidRDefault="00874469" w:rsidP="00874469">
            <w:pPr>
              <w:pStyle w:val="XML1"/>
              <w:rPr>
                <w:ins w:id="12962" w:author="Anees Shaikh" w:date="2013-10-07T01:10:00Z"/>
              </w:rPr>
              <w:pPrChange w:id="12963" w:author="Anees Shaikh" w:date="2013-10-07T01:11:00Z">
                <w:pPr>
                  <w:pStyle w:val="XML1"/>
                </w:pPr>
              </w:pPrChange>
            </w:pPr>
            <w:ins w:id="12964" w:author="Anees Shaikh" w:date="2013-10-07T01:10:00Z">
              <w:r>
                <w:t xml:space="preserve">                        &lt;xs:sequence&gt;</w:t>
              </w:r>
            </w:ins>
          </w:p>
          <w:p w14:paraId="532A5DDD" w14:textId="77777777" w:rsidR="00874469" w:rsidRDefault="00874469" w:rsidP="00874469">
            <w:pPr>
              <w:pStyle w:val="XML1"/>
              <w:rPr>
                <w:ins w:id="12965" w:author="Anees Shaikh" w:date="2013-10-07T01:10:00Z"/>
              </w:rPr>
              <w:pPrChange w:id="12966" w:author="Anees Shaikh" w:date="2013-10-07T01:11:00Z">
                <w:pPr>
                  <w:pStyle w:val="XML1"/>
                </w:pPr>
              </w:pPrChange>
            </w:pPr>
            <w:ins w:id="12967" w:author="Anees Shaikh" w:date="2013-10-07T01:10:00Z">
              <w:r>
                <w:t xml:space="preserve">                          &lt;xs:choice&gt;</w:t>
              </w:r>
            </w:ins>
          </w:p>
          <w:p w14:paraId="1B5FC5B3" w14:textId="77777777" w:rsidR="00874469" w:rsidRDefault="00874469" w:rsidP="00874469">
            <w:pPr>
              <w:pStyle w:val="XML1"/>
              <w:rPr>
                <w:ins w:id="12968" w:author="Anees Shaikh" w:date="2013-10-07T01:10:00Z"/>
              </w:rPr>
              <w:pPrChange w:id="12969" w:author="Anees Shaikh" w:date="2013-10-07T01:11:00Z">
                <w:pPr>
                  <w:pStyle w:val="XML1"/>
                </w:pPr>
              </w:pPrChange>
            </w:pPr>
            <w:ins w:id="12970" w:author="Anees Shaikh" w:date="2013-10-07T01:10:00Z">
              <w:r>
                <w:t xml:space="preserve">                            &lt;xs:sequence&gt;</w:t>
              </w:r>
            </w:ins>
          </w:p>
          <w:p w14:paraId="44301268" w14:textId="77777777" w:rsidR="00874469" w:rsidRDefault="00874469" w:rsidP="00874469">
            <w:pPr>
              <w:pStyle w:val="XML1"/>
              <w:rPr>
                <w:ins w:id="12971" w:author="Anees Shaikh" w:date="2013-10-07T01:10:00Z"/>
              </w:rPr>
              <w:pPrChange w:id="12972" w:author="Anees Shaikh" w:date="2013-10-07T01:11:00Z">
                <w:pPr>
                  <w:pStyle w:val="XML1"/>
                </w:pPr>
              </w:pPrChange>
            </w:pPr>
            <w:ins w:id="12973" w:author="Anees Shaikh" w:date="2013-10-07T01:10:00Z">
              <w:r>
                <w:t xml:space="preserve">                              &lt;xs:element name="DSAKeyValue" minOccurs="0"&gt;</w:t>
              </w:r>
            </w:ins>
          </w:p>
          <w:p w14:paraId="033F0A55" w14:textId="77777777" w:rsidR="00874469" w:rsidRDefault="00874469" w:rsidP="00874469">
            <w:pPr>
              <w:pStyle w:val="XML1"/>
              <w:rPr>
                <w:ins w:id="12974" w:author="Anees Shaikh" w:date="2013-10-07T01:10:00Z"/>
              </w:rPr>
              <w:pPrChange w:id="12975" w:author="Anees Shaikh" w:date="2013-10-07T01:11:00Z">
                <w:pPr>
                  <w:pStyle w:val="XML1"/>
                </w:pPr>
              </w:pPrChange>
            </w:pPr>
            <w:ins w:id="12976" w:author="Anees Shaikh" w:date="2013-10-07T01:10:00Z">
              <w:r>
                <w:t xml:space="preserve">                                &lt;xs:complexType&gt;</w:t>
              </w:r>
            </w:ins>
          </w:p>
          <w:p w14:paraId="247C1D99" w14:textId="77777777" w:rsidR="00874469" w:rsidRDefault="00874469" w:rsidP="00874469">
            <w:pPr>
              <w:pStyle w:val="XML1"/>
              <w:rPr>
                <w:ins w:id="12977" w:author="Anees Shaikh" w:date="2013-10-07T01:10:00Z"/>
              </w:rPr>
              <w:pPrChange w:id="12978" w:author="Anees Shaikh" w:date="2013-10-07T01:11:00Z">
                <w:pPr>
                  <w:pStyle w:val="XML1"/>
                </w:pPr>
              </w:pPrChange>
            </w:pPr>
            <w:ins w:id="12979" w:author="Anees Shaikh" w:date="2013-10-07T01:10:00Z">
              <w:r>
                <w:t xml:space="preserve">                                  &lt;xs:sequence&gt;</w:t>
              </w:r>
            </w:ins>
          </w:p>
          <w:p w14:paraId="48882B55" w14:textId="77777777" w:rsidR="00874469" w:rsidRDefault="00874469" w:rsidP="00874469">
            <w:pPr>
              <w:pStyle w:val="XML1"/>
              <w:rPr>
                <w:ins w:id="12980" w:author="Anees Shaikh" w:date="2013-10-07T01:10:00Z"/>
              </w:rPr>
              <w:pPrChange w:id="12981" w:author="Anees Shaikh" w:date="2013-10-07T01:11:00Z">
                <w:pPr>
                  <w:pStyle w:val="XML1"/>
                </w:pPr>
              </w:pPrChange>
            </w:pPr>
            <w:ins w:id="12982" w:author="Anees Shaikh" w:date="2013-10-07T01:10:00Z">
              <w:r>
                <w:t xml:space="preserve">                                    &lt;xs:element name="P"  type="xs:base64Binary"&gt;</w:t>
              </w:r>
            </w:ins>
          </w:p>
          <w:p w14:paraId="2AF347ED" w14:textId="77777777" w:rsidR="00874469" w:rsidRDefault="00874469" w:rsidP="00874469">
            <w:pPr>
              <w:pStyle w:val="XML1"/>
              <w:rPr>
                <w:ins w:id="12983" w:author="Anees Shaikh" w:date="2013-10-07T01:10:00Z"/>
              </w:rPr>
              <w:pPrChange w:id="12984" w:author="Anees Shaikh" w:date="2013-10-07T01:11:00Z">
                <w:pPr>
                  <w:pStyle w:val="XML1"/>
                </w:pPr>
              </w:pPrChange>
            </w:pPr>
            <w:ins w:id="12985" w:author="Anees Shaikh" w:date="2013-10-07T01:10:00Z">
              <w:r>
                <w:t xml:space="preserve">                                      &lt;xs:annotation&gt;</w:t>
              </w:r>
            </w:ins>
          </w:p>
          <w:p w14:paraId="521B2617" w14:textId="77777777" w:rsidR="00874469" w:rsidRDefault="00874469" w:rsidP="00874469">
            <w:pPr>
              <w:pStyle w:val="XML1"/>
              <w:rPr>
                <w:ins w:id="12986" w:author="Anees Shaikh" w:date="2013-10-07T01:10:00Z"/>
              </w:rPr>
              <w:pPrChange w:id="12987" w:author="Anees Shaikh" w:date="2013-10-07T01:11:00Z">
                <w:pPr>
                  <w:pStyle w:val="XML1"/>
                </w:pPr>
              </w:pPrChange>
            </w:pPr>
            <w:ins w:id="12988" w:author="Anees Shaikh" w:date="2013-10-07T01:10:00Z">
              <w:r>
                <w:t xml:space="preserve">                                        &lt;xs:documentation&gt;</w:t>
              </w:r>
            </w:ins>
          </w:p>
          <w:p w14:paraId="769115C5" w14:textId="77777777" w:rsidR="00874469" w:rsidRDefault="00874469" w:rsidP="00874469">
            <w:pPr>
              <w:pStyle w:val="XML1"/>
              <w:rPr>
                <w:ins w:id="12989" w:author="Anees Shaikh" w:date="2013-10-07T01:10:00Z"/>
              </w:rPr>
              <w:pPrChange w:id="12990" w:author="Anees Shaikh" w:date="2013-10-07T01:11:00Z">
                <w:pPr>
                  <w:pStyle w:val="XML1"/>
                </w:pPr>
              </w:pPrChange>
            </w:pPr>
            <w:ins w:id="12991" w:author="Anees Shaikh" w:date="2013-10-07T01:10:00Z">
              <w:r>
                <w:t xml:space="preserve">                                          A prime modulus meeting the requirements of the standard</w:t>
              </w:r>
            </w:ins>
          </w:p>
          <w:p w14:paraId="36FD2978" w14:textId="77777777" w:rsidR="00874469" w:rsidRDefault="00874469" w:rsidP="00874469">
            <w:pPr>
              <w:pStyle w:val="XML1"/>
              <w:rPr>
                <w:ins w:id="12992" w:author="Anees Shaikh" w:date="2013-10-07T01:10:00Z"/>
              </w:rPr>
              <w:pPrChange w:id="12993" w:author="Anees Shaikh" w:date="2013-10-07T01:11:00Z">
                <w:pPr>
                  <w:pStyle w:val="XML1"/>
                </w:pPr>
              </w:pPrChange>
            </w:pPr>
            <w:ins w:id="12994" w:author="Anees Shaikh" w:date="2013-10-07T01:10:00Z">
              <w:r>
                <w:t xml:space="preserve">                                                 above</w:t>
              </w:r>
            </w:ins>
          </w:p>
          <w:p w14:paraId="292CA0A9" w14:textId="77777777" w:rsidR="00874469" w:rsidRDefault="00874469" w:rsidP="00874469">
            <w:pPr>
              <w:pStyle w:val="XML1"/>
              <w:rPr>
                <w:ins w:id="12995" w:author="Anees Shaikh" w:date="2013-10-07T01:10:00Z"/>
              </w:rPr>
              <w:pPrChange w:id="12996" w:author="Anees Shaikh" w:date="2013-10-07T01:11:00Z">
                <w:pPr>
                  <w:pStyle w:val="XML1"/>
                </w:pPr>
              </w:pPrChange>
            </w:pPr>
            <w:ins w:id="12997" w:author="Anees Shaikh" w:date="2013-10-07T01:10:00Z">
              <w:r>
                <w:t xml:space="preserve">                                        &lt;/xs:documentation&gt;</w:t>
              </w:r>
            </w:ins>
          </w:p>
          <w:p w14:paraId="301C327C" w14:textId="77777777" w:rsidR="00874469" w:rsidRDefault="00874469" w:rsidP="00874469">
            <w:pPr>
              <w:pStyle w:val="XML1"/>
              <w:rPr>
                <w:ins w:id="12998" w:author="Anees Shaikh" w:date="2013-10-07T01:10:00Z"/>
              </w:rPr>
              <w:pPrChange w:id="12999" w:author="Anees Shaikh" w:date="2013-10-07T01:11:00Z">
                <w:pPr>
                  <w:pStyle w:val="XML1"/>
                </w:pPr>
              </w:pPrChange>
            </w:pPr>
            <w:ins w:id="13000" w:author="Anees Shaikh" w:date="2013-10-07T01:10:00Z">
              <w:r>
                <w:t xml:space="preserve">                                      &lt;/xs:annotation&gt;</w:t>
              </w:r>
            </w:ins>
          </w:p>
          <w:p w14:paraId="44C996A3" w14:textId="77777777" w:rsidR="00874469" w:rsidRDefault="00874469" w:rsidP="00874469">
            <w:pPr>
              <w:pStyle w:val="XML1"/>
              <w:rPr>
                <w:ins w:id="13001" w:author="Anees Shaikh" w:date="2013-10-07T01:10:00Z"/>
              </w:rPr>
              <w:pPrChange w:id="13002" w:author="Anees Shaikh" w:date="2013-10-07T01:11:00Z">
                <w:pPr>
                  <w:pStyle w:val="XML1"/>
                </w:pPr>
              </w:pPrChange>
            </w:pPr>
            <w:ins w:id="13003" w:author="Anees Shaikh" w:date="2013-10-07T01:10:00Z">
              <w:r>
                <w:t xml:space="preserve">                                    &lt;/xs:element&gt;</w:t>
              </w:r>
            </w:ins>
          </w:p>
          <w:p w14:paraId="04A4D205" w14:textId="77777777" w:rsidR="00874469" w:rsidRDefault="00874469" w:rsidP="00874469">
            <w:pPr>
              <w:pStyle w:val="XML1"/>
              <w:rPr>
                <w:ins w:id="13004" w:author="Anees Shaikh" w:date="2013-10-07T01:10:00Z"/>
              </w:rPr>
              <w:pPrChange w:id="13005" w:author="Anees Shaikh" w:date="2013-10-07T01:11:00Z">
                <w:pPr>
                  <w:pStyle w:val="XML1"/>
                </w:pPr>
              </w:pPrChange>
            </w:pPr>
            <w:ins w:id="13006" w:author="Anees Shaikh" w:date="2013-10-07T01:10:00Z">
              <w:r>
                <w:t xml:space="preserve">                                    &lt;xs:element name="Q"  type="xs:base64Binary"&gt;</w:t>
              </w:r>
            </w:ins>
          </w:p>
          <w:p w14:paraId="4219C562" w14:textId="77777777" w:rsidR="00874469" w:rsidRDefault="00874469" w:rsidP="00874469">
            <w:pPr>
              <w:pStyle w:val="XML1"/>
              <w:rPr>
                <w:ins w:id="13007" w:author="Anees Shaikh" w:date="2013-10-07T01:10:00Z"/>
              </w:rPr>
              <w:pPrChange w:id="13008" w:author="Anees Shaikh" w:date="2013-10-07T01:11:00Z">
                <w:pPr>
                  <w:pStyle w:val="XML1"/>
                </w:pPr>
              </w:pPrChange>
            </w:pPr>
            <w:ins w:id="13009" w:author="Anees Shaikh" w:date="2013-10-07T01:10:00Z">
              <w:r>
                <w:t xml:space="preserve">                                      &lt;xs:annotation&gt;</w:t>
              </w:r>
            </w:ins>
          </w:p>
          <w:p w14:paraId="71B629F3" w14:textId="77777777" w:rsidR="00874469" w:rsidRDefault="00874469" w:rsidP="00874469">
            <w:pPr>
              <w:pStyle w:val="XML1"/>
              <w:rPr>
                <w:ins w:id="13010" w:author="Anees Shaikh" w:date="2013-10-07T01:10:00Z"/>
              </w:rPr>
              <w:pPrChange w:id="13011" w:author="Anees Shaikh" w:date="2013-10-07T01:11:00Z">
                <w:pPr>
                  <w:pStyle w:val="XML1"/>
                </w:pPr>
              </w:pPrChange>
            </w:pPr>
            <w:ins w:id="13012" w:author="Anees Shaikh" w:date="2013-10-07T01:10:00Z">
              <w:r>
                <w:t xml:space="preserve">                                        &lt;xs:documentation&gt;</w:t>
              </w:r>
            </w:ins>
          </w:p>
          <w:p w14:paraId="747437F3" w14:textId="77777777" w:rsidR="00874469" w:rsidRDefault="00874469" w:rsidP="00874469">
            <w:pPr>
              <w:pStyle w:val="XML1"/>
              <w:rPr>
                <w:ins w:id="13013" w:author="Anees Shaikh" w:date="2013-10-07T01:10:00Z"/>
              </w:rPr>
              <w:pPrChange w:id="13014" w:author="Anees Shaikh" w:date="2013-10-07T01:11:00Z">
                <w:pPr>
                  <w:pStyle w:val="XML1"/>
                </w:pPr>
              </w:pPrChange>
            </w:pPr>
            <w:ins w:id="13015" w:author="Anees Shaikh" w:date="2013-10-07T01:10:00Z">
              <w:r>
                <w:t xml:space="preserve">                                          An integer in the range 2**159 &amp;lt; Q &amp;lt; 2**160 which is a</w:t>
              </w:r>
            </w:ins>
          </w:p>
          <w:p w14:paraId="29935C0A" w14:textId="77777777" w:rsidR="00874469" w:rsidRDefault="00874469" w:rsidP="00874469">
            <w:pPr>
              <w:pStyle w:val="XML1"/>
              <w:rPr>
                <w:ins w:id="13016" w:author="Anees Shaikh" w:date="2013-10-07T01:10:00Z"/>
              </w:rPr>
              <w:pPrChange w:id="13017" w:author="Anees Shaikh" w:date="2013-10-07T01:11:00Z">
                <w:pPr>
                  <w:pStyle w:val="XML1"/>
                </w:pPr>
              </w:pPrChange>
            </w:pPr>
            <w:ins w:id="13018" w:author="Anees Shaikh" w:date="2013-10-07T01:10:00Z">
              <w:r>
                <w:t xml:space="preserve">                                                 prime divisor of P-1</w:t>
              </w:r>
            </w:ins>
          </w:p>
          <w:p w14:paraId="153EC1BA" w14:textId="77777777" w:rsidR="00874469" w:rsidRDefault="00874469" w:rsidP="00874469">
            <w:pPr>
              <w:pStyle w:val="XML1"/>
              <w:rPr>
                <w:ins w:id="13019" w:author="Anees Shaikh" w:date="2013-10-07T01:10:00Z"/>
              </w:rPr>
              <w:pPrChange w:id="13020" w:author="Anees Shaikh" w:date="2013-10-07T01:11:00Z">
                <w:pPr>
                  <w:pStyle w:val="XML1"/>
                </w:pPr>
              </w:pPrChange>
            </w:pPr>
            <w:ins w:id="13021" w:author="Anees Shaikh" w:date="2013-10-07T01:10:00Z">
              <w:r>
                <w:t xml:space="preserve">                                        &lt;/xs:documentation&gt;</w:t>
              </w:r>
            </w:ins>
          </w:p>
          <w:p w14:paraId="239ACB19" w14:textId="77777777" w:rsidR="00874469" w:rsidRDefault="00874469" w:rsidP="00874469">
            <w:pPr>
              <w:pStyle w:val="XML1"/>
              <w:rPr>
                <w:ins w:id="13022" w:author="Anees Shaikh" w:date="2013-10-07T01:10:00Z"/>
              </w:rPr>
              <w:pPrChange w:id="13023" w:author="Anees Shaikh" w:date="2013-10-07T01:11:00Z">
                <w:pPr>
                  <w:pStyle w:val="XML1"/>
                </w:pPr>
              </w:pPrChange>
            </w:pPr>
            <w:ins w:id="13024" w:author="Anees Shaikh" w:date="2013-10-07T01:10:00Z">
              <w:r>
                <w:t xml:space="preserve">                                      &lt;/xs:annotation&gt;</w:t>
              </w:r>
            </w:ins>
          </w:p>
          <w:p w14:paraId="046E3F59" w14:textId="77777777" w:rsidR="00874469" w:rsidRDefault="00874469" w:rsidP="00874469">
            <w:pPr>
              <w:pStyle w:val="XML1"/>
              <w:rPr>
                <w:ins w:id="13025" w:author="Anees Shaikh" w:date="2013-10-07T01:10:00Z"/>
              </w:rPr>
              <w:pPrChange w:id="13026" w:author="Anees Shaikh" w:date="2013-10-07T01:11:00Z">
                <w:pPr>
                  <w:pStyle w:val="XML1"/>
                </w:pPr>
              </w:pPrChange>
            </w:pPr>
            <w:ins w:id="13027" w:author="Anees Shaikh" w:date="2013-10-07T01:10:00Z">
              <w:r>
                <w:t xml:space="preserve">                                    &lt;/xs:element&gt;</w:t>
              </w:r>
            </w:ins>
          </w:p>
          <w:p w14:paraId="1480F4D4" w14:textId="77777777" w:rsidR="00874469" w:rsidRDefault="00874469" w:rsidP="00874469">
            <w:pPr>
              <w:pStyle w:val="XML1"/>
              <w:rPr>
                <w:ins w:id="13028" w:author="Anees Shaikh" w:date="2013-10-07T01:10:00Z"/>
              </w:rPr>
              <w:pPrChange w:id="13029" w:author="Anees Shaikh" w:date="2013-10-07T01:11:00Z">
                <w:pPr>
                  <w:pStyle w:val="XML1"/>
                </w:pPr>
              </w:pPrChange>
            </w:pPr>
            <w:ins w:id="13030" w:author="Anees Shaikh" w:date="2013-10-07T01:10:00Z">
              <w:r>
                <w:t xml:space="preserve">                                    &lt;xs:element name="J" minOccurs="0"  type="xs:base64Binary"&gt;</w:t>
              </w:r>
            </w:ins>
          </w:p>
          <w:p w14:paraId="323D2509" w14:textId="77777777" w:rsidR="00874469" w:rsidRDefault="00874469" w:rsidP="00874469">
            <w:pPr>
              <w:pStyle w:val="XML1"/>
              <w:rPr>
                <w:ins w:id="13031" w:author="Anees Shaikh" w:date="2013-10-07T01:10:00Z"/>
              </w:rPr>
              <w:pPrChange w:id="13032" w:author="Anees Shaikh" w:date="2013-10-07T01:11:00Z">
                <w:pPr>
                  <w:pStyle w:val="XML1"/>
                </w:pPr>
              </w:pPrChange>
            </w:pPr>
            <w:ins w:id="13033" w:author="Anees Shaikh" w:date="2013-10-07T01:10:00Z">
              <w:r>
                <w:t xml:space="preserve">                                      &lt;xs:annotation&gt;</w:t>
              </w:r>
            </w:ins>
          </w:p>
          <w:p w14:paraId="6EC290B3" w14:textId="77777777" w:rsidR="00874469" w:rsidRDefault="00874469" w:rsidP="00874469">
            <w:pPr>
              <w:pStyle w:val="XML1"/>
              <w:rPr>
                <w:ins w:id="13034" w:author="Anees Shaikh" w:date="2013-10-07T01:10:00Z"/>
              </w:rPr>
              <w:pPrChange w:id="13035" w:author="Anees Shaikh" w:date="2013-10-07T01:11:00Z">
                <w:pPr>
                  <w:pStyle w:val="XML1"/>
                </w:pPr>
              </w:pPrChange>
            </w:pPr>
            <w:ins w:id="13036" w:author="Anees Shaikh" w:date="2013-10-07T01:10:00Z">
              <w:r>
                <w:t xml:space="preserve">                                        &lt;xs:documentation&gt;</w:t>
              </w:r>
            </w:ins>
          </w:p>
          <w:p w14:paraId="39361957" w14:textId="77777777" w:rsidR="00874469" w:rsidRDefault="00874469" w:rsidP="00874469">
            <w:pPr>
              <w:pStyle w:val="XML1"/>
              <w:rPr>
                <w:ins w:id="13037" w:author="Anees Shaikh" w:date="2013-10-07T01:10:00Z"/>
              </w:rPr>
              <w:pPrChange w:id="13038" w:author="Anees Shaikh" w:date="2013-10-07T01:11:00Z">
                <w:pPr>
                  <w:pStyle w:val="XML1"/>
                </w:pPr>
              </w:pPrChange>
            </w:pPr>
            <w:ins w:id="13039" w:author="Anees Shaikh" w:date="2013-10-07T01:10:00Z">
              <w:r>
                <w:t xml:space="preserve">                                          (P - 1) / Q</w:t>
              </w:r>
            </w:ins>
          </w:p>
          <w:p w14:paraId="6B76F140" w14:textId="77777777" w:rsidR="00874469" w:rsidRDefault="00874469" w:rsidP="00874469">
            <w:pPr>
              <w:pStyle w:val="XML1"/>
              <w:rPr>
                <w:ins w:id="13040" w:author="Anees Shaikh" w:date="2013-10-07T01:10:00Z"/>
              </w:rPr>
              <w:pPrChange w:id="13041" w:author="Anees Shaikh" w:date="2013-10-07T01:11:00Z">
                <w:pPr>
                  <w:pStyle w:val="XML1"/>
                </w:pPr>
              </w:pPrChange>
            </w:pPr>
            <w:ins w:id="13042" w:author="Anees Shaikh" w:date="2013-10-07T01:10:00Z">
              <w:r>
                <w:lastRenderedPageBreak/>
                <w:t xml:space="preserve">                                        &lt;/xs:documentation&gt;</w:t>
              </w:r>
            </w:ins>
          </w:p>
          <w:p w14:paraId="4D120B80" w14:textId="77777777" w:rsidR="00874469" w:rsidRDefault="00874469" w:rsidP="00874469">
            <w:pPr>
              <w:pStyle w:val="XML1"/>
              <w:rPr>
                <w:ins w:id="13043" w:author="Anees Shaikh" w:date="2013-10-07T01:10:00Z"/>
              </w:rPr>
              <w:pPrChange w:id="13044" w:author="Anees Shaikh" w:date="2013-10-07T01:11:00Z">
                <w:pPr>
                  <w:pStyle w:val="XML1"/>
                </w:pPr>
              </w:pPrChange>
            </w:pPr>
            <w:ins w:id="13045" w:author="Anees Shaikh" w:date="2013-10-07T01:10:00Z">
              <w:r>
                <w:t xml:space="preserve">                                      &lt;/xs:annotation&gt;</w:t>
              </w:r>
            </w:ins>
          </w:p>
          <w:p w14:paraId="48501307" w14:textId="77777777" w:rsidR="00874469" w:rsidRDefault="00874469" w:rsidP="00874469">
            <w:pPr>
              <w:pStyle w:val="XML1"/>
              <w:rPr>
                <w:ins w:id="13046" w:author="Anees Shaikh" w:date="2013-10-07T01:10:00Z"/>
              </w:rPr>
              <w:pPrChange w:id="13047" w:author="Anees Shaikh" w:date="2013-10-07T01:11:00Z">
                <w:pPr>
                  <w:pStyle w:val="XML1"/>
                </w:pPr>
              </w:pPrChange>
            </w:pPr>
            <w:ins w:id="13048" w:author="Anees Shaikh" w:date="2013-10-07T01:10:00Z">
              <w:r>
                <w:t xml:space="preserve">                                    &lt;/xs:element&gt;</w:t>
              </w:r>
            </w:ins>
          </w:p>
          <w:p w14:paraId="42F6D21A" w14:textId="77777777" w:rsidR="00874469" w:rsidRDefault="00874469" w:rsidP="00874469">
            <w:pPr>
              <w:pStyle w:val="XML1"/>
              <w:rPr>
                <w:ins w:id="13049" w:author="Anees Shaikh" w:date="2013-10-07T01:10:00Z"/>
              </w:rPr>
              <w:pPrChange w:id="13050" w:author="Anees Shaikh" w:date="2013-10-07T01:11:00Z">
                <w:pPr>
                  <w:pStyle w:val="XML1"/>
                </w:pPr>
              </w:pPrChange>
            </w:pPr>
            <w:ins w:id="13051" w:author="Anees Shaikh" w:date="2013-10-07T01:10:00Z">
              <w:r>
                <w:t xml:space="preserve">                                    &lt;xs:element name="G" minOccurs="0"  type="xs:base64Binary"&gt;</w:t>
              </w:r>
            </w:ins>
          </w:p>
          <w:p w14:paraId="11E71221" w14:textId="77777777" w:rsidR="00874469" w:rsidRDefault="00874469" w:rsidP="00874469">
            <w:pPr>
              <w:pStyle w:val="XML1"/>
              <w:rPr>
                <w:ins w:id="13052" w:author="Anees Shaikh" w:date="2013-10-07T01:10:00Z"/>
              </w:rPr>
              <w:pPrChange w:id="13053" w:author="Anees Shaikh" w:date="2013-10-07T01:11:00Z">
                <w:pPr>
                  <w:pStyle w:val="XML1"/>
                </w:pPr>
              </w:pPrChange>
            </w:pPr>
            <w:ins w:id="13054" w:author="Anees Shaikh" w:date="2013-10-07T01:10:00Z">
              <w:r>
                <w:t xml:space="preserve">                                      &lt;xs:annotation&gt;</w:t>
              </w:r>
            </w:ins>
          </w:p>
          <w:p w14:paraId="68AF37EE" w14:textId="77777777" w:rsidR="00874469" w:rsidRDefault="00874469" w:rsidP="00874469">
            <w:pPr>
              <w:pStyle w:val="XML1"/>
              <w:rPr>
                <w:ins w:id="13055" w:author="Anees Shaikh" w:date="2013-10-07T01:10:00Z"/>
              </w:rPr>
              <w:pPrChange w:id="13056" w:author="Anees Shaikh" w:date="2013-10-07T01:11:00Z">
                <w:pPr>
                  <w:pStyle w:val="XML1"/>
                </w:pPr>
              </w:pPrChange>
            </w:pPr>
            <w:ins w:id="13057" w:author="Anees Shaikh" w:date="2013-10-07T01:10:00Z">
              <w:r>
                <w:t xml:space="preserve">                                        &lt;xs:documentation&gt;</w:t>
              </w:r>
            </w:ins>
          </w:p>
          <w:p w14:paraId="25018B4A" w14:textId="77777777" w:rsidR="00874469" w:rsidRDefault="00874469" w:rsidP="00874469">
            <w:pPr>
              <w:pStyle w:val="XML1"/>
              <w:rPr>
                <w:ins w:id="13058" w:author="Anees Shaikh" w:date="2013-10-07T01:10:00Z"/>
              </w:rPr>
              <w:pPrChange w:id="13059" w:author="Anees Shaikh" w:date="2013-10-07T01:11:00Z">
                <w:pPr>
                  <w:pStyle w:val="XML1"/>
                </w:pPr>
              </w:pPrChange>
            </w:pPr>
            <w:ins w:id="13060" w:author="Anees Shaikh" w:date="2013-10-07T01:10:00Z">
              <w:r>
                <w:t xml:space="preserve">                                          An integer with certain properties with respect to P and Q</w:t>
              </w:r>
            </w:ins>
          </w:p>
          <w:p w14:paraId="474969F4" w14:textId="77777777" w:rsidR="00874469" w:rsidRDefault="00874469" w:rsidP="00874469">
            <w:pPr>
              <w:pStyle w:val="XML1"/>
              <w:rPr>
                <w:ins w:id="13061" w:author="Anees Shaikh" w:date="2013-10-07T01:10:00Z"/>
              </w:rPr>
              <w:pPrChange w:id="13062" w:author="Anees Shaikh" w:date="2013-10-07T01:11:00Z">
                <w:pPr>
                  <w:pStyle w:val="XML1"/>
                </w:pPr>
              </w:pPrChange>
            </w:pPr>
            <w:ins w:id="13063" w:author="Anees Shaikh" w:date="2013-10-07T01:10:00Z">
              <w:r>
                <w:t xml:space="preserve">                                        &lt;/xs:documentation&gt;</w:t>
              </w:r>
            </w:ins>
          </w:p>
          <w:p w14:paraId="667287D6" w14:textId="77777777" w:rsidR="00874469" w:rsidRDefault="00874469" w:rsidP="00874469">
            <w:pPr>
              <w:pStyle w:val="XML1"/>
              <w:rPr>
                <w:ins w:id="13064" w:author="Anees Shaikh" w:date="2013-10-07T01:10:00Z"/>
              </w:rPr>
              <w:pPrChange w:id="13065" w:author="Anees Shaikh" w:date="2013-10-07T01:11:00Z">
                <w:pPr>
                  <w:pStyle w:val="XML1"/>
                </w:pPr>
              </w:pPrChange>
            </w:pPr>
            <w:ins w:id="13066" w:author="Anees Shaikh" w:date="2013-10-07T01:10:00Z">
              <w:r>
                <w:t xml:space="preserve">                                      &lt;/xs:annotation&gt;</w:t>
              </w:r>
            </w:ins>
          </w:p>
          <w:p w14:paraId="52D2008C" w14:textId="77777777" w:rsidR="00874469" w:rsidRDefault="00874469" w:rsidP="00874469">
            <w:pPr>
              <w:pStyle w:val="XML1"/>
              <w:rPr>
                <w:ins w:id="13067" w:author="Anees Shaikh" w:date="2013-10-07T01:10:00Z"/>
              </w:rPr>
              <w:pPrChange w:id="13068" w:author="Anees Shaikh" w:date="2013-10-07T01:11:00Z">
                <w:pPr>
                  <w:pStyle w:val="XML1"/>
                </w:pPr>
              </w:pPrChange>
            </w:pPr>
            <w:ins w:id="13069" w:author="Anees Shaikh" w:date="2013-10-07T01:10:00Z">
              <w:r>
                <w:t xml:space="preserve">                                    &lt;/xs:element&gt;</w:t>
              </w:r>
            </w:ins>
          </w:p>
          <w:p w14:paraId="5D6BD299" w14:textId="77777777" w:rsidR="00874469" w:rsidRDefault="00874469" w:rsidP="00874469">
            <w:pPr>
              <w:pStyle w:val="XML1"/>
              <w:rPr>
                <w:ins w:id="13070" w:author="Anees Shaikh" w:date="2013-10-07T01:10:00Z"/>
              </w:rPr>
              <w:pPrChange w:id="13071" w:author="Anees Shaikh" w:date="2013-10-07T01:11:00Z">
                <w:pPr>
                  <w:pStyle w:val="XML1"/>
                </w:pPr>
              </w:pPrChange>
            </w:pPr>
            <w:ins w:id="13072" w:author="Anees Shaikh" w:date="2013-10-07T01:10:00Z">
              <w:r>
                <w:t xml:space="preserve">                                    &lt;xs:element name="Y"  type="xs:base64Binary"&gt;</w:t>
              </w:r>
            </w:ins>
          </w:p>
          <w:p w14:paraId="0C7B2C53" w14:textId="77777777" w:rsidR="00874469" w:rsidRDefault="00874469" w:rsidP="00874469">
            <w:pPr>
              <w:pStyle w:val="XML1"/>
              <w:rPr>
                <w:ins w:id="13073" w:author="Anees Shaikh" w:date="2013-10-07T01:10:00Z"/>
              </w:rPr>
              <w:pPrChange w:id="13074" w:author="Anees Shaikh" w:date="2013-10-07T01:11:00Z">
                <w:pPr>
                  <w:pStyle w:val="XML1"/>
                </w:pPr>
              </w:pPrChange>
            </w:pPr>
            <w:ins w:id="13075" w:author="Anees Shaikh" w:date="2013-10-07T01:10:00Z">
              <w:r>
                <w:t xml:space="preserve">                                      &lt;xs:annotation&gt;</w:t>
              </w:r>
            </w:ins>
          </w:p>
          <w:p w14:paraId="6C601F7A" w14:textId="77777777" w:rsidR="00874469" w:rsidRDefault="00874469" w:rsidP="00874469">
            <w:pPr>
              <w:pStyle w:val="XML1"/>
              <w:rPr>
                <w:ins w:id="13076" w:author="Anees Shaikh" w:date="2013-10-07T01:10:00Z"/>
              </w:rPr>
              <w:pPrChange w:id="13077" w:author="Anees Shaikh" w:date="2013-10-07T01:11:00Z">
                <w:pPr>
                  <w:pStyle w:val="XML1"/>
                </w:pPr>
              </w:pPrChange>
            </w:pPr>
            <w:ins w:id="13078" w:author="Anees Shaikh" w:date="2013-10-07T01:10:00Z">
              <w:r>
                <w:t xml:space="preserve">                                        &lt;xs:documentation&gt;</w:t>
              </w:r>
            </w:ins>
          </w:p>
          <w:p w14:paraId="3EA4756B" w14:textId="77777777" w:rsidR="00874469" w:rsidRDefault="00874469" w:rsidP="00874469">
            <w:pPr>
              <w:pStyle w:val="XML1"/>
              <w:rPr>
                <w:ins w:id="13079" w:author="Anees Shaikh" w:date="2013-10-07T01:10:00Z"/>
              </w:rPr>
              <w:pPrChange w:id="13080" w:author="Anees Shaikh" w:date="2013-10-07T01:11:00Z">
                <w:pPr>
                  <w:pStyle w:val="XML1"/>
                </w:pPr>
              </w:pPrChange>
            </w:pPr>
            <w:ins w:id="13081" w:author="Anees Shaikh" w:date="2013-10-07T01:10:00Z">
              <w:r>
                <w:t xml:space="preserve">                                          G**X mod P (where X is part of the private key and not made</w:t>
              </w:r>
            </w:ins>
          </w:p>
          <w:p w14:paraId="46396B81" w14:textId="77777777" w:rsidR="00874469" w:rsidRDefault="00874469" w:rsidP="00874469">
            <w:pPr>
              <w:pStyle w:val="XML1"/>
              <w:rPr>
                <w:ins w:id="13082" w:author="Anees Shaikh" w:date="2013-10-07T01:10:00Z"/>
              </w:rPr>
              <w:pPrChange w:id="13083" w:author="Anees Shaikh" w:date="2013-10-07T01:11:00Z">
                <w:pPr>
                  <w:pStyle w:val="XML1"/>
                </w:pPr>
              </w:pPrChange>
            </w:pPr>
            <w:ins w:id="13084" w:author="Anees Shaikh" w:date="2013-10-07T01:10:00Z">
              <w:r>
                <w:t xml:space="preserve">                                                 public)</w:t>
              </w:r>
            </w:ins>
          </w:p>
          <w:p w14:paraId="23DE0157" w14:textId="77777777" w:rsidR="00874469" w:rsidRDefault="00874469" w:rsidP="00874469">
            <w:pPr>
              <w:pStyle w:val="XML1"/>
              <w:rPr>
                <w:ins w:id="13085" w:author="Anees Shaikh" w:date="2013-10-07T01:10:00Z"/>
              </w:rPr>
              <w:pPrChange w:id="13086" w:author="Anees Shaikh" w:date="2013-10-07T01:11:00Z">
                <w:pPr>
                  <w:pStyle w:val="XML1"/>
                </w:pPr>
              </w:pPrChange>
            </w:pPr>
            <w:ins w:id="13087" w:author="Anees Shaikh" w:date="2013-10-07T01:10:00Z">
              <w:r>
                <w:t xml:space="preserve">                                        &lt;/xs:documentation&gt;</w:t>
              </w:r>
            </w:ins>
          </w:p>
          <w:p w14:paraId="16E63967" w14:textId="77777777" w:rsidR="00874469" w:rsidRDefault="00874469" w:rsidP="00874469">
            <w:pPr>
              <w:pStyle w:val="XML1"/>
              <w:rPr>
                <w:ins w:id="13088" w:author="Anees Shaikh" w:date="2013-10-07T01:10:00Z"/>
              </w:rPr>
              <w:pPrChange w:id="13089" w:author="Anees Shaikh" w:date="2013-10-07T01:11:00Z">
                <w:pPr>
                  <w:pStyle w:val="XML1"/>
                </w:pPr>
              </w:pPrChange>
            </w:pPr>
            <w:ins w:id="13090" w:author="Anees Shaikh" w:date="2013-10-07T01:10:00Z">
              <w:r>
                <w:t xml:space="preserve">                                      &lt;/xs:annotation&gt;</w:t>
              </w:r>
            </w:ins>
          </w:p>
          <w:p w14:paraId="1934F33F" w14:textId="77777777" w:rsidR="00874469" w:rsidRDefault="00874469" w:rsidP="00874469">
            <w:pPr>
              <w:pStyle w:val="XML1"/>
              <w:rPr>
                <w:ins w:id="13091" w:author="Anees Shaikh" w:date="2013-10-07T01:10:00Z"/>
              </w:rPr>
              <w:pPrChange w:id="13092" w:author="Anees Shaikh" w:date="2013-10-07T01:11:00Z">
                <w:pPr>
                  <w:pStyle w:val="XML1"/>
                </w:pPr>
              </w:pPrChange>
            </w:pPr>
            <w:ins w:id="13093" w:author="Anees Shaikh" w:date="2013-10-07T01:10:00Z">
              <w:r>
                <w:t xml:space="preserve">                                    &lt;/xs:element&gt;</w:t>
              </w:r>
            </w:ins>
          </w:p>
          <w:p w14:paraId="1F646EA9" w14:textId="77777777" w:rsidR="00874469" w:rsidRDefault="00874469" w:rsidP="00874469">
            <w:pPr>
              <w:pStyle w:val="XML1"/>
              <w:rPr>
                <w:ins w:id="13094" w:author="Anees Shaikh" w:date="2013-10-07T01:10:00Z"/>
              </w:rPr>
              <w:pPrChange w:id="13095" w:author="Anees Shaikh" w:date="2013-10-07T01:11:00Z">
                <w:pPr>
                  <w:pStyle w:val="XML1"/>
                </w:pPr>
              </w:pPrChange>
            </w:pPr>
            <w:ins w:id="13096" w:author="Anees Shaikh" w:date="2013-10-07T01:10:00Z">
              <w:r>
                <w:t xml:space="preserve">                                    &lt;xs:element name="Seed"  type="xs:base64Binary"&gt;</w:t>
              </w:r>
            </w:ins>
          </w:p>
          <w:p w14:paraId="6AF61AC4" w14:textId="77777777" w:rsidR="00874469" w:rsidRDefault="00874469" w:rsidP="00874469">
            <w:pPr>
              <w:pStyle w:val="XML1"/>
              <w:rPr>
                <w:ins w:id="13097" w:author="Anees Shaikh" w:date="2013-10-07T01:10:00Z"/>
              </w:rPr>
              <w:pPrChange w:id="13098" w:author="Anees Shaikh" w:date="2013-10-07T01:11:00Z">
                <w:pPr>
                  <w:pStyle w:val="XML1"/>
                </w:pPr>
              </w:pPrChange>
            </w:pPr>
            <w:ins w:id="13099" w:author="Anees Shaikh" w:date="2013-10-07T01:10:00Z">
              <w:r>
                <w:t xml:space="preserve">                                      &lt;xs:annotation&gt;</w:t>
              </w:r>
            </w:ins>
          </w:p>
          <w:p w14:paraId="7E6DB514" w14:textId="77777777" w:rsidR="00874469" w:rsidRDefault="00874469" w:rsidP="00874469">
            <w:pPr>
              <w:pStyle w:val="XML1"/>
              <w:rPr>
                <w:ins w:id="13100" w:author="Anees Shaikh" w:date="2013-10-07T01:10:00Z"/>
              </w:rPr>
              <w:pPrChange w:id="13101" w:author="Anees Shaikh" w:date="2013-10-07T01:11:00Z">
                <w:pPr>
                  <w:pStyle w:val="XML1"/>
                </w:pPr>
              </w:pPrChange>
            </w:pPr>
            <w:ins w:id="13102" w:author="Anees Shaikh" w:date="2013-10-07T01:10:00Z">
              <w:r>
                <w:t xml:space="preserve">                                        &lt;xs:documentation&gt;</w:t>
              </w:r>
            </w:ins>
          </w:p>
          <w:p w14:paraId="51C8C56A" w14:textId="77777777" w:rsidR="00874469" w:rsidRDefault="00874469" w:rsidP="00874469">
            <w:pPr>
              <w:pStyle w:val="XML1"/>
              <w:rPr>
                <w:ins w:id="13103" w:author="Anees Shaikh" w:date="2013-10-07T01:10:00Z"/>
              </w:rPr>
              <w:pPrChange w:id="13104" w:author="Anees Shaikh" w:date="2013-10-07T01:11:00Z">
                <w:pPr>
                  <w:pStyle w:val="XML1"/>
                </w:pPr>
              </w:pPrChange>
            </w:pPr>
            <w:ins w:id="13105" w:author="Anees Shaikh" w:date="2013-10-07T01:10:00Z">
              <w:r>
                <w:t xml:space="preserve">                                          A DSA prime generation seed</w:t>
              </w:r>
            </w:ins>
          </w:p>
          <w:p w14:paraId="1E4A44CF" w14:textId="77777777" w:rsidR="00874469" w:rsidRDefault="00874469" w:rsidP="00874469">
            <w:pPr>
              <w:pStyle w:val="XML1"/>
              <w:rPr>
                <w:ins w:id="13106" w:author="Anees Shaikh" w:date="2013-10-07T01:10:00Z"/>
              </w:rPr>
              <w:pPrChange w:id="13107" w:author="Anees Shaikh" w:date="2013-10-07T01:11:00Z">
                <w:pPr>
                  <w:pStyle w:val="XML1"/>
                </w:pPr>
              </w:pPrChange>
            </w:pPr>
            <w:ins w:id="13108" w:author="Anees Shaikh" w:date="2013-10-07T01:10:00Z">
              <w:r>
                <w:t xml:space="preserve">                                        &lt;/xs:documentation&gt;</w:t>
              </w:r>
            </w:ins>
          </w:p>
          <w:p w14:paraId="223E6FC0" w14:textId="77777777" w:rsidR="00874469" w:rsidRDefault="00874469" w:rsidP="00874469">
            <w:pPr>
              <w:pStyle w:val="XML1"/>
              <w:rPr>
                <w:ins w:id="13109" w:author="Anees Shaikh" w:date="2013-10-07T01:10:00Z"/>
              </w:rPr>
              <w:pPrChange w:id="13110" w:author="Anees Shaikh" w:date="2013-10-07T01:11:00Z">
                <w:pPr>
                  <w:pStyle w:val="XML1"/>
                </w:pPr>
              </w:pPrChange>
            </w:pPr>
            <w:ins w:id="13111" w:author="Anees Shaikh" w:date="2013-10-07T01:10:00Z">
              <w:r>
                <w:t xml:space="preserve">                                      &lt;/xs:annotation&gt;</w:t>
              </w:r>
            </w:ins>
          </w:p>
          <w:p w14:paraId="5051D537" w14:textId="77777777" w:rsidR="00874469" w:rsidRDefault="00874469" w:rsidP="00874469">
            <w:pPr>
              <w:pStyle w:val="XML1"/>
              <w:rPr>
                <w:ins w:id="13112" w:author="Anees Shaikh" w:date="2013-10-07T01:10:00Z"/>
              </w:rPr>
              <w:pPrChange w:id="13113" w:author="Anees Shaikh" w:date="2013-10-07T01:11:00Z">
                <w:pPr>
                  <w:pStyle w:val="XML1"/>
                </w:pPr>
              </w:pPrChange>
            </w:pPr>
            <w:ins w:id="13114" w:author="Anees Shaikh" w:date="2013-10-07T01:10:00Z">
              <w:r>
                <w:t xml:space="preserve">                                    &lt;/xs:element&gt;</w:t>
              </w:r>
            </w:ins>
          </w:p>
          <w:p w14:paraId="6E6D8F38" w14:textId="77777777" w:rsidR="00874469" w:rsidRDefault="00874469" w:rsidP="00874469">
            <w:pPr>
              <w:pStyle w:val="XML1"/>
              <w:rPr>
                <w:ins w:id="13115" w:author="Anees Shaikh" w:date="2013-10-07T01:10:00Z"/>
              </w:rPr>
              <w:pPrChange w:id="13116" w:author="Anees Shaikh" w:date="2013-10-07T01:11:00Z">
                <w:pPr>
                  <w:pStyle w:val="XML1"/>
                </w:pPr>
              </w:pPrChange>
            </w:pPr>
            <w:ins w:id="13117" w:author="Anees Shaikh" w:date="2013-10-07T01:10:00Z">
              <w:r>
                <w:t xml:space="preserve">                                    &lt;xs:element name="PgenCounter"  type="xs:base64Binary"&gt;</w:t>
              </w:r>
            </w:ins>
          </w:p>
          <w:p w14:paraId="7C1C5B4A" w14:textId="77777777" w:rsidR="00874469" w:rsidRDefault="00874469" w:rsidP="00874469">
            <w:pPr>
              <w:pStyle w:val="XML1"/>
              <w:rPr>
                <w:ins w:id="13118" w:author="Anees Shaikh" w:date="2013-10-07T01:10:00Z"/>
              </w:rPr>
              <w:pPrChange w:id="13119" w:author="Anees Shaikh" w:date="2013-10-07T01:11:00Z">
                <w:pPr>
                  <w:pStyle w:val="XML1"/>
                </w:pPr>
              </w:pPrChange>
            </w:pPr>
            <w:ins w:id="13120" w:author="Anees Shaikh" w:date="2013-10-07T01:10:00Z">
              <w:r>
                <w:t xml:space="preserve">                                      &lt;xs:annotation&gt;</w:t>
              </w:r>
            </w:ins>
          </w:p>
          <w:p w14:paraId="66E72123" w14:textId="77777777" w:rsidR="00874469" w:rsidRDefault="00874469" w:rsidP="00874469">
            <w:pPr>
              <w:pStyle w:val="XML1"/>
              <w:rPr>
                <w:ins w:id="13121" w:author="Anees Shaikh" w:date="2013-10-07T01:10:00Z"/>
              </w:rPr>
              <w:pPrChange w:id="13122" w:author="Anees Shaikh" w:date="2013-10-07T01:11:00Z">
                <w:pPr>
                  <w:pStyle w:val="XML1"/>
                </w:pPr>
              </w:pPrChange>
            </w:pPr>
            <w:ins w:id="13123" w:author="Anees Shaikh" w:date="2013-10-07T01:10:00Z">
              <w:r>
                <w:t xml:space="preserve">                                        &lt;xs:documentation&gt;</w:t>
              </w:r>
            </w:ins>
          </w:p>
          <w:p w14:paraId="4BEF3446" w14:textId="77777777" w:rsidR="00874469" w:rsidRDefault="00874469" w:rsidP="00874469">
            <w:pPr>
              <w:pStyle w:val="XML1"/>
              <w:rPr>
                <w:ins w:id="13124" w:author="Anees Shaikh" w:date="2013-10-07T01:10:00Z"/>
              </w:rPr>
              <w:pPrChange w:id="13125" w:author="Anees Shaikh" w:date="2013-10-07T01:11:00Z">
                <w:pPr>
                  <w:pStyle w:val="XML1"/>
                </w:pPr>
              </w:pPrChange>
            </w:pPr>
            <w:ins w:id="13126" w:author="Anees Shaikh" w:date="2013-10-07T01:10:00Z">
              <w:r>
                <w:t xml:space="preserve">                                          A DSA prime generation counter</w:t>
              </w:r>
            </w:ins>
          </w:p>
          <w:p w14:paraId="32B5453C" w14:textId="77777777" w:rsidR="00874469" w:rsidRDefault="00874469" w:rsidP="00874469">
            <w:pPr>
              <w:pStyle w:val="XML1"/>
              <w:rPr>
                <w:ins w:id="13127" w:author="Anees Shaikh" w:date="2013-10-07T01:10:00Z"/>
              </w:rPr>
              <w:pPrChange w:id="13128" w:author="Anees Shaikh" w:date="2013-10-07T01:11:00Z">
                <w:pPr>
                  <w:pStyle w:val="XML1"/>
                </w:pPr>
              </w:pPrChange>
            </w:pPr>
            <w:ins w:id="13129" w:author="Anees Shaikh" w:date="2013-10-07T01:10:00Z">
              <w:r>
                <w:t xml:space="preserve">                                        &lt;/xs:documentation&gt;</w:t>
              </w:r>
            </w:ins>
          </w:p>
          <w:p w14:paraId="6F2DE689" w14:textId="77777777" w:rsidR="00874469" w:rsidRDefault="00874469" w:rsidP="00874469">
            <w:pPr>
              <w:pStyle w:val="XML1"/>
              <w:rPr>
                <w:ins w:id="13130" w:author="Anees Shaikh" w:date="2013-10-07T01:10:00Z"/>
              </w:rPr>
              <w:pPrChange w:id="13131" w:author="Anees Shaikh" w:date="2013-10-07T01:11:00Z">
                <w:pPr>
                  <w:pStyle w:val="XML1"/>
                </w:pPr>
              </w:pPrChange>
            </w:pPr>
            <w:ins w:id="13132" w:author="Anees Shaikh" w:date="2013-10-07T01:10:00Z">
              <w:r>
                <w:t xml:space="preserve">                                      &lt;/xs:annotation&gt;</w:t>
              </w:r>
            </w:ins>
          </w:p>
          <w:p w14:paraId="4EF20A82" w14:textId="77777777" w:rsidR="00874469" w:rsidRDefault="00874469" w:rsidP="00874469">
            <w:pPr>
              <w:pStyle w:val="XML1"/>
              <w:rPr>
                <w:ins w:id="13133" w:author="Anees Shaikh" w:date="2013-10-07T01:10:00Z"/>
              </w:rPr>
              <w:pPrChange w:id="13134" w:author="Anees Shaikh" w:date="2013-10-07T01:11:00Z">
                <w:pPr>
                  <w:pStyle w:val="XML1"/>
                </w:pPr>
              </w:pPrChange>
            </w:pPr>
            <w:ins w:id="13135" w:author="Anees Shaikh" w:date="2013-10-07T01:10:00Z">
              <w:r>
                <w:t xml:space="preserve">                                    &lt;/xs:element&gt;</w:t>
              </w:r>
            </w:ins>
          </w:p>
          <w:p w14:paraId="3689F711" w14:textId="77777777" w:rsidR="00874469" w:rsidRDefault="00874469" w:rsidP="00874469">
            <w:pPr>
              <w:pStyle w:val="XML1"/>
              <w:rPr>
                <w:ins w:id="13136" w:author="Anees Shaikh" w:date="2013-10-07T01:10:00Z"/>
              </w:rPr>
              <w:pPrChange w:id="13137" w:author="Anees Shaikh" w:date="2013-10-07T01:11:00Z">
                <w:pPr>
                  <w:pStyle w:val="XML1"/>
                </w:pPr>
              </w:pPrChange>
            </w:pPr>
            <w:ins w:id="13138" w:author="Anees Shaikh" w:date="2013-10-07T01:10:00Z">
              <w:r>
                <w:t xml:space="preserve">                                    &lt;xs:any minOccurs="0" maxOccurs="unbounded"</w:t>
              </w:r>
            </w:ins>
          </w:p>
          <w:p w14:paraId="65D818D8" w14:textId="77777777" w:rsidR="00874469" w:rsidRDefault="00874469" w:rsidP="00874469">
            <w:pPr>
              <w:pStyle w:val="XML1"/>
              <w:rPr>
                <w:ins w:id="13139" w:author="Anees Shaikh" w:date="2013-10-07T01:10:00Z"/>
              </w:rPr>
              <w:pPrChange w:id="13140" w:author="Anees Shaikh" w:date="2013-10-07T01:11:00Z">
                <w:pPr>
                  <w:pStyle w:val="XML1"/>
                </w:pPr>
              </w:pPrChange>
            </w:pPr>
            <w:ins w:id="13141" w:author="Anees Shaikh" w:date="2013-10-07T01:10:00Z">
              <w:r>
                <w:t xml:space="preserve">                                            namespace="##other" processContents="lax"/&gt;</w:t>
              </w:r>
            </w:ins>
          </w:p>
          <w:p w14:paraId="2E3E1639" w14:textId="77777777" w:rsidR="00874469" w:rsidRDefault="00874469" w:rsidP="00874469">
            <w:pPr>
              <w:pStyle w:val="XML1"/>
              <w:rPr>
                <w:ins w:id="13142" w:author="Anees Shaikh" w:date="2013-10-07T01:10:00Z"/>
              </w:rPr>
              <w:pPrChange w:id="13143" w:author="Anees Shaikh" w:date="2013-10-07T01:11:00Z">
                <w:pPr>
                  <w:pStyle w:val="XML1"/>
                </w:pPr>
              </w:pPrChange>
            </w:pPr>
            <w:ins w:id="13144" w:author="Anees Shaikh" w:date="2013-10-07T01:10:00Z">
              <w:r>
                <w:t xml:space="preserve">                                  &lt;/xs:sequence&gt;</w:t>
              </w:r>
            </w:ins>
          </w:p>
          <w:p w14:paraId="1EE756EF" w14:textId="77777777" w:rsidR="00874469" w:rsidRDefault="00874469" w:rsidP="00874469">
            <w:pPr>
              <w:pStyle w:val="XML1"/>
              <w:rPr>
                <w:ins w:id="13145" w:author="Anees Shaikh" w:date="2013-10-07T01:10:00Z"/>
              </w:rPr>
              <w:pPrChange w:id="13146" w:author="Anees Shaikh" w:date="2013-10-07T01:11:00Z">
                <w:pPr>
                  <w:pStyle w:val="XML1"/>
                </w:pPr>
              </w:pPrChange>
            </w:pPr>
            <w:ins w:id="13147" w:author="Anees Shaikh" w:date="2013-10-07T01:10:00Z">
              <w:r>
                <w:t xml:space="preserve">                                &lt;/xs:complexType&gt;</w:t>
              </w:r>
            </w:ins>
          </w:p>
          <w:p w14:paraId="2BFEDA94" w14:textId="77777777" w:rsidR="00874469" w:rsidRDefault="00874469" w:rsidP="00874469">
            <w:pPr>
              <w:pStyle w:val="XML1"/>
              <w:rPr>
                <w:ins w:id="13148" w:author="Anees Shaikh" w:date="2013-10-07T01:10:00Z"/>
              </w:rPr>
              <w:pPrChange w:id="13149" w:author="Anees Shaikh" w:date="2013-10-07T01:11:00Z">
                <w:pPr>
                  <w:pStyle w:val="XML1"/>
                </w:pPr>
              </w:pPrChange>
            </w:pPr>
            <w:ins w:id="13150" w:author="Anees Shaikh" w:date="2013-10-07T01:10:00Z">
              <w:r>
                <w:t xml:space="preserve">                              &lt;/xs:element&gt;</w:t>
              </w:r>
            </w:ins>
          </w:p>
          <w:p w14:paraId="6B142BBE" w14:textId="77777777" w:rsidR="00874469" w:rsidRDefault="00874469" w:rsidP="00874469">
            <w:pPr>
              <w:pStyle w:val="XML1"/>
              <w:rPr>
                <w:ins w:id="13151" w:author="Anees Shaikh" w:date="2013-10-07T01:10:00Z"/>
              </w:rPr>
              <w:pPrChange w:id="13152" w:author="Anees Shaikh" w:date="2013-10-07T01:11:00Z">
                <w:pPr>
                  <w:pStyle w:val="XML1"/>
                </w:pPr>
              </w:pPrChange>
            </w:pPr>
            <w:ins w:id="13153" w:author="Anees Shaikh" w:date="2013-10-07T01:10:00Z">
              <w:r>
                <w:t xml:space="preserve">                              &lt;xs:any minOccurs="0" maxOccurs="unbounded"</w:t>
              </w:r>
            </w:ins>
          </w:p>
          <w:p w14:paraId="7FDEF8E7" w14:textId="77777777" w:rsidR="00874469" w:rsidRDefault="00874469" w:rsidP="00874469">
            <w:pPr>
              <w:pStyle w:val="XML1"/>
              <w:rPr>
                <w:ins w:id="13154" w:author="Anees Shaikh" w:date="2013-10-07T01:10:00Z"/>
              </w:rPr>
              <w:pPrChange w:id="13155" w:author="Anees Shaikh" w:date="2013-10-07T01:11:00Z">
                <w:pPr>
                  <w:pStyle w:val="XML1"/>
                </w:pPr>
              </w:pPrChange>
            </w:pPr>
            <w:ins w:id="13156" w:author="Anees Shaikh" w:date="2013-10-07T01:10:00Z">
              <w:r>
                <w:t xml:space="preserve">                                      namespace="##other" processContents="lax"/&gt;</w:t>
              </w:r>
            </w:ins>
          </w:p>
          <w:p w14:paraId="27FFB0E1" w14:textId="77777777" w:rsidR="00874469" w:rsidRDefault="00874469" w:rsidP="00874469">
            <w:pPr>
              <w:pStyle w:val="XML1"/>
              <w:rPr>
                <w:ins w:id="13157" w:author="Anees Shaikh" w:date="2013-10-07T01:10:00Z"/>
              </w:rPr>
              <w:pPrChange w:id="13158" w:author="Anees Shaikh" w:date="2013-10-07T01:11:00Z">
                <w:pPr>
                  <w:pStyle w:val="XML1"/>
                </w:pPr>
              </w:pPrChange>
            </w:pPr>
            <w:ins w:id="13159" w:author="Anees Shaikh" w:date="2013-10-07T01:10:00Z">
              <w:r>
                <w:t xml:space="preserve">                            &lt;/xs:sequence&gt;</w:t>
              </w:r>
            </w:ins>
          </w:p>
          <w:p w14:paraId="17315E10" w14:textId="77777777" w:rsidR="00874469" w:rsidRDefault="00874469" w:rsidP="00874469">
            <w:pPr>
              <w:pStyle w:val="XML1"/>
              <w:rPr>
                <w:ins w:id="13160" w:author="Anees Shaikh" w:date="2013-10-07T01:10:00Z"/>
              </w:rPr>
              <w:pPrChange w:id="13161" w:author="Anees Shaikh" w:date="2013-10-07T01:11:00Z">
                <w:pPr>
                  <w:pStyle w:val="XML1"/>
                </w:pPr>
              </w:pPrChange>
            </w:pPr>
            <w:ins w:id="13162" w:author="Anees Shaikh" w:date="2013-10-07T01:10:00Z">
              <w:r>
                <w:t xml:space="preserve">                            &lt;xs:sequence&gt;</w:t>
              </w:r>
            </w:ins>
          </w:p>
          <w:p w14:paraId="5BF259BD" w14:textId="77777777" w:rsidR="00874469" w:rsidRDefault="00874469" w:rsidP="00874469">
            <w:pPr>
              <w:pStyle w:val="XML1"/>
              <w:rPr>
                <w:ins w:id="13163" w:author="Anees Shaikh" w:date="2013-10-07T01:10:00Z"/>
              </w:rPr>
              <w:pPrChange w:id="13164" w:author="Anees Shaikh" w:date="2013-10-07T01:11:00Z">
                <w:pPr>
                  <w:pStyle w:val="XML1"/>
                </w:pPr>
              </w:pPrChange>
            </w:pPr>
            <w:ins w:id="13165" w:author="Anees Shaikh" w:date="2013-10-07T01:10:00Z">
              <w:r>
                <w:t xml:space="preserve">                              &lt;xs:element name="RSAKeyValue" minOccurs="0"&gt;</w:t>
              </w:r>
            </w:ins>
          </w:p>
          <w:p w14:paraId="7B697DE6" w14:textId="77777777" w:rsidR="00874469" w:rsidRDefault="00874469" w:rsidP="00874469">
            <w:pPr>
              <w:pStyle w:val="XML1"/>
              <w:rPr>
                <w:ins w:id="13166" w:author="Anees Shaikh" w:date="2013-10-07T01:10:00Z"/>
              </w:rPr>
              <w:pPrChange w:id="13167" w:author="Anees Shaikh" w:date="2013-10-07T01:11:00Z">
                <w:pPr>
                  <w:pStyle w:val="XML1"/>
                </w:pPr>
              </w:pPrChange>
            </w:pPr>
            <w:ins w:id="13168" w:author="Anees Shaikh" w:date="2013-10-07T01:10:00Z">
              <w:r>
                <w:t xml:space="preserve">                                &lt;xs:complexType&gt;</w:t>
              </w:r>
            </w:ins>
          </w:p>
          <w:p w14:paraId="190FE362" w14:textId="77777777" w:rsidR="00874469" w:rsidRDefault="00874469" w:rsidP="00874469">
            <w:pPr>
              <w:pStyle w:val="XML1"/>
              <w:rPr>
                <w:ins w:id="13169" w:author="Anees Shaikh" w:date="2013-10-07T01:10:00Z"/>
              </w:rPr>
              <w:pPrChange w:id="13170" w:author="Anees Shaikh" w:date="2013-10-07T01:11:00Z">
                <w:pPr>
                  <w:pStyle w:val="XML1"/>
                </w:pPr>
              </w:pPrChange>
            </w:pPr>
            <w:ins w:id="13171" w:author="Anees Shaikh" w:date="2013-10-07T01:10:00Z">
              <w:r>
                <w:t xml:space="preserve">                                  &lt;xs:sequence&gt;</w:t>
              </w:r>
            </w:ins>
          </w:p>
          <w:p w14:paraId="1192DFC6" w14:textId="77777777" w:rsidR="00874469" w:rsidRDefault="00874469" w:rsidP="00874469">
            <w:pPr>
              <w:pStyle w:val="XML1"/>
              <w:rPr>
                <w:ins w:id="13172" w:author="Anees Shaikh" w:date="2013-10-07T01:10:00Z"/>
              </w:rPr>
              <w:pPrChange w:id="13173" w:author="Anees Shaikh" w:date="2013-10-07T01:11:00Z">
                <w:pPr>
                  <w:pStyle w:val="XML1"/>
                </w:pPr>
              </w:pPrChange>
            </w:pPr>
            <w:ins w:id="13174" w:author="Anees Shaikh" w:date="2013-10-07T01:10:00Z">
              <w:r>
                <w:t xml:space="preserve">                                    &lt;xs:element name="Modulus"  type="xs:base64Binary"/&gt;</w:t>
              </w:r>
            </w:ins>
          </w:p>
          <w:p w14:paraId="4A9F791C" w14:textId="77777777" w:rsidR="00874469" w:rsidRDefault="00874469" w:rsidP="00874469">
            <w:pPr>
              <w:pStyle w:val="XML1"/>
              <w:rPr>
                <w:ins w:id="13175" w:author="Anees Shaikh" w:date="2013-10-07T01:10:00Z"/>
              </w:rPr>
              <w:pPrChange w:id="13176" w:author="Anees Shaikh" w:date="2013-10-07T01:11:00Z">
                <w:pPr>
                  <w:pStyle w:val="XML1"/>
                </w:pPr>
              </w:pPrChange>
            </w:pPr>
            <w:ins w:id="13177" w:author="Anees Shaikh" w:date="2013-10-07T01:10:00Z">
              <w:r>
                <w:t xml:space="preserve">                                    &lt;xs:element name="Exponent"  </w:t>
              </w:r>
              <w:r>
                <w:lastRenderedPageBreak/>
                <w:t>type="xs:base64Binary"/&gt;</w:t>
              </w:r>
            </w:ins>
          </w:p>
          <w:p w14:paraId="62F5FA44" w14:textId="77777777" w:rsidR="00874469" w:rsidRDefault="00874469" w:rsidP="00874469">
            <w:pPr>
              <w:pStyle w:val="XML1"/>
              <w:rPr>
                <w:ins w:id="13178" w:author="Anees Shaikh" w:date="2013-10-07T01:10:00Z"/>
              </w:rPr>
              <w:pPrChange w:id="13179" w:author="Anees Shaikh" w:date="2013-10-07T01:11:00Z">
                <w:pPr>
                  <w:pStyle w:val="XML1"/>
                </w:pPr>
              </w:pPrChange>
            </w:pPr>
            <w:ins w:id="13180" w:author="Anees Shaikh" w:date="2013-10-07T01:10:00Z">
              <w:r>
                <w:t xml:space="preserve">                                    &lt;xs:any minOccurs="0" maxOccurs="unbounded"</w:t>
              </w:r>
            </w:ins>
          </w:p>
          <w:p w14:paraId="118EED67" w14:textId="77777777" w:rsidR="00874469" w:rsidRDefault="00874469" w:rsidP="00874469">
            <w:pPr>
              <w:pStyle w:val="XML1"/>
              <w:rPr>
                <w:ins w:id="13181" w:author="Anees Shaikh" w:date="2013-10-07T01:10:00Z"/>
              </w:rPr>
              <w:pPrChange w:id="13182" w:author="Anees Shaikh" w:date="2013-10-07T01:11:00Z">
                <w:pPr>
                  <w:pStyle w:val="XML1"/>
                </w:pPr>
              </w:pPrChange>
            </w:pPr>
            <w:ins w:id="13183" w:author="Anees Shaikh" w:date="2013-10-07T01:10:00Z">
              <w:r>
                <w:t xml:space="preserve">                                            namespace="##other" processContents="lax"/&gt;</w:t>
              </w:r>
            </w:ins>
          </w:p>
          <w:p w14:paraId="33365512" w14:textId="77777777" w:rsidR="00874469" w:rsidRDefault="00874469" w:rsidP="00874469">
            <w:pPr>
              <w:pStyle w:val="XML1"/>
              <w:rPr>
                <w:ins w:id="13184" w:author="Anees Shaikh" w:date="2013-10-07T01:10:00Z"/>
              </w:rPr>
              <w:pPrChange w:id="13185" w:author="Anees Shaikh" w:date="2013-10-07T01:11:00Z">
                <w:pPr>
                  <w:pStyle w:val="XML1"/>
                </w:pPr>
              </w:pPrChange>
            </w:pPr>
            <w:ins w:id="13186" w:author="Anees Shaikh" w:date="2013-10-07T01:10:00Z">
              <w:r>
                <w:t xml:space="preserve">                                  &lt;/xs:sequence&gt;</w:t>
              </w:r>
            </w:ins>
          </w:p>
          <w:p w14:paraId="466A6669" w14:textId="77777777" w:rsidR="00874469" w:rsidRDefault="00874469" w:rsidP="00874469">
            <w:pPr>
              <w:pStyle w:val="XML1"/>
              <w:rPr>
                <w:ins w:id="13187" w:author="Anees Shaikh" w:date="2013-10-07T01:10:00Z"/>
              </w:rPr>
              <w:pPrChange w:id="13188" w:author="Anees Shaikh" w:date="2013-10-07T01:11:00Z">
                <w:pPr>
                  <w:pStyle w:val="XML1"/>
                </w:pPr>
              </w:pPrChange>
            </w:pPr>
            <w:ins w:id="13189" w:author="Anees Shaikh" w:date="2013-10-07T01:10:00Z">
              <w:r>
                <w:t xml:space="preserve">                                &lt;/xs:complexType&gt;</w:t>
              </w:r>
            </w:ins>
          </w:p>
          <w:p w14:paraId="7AE79FEF" w14:textId="77777777" w:rsidR="00874469" w:rsidRDefault="00874469" w:rsidP="00874469">
            <w:pPr>
              <w:pStyle w:val="XML1"/>
              <w:rPr>
                <w:ins w:id="13190" w:author="Anees Shaikh" w:date="2013-10-07T01:10:00Z"/>
              </w:rPr>
              <w:pPrChange w:id="13191" w:author="Anees Shaikh" w:date="2013-10-07T01:11:00Z">
                <w:pPr>
                  <w:pStyle w:val="XML1"/>
                </w:pPr>
              </w:pPrChange>
            </w:pPr>
            <w:ins w:id="13192" w:author="Anees Shaikh" w:date="2013-10-07T01:10:00Z">
              <w:r>
                <w:t xml:space="preserve">                              &lt;/xs:element&gt;</w:t>
              </w:r>
            </w:ins>
          </w:p>
          <w:p w14:paraId="22EF9334" w14:textId="77777777" w:rsidR="00874469" w:rsidRDefault="00874469" w:rsidP="00874469">
            <w:pPr>
              <w:pStyle w:val="XML1"/>
              <w:rPr>
                <w:ins w:id="13193" w:author="Anees Shaikh" w:date="2013-10-07T01:10:00Z"/>
              </w:rPr>
              <w:pPrChange w:id="13194" w:author="Anees Shaikh" w:date="2013-10-07T01:11:00Z">
                <w:pPr>
                  <w:pStyle w:val="XML1"/>
                </w:pPr>
              </w:pPrChange>
            </w:pPr>
            <w:ins w:id="13195" w:author="Anees Shaikh" w:date="2013-10-07T01:10:00Z">
              <w:r>
                <w:t xml:space="preserve">                              &lt;xs:any minOccurs="0" maxOccurs="unbounded"</w:t>
              </w:r>
            </w:ins>
          </w:p>
          <w:p w14:paraId="5BEF03A3" w14:textId="77777777" w:rsidR="00874469" w:rsidRDefault="00874469" w:rsidP="00874469">
            <w:pPr>
              <w:pStyle w:val="XML1"/>
              <w:rPr>
                <w:ins w:id="13196" w:author="Anees Shaikh" w:date="2013-10-07T01:10:00Z"/>
              </w:rPr>
              <w:pPrChange w:id="13197" w:author="Anees Shaikh" w:date="2013-10-07T01:11:00Z">
                <w:pPr>
                  <w:pStyle w:val="XML1"/>
                </w:pPr>
              </w:pPrChange>
            </w:pPr>
            <w:ins w:id="13198" w:author="Anees Shaikh" w:date="2013-10-07T01:10:00Z">
              <w:r>
                <w:t xml:space="preserve">                                      namespace="##other" processContents="lax"/&gt;</w:t>
              </w:r>
            </w:ins>
          </w:p>
          <w:p w14:paraId="7B6B6492" w14:textId="77777777" w:rsidR="00874469" w:rsidRDefault="00874469" w:rsidP="00874469">
            <w:pPr>
              <w:pStyle w:val="XML1"/>
              <w:rPr>
                <w:ins w:id="13199" w:author="Anees Shaikh" w:date="2013-10-07T01:10:00Z"/>
              </w:rPr>
              <w:pPrChange w:id="13200" w:author="Anees Shaikh" w:date="2013-10-07T01:11:00Z">
                <w:pPr>
                  <w:pStyle w:val="XML1"/>
                </w:pPr>
              </w:pPrChange>
            </w:pPr>
            <w:ins w:id="13201" w:author="Anees Shaikh" w:date="2013-10-07T01:10:00Z">
              <w:r>
                <w:t xml:space="preserve">                            &lt;/xs:sequence&gt;</w:t>
              </w:r>
            </w:ins>
          </w:p>
          <w:p w14:paraId="61FE2581" w14:textId="77777777" w:rsidR="00874469" w:rsidRDefault="00874469" w:rsidP="00874469">
            <w:pPr>
              <w:pStyle w:val="XML1"/>
              <w:rPr>
                <w:ins w:id="13202" w:author="Anees Shaikh" w:date="2013-10-07T01:10:00Z"/>
              </w:rPr>
              <w:pPrChange w:id="13203" w:author="Anees Shaikh" w:date="2013-10-07T01:11:00Z">
                <w:pPr>
                  <w:pStyle w:val="XML1"/>
                </w:pPr>
              </w:pPrChange>
            </w:pPr>
            <w:ins w:id="13204" w:author="Anees Shaikh" w:date="2013-10-07T01:10:00Z">
              <w:r>
                <w:t xml:space="preserve">                            &lt;xs:any minOccurs="0" maxOccurs="unbounded"</w:t>
              </w:r>
            </w:ins>
          </w:p>
          <w:p w14:paraId="6DF1B86D" w14:textId="77777777" w:rsidR="00874469" w:rsidRDefault="00874469" w:rsidP="00874469">
            <w:pPr>
              <w:pStyle w:val="XML1"/>
              <w:rPr>
                <w:ins w:id="13205" w:author="Anees Shaikh" w:date="2013-10-07T01:10:00Z"/>
              </w:rPr>
              <w:pPrChange w:id="13206" w:author="Anees Shaikh" w:date="2013-10-07T01:11:00Z">
                <w:pPr>
                  <w:pStyle w:val="XML1"/>
                </w:pPr>
              </w:pPrChange>
            </w:pPr>
            <w:ins w:id="13207" w:author="Anees Shaikh" w:date="2013-10-07T01:10:00Z">
              <w:r>
                <w:t xml:space="preserve">                                    namespace="##other" processContents="lax"/&gt;</w:t>
              </w:r>
            </w:ins>
          </w:p>
          <w:p w14:paraId="6D3D2362" w14:textId="77777777" w:rsidR="00874469" w:rsidRDefault="00874469" w:rsidP="00874469">
            <w:pPr>
              <w:pStyle w:val="XML1"/>
              <w:rPr>
                <w:ins w:id="13208" w:author="Anees Shaikh" w:date="2013-10-07T01:10:00Z"/>
              </w:rPr>
              <w:pPrChange w:id="13209" w:author="Anees Shaikh" w:date="2013-10-07T01:11:00Z">
                <w:pPr>
                  <w:pStyle w:val="XML1"/>
                </w:pPr>
              </w:pPrChange>
            </w:pPr>
            <w:ins w:id="13210" w:author="Anees Shaikh" w:date="2013-10-07T01:10:00Z">
              <w:r>
                <w:t xml:space="preserve">                          &lt;/xs:choice&gt;</w:t>
              </w:r>
            </w:ins>
          </w:p>
          <w:p w14:paraId="5D83551F" w14:textId="77777777" w:rsidR="00874469" w:rsidRDefault="00874469" w:rsidP="00874469">
            <w:pPr>
              <w:pStyle w:val="XML1"/>
              <w:rPr>
                <w:ins w:id="13211" w:author="Anees Shaikh" w:date="2013-10-07T01:10:00Z"/>
              </w:rPr>
              <w:pPrChange w:id="13212" w:author="Anees Shaikh" w:date="2013-10-07T01:11:00Z">
                <w:pPr>
                  <w:pStyle w:val="XML1"/>
                </w:pPr>
              </w:pPrChange>
            </w:pPr>
            <w:ins w:id="13213" w:author="Anees Shaikh" w:date="2013-10-07T01:10:00Z">
              <w:r>
                <w:t xml:space="preserve">                          &lt;xs:any minOccurs="0" maxOccurs="unbounded"</w:t>
              </w:r>
            </w:ins>
          </w:p>
          <w:p w14:paraId="12655D1B" w14:textId="77777777" w:rsidR="00874469" w:rsidRDefault="00874469" w:rsidP="00874469">
            <w:pPr>
              <w:pStyle w:val="XML1"/>
              <w:rPr>
                <w:ins w:id="13214" w:author="Anees Shaikh" w:date="2013-10-07T01:10:00Z"/>
              </w:rPr>
              <w:pPrChange w:id="13215" w:author="Anees Shaikh" w:date="2013-10-07T01:11:00Z">
                <w:pPr>
                  <w:pStyle w:val="XML1"/>
                </w:pPr>
              </w:pPrChange>
            </w:pPr>
            <w:ins w:id="13216" w:author="Anees Shaikh" w:date="2013-10-07T01:10:00Z">
              <w:r>
                <w:t xml:space="preserve">                                  namespace="##other" processContents="lax"/&gt;</w:t>
              </w:r>
            </w:ins>
          </w:p>
          <w:p w14:paraId="55B19C4A" w14:textId="77777777" w:rsidR="00874469" w:rsidRDefault="00874469" w:rsidP="00874469">
            <w:pPr>
              <w:pStyle w:val="XML1"/>
              <w:rPr>
                <w:ins w:id="13217" w:author="Anees Shaikh" w:date="2013-10-07T01:10:00Z"/>
              </w:rPr>
              <w:pPrChange w:id="13218" w:author="Anees Shaikh" w:date="2013-10-07T01:11:00Z">
                <w:pPr>
                  <w:pStyle w:val="XML1"/>
                </w:pPr>
              </w:pPrChange>
            </w:pPr>
            <w:ins w:id="13219" w:author="Anees Shaikh" w:date="2013-10-07T01:10:00Z">
              <w:r>
                <w:t xml:space="preserve">                        &lt;/xs:sequence&gt;</w:t>
              </w:r>
            </w:ins>
          </w:p>
          <w:p w14:paraId="19C5A7AA" w14:textId="77777777" w:rsidR="00874469" w:rsidRDefault="00874469" w:rsidP="00874469">
            <w:pPr>
              <w:pStyle w:val="XML1"/>
              <w:rPr>
                <w:ins w:id="13220" w:author="Anees Shaikh" w:date="2013-10-07T01:10:00Z"/>
              </w:rPr>
              <w:pPrChange w:id="13221" w:author="Anees Shaikh" w:date="2013-10-07T01:11:00Z">
                <w:pPr>
                  <w:pStyle w:val="XML1"/>
                </w:pPr>
              </w:pPrChange>
            </w:pPr>
            <w:ins w:id="13222" w:author="Anees Shaikh" w:date="2013-10-07T01:10:00Z">
              <w:r>
                <w:t xml:space="preserve">                      &lt;/xs:complexType&gt;</w:t>
              </w:r>
            </w:ins>
          </w:p>
          <w:p w14:paraId="4EBDE3FF" w14:textId="77777777" w:rsidR="00874469" w:rsidRDefault="00874469" w:rsidP="00874469">
            <w:pPr>
              <w:pStyle w:val="XML1"/>
              <w:rPr>
                <w:ins w:id="13223" w:author="Anees Shaikh" w:date="2013-10-07T01:10:00Z"/>
              </w:rPr>
              <w:pPrChange w:id="13224" w:author="Anees Shaikh" w:date="2013-10-07T01:11:00Z">
                <w:pPr>
                  <w:pStyle w:val="XML1"/>
                </w:pPr>
              </w:pPrChange>
            </w:pPr>
            <w:ins w:id="13225" w:author="Anees Shaikh" w:date="2013-10-07T01:10:00Z">
              <w:r>
                <w:t xml:space="preserve">                    &lt;/xs:element&gt;</w:t>
              </w:r>
            </w:ins>
          </w:p>
          <w:p w14:paraId="65E0932A" w14:textId="77777777" w:rsidR="00874469" w:rsidRDefault="00874469" w:rsidP="00874469">
            <w:pPr>
              <w:pStyle w:val="XML1"/>
              <w:rPr>
                <w:ins w:id="13226" w:author="Anees Shaikh" w:date="2013-10-07T01:10:00Z"/>
              </w:rPr>
              <w:pPrChange w:id="13227" w:author="Anees Shaikh" w:date="2013-10-07T01:11:00Z">
                <w:pPr>
                  <w:pStyle w:val="XML1"/>
                </w:pPr>
              </w:pPrChange>
            </w:pPr>
            <w:ins w:id="13228" w:author="Anees Shaikh" w:date="2013-10-07T01:10:00Z">
              <w:r>
                <w:t xml:space="preserve">                    &lt;xs:any minOccurs="0" maxOccurs="unbounded"</w:t>
              </w:r>
            </w:ins>
          </w:p>
          <w:p w14:paraId="737A90D1" w14:textId="77777777" w:rsidR="00874469" w:rsidRDefault="00874469" w:rsidP="00874469">
            <w:pPr>
              <w:pStyle w:val="XML1"/>
              <w:rPr>
                <w:ins w:id="13229" w:author="Anees Shaikh" w:date="2013-10-07T01:10:00Z"/>
              </w:rPr>
              <w:pPrChange w:id="13230" w:author="Anees Shaikh" w:date="2013-10-07T01:11:00Z">
                <w:pPr>
                  <w:pStyle w:val="XML1"/>
                </w:pPr>
              </w:pPrChange>
            </w:pPr>
            <w:ins w:id="13231" w:author="Anees Shaikh" w:date="2013-10-07T01:10:00Z">
              <w:r>
                <w:t xml:space="preserve">                            namespace="##other" processContents="lax"/&gt;</w:t>
              </w:r>
            </w:ins>
          </w:p>
          <w:p w14:paraId="4012849B" w14:textId="77777777" w:rsidR="00874469" w:rsidRDefault="00874469" w:rsidP="00874469">
            <w:pPr>
              <w:pStyle w:val="XML1"/>
              <w:rPr>
                <w:ins w:id="13232" w:author="Anees Shaikh" w:date="2013-10-07T01:10:00Z"/>
              </w:rPr>
              <w:pPrChange w:id="13233" w:author="Anees Shaikh" w:date="2013-10-07T01:11:00Z">
                <w:pPr>
                  <w:pStyle w:val="XML1"/>
                </w:pPr>
              </w:pPrChange>
            </w:pPr>
            <w:ins w:id="13234" w:author="Anees Shaikh" w:date="2013-10-07T01:10:00Z">
              <w:r>
                <w:t xml:space="preserve">                  &lt;/xs:sequence&gt;</w:t>
              </w:r>
            </w:ins>
          </w:p>
          <w:p w14:paraId="217610B1" w14:textId="77777777" w:rsidR="00874469" w:rsidRDefault="00874469" w:rsidP="00874469">
            <w:pPr>
              <w:pStyle w:val="XML1"/>
              <w:rPr>
                <w:ins w:id="13235" w:author="Anees Shaikh" w:date="2013-10-07T01:10:00Z"/>
              </w:rPr>
              <w:pPrChange w:id="13236" w:author="Anees Shaikh" w:date="2013-10-07T01:11:00Z">
                <w:pPr>
                  <w:pStyle w:val="XML1"/>
                </w:pPr>
              </w:pPrChange>
            </w:pPr>
            <w:ins w:id="13237" w:author="Anees Shaikh" w:date="2013-10-07T01:10:00Z">
              <w:r>
                <w:t xml:space="preserve">                &lt;/xs:complexType&gt;</w:t>
              </w:r>
            </w:ins>
          </w:p>
          <w:p w14:paraId="496B1CBC" w14:textId="77777777" w:rsidR="00874469" w:rsidRDefault="00874469" w:rsidP="00874469">
            <w:pPr>
              <w:pStyle w:val="XML1"/>
              <w:rPr>
                <w:ins w:id="13238" w:author="Anees Shaikh" w:date="2013-10-07T01:10:00Z"/>
              </w:rPr>
              <w:pPrChange w:id="13239" w:author="Anees Shaikh" w:date="2013-10-07T01:11:00Z">
                <w:pPr>
                  <w:pStyle w:val="XML1"/>
                </w:pPr>
              </w:pPrChange>
            </w:pPr>
            <w:ins w:id="13240" w:author="Anees Shaikh" w:date="2013-10-07T01:10:00Z">
              <w:r>
                <w:t xml:space="preserve">              &lt;/xs:element&gt;</w:t>
              </w:r>
            </w:ins>
          </w:p>
          <w:p w14:paraId="2D3A283F" w14:textId="77777777" w:rsidR="00874469" w:rsidRDefault="00874469" w:rsidP="00874469">
            <w:pPr>
              <w:pStyle w:val="XML1"/>
              <w:rPr>
                <w:ins w:id="13241" w:author="Anees Shaikh" w:date="2013-10-07T01:10:00Z"/>
              </w:rPr>
              <w:pPrChange w:id="13242" w:author="Anees Shaikh" w:date="2013-10-07T01:11:00Z">
                <w:pPr>
                  <w:pStyle w:val="XML1"/>
                </w:pPr>
              </w:pPrChange>
            </w:pPr>
            <w:ins w:id="13243" w:author="Anees Shaikh" w:date="2013-10-07T01:10:00Z">
              <w:r>
                <w:t xml:space="preserve">              &lt;xs:element name="external-certificate" minOccurs="0" maxOccurs="unbounded"&gt;</w:t>
              </w:r>
            </w:ins>
          </w:p>
          <w:p w14:paraId="2B26CB76" w14:textId="77777777" w:rsidR="00874469" w:rsidRDefault="00874469" w:rsidP="00874469">
            <w:pPr>
              <w:pStyle w:val="XML1"/>
              <w:rPr>
                <w:ins w:id="13244" w:author="Anees Shaikh" w:date="2013-10-07T01:10:00Z"/>
              </w:rPr>
              <w:pPrChange w:id="13245" w:author="Anees Shaikh" w:date="2013-10-07T01:11:00Z">
                <w:pPr>
                  <w:pStyle w:val="XML1"/>
                </w:pPr>
              </w:pPrChange>
            </w:pPr>
            <w:ins w:id="13246" w:author="Anees Shaikh" w:date="2013-10-07T01:10:00Z">
              <w:r>
                <w:t xml:space="preserve">                &lt;xs:annotation&gt;</w:t>
              </w:r>
            </w:ins>
          </w:p>
          <w:p w14:paraId="0A5827CA" w14:textId="77777777" w:rsidR="00874469" w:rsidRDefault="00874469" w:rsidP="00874469">
            <w:pPr>
              <w:pStyle w:val="XML1"/>
              <w:rPr>
                <w:ins w:id="13247" w:author="Anees Shaikh" w:date="2013-10-07T01:10:00Z"/>
              </w:rPr>
              <w:pPrChange w:id="13248" w:author="Anees Shaikh" w:date="2013-10-07T01:11:00Z">
                <w:pPr>
                  <w:pStyle w:val="XML1"/>
                </w:pPr>
              </w:pPrChange>
            </w:pPr>
            <w:ins w:id="13249" w:author="Anees Shaikh" w:date="2013-10-07T01:10:00Z">
              <w:r>
                <w:t xml:space="preserve">                  &lt;xs:documentation&gt;</w:t>
              </w:r>
            </w:ins>
          </w:p>
          <w:p w14:paraId="72FB3384" w14:textId="77777777" w:rsidR="00874469" w:rsidRDefault="00874469" w:rsidP="00874469">
            <w:pPr>
              <w:pStyle w:val="XML1"/>
              <w:rPr>
                <w:ins w:id="13250" w:author="Anees Shaikh" w:date="2013-10-07T01:10:00Z"/>
              </w:rPr>
              <w:pPrChange w:id="13251" w:author="Anees Shaikh" w:date="2013-10-07T01:11:00Z">
                <w:pPr>
                  <w:pStyle w:val="XML1"/>
                </w:pPr>
              </w:pPrChange>
            </w:pPr>
            <w:ins w:id="13252" w:author="Anees Shaikh" w:date="2013-10-07T01:10:00Z">
              <w:r>
                <w:t xml:space="preserve">                    The list contains all external certificate resources of the OpenFlow</w:t>
              </w:r>
            </w:ins>
          </w:p>
          <w:p w14:paraId="29F44591" w14:textId="77777777" w:rsidR="00874469" w:rsidRDefault="00874469" w:rsidP="00874469">
            <w:pPr>
              <w:pStyle w:val="XML1"/>
              <w:rPr>
                <w:ins w:id="13253" w:author="Anees Shaikh" w:date="2013-10-07T01:10:00Z"/>
              </w:rPr>
              <w:pPrChange w:id="13254" w:author="Anees Shaikh" w:date="2013-10-07T01:11:00Z">
                <w:pPr>
                  <w:pStyle w:val="XML1"/>
                </w:pPr>
              </w:pPrChange>
            </w:pPr>
            <w:ins w:id="13255" w:author="Anees Shaikh" w:date="2013-10-07T01:10:00Z">
              <w:r>
                <w:t xml:space="preserve">                           Capable Switch.</w:t>
              </w:r>
            </w:ins>
          </w:p>
          <w:p w14:paraId="1B1D93D6" w14:textId="77777777" w:rsidR="00874469" w:rsidRDefault="00874469" w:rsidP="00874469">
            <w:pPr>
              <w:pStyle w:val="XML1"/>
              <w:rPr>
                <w:ins w:id="13256" w:author="Anees Shaikh" w:date="2013-10-07T01:10:00Z"/>
              </w:rPr>
              <w:pPrChange w:id="13257" w:author="Anees Shaikh" w:date="2013-10-07T01:11:00Z">
                <w:pPr>
                  <w:pStyle w:val="XML1"/>
                </w:pPr>
              </w:pPrChange>
            </w:pPr>
            <w:ins w:id="13258" w:author="Anees Shaikh" w:date="2013-10-07T01:10:00Z">
              <w:r>
                <w:t xml:space="preserve">                  &lt;/xs:documentation&gt;</w:t>
              </w:r>
            </w:ins>
          </w:p>
          <w:p w14:paraId="58BD2925" w14:textId="77777777" w:rsidR="00874469" w:rsidRDefault="00874469" w:rsidP="00874469">
            <w:pPr>
              <w:pStyle w:val="XML1"/>
              <w:rPr>
                <w:ins w:id="13259" w:author="Anees Shaikh" w:date="2013-10-07T01:10:00Z"/>
              </w:rPr>
              <w:pPrChange w:id="13260" w:author="Anees Shaikh" w:date="2013-10-07T01:11:00Z">
                <w:pPr>
                  <w:pStyle w:val="XML1"/>
                </w:pPr>
              </w:pPrChange>
            </w:pPr>
            <w:ins w:id="13261" w:author="Anees Shaikh" w:date="2013-10-07T01:10:00Z">
              <w:r>
                <w:t xml:space="preserve">                &lt;/xs:annotation&gt;</w:t>
              </w:r>
            </w:ins>
          </w:p>
          <w:p w14:paraId="6BE05751" w14:textId="77777777" w:rsidR="00874469" w:rsidRDefault="00874469" w:rsidP="00874469">
            <w:pPr>
              <w:pStyle w:val="XML1"/>
              <w:rPr>
                <w:ins w:id="13262" w:author="Anees Shaikh" w:date="2013-10-07T01:10:00Z"/>
              </w:rPr>
              <w:pPrChange w:id="13263" w:author="Anees Shaikh" w:date="2013-10-07T01:11:00Z">
                <w:pPr>
                  <w:pStyle w:val="XML1"/>
                </w:pPr>
              </w:pPrChange>
            </w:pPr>
            <w:ins w:id="13264" w:author="Anees Shaikh" w:date="2013-10-07T01:10:00Z">
              <w:r>
                <w:t xml:space="preserve">                &lt;xs:complexType&gt;</w:t>
              </w:r>
            </w:ins>
          </w:p>
          <w:p w14:paraId="1882A754" w14:textId="77777777" w:rsidR="00874469" w:rsidRDefault="00874469" w:rsidP="00874469">
            <w:pPr>
              <w:pStyle w:val="XML1"/>
              <w:rPr>
                <w:ins w:id="13265" w:author="Anees Shaikh" w:date="2013-10-07T01:10:00Z"/>
              </w:rPr>
              <w:pPrChange w:id="13266" w:author="Anees Shaikh" w:date="2013-10-07T01:11:00Z">
                <w:pPr>
                  <w:pStyle w:val="XML1"/>
                </w:pPr>
              </w:pPrChange>
            </w:pPr>
            <w:ins w:id="13267" w:author="Anees Shaikh" w:date="2013-10-07T01:10:00Z">
              <w:r>
                <w:t xml:space="preserve">                  &lt;xs:sequence&gt;</w:t>
              </w:r>
            </w:ins>
          </w:p>
          <w:p w14:paraId="675A0061" w14:textId="77777777" w:rsidR="00874469" w:rsidRDefault="00874469" w:rsidP="00874469">
            <w:pPr>
              <w:pStyle w:val="XML1"/>
              <w:rPr>
                <w:ins w:id="13268" w:author="Anees Shaikh" w:date="2013-10-07T01:10:00Z"/>
              </w:rPr>
              <w:pPrChange w:id="13269" w:author="Anees Shaikh" w:date="2013-10-07T01:11:00Z">
                <w:pPr>
                  <w:pStyle w:val="XML1"/>
                </w:pPr>
              </w:pPrChange>
            </w:pPr>
            <w:ins w:id="13270" w:author="Anees Shaikh" w:date="2013-10-07T01:10:00Z">
              <w:r>
                <w:t xml:space="preserve">                    &lt;xs:element name="resource-id"  type="inet:uri"&gt;</w:t>
              </w:r>
            </w:ins>
          </w:p>
          <w:p w14:paraId="02CD724B" w14:textId="77777777" w:rsidR="00874469" w:rsidRDefault="00874469" w:rsidP="00874469">
            <w:pPr>
              <w:pStyle w:val="XML1"/>
              <w:rPr>
                <w:ins w:id="13271" w:author="Anees Shaikh" w:date="2013-10-07T01:10:00Z"/>
              </w:rPr>
              <w:pPrChange w:id="13272" w:author="Anees Shaikh" w:date="2013-10-07T01:11:00Z">
                <w:pPr>
                  <w:pStyle w:val="XML1"/>
                </w:pPr>
              </w:pPrChange>
            </w:pPr>
            <w:ins w:id="13273" w:author="Anees Shaikh" w:date="2013-10-07T01:10:00Z">
              <w:r>
                <w:t xml:space="preserve">                      &lt;xs:annotation&gt;</w:t>
              </w:r>
            </w:ins>
          </w:p>
          <w:p w14:paraId="1EA64DB0" w14:textId="77777777" w:rsidR="00874469" w:rsidRDefault="00874469" w:rsidP="00874469">
            <w:pPr>
              <w:pStyle w:val="XML1"/>
              <w:rPr>
                <w:ins w:id="13274" w:author="Anees Shaikh" w:date="2013-10-07T01:10:00Z"/>
              </w:rPr>
              <w:pPrChange w:id="13275" w:author="Anees Shaikh" w:date="2013-10-07T01:11:00Z">
                <w:pPr>
                  <w:pStyle w:val="XML1"/>
                </w:pPr>
              </w:pPrChange>
            </w:pPr>
            <w:ins w:id="13276" w:author="Anees Shaikh" w:date="2013-10-07T01:10:00Z">
              <w:r>
                <w:t xml:space="preserve">                        &lt;xs:documentation&gt;</w:t>
              </w:r>
            </w:ins>
          </w:p>
          <w:p w14:paraId="6CFF1362" w14:textId="77777777" w:rsidR="00874469" w:rsidRDefault="00874469" w:rsidP="00874469">
            <w:pPr>
              <w:pStyle w:val="XML1"/>
              <w:rPr>
                <w:ins w:id="13277" w:author="Anees Shaikh" w:date="2013-10-07T01:10:00Z"/>
              </w:rPr>
              <w:pPrChange w:id="13278" w:author="Anees Shaikh" w:date="2013-10-07T01:11:00Z">
                <w:pPr>
                  <w:pStyle w:val="XML1"/>
                </w:pPr>
              </w:pPrChange>
            </w:pPr>
            <w:ins w:id="13279" w:author="Anees Shaikh" w:date="2013-10-07T01:10:00Z">
              <w:r>
                <w:t xml:space="preserve">                          A unique but locally arbitrary identifier that uniquely identifies an</w:t>
              </w:r>
            </w:ins>
          </w:p>
          <w:p w14:paraId="10977B29" w14:textId="77777777" w:rsidR="00874469" w:rsidRDefault="00874469" w:rsidP="00874469">
            <w:pPr>
              <w:pStyle w:val="XML1"/>
              <w:rPr>
                <w:ins w:id="13280" w:author="Anees Shaikh" w:date="2013-10-07T01:10:00Z"/>
              </w:rPr>
              <w:pPrChange w:id="13281" w:author="Anees Shaikh" w:date="2013-10-07T01:11:00Z">
                <w:pPr>
                  <w:pStyle w:val="XML1"/>
                </w:pPr>
              </w:pPrChange>
            </w:pPr>
            <w:ins w:id="13282" w:author="Anees Shaikh" w:date="2013-10-07T01:10:00Z">
              <w:r>
                <w:t xml:space="preserve">                                 OpenFlow Port within the context of an OpenFlow Logical Switch.</w:t>
              </w:r>
            </w:ins>
          </w:p>
          <w:p w14:paraId="1E5C7E62" w14:textId="77777777" w:rsidR="00874469" w:rsidRDefault="00874469" w:rsidP="00874469">
            <w:pPr>
              <w:pStyle w:val="XML1"/>
              <w:rPr>
                <w:ins w:id="13283" w:author="Anees Shaikh" w:date="2013-10-07T01:10:00Z"/>
              </w:rPr>
              <w:pPrChange w:id="13284" w:author="Anees Shaikh" w:date="2013-10-07T01:11:00Z">
                <w:pPr>
                  <w:pStyle w:val="XML1"/>
                </w:pPr>
              </w:pPrChange>
            </w:pPr>
            <w:ins w:id="13285" w:author="Anees Shaikh" w:date="2013-10-07T01:10:00Z">
              <w:r>
                <w:t xml:space="preserve">                                 It MUST be persistent across reboots of the OpenFlow Capable</w:t>
              </w:r>
            </w:ins>
          </w:p>
          <w:p w14:paraId="5D6928B4" w14:textId="77777777" w:rsidR="00874469" w:rsidRDefault="00874469" w:rsidP="00874469">
            <w:pPr>
              <w:pStyle w:val="XML1"/>
              <w:rPr>
                <w:ins w:id="13286" w:author="Anees Shaikh" w:date="2013-10-07T01:10:00Z"/>
              </w:rPr>
              <w:pPrChange w:id="13287" w:author="Anees Shaikh" w:date="2013-10-07T01:11:00Z">
                <w:pPr>
                  <w:pStyle w:val="XML1"/>
                </w:pPr>
              </w:pPrChange>
            </w:pPr>
            <w:ins w:id="13288" w:author="Anees Shaikh" w:date="2013-10-07T01:10:00Z">
              <w:r>
                <w:t xml:space="preserve">                                 Switch.</w:t>
              </w:r>
            </w:ins>
          </w:p>
          <w:p w14:paraId="264B5696" w14:textId="77777777" w:rsidR="00874469" w:rsidRDefault="00874469" w:rsidP="00874469">
            <w:pPr>
              <w:pStyle w:val="XML1"/>
              <w:rPr>
                <w:ins w:id="13289" w:author="Anees Shaikh" w:date="2013-10-07T01:10:00Z"/>
              </w:rPr>
              <w:pPrChange w:id="13290" w:author="Anees Shaikh" w:date="2013-10-07T01:11:00Z">
                <w:pPr>
                  <w:pStyle w:val="XML1"/>
                </w:pPr>
              </w:pPrChange>
            </w:pPr>
            <w:ins w:id="13291" w:author="Anees Shaikh" w:date="2013-10-07T01:10:00Z">
              <w:r>
                <w:t xml:space="preserve">                        &lt;/xs:documentation&gt;</w:t>
              </w:r>
            </w:ins>
          </w:p>
          <w:p w14:paraId="33458020" w14:textId="77777777" w:rsidR="00874469" w:rsidRDefault="00874469" w:rsidP="00874469">
            <w:pPr>
              <w:pStyle w:val="XML1"/>
              <w:rPr>
                <w:ins w:id="13292" w:author="Anees Shaikh" w:date="2013-10-07T01:10:00Z"/>
              </w:rPr>
              <w:pPrChange w:id="13293" w:author="Anees Shaikh" w:date="2013-10-07T01:11:00Z">
                <w:pPr>
                  <w:pStyle w:val="XML1"/>
                </w:pPr>
              </w:pPrChange>
            </w:pPr>
            <w:ins w:id="13294" w:author="Anees Shaikh" w:date="2013-10-07T01:10:00Z">
              <w:r>
                <w:t xml:space="preserve">                      &lt;/xs:annotation&gt;</w:t>
              </w:r>
            </w:ins>
          </w:p>
          <w:p w14:paraId="0C5117FB" w14:textId="77777777" w:rsidR="00874469" w:rsidRDefault="00874469" w:rsidP="00874469">
            <w:pPr>
              <w:pStyle w:val="XML1"/>
              <w:rPr>
                <w:ins w:id="13295" w:author="Anees Shaikh" w:date="2013-10-07T01:10:00Z"/>
              </w:rPr>
              <w:pPrChange w:id="13296" w:author="Anees Shaikh" w:date="2013-10-07T01:11:00Z">
                <w:pPr>
                  <w:pStyle w:val="XML1"/>
                </w:pPr>
              </w:pPrChange>
            </w:pPr>
            <w:ins w:id="13297" w:author="Anees Shaikh" w:date="2013-10-07T01:10:00Z">
              <w:r>
                <w:t xml:space="preserve">                    &lt;/xs:element&gt;</w:t>
              </w:r>
            </w:ins>
          </w:p>
          <w:p w14:paraId="1E11AF2F" w14:textId="77777777" w:rsidR="00874469" w:rsidRDefault="00874469" w:rsidP="00874469">
            <w:pPr>
              <w:pStyle w:val="XML1"/>
              <w:rPr>
                <w:ins w:id="13298" w:author="Anees Shaikh" w:date="2013-10-07T01:10:00Z"/>
              </w:rPr>
              <w:pPrChange w:id="13299" w:author="Anees Shaikh" w:date="2013-10-07T01:11:00Z">
                <w:pPr>
                  <w:pStyle w:val="XML1"/>
                </w:pPr>
              </w:pPrChange>
            </w:pPr>
            <w:ins w:id="13300" w:author="Anees Shaikh" w:date="2013-10-07T01:10:00Z">
              <w:r>
                <w:t xml:space="preserve">                    &lt;xs:element name="certificate"  type="xs:string"&gt;</w:t>
              </w:r>
            </w:ins>
          </w:p>
          <w:p w14:paraId="277A5DFD" w14:textId="77777777" w:rsidR="00874469" w:rsidRDefault="00874469" w:rsidP="00874469">
            <w:pPr>
              <w:pStyle w:val="XML1"/>
              <w:rPr>
                <w:ins w:id="13301" w:author="Anees Shaikh" w:date="2013-10-07T01:10:00Z"/>
              </w:rPr>
              <w:pPrChange w:id="13302" w:author="Anees Shaikh" w:date="2013-10-07T01:11:00Z">
                <w:pPr>
                  <w:pStyle w:val="XML1"/>
                </w:pPr>
              </w:pPrChange>
            </w:pPr>
            <w:ins w:id="13303" w:author="Anees Shaikh" w:date="2013-10-07T01:10:00Z">
              <w:r>
                <w:t xml:space="preserve">                      &lt;xs:annotation&gt;</w:t>
              </w:r>
            </w:ins>
          </w:p>
          <w:p w14:paraId="1C748A6E" w14:textId="77777777" w:rsidR="00874469" w:rsidRDefault="00874469" w:rsidP="00874469">
            <w:pPr>
              <w:pStyle w:val="XML1"/>
              <w:rPr>
                <w:ins w:id="13304" w:author="Anees Shaikh" w:date="2013-10-07T01:10:00Z"/>
              </w:rPr>
              <w:pPrChange w:id="13305" w:author="Anees Shaikh" w:date="2013-10-07T01:11:00Z">
                <w:pPr>
                  <w:pStyle w:val="XML1"/>
                </w:pPr>
              </w:pPrChange>
            </w:pPr>
            <w:ins w:id="13306" w:author="Anees Shaikh" w:date="2013-10-07T01:10:00Z">
              <w:r>
                <w:t xml:space="preserve">                        &lt;xs:documentation&gt;</w:t>
              </w:r>
            </w:ins>
          </w:p>
          <w:p w14:paraId="3DEF576E" w14:textId="77777777" w:rsidR="00874469" w:rsidRDefault="00874469" w:rsidP="00874469">
            <w:pPr>
              <w:pStyle w:val="XML1"/>
              <w:rPr>
                <w:ins w:id="13307" w:author="Anees Shaikh" w:date="2013-10-07T01:10:00Z"/>
              </w:rPr>
              <w:pPrChange w:id="13308" w:author="Anees Shaikh" w:date="2013-10-07T01:11:00Z">
                <w:pPr>
                  <w:pStyle w:val="XML1"/>
                </w:pPr>
              </w:pPrChange>
            </w:pPr>
            <w:ins w:id="13309" w:author="Anees Shaikh" w:date="2013-10-07T01:10:00Z">
              <w:r>
                <w:t xml:space="preserve">                          An X.509 certificate in DER format base64 encoded.</w:t>
              </w:r>
            </w:ins>
          </w:p>
          <w:p w14:paraId="21F9FD04" w14:textId="77777777" w:rsidR="00874469" w:rsidRDefault="00874469" w:rsidP="00874469">
            <w:pPr>
              <w:pStyle w:val="XML1"/>
              <w:rPr>
                <w:ins w:id="13310" w:author="Anees Shaikh" w:date="2013-10-07T01:10:00Z"/>
              </w:rPr>
              <w:pPrChange w:id="13311" w:author="Anees Shaikh" w:date="2013-10-07T01:11:00Z">
                <w:pPr>
                  <w:pStyle w:val="XML1"/>
                </w:pPr>
              </w:pPrChange>
            </w:pPr>
            <w:ins w:id="13312" w:author="Anees Shaikh" w:date="2013-10-07T01:10:00Z">
              <w:r>
                <w:t xml:space="preserve">                        &lt;/xs:documentation&gt;</w:t>
              </w:r>
            </w:ins>
          </w:p>
          <w:p w14:paraId="0E6C4511" w14:textId="77777777" w:rsidR="00874469" w:rsidRDefault="00874469" w:rsidP="00874469">
            <w:pPr>
              <w:pStyle w:val="XML1"/>
              <w:rPr>
                <w:ins w:id="13313" w:author="Anees Shaikh" w:date="2013-10-07T01:10:00Z"/>
              </w:rPr>
              <w:pPrChange w:id="13314" w:author="Anees Shaikh" w:date="2013-10-07T01:11:00Z">
                <w:pPr>
                  <w:pStyle w:val="XML1"/>
                </w:pPr>
              </w:pPrChange>
            </w:pPr>
            <w:ins w:id="13315" w:author="Anees Shaikh" w:date="2013-10-07T01:10:00Z">
              <w:r>
                <w:t xml:space="preserve">                      &lt;/xs:annotation&gt;</w:t>
              </w:r>
            </w:ins>
          </w:p>
          <w:p w14:paraId="6AA26302" w14:textId="77777777" w:rsidR="00874469" w:rsidRDefault="00874469" w:rsidP="00874469">
            <w:pPr>
              <w:pStyle w:val="XML1"/>
              <w:rPr>
                <w:ins w:id="13316" w:author="Anees Shaikh" w:date="2013-10-07T01:10:00Z"/>
              </w:rPr>
              <w:pPrChange w:id="13317" w:author="Anees Shaikh" w:date="2013-10-07T01:11:00Z">
                <w:pPr>
                  <w:pStyle w:val="XML1"/>
                </w:pPr>
              </w:pPrChange>
            </w:pPr>
            <w:ins w:id="13318" w:author="Anees Shaikh" w:date="2013-10-07T01:10:00Z">
              <w:r>
                <w:lastRenderedPageBreak/>
                <w:t xml:space="preserve">                    &lt;/xs:element&gt;</w:t>
              </w:r>
            </w:ins>
          </w:p>
          <w:p w14:paraId="72BD28A7" w14:textId="77777777" w:rsidR="00874469" w:rsidRDefault="00874469" w:rsidP="00874469">
            <w:pPr>
              <w:pStyle w:val="XML1"/>
              <w:rPr>
                <w:ins w:id="13319" w:author="Anees Shaikh" w:date="2013-10-07T01:10:00Z"/>
              </w:rPr>
              <w:pPrChange w:id="13320" w:author="Anees Shaikh" w:date="2013-10-07T01:11:00Z">
                <w:pPr>
                  <w:pStyle w:val="XML1"/>
                </w:pPr>
              </w:pPrChange>
            </w:pPr>
            <w:ins w:id="13321" w:author="Anees Shaikh" w:date="2013-10-07T01:10:00Z">
              <w:r>
                <w:t xml:space="preserve">                    &lt;xs:any minOccurs="0" maxOccurs="unbounded"</w:t>
              </w:r>
            </w:ins>
          </w:p>
          <w:p w14:paraId="5DCD8235" w14:textId="77777777" w:rsidR="00874469" w:rsidRDefault="00874469" w:rsidP="00874469">
            <w:pPr>
              <w:pStyle w:val="XML1"/>
              <w:rPr>
                <w:ins w:id="13322" w:author="Anees Shaikh" w:date="2013-10-07T01:10:00Z"/>
              </w:rPr>
              <w:pPrChange w:id="13323" w:author="Anees Shaikh" w:date="2013-10-07T01:11:00Z">
                <w:pPr>
                  <w:pStyle w:val="XML1"/>
                </w:pPr>
              </w:pPrChange>
            </w:pPr>
            <w:ins w:id="13324" w:author="Anees Shaikh" w:date="2013-10-07T01:10:00Z">
              <w:r>
                <w:t xml:space="preserve">                            namespace="##other" processContents="lax"/&gt;</w:t>
              </w:r>
            </w:ins>
          </w:p>
          <w:p w14:paraId="300908B1" w14:textId="77777777" w:rsidR="00874469" w:rsidRDefault="00874469" w:rsidP="00874469">
            <w:pPr>
              <w:pStyle w:val="XML1"/>
              <w:rPr>
                <w:ins w:id="13325" w:author="Anees Shaikh" w:date="2013-10-07T01:10:00Z"/>
              </w:rPr>
              <w:pPrChange w:id="13326" w:author="Anees Shaikh" w:date="2013-10-07T01:11:00Z">
                <w:pPr>
                  <w:pStyle w:val="XML1"/>
                </w:pPr>
              </w:pPrChange>
            </w:pPr>
            <w:ins w:id="13327" w:author="Anees Shaikh" w:date="2013-10-07T01:10:00Z">
              <w:r>
                <w:t xml:space="preserve">                  &lt;/xs:sequence&gt;</w:t>
              </w:r>
            </w:ins>
          </w:p>
          <w:p w14:paraId="659F352E" w14:textId="77777777" w:rsidR="00874469" w:rsidRDefault="00874469" w:rsidP="00874469">
            <w:pPr>
              <w:pStyle w:val="XML1"/>
              <w:rPr>
                <w:ins w:id="13328" w:author="Anees Shaikh" w:date="2013-10-07T01:10:00Z"/>
              </w:rPr>
              <w:pPrChange w:id="13329" w:author="Anees Shaikh" w:date="2013-10-07T01:11:00Z">
                <w:pPr>
                  <w:pStyle w:val="XML1"/>
                </w:pPr>
              </w:pPrChange>
            </w:pPr>
            <w:ins w:id="13330" w:author="Anees Shaikh" w:date="2013-10-07T01:10:00Z">
              <w:r>
                <w:t xml:space="preserve">                &lt;/xs:complexType&gt;</w:t>
              </w:r>
            </w:ins>
          </w:p>
          <w:p w14:paraId="27C81F79" w14:textId="77777777" w:rsidR="00874469" w:rsidRDefault="00874469" w:rsidP="00874469">
            <w:pPr>
              <w:pStyle w:val="XML1"/>
              <w:rPr>
                <w:ins w:id="13331" w:author="Anees Shaikh" w:date="2013-10-07T01:10:00Z"/>
              </w:rPr>
              <w:pPrChange w:id="13332" w:author="Anees Shaikh" w:date="2013-10-07T01:11:00Z">
                <w:pPr>
                  <w:pStyle w:val="XML1"/>
                </w:pPr>
              </w:pPrChange>
            </w:pPr>
            <w:ins w:id="13333" w:author="Anees Shaikh" w:date="2013-10-07T01:10:00Z">
              <w:r>
                <w:t xml:space="preserve">              &lt;/xs:element&gt;</w:t>
              </w:r>
            </w:ins>
          </w:p>
          <w:p w14:paraId="436C1ECD" w14:textId="77777777" w:rsidR="00874469" w:rsidRDefault="00874469" w:rsidP="00874469">
            <w:pPr>
              <w:pStyle w:val="XML1"/>
              <w:rPr>
                <w:ins w:id="13334" w:author="Anees Shaikh" w:date="2013-10-07T01:10:00Z"/>
              </w:rPr>
              <w:pPrChange w:id="13335" w:author="Anees Shaikh" w:date="2013-10-07T01:11:00Z">
                <w:pPr>
                  <w:pStyle w:val="XML1"/>
                </w:pPr>
              </w:pPrChange>
            </w:pPr>
            <w:ins w:id="13336" w:author="Anees Shaikh" w:date="2013-10-07T01:10:00Z">
              <w:r>
                <w:t xml:space="preserve">              &lt;xs:element name="flow-table" minOccurs="0" maxOccurs="unbounded"&gt;</w:t>
              </w:r>
            </w:ins>
          </w:p>
          <w:p w14:paraId="25E68101" w14:textId="77777777" w:rsidR="00874469" w:rsidRDefault="00874469" w:rsidP="00874469">
            <w:pPr>
              <w:pStyle w:val="XML1"/>
              <w:rPr>
                <w:ins w:id="13337" w:author="Anees Shaikh" w:date="2013-10-07T01:10:00Z"/>
              </w:rPr>
              <w:pPrChange w:id="13338" w:author="Anees Shaikh" w:date="2013-10-07T01:11:00Z">
                <w:pPr>
                  <w:pStyle w:val="XML1"/>
                </w:pPr>
              </w:pPrChange>
            </w:pPr>
            <w:ins w:id="13339" w:author="Anees Shaikh" w:date="2013-10-07T01:10:00Z">
              <w:r>
                <w:t xml:space="preserve">                &lt;xs:annotation&gt;</w:t>
              </w:r>
            </w:ins>
          </w:p>
          <w:p w14:paraId="16EFD7BC" w14:textId="77777777" w:rsidR="00874469" w:rsidRDefault="00874469" w:rsidP="00874469">
            <w:pPr>
              <w:pStyle w:val="XML1"/>
              <w:rPr>
                <w:ins w:id="13340" w:author="Anees Shaikh" w:date="2013-10-07T01:10:00Z"/>
              </w:rPr>
              <w:pPrChange w:id="13341" w:author="Anees Shaikh" w:date="2013-10-07T01:11:00Z">
                <w:pPr>
                  <w:pStyle w:val="XML1"/>
                </w:pPr>
              </w:pPrChange>
            </w:pPr>
            <w:ins w:id="13342" w:author="Anees Shaikh" w:date="2013-10-07T01:10:00Z">
              <w:r>
                <w:t xml:space="preserve">                  &lt;xs:documentation&gt;</w:t>
              </w:r>
            </w:ins>
          </w:p>
          <w:p w14:paraId="0A340F02" w14:textId="77777777" w:rsidR="00874469" w:rsidRDefault="00874469" w:rsidP="00874469">
            <w:pPr>
              <w:pStyle w:val="XML1"/>
              <w:rPr>
                <w:ins w:id="13343" w:author="Anees Shaikh" w:date="2013-10-07T01:10:00Z"/>
              </w:rPr>
              <w:pPrChange w:id="13344" w:author="Anees Shaikh" w:date="2013-10-07T01:11:00Z">
                <w:pPr>
                  <w:pStyle w:val="XML1"/>
                </w:pPr>
              </w:pPrChange>
            </w:pPr>
            <w:ins w:id="13345" w:author="Anees Shaikh" w:date="2013-10-07T01:10:00Z">
              <w:r>
                <w:t xml:space="preserve">                    The list contains all flow table resources of the OpenFlow Capable</w:t>
              </w:r>
            </w:ins>
          </w:p>
          <w:p w14:paraId="0A306CB0" w14:textId="77777777" w:rsidR="00874469" w:rsidRDefault="00874469" w:rsidP="00874469">
            <w:pPr>
              <w:pStyle w:val="XML1"/>
              <w:rPr>
                <w:ins w:id="13346" w:author="Anees Shaikh" w:date="2013-10-07T01:10:00Z"/>
              </w:rPr>
              <w:pPrChange w:id="13347" w:author="Anees Shaikh" w:date="2013-10-07T01:11:00Z">
                <w:pPr>
                  <w:pStyle w:val="XML1"/>
                </w:pPr>
              </w:pPrChange>
            </w:pPr>
            <w:ins w:id="13348" w:author="Anees Shaikh" w:date="2013-10-07T01:10:00Z">
              <w:r>
                <w:t xml:space="preserve">                           Switch.</w:t>
              </w:r>
            </w:ins>
          </w:p>
          <w:p w14:paraId="7EC64ECF" w14:textId="77777777" w:rsidR="00874469" w:rsidRDefault="00874469" w:rsidP="00874469">
            <w:pPr>
              <w:pStyle w:val="XML1"/>
              <w:rPr>
                <w:ins w:id="13349" w:author="Anees Shaikh" w:date="2013-10-07T01:10:00Z"/>
              </w:rPr>
              <w:pPrChange w:id="13350" w:author="Anees Shaikh" w:date="2013-10-07T01:11:00Z">
                <w:pPr>
                  <w:pStyle w:val="XML1"/>
                </w:pPr>
              </w:pPrChange>
            </w:pPr>
            <w:ins w:id="13351" w:author="Anees Shaikh" w:date="2013-10-07T01:10:00Z">
              <w:r>
                <w:t xml:space="preserve">                  &lt;/xs:documentation&gt;</w:t>
              </w:r>
            </w:ins>
          </w:p>
          <w:p w14:paraId="18CA6838" w14:textId="77777777" w:rsidR="00874469" w:rsidRDefault="00874469" w:rsidP="00874469">
            <w:pPr>
              <w:pStyle w:val="XML1"/>
              <w:rPr>
                <w:ins w:id="13352" w:author="Anees Shaikh" w:date="2013-10-07T01:10:00Z"/>
              </w:rPr>
              <w:pPrChange w:id="13353" w:author="Anees Shaikh" w:date="2013-10-07T01:11:00Z">
                <w:pPr>
                  <w:pStyle w:val="XML1"/>
                </w:pPr>
              </w:pPrChange>
            </w:pPr>
            <w:ins w:id="13354" w:author="Anees Shaikh" w:date="2013-10-07T01:10:00Z">
              <w:r>
                <w:t xml:space="preserve">                &lt;/xs:annotation&gt;</w:t>
              </w:r>
            </w:ins>
          </w:p>
          <w:p w14:paraId="280CDA20" w14:textId="77777777" w:rsidR="00874469" w:rsidRDefault="00874469" w:rsidP="00874469">
            <w:pPr>
              <w:pStyle w:val="XML1"/>
              <w:rPr>
                <w:ins w:id="13355" w:author="Anees Shaikh" w:date="2013-10-07T01:10:00Z"/>
              </w:rPr>
              <w:pPrChange w:id="13356" w:author="Anees Shaikh" w:date="2013-10-07T01:11:00Z">
                <w:pPr>
                  <w:pStyle w:val="XML1"/>
                </w:pPr>
              </w:pPrChange>
            </w:pPr>
            <w:ins w:id="13357" w:author="Anees Shaikh" w:date="2013-10-07T01:10:00Z">
              <w:r>
                <w:t xml:space="preserve">                &lt;xs:complexType&gt;</w:t>
              </w:r>
            </w:ins>
          </w:p>
          <w:p w14:paraId="1018D6CB" w14:textId="77777777" w:rsidR="00874469" w:rsidRDefault="00874469" w:rsidP="00874469">
            <w:pPr>
              <w:pStyle w:val="XML1"/>
              <w:rPr>
                <w:ins w:id="13358" w:author="Anees Shaikh" w:date="2013-10-07T01:10:00Z"/>
              </w:rPr>
              <w:pPrChange w:id="13359" w:author="Anees Shaikh" w:date="2013-10-07T01:11:00Z">
                <w:pPr>
                  <w:pStyle w:val="XML1"/>
                </w:pPr>
              </w:pPrChange>
            </w:pPr>
            <w:ins w:id="13360" w:author="Anees Shaikh" w:date="2013-10-07T01:10:00Z">
              <w:r>
                <w:t xml:space="preserve">                  &lt;xs:sequence&gt;</w:t>
              </w:r>
            </w:ins>
          </w:p>
          <w:p w14:paraId="23F4E311" w14:textId="77777777" w:rsidR="00874469" w:rsidRDefault="00874469" w:rsidP="00874469">
            <w:pPr>
              <w:pStyle w:val="XML1"/>
              <w:rPr>
                <w:ins w:id="13361" w:author="Anees Shaikh" w:date="2013-10-07T01:10:00Z"/>
              </w:rPr>
              <w:pPrChange w:id="13362" w:author="Anees Shaikh" w:date="2013-10-07T01:11:00Z">
                <w:pPr>
                  <w:pStyle w:val="XML1"/>
                </w:pPr>
              </w:pPrChange>
            </w:pPr>
            <w:ins w:id="13363" w:author="Anees Shaikh" w:date="2013-10-07T01:10:00Z">
              <w:r>
                <w:t xml:space="preserve">                    &lt;xs:element name="resource-id"  type="inet:uri"&gt;</w:t>
              </w:r>
            </w:ins>
          </w:p>
          <w:p w14:paraId="04B7DB4C" w14:textId="77777777" w:rsidR="00874469" w:rsidRDefault="00874469" w:rsidP="00874469">
            <w:pPr>
              <w:pStyle w:val="XML1"/>
              <w:rPr>
                <w:ins w:id="13364" w:author="Anees Shaikh" w:date="2013-10-07T01:10:00Z"/>
              </w:rPr>
              <w:pPrChange w:id="13365" w:author="Anees Shaikh" w:date="2013-10-07T01:11:00Z">
                <w:pPr>
                  <w:pStyle w:val="XML1"/>
                </w:pPr>
              </w:pPrChange>
            </w:pPr>
            <w:ins w:id="13366" w:author="Anees Shaikh" w:date="2013-10-07T01:10:00Z">
              <w:r>
                <w:t xml:space="preserve">                      &lt;xs:annotation&gt;</w:t>
              </w:r>
            </w:ins>
          </w:p>
          <w:p w14:paraId="1C64971A" w14:textId="77777777" w:rsidR="00874469" w:rsidRDefault="00874469" w:rsidP="00874469">
            <w:pPr>
              <w:pStyle w:val="XML1"/>
              <w:rPr>
                <w:ins w:id="13367" w:author="Anees Shaikh" w:date="2013-10-07T01:10:00Z"/>
              </w:rPr>
              <w:pPrChange w:id="13368" w:author="Anees Shaikh" w:date="2013-10-07T01:11:00Z">
                <w:pPr>
                  <w:pStyle w:val="XML1"/>
                </w:pPr>
              </w:pPrChange>
            </w:pPr>
            <w:ins w:id="13369" w:author="Anees Shaikh" w:date="2013-10-07T01:10:00Z">
              <w:r>
                <w:t xml:space="preserve">                        &lt;xs:documentation&gt;</w:t>
              </w:r>
            </w:ins>
          </w:p>
          <w:p w14:paraId="5A058587" w14:textId="77777777" w:rsidR="00874469" w:rsidRDefault="00874469" w:rsidP="00874469">
            <w:pPr>
              <w:pStyle w:val="XML1"/>
              <w:rPr>
                <w:ins w:id="13370" w:author="Anees Shaikh" w:date="2013-10-07T01:10:00Z"/>
              </w:rPr>
              <w:pPrChange w:id="13371" w:author="Anees Shaikh" w:date="2013-10-07T01:11:00Z">
                <w:pPr>
                  <w:pStyle w:val="XML1"/>
                </w:pPr>
              </w:pPrChange>
            </w:pPr>
            <w:ins w:id="13372" w:author="Anees Shaikh" w:date="2013-10-07T01:10:00Z">
              <w:r>
                <w:t xml:space="preserve">                          A unique but locally arbitrary identifier that uniquely identifies an</w:t>
              </w:r>
            </w:ins>
          </w:p>
          <w:p w14:paraId="20E07804" w14:textId="77777777" w:rsidR="00874469" w:rsidRDefault="00874469" w:rsidP="00874469">
            <w:pPr>
              <w:pStyle w:val="XML1"/>
              <w:rPr>
                <w:ins w:id="13373" w:author="Anees Shaikh" w:date="2013-10-07T01:10:00Z"/>
              </w:rPr>
              <w:pPrChange w:id="13374" w:author="Anees Shaikh" w:date="2013-10-07T01:11:00Z">
                <w:pPr>
                  <w:pStyle w:val="XML1"/>
                </w:pPr>
              </w:pPrChange>
            </w:pPr>
            <w:ins w:id="13375" w:author="Anees Shaikh" w:date="2013-10-07T01:10:00Z">
              <w:r>
                <w:t xml:space="preserve">                                 OpenFlow Port within the context of an OpenFlow Logical Switch.</w:t>
              </w:r>
            </w:ins>
          </w:p>
          <w:p w14:paraId="5E69017A" w14:textId="77777777" w:rsidR="00874469" w:rsidRDefault="00874469" w:rsidP="00874469">
            <w:pPr>
              <w:pStyle w:val="XML1"/>
              <w:rPr>
                <w:ins w:id="13376" w:author="Anees Shaikh" w:date="2013-10-07T01:10:00Z"/>
              </w:rPr>
              <w:pPrChange w:id="13377" w:author="Anees Shaikh" w:date="2013-10-07T01:11:00Z">
                <w:pPr>
                  <w:pStyle w:val="XML1"/>
                </w:pPr>
              </w:pPrChange>
            </w:pPr>
            <w:ins w:id="13378" w:author="Anees Shaikh" w:date="2013-10-07T01:10:00Z">
              <w:r>
                <w:t xml:space="preserve">                                 It MUST be persistent across reboots of the OpenFlow Capable</w:t>
              </w:r>
            </w:ins>
          </w:p>
          <w:p w14:paraId="7D6A7EDB" w14:textId="77777777" w:rsidR="00874469" w:rsidRDefault="00874469" w:rsidP="00874469">
            <w:pPr>
              <w:pStyle w:val="XML1"/>
              <w:rPr>
                <w:ins w:id="13379" w:author="Anees Shaikh" w:date="2013-10-07T01:10:00Z"/>
              </w:rPr>
              <w:pPrChange w:id="13380" w:author="Anees Shaikh" w:date="2013-10-07T01:11:00Z">
                <w:pPr>
                  <w:pStyle w:val="XML1"/>
                </w:pPr>
              </w:pPrChange>
            </w:pPr>
            <w:ins w:id="13381" w:author="Anees Shaikh" w:date="2013-10-07T01:10:00Z">
              <w:r>
                <w:t xml:space="preserve">                                 Switch.</w:t>
              </w:r>
            </w:ins>
          </w:p>
          <w:p w14:paraId="79919A15" w14:textId="77777777" w:rsidR="00874469" w:rsidRDefault="00874469" w:rsidP="00874469">
            <w:pPr>
              <w:pStyle w:val="XML1"/>
              <w:rPr>
                <w:ins w:id="13382" w:author="Anees Shaikh" w:date="2013-10-07T01:10:00Z"/>
              </w:rPr>
              <w:pPrChange w:id="13383" w:author="Anees Shaikh" w:date="2013-10-07T01:11:00Z">
                <w:pPr>
                  <w:pStyle w:val="XML1"/>
                </w:pPr>
              </w:pPrChange>
            </w:pPr>
            <w:ins w:id="13384" w:author="Anees Shaikh" w:date="2013-10-07T01:10:00Z">
              <w:r>
                <w:t xml:space="preserve">                        &lt;/xs:documentation&gt;</w:t>
              </w:r>
            </w:ins>
          </w:p>
          <w:p w14:paraId="61D101A7" w14:textId="77777777" w:rsidR="00874469" w:rsidRDefault="00874469" w:rsidP="00874469">
            <w:pPr>
              <w:pStyle w:val="XML1"/>
              <w:rPr>
                <w:ins w:id="13385" w:author="Anees Shaikh" w:date="2013-10-07T01:10:00Z"/>
              </w:rPr>
              <w:pPrChange w:id="13386" w:author="Anees Shaikh" w:date="2013-10-07T01:11:00Z">
                <w:pPr>
                  <w:pStyle w:val="XML1"/>
                </w:pPr>
              </w:pPrChange>
            </w:pPr>
            <w:ins w:id="13387" w:author="Anees Shaikh" w:date="2013-10-07T01:10:00Z">
              <w:r>
                <w:t xml:space="preserve">                      &lt;/xs:annotation&gt;</w:t>
              </w:r>
            </w:ins>
          </w:p>
          <w:p w14:paraId="2A393E68" w14:textId="77777777" w:rsidR="00874469" w:rsidRDefault="00874469" w:rsidP="00874469">
            <w:pPr>
              <w:pStyle w:val="XML1"/>
              <w:rPr>
                <w:ins w:id="13388" w:author="Anees Shaikh" w:date="2013-10-07T01:10:00Z"/>
              </w:rPr>
              <w:pPrChange w:id="13389" w:author="Anees Shaikh" w:date="2013-10-07T01:11:00Z">
                <w:pPr>
                  <w:pStyle w:val="XML1"/>
                </w:pPr>
              </w:pPrChange>
            </w:pPr>
            <w:ins w:id="13390" w:author="Anees Shaikh" w:date="2013-10-07T01:10:00Z">
              <w:r>
                <w:t xml:space="preserve">                    &lt;/xs:element&gt;</w:t>
              </w:r>
            </w:ins>
          </w:p>
          <w:p w14:paraId="711BF458" w14:textId="77777777" w:rsidR="00874469" w:rsidRDefault="00874469" w:rsidP="00874469">
            <w:pPr>
              <w:pStyle w:val="XML1"/>
              <w:rPr>
                <w:ins w:id="13391" w:author="Anees Shaikh" w:date="2013-10-07T01:10:00Z"/>
              </w:rPr>
              <w:pPrChange w:id="13392" w:author="Anees Shaikh" w:date="2013-10-07T01:11:00Z">
                <w:pPr>
                  <w:pStyle w:val="XML1"/>
                </w:pPr>
              </w:pPrChange>
            </w:pPr>
            <w:ins w:id="13393" w:author="Anees Shaikh" w:date="2013-10-07T01:10:00Z">
              <w:r>
                <w:t xml:space="preserve">                    &lt;xs:element name="max-entries" minOccurs="0"  type="xs:unsignedByte"&gt;</w:t>
              </w:r>
            </w:ins>
          </w:p>
          <w:p w14:paraId="5879C8A2" w14:textId="77777777" w:rsidR="00874469" w:rsidRDefault="00874469" w:rsidP="00874469">
            <w:pPr>
              <w:pStyle w:val="XML1"/>
              <w:rPr>
                <w:ins w:id="13394" w:author="Anees Shaikh" w:date="2013-10-07T01:10:00Z"/>
              </w:rPr>
              <w:pPrChange w:id="13395" w:author="Anees Shaikh" w:date="2013-10-07T01:11:00Z">
                <w:pPr>
                  <w:pStyle w:val="XML1"/>
                </w:pPr>
              </w:pPrChange>
            </w:pPr>
            <w:ins w:id="13396" w:author="Anees Shaikh" w:date="2013-10-07T01:10:00Z">
              <w:r>
                <w:t xml:space="preserve">                      &lt;xs:annotation&gt;</w:t>
              </w:r>
            </w:ins>
          </w:p>
          <w:p w14:paraId="5312C1A6" w14:textId="77777777" w:rsidR="00874469" w:rsidRDefault="00874469" w:rsidP="00874469">
            <w:pPr>
              <w:pStyle w:val="XML1"/>
              <w:rPr>
                <w:ins w:id="13397" w:author="Anees Shaikh" w:date="2013-10-07T01:10:00Z"/>
              </w:rPr>
              <w:pPrChange w:id="13398" w:author="Anees Shaikh" w:date="2013-10-07T01:11:00Z">
                <w:pPr>
                  <w:pStyle w:val="XML1"/>
                </w:pPr>
              </w:pPrChange>
            </w:pPr>
            <w:ins w:id="13399" w:author="Anees Shaikh" w:date="2013-10-07T01:10:00Z">
              <w:r>
                <w:t xml:space="preserve">                        &lt;xs:documentation&gt;</w:t>
              </w:r>
            </w:ins>
          </w:p>
          <w:p w14:paraId="119BCC22" w14:textId="77777777" w:rsidR="00874469" w:rsidRDefault="00874469" w:rsidP="00874469">
            <w:pPr>
              <w:pStyle w:val="XML1"/>
              <w:rPr>
                <w:ins w:id="13400" w:author="Anees Shaikh" w:date="2013-10-07T01:10:00Z"/>
              </w:rPr>
              <w:pPrChange w:id="13401" w:author="Anees Shaikh" w:date="2013-10-07T01:11:00Z">
                <w:pPr>
                  <w:pStyle w:val="XML1"/>
                </w:pPr>
              </w:pPrChange>
            </w:pPr>
            <w:ins w:id="13402" w:author="Anees Shaikh" w:date="2013-10-07T01:10:00Z">
              <w:r>
                <w:t xml:space="preserve">                          The maximum number of flow entries supported by the flow table.</w:t>
              </w:r>
            </w:ins>
          </w:p>
          <w:p w14:paraId="20F2EB20" w14:textId="77777777" w:rsidR="00874469" w:rsidRDefault="00874469" w:rsidP="00874469">
            <w:pPr>
              <w:pStyle w:val="XML1"/>
              <w:rPr>
                <w:ins w:id="13403" w:author="Anees Shaikh" w:date="2013-10-07T01:10:00Z"/>
              </w:rPr>
              <w:pPrChange w:id="13404" w:author="Anees Shaikh" w:date="2013-10-07T01:11:00Z">
                <w:pPr>
                  <w:pStyle w:val="XML1"/>
                </w:pPr>
              </w:pPrChange>
            </w:pPr>
            <w:ins w:id="13405" w:author="Anees Shaikh" w:date="2013-10-07T01:10:00Z">
              <w:r>
                <w:t xml:space="preserve">                        &lt;/xs:documentation&gt;</w:t>
              </w:r>
            </w:ins>
          </w:p>
          <w:p w14:paraId="2232FC00" w14:textId="77777777" w:rsidR="00874469" w:rsidRDefault="00874469" w:rsidP="00874469">
            <w:pPr>
              <w:pStyle w:val="XML1"/>
              <w:rPr>
                <w:ins w:id="13406" w:author="Anees Shaikh" w:date="2013-10-07T01:10:00Z"/>
              </w:rPr>
              <w:pPrChange w:id="13407" w:author="Anees Shaikh" w:date="2013-10-07T01:11:00Z">
                <w:pPr>
                  <w:pStyle w:val="XML1"/>
                </w:pPr>
              </w:pPrChange>
            </w:pPr>
            <w:ins w:id="13408" w:author="Anees Shaikh" w:date="2013-10-07T01:10:00Z">
              <w:r>
                <w:t xml:space="preserve">                      &lt;/xs:annotation&gt;</w:t>
              </w:r>
            </w:ins>
          </w:p>
          <w:p w14:paraId="18FA4985" w14:textId="77777777" w:rsidR="00874469" w:rsidRDefault="00874469" w:rsidP="00874469">
            <w:pPr>
              <w:pStyle w:val="XML1"/>
              <w:rPr>
                <w:ins w:id="13409" w:author="Anees Shaikh" w:date="2013-10-07T01:10:00Z"/>
              </w:rPr>
              <w:pPrChange w:id="13410" w:author="Anees Shaikh" w:date="2013-10-07T01:11:00Z">
                <w:pPr>
                  <w:pStyle w:val="XML1"/>
                </w:pPr>
              </w:pPrChange>
            </w:pPr>
            <w:ins w:id="13411" w:author="Anees Shaikh" w:date="2013-10-07T01:10:00Z">
              <w:r>
                <w:t xml:space="preserve">                    &lt;/xs:element&gt;</w:t>
              </w:r>
            </w:ins>
          </w:p>
          <w:p w14:paraId="54E32BA9" w14:textId="77777777" w:rsidR="00874469" w:rsidRDefault="00874469" w:rsidP="00874469">
            <w:pPr>
              <w:pStyle w:val="XML1"/>
              <w:rPr>
                <w:ins w:id="13412" w:author="Anees Shaikh" w:date="2013-10-07T01:10:00Z"/>
              </w:rPr>
              <w:pPrChange w:id="13413" w:author="Anees Shaikh" w:date="2013-10-07T01:11:00Z">
                <w:pPr>
                  <w:pStyle w:val="XML1"/>
                </w:pPr>
              </w:pPrChange>
            </w:pPr>
            <w:ins w:id="13414" w:author="Anees Shaikh" w:date="2013-10-07T01:10:00Z">
              <w:r>
                <w:t xml:space="preserve">                    &lt;xs:element name="next-tables" minOccurs="0"&gt;</w:t>
              </w:r>
            </w:ins>
          </w:p>
          <w:p w14:paraId="2A0EE303" w14:textId="77777777" w:rsidR="00874469" w:rsidRDefault="00874469" w:rsidP="00874469">
            <w:pPr>
              <w:pStyle w:val="XML1"/>
              <w:rPr>
                <w:ins w:id="13415" w:author="Anees Shaikh" w:date="2013-10-07T01:10:00Z"/>
              </w:rPr>
              <w:pPrChange w:id="13416" w:author="Anees Shaikh" w:date="2013-10-07T01:11:00Z">
                <w:pPr>
                  <w:pStyle w:val="XML1"/>
                </w:pPr>
              </w:pPrChange>
            </w:pPr>
            <w:ins w:id="13417" w:author="Anees Shaikh" w:date="2013-10-07T01:10:00Z">
              <w:r>
                <w:t xml:space="preserve">                      &lt;xs:annotation&gt;</w:t>
              </w:r>
            </w:ins>
          </w:p>
          <w:p w14:paraId="1827C428" w14:textId="77777777" w:rsidR="00874469" w:rsidRDefault="00874469" w:rsidP="00874469">
            <w:pPr>
              <w:pStyle w:val="XML1"/>
              <w:rPr>
                <w:ins w:id="13418" w:author="Anees Shaikh" w:date="2013-10-07T01:10:00Z"/>
              </w:rPr>
              <w:pPrChange w:id="13419" w:author="Anees Shaikh" w:date="2013-10-07T01:11:00Z">
                <w:pPr>
                  <w:pStyle w:val="XML1"/>
                </w:pPr>
              </w:pPrChange>
            </w:pPr>
            <w:ins w:id="13420" w:author="Anees Shaikh" w:date="2013-10-07T01:10:00Z">
              <w:r>
                <w:t xml:space="preserve">                        &lt;xs:documentation&gt;</w:t>
              </w:r>
            </w:ins>
          </w:p>
          <w:p w14:paraId="489CF2BF" w14:textId="77777777" w:rsidR="00874469" w:rsidRDefault="00874469" w:rsidP="00874469">
            <w:pPr>
              <w:pStyle w:val="XML1"/>
              <w:rPr>
                <w:ins w:id="13421" w:author="Anees Shaikh" w:date="2013-10-07T01:10:00Z"/>
              </w:rPr>
              <w:pPrChange w:id="13422" w:author="Anees Shaikh" w:date="2013-10-07T01:11:00Z">
                <w:pPr>
                  <w:pStyle w:val="XML1"/>
                </w:pPr>
              </w:pPrChange>
            </w:pPr>
            <w:ins w:id="13423" w:author="Anees Shaikh" w:date="2013-10-07T01:10:00Z">
              <w:r>
                <w:t xml:space="preserve">                          An array of resource-ids of all flow tables that can be directly reached</w:t>
              </w:r>
            </w:ins>
          </w:p>
          <w:p w14:paraId="4819566A" w14:textId="77777777" w:rsidR="00874469" w:rsidRDefault="00874469" w:rsidP="00874469">
            <w:pPr>
              <w:pStyle w:val="XML1"/>
              <w:rPr>
                <w:ins w:id="13424" w:author="Anees Shaikh" w:date="2013-10-07T01:10:00Z"/>
              </w:rPr>
              <w:pPrChange w:id="13425" w:author="Anees Shaikh" w:date="2013-10-07T01:11:00Z">
                <w:pPr>
                  <w:pStyle w:val="XML1"/>
                </w:pPr>
              </w:pPrChange>
            </w:pPr>
            <w:ins w:id="13426" w:author="Anees Shaikh" w:date="2013-10-07T01:10:00Z">
              <w:r>
                <w:t xml:space="preserve">                                from this table using the 'goto-table' instruction.</w:t>
              </w:r>
            </w:ins>
          </w:p>
          <w:p w14:paraId="0F14EFDC" w14:textId="77777777" w:rsidR="00874469" w:rsidRDefault="00874469" w:rsidP="00874469">
            <w:pPr>
              <w:pStyle w:val="XML1"/>
              <w:rPr>
                <w:ins w:id="13427" w:author="Anees Shaikh" w:date="2013-10-07T01:10:00Z"/>
              </w:rPr>
              <w:pPrChange w:id="13428" w:author="Anees Shaikh" w:date="2013-10-07T01:11:00Z">
                <w:pPr>
                  <w:pStyle w:val="XML1"/>
                </w:pPr>
              </w:pPrChange>
            </w:pPr>
            <w:ins w:id="13429" w:author="Anees Shaikh" w:date="2013-10-07T01:10:00Z">
              <w:r>
                <w:t xml:space="preserve">                        &lt;/xs:documentation&gt;</w:t>
              </w:r>
            </w:ins>
          </w:p>
          <w:p w14:paraId="31428C1C" w14:textId="77777777" w:rsidR="00874469" w:rsidRDefault="00874469" w:rsidP="00874469">
            <w:pPr>
              <w:pStyle w:val="XML1"/>
              <w:rPr>
                <w:ins w:id="13430" w:author="Anees Shaikh" w:date="2013-10-07T01:10:00Z"/>
              </w:rPr>
              <w:pPrChange w:id="13431" w:author="Anees Shaikh" w:date="2013-10-07T01:11:00Z">
                <w:pPr>
                  <w:pStyle w:val="XML1"/>
                </w:pPr>
              </w:pPrChange>
            </w:pPr>
            <w:ins w:id="13432" w:author="Anees Shaikh" w:date="2013-10-07T01:10:00Z">
              <w:r>
                <w:t xml:space="preserve">                      &lt;/xs:annotation&gt;</w:t>
              </w:r>
            </w:ins>
          </w:p>
          <w:p w14:paraId="6105E90F" w14:textId="77777777" w:rsidR="00874469" w:rsidRDefault="00874469" w:rsidP="00874469">
            <w:pPr>
              <w:pStyle w:val="XML1"/>
              <w:rPr>
                <w:ins w:id="13433" w:author="Anees Shaikh" w:date="2013-10-07T01:10:00Z"/>
              </w:rPr>
              <w:pPrChange w:id="13434" w:author="Anees Shaikh" w:date="2013-10-07T01:11:00Z">
                <w:pPr>
                  <w:pStyle w:val="XML1"/>
                </w:pPr>
              </w:pPrChange>
            </w:pPr>
            <w:ins w:id="13435" w:author="Anees Shaikh" w:date="2013-10-07T01:10:00Z">
              <w:r>
                <w:t xml:space="preserve">                      &lt;xs:complexType&gt;</w:t>
              </w:r>
            </w:ins>
          </w:p>
          <w:p w14:paraId="3ACACAF4" w14:textId="77777777" w:rsidR="00874469" w:rsidRDefault="00874469" w:rsidP="00874469">
            <w:pPr>
              <w:pStyle w:val="XML1"/>
              <w:rPr>
                <w:ins w:id="13436" w:author="Anees Shaikh" w:date="2013-10-07T01:10:00Z"/>
              </w:rPr>
              <w:pPrChange w:id="13437" w:author="Anees Shaikh" w:date="2013-10-07T01:11:00Z">
                <w:pPr>
                  <w:pStyle w:val="XML1"/>
                </w:pPr>
              </w:pPrChange>
            </w:pPr>
            <w:ins w:id="13438" w:author="Anees Shaikh" w:date="2013-10-07T01:10:00Z">
              <w:r>
                <w:t xml:space="preserve">                        &lt;xs:sequence&gt;</w:t>
              </w:r>
            </w:ins>
          </w:p>
          <w:p w14:paraId="10D8B8B4" w14:textId="77777777" w:rsidR="00874469" w:rsidRDefault="00874469" w:rsidP="00874469">
            <w:pPr>
              <w:pStyle w:val="XML1"/>
              <w:rPr>
                <w:ins w:id="13439" w:author="Anees Shaikh" w:date="2013-10-07T01:10:00Z"/>
              </w:rPr>
              <w:pPrChange w:id="13440" w:author="Anees Shaikh" w:date="2013-10-07T01:11:00Z">
                <w:pPr>
                  <w:pStyle w:val="XML1"/>
                </w:pPr>
              </w:pPrChange>
            </w:pPr>
            <w:ins w:id="13441" w:author="Anees Shaikh" w:date="2013-10-07T01:10:00Z">
              <w:r>
                <w:t xml:space="preserve">                          &lt;xs:element name="table-id" minOccurs="0" maxOccurs="unbounded"  type="inet:uri"/&gt;</w:t>
              </w:r>
            </w:ins>
          </w:p>
          <w:p w14:paraId="65327E7F" w14:textId="77777777" w:rsidR="00874469" w:rsidRDefault="00874469" w:rsidP="00874469">
            <w:pPr>
              <w:pStyle w:val="XML1"/>
              <w:rPr>
                <w:ins w:id="13442" w:author="Anees Shaikh" w:date="2013-10-07T01:10:00Z"/>
              </w:rPr>
              <w:pPrChange w:id="13443" w:author="Anees Shaikh" w:date="2013-10-07T01:11:00Z">
                <w:pPr>
                  <w:pStyle w:val="XML1"/>
                </w:pPr>
              </w:pPrChange>
            </w:pPr>
            <w:ins w:id="13444" w:author="Anees Shaikh" w:date="2013-10-07T01:10:00Z">
              <w:r>
                <w:t xml:space="preserve">                          &lt;xs:any minOccurs="0" maxOccurs="unbounded"</w:t>
              </w:r>
            </w:ins>
          </w:p>
          <w:p w14:paraId="5D2BB550" w14:textId="77777777" w:rsidR="00874469" w:rsidRDefault="00874469" w:rsidP="00874469">
            <w:pPr>
              <w:pStyle w:val="XML1"/>
              <w:rPr>
                <w:ins w:id="13445" w:author="Anees Shaikh" w:date="2013-10-07T01:10:00Z"/>
              </w:rPr>
              <w:pPrChange w:id="13446" w:author="Anees Shaikh" w:date="2013-10-07T01:11:00Z">
                <w:pPr>
                  <w:pStyle w:val="XML1"/>
                </w:pPr>
              </w:pPrChange>
            </w:pPr>
            <w:ins w:id="13447" w:author="Anees Shaikh" w:date="2013-10-07T01:10:00Z">
              <w:r>
                <w:t xml:space="preserve">                                  namespace="##other" processContents="lax"/&gt;</w:t>
              </w:r>
            </w:ins>
          </w:p>
          <w:p w14:paraId="70D79C78" w14:textId="77777777" w:rsidR="00874469" w:rsidRDefault="00874469" w:rsidP="00874469">
            <w:pPr>
              <w:pStyle w:val="XML1"/>
              <w:rPr>
                <w:ins w:id="13448" w:author="Anees Shaikh" w:date="2013-10-07T01:10:00Z"/>
              </w:rPr>
              <w:pPrChange w:id="13449" w:author="Anees Shaikh" w:date="2013-10-07T01:11:00Z">
                <w:pPr>
                  <w:pStyle w:val="XML1"/>
                </w:pPr>
              </w:pPrChange>
            </w:pPr>
            <w:ins w:id="13450" w:author="Anees Shaikh" w:date="2013-10-07T01:10:00Z">
              <w:r>
                <w:t xml:space="preserve">                        &lt;/xs:sequence&gt;</w:t>
              </w:r>
            </w:ins>
          </w:p>
          <w:p w14:paraId="1A9AA2B4" w14:textId="77777777" w:rsidR="00874469" w:rsidRDefault="00874469" w:rsidP="00874469">
            <w:pPr>
              <w:pStyle w:val="XML1"/>
              <w:rPr>
                <w:ins w:id="13451" w:author="Anees Shaikh" w:date="2013-10-07T01:10:00Z"/>
              </w:rPr>
              <w:pPrChange w:id="13452" w:author="Anees Shaikh" w:date="2013-10-07T01:11:00Z">
                <w:pPr>
                  <w:pStyle w:val="XML1"/>
                </w:pPr>
              </w:pPrChange>
            </w:pPr>
            <w:ins w:id="13453" w:author="Anees Shaikh" w:date="2013-10-07T01:10:00Z">
              <w:r>
                <w:t xml:space="preserve">                      &lt;/xs:complexType&gt;</w:t>
              </w:r>
            </w:ins>
          </w:p>
          <w:p w14:paraId="396097A7" w14:textId="77777777" w:rsidR="00874469" w:rsidRDefault="00874469" w:rsidP="00874469">
            <w:pPr>
              <w:pStyle w:val="XML1"/>
              <w:rPr>
                <w:ins w:id="13454" w:author="Anees Shaikh" w:date="2013-10-07T01:10:00Z"/>
              </w:rPr>
              <w:pPrChange w:id="13455" w:author="Anees Shaikh" w:date="2013-10-07T01:11:00Z">
                <w:pPr>
                  <w:pStyle w:val="XML1"/>
                </w:pPr>
              </w:pPrChange>
            </w:pPr>
            <w:ins w:id="13456" w:author="Anees Shaikh" w:date="2013-10-07T01:10:00Z">
              <w:r>
                <w:lastRenderedPageBreak/>
                <w:t xml:space="preserve">                    &lt;/xs:element&gt;</w:t>
              </w:r>
            </w:ins>
          </w:p>
          <w:p w14:paraId="49A6A75A" w14:textId="77777777" w:rsidR="00874469" w:rsidRDefault="00874469" w:rsidP="00874469">
            <w:pPr>
              <w:pStyle w:val="XML1"/>
              <w:rPr>
                <w:ins w:id="13457" w:author="Anees Shaikh" w:date="2013-10-07T01:10:00Z"/>
              </w:rPr>
              <w:pPrChange w:id="13458" w:author="Anees Shaikh" w:date="2013-10-07T01:11:00Z">
                <w:pPr>
                  <w:pStyle w:val="XML1"/>
                </w:pPr>
              </w:pPrChange>
            </w:pPr>
            <w:ins w:id="13459" w:author="Anees Shaikh" w:date="2013-10-07T01:10:00Z">
              <w:r>
                <w:t xml:space="preserve">                    &lt;xs:element name="instructions" minOccurs="0"&gt;</w:t>
              </w:r>
            </w:ins>
          </w:p>
          <w:p w14:paraId="196EFEB1" w14:textId="77777777" w:rsidR="00874469" w:rsidRDefault="00874469" w:rsidP="00874469">
            <w:pPr>
              <w:pStyle w:val="XML1"/>
              <w:rPr>
                <w:ins w:id="13460" w:author="Anees Shaikh" w:date="2013-10-07T01:10:00Z"/>
              </w:rPr>
              <w:pPrChange w:id="13461" w:author="Anees Shaikh" w:date="2013-10-07T01:11:00Z">
                <w:pPr>
                  <w:pStyle w:val="XML1"/>
                </w:pPr>
              </w:pPrChange>
            </w:pPr>
            <w:ins w:id="13462" w:author="Anees Shaikh" w:date="2013-10-07T01:10:00Z">
              <w:r>
                <w:t xml:space="preserve">                      &lt;xs:annotation&gt;</w:t>
              </w:r>
            </w:ins>
          </w:p>
          <w:p w14:paraId="522D7B5B" w14:textId="77777777" w:rsidR="00874469" w:rsidRDefault="00874469" w:rsidP="00874469">
            <w:pPr>
              <w:pStyle w:val="XML1"/>
              <w:rPr>
                <w:ins w:id="13463" w:author="Anees Shaikh" w:date="2013-10-07T01:10:00Z"/>
              </w:rPr>
              <w:pPrChange w:id="13464" w:author="Anees Shaikh" w:date="2013-10-07T01:11:00Z">
                <w:pPr>
                  <w:pStyle w:val="XML1"/>
                </w:pPr>
              </w:pPrChange>
            </w:pPr>
            <w:ins w:id="13465" w:author="Anees Shaikh" w:date="2013-10-07T01:10:00Z">
              <w:r>
                <w:t xml:space="preserve">                        &lt;xs:documentation&gt;</w:t>
              </w:r>
            </w:ins>
          </w:p>
          <w:p w14:paraId="35E22E99" w14:textId="77777777" w:rsidR="00874469" w:rsidRDefault="00874469" w:rsidP="00874469">
            <w:pPr>
              <w:pStyle w:val="XML1"/>
              <w:rPr>
                <w:ins w:id="13466" w:author="Anees Shaikh" w:date="2013-10-07T01:10:00Z"/>
              </w:rPr>
              <w:pPrChange w:id="13467" w:author="Anees Shaikh" w:date="2013-10-07T01:11:00Z">
                <w:pPr>
                  <w:pStyle w:val="XML1"/>
                </w:pPr>
              </w:pPrChange>
            </w:pPr>
            <w:ins w:id="13468" w:author="Anees Shaikh" w:date="2013-10-07T01:10:00Z">
              <w:r>
                <w:t xml:space="preserve">                          The list of all instruction types supported by the flow table.</w:t>
              </w:r>
            </w:ins>
          </w:p>
          <w:p w14:paraId="41226392" w14:textId="77777777" w:rsidR="00874469" w:rsidRDefault="00874469" w:rsidP="00874469">
            <w:pPr>
              <w:pStyle w:val="XML1"/>
              <w:rPr>
                <w:ins w:id="13469" w:author="Anees Shaikh" w:date="2013-10-07T01:10:00Z"/>
              </w:rPr>
              <w:pPrChange w:id="13470" w:author="Anees Shaikh" w:date="2013-10-07T01:11:00Z">
                <w:pPr>
                  <w:pStyle w:val="XML1"/>
                </w:pPr>
              </w:pPrChange>
            </w:pPr>
            <w:ins w:id="13471" w:author="Anees Shaikh" w:date="2013-10-07T01:10:00Z">
              <w:r>
                <w:t xml:space="preserve">                        &lt;/xs:documentation&gt;</w:t>
              </w:r>
            </w:ins>
          </w:p>
          <w:p w14:paraId="5F52B686" w14:textId="77777777" w:rsidR="00874469" w:rsidRDefault="00874469" w:rsidP="00874469">
            <w:pPr>
              <w:pStyle w:val="XML1"/>
              <w:rPr>
                <w:ins w:id="13472" w:author="Anees Shaikh" w:date="2013-10-07T01:10:00Z"/>
              </w:rPr>
              <w:pPrChange w:id="13473" w:author="Anees Shaikh" w:date="2013-10-07T01:11:00Z">
                <w:pPr>
                  <w:pStyle w:val="XML1"/>
                </w:pPr>
              </w:pPrChange>
            </w:pPr>
            <w:ins w:id="13474" w:author="Anees Shaikh" w:date="2013-10-07T01:10:00Z">
              <w:r>
                <w:t xml:space="preserve">                      &lt;/xs:annotation&gt;</w:t>
              </w:r>
            </w:ins>
          </w:p>
          <w:p w14:paraId="03310E65" w14:textId="77777777" w:rsidR="00874469" w:rsidRDefault="00874469" w:rsidP="00874469">
            <w:pPr>
              <w:pStyle w:val="XML1"/>
              <w:rPr>
                <w:ins w:id="13475" w:author="Anees Shaikh" w:date="2013-10-07T01:10:00Z"/>
              </w:rPr>
              <w:pPrChange w:id="13476" w:author="Anees Shaikh" w:date="2013-10-07T01:11:00Z">
                <w:pPr>
                  <w:pStyle w:val="XML1"/>
                </w:pPr>
              </w:pPrChange>
            </w:pPr>
            <w:ins w:id="13477" w:author="Anees Shaikh" w:date="2013-10-07T01:10:00Z">
              <w:r>
                <w:t xml:space="preserve">                      &lt;xs:complexType&gt;</w:t>
              </w:r>
            </w:ins>
          </w:p>
          <w:p w14:paraId="0C01F8C2" w14:textId="77777777" w:rsidR="00874469" w:rsidRDefault="00874469" w:rsidP="00874469">
            <w:pPr>
              <w:pStyle w:val="XML1"/>
              <w:rPr>
                <w:ins w:id="13478" w:author="Anees Shaikh" w:date="2013-10-07T01:10:00Z"/>
              </w:rPr>
              <w:pPrChange w:id="13479" w:author="Anees Shaikh" w:date="2013-10-07T01:11:00Z">
                <w:pPr>
                  <w:pStyle w:val="XML1"/>
                </w:pPr>
              </w:pPrChange>
            </w:pPr>
            <w:ins w:id="13480" w:author="Anees Shaikh" w:date="2013-10-07T01:10:00Z">
              <w:r>
                <w:t xml:space="preserve">                        &lt;xs:sequence&gt;</w:t>
              </w:r>
            </w:ins>
          </w:p>
          <w:p w14:paraId="42B0E992" w14:textId="77777777" w:rsidR="00874469" w:rsidRDefault="00874469" w:rsidP="00874469">
            <w:pPr>
              <w:pStyle w:val="XML1"/>
              <w:rPr>
                <w:ins w:id="13481" w:author="Anees Shaikh" w:date="2013-10-07T01:10:00Z"/>
              </w:rPr>
              <w:pPrChange w:id="13482" w:author="Anees Shaikh" w:date="2013-10-07T01:11:00Z">
                <w:pPr>
                  <w:pStyle w:val="XML1"/>
                </w:pPr>
              </w:pPrChange>
            </w:pPr>
            <w:ins w:id="13483" w:author="Anees Shaikh" w:date="2013-10-07T01:10:00Z">
              <w:r>
                <w:t xml:space="preserve">                          &lt;xs:element name="type" minOccurs="0" maxOccurs="unbounded"  type="OFInstructionType"/&gt;</w:t>
              </w:r>
            </w:ins>
          </w:p>
          <w:p w14:paraId="17FD4E43" w14:textId="77777777" w:rsidR="00874469" w:rsidRDefault="00874469" w:rsidP="00874469">
            <w:pPr>
              <w:pStyle w:val="XML1"/>
              <w:rPr>
                <w:ins w:id="13484" w:author="Anees Shaikh" w:date="2013-10-07T01:10:00Z"/>
              </w:rPr>
              <w:pPrChange w:id="13485" w:author="Anees Shaikh" w:date="2013-10-07T01:11:00Z">
                <w:pPr>
                  <w:pStyle w:val="XML1"/>
                </w:pPr>
              </w:pPrChange>
            </w:pPr>
            <w:ins w:id="13486" w:author="Anees Shaikh" w:date="2013-10-07T01:10:00Z">
              <w:r>
                <w:t xml:space="preserve">                          &lt;xs:any minOccurs="0" maxOccurs="unbounded"</w:t>
              </w:r>
            </w:ins>
          </w:p>
          <w:p w14:paraId="6BB02ECA" w14:textId="77777777" w:rsidR="00874469" w:rsidRDefault="00874469" w:rsidP="00874469">
            <w:pPr>
              <w:pStyle w:val="XML1"/>
              <w:rPr>
                <w:ins w:id="13487" w:author="Anees Shaikh" w:date="2013-10-07T01:10:00Z"/>
              </w:rPr>
              <w:pPrChange w:id="13488" w:author="Anees Shaikh" w:date="2013-10-07T01:11:00Z">
                <w:pPr>
                  <w:pStyle w:val="XML1"/>
                </w:pPr>
              </w:pPrChange>
            </w:pPr>
            <w:ins w:id="13489" w:author="Anees Shaikh" w:date="2013-10-07T01:10:00Z">
              <w:r>
                <w:t xml:space="preserve">                                  namespace="##other" processContents="lax"/&gt;</w:t>
              </w:r>
            </w:ins>
          </w:p>
          <w:p w14:paraId="60FFDC0A" w14:textId="77777777" w:rsidR="00874469" w:rsidRDefault="00874469" w:rsidP="00874469">
            <w:pPr>
              <w:pStyle w:val="XML1"/>
              <w:rPr>
                <w:ins w:id="13490" w:author="Anees Shaikh" w:date="2013-10-07T01:10:00Z"/>
              </w:rPr>
              <w:pPrChange w:id="13491" w:author="Anees Shaikh" w:date="2013-10-07T01:11:00Z">
                <w:pPr>
                  <w:pStyle w:val="XML1"/>
                </w:pPr>
              </w:pPrChange>
            </w:pPr>
            <w:ins w:id="13492" w:author="Anees Shaikh" w:date="2013-10-07T01:10:00Z">
              <w:r>
                <w:t xml:space="preserve">                        &lt;/xs:sequence&gt;</w:t>
              </w:r>
            </w:ins>
          </w:p>
          <w:p w14:paraId="52A951C2" w14:textId="77777777" w:rsidR="00874469" w:rsidRDefault="00874469" w:rsidP="00874469">
            <w:pPr>
              <w:pStyle w:val="XML1"/>
              <w:rPr>
                <w:ins w:id="13493" w:author="Anees Shaikh" w:date="2013-10-07T01:10:00Z"/>
              </w:rPr>
              <w:pPrChange w:id="13494" w:author="Anees Shaikh" w:date="2013-10-07T01:11:00Z">
                <w:pPr>
                  <w:pStyle w:val="XML1"/>
                </w:pPr>
              </w:pPrChange>
            </w:pPr>
            <w:ins w:id="13495" w:author="Anees Shaikh" w:date="2013-10-07T01:10:00Z">
              <w:r>
                <w:t xml:space="preserve">                      &lt;/xs:complexType&gt;</w:t>
              </w:r>
            </w:ins>
          </w:p>
          <w:p w14:paraId="44B26F6B" w14:textId="77777777" w:rsidR="00874469" w:rsidRDefault="00874469" w:rsidP="00874469">
            <w:pPr>
              <w:pStyle w:val="XML1"/>
              <w:rPr>
                <w:ins w:id="13496" w:author="Anees Shaikh" w:date="2013-10-07T01:10:00Z"/>
              </w:rPr>
              <w:pPrChange w:id="13497" w:author="Anees Shaikh" w:date="2013-10-07T01:11:00Z">
                <w:pPr>
                  <w:pStyle w:val="XML1"/>
                </w:pPr>
              </w:pPrChange>
            </w:pPr>
            <w:ins w:id="13498" w:author="Anees Shaikh" w:date="2013-10-07T01:10:00Z">
              <w:r>
                <w:t xml:space="preserve">                    &lt;/xs:element&gt;</w:t>
              </w:r>
            </w:ins>
          </w:p>
          <w:p w14:paraId="0C6943F3" w14:textId="77777777" w:rsidR="00874469" w:rsidRDefault="00874469" w:rsidP="00874469">
            <w:pPr>
              <w:pStyle w:val="XML1"/>
              <w:rPr>
                <w:ins w:id="13499" w:author="Anees Shaikh" w:date="2013-10-07T01:10:00Z"/>
              </w:rPr>
              <w:pPrChange w:id="13500" w:author="Anees Shaikh" w:date="2013-10-07T01:11:00Z">
                <w:pPr>
                  <w:pStyle w:val="XML1"/>
                </w:pPr>
              </w:pPrChange>
            </w:pPr>
            <w:ins w:id="13501" w:author="Anees Shaikh" w:date="2013-10-07T01:10:00Z">
              <w:r>
                <w:t xml:space="preserve">                    &lt;xs:element name="matches" minOccurs="0"&gt;</w:t>
              </w:r>
            </w:ins>
          </w:p>
          <w:p w14:paraId="3D608038" w14:textId="77777777" w:rsidR="00874469" w:rsidRDefault="00874469" w:rsidP="00874469">
            <w:pPr>
              <w:pStyle w:val="XML1"/>
              <w:rPr>
                <w:ins w:id="13502" w:author="Anees Shaikh" w:date="2013-10-07T01:10:00Z"/>
              </w:rPr>
              <w:pPrChange w:id="13503" w:author="Anees Shaikh" w:date="2013-10-07T01:11:00Z">
                <w:pPr>
                  <w:pStyle w:val="XML1"/>
                </w:pPr>
              </w:pPrChange>
            </w:pPr>
            <w:ins w:id="13504" w:author="Anees Shaikh" w:date="2013-10-07T01:10:00Z">
              <w:r>
                <w:t xml:space="preserve">                      &lt;xs:annotation&gt;</w:t>
              </w:r>
            </w:ins>
          </w:p>
          <w:p w14:paraId="3A23AE00" w14:textId="77777777" w:rsidR="00874469" w:rsidRDefault="00874469" w:rsidP="00874469">
            <w:pPr>
              <w:pStyle w:val="XML1"/>
              <w:rPr>
                <w:ins w:id="13505" w:author="Anees Shaikh" w:date="2013-10-07T01:10:00Z"/>
              </w:rPr>
              <w:pPrChange w:id="13506" w:author="Anees Shaikh" w:date="2013-10-07T01:11:00Z">
                <w:pPr>
                  <w:pStyle w:val="XML1"/>
                </w:pPr>
              </w:pPrChange>
            </w:pPr>
            <w:ins w:id="13507" w:author="Anees Shaikh" w:date="2013-10-07T01:10:00Z">
              <w:r>
                <w:t xml:space="preserve">                        &lt;xs:documentation&gt;</w:t>
              </w:r>
            </w:ins>
          </w:p>
          <w:p w14:paraId="05D6FEAF" w14:textId="77777777" w:rsidR="00874469" w:rsidRDefault="00874469" w:rsidP="00874469">
            <w:pPr>
              <w:pStyle w:val="XML1"/>
              <w:rPr>
                <w:ins w:id="13508" w:author="Anees Shaikh" w:date="2013-10-07T01:10:00Z"/>
              </w:rPr>
              <w:pPrChange w:id="13509" w:author="Anees Shaikh" w:date="2013-10-07T01:11:00Z">
                <w:pPr>
                  <w:pStyle w:val="XML1"/>
                </w:pPr>
              </w:pPrChange>
            </w:pPr>
            <w:ins w:id="13510" w:author="Anees Shaikh" w:date="2013-10-07T01:10:00Z">
              <w:r>
                <w:t xml:space="preserve">                          The list of all match types supported by the flow table.</w:t>
              </w:r>
            </w:ins>
          </w:p>
          <w:p w14:paraId="23F53A65" w14:textId="77777777" w:rsidR="00874469" w:rsidRDefault="00874469" w:rsidP="00874469">
            <w:pPr>
              <w:pStyle w:val="XML1"/>
              <w:rPr>
                <w:ins w:id="13511" w:author="Anees Shaikh" w:date="2013-10-07T01:10:00Z"/>
              </w:rPr>
              <w:pPrChange w:id="13512" w:author="Anees Shaikh" w:date="2013-10-07T01:11:00Z">
                <w:pPr>
                  <w:pStyle w:val="XML1"/>
                </w:pPr>
              </w:pPrChange>
            </w:pPr>
            <w:ins w:id="13513" w:author="Anees Shaikh" w:date="2013-10-07T01:10:00Z">
              <w:r>
                <w:t xml:space="preserve">                        &lt;/xs:documentation&gt;</w:t>
              </w:r>
            </w:ins>
          </w:p>
          <w:p w14:paraId="11CDFEB9" w14:textId="77777777" w:rsidR="00874469" w:rsidRDefault="00874469" w:rsidP="00874469">
            <w:pPr>
              <w:pStyle w:val="XML1"/>
              <w:rPr>
                <w:ins w:id="13514" w:author="Anees Shaikh" w:date="2013-10-07T01:10:00Z"/>
              </w:rPr>
              <w:pPrChange w:id="13515" w:author="Anees Shaikh" w:date="2013-10-07T01:11:00Z">
                <w:pPr>
                  <w:pStyle w:val="XML1"/>
                </w:pPr>
              </w:pPrChange>
            </w:pPr>
            <w:ins w:id="13516" w:author="Anees Shaikh" w:date="2013-10-07T01:10:00Z">
              <w:r>
                <w:t xml:space="preserve">                      &lt;/xs:annotation&gt;</w:t>
              </w:r>
            </w:ins>
          </w:p>
          <w:p w14:paraId="26B1C45E" w14:textId="77777777" w:rsidR="00874469" w:rsidRDefault="00874469" w:rsidP="00874469">
            <w:pPr>
              <w:pStyle w:val="XML1"/>
              <w:rPr>
                <w:ins w:id="13517" w:author="Anees Shaikh" w:date="2013-10-07T01:10:00Z"/>
              </w:rPr>
              <w:pPrChange w:id="13518" w:author="Anees Shaikh" w:date="2013-10-07T01:11:00Z">
                <w:pPr>
                  <w:pStyle w:val="XML1"/>
                </w:pPr>
              </w:pPrChange>
            </w:pPr>
            <w:ins w:id="13519" w:author="Anees Shaikh" w:date="2013-10-07T01:10:00Z">
              <w:r>
                <w:t xml:space="preserve">                      &lt;xs:complexType&gt;</w:t>
              </w:r>
            </w:ins>
          </w:p>
          <w:p w14:paraId="0CC716BB" w14:textId="77777777" w:rsidR="00874469" w:rsidRDefault="00874469" w:rsidP="00874469">
            <w:pPr>
              <w:pStyle w:val="XML1"/>
              <w:rPr>
                <w:ins w:id="13520" w:author="Anees Shaikh" w:date="2013-10-07T01:10:00Z"/>
              </w:rPr>
              <w:pPrChange w:id="13521" w:author="Anees Shaikh" w:date="2013-10-07T01:11:00Z">
                <w:pPr>
                  <w:pStyle w:val="XML1"/>
                </w:pPr>
              </w:pPrChange>
            </w:pPr>
            <w:ins w:id="13522" w:author="Anees Shaikh" w:date="2013-10-07T01:10:00Z">
              <w:r>
                <w:t xml:space="preserve">                        &lt;xs:sequence&gt;</w:t>
              </w:r>
            </w:ins>
          </w:p>
          <w:p w14:paraId="4CBFA979" w14:textId="77777777" w:rsidR="00874469" w:rsidRDefault="00874469" w:rsidP="00874469">
            <w:pPr>
              <w:pStyle w:val="XML1"/>
              <w:rPr>
                <w:ins w:id="13523" w:author="Anees Shaikh" w:date="2013-10-07T01:10:00Z"/>
              </w:rPr>
              <w:pPrChange w:id="13524" w:author="Anees Shaikh" w:date="2013-10-07T01:11:00Z">
                <w:pPr>
                  <w:pStyle w:val="XML1"/>
                </w:pPr>
              </w:pPrChange>
            </w:pPr>
            <w:ins w:id="13525" w:author="Anees Shaikh" w:date="2013-10-07T01:10:00Z">
              <w:r>
                <w:t xml:space="preserve">                          &lt;xs:element name="type" minOccurs="0" maxOccurs="unbounded"  type="OFMatchFieldType"/&gt;</w:t>
              </w:r>
            </w:ins>
          </w:p>
          <w:p w14:paraId="6FD560DE" w14:textId="77777777" w:rsidR="00874469" w:rsidRDefault="00874469" w:rsidP="00874469">
            <w:pPr>
              <w:pStyle w:val="XML1"/>
              <w:rPr>
                <w:ins w:id="13526" w:author="Anees Shaikh" w:date="2013-10-07T01:10:00Z"/>
              </w:rPr>
              <w:pPrChange w:id="13527" w:author="Anees Shaikh" w:date="2013-10-07T01:11:00Z">
                <w:pPr>
                  <w:pStyle w:val="XML1"/>
                </w:pPr>
              </w:pPrChange>
            </w:pPr>
            <w:ins w:id="13528" w:author="Anees Shaikh" w:date="2013-10-07T01:10:00Z">
              <w:r>
                <w:t xml:space="preserve">                          &lt;xs:any minOccurs="0" maxOccurs="unbounded"</w:t>
              </w:r>
            </w:ins>
          </w:p>
          <w:p w14:paraId="67F223A6" w14:textId="77777777" w:rsidR="00874469" w:rsidRDefault="00874469" w:rsidP="00874469">
            <w:pPr>
              <w:pStyle w:val="XML1"/>
              <w:rPr>
                <w:ins w:id="13529" w:author="Anees Shaikh" w:date="2013-10-07T01:10:00Z"/>
              </w:rPr>
              <w:pPrChange w:id="13530" w:author="Anees Shaikh" w:date="2013-10-07T01:11:00Z">
                <w:pPr>
                  <w:pStyle w:val="XML1"/>
                </w:pPr>
              </w:pPrChange>
            </w:pPr>
            <w:ins w:id="13531" w:author="Anees Shaikh" w:date="2013-10-07T01:10:00Z">
              <w:r>
                <w:t xml:space="preserve">                                  namespace="##other" processContents="lax"/&gt;</w:t>
              </w:r>
            </w:ins>
          </w:p>
          <w:p w14:paraId="4F4E9303" w14:textId="77777777" w:rsidR="00874469" w:rsidRDefault="00874469" w:rsidP="00874469">
            <w:pPr>
              <w:pStyle w:val="XML1"/>
              <w:rPr>
                <w:ins w:id="13532" w:author="Anees Shaikh" w:date="2013-10-07T01:10:00Z"/>
              </w:rPr>
              <w:pPrChange w:id="13533" w:author="Anees Shaikh" w:date="2013-10-07T01:11:00Z">
                <w:pPr>
                  <w:pStyle w:val="XML1"/>
                </w:pPr>
              </w:pPrChange>
            </w:pPr>
            <w:ins w:id="13534" w:author="Anees Shaikh" w:date="2013-10-07T01:10:00Z">
              <w:r>
                <w:t xml:space="preserve">                        &lt;/xs:sequence&gt;</w:t>
              </w:r>
            </w:ins>
          </w:p>
          <w:p w14:paraId="146AAFA9" w14:textId="77777777" w:rsidR="00874469" w:rsidRDefault="00874469" w:rsidP="00874469">
            <w:pPr>
              <w:pStyle w:val="XML1"/>
              <w:rPr>
                <w:ins w:id="13535" w:author="Anees Shaikh" w:date="2013-10-07T01:10:00Z"/>
              </w:rPr>
              <w:pPrChange w:id="13536" w:author="Anees Shaikh" w:date="2013-10-07T01:11:00Z">
                <w:pPr>
                  <w:pStyle w:val="XML1"/>
                </w:pPr>
              </w:pPrChange>
            </w:pPr>
            <w:ins w:id="13537" w:author="Anees Shaikh" w:date="2013-10-07T01:10:00Z">
              <w:r>
                <w:t xml:space="preserve">                      &lt;/xs:complexType&gt;</w:t>
              </w:r>
            </w:ins>
          </w:p>
          <w:p w14:paraId="5BE1AA81" w14:textId="77777777" w:rsidR="00874469" w:rsidRDefault="00874469" w:rsidP="00874469">
            <w:pPr>
              <w:pStyle w:val="XML1"/>
              <w:rPr>
                <w:ins w:id="13538" w:author="Anees Shaikh" w:date="2013-10-07T01:10:00Z"/>
              </w:rPr>
              <w:pPrChange w:id="13539" w:author="Anees Shaikh" w:date="2013-10-07T01:11:00Z">
                <w:pPr>
                  <w:pStyle w:val="XML1"/>
                </w:pPr>
              </w:pPrChange>
            </w:pPr>
            <w:ins w:id="13540" w:author="Anees Shaikh" w:date="2013-10-07T01:10:00Z">
              <w:r>
                <w:t xml:space="preserve">                    &lt;/xs:element&gt;</w:t>
              </w:r>
            </w:ins>
          </w:p>
          <w:p w14:paraId="7B56F4F8" w14:textId="77777777" w:rsidR="00874469" w:rsidRDefault="00874469" w:rsidP="00874469">
            <w:pPr>
              <w:pStyle w:val="XML1"/>
              <w:rPr>
                <w:ins w:id="13541" w:author="Anees Shaikh" w:date="2013-10-07T01:10:00Z"/>
              </w:rPr>
              <w:pPrChange w:id="13542" w:author="Anees Shaikh" w:date="2013-10-07T01:11:00Z">
                <w:pPr>
                  <w:pStyle w:val="XML1"/>
                </w:pPr>
              </w:pPrChange>
            </w:pPr>
            <w:ins w:id="13543" w:author="Anees Shaikh" w:date="2013-10-07T01:10:00Z">
              <w:r>
                <w:t xml:space="preserve">                    &lt;xs:element name="write-actions" minOccurs="0"&gt;</w:t>
              </w:r>
            </w:ins>
          </w:p>
          <w:p w14:paraId="5200D3B1" w14:textId="77777777" w:rsidR="00874469" w:rsidRDefault="00874469" w:rsidP="00874469">
            <w:pPr>
              <w:pStyle w:val="XML1"/>
              <w:rPr>
                <w:ins w:id="13544" w:author="Anees Shaikh" w:date="2013-10-07T01:10:00Z"/>
              </w:rPr>
              <w:pPrChange w:id="13545" w:author="Anees Shaikh" w:date="2013-10-07T01:11:00Z">
                <w:pPr>
                  <w:pStyle w:val="XML1"/>
                </w:pPr>
              </w:pPrChange>
            </w:pPr>
            <w:ins w:id="13546" w:author="Anees Shaikh" w:date="2013-10-07T01:10:00Z">
              <w:r>
                <w:t xml:space="preserve">                      &lt;xs:annotation&gt;</w:t>
              </w:r>
            </w:ins>
          </w:p>
          <w:p w14:paraId="04C6020C" w14:textId="77777777" w:rsidR="00874469" w:rsidRDefault="00874469" w:rsidP="00874469">
            <w:pPr>
              <w:pStyle w:val="XML1"/>
              <w:rPr>
                <w:ins w:id="13547" w:author="Anees Shaikh" w:date="2013-10-07T01:10:00Z"/>
              </w:rPr>
              <w:pPrChange w:id="13548" w:author="Anees Shaikh" w:date="2013-10-07T01:11:00Z">
                <w:pPr>
                  <w:pStyle w:val="XML1"/>
                </w:pPr>
              </w:pPrChange>
            </w:pPr>
            <w:ins w:id="13549" w:author="Anees Shaikh" w:date="2013-10-07T01:10:00Z">
              <w:r>
                <w:t xml:space="preserve">                        &lt;xs:documentation&gt;</w:t>
              </w:r>
            </w:ins>
          </w:p>
          <w:p w14:paraId="3B494A8B" w14:textId="77777777" w:rsidR="00874469" w:rsidRDefault="00874469" w:rsidP="00874469">
            <w:pPr>
              <w:pStyle w:val="XML1"/>
              <w:rPr>
                <w:ins w:id="13550" w:author="Anees Shaikh" w:date="2013-10-07T01:10:00Z"/>
              </w:rPr>
              <w:pPrChange w:id="13551" w:author="Anees Shaikh" w:date="2013-10-07T01:11:00Z">
                <w:pPr>
                  <w:pStyle w:val="XML1"/>
                </w:pPr>
              </w:pPrChange>
            </w:pPr>
            <w:ins w:id="13552" w:author="Anees Shaikh" w:date="2013-10-07T01:10:00Z">
              <w:r>
                <w:t xml:space="preserve">                          The list of all write action types supported by the flow table.</w:t>
              </w:r>
            </w:ins>
          </w:p>
          <w:p w14:paraId="05BD9B94" w14:textId="77777777" w:rsidR="00874469" w:rsidRDefault="00874469" w:rsidP="00874469">
            <w:pPr>
              <w:pStyle w:val="XML1"/>
              <w:rPr>
                <w:ins w:id="13553" w:author="Anees Shaikh" w:date="2013-10-07T01:10:00Z"/>
              </w:rPr>
              <w:pPrChange w:id="13554" w:author="Anees Shaikh" w:date="2013-10-07T01:11:00Z">
                <w:pPr>
                  <w:pStyle w:val="XML1"/>
                </w:pPr>
              </w:pPrChange>
            </w:pPr>
            <w:ins w:id="13555" w:author="Anees Shaikh" w:date="2013-10-07T01:10:00Z">
              <w:r>
                <w:t xml:space="preserve">                        &lt;/xs:documentation&gt;</w:t>
              </w:r>
            </w:ins>
          </w:p>
          <w:p w14:paraId="56063184" w14:textId="77777777" w:rsidR="00874469" w:rsidRDefault="00874469" w:rsidP="00874469">
            <w:pPr>
              <w:pStyle w:val="XML1"/>
              <w:rPr>
                <w:ins w:id="13556" w:author="Anees Shaikh" w:date="2013-10-07T01:10:00Z"/>
              </w:rPr>
              <w:pPrChange w:id="13557" w:author="Anees Shaikh" w:date="2013-10-07T01:11:00Z">
                <w:pPr>
                  <w:pStyle w:val="XML1"/>
                </w:pPr>
              </w:pPrChange>
            </w:pPr>
            <w:ins w:id="13558" w:author="Anees Shaikh" w:date="2013-10-07T01:10:00Z">
              <w:r>
                <w:t xml:space="preserve">                      &lt;/xs:annotation&gt;</w:t>
              </w:r>
            </w:ins>
          </w:p>
          <w:p w14:paraId="46A669FF" w14:textId="77777777" w:rsidR="00874469" w:rsidRDefault="00874469" w:rsidP="00874469">
            <w:pPr>
              <w:pStyle w:val="XML1"/>
              <w:rPr>
                <w:ins w:id="13559" w:author="Anees Shaikh" w:date="2013-10-07T01:10:00Z"/>
              </w:rPr>
              <w:pPrChange w:id="13560" w:author="Anees Shaikh" w:date="2013-10-07T01:11:00Z">
                <w:pPr>
                  <w:pStyle w:val="XML1"/>
                </w:pPr>
              </w:pPrChange>
            </w:pPr>
            <w:ins w:id="13561" w:author="Anees Shaikh" w:date="2013-10-07T01:10:00Z">
              <w:r>
                <w:t xml:space="preserve">                      &lt;xs:complexType&gt;</w:t>
              </w:r>
            </w:ins>
          </w:p>
          <w:p w14:paraId="793D3BB1" w14:textId="77777777" w:rsidR="00874469" w:rsidRDefault="00874469" w:rsidP="00874469">
            <w:pPr>
              <w:pStyle w:val="XML1"/>
              <w:rPr>
                <w:ins w:id="13562" w:author="Anees Shaikh" w:date="2013-10-07T01:10:00Z"/>
              </w:rPr>
              <w:pPrChange w:id="13563" w:author="Anees Shaikh" w:date="2013-10-07T01:11:00Z">
                <w:pPr>
                  <w:pStyle w:val="XML1"/>
                </w:pPr>
              </w:pPrChange>
            </w:pPr>
            <w:ins w:id="13564" w:author="Anees Shaikh" w:date="2013-10-07T01:10:00Z">
              <w:r>
                <w:t xml:space="preserve">                        &lt;xs:sequence&gt;</w:t>
              </w:r>
            </w:ins>
          </w:p>
          <w:p w14:paraId="3D27F042" w14:textId="77777777" w:rsidR="00874469" w:rsidRDefault="00874469" w:rsidP="00874469">
            <w:pPr>
              <w:pStyle w:val="XML1"/>
              <w:rPr>
                <w:ins w:id="13565" w:author="Anees Shaikh" w:date="2013-10-07T01:10:00Z"/>
              </w:rPr>
              <w:pPrChange w:id="13566" w:author="Anees Shaikh" w:date="2013-10-07T01:11:00Z">
                <w:pPr>
                  <w:pStyle w:val="XML1"/>
                </w:pPr>
              </w:pPrChange>
            </w:pPr>
            <w:ins w:id="13567" w:author="Anees Shaikh" w:date="2013-10-07T01:10:00Z">
              <w:r>
                <w:t xml:space="preserve">                          &lt;xs:element name="type" minOccurs="0" maxOccurs="unbounded"  type="OFActionType"/&gt;</w:t>
              </w:r>
            </w:ins>
          </w:p>
          <w:p w14:paraId="4038F0AA" w14:textId="77777777" w:rsidR="00874469" w:rsidRDefault="00874469" w:rsidP="00874469">
            <w:pPr>
              <w:pStyle w:val="XML1"/>
              <w:rPr>
                <w:ins w:id="13568" w:author="Anees Shaikh" w:date="2013-10-07T01:10:00Z"/>
              </w:rPr>
              <w:pPrChange w:id="13569" w:author="Anees Shaikh" w:date="2013-10-07T01:11:00Z">
                <w:pPr>
                  <w:pStyle w:val="XML1"/>
                </w:pPr>
              </w:pPrChange>
            </w:pPr>
            <w:ins w:id="13570" w:author="Anees Shaikh" w:date="2013-10-07T01:10:00Z">
              <w:r>
                <w:t xml:space="preserve">                          &lt;xs:any minOccurs="0" maxOccurs="unbounded"</w:t>
              </w:r>
            </w:ins>
          </w:p>
          <w:p w14:paraId="637577AE" w14:textId="77777777" w:rsidR="00874469" w:rsidRDefault="00874469" w:rsidP="00874469">
            <w:pPr>
              <w:pStyle w:val="XML1"/>
              <w:rPr>
                <w:ins w:id="13571" w:author="Anees Shaikh" w:date="2013-10-07T01:10:00Z"/>
              </w:rPr>
              <w:pPrChange w:id="13572" w:author="Anees Shaikh" w:date="2013-10-07T01:11:00Z">
                <w:pPr>
                  <w:pStyle w:val="XML1"/>
                </w:pPr>
              </w:pPrChange>
            </w:pPr>
            <w:ins w:id="13573" w:author="Anees Shaikh" w:date="2013-10-07T01:10:00Z">
              <w:r>
                <w:t xml:space="preserve">                                  namespace="##other" processContents="lax"/&gt;</w:t>
              </w:r>
            </w:ins>
          </w:p>
          <w:p w14:paraId="2C7D4AD1" w14:textId="77777777" w:rsidR="00874469" w:rsidRDefault="00874469" w:rsidP="00874469">
            <w:pPr>
              <w:pStyle w:val="XML1"/>
              <w:rPr>
                <w:ins w:id="13574" w:author="Anees Shaikh" w:date="2013-10-07T01:10:00Z"/>
              </w:rPr>
              <w:pPrChange w:id="13575" w:author="Anees Shaikh" w:date="2013-10-07T01:11:00Z">
                <w:pPr>
                  <w:pStyle w:val="XML1"/>
                </w:pPr>
              </w:pPrChange>
            </w:pPr>
            <w:ins w:id="13576" w:author="Anees Shaikh" w:date="2013-10-07T01:10:00Z">
              <w:r>
                <w:t xml:space="preserve">                        &lt;/xs:sequence&gt;</w:t>
              </w:r>
            </w:ins>
          </w:p>
          <w:p w14:paraId="5DAC1063" w14:textId="77777777" w:rsidR="00874469" w:rsidRDefault="00874469" w:rsidP="00874469">
            <w:pPr>
              <w:pStyle w:val="XML1"/>
              <w:rPr>
                <w:ins w:id="13577" w:author="Anees Shaikh" w:date="2013-10-07T01:10:00Z"/>
              </w:rPr>
              <w:pPrChange w:id="13578" w:author="Anees Shaikh" w:date="2013-10-07T01:11:00Z">
                <w:pPr>
                  <w:pStyle w:val="XML1"/>
                </w:pPr>
              </w:pPrChange>
            </w:pPr>
            <w:ins w:id="13579" w:author="Anees Shaikh" w:date="2013-10-07T01:10:00Z">
              <w:r>
                <w:t xml:space="preserve">                      &lt;/xs:complexType&gt;</w:t>
              </w:r>
            </w:ins>
          </w:p>
          <w:p w14:paraId="2CFD855A" w14:textId="77777777" w:rsidR="00874469" w:rsidRDefault="00874469" w:rsidP="00874469">
            <w:pPr>
              <w:pStyle w:val="XML1"/>
              <w:rPr>
                <w:ins w:id="13580" w:author="Anees Shaikh" w:date="2013-10-07T01:10:00Z"/>
              </w:rPr>
              <w:pPrChange w:id="13581" w:author="Anees Shaikh" w:date="2013-10-07T01:11:00Z">
                <w:pPr>
                  <w:pStyle w:val="XML1"/>
                </w:pPr>
              </w:pPrChange>
            </w:pPr>
            <w:ins w:id="13582" w:author="Anees Shaikh" w:date="2013-10-07T01:10:00Z">
              <w:r>
                <w:t xml:space="preserve">                    &lt;/xs:element&gt;</w:t>
              </w:r>
            </w:ins>
          </w:p>
          <w:p w14:paraId="14F189F1" w14:textId="77777777" w:rsidR="00874469" w:rsidRDefault="00874469" w:rsidP="00874469">
            <w:pPr>
              <w:pStyle w:val="XML1"/>
              <w:rPr>
                <w:ins w:id="13583" w:author="Anees Shaikh" w:date="2013-10-07T01:10:00Z"/>
              </w:rPr>
              <w:pPrChange w:id="13584" w:author="Anees Shaikh" w:date="2013-10-07T01:11:00Z">
                <w:pPr>
                  <w:pStyle w:val="XML1"/>
                </w:pPr>
              </w:pPrChange>
            </w:pPr>
            <w:ins w:id="13585" w:author="Anees Shaikh" w:date="2013-10-07T01:10:00Z">
              <w:r>
                <w:t xml:space="preserve">                    &lt;xs:element name="apply-actions" minOccurs="0"&gt;</w:t>
              </w:r>
            </w:ins>
          </w:p>
          <w:p w14:paraId="11459787" w14:textId="77777777" w:rsidR="00874469" w:rsidRDefault="00874469" w:rsidP="00874469">
            <w:pPr>
              <w:pStyle w:val="XML1"/>
              <w:rPr>
                <w:ins w:id="13586" w:author="Anees Shaikh" w:date="2013-10-07T01:10:00Z"/>
              </w:rPr>
              <w:pPrChange w:id="13587" w:author="Anees Shaikh" w:date="2013-10-07T01:11:00Z">
                <w:pPr>
                  <w:pStyle w:val="XML1"/>
                </w:pPr>
              </w:pPrChange>
            </w:pPr>
            <w:ins w:id="13588" w:author="Anees Shaikh" w:date="2013-10-07T01:10:00Z">
              <w:r>
                <w:t xml:space="preserve">                      &lt;xs:annotation&gt;</w:t>
              </w:r>
            </w:ins>
          </w:p>
          <w:p w14:paraId="35D2D9A1" w14:textId="77777777" w:rsidR="00874469" w:rsidRDefault="00874469" w:rsidP="00874469">
            <w:pPr>
              <w:pStyle w:val="XML1"/>
              <w:rPr>
                <w:ins w:id="13589" w:author="Anees Shaikh" w:date="2013-10-07T01:10:00Z"/>
              </w:rPr>
              <w:pPrChange w:id="13590" w:author="Anees Shaikh" w:date="2013-10-07T01:11:00Z">
                <w:pPr>
                  <w:pStyle w:val="XML1"/>
                </w:pPr>
              </w:pPrChange>
            </w:pPr>
            <w:ins w:id="13591" w:author="Anees Shaikh" w:date="2013-10-07T01:10:00Z">
              <w:r>
                <w:t xml:space="preserve">                        &lt;xs:documentation&gt;</w:t>
              </w:r>
            </w:ins>
          </w:p>
          <w:p w14:paraId="74F3C92E" w14:textId="77777777" w:rsidR="00874469" w:rsidRDefault="00874469" w:rsidP="00874469">
            <w:pPr>
              <w:pStyle w:val="XML1"/>
              <w:rPr>
                <w:ins w:id="13592" w:author="Anees Shaikh" w:date="2013-10-07T01:10:00Z"/>
              </w:rPr>
              <w:pPrChange w:id="13593" w:author="Anees Shaikh" w:date="2013-10-07T01:11:00Z">
                <w:pPr>
                  <w:pStyle w:val="XML1"/>
                </w:pPr>
              </w:pPrChange>
            </w:pPr>
            <w:ins w:id="13594" w:author="Anees Shaikh" w:date="2013-10-07T01:10:00Z">
              <w:r>
                <w:t xml:space="preserve">                          The list of all apply action types supported by the flow table.</w:t>
              </w:r>
            </w:ins>
          </w:p>
          <w:p w14:paraId="4779E5CB" w14:textId="77777777" w:rsidR="00874469" w:rsidRDefault="00874469" w:rsidP="00874469">
            <w:pPr>
              <w:pStyle w:val="XML1"/>
              <w:rPr>
                <w:ins w:id="13595" w:author="Anees Shaikh" w:date="2013-10-07T01:10:00Z"/>
              </w:rPr>
              <w:pPrChange w:id="13596" w:author="Anees Shaikh" w:date="2013-10-07T01:11:00Z">
                <w:pPr>
                  <w:pStyle w:val="XML1"/>
                </w:pPr>
              </w:pPrChange>
            </w:pPr>
            <w:ins w:id="13597" w:author="Anees Shaikh" w:date="2013-10-07T01:10:00Z">
              <w:r>
                <w:t xml:space="preserve">                        &lt;/xs:documentation&gt;</w:t>
              </w:r>
            </w:ins>
          </w:p>
          <w:p w14:paraId="2A716ECB" w14:textId="77777777" w:rsidR="00874469" w:rsidRDefault="00874469" w:rsidP="00874469">
            <w:pPr>
              <w:pStyle w:val="XML1"/>
              <w:rPr>
                <w:ins w:id="13598" w:author="Anees Shaikh" w:date="2013-10-07T01:10:00Z"/>
              </w:rPr>
              <w:pPrChange w:id="13599" w:author="Anees Shaikh" w:date="2013-10-07T01:11:00Z">
                <w:pPr>
                  <w:pStyle w:val="XML1"/>
                </w:pPr>
              </w:pPrChange>
            </w:pPr>
            <w:ins w:id="13600" w:author="Anees Shaikh" w:date="2013-10-07T01:10:00Z">
              <w:r>
                <w:t xml:space="preserve">                      &lt;/xs:annotation&gt;</w:t>
              </w:r>
            </w:ins>
          </w:p>
          <w:p w14:paraId="5CB4379D" w14:textId="77777777" w:rsidR="00874469" w:rsidRDefault="00874469" w:rsidP="00874469">
            <w:pPr>
              <w:pStyle w:val="XML1"/>
              <w:rPr>
                <w:ins w:id="13601" w:author="Anees Shaikh" w:date="2013-10-07T01:10:00Z"/>
              </w:rPr>
              <w:pPrChange w:id="13602" w:author="Anees Shaikh" w:date="2013-10-07T01:11:00Z">
                <w:pPr>
                  <w:pStyle w:val="XML1"/>
                </w:pPr>
              </w:pPrChange>
            </w:pPr>
            <w:ins w:id="13603" w:author="Anees Shaikh" w:date="2013-10-07T01:10:00Z">
              <w:r>
                <w:lastRenderedPageBreak/>
                <w:t xml:space="preserve">                      &lt;xs:complexType&gt;</w:t>
              </w:r>
            </w:ins>
          </w:p>
          <w:p w14:paraId="08C66206" w14:textId="77777777" w:rsidR="00874469" w:rsidRDefault="00874469" w:rsidP="00874469">
            <w:pPr>
              <w:pStyle w:val="XML1"/>
              <w:rPr>
                <w:ins w:id="13604" w:author="Anees Shaikh" w:date="2013-10-07T01:10:00Z"/>
              </w:rPr>
              <w:pPrChange w:id="13605" w:author="Anees Shaikh" w:date="2013-10-07T01:11:00Z">
                <w:pPr>
                  <w:pStyle w:val="XML1"/>
                </w:pPr>
              </w:pPrChange>
            </w:pPr>
            <w:ins w:id="13606" w:author="Anees Shaikh" w:date="2013-10-07T01:10:00Z">
              <w:r>
                <w:t xml:space="preserve">                        &lt;xs:sequence&gt;</w:t>
              </w:r>
            </w:ins>
          </w:p>
          <w:p w14:paraId="3DAB2771" w14:textId="77777777" w:rsidR="00874469" w:rsidRDefault="00874469" w:rsidP="00874469">
            <w:pPr>
              <w:pStyle w:val="XML1"/>
              <w:rPr>
                <w:ins w:id="13607" w:author="Anees Shaikh" w:date="2013-10-07T01:10:00Z"/>
              </w:rPr>
              <w:pPrChange w:id="13608" w:author="Anees Shaikh" w:date="2013-10-07T01:11:00Z">
                <w:pPr>
                  <w:pStyle w:val="XML1"/>
                </w:pPr>
              </w:pPrChange>
            </w:pPr>
            <w:ins w:id="13609" w:author="Anees Shaikh" w:date="2013-10-07T01:10:00Z">
              <w:r>
                <w:t xml:space="preserve">                          &lt;xs:element name="type" minOccurs="0" maxOccurs="unbounded"  type="OFActionType"/&gt;</w:t>
              </w:r>
            </w:ins>
          </w:p>
          <w:p w14:paraId="6A14FAC8" w14:textId="77777777" w:rsidR="00874469" w:rsidRDefault="00874469" w:rsidP="00874469">
            <w:pPr>
              <w:pStyle w:val="XML1"/>
              <w:rPr>
                <w:ins w:id="13610" w:author="Anees Shaikh" w:date="2013-10-07T01:10:00Z"/>
              </w:rPr>
              <w:pPrChange w:id="13611" w:author="Anees Shaikh" w:date="2013-10-07T01:11:00Z">
                <w:pPr>
                  <w:pStyle w:val="XML1"/>
                </w:pPr>
              </w:pPrChange>
            </w:pPr>
            <w:ins w:id="13612" w:author="Anees Shaikh" w:date="2013-10-07T01:10:00Z">
              <w:r>
                <w:t xml:space="preserve">                          &lt;xs:any minOccurs="0" maxOccurs="unbounded"</w:t>
              </w:r>
            </w:ins>
          </w:p>
          <w:p w14:paraId="41E5B79A" w14:textId="77777777" w:rsidR="00874469" w:rsidRDefault="00874469" w:rsidP="00874469">
            <w:pPr>
              <w:pStyle w:val="XML1"/>
              <w:rPr>
                <w:ins w:id="13613" w:author="Anees Shaikh" w:date="2013-10-07T01:10:00Z"/>
              </w:rPr>
              <w:pPrChange w:id="13614" w:author="Anees Shaikh" w:date="2013-10-07T01:11:00Z">
                <w:pPr>
                  <w:pStyle w:val="XML1"/>
                </w:pPr>
              </w:pPrChange>
            </w:pPr>
            <w:ins w:id="13615" w:author="Anees Shaikh" w:date="2013-10-07T01:10:00Z">
              <w:r>
                <w:t xml:space="preserve">                                  namespace="##other" processContents="lax"/&gt;</w:t>
              </w:r>
            </w:ins>
          </w:p>
          <w:p w14:paraId="24C16CD5" w14:textId="77777777" w:rsidR="00874469" w:rsidRDefault="00874469" w:rsidP="00874469">
            <w:pPr>
              <w:pStyle w:val="XML1"/>
              <w:rPr>
                <w:ins w:id="13616" w:author="Anees Shaikh" w:date="2013-10-07T01:10:00Z"/>
              </w:rPr>
              <w:pPrChange w:id="13617" w:author="Anees Shaikh" w:date="2013-10-07T01:11:00Z">
                <w:pPr>
                  <w:pStyle w:val="XML1"/>
                </w:pPr>
              </w:pPrChange>
            </w:pPr>
            <w:ins w:id="13618" w:author="Anees Shaikh" w:date="2013-10-07T01:10:00Z">
              <w:r>
                <w:t xml:space="preserve">                        &lt;/xs:sequence&gt;</w:t>
              </w:r>
            </w:ins>
          </w:p>
          <w:p w14:paraId="2B78F1B6" w14:textId="77777777" w:rsidR="00874469" w:rsidRDefault="00874469" w:rsidP="00874469">
            <w:pPr>
              <w:pStyle w:val="XML1"/>
              <w:rPr>
                <w:ins w:id="13619" w:author="Anees Shaikh" w:date="2013-10-07T01:10:00Z"/>
              </w:rPr>
              <w:pPrChange w:id="13620" w:author="Anees Shaikh" w:date="2013-10-07T01:11:00Z">
                <w:pPr>
                  <w:pStyle w:val="XML1"/>
                </w:pPr>
              </w:pPrChange>
            </w:pPr>
            <w:ins w:id="13621" w:author="Anees Shaikh" w:date="2013-10-07T01:10:00Z">
              <w:r>
                <w:t xml:space="preserve">                      &lt;/xs:complexType&gt;</w:t>
              </w:r>
            </w:ins>
          </w:p>
          <w:p w14:paraId="59DD8DC9" w14:textId="77777777" w:rsidR="00874469" w:rsidRDefault="00874469" w:rsidP="00874469">
            <w:pPr>
              <w:pStyle w:val="XML1"/>
              <w:rPr>
                <w:ins w:id="13622" w:author="Anees Shaikh" w:date="2013-10-07T01:10:00Z"/>
              </w:rPr>
              <w:pPrChange w:id="13623" w:author="Anees Shaikh" w:date="2013-10-07T01:11:00Z">
                <w:pPr>
                  <w:pStyle w:val="XML1"/>
                </w:pPr>
              </w:pPrChange>
            </w:pPr>
            <w:ins w:id="13624" w:author="Anees Shaikh" w:date="2013-10-07T01:10:00Z">
              <w:r>
                <w:t xml:space="preserve">                    &lt;/xs:element&gt;</w:t>
              </w:r>
            </w:ins>
          </w:p>
          <w:p w14:paraId="23953A7A" w14:textId="77777777" w:rsidR="00874469" w:rsidRDefault="00874469" w:rsidP="00874469">
            <w:pPr>
              <w:pStyle w:val="XML1"/>
              <w:rPr>
                <w:ins w:id="13625" w:author="Anees Shaikh" w:date="2013-10-07T01:10:00Z"/>
              </w:rPr>
              <w:pPrChange w:id="13626" w:author="Anees Shaikh" w:date="2013-10-07T01:11:00Z">
                <w:pPr>
                  <w:pStyle w:val="XML1"/>
                </w:pPr>
              </w:pPrChange>
            </w:pPr>
            <w:ins w:id="13627" w:author="Anees Shaikh" w:date="2013-10-07T01:10:00Z">
              <w:r>
                <w:t xml:space="preserve">                    &lt;xs:element name="write-setfields" minOccurs="0"&gt;</w:t>
              </w:r>
            </w:ins>
          </w:p>
          <w:p w14:paraId="2EF127B9" w14:textId="77777777" w:rsidR="00874469" w:rsidRDefault="00874469" w:rsidP="00874469">
            <w:pPr>
              <w:pStyle w:val="XML1"/>
              <w:rPr>
                <w:ins w:id="13628" w:author="Anees Shaikh" w:date="2013-10-07T01:10:00Z"/>
              </w:rPr>
              <w:pPrChange w:id="13629" w:author="Anees Shaikh" w:date="2013-10-07T01:11:00Z">
                <w:pPr>
                  <w:pStyle w:val="XML1"/>
                </w:pPr>
              </w:pPrChange>
            </w:pPr>
            <w:ins w:id="13630" w:author="Anees Shaikh" w:date="2013-10-07T01:10:00Z">
              <w:r>
                <w:t xml:space="preserve">                      &lt;xs:annotation&gt;</w:t>
              </w:r>
            </w:ins>
          </w:p>
          <w:p w14:paraId="748DB008" w14:textId="77777777" w:rsidR="00874469" w:rsidRDefault="00874469" w:rsidP="00874469">
            <w:pPr>
              <w:pStyle w:val="XML1"/>
              <w:rPr>
                <w:ins w:id="13631" w:author="Anees Shaikh" w:date="2013-10-07T01:10:00Z"/>
              </w:rPr>
              <w:pPrChange w:id="13632" w:author="Anees Shaikh" w:date="2013-10-07T01:11:00Z">
                <w:pPr>
                  <w:pStyle w:val="XML1"/>
                </w:pPr>
              </w:pPrChange>
            </w:pPr>
            <w:ins w:id="13633" w:author="Anees Shaikh" w:date="2013-10-07T01:10:00Z">
              <w:r>
                <w:t xml:space="preserve">                        &lt;xs:documentation&gt;</w:t>
              </w:r>
            </w:ins>
          </w:p>
          <w:p w14:paraId="7AA71C36" w14:textId="77777777" w:rsidR="00874469" w:rsidRDefault="00874469" w:rsidP="00874469">
            <w:pPr>
              <w:pStyle w:val="XML1"/>
              <w:rPr>
                <w:ins w:id="13634" w:author="Anees Shaikh" w:date="2013-10-07T01:10:00Z"/>
              </w:rPr>
              <w:pPrChange w:id="13635" w:author="Anees Shaikh" w:date="2013-10-07T01:11:00Z">
                <w:pPr>
                  <w:pStyle w:val="XML1"/>
                </w:pPr>
              </w:pPrChange>
            </w:pPr>
            <w:ins w:id="13636" w:author="Anees Shaikh" w:date="2013-10-07T01:10:00Z">
              <w:r>
                <w:t xml:space="preserve">                          The list of all 'set-field' action types supported by the table using</w:t>
              </w:r>
            </w:ins>
          </w:p>
          <w:p w14:paraId="77F246D0" w14:textId="77777777" w:rsidR="00874469" w:rsidRDefault="00874469" w:rsidP="00874469">
            <w:pPr>
              <w:pStyle w:val="XML1"/>
              <w:rPr>
                <w:ins w:id="13637" w:author="Anees Shaikh" w:date="2013-10-07T01:10:00Z"/>
              </w:rPr>
              <w:pPrChange w:id="13638" w:author="Anees Shaikh" w:date="2013-10-07T01:11:00Z">
                <w:pPr>
                  <w:pStyle w:val="XML1"/>
                </w:pPr>
              </w:pPrChange>
            </w:pPr>
            <w:ins w:id="13639" w:author="Anees Shaikh" w:date="2013-10-07T01:10:00Z">
              <w:r>
                <w:t xml:space="preserve">                                 write actions.</w:t>
              </w:r>
            </w:ins>
          </w:p>
          <w:p w14:paraId="24939BDD" w14:textId="77777777" w:rsidR="00874469" w:rsidRDefault="00874469" w:rsidP="00874469">
            <w:pPr>
              <w:pStyle w:val="XML1"/>
              <w:rPr>
                <w:ins w:id="13640" w:author="Anees Shaikh" w:date="2013-10-07T01:10:00Z"/>
              </w:rPr>
              <w:pPrChange w:id="13641" w:author="Anees Shaikh" w:date="2013-10-07T01:11:00Z">
                <w:pPr>
                  <w:pStyle w:val="XML1"/>
                </w:pPr>
              </w:pPrChange>
            </w:pPr>
            <w:ins w:id="13642" w:author="Anees Shaikh" w:date="2013-10-07T01:10:00Z">
              <w:r>
                <w:t xml:space="preserve">                        &lt;/xs:documentation&gt;</w:t>
              </w:r>
            </w:ins>
          </w:p>
          <w:p w14:paraId="4DCF4254" w14:textId="77777777" w:rsidR="00874469" w:rsidRDefault="00874469" w:rsidP="00874469">
            <w:pPr>
              <w:pStyle w:val="XML1"/>
              <w:rPr>
                <w:ins w:id="13643" w:author="Anees Shaikh" w:date="2013-10-07T01:10:00Z"/>
              </w:rPr>
              <w:pPrChange w:id="13644" w:author="Anees Shaikh" w:date="2013-10-07T01:11:00Z">
                <w:pPr>
                  <w:pStyle w:val="XML1"/>
                </w:pPr>
              </w:pPrChange>
            </w:pPr>
            <w:ins w:id="13645" w:author="Anees Shaikh" w:date="2013-10-07T01:10:00Z">
              <w:r>
                <w:t xml:space="preserve">                      &lt;/xs:annotation&gt;</w:t>
              </w:r>
            </w:ins>
          </w:p>
          <w:p w14:paraId="23307093" w14:textId="77777777" w:rsidR="00874469" w:rsidRDefault="00874469" w:rsidP="00874469">
            <w:pPr>
              <w:pStyle w:val="XML1"/>
              <w:rPr>
                <w:ins w:id="13646" w:author="Anees Shaikh" w:date="2013-10-07T01:10:00Z"/>
              </w:rPr>
              <w:pPrChange w:id="13647" w:author="Anees Shaikh" w:date="2013-10-07T01:11:00Z">
                <w:pPr>
                  <w:pStyle w:val="XML1"/>
                </w:pPr>
              </w:pPrChange>
            </w:pPr>
            <w:ins w:id="13648" w:author="Anees Shaikh" w:date="2013-10-07T01:10:00Z">
              <w:r>
                <w:t xml:space="preserve">                      &lt;xs:complexType&gt;</w:t>
              </w:r>
            </w:ins>
          </w:p>
          <w:p w14:paraId="145B8C00" w14:textId="77777777" w:rsidR="00874469" w:rsidRDefault="00874469" w:rsidP="00874469">
            <w:pPr>
              <w:pStyle w:val="XML1"/>
              <w:rPr>
                <w:ins w:id="13649" w:author="Anees Shaikh" w:date="2013-10-07T01:10:00Z"/>
              </w:rPr>
              <w:pPrChange w:id="13650" w:author="Anees Shaikh" w:date="2013-10-07T01:11:00Z">
                <w:pPr>
                  <w:pStyle w:val="XML1"/>
                </w:pPr>
              </w:pPrChange>
            </w:pPr>
            <w:ins w:id="13651" w:author="Anees Shaikh" w:date="2013-10-07T01:10:00Z">
              <w:r>
                <w:t xml:space="preserve">                        &lt;xs:sequence&gt;</w:t>
              </w:r>
            </w:ins>
          </w:p>
          <w:p w14:paraId="17169240" w14:textId="77777777" w:rsidR="00874469" w:rsidRDefault="00874469" w:rsidP="00874469">
            <w:pPr>
              <w:pStyle w:val="XML1"/>
              <w:rPr>
                <w:ins w:id="13652" w:author="Anees Shaikh" w:date="2013-10-07T01:10:00Z"/>
              </w:rPr>
              <w:pPrChange w:id="13653" w:author="Anees Shaikh" w:date="2013-10-07T01:11:00Z">
                <w:pPr>
                  <w:pStyle w:val="XML1"/>
                </w:pPr>
              </w:pPrChange>
            </w:pPr>
            <w:ins w:id="13654" w:author="Anees Shaikh" w:date="2013-10-07T01:10:00Z">
              <w:r>
                <w:t xml:space="preserve">                          &lt;xs:element name="type" minOccurs="0" maxOccurs="unbounded"  type="OFMatchFieldType"/&gt;</w:t>
              </w:r>
            </w:ins>
          </w:p>
          <w:p w14:paraId="57F56835" w14:textId="77777777" w:rsidR="00874469" w:rsidRDefault="00874469" w:rsidP="00874469">
            <w:pPr>
              <w:pStyle w:val="XML1"/>
              <w:rPr>
                <w:ins w:id="13655" w:author="Anees Shaikh" w:date="2013-10-07T01:10:00Z"/>
              </w:rPr>
              <w:pPrChange w:id="13656" w:author="Anees Shaikh" w:date="2013-10-07T01:11:00Z">
                <w:pPr>
                  <w:pStyle w:val="XML1"/>
                </w:pPr>
              </w:pPrChange>
            </w:pPr>
            <w:ins w:id="13657" w:author="Anees Shaikh" w:date="2013-10-07T01:10:00Z">
              <w:r>
                <w:t xml:space="preserve">                          &lt;xs:any minOccurs="0" maxOccurs="unbounded"</w:t>
              </w:r>
            </w:ins>
          </w:p>
          <w:p w14:paraId="7CAB939D" w14:textId="77777777" w:rsidR="00874469" w:rsidRDefault="00874469" w:rsidP="00874469">
            <w:pPr>
              <w:pStyle w:val="XML1"/>
              <w:rPr>
                <w:ins w:id="13658" w:author="Anees Shaikh" w:date="2013-10-07T01:10:00Z"/>
              </w:rPr>
              <w:pPrChange w:id="13659" w:author="Anees Shaikh" w:date="2013-10-07T01:11:00Z">
                <w:pPr>
                  <w:pStyle w:val="XML1"/>
                </w:pPr>
              </w:pPrChange>
            </w:pPr>
            <w:ins w:id="13660" w:author="Anees Shaikh" w:date="2013-10-07T01:10:00Z">
              <w:r>
                <w:t xml:space="preserve">                                  namespace="##other" processContents="lax"/&gt;</w:t>
              </w:r>
            </w:ins>
          </w:p>
          <w:p w14:paraId="5D4AF07C" w14:textId="77777777" w:rsidR="00874469" w:rsidRDefault="00874469" w:rsidP="00874469">
            <w:pPr>
              <w:pStyle w:val="XML1"/>
              <w:rPr>
                <w:ins w:id="13661" w:author="Anees Shaikh" w:date="2013-10-07T01:10:00Z"/>
              </w:rPr>
              <w:pPrChange w:id="13662" w:author="Anees Shaikh" w:date="2013-10-07T01:11:00Z">
                <w:pPr>
                  <w:pStyle w:val="XML1"/>
                </w:pPr>
              </w:pPrChange>
            </w:pPr>
            <w:ins w:id="13663" w:author="Anees Shaikh" w:date="2013-10-07T01:10:00Z">
              <w:r>
                <w:t xml:space="preserve">                        &lt;/xs:sequence&gt;</w:t>
              </w:r>
            </w:ins>
          </w:p>
          <w:p w14:paraId="1EF8A808" w14:textId="77777777" w:rsidR="00874469" w:rsidRDefault="00874469" w:rsidP="00874469">
            <w:pPr>
              <w:pStyle w:val="XML1"/>
              <w:rPr>
                <w:ins w:id="13664" w:author="Anees Shaikh" w:date="2013-10-07T01:10:00Z"/>
              </w:rPr>
              <w:pPrChange w:id="13665" w:author="Anees Shaikh" w:date="2013-10-07T01:11:00Z">
                <w:pPr>
                  <w:pStyle w:val="XML1"/>
                </w:pPr>
              </w:pPrChange>
            </w:pPr>
            <w:ins w:id="13666" w:author="Anees Shaikh" w:date="2013-10-07T01:10:00Z">
              <w:r>
                <w:t xml:space="preserve">                      &lt;/xs:complexType&gt;</w:t>
              </w:r>
            </w:ins>
          </w:p>
          <w:p w14:paraId="4452EC5C" w14:textId="77777777" w:rsidR="00874469" w:rsidRDefault="00874469" w:rsidP="00874469">
            <w:pPr>
              <w:pStyle w:val="XML1"/>
              <w:rPr>
                <w:ins w:id="13667" w:author="Anees Shaikh" w:date="2013-10-07T01:10:00Z"/>
              </w:rPr>
              <w:pPrChange w:id="13668" w:author="Anees Shaikh" w:date="2013-10-07T01:11:00Z">
                <w:pPr>
                  <w:pStyle w:val="XML1"/>
                </w:pPr>
              </w:pPrChange>
            </w:pPr>
            <w:ins w:id="13669" w:author="Anees Shaikh" w:date="2013-10-07T01:10:00Z">
              <w:r>
                <w:t xml:space="preserve">                    &lt;/xs:element&gt;</w:t>
              </w:r>
            </w:ins>
          </w:p>
          <w:p w14:paraId="3C425AC4" w14:textId="77777777" w:rsidR="00874469" w:rsidRDefault="00874469" w:rsidP="00874469">
            <w:pPr>
              <w:pStyle w:val="XML1"/>
              <w:rPr>
                <w:ins w:id="13670" w:author="Anees Shaikh" w:date="2013-10-07T01:10:00Z"/>
              </w:rPr>
              <w:pPrChange w:id="13671" w:author="Anees Shaikh" w:date="2013-10-07T01:11:00Z">
                <w:pPr>
                  <w:pStyle w:val="XML1"/>
                </w:pPr>
              </w:pPrChange>
            </w:pPr>
            <w:ins w:id="13672" w:author="Anees Shaikh" w:date="2013-10-07T01:10:00Z">
              <w:r>
                <w:t xml:space="preserve">                    &lt;xs:element name="apply-setfields" minOccurs="0"&gt;</w:t>
              </w:r>
            </w:ins>
          </w:p>
          <w:p w14:paraId="58A0E6C5" w14:textId="77777777" w:rsidR="00874469" w:rsidRDefault="00874469" w:rsidP="00874469">
            <w:pPr>
              <w:pStyle w:val="XML1"/>
              <w:rPr>
                <w:ins w:id="13673" w:author="Anees Shaikh" w:date="2013-10-07T01:10:00Z"/>
              </w:rPr>
              <w:pPrChange w:id="13674" w:author="Anees Shaikh" w:date="2013-10-07T01:11:00Z">
                <w:pPr>
                  <w:pStyle w:val="XML1"/>
                </w:pPr>
              </w:pPrChange>
            </w:pPr>
            <w:ins w:id="13675" w:author="Anees Shaikh" w:date="2013-10-07T01:10:00Z">
              <w:r>
                <w:t xml:space="preserve">                      &lt;xs:annotation&gt;</w:t>
              </w:r>
            </w:ins>
          </w:p>
          <w:p w14:paraId="2FC1FE0A" w14:textId="77777777" w:rsidR="00874469" w:rsidRDefault="00874469" w:rsidP="00874469">
            <w:pPr>
              <w:pStyle w:val="XML1"/>
              <w:rPr>
                <w:ins w:id="13676" w:author="Anees Shaikh" w:date="2013-10-07T01:10:00Z"/>
              </w:rPr>
              <w:pPrChange w:id="13677" w:author="Anees Shaikh" w:date="2013-10-07T01:11:00Z">
                <w:pPr>
                  <w:pStyle w:val="XML1"/>
                </w:pPr>
              </w:pPrChange>
            </w:pPr>
            <w:ins w:id="13678" w:author="Anees Shaikh" w:date="2013-10-07T01:10:00Z">
              <w:r>
                <w:t xml:space="preserve">                        &lt;xs:documentation&gt;</w:t>
              </w:r>
            </w:ins>
          </w:p>
          <w:p w14:paraId="403BA3BE" w14:textId="77777777" w:rsidR="00874469" w:rsidRDefault="00874469" w:rsidP="00874469">
            <w:pPr>
              <w:pStyle w:val="XML1"/>
              <w:rPr>
                <w:ins w:id="13679" w:author="Anees Shaikh" w:date="2013-10-07T01:10:00Z"/>
              </w:rPr>
              <w:pPrChange w:id="13680" w:author="Anees Shaikh" w:date="2013-10-07T01:11:00Z">
                <w:pPr>
                  <w:pStyle w:val="XML1"/>
                </w:pPr>
              </w:pPrChange>
            </w:pPr>
            <w:ins w:id="13681" w:author="Anees Shaikh" w:date="2013-10-07T01:10:00Z">
              <w:r>
                <w:t xml:space="preserve">                          The list of all 'set-field' action types supported by the table using</w:t>
              </w:r>
            </w:ins>
          </w:p>
          <w:p w14:paraId="4B058F42" w14:textId="77777777" w:rsidR="00874469" w:rsidRDefault="00874469" w:rsidP="00874469">
            <w:pPr>
              <w:pStyle w:val="XML1"/>
              <w:rPr>
                <w:ins w:id="13682" w:author="Anees Shaikh" w:date="2013-10-07T01:10:00Z"/>
              </w:rPr>
              <w:pPrChange w:id="13683" w:author="Anees Shaikh" w:date="2013-10-07T01:11:00Z">
                <w:pPr>
                  <w:pStyle w:val="XML1"/>
                </w:pPr>
              </w:pPrChange>
            </w:pPr>
            <w:ins w:id="13684" w:author="Anees Shaikh" w:date="2013-10-07T01:10:00Z">
              <w:r>
                <w:t xml:space="preserve">                                apply actions.</w:t>
              </w:r>
            </w:ins>
          </w:p>
          <w:p w14:paraId="2F55ABA6" w14:textId="77777777" w:rsidR="00874469" w:rsidRDefault="00874469" w:rsidP="00874469">
            <w:pPr>
              <w:pStyle w:val="XML1"/>
              <w:rPr>
                <w:ins w:id="13685" w:author="Anees Shaikh" w:date="2013-10-07T01:10:00Z"/>
              </w:rPr>
              <w:pPrChange w:id="13686" w:author="Anees Shaikh" w:date="2013-10-07T01:11:00Z">
                <w:pPr>
                  <w:pStyle w:val="XML1"/>
                </w:pPr>
              </w:pPrChange>
            </w:pPr>
            <w:ins w:id="13687" w:author="Anees Shaikh" w:date="2013-10-07T01:10:00Z">
              <w:r>
                <w:t xml:space="preserve">                        &lt;/xs:documentation&gt;</w:t>
              </w:r>
            </w:ins>
          </w:p>
          <w:p w14:paraId="04A6BC86" w14:textId="77777777" w:rsidR="00874469" w:rsidRDefault="00874469" w:rsidP="00874469">
            <w:pPr>
              <w:pStyle w:val="XML1"/>
              <w:rPr>
                <w:ins w:id="13688" w:author="Anees Shaikh" w:date="2013-10-07T01:10:00Z"/>
              </w:rPr>
              <w:pPrChange w:id="13689" w:author="Anees Shaikh" w:date="2013-10-07T01:11:00Z">
                <w:pPr>
                  <w:pStyle w:val="XML1"/>
                </w:pPr>
              </w:pPrChange>
            </w:pPr>
            <w:ins w:id="13690" w:author="Anees Shaikh" w:date="2013-10-07T01:10:00Z">
              <w:r>
                <w:t xml:space="preserve">                      &lt;/xs:annotation&gt;</w:t>
              </w:r>
            </w:ins>
          </w:p>
          <w:p w14:paraId="0B9B2385" w14:textId="77777777" w:rsidR="00874469" w:rsidRDefault="00874469" w:rsidP="00874469">
            <w:pPr>
              <w:pStyle w:val="XML1"/>
              <w:rPr>
                <w:ins w:id="13691" w:author="Anees Shaikh" w:date="2013-10-07T01:10:00Z"/>
              </w:rPr>
              <w:pPrChange w:id="13692" w:author="Anees Shaikh" w:date="2013-10-07T01:11:00Z">
                <w:pPr>
                  <w:pStyle w:val="XML1"/>
                </w:pPr>
              </w:pPrChange>
            </w:pPr>
            <w:ins w:id="13693" w:author="Anees Shaikh" w:date="2013-10-07T01:10:00Z">
              <w:r>
                <w:t xml:space="preserve">                      &lt;xs:complexType&gt;</w:t>
              </w:r>
            </w:ins>
          </w:p>
          <w:p w14:paraId="59AE59B1" w14:textId="77777777" w:rsidR="00874469" w:rsidRDefault="00874469" w:rsidP="00874469">
            <w:pPr>
              <w:pStyle w:val="XML1"/>
              <w:rPr>
                <w:ins w:id="13694" w:author="Anees Shaikh" w:date="2013-10-07T01:10:00Z"/>
              </w:rPr>
              <w:pPrChange w:id="13695" w:author="Anees Shaikh" w:date="2013-10-07T01:11:00Z">
                <w:pPr>
                  <w:pStyle w:val="XML1"/>
                </w:pPr>
              </w:pPrChange>
            </w:pPr>
            <w:ins w:id="13696" w:author="Anees Shaikh" w:date="2013-10-07T01:10:00Z">
              <w:r>
                <w:t xml:space="preserve">                        &lt;xs:sequence&gt;</w:t>
              </w:r>
            </w:ins>
          </w:p>
          <w:p w14:paraId="10B3B3DF" w14:textId="77777777" w:rsidR="00874469" w:rsidRDefault="00874469" w:rsidP="00874469">
            <w:pPr>
              <w:pStyle w:val="XML1"/>
              <w:rPr>
                <w:ins w:id="13697" w:author="Anees Shaikh" w:date="2013-10-07T01:10:00Z"/>
              </w:rPr>
              <w:pPrChange w:id="13698" w:author="Anees Shaikh" w:date="2013-10-07T01:11:00Z">
                <w:pPr>
                  <w:pStyle w:val="XML1"/>
                </w:pPr>
              </w:pPrChange>
            </w:pPr>
            <w:ins w:id="13699" w:author="Anees Shaikh" w:date="2013-10-07T01:10:00Z">
              <w:r>
                <w:t xml:space="preserve">                          &lt;xs:element name="type" minOccurs="0" maxOccurs="unbounded"  type="OFMatchFieldType"/&gt;</w:t>
              </w:r>
            </w:ins>
          </w:p>
          <w:p w14:paraId="590819F3" w14:textId="77777777" w:rsidR="00874469" w:rsidRDefault="00874469" w:rsidP="00874469">
            <w:pPr>
              <w:pStyle w:val="XML1"/>
              <w:rPr>
                <w:ins w:id="13700" w:author="Anees Shaikh" w:date="2013-10-07T01:10:00Z"/>
              </w:rPr>
              <w:pPrChange w:id="13701" w:author="Anees Shaikh" w:date="2013-10-07T01:11:00Z">
                <w:pPr>
                  <w:pStyle w:val="XML1"/>
                </w:pPr>
              </w:pPrChange>
            </w:pPr>
            <w:ins w:id="13702" w:author="Anees Shaikh" w:date="2013-10-07T01:10:00Z">
              <w:r>
                <w:t xml:space="preserve">                          &lt;xs:any minOccurs="0" maxOccurs="unbounded"</w:t>
              </w:r>
            </w:ins>
          </w:p>
          <w:p w14:paraId="26D85200" w14:textId="77777777" w:rsidR="00874469" w:rsidRDefault="00874469" w:rsidP="00874469">
            <w:pPr>
              <w:pStyle w:val="XML1"/>
              <w:rPr>
                <w:ins w:id="13703" w:author="Anees Shaikh" w:date="2013-10-07T01:10:00Z"/>
              </w:rPr>
              <w:pPrChange w:id="13704" w:author="Anees Shaikh" w:date="2013-10-07T01:11:00Z">
                <w:pPr>
                  <w:pStyle w:val="XML1"/>
                </w:pPr>
              </w:pPrChange>
            </w:pPr>
            <w:ins w:id="13705" w:author="Anees Shaikh" w:date="2013-10-07T01:10:00Z">
              <w:r>
                <w:t xml:space="preserve">                                  namespace="##other" processContents="lax"/&gt;</w:t>
              </w:r>
            </w:ins>
          </w:p>
          <w:p w14:paraId="53CE91DB" w14:textId="77777777" w:rsidR="00874469" w:rsidRDefault="00874469" w:rsidP="00874469">
            <w:pPr>
              <w:pStyle w:val="XML1"/>
              <w:rPr>
                <w:ins w:id="13706" w:author="Anees Shaikh" w:date="2013-10-07T01:10:00Z"/>
              </w:rPr>
              <w:pPrChange w:id="13707" w:author="Anees Shaikh" w:date="2013-10-07T01:11:00Z">
                <w:pPr>
                  <w:pStyle w:val="XML1"/>
                </w:pPr>
              </w:pPrChange>
            </w:pPr>
            <w:ins w:id="13708" w:author="Anees Shaikh" w:date="2013-10-07T01:10:00Z">
              <w:r>
                <w:t xml:space="preserve">                        &lt;/xs:sequence&gt;</w:t>
              </w:r>
            </w:ins>
          </w:p>
          <w:p w14:paraId="36BE5FD1" w14:textId="77777777" w:rsidR="00874469" w:rsidRDefault="00874469" w:rsidP="00874469">
            <w:pPr>
              <w:pStyle w:val="XML1"/>
              <w:rPr>
                <w:ins w:id="13709" w:author="Anees Shaikh" w:date="2013-10-07T01:10:00Z"/>
              </w:rPr>
              <w:pPrChange w:id="13710" w:author="Anees Shaikh" w:date="2013-10-07T01:11:00Z">
                <w:pPr>
                  <w:pStyle w:val="XML1"/>
                </w:pPr>
              </w:pPrChange>
            </w:pPr>
            <w:ins w:id="13711" w:author="Anees Shaikh" w:date="2013-10-07T01:10:00Z">
              <w:r>
                <w:t xml:space="preserve">                      &lt;/xs:complexType&gt;</w:t>
              </w:r>
            </w:ins>
          </w:p>
          <w:p w14:paraId="406EA5EC" w14:textId="77777777" w:rsidR="00874469" w:rsidRDefault="00874469" w:rsidP="00874469">
            <w:pPr>
              <w:pStyle w:val="XML1"/>
              <w:rPr>
                <w:ins w:id="13712" w:author="Anees Shaikh" w:date="2013-10-07T01:10:00Z"/>
              </w:rPr>
              <w:pPrChange w:id="13713" w:author="Anees Shaikh" w:date="2013-10-07T01:11:00Z">
                <w:pPr>
                  <w:pStyle w:val="XML1"/>
                </w:pPr>
              </w:pPrChange>
            </w:pPr>
            <w:ins w:id="13714" w:author="Anees Shaikh" w:date="2013-10-07T01:10:00Z">
              <w:r>
                <w:t xml:space="preserve">                    &lt;/xs:element&gt;</w:t>
              </w:r>
            </w:ins>
          </w:p>
          <w:p w14:paraId="6FE03622" w14:textId="77777777" w:rsidR="00874469" w:rsidRDefault="00874469" w:rsidP="00874469">
            <w:pPr>
              <w:pStyle w:val="XML1"/>
              <w:rPr>
                <w:ins w:id="13715" w:author="Anees Shaikh" w:date="2013-10-07T01:10:00Z"/>
              </w:rPr>
              <w:pPrChange w:id="13716" w:author="Anees Shaikh" w:date="2013-10-07T01:11:00Z">
                <w:pPr>
                  <w:pStyle w:val="XML1"/>
                </w:pPr>
              </w:pPrChange>
            </w:pPr>
            <w:ins w:id="13717" w:author="Anees Shaikh" w:date="2013-10-07T01:10:00Z">
              <w:r>
                <w:t xml:space="preserve">                    &lt;xs:element name="wildcards" minOccurs="0"&gt;</w:t>
              </w:r>
            </w:ins>
          </w:p>
          <w:p w14:paraId="0789A9AC" w14:textId="77777777" w:rsidR="00874469" w:rsidRDefault="00874469" w:rsidP="00874469">
            <w:pPr>
              <w:pStyle w:val="XML1"/>
              <w:rPr>
                <w:ins w:id="13718" w:author="Anees Shaikh" w:date="2013-10-07T01:10:00Z"/>
              </w:rPr>
              <w:pPrChange w:id="13719" w:author="Anees Shaikh" w:date="2013-10-07T01:11:00Z">
                <w:pPr>
                  <w:pStyle w:val="XML1"/>
                </w:pPr>
              </w:pPrChange>
            </w:pPr>
            <w:ins w:id="13720" w:author="Anees Shaikh" w:date="2013-10-07T01:10:00Z">
              <w:r>
                <w:t xml:space="preserve">                      &lt;xs:annotation&gt;</w:t>
              </w:r>
            </w:ins>
          </w:p>
          <w:p w14:paraId="473ECD94" w14:textId="77777777" w:rsidR="00874469" w:rsidRDefault="00874469" w:rsidP="00874469">
            <w:pPr>
              <w:pStyle w:val="XML1"/>
              <w:rPr>
                <w:ins w:id="13721" w:author="Anees Shaikh" w:date="2013-10-07T01:10:00Z"/>
              </w:rPr>
              <w:pPrChange w:id="13722" w:author="Anees Shaikh" w:date="2013-10-07T01:11:00Z">
                <w:pPr>
                  <w:pStyle w:val="XML1"/>
                </w:pPr>
              </w:pPrChange>
            </w:pPr>
            <w:ins w:id="13723" w:author="Anees Shaikh" w:date="2013-10-07T01:10:00Z">
              <w:r>
                <w:t xml:space="preserve">                        &lt;xs:documentation&gt;</w:t>
              </w:r>
            </w:ins>
          </w:p>
          <w:p w14:paraId="4F61730B" w14:textId="77777777" w:rsidR="00874469" w:rsidRDefault="00874469" w:rsidP="00874469">
            <w:pPr>
              <w:pStyle w:val="XML1"/>
              <w:rPr>
                <w:ins w:id="13724" w:author="Anees Shaikh" w:date="2013-10-07T01:10:00Z"/>
              </w:rPr>
              <w:pPrChange w:id="13725" w:author="Anees Shaikh" w:date="2013-10-07T01:11:00Z">
                <w:pPr>
                  <w:pStyle w:val="XML1"/>
                </w:pPr>
              </w:pPrChange>
            </w:pPr>
            <w:ins w:id="13726" w:author="Anees Shaikh" w:date="2013-10-07T01:10:00Z">
              <w:r>
                <w:t xml:space="preserve">                          The list of all fields for which the table supports wildcarding.</w:t>
              </w:r>
            </w:ins>
          </w:p>
          <w:p w14:paraId="68874363" w14:textId="77777777" w:rsidR="00874469" w:rsidRDefault="00874469" w:rsidP="00874469">
            <w:pPr>
              <w:pStyle w:val="XML1"/>
              <w:rPr>
                <w:ins w:id="13727" w:author="Anees Shaikh" w:date="2013-10-07T01:10:00Z"/>
              </w:rPr>
              <w:pPrChange w:id="13728" w:author="Anees Shaikh" w:date="2013-10-07T01:11:00Z">
                <w:pPr>
                  <w:pStyle w:val="XML1"/>
                </w:pPr>
              </w:pPrChange>
            </w:pPr>
            <w:ins w:id="13729" w:author="Anees Shaikh" w:date="2013-10-07T01:10:00Z">
              <w:r>
                <w:t xml:space="preserve">                        &lt;/xs:documentation&gt;</w:t>
              </w:r>
            </w:ins>
          </w:p>
          <w:p w14:paraId="2831175D" w14:textId="77777777" w:rsidR="00874469" w:rsidRDefault="00874469" w:rsidP="00874469">
            <w:pPr>
              <w:pStyle w:val="XML1"/>
              <w:rPr>
                <w:ins w:id="13730" w:author="Anees Shaikh" w:date="2013-10-07T01:10:00Z"/>
              </w:rPr>
              <w:pPrChange w:id="13731" w:author="Anees Shaikh" w:date="2013-10-07T01:11:00Z">
                <w:pPr>
                  <w:pStyle w:val="XML1"/>
                </w:pPr>
              </w:pPrChange>
            </w:pPr>
            <w:ins w:id="13732" w:author="Anees Shaikh" w:date="2013-10-07T01:10:00Z">
              <w:r>
                <w:t xml:space="preserve">                      &lt;/xs:annotation&gt;</w:t>
              </w:r>
            </w:ins>
          </w:p>
          <w:p w14:paraId="7E5A21EC" w14:textId="77777777" w:rsidR="00874469" w:rsidRDefault="00874469" w:rsidP="00874469">
            <w:pPr>
              <w:pStyle w:val="XML1"/>
              <w:rPr>
                <w:ins w:id="13733" w:author="Anees Shaikh" w:date="2013-10-07T01:10:00Z"/>
              </w:rPr>
              <w:pPrChange w:id="13734" w:author="Anees Shaikh" w:date="2013-10-07T01:11:00Z">
                <w:pPr>
                  <w:pStyle w:val="XML1"/>
                </w:pPr>
              </w:pPrChange>
            </w:pPr>
            <w:ins w:id="13735" w:author="Anees Shaikh" w:date="2013-10-07T01:10:00Z">
              <w:r>
                <w:t xml:space="preserve">                      &lt;xs:complexType&gt;</w:t>
              </w:r>
            </w:ins>
          </w:p>
          <w:p w14:paraId="62D46473" w14:textId="77777777" w:rsidR="00874469" w:rsidRDefault="00874469" w:rsidP="00874469">
            <w:pPr>
              <w:pStyle w:val="XML1"/>
              <w:rPr>
                <w:ins w:id="13736" w:author="Anees Shaikh" w:date="2013-10-07T01:10:00Z"/>
              </w:rPr>
              <w:pPrChange w:id="13737" w:author="Anees Shaikh" w:date="2013-10-07T01:11:00Z">
                <w:pPr>
                  <w:pStyle w:val="XML1"/>
                </w:pPr>
              </w:pPrChange>
            </w:pPr>
            <w:ins w:id="13738" w:author="Anees Shaikh" w:date="2013-10-07T01:10:00Z">
              <w:r>
                <w:t xml:space="preserve">                        &lt;xs:sequence&gt;</w:t>
              </w:r>
            </w:ins>
          </w:p>
          <w:p w14:paraId="091E8A97" w14:textId="77777777" w:rsidR="00874469" w:rsidRDefault="00874469" w:rsidP="00874469">
            <w:pPr>
              <w:pStyle w:val="XML1"/>
              <w:rPr>
                <w:ins w:id="13739" w:author="Anees Shaikh" w:date="2013-10-07T01:10:00Z"/>
              </w:rPr>
              <w:pPrChange w:id="13740" w:author="Anees Shaikh" w:date="2013-10-07T01:11:00Z">
                <w:pPr>
                  <w:pStyle w:val="XML1"/>
                </w:pPr>
              </w:pPrChange>
            </w:pPr>
            <w:ins w:id="13741" w:author="Anees Shaikh" w:date="2013-10-07T01:10:00Z">
              <w:r>
                <w:t xml:space="preserve">                          &lt;xs:element name="type" minOccurs="0" maxOccurs="unbounded"  type="OFMatchFieldType"/&gt;</w:t>
              </w:r>
            </w:ins>
          </w:p>
          <w:p w14:paraId="73B76B2A" w14:textId="77777777" w:rsidR="00874469" w:rsidRDefault="00874469" w:rsidP="00874469">
            <w:pPr>
              <w:pStyle w:val="XML1"/>
              <w:rPr>
                <w:ins w:id="13742" w:author="Anees Shaikh" w:date="2013-10-07T01:10:00Z"/>
              </w:rPr>
              <w:pPrChange w:id="13743" w:author="Anees Shaikh" w:date="2013-10-07T01:11:00Z">
                <w:pPr>
                  <w:pStyle w:val="XML1"/>
                </w:pPr>
              </w:pPrChange>
            </w:pPr>
            <w:ins w:id="13744" w:author="Anees Shaikh" w:date="2013-10-07T01:10:00Z">
              <w:r>
                <w:t xml:space="preserve">                          &lt;xs:any minOccurs="0" maxOccurs="unbounded"</w:t>
              </w:r>
            </w:ins>
          </w:p>
          <w:p w14:paraId="5E971FD2" w14:textId="77777777" w:rsidR="00874469" w:rsidRDefault="00874469" w:rsidP="00874469">
            <w:pPr>
              <w:pStyle w:val="XML1"/>
              <w:rPr>
                <w:ins w:id="13745" w:author="Anees Shaikh" w:date="2013-10-07T01:10:00Z"/>
              </w:rPr>
              <w:pPrChange w:id="13746" w:author="Anees Shaikh" w:date="2013-10-07T01:11:00Z">
                <w:pPr>
                  <w:pStyle w:val="XML1"/>
                </w:pPr>
              </w:pPrChange>
            </w:pPr>
            <w:ins w:id="13747" w:author="Anees Shaikh" w:date="2013-10-07T01:10:00Z">
              <w:r>
                <w:t xml:space="preserve">                                  namespace="##other" processContents="lax"/&gt;</w:t>
              </w:r>
            </w:ins>
          </w:p>
          <w:p w14:paraId="66AC94FA" w14:textId="77777777" w:rsidR="00874469" w:rsidRDefault="00874469" w:rsidP="00874469">
            <w:pPr>
              <w:pStyle w:val="XML1"/>
              <w:rPr>
                <w:ins w:id="13748" w:author="Anees Shaikh" w:date="2013-10-07T01:10:00Z"/>
              </w:rPr>
              <w:pPrChange w:id="13749" w:author="Anees Shaikh" w:date="2013-10-07T01:11:00Z">
                <w:pPr>
                  <w:pStyle w:val="XML1"/>
                </w:pPr>
              </w:pPrChange>
            </w:pPr>
            <w:ins w:id="13750" w:author="Anees Shaikh" w:date="2013-10-07T01:10:00Z">
              <w:r>
                <w:lastRenderedPageBreak/>
                <w:t xml:space="preserve">                        &lt;/xs:sequence&gt;</w:t>
              </w:r>
            </w:ins>
          </w:p>
          <w:p w14:paraId="05DC24EC" w14:textId="77777777" w:rsidR="00874469" w:rsidRDefault="00874469" w:rsidP="00874469">
            <w:pPr>
              <w:pStyle w:val="XML1"/>
              <w:rPr>
                <w:ins w:id="13751" w:author="Anees Shaikh" w:date="2013-10-07T01:10:00Z"/>
              </w:rPr>
              <w:pPrChange w:id="13752" w:author="Anees Shaikh" w:date="2013-10-07T01:11:00Z">
                <w:pPr>
                  <w:pStyle w:val="XML1"/>
                </w:pPr>
              </w:pPrChange>
            </w:pPr>
            <w:ins w:id="13753" w:author="Anees Shaikh" w:date="2013-10-07T01:10:00Z">
              <w:r>
                <w:t xml:space="preserve">                      &lt;/xs:complexType&gt;</w:t>
              </w:r>
            </w:ins>
          </w:p>
          <w:p w14:paraId="69812D00" w14:textId="77777777" w:rsidR="00874469" w:rsidRDefault="00874469" w:rsidP="00874469">
            <w:pPr>
              <w:pStyle w:val="XML1"/>
              <w:rPr>
                <w:ins w:id="13754" w:author="Anees Shaikh" w:date="2013-10-07T01:10:00Z"/>
              </w:rPr>
              <w:pPrChange w:id="13755" w:author="Anees Shaikh" w:date="2013-10-07T01:11:00Z">
                <w:pPr>
                  <w:pStyle w:val="XML1"/>
                </w:pPr>
              </w:pPrChange>
            </w:pPr>
            <w:ins w:id="13756" w:author="Anees Shaikh" w:date="2013-10-07T01:10:00Z">
              <w:r>
                <w:t xml:space="preserve">                    &lt;/xs:element&gt;</w:t>
              </w:r>
            </w:ins>
          </w:p>
          <w:p w14:paraId="1BA84CD7" w14:textId="77777777" w:rsidR="00874469" w:rsidRDefault="00874469" w:rsidP="00874469">
            <w:pPr>
              <w:pStyle w:val="XML1"/>
              <w:rPr>
                <w:ins w:id="13757" w:author="Anees Shaikh" w:date="2013-10-07T01:10:00Z"/>
              </w:rPr>
              <w:pPrChange w:id="13758" w:author="Anees Shaikh" w:date="2013-10-07T01:11:00Z">
                <w:pPr>
                  <w:pStyle w:val="XML1"/>
                </w:pPr>
              </w:pPrChange>
            </w:pPr>
            <w:ins w:id="13759" w:author="Anees Shaikh" w:date="2013-10-07T01:10:00Z">
              <w:r>
                <w:t xml:space="preserve">                    &lt;xs:element name="metadata-match" minOccurs="0"  type="hex-binary"&gt;</w:t>
              </w:r>
            </w:ins>
          </w:p>
          <w:p w14:paraId="2298A6E7" w14:textId="77777777" w:rsidR="00874469" w:rsidRDefault="00874469" w:rsidP="00874469">
            <w:pPr>
              <w:pStyle w:val="XML1"/>
              <w:rPr>
                <w:ins w:id="13760" w:author="Anees Shaikh" w:date="2013-10-07T01:10:00Z"/>
              </w:rPr>
              <w:pPrChange w:id="13761" w:author="Anees Shaikh" w:date="2013-10-07T01:11:00Z">
                <w:pPr>
                  <w:pStyle w:val="XML1"/>
                </w:pPr>
              </w:pPrChange>
            </w:pPr>
            <w:ins w:id="13762" w:author="Anees Shaikh" w:date="2013-10-07T01:10:00Z">
              <w:r>
                <w:t xml:space="preserve">                      &lt;xs:annotation&gt;</w:t>
              </w:r>
            </w:ins>
          </w:p>
          <w:p w14:paraId="5547BABE" w14:textId="77777777" w:rsidR="00874469" w:rsidRDefault="00874469" w:rsidP="00874469">
            <w:pPr>
              <w:pStyle w:val="XML1"/>
              <w:rPr>
                <w:ins w:id="13763" w:author="Anees Shaikh" w:date="2013-10-07T01:10:00Z"/>
              </w:rPr>
              <w:pPrChange w:id="13764" w:author="Anees Shaikh" w:date="2013-10-07T01:11:00Z">
                <w:pPr>
                  <w:pStyle w:val="XML1"/>
                </w:pPr>
              </w:pPrChange>
            </w:pPr>
            <w:ins w:id="13765" w:author="Anees Shaikh" w:date="2013-10-07T01:10:00Z">
              <w:r>
                <w:t xml:space="preserve">                        &lt;xs:documentation&gt;</w:t>
              </w:r>
            </w:ins>
          </w:p>
          <w:p w14:paraId="3BD3E829" w14:textId="77777777" w:rsidR="00874469" w:rsidRDefault="00874469" w:rsidP="00874469">
            <w:pPr>
              <w:pStyle w:val="XML1"/>
              <w:rPr>
                <w:ins w:id="13766" w:author="Anees Shaikh" w:date="2013-10-07T01:10:00Z"/>
              </w:rPr>
              <w:pPrChange w:id="13767" w:author="Anees Shaikh" w:date="2013-10-07T01:11:00Z">
                <w:pPr>
                  <w:pStyle w:val="XML1"/>
                </w:pPr>
              </w:pPrChange>
            </w:pPr>
            <w:ins w:id="13768" w:author="Anees Shaikh" w:date="2013-10-07T01:10:00Z">
              <w:r>
                <w:t xml:space="preserve">                          This element indicates the bits of the metadata field on which the flow</w:t>
              </w:r>
            </w:ins>
          </w:p>
          <w:p w14:paraId="4B7E3E44" w14:textId="77777777" w:rsidR="00874469" w:rsidRDefault="00874469" w:rsidP="00874469">
            <w:pPr>
              <w:pStyle w:val="XML1"/>
              <w:rPr>
                <w:ins w:id="13769" w:author="Anees Shaikh" w:date="2013-10-07T01:10:00Z"/>
              </w:rPr>
              <w:pPrChange w:id="13770" w:author="Anees Shaikh" w:date="2013-10-07T01:11:00Z">
                <w:pPr>
                  <w:pStyle w:val="XML1"/>
                </w:pPr>
              </w:pPrChange>
            </w:pPr>
            <w:ins w:id="13771" w:author="Anees Shaikh" w:date="2013-10-07T01:10:00Z">
              <w:r>
                <w:t xml:space="preserve">                                table can match.  It is represented as 64-bit integer in</w:t>
              </w:r>
            </w:ins>
          </w:p>
          <w:p w14:paraId="45279A95" w14:textId="77777777" w:rsidR="00874469" w:rsidRDefault="00874469" w:rsidP="00874469">
            <w:pPr>
              <w:pStyle w:val="XML1"/>
              <w:rPr>
                <w:ins w:id="13772" w:author="Anees Shaikh" w:date="2013-10-07T01:10:00Z"/>
              </w:rPr>
              <w:pPrChange w:id="13773" w:author="Anees Shaikh" w:date="2013-10-07T01:11:00Z">
                <w:pPr>
                  <w:pStyle w:val="XML1"/>
                </w:pPr>
              </w:pPrChange>
            </w:pPr>
            <w:ins w:id="13774" w:author="Anees Shaikh" w:date="2013-10-07T01:10:00Z">
              <w:r>
                <w:t xml:space="preserve">                                hexadecimal digits([0-9a-fA-F]) format.</w:t>
              </w:r>
            </w:ins>
          </w:p>
          <w:p w14:paraId="1B6224D7" w14:textId="77777777" w:rsidR="00874469" w:rsidRDefault="00874469" w:rsidP="00874469">
            <w:pPr>
              <w:pStyle w:val="XML1"/>
              <w:rPr>
                <w:ins w:id="13775" w:author="Anees Shaikh" w:date="2013-10-07T01:10:00Z"/>
              </w:rPr>
              <w:pPrChange w:id="13776" w:author="Anees Shaikh" w:date="2013-10-07T01:11:00Z">
                <w:pPr>
                  <w:pStyle w:val="XML1"/>
                </w:pPr>
              </w:pPrChange>
            </w:pPr>
            <w:ins w:id="13777" w:author="Anees Shaikh" w:date="2013-10-07T01:10:00Z">
              <w:r>
                <w:t xml:space="preserve">                        &lt;/xs:documentation&gt;</w:t>
              </w:r>
            </w:ins>
          </w:p>
          <w:p w14:paraId="1F2C165D" w14:textId="77777777" w:rsidR="00874469" w:rsidRDefault="00874469" w:rsidP="00874469">
            <w:pPr>
              <w:pStyle w:val="XML1"/>
              <w:rPr>
                <w:ins w:id="13778" w:author="Anees Shaikh" w:date="2013-10-07T01:10:00Z"/>
              </w:rPr>
              <w:pPrChange w:id="13779" w:author="Anees Shaikh" w:date="2013-10-07T01:11:00Z">
                <w:pPr>
                  <w:pStyle w:val="XML1"/>
                </w:pPr>
              </w:pPrChange>
            </w:pPr>
            <w:ins w:id="13780" w:author="Anees Shaikh" w:date="2013-10-07T01:10:00Z">
              <w:r>
                <w:t xml:space="preserve">                      &lt;/xs:annotation&gt;</w:t>
              </w:r>
            </w:ins>
          </w:p>
          <w:p w14:paraId="7962A17C" w14:textId="77777777" w:rsidR="00874469" w:rsidRDefault="00874469" w:rsidP="00874469">
            <w:pPr>
              <w:pStyle w:val="XML1"/>
              <w:rPr>
                <w:ins w:id="13781" w:author="Anees Shaikh" w:date="2013-10-07T01:10:00Z"/>
              </w:rPr>
              <w:pPrChange w:id="13782" w:author="Anees Shaikh" w:date="2013-10-07T01:11:00Z">
                <w:pPr>
                  <w:pStyle w:val="XML1"/>
                </w:pPr>
              </w:pPrChange>
            </w:pPr>
            <w:ins w:id="13783" w:author="Anees Shaikh" w:date="2013-10-07T01:10:00Z">
              <w:r>
                <w:t xml:space="preserve">                    &lt;/xs:element&gt;</w:t>
              </w:r>
            </w:ins>
          </w:p>
          <w:p w14:paraId="57D9F89F" w14:textId="77777777" w:rsidR="00874469" w:rsidRDefault="00874469" w:rsidP="00874469">
            <w:pPr>
              <w:pStyle w:val="XML1"/>
              <w:rPr>
                <w:ins w:id="13784" w:author="Anees Shaikh" w:date="2013-10-07T01:10:00Z"/>
              </w:rPr>
              <w:pPrChange w:id="13785" w:author="Anees Shaikh" w:date="2013-10-07T01:11:00Z">
                <w:pPr>
                  <w:pStyle w:val="XML1"/>
                </w:pPr>
              </w:pPrChange>
            </w:pPr>
            <w:ins w:id="13786" w:author="Anees Shaikh" w:date="2013-10-07T01:10:00Z">
              <w:r>
                <w:t xml:space="preserve">                    &lt;xs:element name="metadata-write" minOccurs="0"  type="hex-binary"&gt;</w:t>
              </w:r>
            </w:ins>
          </w:p>
          <w:p w14:paraId="6023DF39" w14:textId="77777777" w:rsidR="00874469" w:rsidRDefault="00874469" w:rsidP="00874469">
            <w:pPr>
              <w:pStyle w:val="XML1"/>
              <w:rPr>
                <w:ins w:id="13787" w:author="Anees Shaikh" w:date="2013-10-07T01:10:00Z"/>
              </w:rPr>
              <w:pPrChange w:id="13788" w:author="Anees Shaikh" w:date="2013-10-07T01:11:00Z">
                <w:pPr>
                  <w:pStyle w:val="XML1"/>
                </w:pPr>
              </w:pPrChange>
            </w:pPr>
            <w:ins w:id="13789" w:author="Anees Shaikh" w:date="2013-10-07T01:10:00Z">
              <w:r>
                <w:t xml:space="preserve">                      &lt;xs:annotation&gt;</w:t>
              </w:r>
            </w:ins>
          </w:p>
          <w:p w14:paraId="5B378A63" w14:textId="77777777" w:rsidR="00874469" w:rsidRDefault="00874469" w:rsidP="00874469">
            <w:pPr>
              <w:pStyle w:val="XML1"/>
              <w:rPr>
                <w:ins w:id="13790" w:author="Anees Shaikh" w:date="2013-10-07T01:10:00Z"/>
              </w:rPr>
              <w:pPrChange w:id="13791" w:author="Anees Shaikh" w:date="2013-10-07T01:11:00Z">
                <w:pPr>
                  <w:pStyle w:val="XML1"/>
                </w:pPr>
              </w:pPrChange>
            </w:pPr>
            <w:ins w:id="13792" w:author="Anees Shaikh" w:date="2013-10-07T01:10:00Z">
              <w:r>
                <w:t xml:space="preserve">                        &lt;xs:documentation&gt;</w:t>
              </w:r>
            </w:ins>
          </w:p>
          <w:p w14:paraId="7CC4DB64" w14:textId="77777777" w:rsidR="00874469" w:rsidRDefault="00874469" w:rsidP="00874469">
            <w:pPr>
              <w:pStyle w:val="XML1"/>
              <w:rPr>
                <w:ins w:id="13793" w:author="Anees Shaikh" w:date="2013-10-07T01:10:00Z"/>
              </w:rPr>
              <w:pPrChange w:id="13794" w:author="Anees Shaikh" w:date="2013-10-07T01:11:00Z">
                <w:pPr>
                  <w:pStyle w:val="XML1"/>
                </w:pPr>
              </w:pPrChange>
            </w:pPr>
            <w:ins w:id="13795" w:author="Anees Shaikh" w:date="2013-10-07T01:10:00Z">
              <w:r>
                <w:t xml:space="preserve">                          This element indicates the bits of the metadata field on which flow</w:t>
              </w:r>
            </w:ins>
          </w:p>
          <w:p w14:paraId="27218CF5" w14:textId="77777777" w:rsidR="00874469" w:rsidRDefault="00874469" w:rsidP="00874469">
            <w:pPr>
              <w:pStyle w:val="XML1"/>
              <w:rPr>
                <w:ins w:id="13796" w:author="Anees Shaikh" w:date="2013-10-07T01:10:00Z"/>
              </w:rPr>
              <w:pPrChange w:id="13797" w:author="Anees Shaikh" w:date="2013-10-07T01:11:00Z">
                <w:pPr>
                  <w:pStyle w:val="XML1"/>
                </w:pPr>
              </w:pPrChange>
            </w:pPr>
            <w:ins w:id="13798" w:author="Anees Shaikh" w:date="2013-10-07T01:10:00Z">
              <w:r>
                <w:t xml:space="preserve">                                 table can write using the 'write-metadata' instruction.  It is</w:t>
              </w:r>
            </w:ins>
          </w:p>
          <w:p w14:paraId="4D294FC5" w14:textId="77777777" w:rsidR="00874469" w:rsidRDefault="00874469" w:rsidP="00874469">
            <w:pPr>
              <w:pStyle w:val="XML1"/>
              <w:rPr>
                <w:ins w:id="13799" w:author="Anees Shaikh" w:date="2013-10-07T01:10:00Z"/>
              </w:rPr>
              <w:pPrChange w:id="13800" w:author="Anees Shaikh" w:date="2013-10-07T01:11:00Z">
                <w:pPr>
                  <w:pStyle w:val="XML1"/>
                </w:pPr>
              </w:pPrChange>
            </w:pPr>
            <w:ins w:id="13801" w:author="Anees Shaikh" w:date="2013-10-07T01:10:00Z">
              <w:r>
                <w:t xml:space="preserve">                                 represented as 64-bit integer in hexadecimal digits([0-9a-fA-F])</w:t>
              </w:r>
            </w:ins>
          </w:p>
          <w:p w14:paraId="44E61E52" w14:textId="77777777" w:rsidR="00874469" w:rsidRDefault="00874469" w:rsidP="00874469">
            <w:pPr>
              <w:pStyle w:val="XML1"/>
              <w:rPr>
                <w:ins w:id="13802" w:author="Anees Shaikh" w:date="2013-10-07T01:10:00Z"/>
              </w:rPr>
              <w:pPrChange w:id="13803" w:author="Anees Shaikh" w:date="2013-10-07T01:11:00Z">
                <w:pPr>
                  <w:pStyle w:val="XML1"/>
                </w:pPr>
              </w:pPrChange>
            </w:pPr>
            <w:ins w:id="13804" w:author="Anees Shaikh" w:date="2013-10-07T01:10:00Z">
              <w:r>
                <w:t xml:space="preserve">                                 format.</w:t>
              </w:r>
            </w:ins>
          </w:p>
          <w:p w14:paraId="4B25FCE4" w14:textId="77777777" w:rsidR="00874469" w:rsidRDefault="00874469" w:rsidP="00874469">
            <w:pPr>
              <w:pStyle w:val="XML1"/>
              <w:rPr>
                <w:ins w:id="13805" w:author="Anees Shaikh" w:date="2013-10-07T01:10:00Z"/>
              </w:rPr>
              <w:pPrChange w:id="13806" w:author="Anees Shaikh" w:date="2013-10-07T01:11:00Z">
                <w:pPr>
                  <w:pStyle w:val="XML1"/>
                </w:pPr>
              </w:pPrChange>
            </w:pPr>
            <w:ins w:id="13807" w:author="Anees Shaikh" w:date="2013-10-07T01:10:00Z">
              <w:r>
                <w:t xml:space="preserve">                        &lt;/xs:documentation&gt;</w:t>
              </w:r>
            </w:ins>
          </w:p>
          <w:p w14:paraId="0B638D26" w14:textId="77777777" w:rsidR="00874469" w:rsidRDefault="00874469" w:rsidP="00874469">
            <w:pPr>
              <w:pStyle w:val="XML1"/>
              <w:rPr>
                <w:ins w:id="13808" w:author="Anees Shaikh" w:date="2013-10-07T01:10:00Z"/>
              </w:rPr>
              <w:pPrChange w:id="13809" w:author="Anees Shaikh" w:date="2013-10-07T01:11:00Z">
                <w:pPr>
                  <w:pStyle w:val="XML1"/>
                </w:pPr>
              </w:pPrChange>
            </w:pPr>
            <w:ins w:id="13810" w:author="Anees Shaikh" w:date="2013-10-07T01:10:00Z">
              <w:r>
                <w:t xml:space="preserve">                      &lt;/xs:annotation&gt;</w:t>
              </w:r>
            </w:ins>
          </w:p>
          <w:p w14:paraId="052AA7E0" w14:textId="77777777" w:rsidR="00874469" w:rsidRDefault="00874469" w:rsidP="00874469">
            <w:pPr>
              <w:pStyle w:val="XML1"/>
              <w:rPr>
                <w:ins w:id="13811" w:author="Anees Shaikh" w:date="2013-10-07T01:10:00Z"/>
              </w:rPr>
              <w:pPrChange w:id="13812" w:author="Anees Shaikh" w:date="2013-10-07T01:11:00Z">
                <w:pPr>
                  <w:pStyle w:val="XML1"/>
                </w:pPr>
              </w:pPrChange>
            </w:pPr>
            <w:ins w:id="13813" w:author="Anees Shaikh" w:date="2013-10-07T01:10:00Z">
              <w:r>
                <w:t xml:space="preserve">                    &lt;/xs:element&gt;</w:t>
              </w:r>
            </w:ins>
          </w:p>
          <w:p w14:paraId="5076F146" w14:textId="77777777" w:rsidR="00874469" w:rsidRDefault="00874469" w:rsidP="00874469">
            <w:pPr>
              <w:pStyle w:val="XML1"/>
              <w:rPr>
                <w:ins w:id="13814" w:author="Anees Shaikh" w:date="2013-10-07T01:10:00Z"/>
              </w:rPr>
              <w:pPrChange w:id="13815" w:author="Anees Shaikh" w:date="2013-10-07T01:11:00Z">
                <w:pPr>
                  <w:pStyle w:val="XML1"/>
                </w:pPr>
              </w:pPrChange>
            </w:pPr>
            <w:ins w:id="13816" w:author="Anees Shaikh" w:date="2013-10-07T01:10:00Z">
              <w:r>
                <w:t xml:space="preserve">                    &lt;xs:any minOccurs="0" maxOccurs="unbounded"</w:t>
              </w:r>
            </w:ins>
          </w:p>
          <w:p w14:paraId="7E12ED68" w14:textId="77777777" w:rsidR="00874469" w:rsidRDefault="00874469" w:rsidP="00874469">
            <w:pPr>
              <w:pStyle w:val="XML1"/>
              <w:rPr>
                <w:ins w:id="13817" w:author="Anees Shaikh" w:date="2013-10-07T01:10:00Z"/>
              </w:rPr>
              <w:pPrChange w:id="13818" w:author="Anees Shaikh" w:date="2013-10-07T01:11:00Z">
                <w:pPr>
                  <w:pStyle w:val="XML1"/>
                </w:pPr>
              </w:pPrChange>
            </w:pPr>
            <w:ins w:id="13819" w:author="Anees Shaikh" w:date="2013-10-07T01:10:00Z">
              <w:r>
                <w:t xml:space="preserve">                            namespace="##other" processContents="lax"/&gt;</w:t>
              </w:r>
            </w:ins>
          </w:p>
          <w:p w14:paraId="372AACF6" w14:textId="77777777" w:rsidR="00874469" w:rsidRDefault="00874469" w:rsidP="00874469">
            <w:pPr>
              <w:pStyle w:val="XML1"/>
              <w:rPr>
                <w:ins w:id="13820" w:author="Anees Shaikh" w:date="2013-10-07T01:10:00Z"/>
              </w:rPr>
              <w:pPrChange w:id="13821" w:author="Anees Shaikh" w:date="2013-10-07T01:11:00Z">
                <w:pPr>
                  <w:pStyle w:val="XML1"/>
                </w:pPr>
              </w:pPrChange>
            </w:pPr>
            <w:ins w:id="13822" w:author="Anees Shaikh" w:date="2013-10-07T01:10:00Z">
              <w:r>
                <w:t xml:space="preserve">                  &lt;/xs:sequence&gt;</w:t>
              </w:r>
            </w:ins>
          </w:p>
          <w:p w14:paraId="7B3A2EB5" w14:textId="77777777" w:rsidR="00874469" w:rsidRDefault="00874469" w:rsidP="00874469">
            <w:pPr>
              <w:pStyle w:val="XML1"/>
              <w:rPr>
                <w:ins w:id="13823" w:author="Anees Shaikh" w:date="2013-10-07T01:10:00Z"/>
              </w:rPr>
              <w:pPrChange w:id="13824" w:author="Anees Shaikh" w:date="2013-10-07T01:11:00Z">
                <w:pPr>
                  <w:pStyle w:val="XML1"/>
                </w:pPr>
              </w:pPrChange>
            </w:pPr>
            <w:ins w:id="13825" w:author="Anees Shaikh" w:date="2013-10-07T01:10:00Z">
              <w:r>
                <w:t xml:space="preserve">                &lt;/xs:complexType&gt;</w:t>
              </w:r>
            </w:ins>
          </w:p>
          <w:p w14:paraId="021ED1B0" w14:textId="77777777" w:rsidR="00874469" w:rsidRDefault="00874469" w:rsidP="00874469">
            <w:pPr>
              <w:pStyle w:val="XML1"/>
              <w:rPr>
                <w:ins w:id="13826" w:author="Anees Shaikh" w:date="2013-10-07T01:10:00Z"/>
              </w:rPr>
              <w:pPrChange w:id="13827" w:author="Anees Shaikh" w:date="2013-10-07T01:11:00Z">
                <w:pPr>
                  <w:pStyle w:val="XML1"/>
                </w:pPr>
              </w:pPrChange>
            </w:pPr>
            <w:ins w:id="13828" w:author="Anees Shaikh" w:date="2013-10-07T01:10:00Z">
              <w:r>
                <w:t xml:space="preserve">              &lt;/xs:element&gt;</w:t>
              </w:r>
            </w:ins>
          </w:p>
          <w:p w14:paraId="735F1132" w14:textId="77777777" w:rsidR="00874469" w:rsidRDefault="00874469" w:rsidP="00874469">
            <w:pPr>
              <w:pStyle w:val="XML1"/>
              <w:rPr>
                <w:ins w:id="13829" w:author="Anees Shaikh" w:date="2013-10-07T01:10:00Z"/>
              </w:rPr>
              <w:pPrChange w:id="13830" w:author="Anees Shaikh" w:date="2013-10-07T01:11:00Z">
                <w:pPr>
                  <w:pStyle w:val="XML1"/>
                </w:pPr>
              </w:pPrChange>
            </w:pPr>
            <w:ins w:id="13831" w:author="Anees Shaikh" w:date="2013-10-07T01:10:00Z">
              <w:r>
                <w:t xml:space="preserve">              &lt;xs:any minOccurs="0" maxOccurs="unbounded"</w:t>
              </w:r>
            </w:ins>
          </w:p>
          <w:p w14:paraId="21239737" w14:textId="77777777" w:rsidR="00874469" w:rsidRDefault="00874469" w:rsidP="00874469">
            <w:pPr>
              <w:pStyle w:val="XML1"/>
              <w:rPr>
                <w:ins w:id="13832" w:author="Anees Shaikh" w:date="2013-10-07T01:10:00Z"/>
              </w:rPr>
              <w:pPrChange w:id="13833" w:author="Anees Shaikh" w:date="2013-10-07T01:11:00Z">
                <w:pPr>
                  <w:pStyle w:val="XML1"/>
                </w:pPr>
              </w:pPrChange>
            </w:pPr>
            <w:ins w:id="13834" w:author="Anees Shaikh" w:date="2013-10-07T01:10:00Z">
              <w:r>
                <w:t xml:space="preserve">                      namespace="##other" processContents="lax"/&gt;</w:t>
              </w:r>
            </w:ins>
          </w:p>
          <w:p w14:paraId="6D6CE0AF" w14:textId="77777777" w:rsidR="00874469" w:rsidRDefault="00874469" w:rsidP="00874469">
            <w:pPr>
              <w:pStyle w:val="XML1"/>
              <w:rPr>
                <w:ins w:id="13835" w:author="Anees Shaikh" w:date="2013-10-07T01:10:00Z"/>
              </w:rPr>
              <w:pPrChange w:id="13836" w:author="Anees Shaikh" w:date="2013-10-07T01:11:00Z">
                <w:pPr>
                  <w:pStyle w:val="XML1"/>
                </w:pPr>
              </w:pPrChange>
            </w:pPr>
            <w:ins w:id="13837" w:author="Anees Shaikh" w:date="2013-10-07T01:10:00Z">
              <w:r>
                <w:t xml:space="preserve">            &lt;/xs:sequence&gt;</w:t>
              </w:r>
            </w:ins>
          </w:p>
          <w:p w14:paraId="04F49343" w14:textId="77777777" w:rsidR="00874469" w:rsidRDefault="00874469" w:rsidP="00874469">
            <w:pPr>
              <w:pStyle w:val="XML1"/>
              <w:rPr>
                <w:ins w:id="13838" w:author="Anees Shaikh" w:date="2013-10-07T01:10:00Z"/>
              </w:rPr>
              <w:pPrChange w:id="13839" w:author="Anees Shaikh" w:date="2013-10-07T01:11:00Z">
                <w:pPr>
                  <w:pStyle w:val="XML1"/>
                </w:pPr>
              </w:pPrChange>
            </w:pPr>
            <w:ins w:id="13840" w:author="Anees Shaikh" w:date="2013-10-07T01:10:00Z">
              <w:r>
                <w:t xml:space="preserve">          &lt;/xs:complexType&gt;</w:t>
              </w:r>
            </w:ins>
          </w:p>
          <w:p w14:paraId="35C22438" w14:textId="77777777" w:rsidR="00874469" w:rsidRDefault="00874469" w:rsidP="00874469">
            <w:pPr>
              <w:pStyle w:val="XML1"/>
              <w:rPr>
                <w:ins w:id="13841" w:author="Anees Shaikh" w:date="2013-10-07T01:10:00Z"/>
              </w:rPr>
              <w:pPrChange w:id="13842" w:author="Anees Shaikh" w:date="2013-10-07T01:11:00Z">
                <w:pPr>
                  <w:pStyle w:val="XML1"/>
                </w:pPr>
              </w:pPrChange>
            </w:pPr>
            <w:ins w:id="13843" w:author="Anees Shaikh" w:date="2013-10-07T01:10:00Z">
              <w:r>
                <w:t xml:space="preserve">          &lt;xs:key name="key_resources_capable-switch_port"&gt;</w:t>
              </w:r>
            </w:ins>
          </w:p>
          <w:p w14:paraId="73F438A1" w14:textId="77777777" w:rsidR="00874469" w:rsidRDefault="00874469" w:rsidP="00874469">
            <w:pPr>
              <w:pStyle w:val="XML1"/>
              <w:rPr>
                <w:ins w:id="13844" w:author="Anees Shaikh" w:date="2013-10-07T01:10:00Z"/>
              </w:rPr>
              <w:pPrChange w:id="13845" w:author="Anees Shaikh" w:date="2013-10-07T01:11:00Z">
                <w:pPr>
                  <w:pStyle w:val="XML1"/>
                </w:pPr>
              </w:pPrChange>
            </w:pPr>
            <w:ins w:id="13846" w:author="Anees Shaikh" w:date="2013-10-07T01:10:00Z">
              <w:r>
                <w:t xml:space="preserve">            &lt;xs:selector xpath="of-config:port"/&gt;</w:t>
              </w:r>
            </w:ins>
          </w:p>
          <w:p w14:paraId="7B2D72D8" w14:textId="77777777" w:rsidR="00874469" w:rsidRDefault="00874469" w:rsidP="00874469">
            <w:pPr>
              <w:pStyle w:val="XML1"/>
              <w:rPr>
                <w:ins w:id="13847" w:author="Anees Shaikh" w:date="2013-10-07T01:10:00Z"/>
              </w:rPr>
              <w:pPrChange w:id="13848" w:author="Anees Shaikh" w:date="2013-10-07T01:11:00Z">
                <w:pPr>
                  <w:pStyle w:val="XML1"/>
                </w:pPr>
              </w:pPrChange>
            </w:pPr>
            <w:ins w:id="13849" w:author="Anees Shaikh" w:date="2013-10-07T01:10:00Z">
              <w:r>
                <w:t xml:space="preserve">            &lt;xs:field xpath="of-config:resource-id"/&gt;</w:t>
              </w:r>
            </w:ins>
          </w:p>
          <w:p w14:paraId="199BBA23" w14:textId="77777777" w:rsidR="00874469" w:rsidRDefault="00874469" w:rsidP="00874469">
            <w:pPr>
              <w:pStyle w:val="XML1"/>
              <w:rPr>
                <w:ins w:id="13850" w:author="Anees Shaikh" w:date="2013-10-07T01:10:00Z"/>
              </w:rPr>
              <w:pPrChange w:id="13851" w:author="Anees Shaikh" w:date="2013-10-07T01:11:00Z">
                <w:pPr>
                  <w:pStyle w:val="XML1"/>
                </w:pPr>
              </w:pPrChange>
            </w:pPr>
            <w:ins w:id="13852" w:author="Anees Shaikh" w:date="2013-10-07T01:10:00Z">
              <w:r>
                <w:t xml:space="preserve">          &lt;/xs:key&gt;</w:t>
              </w:r>
            </w:ins>
          </w:p>
          <w:p w14:paraId="06409953" w14:textId="77777777" w:rsidR="00874469" w:rsidRDefault="00874469" w:rsidP="00874469">
            <w:pPr>
              <w:pStyle w:val="XML1"/>
              <w:rPr>
                <w:ins w:id="13853" w:author="Anees Shaikh" w:date="2013-10-07T01:10:00Z"/>
              </w:rPr>
              <w:pPrChange w:id="13854" w:author="Anees Shaikh" w:date="2013-10-07T01:11:00Z">
                <w:pPr>
                  <w:pStyle w:val="XML1"/>
                </w:pPr>
              </w:pPrChange>
            </w:pPr>
            <w:ins w:id="13855" w:author="Anees Shaikh" w:date="2013-10-07T01:10:00Z">
              <w:r>
                <w:t xml:space="preserve">          &lt;xs:key name="key_resources_capable-switch_queue"&gt;</w:t>
              </w:r>
            </w:ins>
          </w:p>
          <w:p w14:paraId="7746B900" w14:textId="77777777" w:rsidR="00874469" w:rsidRDefault="00874469" w:rsidP="00874469">
            <w:pPr>
              <w:pStyle w:val="XML1"/>
              <w:rPr>
                <w:ins w:id="13856" w:author="Anees Shaikh" w:date="2013-10-07T01:10:00Z"/>
              </w:rPr>
              <w:pPrChange w:id="13857" w:author="Anees Shaikh" w:date="2013-10-07T01:11:00Z">
                <w:pPr>
                  <w:pStyle w:val="XML1"/>
                </w:pPr>
              </w:pPrChange>
            </w:pPr>
            <w:ins w:id="13858" w:author="Anees Shaikh" w:date="2013-10-07T01:10:00Z">
              <w:r>
                <w:t xml:space="preserve">            &lt;xs:selector xpath="of-config:queue"/&gt;</w:t>
              </w:r>
            </w:ins>
          </w:p>
          <w:p w14:paraId="6F342983" w14:textId="77777777" w:rsidR="00874469" w:rsidRDefault="00874469" w:rsidP="00874469">
            <w:pPr>
              <w:pStyle w:val="XML1"/>
              <w:rPr>
                <w:ins w:id="13859" w:author="Anees Shaikh" w:date="2013-10-07T01:10:00Z"/>
              </w:rPr>
              <w:pPrChange w:id="13860" w:author="Anees Shaikh" w:date="2013-10-07T01:11:00Z">
                <w:pPr>
                  <w:pStyle w:val="XML1"/>
                </w:pPr>
              </w:pPrChange>
            </w:pPr>
            <w:ins w:id="13861" w:author="Anees Shaikh" w:date="2013-10-07T01:10:00Z">
              <w:r>
                <w:t xml:space="preserve">            &lt;xs:field xpath="of-config:resource-id"/&gt;</w:t>
              </w:r>
            </w:ins>
          </w:p>
          <w:p w14:paraId="3F2971D0" w14:textId="77777777" w:rsidR="00874469" w:rsidRDefault="00874469" w:rsidP="00874469">
            <w:pPr>
              <w:pStyle w:val="XML1"/>
              <w:rPr>
                <w:ins w:id="13862" w:author="Anees Shaikh" w:date="2013-10-07T01:10:00Z"/>
              </w:rPr>
              <w:pPrChange w:id="13863" w:author="Anees Shaikh" w:date="2013-10-07T01:11:00Z">
                <w:pPr>
                  <w:pStyle w:val="XML1"/>
                </w:pPr>
              </w:pPrChange>
            </w:pPr>
            <w:ins w:id="13864" w:author="Anees Shaikh" w:date="2013-10-07T01:10:00Z">
              <w:r>
                <w:t xml:space="preserve">          &lt;/xs:key&gt;</w:t>
              </w:r>
            </w:ins>
          </w:p>
          <w:p w14:paraId="34000FB5" w14:textId="77777777" w:rsidR="00874469" w:rsidRDefault="00874469" w:rsidP="00874469">
            <w:pPr>
              <w:pStyle w:val="XML1"/>
              <w:rPr>
                <w:ins w:id="13865" w:author="Anees Shaikh" w:date="2013-10-07T01:10:00Z"/>
              </w:rPr>
              <w:pPrChange w:id="13866" w:author="Anees Shaikh" w:date="2013-10-07T01:11:00Z">
                <w:pPr>
                  <w:pStyle w:val="XML1"/>
                </w:pPr>
              </w:pPrChange>
            </w:pPr>
            <w:ins w:id="13867" w:author="Anees Shaikh" w:date="2013-10-07T01:10:00Z">
              <w:r>
                <w:t xml:space="preserve">          &lt;xs:key name="key_resources_capable-switch_owned-certificate"&gt;</w:t>
              </w:r>
            </w:ins>
          </w:p>
          <w:p w14:paraId="01674FC0" w14:textId="77777777" w:rsidR="00874469" w:rsidRDefault="00874469" w:rsidP="00874469">
            <w:pPr>
              <w:pStyle w:val="XML1"/>
              <w:rPr>
                <w:ins w:id="13868" w:author="Anees Shaikh" w:date="2013-10-07T01:10:00Z"/>
              </w:rPr>
              <w:pPrChange w:id="13869" w:author="Anees Shaikh" w:date="2013-10-07T01:11:00Z">
                <w:pPr>
                  <w:pStyle w:val="XML1"/>
                </w:pPr>
              </w:pPrChange>
            </w:pPr>
            <w:ins w:id="13870" w:author="Anees Shaikh" w:date="2013-10-07T01:10:00Z">
              <w:r>
                <w:t xml:space="preserve">            &lt;xs:selector xpath="of-config:owned-certificate"/&gt;</w:t>
              </w:r>
            </w:ins>
          </w:p>
          <w:p w14:paraId="736B26AE" w14:textId="77777777" w:rsidR="00874469" w:rsidRDefault="00874469" w:rsidP="00874469">
            <w:pPr>
              <w:pStyle w:val="XML1"/>
              <w:rPr>
                <w:ins w:id="13871" w:author="Anees Shaikh" w:date="2013-10-07T01:10:00Z"/>
              </w:rPr>
              <w:pPrChange w:id="13872" w:author="Anees Shaikh" w:date="2013-10-07T01:11:00Z">
                <w:pPr>
                  <w:pStyle w:val="XML1"/>
                </w:pPr>
              </w:pPrChange>
            </w:pPr>
            <w:ins w:id="13873" w:author="Anees Shaikh" w:date="2013-10-07T01:10:00Z">
              <w:r>
                <w:t xml:space="preserve">            &lt;xs:field xpath="of-config:resource-id"/&gt;</w:t>
              </w:r>
            </w:ins>
          </w:p>
          <w:p w14:paraId="70B7C850" w14:textId="77777777" w:rsidR="00874469" w:rsidRDefault="00874469" w:rsidP="00874469">
            <w:pPr>
              <w:pStyle w:val="XML1"/>
              <w:rPr>
                <w:ins w:id="13874" w:author="Anees Shaikh" w:date="2013-10-07T01:10:00Z"/>
              </w:rPr>
              <w:pPrChange w:id="13875" w:author="Anees Shaikh" w:date="2013-10-07T01:11:00Z">
                <w:pPr>
                  <w:pStyle w:val="XML1"/>
                </w:pPr>
              </w:pPrChange>
            </w:pPr>
            <w:ins w:id="13876" w:author="Anees Shaikh" w:date="2013-10-07T01:10:00Z">
              <w:r>
                <w:t xml:space="preserve">          &lt;/xs:key&gt;</w:t>
              </w:r>
            </w:ins>
          </w:p>
          <w:p w14:paraId="558C880B" w14:textId="77777777" w:rsidR="00874469" w:rsidRDefault="00874469" w:rsidP="00874469">
            <w:pPr>
              <w:pStyle w:val="XML1"/>
              <w:rPr>
                <w:ins w:id="13877" w:author="Anees Shaikh" w:date="2013-10-07T01:10:00Z"/>
              </w:rPr>
              <w:pPrChange w:id="13878" w:author="Anees Shaikh" w:date="2013-10-07T01:11:00Z">
                <w:pPr>
                  <w:pStyle w:val="XML1"/>
                </w:pPr>
              </w:pPrChange>
            </w:pPr>
            <w:ins w:id="13879" w:author="Anees Shaikh" w:date="2013-10-07T01:10:00Z">
              <w:r>
                <w:t xml:space="preserve">          &lt;xs:key name="key_resources_capable-switch_external-certificate"&gt;</w:t>
              </w:r>
            </w:ins>
          </w:p>
          <w:p w14:paraId="0B4BE5E4" w14:textId="77777777" w:rsidR="00874469" w:rsidRDefault="00874469" w:rsidP="00874469">
            <w:pPr>
              <w:pStyle w:val="XML1"/>
              <w:rPr>
                <w:ins w:id="13880" w:author="Anees Shaikh" w:date="2013-10-07T01:10:00Z"/>
              </w:rPr>
              <w:pPrChange w:id="13881" w:author="Anees Shaikh" w:date="2013-10-07T01:11:00Z">
                <w:pPr>
                  <w:pStyle w:val="XML1"/>
                </w:pPr>
              </w:pPrChange>
            </w:pPr>
            <w:ins w:id="13882" w:author="Anees Shaikh" w:date="2013-10-07T01:10:00Z">
              <w:r>
                <w:t xml:space="preserve">            &lt;xs:selector xpath="of-config:external-certificate"/&gt;</w:t>
              </w:r>
            </w:ins>
          </w:p>
          <w:p w14:paraId="79BF11C6" w14:textId="77777777" w:rsidR="00874469" w:rsidRDefault="00874469" w:rsidP="00874469">
            <w:pPr>
              <w:pStyle w:val="XML1"/>
              <w:rPr>
                <w:ins w:id="13883" w:author="Anees Shaikh" w:date="2013-10-07T01:10:00Z"/>
              </w:rPr>
              <w:pPrChange w:id="13884" w:author="Anees Shaikh" w:date="2013-10-07T01:11:00Z">
                <w:pPr>
                  <w:pStyle w:val="XML1"/>
                </w:pPr>
              </w:pPrChange>
            </w:pPr>
            <w:ins w:id="13885" w:author="Anees Shaikh" w:date="2013-10-07T01:10:00Z">
              <w:r>
                <w:t xml:space="preserve">            &lt;xs:field xpath="of-config:resource-id"/&gt;</w:t>
              </w:r>
            </w:ins>
          </w:p>
          <w:p w14:paraId="3219D0BE" w14:textId="77777777" w:rsidR="00874469" w:rsidRDefault="00874469" w:rsidP="00874469">
            <w:pPr>
              <w:pStyle w:val="XML1"/>
              <w:rPr>
                <w:ins w:id="13886" w:author="Anees Shaikh" w:date="2013-10-07T01:10:00Z"/>
              </w:rPr>
              <w:pPrChange w:id="13887" w:author="Anees Shaikh" w:date="2013-10-07T01:11:00Z">
                <w:pPr>
                  <w:pStyle w:val="XML1"/>
                </w:pPr>
              </w:pPrChange>
            </w:pPr>
            <w:ins w:id="13888" w:author="Anees Shaikh" w:date="2013-10-07T01:10:00Z">
              <w:r>
                <w:t xml:space="preserve">          &lt;/xs:key&gt;</w:t>
              </w:r>
            </w:ins>
          </w:p>
          <w:p w14:paraId="2369CD96" w14:textId="77777777" w:rsidR="00874469" w:rsidRDefault="00874469" w:rsidP="00874469">
            <w:pPr>
              <w:pStyle w:val="XML1"/>
              <w:rPr>
                <w:ins w:id="13889" w:author="Anees Shaikh" w:date="2013-10-07T01:10:00Z"/>
              </w:rPr>
              <w:pPrChange w:id="13890" w:author="Anees Shaikh" w:date="2013-10-07T01:11:00Z">
                <w:pPr>
                  <w:pStyle w:val="XML1"/>
                </w:pPr>
              </w:pPrChange>
            </w:pPr>
            <w:ins w:id="13891" w:author="Anees Shaikh" w:date="2013-10-07T01:10:00Z">
              <w:r>
                <w:t xml:space="preserve">          &lt;xs:key name="key_resources_capable-switch_flow-table"&gt;</w:t>
              </w:r>
            </w:ins>
          </w:p>
          <w:p w14:paraId="2D00AEB0" w14:textId="77777777" w:rsidR="00874469" w:rsidRDefault="00874469" w:rsidP="00874469">
            <w:pPr>
              <w:pStyle w:val="XML1"/>
              <w:rPr>
                <w:ins w:id="13892" w:author="Anees Shaikh" w:date="2013-10-07T01:10:00Z"/>
              </w:rPr>
              <w:pPrChange w:id="13893" w:author="Anees Shaikh" w:date="2013-10-07T01:11:00Z">
                <w:pPr>
                  <w:pStyle w:val="XML1"/>
                </w:pPr>
              </w:pPrChange>
            </w:pPr>
            <w:ins w:id="13894" w:author="Anees Shaikh" w:date="2013-10-07T01:10:00Z">
              <w:r>
                <w:t xml:space="preserve">            &lt;xs:selector xpath="of-config:flow-table"/&gt;</w:t>
              </w:r>
            </w:ins>
          </w:p>
          <w:p w14:paraId="0E3A5C73" w14:textId="77777777" w:rsidR="00874469" w:rsidRDefault="00874469" w:rsidP="00874469">
            <w:pPr>
              <w:pStyle w:val="XML1"/>
              <w:rPr>
                <w:ins w:id="13895" w:author="Anees Shaikh" w:date="2013-10-07T01:10:00Z"/>
              </w:rPr>
              <w:pPrChange w:id="13896" w:author="Anees Shaikh" w:date="2013-10-07T01:11:00Z">
                <w:pPr>
                  <w:pStyle w:val="XML1"/>
                </w:pPr>
              </w:pPrChange>
            </w:pPr>
            <w:ins w:id="13897" w:author="Anees Shaikh" w:date="2013-10-07T01:10:00Z">
              <w:r>
                <w:lastRenderedPageBreak/>
                <w:t xml:space="preserve">            &lt;xs:field xpath="of-config:resource-id"/&gt;</w:t>
              </w:r>
            </w:ins>
          </w:p>
          <w:p w14:paraId="6FF95854" w14:textId="77777777" w:rsidR="00874469" w:rsidRDefault="00874469" w:rsidP="00874469">
            <w:pPr>
              <w:pStyle w:val="XML1"/>
              <w:rPr>
                <w:ins w:id="13898" w:author="Anees Shaikh" w:date="2013-10-07T01:10:00Z"/>
              </w:rPr>
              <w:pPrChange w:id="13899" w:author="Anees Shaikh" w:date="2013-10-07T01:11:00Z">
                <w:pPr>
                  <w:pStyle w:val="XML1"/>
                </w:pPr>
              </w:pPrChange>
            </w:pPr>
            <w:ins w:id="13900" w:author="Anees Shaikh" w:date="2013-10-07T01:10:00Z">
              <w:r>
                <w:t xml:space="preserve">          &lt;/xs:key&gt;</w:t>
              </w:r>
            </w:ins>
          </w:p>
          <w:p w14:paraId="4BBE8354" w14:textId="77777777" w:rsidR="00874469" w:rsidRDefault="00874469" w:rsidP="00874469">
            <w:pPr>
              <w:pStyle w:val="XML1"/>
              <w:rPr>
                <w:ins w:id="13901" w:author="Anees Shaikh" w:date="2013-10-07T01:10:00Z"/>
              </w:rPr>
              <w:pPrChange w:id="13902" w:author="Anees Shaikh" w:date="2013-10-07T01:11:00Z">
                <w:pPr>
                  <w:pStyle w:val="XML1"/>
                </w:pPr>
              </w:pPrChange>
            </w:pPr>
            <w:ins w:id="13903" w:author="Anees Shaikh" w:date="2013-10-07T01:10:00Z">
              <w:r>
                <w:t xml:space="preserve">        &lt;/xs:element&gt;</w:t>
              </w:r>
            </w:ins>
          </w:p>
          <w:p w14:paraId="66C10E3F" w14:textId="77777777" w:rsidR="00874469" w:rsidRDefault="00874469" w:rsidP="00874469">
            <w:pPr>
              <w:pStyle w:val="XML1"/>
              <w:rPr>
                <w:ins w:id="13904" w:author="Anees Shaikh" w:date="2013-10-07T01:10:00Z"/>
              </w:rPr>
              <w:pPrChange w:id="13905" w:author="Anees Shaikh" w:date="2013-10-07T01:11:00Z">
                <w:pPr>
                  <w:pStyle w:val="XML1"/>
                </w:pPr>
              </w:pPrChange>
            </w:pPr>
            <w:ins w:id="13906" w:author="Anees Shaikh" w:date="2013-10-07T01:10:00Z">
              <w:r>
                <w:t xml:space="preserve">        &lt;xs:element name="logical-switches" minOccurs="0"&gt;</w:t>
              </w:r>
            </w:ins>
          </w:p>
          <w:p w14:paraId="174C73D6" w14:textId="77777777" w:rsidR="00874469" w:rsidRDefault="00874469" w:rsidP="00874469">
            <w:pPr>
              <w:pStyle w:val="XML1"/>
              <w:rPr>
                <w:ins w:id="13907" w:author="Anees Shaikh" w:date="2013-10-07T01:10:00Z"/>
              </w:rPr>
              <w:pPrChange w:id="13908" w:author="Anees Shaikh" w:date="2013-10-07T01:11:00Z">
                <w:pPr>
                  <w:pStyle w:val="XML1"/>
                </w:pPr>
              </w:pPrChange>
            </w:pPr>
            <w:ins w:id="13909" w:author="Anees Shaikh" w:date="2013-10-07T01:10:00Z">
              <w:r>
                <w:t xml:space="preserve">          &lt;xs:annotation&gt;</w:t>
              </w:r>
            </w:ins>
          </w:p>
          <w:p w14:paraId="6B049043" w14:textId="77777777" w:rsidR="00874469" w:rsidRDefault="00874469" w:rsidP="00874469">
            <w:pPr>
              <w:pStyle w:val="XML1"/>
              <w:rPr>
                <w:ins w:id="13910" w:author="Anees Shaikh" w:date="2013-10-07T01:10:00Z"/>
              </w:rPr>
              <w:pPrChange w:id="13911" w:author="Anees Shaikh" w:date="2013-10-07T01:11:00Z">
                <w:pPr>
                  <w:pStyle w:val="XML1"/>
                </w:pPr>
              </w:pPrChange>
            </w:pPr>
            <w:ins w:id="13912" w:author="Anees Shaikh" w:date="2013-10-07T01:10:00Z">
              <w:r>
                <w:t xml:space="preserve">            &lt;xs:documentation&gt;</w:t>
              </w:r>
            </w:ins>
          </w:p>
          <w:p w14:paraId="291F4B09" w14:textId="77777777" w:rsidR="00874469" w:rsidRDefault="00874469" w:rsidP="00874469">
            <w:pPr>
              <w:pStyle w:val="XML1"/>
              <w:rPr>
                <w:ins w:id="13913" w:author="Anees Shaikh" w:date="2013-10-07T01:10:00Z"/>
              </w:rPr>
              <w:pPrChange w:id="13914" w:author="Anees Shaikh" w:date="2013-10-07T01:11:00Z">
                <w:pPr>
                  <w:pStyle w:val="XML1"/>
                </w:pPr>
              </w:pPrChange>
            </w:pPr>
            <w:ins w:id="13915" w:author="Anees Shaikh" w:date="2013-10-07T01:10:00Z">
              <w:r>
                <w:t xml:space="preserve">              This element contains a list of all OpenFlow Logical Switches available</w:t>
              </w:r>
            </w:ins>
          </w:p>
          <w:p w14:paraId="308E52F1" w14:textId="77777777" w:rsidR="00874469" w:rsidRDefault="00874469" w:rsidP="00874469">
            <w:pPr>
              <w:pStyle w:val="XML1"/>
              <w:rPr>
                <w:ins w:id="13916" w:author="Anees Shaikh" w:date="2013-10-07T01:10:00Z"/>
              </w:rPr>
              <w:pPrChange w:id="13917" w:author="Anees Shaikh" w:date="2013-10-07T01:11:00Z">
                <w:pPr>
                  <w:pStyle w:val="XML1"/>
                </w:pPr>
              </w:pPrChange>
            </w:pPr>
            <w:ins w:id="13918" w:author="Anees Shaikh" w:date="2013-10-07T01:10:00Z">
              <w:r>
                <w:t xml:space="preserve">                     at the OpenFlow Capable Switch.</w:t>
              </w:r>
            </w:ins>
          </w:p>
          <w:p w14:paraId="5F10A3A4" w14:textId="77777777" w:rsidR="00874469" w:rsidRDefault="00874469" w:rsidP="00874469">
            <w:pPr>
              <w:pStyle w:val="XML1"/>
              <w:rPr>
                <w:ins w:id="13919" w:author="Anees Shaikh" w:date="2013-10-07T01:10:00Z"/>
              </w:rPr>
              <w:pPrChange w:id="13920" w:author="Anees Shaikh" w:date="2013-10-07T01:11:00Z">
                <w:pPr>
                  <w:pStyle w:val="XML1"/>
                </w:pPr>
              </w:pPrChange>
            </w:pPr>
            <w:ins w:id="13921" w:author="Anees Shaikh" w:date="2013-10-07T01:10:00Z">
              <w:r>
                <w:t xml:space="preserve">            &lt;/xs:documentation&gt;</w:t>
              </w:r>
            </w:ins>
          </w:p>
          <w:p w14:paraId="1C62BE58" w14:textId="77777777" w:rsidR="00874469" w:rsidRDefault="00874469" w:rsidP="00874469">
            <w:pPr>
              <w:pStyle w:val="XML1"/>
              <w:rPr>
                <w:ins w:id="13922" w:author="Anees Shaikh" w:date="2013-10-07T01:10:00Z"/>
              </w:rPr>
              <w:pPrChange w:id="13923" w:author="Anees Shaikh" w:date="2013-10-07T01:11:00Z">
                <w:pPr>
                  <w:pStyle w:val="XML1"/>
                </w:pPr>
              </w:pPrChange>
            </w:pPr>
            <w:ins w:id="13924" w:author="Anees Shaikh" w:date="2013-10-07T01:10:00Z">
              <w:r>
                <w:t xml:space="preserve">          &lt;/xs:annotation&gt;</w:t>
              </w:r>
            </w:ins>
          </w:p>
          <w:p w14:paraId="132D01CD" w14:textId="77777777" w:rsidR="00874469" w:rsidRDefault="00874469" w:rsidP="00874469">
            <w:pPr>
              <w:pStyle w:val="XML1"/>
              <w:rPr>
                <w:ins w:id="13925" w:author="Anees Shaikh" w:date="2013-10-07T01:10:00Z"/>
              </w:rPr>
              <w:pPrChange w:id="13926" w:author="Anees Shaikh" w:date="2013-10-07T01:11:00Z">
                <w:pPr>
                  <w:pStyle w:val="XML1"/>
                </w:pPr>
              </w:pPrChange>
            </w:pPr>
            <w:ins w:id="13927" w:author="Anees Shaikh" w:date="2013-10-07T01:10:00Z">
              <w:r>
                <w:t xml:space="preserve">          &lt;xs:complexType&gt;</w:t>
              </w:r>
            </w:ins>
          </w:p>
          <w:p w14:paraId="40AAC20E" w14:textId="77777777" w:rsidR="00874469" w:rsidRDefault="00874469" w:rsidP="00874469">
            <w:pPr>
              <w:pStyle w:val="XML1"/>
              <w:rPr>
                <w:ins w:id="13928" w:author="Anees Shaikh" w:date="2013-10-07T01:10:00Z"/>
              </w:rPr>
              <w:pPrChange w:id="13929" w:author="Anees Shaikh" w:date="2013-10-07T01:11:00Z">
                <w:pPr>
                  <w:pStyle w:val="XML1"/>
                </w:pPr>
              </w:pPrChange>
            </w:pPr>
            <w:ins w:id="13930" w:author="Anees Shaikh" w:date="2013-10-07T01:10:00Z">
              <w:r>
                <w:t xml:space="preserve">            &lt;xs:sequence&gt;</w:t>
              </w:r>
            </w:ins>
          </w:p>
          <w:p w14:paraId="71E36FD8" w14:textId="77777777" w:rsidR="00874469" w:rsidRDefault="00874469" w:rsidP="00874469">
            <w:pPr>
              <w:pStyle w:val="XML1"/>
              <w:rPr>
                <w:ins w:id="13931" w:author="Anees Shaikh" w:date="2013-10-07T01:10:00Z"/>
              </w:rPr>
              <w:pPrChange w:id="13932" w:author="Anees Shaikh" w:date="2013-10-07T01:11:00Z">
                <w:pPr>
                  <w:pStyle w:val="XML1"/>
                </w:pPr>
              </w:pPrChange>
            </w:pPr>
            <w:ins w:id="13933" w:author="Anees Shaikh" w:date="2013-10-07T01:10:00Z">
              <w:r>
                <w:t xml:space="preserve">              &lt;xs:element name="switch" minOccurs="0" maxOccurs="unbounded"&gt;</w:t>
              </w:r>
            </w:ins>
          </w:p>
          <w:p w14:paraId="3D46ACBA" w14:textId="77777777" w:rsidR="00874469" w:rsidRDefault="00874469" w:rsidP="00874469">
            <w:pPr>
              <w:pStyle w:val="XML1"/>
              <w:rPr>
                <w:ins w:id="13934" w:author="Anees Shaikh" w:date="2013-10-07T01:10:00Z"/>
              </w:rPr>
              <w:pPrChange w:id="13935" w:author="Anees Shaikh" w:date="2013-10-07T01:11:00Z">
                <w:pPr>
                  <w:pStyle w:val="XML1"/>
                </w:pPr>
              </w:pPrChange>
            </w:pPr>
            <w:ins w:id="13936" w:author="Anees Shaikh" w:date="2013-10-07T01:10:00Z">
              <w:r>
                <w:t xml:space="preserve">                &lt;xs:annotation&gt;</w:t>
              </w:r>
            </w:ins>
          </w:p>
          <w:p w14:paraId="5B5D2DC4" w14:textId="77777777" w:rsidR="00874469" w:rsidRDefault="00874469" w:rsidP="00874469">
            <w:pPr>
              <w:pStyle w:val="XML1"/>
              <w:rPr>
                <w:ins w:id="13937" w:author="Anees Shaikh" w:date="2013-10-07T01:10:00Z"/>
              </w:rPr>
              <w:pPrChange w:id="13938" w:author="Anees Shaikh" w:date="2013-10-07T01:11:00Z">
                <w:pPr>
                  <w:pStyle w:val="XML1"/>
                </w:pPr>
              </w:pPrChange>
            </w:pPr>
            <w:ins w:id="13939" w:author="Anees Shaikh" w:date="2013-10-07T01:10:00Z">
              <w:r>
                <w:t xml:space="preserve">                  &lt;xs:documentation&gt;</w:t>
              </w:r>
            </w:ins>
          </w:p>
          <w:p w14:paraId="20B19C03" w14:textId="77777777" w:rsidR="00874469" w:rsidRDefault="00874469" w:rsidP="00874469">
            <w:pPr>
              <w:pStyle w:val="XML1"/>
              <w:rPr>
                <w:ins w:id="13940" w:author="Anees Shaikh" w:date="2013-10-07T01:10:00Z"/>
              </w:rPr>
              <w:pPrChange w:id="13941" w:author="Anees Shaikh" w:date="2013-10-07T01:11:00Z">
                <w:pPr>
                  <w:pStyle w:val="XML1"/>
                </w:pPr>
              </w:pPrChange>
            </w:pPr>
            <w:ins w:id="13942" w:author="Anees Shaikh" w:date="2013-10-07T01:10:00Z">
              <w:r>
                <w:t xml:space="preserve">                    The list of all OpenFlow Logical Switches on the OpenFlow Capable</w:t>
              </w:r>
            </w:ins>
          </w:p>
          <w:p w14:paraId="58BAD077" w14:textId="77777777" w:rsidR="00874469" w:rsidRDefault="00874469" w:rsidP="00874469">
            <w:pPr>
              <w:pStyle w:val="XML1"/>
              <w:rPr>
                <w:ins w:id="13943" w:author="Anees Shaikh" w:date="2013-10-07T01:10:00Z"/>
              </w:rPr>
              <w:pPrChange w:id="13944" w:author="Anees Shaikh" w:date="2013-10-07T01:11:00Z">
                <w:pPr>
                  <w:pStyle w:val="XML1"/>
                </w:pPr>
              </w:pPrChange>
            </w:pPr>
            <w:ins w:id="13945" w:author="Anees Shaikh" w:date="2013-10-07T01:10:00Z">
              <w:r>
                <w:t xml:space="preserve">                           Switch.</w:t>
              </w:r>
            </w:ins>
          </w:p>
          <w:p w14:paraId="11DC59F9" w14:textId="77777777" w:rsidR="00874469" w:rsidRDefault="00874469" w:rsidP="00874469">
            <w:pPr>
              <w:pStyle w:val="XML1"/>
              <w:rPr>
                <w:ins w:id="13946" w:author="Anees Shaikh" w:date="2013-10-07T01:10:00Z"/>
              </w:rPr>
              <w:pPrChange w:id="13947" w:author="Anees Shaikh" w:date="2013-10-07T01:11:00Z">
                <w:pPr>
                  <w:pStyle w:val="XML1"/>
                </w:pPr>
              </w:pPrChange>
            </w:pPr>
            <w:ins w:id="13948" w:author="Anees Shaikh" w:date="2013-10-07T01:10:00Z">
              <w:r>
                <w:t xml:space="preserve">                  &lt;/xs:documentation&gt;</w:t>
              </w:r>
            </w:ins>
          </w:p>
          <w:p w14:paraId="4D7458C8" w14:textId="77777777" w:rsidR="00874469" w:rsidRDefault="00874469" w:rsidP="00874469">
            <w:pPr>
              <w:pStyle w:val="XML1"/>
              <w:rPr>
                <w:ins w:id="13949" w:author="Anees Shaikh" w:date="2013-10-07T01:10:00Z"/>
              </w:rPr>
              <w:pPrChange w:id="13950" w:author="Anees Shaikh" w:date="2013-10-07T01:11:00Z">
                <w:pPr>
                  <w:pStyle w:val="XML1"/>
                </w:pPr>
              </w:pPrChange>
            </w:pPr>
            <w:ins w:id="13951" w:author="Anees Shaikh" w:date="2013-10-07T01:10:00Z">
              <w:r>
                <w:t xml:space="preserve">                &lt;/xs:annotation&gt;</w:t>
              </w:r>
            </w:ins>
          </w:p>
          <w:p w14:paraId="037EDAC2" w14:textId="77777777" w:rsidR="00874469" w:rsidRDefault="00874469" w:rsidP="00874469">
            <w:pPr>
              <w:pStyle w:val="XML1"/>
              <w:rPr>
                <w:ins w:id="13952" w:author="Anees Shaikh" w:date="2013-10-07T01:10:00Z"/>
              </w:rPr>
              <w:pPrChange w:id="13953" w:author="Anees Shaikh" w:date="2013-10-07T01:11:00Z">
                <w:pPr>
                  <w:pStyle w:val="XML1"/>
                </w:pPr>
              </w:pPrChange>
            </w:pPr>
            <w:ins w:id="13954" w:author="Anees Shaikh" w:date="2013-10-07T01:10:00Z">
              <w:r>
                <w:t xml:space="preserve">                &lt;xs:complexType&gt;</w:t>
              </w:r>
            </w:ins>
          </w:p>
          <w:p w14:paraId="349AFFBF" w14:textId="77777777" w:rsidR="00874469" w:rsidRDefault="00874469" w:rsidP="00874469">
            <w:pPr>
              <w:pStyle w:val="XML1"/>
              <w:rPr>
                <w:ins w:id="13955" w:author="Anees Shaikh" w:date="2013-10-07T01:10:00Z"/>
              </w:rPr>
              <w:pPrChange w:id="13956" w:author="Anees Shaikh" w:date="2013-10-07T01:11:00Z">
                <w:pPr>
                  <w:pStyle w:val="XML1"/>
                </w:pPr>
              </w:pPrChange>
            </w:pPr>
            <w:ins w:id="13957" w:author="Anees Shaikh" w:date="2013-10-07T01:10:00Z">
              <w:r>
                <w:t xml:space="preserve">                  &lt;xs:sequence&gt;</w:t>
              </w:r>
            </w:ins>
          </w:p>
          <w:p w14:paraId="39520FDD" w14:textId="77777777" w:rsidR="00874469" w:rsidRDefault="00874469" w:rsidP="00874469">
            <w:pPr>
              <w:pStyle w:val="XML1"/>
              <w:rPr>
                <w:ins w:id="13958" w:author="Anees Shaikh" w:date="2013-10-07T01:10:00Z"/>
              </w:rPr>
              <w:pPrChange w:id="13959" w:author="Anees Shaikh" w:date="2013-10-07T01:11:00Z">
                <w:pPr>
                  <w:pStyle w:val="XML1"/>
                </w:pPr>
              </w:pPrChange>
            </w:pPr>
            <w:ins w:id="13960" w:author="Anees Shaikh" w:date="2013-10-07T01:10:00Z">
              <w:r>
                <w:t xml:space="preserve">                    &lt;xs:element name="id"  type="OFConfigId"&gt;</w:t>
              </w:r>
            </w:ins>
          </w:p>
          <w:p w14:paraId="1C376415" w14:textId="77777777" w:rsidR="00874469" w:rsidRDefault="00874469" w:rsidP="00874469">
            <w:pPr>
              <w:pStyle w:val="XML1"/>
              <w:rPr>
                <w:ins w:id="13961" w:author="Anees Shaikh" w:date="2013-10-07T01:10:00Z"/>
              </w:rPr>
              <w:pPrChange w:id="13962" w:author="Anees Shaikh" w:date="2013-10-07T01:11:00Z">
                <w:pPr>
                  <w:pStyle w:val="XML1"/>
                </w:pPr>
              </w:pPrChange>
            </w:pPr>
            <w:ins w:id="13963" w:author="Anees Shaikh" w:date="2013-10-07T01:10:00Z">
              <w:r>
                <w:t xml:space="preserve">                      &lt;xs:annotation&gt;</w:t>
              </w:r>
            </w:ins>
          </w:p>
          <w:p w14:paraId="14074875" w14:textId="77777777" w:rsidR="00874469" w:rsidRDefault="00874469" w:rsidP="00874469">
            <w:pPr>
              <w:pStyle w:val="XML1"/>
              <w:rPr>
                <w:ins w:id="13964" w:author="Anees Shaikh" w:date="2013-10-07T01:10:00Z"/>
              </w:rPr>
              <w:pPrChange w:id="13965" w:author="Anees Shaikh" w:date="2013-10-07T01:11:00Z">
                <w:pPr>
                  <w:pStyle w:val="XML1"/>
                </w:pPr>
              </w:pPrChange>
            </w:pPr>
            <w:ins w:id="13966" w:author="Anees Shaikh" w:date="2013-10-07T01:10:00Z">
              <w:r>
                <w:t xml:space="preserve">                        &lt;xs:documentation&gt;</w:t>
              </w:r>
            </w:ins>
          </w:p>
          <w:p w14:paraId="76736746" w14:textId="77777777" w:rsidR="00874469" w:rsidRDefault="00874469" w:rsidP="00874469">
            <w:pPr>
              <w:pStyle w:val="XML1"/>
              <w:rPr>
                <w:ins w:id="13967" w:author="Anees Shaikh" w:date="2013-10-07T01:10:00Z"/>
              </w:rPr>
              <w:pPrChange w:id="13968" w:author="Anees Shaikh" w:date="2013-10-07T01:11:00Z">
                <w:pPr>
                  <w:pStyle w:val="XML1"/>
                </w:pPr>
              </w:pPrChange>
            </w:pPr>
            <w:ins w:id="13969" w:author="Anees Shaikh" w:date="2013-10-07T01:10:00Z">
              <w:r>
                <w:t xml:space="preserve">                          A unique but locally arbitrary identifier that</w:t>
              </w:r>
            </w:ins>
          </w:p>
          <w:p w14:paraId="444DE02A" w14:textId="77777777" w:rsidR="00874469" w:rsidRDefault="00874469" w:rsidP="00874469">
            <w:pPr>
              <w:pStyle w:val="XML1"/>
              <w:rPr>
                <w:ins w:id="13970" w:author="Anees Shaikh" w:date="2013-10-07T01:10:00Z"/>
              </w:rPr>
              <w:pPrChange w:id="13971" w:author="Anees Shaikh" w:date="2013-10-07T01:11:00Z">
                <w:pPr>
                  <w:pStyle w:val="XML1"/>
                </w:pPr>
              </w:pPrChange>
            </w:pPr>
            <w:ins w:id="13972" w:author="Anees Shaikh" w:date="2013-10-07T01:10:00Z">
              <w:r>
                <w:t xml:space="preserve">                                 identifies a Logical Switch within the context of an</w:t>
              </w:r>
            </w:ins>
          </w:p>
          <w:p w14:paraId="7A9D8F49" w14:textId="77777777" w:rsidR="00874469" w:rsidRDefault="00874469" w:rsidP="00874469">
            <w:pPr>
              <w:pStyle w:val="XML1"/>
              <w:rPr>
                <w:ins w:id="13973" w:author="Anees Shaikh" w:date="2013-10-07T01:10:00Z"/>
              </w:rPr>
              <w:pPrChange w:id="13974" w:author="Anees Shaikh" w:date="2013-10-07T01:11:00Z">
                <w:pPr>
                  <w:pStyle w:val="XML1"/>
                </w:pPr>
              </w:pPrChange>
            </w:pPr>
            <w:ins w:id="13975" w:author="Anees Shaikh" w:date="2013-10-07T01:10:00Z">
              <w:r>
                <w:t xml:space="preserve">                                 OpenFlow Capable Switch. It MUST be persistent across</w:t>
              </w:r>
            </w:ins>
          </w:p>
          <w:p w14:paraId="098ED02B" w14:textId="77777777" w:rsidR="00874469" w:rsidRDefault="00874469" w:rsidP="00874469">
            <w:pPr>
              <w:pStyle w:val="XML1"/>
              <w:rPr>
                <w:ins w:id="13976" w:author="Anees Shaikh" w:date="2013-10-07T01:10:00Z"/>
              </w:rPr>
              <w:pPrChange w:id="13977" w:author="Anees Shaikh" w:date="2013-10-07T01:11:00Z">
                <w:pPr>
                  <w:pStyle w:val="XML1"/>
                </w:pPr>
              </w:pPrChange>
            </w:pPr>
            <w:ins w:id="13978" w:author="Anees Shaikh" w:date="2013-10-07T01:10:00Z">
              <w:r>
                <w:t xml:space="preserve">                                 reboots of the OpenFlow Capable Switch.</w:t>
              </w:r>
            </w:ins>
          </w:p>
          <w:p w14:paraId="46D4C3C8" w14:textId="77777777" w:rsidR="00874469" w:rsidRDefault="00874469" w:rsidP="00874469">
            <w:pPr>
              <w:pStyle w:val="XML1"/>
              <w:rPr>
                <w:ins w:id="13979" w:author="Anees Shaikh" w:date="2013-10-07T01:10:00Z"/>
              </w:rPr>
              <w:pPrChange w:id="13980" w:author="Anees Shaikh" w:date="2013-10-07T01:11:00Z">
                <w:pPr>
                  <w:pStyle w:val="XML1"/>
                </w:pPr>
              </w:pPrChange>
            </w:pPr>
            <w:ins w:id="13981" w:author="Anees Shaikh" w:date="2013-10-07T01:10:00Z">
              <w:r>
                <w:t xml:space="preserve">                        &lt;/xs:documentation&gt;</w:t>
              </w:r>
            </w:ins>
          </w:p>
          <w:p w14:paraId="6B67B867" w14:textId="77777777" w:rsidR="00874469" w:rsidRDefault="00874469" w:rsidP="00874469">
            <w:pPr>
              <w:pStyle w:val="XML1"/>
              <w:rPr>
                <w:ins w:id="13982" w:author="Anees Shaikh" w:date="2013-10-07T01:10:00Z"/>
              </w:rPr>
              <w:pPrChange w:id="13983" w:author="Anees Shaikh" w:date="2013-10-07T01:11:00Z">
                <w:pPr>
                  <w:pStyle w:val="XML1"/>
                </w:pPr>
              </w:pPrChange>
            </w:pPr>
            <w:ins w:id="13984" w:author="Anees Shaikh" w:date="2013-10-07T01:10:00Z">
              <w:r>
                <w:t xml:space="preserve">                      &lt;/xs:annotation&gt;</w:t>
              </w:r>
            </w:ins>
          </w:p>
          <w:p w14:paraId="051A4514" w14:textId="77777777" w:rsidR="00874469" w:rsidRDefault="00874469" w:rsidP="00874469">
            <w:pPr>
              <w:pStyle w:val="XML1"/>
              <w:rPr>
                <w:ins w:id="13985" w:author="Anees Shaikh" w:date="2013-10-07T01:10:00Z"/>
              </w:rPr>
              <w:pPrChange w:id="13986" w:author="Anees Shaikh" w:date="2013-10-07T01:11:00Z">
                <w:pPr>
                  <w:pStyle w:val="XML1"/>
                </w:pPr>
              </w:pPrChange>
            </w:pPr>
            <w:ins w:id="13987" w:author="Anees Shaikh" w:date="2013-10-07T01:10:00Z">
              <w:r>
                <w:t xml:space="preserve">                    &lt;/xs:element&gt;</w:t>
              </w:r>
            </w:ins>
          </w:p>
          <w:p w14:paraId="5BD8B4E7" w14:textId="77777777" w:rsidR="00874469" w:rsidRDefault="00874469" w:rsidP="00874469">
            <w:pPr>
              <w:pStyle w:val="XML1"/>
              <w:rPr>
                <w:ins w:id="13988" w:author="Anees Shaikh" w:date="2013-10-07T01:10:00Z"/>
              </w:rPr>
              <w:pPrChange w:id="13989" w:author="Anees Shaikh" w:date="2013-10-07T01:11:00Z">
                <w:pPr>
                  <w:pStyle w:val="XML1"/>
                </w:pPr>
              </w:pPrChange>
            </w:pPr>
            <w:ins w:id="13990" w:author="Anees Shaikh" w:date="2013-10-07T01:10:00Z">
              <w:r>
                <w:t xml:space="preserve">                    &lt;xs:element name="capabilities" minOccurs="0"&gt;</w:t>
              </w:r>
            </w:ins>
          </w:p>
          <w:p w14:paraId="23A0FB4E" w14:textId="77777777" w:rsidR="00874469" w:rsidRDefault="00874469" w:rsidP="00874469">
            <w:pPr>
              <w:pStyle w:val="XML1"/>
              <w:rPr>
                <w:ins w:id="13991" w:author="Anees Shaikh" w:date="2013-10-07T01:10:00Z"/>
              </w:rPr>
              <w:pPrChange w:id="13992" w:author="Anees Shaikh" w:date="2013-10-07T01:11:00Z">
                <w:pPr>
                  <w:pStyle w:val="XML1"/>
                </w:pPr>
              </w:pPrChange>
            </w:pPr>
            <w:ins w:id="13993" w:author="Anees Shaikh" w:date="2013-10-07T01:10:00Z">
              <w:r>
                <w:t xml:space="preserve">                      &lt;xs:annotation&gt;</w:t>
              </w:r>
            </w:ins>
          </w:p>
          <w:p w14:paraId="71D59CB3" w14:textId="77777777" w:rsidR="00874469" w:rsidRDefault="00874469" w:rsidP="00874469">
            <w:pPr>
              <w:pStyle w:val="XML1"/>
              <w:rPr>
                <w:ins w:id="13994" w:author="Anees Shaikh" w:date="2013-10-07T01:10:00Z"/>
              </w:rPr>
              <w:pPrChange w:id="13995" w:author="Anees Shaikh" w:date="2013-10-07T01:11:00Z">
                <w:pPr>
                  <w:pStyle w:val="XML1"/>
                </w:pPr>
              </w:pPrChange>
            </w:pPr>
            <w:ins w:id="13996" w:author="Anees Shaikh" w:date="2013-10-07T01:10:00Z">
              <w:r>
                <w:t xml:space="preserve">                        &lt;xs:documentation&gt;</w:t>
              </w:r>
            </w:ins>
          </w:p>
          <w:p w14:paraId="2AE9762A" w14:textId="77777777" w:rsidR="00874469" w:rsidRDefault="00874469" w:rsidP="00874469">
            <w:pPr>
              <w:pStyle w:val="XML1"/>
              <w:rPr>
                <w:ins w:id="13997" w:author="Anees Shaikh" w:date="2013-10-07T01:10:00Z"/>
              </w:rPr>
              <w:pPrChange w:id="13998" w:author="Anees Shaikh" w:date="2013-10-07T01:11:00Z">
                <w:pPr>
                  <w:pStyle w:val="XML1"/>
                </w:pPr>
              </w:pPrChange>
            </w:pPr>
            <w:ins w:id="13999" w:author="Anees Shaikh" w:date="2013-10-07T01:10:00Z">
              <w:r>
                <w:t xml:space="preserve">                          This element contains all capability items that</w:t>
              </w:r>
            </w:ins>
          </w:p>
          <w:p w14:paraId="5966FBE7" w14:textId="77777777" w:rsidR="00874469" w:rsidRDefault="00874469" w:rsidP="00874469">
            <w:pPr>
              <w:pStyle w:val="XML1"/>
              <w:rPr>
                <w:ins w:id="14000" w:author="Anees Shaikh" w:date="2013-10-07T01:10:00Z"/>
              </w:rPr>
              <w:pPrChange w:id="14001" w:author="Anees Shaikh" w:date="2013-10-07T01:11:00Z">
                <w:pPr>
                  <w:pStyle w:val="XML1"/>
                </w:pPr>
              </w:pPrChange>
            </w:pPr>
            <w:ins w:id="14002" w:author="Anees Shaikh" w:date="2013-10-07T01:10:00Z">
              <w:r>
                <w:t xml:space="preserve">                                 an OpenFlow Logical Switch MAY implement.</w:t>
              </w:r>
            </w:ins>
          </w:p>
          <w:p w14:paraId="5EDAB42B" w14:textId="77777777" w:rsidR="00874469" w:rsidRDefault="00874469" w:rsidP="00874469">
            <w:pPr>
              <w:pStyle w:val="XML1"/>
              <w:rPr>
                <w:ins w:id="14003" w:author="Anees Shaikh" w:date="2013-10-07T01:10:00Z"/>
              </w:rPr>
              <w:pPrChange w:id="14004" w:author="Anees Shaikh" w:date="2013-10-07T01:11:00Z">
                <w:pPr>
                  <w:pStyle w:val="XML1"/>
                </w:pPr>
              </w:pPrChange>
            </w:pPr>
            <w:ins w:id="14005" w:author="Anees Shaikh" w:date="2013-10-07T01:10:00Z">
              <w:r>
                <w:t xml:space="preserve">                        &lt;/xs:documentation&gt;</w:t>
              </w:r>
            </w:ins>
          </w:p>
          <w:p w14:paraId="073EBB01" w14:textId="77777777" w:rsidR="00874469" w:rsidRDefault="00874469" w:rsidP="00874469">
            <w:pPr>
              <w:pStyle w:val="XML1"/>
              <w:rPr>
                <w:ins w:id="14006" w:author="Anees Shaikh" w:date="2013-10-07T01:10:00Z"/>
              </w:rPr>
              <w:pPrChange w:id="14007" w:author="Anees Shaikh" w:date="2013-10-07T01:11:00Z">
                <w:pPr>
                  <w:pStyle w:val="XML1"/>
                </w:pPr>
              </w:pPrChange>
            </w:pPr>
            <w:ins w:id="14008" w:author="Anees Shaikh" w:date="2013-10-07T01:10:00Z">
              <w:r>
                <w:t xml:space="preserve">                      &lt;/xs:annotation&gt;</w:t>
              </w:r>
            </w:ins>
          </w:p>
          <w:p w14:paraId="0C98BFA0" w14:textId="77777777" w:rsidR="00874469" w:rsidRDefault="00874469" w:rsidP="00874469">
            <w:pPr>
              <w:pStyle w:val="XML1"/>
              <w:rPr>
                <w:ins w:id="14009" w:author="Anees Shaikh" w:date="2013-10-07T01:10:00Z"/>
              </w:rPr>
              <w:pPrChange w:id="14010" w:author="Anees Shaikh" w:date="2013-10-07T01:11:00Z">
                <w:pPr>
                  <w:pStyle w:val="XML1"/>
                </w:pPr>
              </w:pPrChange>
            </w:pPr>
            <w:ins w:id="14011" w:author="Anees Shaikh" w:date="2013-10-07T01:10:00Z">
              <w:r>
                <w:t xml:space="preserve">                      &lt;xs:complexType&gt;</w:t>
              </w:r>
            </w:ins>
          </w:p>
          <w:p w14:paraId="5AFC21AF" w14:textId="77777777" w:rsidR="00874469" w:rsidRDefault="00874469" w:rsidP="00874469">
            <w:pPr>
              <w:pStyle w:val="XML1"/>
              <w:rPr>
                <w:ins w:id="14012" w:author="Anees Shaikh" w:date="2013-10-07T01:10:00Z"/>
              </w:rPr>
              <w:pPrChange w:id="14013" w:author="Anees Shaikh" w:date="2013-10-07T01:11:00Z">
                <w:pPr>
                  <w:pStyle w:val="XML1"/>
                </w:pPr>
              </w:pPrChange>
            </w:pPr>
            <w:ins w:id="14014" w:author="Anees Shaikh" w:date="2013-10-07T01:10:00Z">
              <w:r>
                <w:t xml:space="preserve">                        &lt;xs:sequence&gt;</w:t>
              </w:r>
            </w:ins>
          </w:p>
          <w:p w14:paraId="15A51822" w14:textId="77777777" w:rsidR="00874469" w:rsidRDefault="00874469" w:rsidP="00874469">
            <w:pPr>
              <w:pStyle w:val="XML1"/>
              <w:rPr>
                <w:ins w:id="14015" w:author="Anees Shaikh" w:date="2013-10-07T01:10:00Z"/>
              </w:rPr>
              <w:pPrChange w:id="14016" w:author="Anees Shaikh" w:date="2013-10-07T01:11:00Z">
                <w:pPr>
                  <w:pStyle w:val="XML1"/>
                </w:pPr>
              </w:pPrChange>
            </w:pPr>
            <w:ins w:id="14017" w:author="Anees Shaikh" w:date="2013-10-07T01:10:00Z">
              <w:r>
                <w:t xml:space="preserve">                          &lt;xs:element name="max-buffered-packets" minOccurs="0"  type="xs:unsignedInt"&gt;</w:t>
              </w:r>
            </w:ins>
          </w:p>
          <w:p w14:paraId="799B96DB" w14:textId="77777777" w:rsidR="00874469" w:rsidRDefault="00874469" w:rsidP="00874469">
            <w:pPr>
              <w:pStyle w:val="XML1"/>
              <w:rPr>
                <w:ins w:id="14018" w:author="Anees Shaikh" w:date="2013-10-07T01:10:00Z"/>
              </w:rPr>
              <w:pPrChange w:id="14019" w:author="Anees Shaikh" w:date="2013-10-07T01:11:00Z">
                <w:pPr>
                  <w:pStyle w:val="XML1"/>
                </w:pPr>
              </w:pPrChange>
            </w:pPr>
            <w:ins w:id="14020" w:author="Anees Shaikh" w:date="2013-10-07T01:10:00Z">
              <w:r>
                <w:t xml:space="preserve">                            &lt;xs:annotation&gt;</w:t>
              </w:r>
            </w:ins>
          </w:p>
          <w:p w14:paraId="60F74CD6" w14:textId="77777777" w:rsidR="00874469" w:rsidRDefault="00874469" w:rsidP="00874469">
            <w:pPr>
              <w:pStyle w:val="XML1"/>
              <w:rPr>
                <w:ins w:id="14021" w:author="Anees Shaikh" w:date="2013-10-07T01:10:00Z"/>
              </w:rPr>
              <w:pPrChange w:id="14022" w:author="Anees Shaikh" w:date="2013-10-07T01:11:00Z">
                <w:pPr>
                  <w:pStyle w:val="XML1"/>
                </w:pPr>
              </w:pPrChange>
            </w:pPr>
            <w:ins w:id="14023" w:author="Anees Shaikh" w:date="2013-10-07T01:10:00Z">
              <w:r>
                <w:t xml:space="preserve">                              &lt;xs:documentation&gt;</w:t>
              </w:r>
            </w:ins>
          </w:p>
          <w:p w14:paraId="0A4BA28F" w14:textId="77777777" w:rsidR="00874469" w:rsidRDefault="00874469" w:rsidP="00874469">
            <w:pPr>
              <w:pStyle w:val="XML1"/>
              <w:rPr>
                <w:ins w:id="14024" w:author="Anees Shaikh" w:date="2013-10-07T01:10:00Z"/>
              </w:rPr>
              <w:pPrChange w:id="14025" w:author="Anees Shaikh" w:date="2013-10-07T01:11:00Z">
                <w:pPr>
                  <w:pStyle w:val="XML1"/>
                </w:pPr>
              </w:pPrChange>
            </w:pPr>
            <w:ins w:id="14026" w:author="Anees Shaikh" w:date="2013-10-07T01:10:00Z">
              <w:r>
                <w:t xml:space="preserve">                                The maximum number of packets the logical switch</w:t>
              </w:r>
            </w:ins>
          </w:p>
          <w:p w14:paraId="12A8023F" w14:textId="77777777" w:rsidR="00874469" w:rsidRDefault="00874469" w:rsidP="00874469">
            <w:pPr>
              <w:pStyle w:val="XML1"/>
              <w:rPr>
                <w:ins w:id="14027" w:author="Anees Shaikh" w:date="2013-10-07T01:10:00Z"/>
              </w:rPr>
              <w:pPrChange w:id="14028" w:author="Anees Shaikh" w:date="2013-10-07T01:11:00Z">
                <w:pPr>
                  <w:pStyle w:val="XML1"/>
                </w:pPr>
              </w:pPrChange>
            </w:pPr>
            <w:ins w:id="14029" w:author="Anees Shaikh" w:date="2013-10-07T01:10:00Z">
              <w:r>
                <w:t xml:space="preserve">                                       can buffer when sending packets to the controller using</w:t>
              </w:r>
            </w:ins>
          </w:p>
          <w:p w14:paraId="526AEA80" w14:textId="77777777" w:rsidR="00874469" w:rsidRDefault="00874469" w:rsidP="00874469">
            <w:pPr>
              <w:pStyle w:val="XML1"/>
              <w:rPr>
                <w:ins w:id="14030" w:author="Anees Shaikh" w:date="2013-10-07T01:10:00Z"/>
              </w:rPr>
              <w:pPrChange w:id="14031" w:author="Anees Shaikh" w:date="2013-10-07T01:11:00Z">
                <w:pPr>
                  <w:pStyle w:val="XML1"/>
                </w:pPr>
              </w:pPrChange>
            </w:pPr>
            <w:ins w:id="14032" w:author="Anees Shaikh" w:date="2013-10-07T01:10:00Z">
              <w:r>
                <w:t xml:space="preserve">                                       packet-in messages.</w:t>
              </w:r>
            </w:ins>
          </w:p>
          <w:p w14:paraId="6AB31281" w14:textId="77777777" w:rsidR="00874469" w:rsidRDefault="00874469" w:rsidP="00874469">
            <w:pPr>
              <w:pStyle w:val="XML1"/>
              <w:rPr>
                <w:ins w:id="14033" w:author="Anees Shaikh" w:date="2013-10-07T01:10:00Z"/>
              </w:rPr>
              <w:pPrChange w:id="14034" w:author="Anees Shaikh" w:date="2013-10-07T01:11:00Z">
                <w:pPr>
                  <w:pStyle w:val="XML1"/>
                </w:pPr>
              </w:pPrChange>
            </w:pPr>
            <w:ins w:id="14035" w:author="Anees Shaikh" w:date="2013-10-07T01:10:00Z">
              <w:r>
                <w:t xml:space="preserve">                              &lt;/xs:documentation&gt;</w:t>
              </w:r>
            </w:ins>
          </w:p>
          <w:p w14:paraId="72D9CF2E" w14:textId="77777777" w:rsidR="00874469" w:rsidRDefault="00874469" w:rsidP="00874469">
            <w:pPr>
              <w:pStyle w:val="XML1"/>
              <w:rPr>
                <w:ins w:id="14036" w:author="Anees Shaikh" w:date="2013-10-07T01:10:00Z"/>
              </w:rPr>
              <w:pPrChange w:id="14037" w:author="Anees Shaikh" w:date="2013-10-07T01:11:00Z">
                <w:pPr>
                  <w:pStyle w:val="XML1"/>
                </w:pPr>
              </w:pPrChange>
            </w:pPr>
            <w:ins w:id="14038" w:author="Anees Shaikh" w:date="2013-10-07T01:10:00Z">
              <w:r>
                <w:t xml:space="preserve">                            &lt;/xs:annotation&gt;</w:t>
              </w:r>
            </w:ins>
          </w:p>
          <w:p w14:paraId="28EDFC44" w14:textId="77777777" w:rsidR="00874469" w:rsidRDefault="00874469" w:rsidP="00874469">
            <w:pPr>
              <w:pStyle w:val="XML1"/>
              <w:rPr>
                <w:ins w:id="14039" w:author="Anees Shaikh" w:date="2013-10-07T01:10:00Z"/>
              </w:rPr>
              <w:pPrChange w:id="14040" w:author="Anees Shaikh" w:date="2013-10-07T01:11:00Z">
                <w:pPr>
                  <w:pStyle w:val="XML1"/>
                </w:pPr>
              </w:pPrChange>
            </w:pPr>
            <w:ins w:id="14041" w:author="Anees Shaikh" w:date="2013-10-07T01:10:00Z">
              <w:r>
                <w:t xml:space="preserve">                          &lt;/xs:element&gt;</w:t>
              </w:r>
            </w:ins>
          </w:p>
          <w:p w14:paraId="4CF38D8D" w14:textId="77777777" w:rsidR="00874469" w:rsidRDefault="00874469" w:rsidP="00874469">
            <w:pPr>
              <w:pStyle w:val="XML1"/>
              <w:rPr>
                <w:ins w:id="14042" w:author="Anees Shaikh" w:date="2013-10-07T01:10:00Z"/>
              </w:rPr>
              <w:pPrChange w:id="14043" w:author="Anees Shaikh" w:date="2013-10-07T01:11:00Z">
                <w:pPr>
                  <w:pStyle w:val="XML1"/>
                </w:pPr>
              </w:pPrChange>
            </w:pPr>
            <w:ins w:id="14044" w:author="Anees Shaikh" w:date="2013-10-07T01:10:00Z">
              <w:r>
                <w:lastRenderedPageBreak/>
                <w:t xml:space="preserve">                          &lt;xs:element name="max-tables" minOccurs="0"  type="xs:unsignedByte"&gt;</w:t>
              </w:r>
            </w:ins>
          </w:p>
          <w:p w14:paraId="368A33B0" w14:textId="77777777" w:rsidR="00874469" w:rsidRDefault="00874469" w:rsidP="00874469">
            <w:pPr>
              <w:pStyle w:val="XML1"/>
              <w:rPr>
                <w:ins w:id="14045" w:author="Anees Shaikh" w:date="2013-10-07T01:10:00Z"/>
              </w:rPr>
              <w:pPrChange w:id="14046" w:author="Anees Shaikh" w:date="2013-10-07T01:11:00Z">
                <w:pPr>
                  <w:pStyle w:val="XML1"/>
                </w:pPr>
              </w:pPrChange>
            </w:pPr>
            <w:ins w:id="14047" w:author="Anees Shaikh" w:date="2013-10-07T01:10:00Z">
              <w:r>
                <w:t xml:space="preserve">                            &lt;xs:annotation&gt;</w:t>
              </w:r>
            </w:ins>
          </w:p>
          <w:p w14:paraId="6EEDBC21" w14:textId="77777777" w:rsidR="00874469" w:rsidRDefault="00874469" w:rsidP="00874469">
            <w:pPr>
              <w:pStyle w:val="XML1"/>
              <w:rPr>
                <w:ins w:id="14048" w:author="Anees Shaikh" w:date="2013-10-07T01:10:00Z"/>
              </w:rPr>
              <w:pPrChange w:id="14049" w:author="Anees Shaikh" w:date="2013-10-07T01:11:00Z">
                <w:pPr>
                  <w:pStyle w:val="XML1"/>
                </w:pPr>
              </w:pPrChange>
            </w:pPr>
            <w:ins w:id="14050" w:author="Anees Shaikh" w:date="2013-10-07T01:10:00Z">
              <w:r>
                <w:t xml:space="preserve">                              &lt;xs:documentation&gt;</w:t>
              </w:r>
            </w:ins>
          </w:p>
          <w:p w14:paraId="31572BFC" w14:textId="77777777" w:rsidR="00874469" w:rsidRDefault="00874469" w:rsidP="00874469">
            <w:pPr>
              <w:pStyle w:val="XML1"/>
              <w:rPr>
                <w:ins w:id="14051" w:author="Anees Shaikh" w:date="2013-10-07T01:10:00Z"/>
              </w:rPr>
              <w:pPrChange w:id="14052" w:author="Anees Shaikh" w:date="2013-10-07T01:11:00Z">
                <w:pPr>
                  <w:pStyle w:val="XML1"/>
                </w:pPr>
              </w:pPrChange>
            </w:pPr>
            <w:ins w:id="14053" w:author="Anees Shaikh" w:date="2013-10-07T01:10:00Z">
              <w:r>
                <w:t xml:space="preserve">                                The number of flow tables supported by the logical switch.</w:t>
              </w:r>
            </w:ins>
          </w:p>
          <w:p w14:paraId="783F2EE5" w14:textId="77777777" w:rsidR="00874469" w:rsidRDefault="00874469" w:rsidP="00874469">
            <w:pPr>
              <w:pStyle w:val="XML1"/>
              <w:rPr>
                <w:ins w:id="14054" w:author="Anees Shaikh" w:date="2013-10-07T01:10:00Z"/>
              </w:rPr>
              <w:pPrChange w:id="14055" w:author="Anees Shaikh" w:date="2013-10-07T01:11:00Z">
                <w:pPr>
                  <w:pStyle w:val="XML1"/>
                </w:pPr>
              </w:pPrChange>
            </w:pPr>
            <w:ins w:id="14056" w:author="Anees Shaikh" w:date="2013-10-07T01:10:00Z">
              <w:r>
                <w:t xml:space="preserve">                              &lt;/xs:documentation&gt;</w:t>
              </w:r>
            </w:ins>
          </w:p>
          <w:p w14:paraId="2AF70AEB" w14:textId="77777777" w:rsidR="00874469" w:rsidRDefault="00874469" w:rsidP="00874469">
            <w:pPr>
              <w:pStyle w:val="XML1"/>
              <w:rPr>
                <w:ins w:id="14057" w:author="Anees Shaikh" w:date="2013-10-07T01:10:00Z"/>
              </w:rPr>
              <w:pPrChange w:id="14058" w:author="Anees Shaikh" w:date="2013-10-07T01:11:00Z">
                <w:pPr>
                  <w:pStyle w:val="XML1"/>
                </w:pPr>
              </w:pPrChange>
            </w:pPr>
            <w:ins w:id="14059" w:author="Anees Shaikh" w:date="2013-10-07T01:10:00Z">
              <w:r>
                <w:t xml:space="preserve">                            &lt;/xs:annotation&gt;</w:t>
              </w:r>
            </w:ins>
          </w:p>
          <w:p w14:paraId="626A996F" w14:textId="77777777" w:rsidR="00874469" w:rsidRDefault="00874469" w:rsidP="00874469">
            <w:pPr>
              <w:pStyle w:val="XML1"/>
              <w:rPr>
                <w:ins w:id="14060" w:author="Anees Shaikh" w:date="2013-10-07T01:10:00Z"/>
              </w:rPr>
              <w:pPrChange w:id="14061" w:author="Anees Shaikh" w:date="2013-10-07T01:11:00Z">
                <w:pPr>
                  <w:pStyle w:val="XML1"/>
                </w:pPr>
              </w:pPrChange>
            </w:pPr>
            <w:ins w:id="14062" w:author="Anees Shaikh" w:date="2013-10-07T01:10:00Z">
              <w:r>
                <w:t xml:space="preserve">                          &lt;/xs:element&gt;</w:t>
              </w:r>
            </w:ins>
          </w:p>
          <w:p w14:paraId="2E8D1CC7" w14:textId="77777777" w:rsidR="00874469" w:rsidRDefault="00874469" w:rsidP="00874469">
            <w:pPr>
              <w:pStyle w:val="XML1"/>
              <w:rPr>
                <w:ins w:id="14063" w:author="Anees Shaikh" w:date="2013-10-07T01:10:00Z"/>
              </w:rPr>
              <w:pPrChange w:id="14064" w:author="Anees Shaikh" w:date="2013-10-07T01:11:00Z">
                <w:pPr>
                  <w:pStyle w:val="XML1"/>
                </w:pPr>
              </w:pPrChange>
            </w:pPr>
            <w:ins w:id="14065" w:author="Anees Shaikh" w:date="2013-10-07T01:10:00Z">
              <w:r>
                <w:t xml:space="preserve">                          &lt;xs:element name="max-ports" minOccurs="0"  type="xs:unsignedInt"&gt;</w:t>
              </w:r>
            </w:ins>
          </w:p>
          <w:p w14:paraId="7695D5E2" w14:textId="77777777" w:rsidR="00874469" w:rsidRDefault="00874469" w:rsidP="00874469">
            <w:pPr>
              <w:pStyle w:val="XML1"/>
              <w:rPr>
                <w:ins w:id="14066" w:author="Anees Shaikh" w:date="2013-10-07T01:10:00Z"/>
              </w:rPr>
              <w:pPrChange w:id="14067" w:author="Anees Shaikh" w:date="2013-10-07T01:11:00Z">
                <w:pPr>
                  <w:pStyle w:val="XML1"/>
                </w:pPr>
              </w:pPrChange>
            </w:pPr>
            <w:ins w:id="14068" w:author="Anees Shaikh" w:date="2013-10-07T01:10:00Z">
              <w:r>
                <w:t xml:space="preserve">                            &lt;xs:annotation&gt;</w:t>
              </w:r>
            </w:ins>
          </w:p>
          <w:p w14:paraId="6D3B25E7" w14:textId="77777777" w:rsidR="00874469" w:rsidRDefault="00874469" w:rsidP="00874469">
            <w:pPr>
              <w:pStyle w:val="XML1"/>
              <w:rPr>
                <w:ins w:id="14069" w:author="Anees Shaikh" w:date="2013-10-07T01:10:00Z"/>
              </w:rPr>
              <w:pPrChange w:id="14070" w:author="Anees Shaikh" w:date="2013-10-07T01:11:00Z">
                <w:pPr>
                  <w:pStyle w:val="XML1"/>
                </w:pPr>
              </w:pPrChange>
            </w:pPr>
            <w:ins w:id="14071" w:author="Anees Shaikh" w:date="2013-10-07T01:10:00Z">
              <w:r>
                <w:t xml:space="preserve">                              &lt;xs:documentation&gt;</w:t>
              </w:r>
            </w:ins>
          </w:p>
          <w:p w14:paraId="1129F0DA" w14:textId="77777777" w:rsidR="00874469" w:rsidRDefault="00874469" w:rsidP="00874469">
            <w:pPr>
              <w:pStyle w:val="XML1"/>
              <w:rPr>
                <w:ins w:id="14072" w:author="Anees Shaikh" w:date="2013-10-07T01:10:00Z"/>
              </w:rPr>
              <w:pPrChange w:id="14073" w:author="Anees Shaikh" w:date="2013-10-07T01:11:00Z">
                <w:pPr>
                  <w:pStyle w:val="XML1"/>
                </w:pPr>
              </w:pPrChange>
            </w:pPr>
            <w:ins w:id="14074" w:author="Anees Shaikh" w:date="2013-10-07T01:10:00Z">
              <w:r>
                <w:t xml:space="preserve">                                The number of flow tables supported by the logical switch.</w:t>
              </w:r>
            </w:ins>
          </w:p>
          <w:p w14:paraId="11099E42" w14:textId="77777777" w:rsidR="00874469" w:rsidRDefault="00874469" w:rsidP="00874469">
            <w:pPr>
              <w:pStyle w:val="XML1"/>
              <w:rPr>
                <w:ins w:id="14075" w:author="Anees Shaikh" w:date="2013-10-07T01:10:00Z"/>
              </w:rPr>
              <w:pPrChange w:id="14076" w:author="Anees Shaikh" w:date="2013-10-07T01:11:00Z">
                <w:pPr>
                  <w:pStyle w:val="XML1"/>
                </w:pPr>
              </w:pPrChange>
            </w:pPr>
            <w:ins w:id="14077" w:author="Anees Shaikh" w:date="2013-10-07T01:10:00Z">
              <w:r>
                <w:t xml:space="preserve">                              &lt;/xs:documentation&gt;</w:t>
              </w:r>
            </w:ins>
          </w:p>
          <w:p w14:paraId="39091342" w14:textId="77777777" w:rsidR="00874469" w:rsidRDefault="00874469" w:rsidP="00874469">
            <w:pPr>
              <w:pStyle w:val="XML1"/>
              <w:rPr>
                <w:ins w:id="14078" w:author="Anees Shaikh" w:date="2013-10-07T01:10:00Z"/>
              </w:rPr>
              <w:pPrChange w:id="14079" w:author="Anees Shaikh" w:date="2013-10-07T01:11:00Z">
                <w:pPr>
                  <w:pStyle w:val="XML1"/>
                </w:pPr>
              </w:pPrChange>
            </w:pPr>
            <w:ins w:id="14080" w:author="Anees Shaikh" w:date="2013-10-07T01:10:00Z">
              <w:r>
                <w:t xml:space="preserve">                            &lt;/xs:annotation&gt;</w:t>
              </w:r>
            </w:ins>
          </w:p>
          <w:p w14:paraId="2C34972E" w14:textId="77777777" w:rsidR="00874469" w:rsidRDefault="00874469" w:rsidP="00874469">
            <w:pPr>
              <w:pStyle w:val="XML1"/>
              <w:rPr>
                <w:ins w:id="14081" w:author="Anees Shaikh" w:date="2013-10-07T01:10:00Z"/>
              </w:rPr>
              <w:pPrChange w:id="14082" w:author="Anees Shaikh" w:date="2013-10-07T01:11:00Z">
                <w:pPr>
                  <w:pStyle w:val="XML1"/>
                </w:pPr>
              </w:pPrChange>
            </w:pPr>
            <w:ins w:id="14083" w:author="Anees Shaikh" w:date="2013-10-07T01:10:00Z">
              <w:r>
                <w:t xml:space="preserve">                          &lt;/xs:element&gt;</w:t>
              </w:r>
            </w:ins>
          </w:p>
          <w:p w14:paraId="78988F22" w14:textId="77777777" w:rsidR="00874469" w:rsidRDefault="00874469" w:rsidP="00874469">
            <w:pPr>
              <w:pStyle w:val="XML1"/>
              <w:rPr>
                <w:ins w:id="14084" w:author="Anees Shaikh" w:date="2013-10-07T01:10:00Z"/>
              </w:rPr>
              <w:pPrChange w:id="14085" w:author="Anees Shaikh" w:date="2013-10-07T01:11:00Z">
                <w:pPr>
                  <w:pStyle w:val="XML1"/>
                </w:pPr>
              </w:pPrChange>
            </w:pPr>
            <w:ins w:id="14086" w:author="Anees Shaikh" w:date="2013-10-07T01:10:00Z">
              <w:r>
                <w:t xml:space="preserve">                          &lt;xs:element name="flow-statistics" minOccurs="0"  type="xs:boolean"&gt;</w:t>
              </w:r>
            </w:ins>
          </w:p>
          <w:p w14:paraId="0FB7F9E0" w14:textId="77777777" w:rsidR="00874469" w:rsidRDefault="00874469" w:rsidP="00874469">
            <w:pPr>
              <w:pStyle w:val="XML1"/>
              <w:rPr>
                <w:ins w:id="14087" w:author="Anees Shaikh" w:date="2013-10-07T01:10:00Z"/>
              </w:rPr>
              <w:pPrChange w:id="14088" w:author="Anees Shaikh" w:date="2013-10-07T01:11:00Z">
                <w:pPr>
                  <w:pStyle w:val="XML1"/>
                </w:pPr>
              </w:pPrChange>
            </w:pPr>
            <w:ins w:id="14089" w:author="Anees Shaikh" w:date="2013-10-07T01:10:00Z">
              <w:r>
                <w:t xml:space="preserve">                            &lt;xs:annotation&gt;</w:t>
              </w:r>
            </w:ins>
          </w:p>
          <w:p w14:paraId="1FF9B6DB" w14:textId="77777777" w:rsidR="00874469" w:rsidRDefault="00874469" w:rsidP="00874469">
            <w:pPr>
              <w:pStyle w:val="XML1"/>
              <w:rPr>
                <w:ins w:id="14090" w:author="Anees Shaikh" w:date="2013-10-07T01:10:00Z"/>
              </w:rPr>
              <w:pPrChange w:id="14091" w:author="Anees Shaikh" w:date="2013-10-07T01:11:00Z">
                <w:pPr>
                  <w:pStyle w:val="XML1"/>
                </w:pPr>
              </w:pPrChange>
            </w:pPr>
            <w:ins w:id="14092" w:author="Anees Shaikh" w:date="2013-10-07T01:10:00Z">
              <w:r>
                <w:t xml:space="preserve">                              &lt;xs:documentation&gt;</w:t>
              </w:r>
            </w:ins>
          </w:p>
          <w:p w14:paraId="49E8B70A" w14:textId="77777777" w:rsidR="00874469" w:rsidRDefault="00874469" w:rsidP="00874469">
            <w:pPr>
              <w:pStyle w:val="XML1"/>
              <w:rPr>
                <w:ins w:id="14093" w:author="Anees Shaikh" w:date="2013-10-07T01:10:00Z"/>
              </w:rPr>
              <w:pPrChange w:id="14094" w:author="Anees Shaikh" w:date="2013-10-07T01:11:00Z">
                <w:pPr>
                  <w:pStyle w:val="XML1"/>
                </w:pPr>
              </w:pPrChange>
            </w:pPr>
            <w:ins w:id="14095" w:author="Anees Shaikh" w:date="2013-10-07T01:10:00Z">
              <w:r>
                <w:t xml:space="preserve">                                Specifies if the logical switch supports flow statistics.</w:t>
              </w:r>
            </w:ins>
          </w:p>
          <w:p w14:paraId="7FC2DF68" w14:textId="77777777" w:rsidR="00874469" w:rsidRDefault="00874469" w:rsidP="00874469">
            <w:pPr>
              <w:pStyle w:val="XML1"/>
              <w:rPr>
                <w:ins w:id="14096" w:author="Anees Shaikh" w:date="2013-10-07T01:10:00Z"/>
              </w:rPr>
              <w:pPrChange w:id="14097" w:author="Anees Shaikh" w:date="2013-10-07T01:11:00Z">
                <w:pPr>
                  <w:pStyle w:val="XML1"/>
                </w:pPr>
              </w:pPrChange>
            </w:pPr>
            <w:ins w:id="14098" w:author="Anees Shaikh" w:date="2013-10-07T01:10:00Z">
              <w:r>
                <w:t xml:space="preserve">                              &lt;/xs:documentation&gt;</w:t>
              </w:r>
            </w:ins>
          </w:p>
          <w:p w14:paraId="7201A4BF" w14:textId="77777777" w:rsidR="00874469" w:rsidRDefault="00874469" w:rsidP="00874469">
            <w:pPr>
              <w:pStyle w:val="XML1"/>
              <w:rPr>
                <w:ins w:id="14099" w:author="Anees Shaikh" w:date="2013-10-07T01:10:00Z"/>
              </w:rPr>
              <w:pPrChange w:id="14100" w:author="Anees Shaikh" w:date="2013-10-07T01:11:00Z">
                <w:pPr>
                  <w:pStyle w:val="XML1"/>
                </w:pPr>
              </w:pPrChange>
            </w:pPr>
            <w:ins w:id="14101" w:author="Anees Shaikh" w:date="2013-10-07T01:10:00Z">
              <w:r>
                <w:t xml:space="preserve">                            &lt;/xs:annotation&gt;</w:t>
              </w:r>
            </w:ins>
          </w:p>
          <w:p w14:paraId="441A18EA" w14:textId="77777777" w:rsidR="00874469" w:rsidRDefault="00874469" w:rsidP="00874469">
            <w:pPr>
              <w:pStyle w:val="XML1"/>
              <w:rPr>
                <w:ins w:id="14102" w:author="Anees Shaikh" w:date="2013-10-07T01:10:00Z"/>
              </w:rPr>
              <w:pPrChange w:id="14103" w:author="Anees Shaikh" w:date="2013-10-07T01:11:00Z">
                <w:pPr>
                  <w:pStyle w:val="XML1"/>
                </w:pPr>
              </w:pPrChange>
            </w:pPr>
            <w:ins w:id="14104" w:author="Anees Shaikh" w:date="2013-10-07T01:10:00Z">
              <w:r>
                <w:t xml:space="preserve">                          &lt;/xs:element&gt;</w:t>
              </w:r>
            </w:ins>
          </w:p>
          <w:p w14:paraId="383AA7A5" w14:textId="77777777" w:rsidR="00874469" w:rsidRDefault="00874469" w:rsidP="00874469">
            <w:pPr>
              <w:pStyle w:val="XML1"/>
              <w:rPr>
                <w:ins w:id="14105" w:author="Anees Shaikh" w:date="2013-10-07T01:10:00Z"/>
              </w:rPr>
              <w:pPrChange w:id="14106" w:author="Anees Shaikh" w:date="2013-10-07T01:11:00Z">
                <w:pPr>
                  <w:pStyle w:val="XML1"/>
                </w:pPr>
              </w:pPrChange>
            </w:pPr>
            <w:ins w:id="14107" w:author="Anees Shaikh" w:date="2013-10-07T01:10:00Z">
              <w:r>
                <w:t xml:space="preserve">                          &lt;xs:element name="table-statistics" minOccurs="0"  type="xs:boolean"&gt;</w:t>
              </w:r>
            </w:ins>
          </w:p>
          <w:p w14:paraId="3D3E283A" w14:textId="77777777" w:rsidR="00874469" w:rsidRDefault="00874469" w:rsidP="00874469">
            <w:pPr>
              <w:pStyle w:val="XML1"/>
              <w:rPr>
                <w:ins w:id="14108" w:author="Anees Shaikh" w:date="2013-10-07T01:10:00Z"/>
              </w:rPr>
              <w:pPrChange w:id="14109" w:author="Anees Shaikh" w:date="2013-10-07T01:11:00Z">
                <w:pPr>
                  <w:pStyle w:val="XML1"/>
                </w:pPr>
              </w:pPrChange>
            </w:pPr>
            <w:ins w:id="14110" w:author="Anees Shaikh" w:date="2013-10-07T01:10:00Z">
              <w:r>
                <w:t xml:space="preserve">                            &lt;xs:annotation&gt;</w:t>
              </w:r>
            </w:ins>
          </w:p>
          <w:p w14:paraId="149A1742" w14:textId="77777777" w:rsidR="00874469" w:rsidRDefault="00874469" w:rsidP="00874469">
            <w:pPr>
              <w:pStyle w:val="XML1"/>
              <w:rPr>
                <w:ins w:id="14111" w:author="Anees Shaikh" w:date="2013-10-07T01:10:00Z"/>
              </w:rPr>
              <w:pPrChange w:id="14112" w:author="Anees Shaikh" w:date="2013-10-07T01:11:00Z">
                <w:pPr>
                  <w:pStyle w:val="XML1"/>
                </w:pPr>
              </w:pPrChange>
            </w:pPr>
            <w:ins w:id="14113" w:author="Anees Shaikh" w:date="2013-10-07T01:10:00Z">
              <w:r>
                <w:t xml:space="preserve">                              &lt;xs:documentation&gt;</w:t>
              </w:r>
            </w:ins>
          </w:p>
          <w:p w14:paraId="767AFED0" w14:textId="77777777" w:rsidR="00874469" w:rsidRDefault="00874469" w:rsidP="00874469">
            <w:pPr>
              <w:pStyle w:val="XML1"/>
              <w:rPr>
                <w:ins w:id="14114" w:author="Anees Shaikh" w:date="2013-10-07T01:10:00Z"/>
              </w:rPr>
              <w:pPrChange w:id="14115" w:author="Anees Shaikh" w:date="2013-10-07T01:11:00Z">
                <w:pPr>
                  <w:pStyle w:val="XML1"/>
                </w:pPr>
              </w:pPrChange>
            </w:pPr>
            <w:ins w:id="14116" w:author="Anees Shaikh" w:date="2013-10-07T01:10:00Z">
              <w:r>
                <w:t xml:space="preserve">                                Specifies if the logical switch supports table statistics.</w:t>
              </w:r>
            </w:ins>
          </w:p>
          <w:p w14:paraId="678E6879" w14:textId="77777777" w:rsidR="00874469" w:rsidRDefault="00874469" w:rsidP="00874469">
            <w:pPr>
              <w:pStyle w:val="XML1"/>
              <w:rPr>
                <w:ins w:id="14117" w:author="Anees Shaikh" w:date="2013-10-07T01:10:00Z"/>
              </w:rPr>
              <w:pPrChange w:id="14118" w:author="Anees Shaikh" w:date="2013-10-07T01:11:00Z">
                <w:pPr>
                  <w:pStyle w:val="XML1"/>
                </w:pPr>
              </w:pPrChange>
            </w:pPr>
            <w:ins w:id="14119" w:author="Anees Shaikh" w:date="2013-10-07T01:10:00Z">
              <w:r>
                <w:t xml:space="preserve">                              &lt;/xs:documentation&gt;</w:t>
              </w:r>
            </w:ins>
          </w:p>
          <w:p w14:paraId="5D4ACDFC" w14:textId="77777777" w:rsidR="00874469" w:rsidRDefault="00874469" w:rsidP="00874469">
            <w:pPr>
              <w:pStyle w:val="XML1"/>
              <w:rPr>
                <w:ins w:id="14120" w:author="Anees Shaikh" w:date="2013-10-07T01:10:00Z"/>
              </w:rPr>
              <w:pPrChange w:id="14121" w:author="Anees Shaikh" w:date="2013-10-07T01:11:00Z">
                <w:pPr>
                  <w:pStyle w:val="XML1"/>
                </w:pPr>
              </w:pPrChange>
            </w:pPr>
            <w:ins w:id="14122" w:author="Anees Shaikh" w:date="2013-10-07T01:10:00Z">
              <w:r>
                <w:t xml:space="preserve">                            &lt;/xs:annotation&gt;</w:t>
              </w:r>
            </w:ins>
          </w:p>
          <w:p w14:paraId="19CD2932" w14:textId="77777777" w:rsidR="00874469" w:rsidRDefault="00874469" w:rsidP="00874469">
            <w:pPr>
              <w:pStyle w:val="XML1"/>
              <w:rPr>
                <w:ins w:id="14123" w:author="Anees Shaikh" w:date="2013-10-07T01:10:00Z"/>
              </w:rPr>
              <w:pPrChange w:id="14124" w:author="Anees Shaikh" w:date="2013-10-07T01:11:00Z">
                <w:pPr>
                  <w:pStyle w:val="XML1"/>
                </w:pPr>
              </w:pPrChange>
            </w:pPr>
            <w:ins w:id="14125" w:author="Anees Shaikh" w:date="2013-10-07T01:10:00Z">
              <w:r>
                <w:t xml:space="preserve">                          &lt;/xs:element&gt;</w:t>
              </w:r>
            </w:ins>
          </w:p>
          <w:p w14:paraId="6EB2252C" w14:textId="77777777" w:rsidR="00874469" w:rsidRDefault="00874469" w:rsidP="00874469">
            <w:pPr>
              <w:pStyle w:val="XML1"/>
              <w:rPr>
                <w:ins w:id="14126" w:author="Anees Shaikh" w:date="2013-10-07T01:10:00Z"/>
              </w:rPr>
              <w:pPrChange w:id="14127" w:author="Anees Shaikh" w:date="2013-10-07T01:11:00Z">
                <w:pPr>
                  <w:pStyle w:val="XML1"/>
                </w:pPr>
              </w:pPrChange>
            </w:pPr>
            <w:ins w:id="14128" w:author="Anees Shaikh" w:date="2013-10-07T01:10:00Z">
              <w:r>
                <w:t xml:space="preserve">                          &lt;xs:element name="port-statistics" minOccurs="0"  type="xs:boolean"&gt;</w:t>
              </w:r>
            </w:ins>
          </w:p>
          <w:p w14:paraId="43490A29" w14:textId="77777777" w:rsidR="00874469" w:rsidRDefault="00874469" w:rsidP="00874469">
            <w:pPr>
              <w:pStyle w:val="XML1"/>
              <w:rPr>
                <w:ins w:id="14129" w:author="Anees Shaikh" w:date="2013-10-07T01:10:00Z"/>
              </w:rPr>
              <w:pPrChange w:id="14130" w:author="Anees Shaikh" w:date="2013-10-07T01:11:00Z">
                <w:pPr>
                  <w:pStyle w:val="XML1"/>
                </w:pPr>
              </w:pPrChange>
            </w:pPr>
            <w:ins w:id="14131" w:author="Anees Shaikh" w:date="2013-10-07T01:10:00Z">
              <w:r>
                <w:t xml:space="preserve">                            &lt;xs:annotation&gt;</w:t>
              </w:r>
            </w:ins>
          </w:p>
          <w:p w14:paraId="6417A66D" w14:textId="77777777" w:rsidR="00874469" w:rsidRDefault="00874469" w:rsidP="00874469">
            <w:pPr>
              <w:pStyle w:val="XML1"/>
              <w:rPr>
                <w:ins w:id="14132" w:author="Anees Shaikh" w:date="2013-10-07T01:10:00Z"/>
              </w:rPr>
              <w:pPrChange w:id="14133" w:author="Anees Shaikh" w:date="2013-10-07T01:11:00Z">
                <w:pPr>
                  <w:pStyle w:val="XML1"/>
                </w:pPr>
              </w:pPrChange>
            </w:pPr>
            <w:ins w:id="14134" w:author="Anees Shaikh" w:date="2013-10-07T01:10:00Z">
              <w:r>
                <w:t xml:space="preserve">                              &lt;xs:documentation&gt;</w:t>
              </w:r>
            </w:ins>
          </w:p>
          <w:p w14:paraId="7A589423" w14:textId="77777777" w:rsidR="00874469" w:rsidRDefault="00874469" w:rsidP="00874469">
            <w:pPr>
              <w:pStyle w:val="XML1"/>
              <w:rPr>
                <w:ins w:id="14135" w:author="Anees Shaikh" w:date="2013-10-07T01:10:00Z"/>
              </w:rPr>
              <w:pPrChange w:id="14136" w:author="Anees Shaikh" w:date="2013-10-07T01:11:00Z">
                <w:pPr>
                  <w:pStyle w:val="XML1"/>
                </w:pPr>
              </w:pPrChange>
            </w:pPr>
            <w:ins w:id="14137" w:author="Anees Shaikh" w:date="2013-10-07T01:10:00Z">
              <w:r>
                <w:t xml:space="preserve">                                Specifies if the logical switch supports port statistics.</w:t>
              </w:r>
            </w:ins>
          </w:p>
          <w:p w14:paraId="3337FC2D" w14:textId="77777777" w:rsidR="00874469" w:rsidRDefault="00874469" w:rsidP="00874469">
            <w:pPr>
              <w:pStyle w:val="XML1"/>
              <w:rPr>
                <w:ins w:id="14138" w:author="Anees Shaikh" w:date="2013-10-07T01:10:00Z"/>
              </w:rPr>
              <w:pPrChange w:id="14139" w:author="Anees Shaikh" w:date="2013-10-07T01:11:00Z">
                <w:pPr>
                  <w:pStyle w:val="XML1"/>
                </w:pPr>
              </w:pPrChange>
            </w:pPr>
            <w:ins w:id="14140" w:author="Anees Shaikh" w:date="2013-10-07T01:10:00Z">
              <w:r>
                <w:t xml:space="preserve">                              &lt;/xs:documentation&gt;</w:t>
              </w:r>
            </w:ins>
          </w:p>
          <w:p w14:paraId="05D20EC3" w14:textId="77777777" w:rsidR="00874469" w:rsidRDefault="00874469" w:rsidP="00874469">
            <w:pPr>
              <w:pStyle w:val="XML1"/>
              <w:rPr>
                <w:ins w:id="14141" w:author="Anees Shaikh" w:date="2013-10-07T01:10:00Z"/>
              </w:rPr>
              <w:pPrChange w:id="14142" w:author="Anees Shaikh" w:date="2013-10-07T01:11:00Z">
                <w:pPr>
                  <w:pStyle w:val="XML1"/>
                </w:pPr>
              </w:pPrChange>
            </w:pPr>
            <w:ins w:id="14143" w:author="Anees Shaikh" w:date="2013-10-07T01:10:00Z">
              <w:r>
                <w:t xml:space="preserve">                            &lt;/xs:annotation&gt;</w:t>
              </w:r>
            </w:ins>
          </w:p>
          <w:p w14:paraId="668CFC18" w14:textId="77777777" w:rsidR="00874469" w:rsidRDefault="00874469" w:rsidP="00874469">
            <w:pPr>
              <w:pStyle w:val="XML1"/>
              <w:rPr>
                <w:ins w:id="14144" w:author="Anees Shaikh" w:date="2013-10-07T01:10:00Z"/>
              </w:rPr>
              <w:pPrChange w:id="14145" w:author="Anees Shaikh" w:date="2013-10-07T01:11:00Z">
                <w:pPr>
                  <w:pStyle w:val="XML1"/>
                </w:pPr>
              </w:pPrChange>
            </w:pPr>
            <w:ins w:id="14146" w:author="Anees Shaikh" w:date="2013-10-07T01:10:00Z">
              <w:r>
                <w:t xml:space="preserve">                          &lt;/xs:element&gt;</w:t>
              </w:r>
            </w:ins>
          </w:p>
          <w:p w14:paraId="49B019D5" w14:textId="77777777" w:rsidR="00874469" w:rsidRDefault="00874469" w:rsidP="00874469">
            <w:pPr>
              <w:pStyle w:val="XML1"/>
              <w:rPr>
                <w:ins w:id="14147" w:author="Anees Shaikh" w:date="2013-10-07T01:10:00Z"/>
              </w:rPr>
              <w:pPrChange w:id="14148" w:author="Anees Shaikh" w:date="2013-10-07T01:11:00Z">
                <w:pPr>
                  <w:pStyle w:val="XML1"/>
                </w:pPr>
              </w:pPrChange>
            </w:pPr>
            <w:ins w:id="14149" w:author="Anees Shaikh" w:date="2013-10-07T01:10:00Z">
              <w:r>
                <w:t xml:space="preserve">                          &lt;xs:element name="group-statistics" minOccurs="0"  type="xs:boolean"&gt;</w:t>
              </w:r>
            </w:ins>
          </w:p>
          <w:p w14:paraId="03DBD68D" w14:textId="77777777" w:rsidR="00874469" w:rsidRDefault="00874469" w:rsidP="00874469">
            <w:pPr>
              <w:pStyle w:val="XML1"/>
              <w:rPr>
                <w:ins w:id="14150" w:author="Anees Shaikh" w:date="2013-10-07T01:10:00Z"/>
              </w:rPr>
              <w:pPrChange w:id="14151" w:author="Anees Shaikh" w:date="2013-10-07T01:11:00Z">
                <w:pPr>
                  <w:pStyle w:val="XML1"/>
                </w:pPr>
              </w:pPrChange>
            </w:pPr>
            <w:ins w:id="14152" w:author="Anees Shaikh" w:date="2013-10-07T01:10:00Z">
              <w:r>
                <w:t xml:space="preserve">                            &lt;xs:annotation&gt;</w:t>
              </w:r>
            </w:ins>
          </w:p>
          <w:p w14:paraId="23C28E5B" w14:textId="77777777" w:rsidR="00874469" w:rsidRDefault="00874469" w:rsidP="00874469">
            <w:pPr>
              <w:pStyle w:val="XML1"/>
              <w:rPr>
                <w:ins w:id="14153" w:author="Anees Shaikh" w:date="2013-10-07T01:10:00Z"/>
              </w:rPr>
              <w:pPrChange w:id="14154" w:author="Anees Shaikh" w:date="2013-10-07T01:11:00Z">
                <w:pPr>
                  <w:pStyle w:val="XML1"/>
                </w:pPr>
              </w:pPrChange>
            </w:pPr>
            <w:ins w:id="14155" w:author="Anees Shaikh" w:date="2013-10-07T01:10:00Z">
              <w:r>
                <w:t xml:space="preserve">                              &lt;xs:documentation&gt;</w:t>
              </w:r>
            </w:ins>
          </w:p>
          <w:p w14:paraId="79DBF632" w14:textId="77777777" w:rsidR="00874469" w:rsidRDefault="00874469" w:rsidP="00874469">
            <w:pPr>
              <w:pStyle w:val="XML1"/>
              <w:rPr>
                <w:ins w:id="14156" w:author="Anees Shaikh" w:date="2013-10-07T01:10:00Z"/>
              </w:rPr>
              <w:pPrChange w:id="14157" w:author="Anees Shaikh" w:date="2013-10-07T01:11:00Z">
                <w:pPr>
                  <w:pStyle w:val="XML1"/>
                </w:pPr>
              </w:pPrChange>
            </w:pPr>
            <w:ins w:id="14158" w:author="Anees Shaikh" w:date="2013-10-07T01:10:00Z">
              <w:r>
                <w:t xml:space="preserve">                                Specifies if the logical switch supports group statistics.</w:t>
              </w:r>
            </w:ins>
          </w:p>
          <w:p w14:paraId="0680E4C3" w14:textId="77777777" w:rsidR="00874469" w:rsidRDefault="00874469" w:rsidP="00874469">
            <w:pPr>
              <w:pStyle w:val="XML1"/>
              <w:rPr>
                <w:ins w:id="14159" w:author="Anees Shaikh" w:date="2013-10-07T01:10:00Z"/>
              </w:rPr>
              <w:pPrChange w:id="14160" w:author="Anees Shaikh" w:date="2013-10-07T01:11:00Z">
                <w:pPr>
                  <w:pStyle w:val="XML1"/>
                </w:pPr>
              </w:pPrChange>
            </w:pPr>
            <w:ins w:id="14161" w:author="Anees Shaikh" w:date="2013-10-07T01:10:00Z">
              <w:r>
                <w:t xml:space="preserve">                              &lt;/xs:documentation&gt;</w:t>
              </w:r>
            </w:ins>
          </w:p>
          <w:p w14:paraId="19D4C56A" w14:textId="77777777" w:rsidR="00874469" w:rsidRDefault="00874469" w:rsidP="00874469">
            <w:pPr>
              <w:pStyle w:val="XML1"/>
              <w:rPr>
                <w:ins w:id="14162" w:author="Anees Shaikh" w:date="2013-10-07T01:10:00Z"/>
              </w:rPr>
              <w:pPrChange w:id="14163" w:author="Anees Shaikh" w:date="2013-10-07T01:11:00Z">
                <w:pPr>
                  <w:pStyle w:val="XML1"/>
                </w:pPr>
              </w:pPrChange>
            </w:pPr>
            <w:ins w:id="14164" w:author="Anees Shaikh" w:date="2013-10-07T01:10:00Z">
              <w:r>
                <w:t xml:space="preserve">                            &lt;/xs:annotation&gt;</w:t>
              </w:r>
            </w:ins>
          </w:p>
          <w:p w14:paraId="12A62C4E" w14:textId="77777777" w:rsidR="00874469" w:rsidRDefault="00874469" w:rsidP="00874469">
            <w:pPr>
              <w:pStyle w:val="XML1"/>
              <w:rPr>
                <w:ins w:id="14165" w:author="Anees Shaikh" w:date="2013-10-07T01:10:00Z"/>
              </w:rPr>
              <w:pPrChange w:id="14166" w:author="Anees Shaikh" w:date="2013-10-07T01:11:00Z">
                <w:pPr>
                  <w:pStyle w:val="XML1"/>
                </w:pPr>
              </w:pPrChange>
            </w:pPr>
            <w:ins w:id="14167" w:author="Anees Shaikh" w:date="2013-10-07T01:10:00Z">
              <w:r>
                <w:t xml:space="preserve">                          &lt;/xs:element&gt;</w:t>
              </w:r>
            </w:ins>
          </w:p>
          <w:p w14:paraId="0BFE7A0A" w14:textId="77777777" w:rsidR="00874469" w:rsidRDefault="00874469" w:rsidP="00874469">
            <w:pPr>
              <w:pStyle w:val="XML1"/>
              <w:rPr>
                <w:ins w:id="14168" w:author="Anees Shaikh" w:date="2013-10-07T01:10:00Z"/>
              </w:rPr>
              <w:pPrChange w:id="14169" w:author="Anees Shaikh" w:date="2013-10-07T01:11:00Z">
                <w:pPr>
                  <w:pStyle w:val="XML1"/>
                </w:pPr>
              </w:pPrChange>
            </w:pPr>
            <w:ins w:id="14170" w:author="Anees Shaikh" w:date="2013-10-07T01:10:00Z">
              <w:r>
                <w:t xml:space="preserve">                          &lt;xs:element name="queue-statistics" minOccurs="0"  type="xs:boolean"&gt;</w:t>
              </w:r>
            </w:ins>
          </w:p>
          <w:p w14:paraId="3C9C92F9" w14:textId="77777777" w:rsidR="00874469" w:rsidRDefault="00874469" w:rsidP="00874469">
            <w:pPr>
              <w:pStyle w:val="XML1"/>
              <w:rPr>
                <w:ins w:id="14171" w:author="Anees Shaikh" w:date="2013-10-07T01:10:00Z"/>
              </w:rPr>
              <w:pPrChange w:id="14172" w:author="Anees Shaikh" w:date="2013-10-07T01:11:00Z">
                <w:pPr>
                  <w:pStyle w:val="XML1"/>
                </w:pPr>
              </w:pPrChange>
            </w:pPr>
            <w:ins w:id="14173" w:author="Anees Shaikh" w:date="2013-10-07T01:10:00Z">
              <w:r>
                <w:lastRenderedPageBreak/>
                <w:t xml:space="preserve">                            &lt;xs:annotation&gt;</w:t>
              </w:r>
            </w:ins>
          </w:p>
          <w:p w14:paraId="5DBF1CEB" w14:textId="77777777" w:rsidR="00874469" w:rsidRDefault="00874469" w:rsidP="00874469">
            <w:pPr>
              <w:pStyle w:val="XML1"/>
              <w:rPr>
                <w:ins w:id="14174" w:author="Anees Shaikh" w:date="2013-10-07T01:10:00Z"/>
              </w:rPr>
              <w:pPrChange w:id="14175" w:author="Anees Shaikh" w:date="2013-10-07T01:11:00Z">
                <w:pPr>
                  <w:pStyle w:val="XML1"/>
                </w:pPr>
              </w:pPrChange>
            </w:pPr>
            <w:ins w:id="14176" w:author="Anees Shaikh" w:date="2013-10-07T01:10:00Z">
              <w:r>
                <w:t xml:space="preserve">                              &lt;xs:documentation&gt;</w:t>
              </w:r>
            </w:ins>
          </w:p>
          <w:p w14:paraId="07C541A2" w14:textId="77777777" w:rsidR="00874469" w:rsidRDefault="00874469" w:rsidP="00874469">
            <w:pPr>
              <w:pStyle w:val="XML1"/>
              <w:rPr>
                <w:ins w:id="14177" w:author="Anees Shaikh" w:date="2013-10-07T01:10:00Z"/>
              </w:rPr>
              <w:pPrChange w:id="14178" w:author="Anees Shaikh" w:date="2013-10-07T01:11:00Z">
                <w:pPr>
                  <w:pStyle w:val="XML1"/>
                </w:pPr>
              </w:pPrChange>
            </w:pPr>
            <w:ins w:id="14179" w:author="Anees Shaikh" w:date="2013-10-07T01:10:00Z">
              <w:r>
                <w:t xml:space="preserve">                                Specifies if the logical switch supports queue statistics.</w:t>
              </w:r>
            </w:ins>
          </w:p>
          <w:p w14:paraId="3573AAA9" w14:textId="77777777" w:rsidR="00874469" w:rsidRDefault="00874469" w:rsidP="00874469">
            <w:pPr>
              <w:pStyle w:val="XML1"/>
              <w:rPr>
                <w:ins w:id="14180" w:author="Anees Shaikh" w:date="2013-10-07T01:10:00Z"/>
              </w:rPr>
              <w:pPrChange w:id="14181" w:author="Anees Shaikh" w:date="2013-10-07T01:11:00Z">
                <w:pPr>
                  <w:pStyle w:val="XML1"/>
                </w:pPr>
              </w:pPrChange>
            </w:pPr>
            <w:ins w:id="14182" w:author="Anees Shaikh" w:date="2013-10-07T01:10:00Z">
              <w:r>
                <w:t xml:space="preserve">                              &lt;/xs:documentation&gt;</w:t>
              </w:r>
            </w:ins>
          </w:p>
          <w:p w14:paraId="3166E1D3" w14:textId="77777777" w:rsidR="00874469" w:rsidRDefault="00874469" w:rsidP="00874469">
            <w:pPr>
              <w:pStyle w:val="XML1"/>
              <w:rPr>
                <w:ins w:id="14183" w:author="Anees Shaikh" w:date="2013-10-07T01:10:00Z"/>
              </w:rPr>
              <w:pPrChange w:id="14184" w:author="Anees Shaikh" w:date="2013-10-07T01:11:00Z">
                <w:pPr>
                  <w:pStyle w:val="XML1"/>
                </w:pPr>
              </w:pPrChange>
            </w:pPr>
            <w:ins w:id="14185" w:author="Anees Shaikh" w:date="2013-10-07T01:10:00Z">
              <w:r>
                <w:t xml:space="preserve">                            &lt;/xs:annotation&gt;</w:t>
              </w:r>
            </w:ins>
          </w:p>
          <w:p w14:paraId="52F2199E" w14:textId="77777777" w:rsidR="00874469" w:rsidRDefault="00874469" w:rsidP="00874469">
            <w:pPr>
              <w:pStyle w:val="XML1"/>
              <w:rPr>
                <w:ins w:id="14186" w:author="Anees Shaikh" w:date="2013-10-07T01:10:00Z"/>
              </w:rPr>
              <w:pPrChange w:id="14187" w:author="Anees Shaikh" w:date="2013-10-07T01:11:00Z">
                <w:pPr>
                  <w:pStyle w:val="XML1"/>
                </w:pPr>
              </w:pPrChange>
            </w:pPr>
            <w:ins w:id="14188" w:author="Anees Shaikh" w:date="2013-10-07T01:10:00Z">
              <w:r>
                <w:t xml:space="preserve">                          &lt;/xs:element&gt;</w:t>
              </w:r>
            </w:ins>
          </w:p>
          <w:p w14:paraId="2CCDA48E" w14:textId="77777777" w:rsidR="00874469" w:rsidRDefault="00874469" w:rsidP="00874469">
            <w:pPr>
              <w:pStyle w:val="XML1"/>
              <w:rPr>
                <w:ins w:id="14189" w:author="Anees Shaikh" w:date="2013-10-07T01:10:00Z"/>
              </w:rPr>
              <w:pPrChange w:id="14190" w:author="Anees Shaikh" w:date="2013-10-07T01:11:00Z">
                <w:pPr>
                  <w:pStyle w:val="XML1"/>
                </w:pPr>
              </w:pPrChange>
            </w:pPr>
            <w:ins w:id="14191" w:author="Anees Shaikh" w:date="2013-10-07T01:10:00Z">
              <w:r>
                <w:t xml:space="preserve">                          &lt;xs:element name="reassemble-ip-fragments" minOccurs="0"  type="xs:boolean"&gt;</w:t>
              </w:r>
            </w:ins>
          </w:p>
          <w:p w14:paraId="682EB37A" w14:textId="77777777" w:rsidR="00874469" w:rsidRDefault="00874469" w:rsidP="00874469">
            <w:pPr>
              <w:pStyle w:val="XML1"/>
              <w:rPr>
                <w:ins w:id="14192" w:author="Anees Shaikh" w:date="2013-10-07T01:10:00Z"/>
              </w:rPr>
              <w:pPrChange w:id="14193" w:author="Anees Shaikh" w:date="2013-10-07T01:11:00Z">
                <w:pPr>
                  <w:pStyle w:val="XML1"/>
                </w:pPr>
              </w:pPrChange>
            </w:pPr>
            <w:ins w:id="14194" w:author="Anees Shaikh" w:date="2013-10-07T01:10:00Z">
              <w:r>
                <w:t xml:space="preserve">                            &lt;xs:annotation&gt;</w:t>
              </w:r>
            </w:ins>
          </w:p>
          <w:p w14:paraId="62A82BA1" w14:textId="77777777" w:rsidR="00874469" w:rsidRDefault="00874469" w:rsidP="00874469">
            <w:pPr>
              <w:pStyle w:val="XML1"/>
              <w:rPr>
                <w:ins w:id="14195" w:author="Anees Shaikh" w:date="2013-10-07T01:10:00Z"/>
              </w:rPr>
              <w:pPrChange w:id="14196" w:author="Anees Shaikh" w:date="2013-10-07T01:11:00Z">
                <w:pPr>
                  <w:pStyle w:val="XML1"/>
                </w:pPr>
              </w:pPrChange>
            </w:pPr>
            <w:ins w:id="14197" w:author="Anees Shaikh" w:date="2013-10-07T01:10:00Z">
              <w:r>
                <w:t xml:space="preserve">                              &lt;xs:documentation&gt;</w:t>
              </w:r>
            </w:ins>
          </w:p>
          <w:p w14:paraId="689EB74C" w14:textId="77777777" w:rsidR="00874469" w:rsidRDefault="00874469" w:rsidP="00874469">
            <w:pPr>
              <w:pStyle w:val="XML1"/>
              <w:rPr>
                <w:ins w:id="14198" w:author="Anees Shaikh" w:date="2013-10-07T01:10:00Z"/>
              </w:rPr>
              <w:pPrChange w:id="14199" w:author="Anees Shaikh" w:date="2013-10-07T01:11:00Z">
                <w:pPr>
                  <w:pStyle w:val="XML1"/>
                </w:pPr>
              </w:pPrChange>
            </w:pPr>
            <w:ins w:id="14200" w:author="Anees Shaikh" w:date="2013-10-07T01:10:00Z">
              <w:r>
                <w:t xml:space="preserve">                                Specifies if the logical switch supports reassemble IP fragments.</w:t>
              </w:r>
            </w:ins>
          </w:p>
          <w:p w14:paraId="2BEAC975" w14:textId="77777777" w:rsidR="00874469" w:rsidRDefault="00874469" w:rsidP="00874469">
            <w:pPr>
              <w:pStyle w:val="XML1"/>
              <w:rPr>
                <w:ins w:id="14201" w:author="Anees Shaikh" w:date="2013-10-07T01:10:00Z"/>
              </w:rPr>
              <w:pPrChange w:id="14202" w:author="Anees Shaikh" w:date="2013-10-07T01:11:00Z">
                <w:pPr>
                  <w:pStyle w:val="XML1"/>
                </w:pPr>
              </w:pPrChange>
            </w:pPr>
            <w:ins w:id="14203" w:author="Anees Shaikh" w:date="2013-10-07T01:10:00Z">
              <w:r>
                <w:t xml:space="preserve">                              &lt;/xs:documentation&gt;</w:t>
              </w:r>
            </w:ins>
          </w:p>
          <w:p w14:paraId="693F6817" w14:textId="77777777" w:rsidR="00874469" w:rsidRDefault="00874469" w:rsidP="00874469">
            <w:pPr>
              <w:pStyle w:val="XML1"/>
              <w:rPr>
                <w:ins w:id="14204" w:author="Anees Shaikh" w:date="2013-10-07T01:10:00Z"/>
              </w:rPr>
              <w:pPrChange w:id="14205" w:author="Anees Shaikh" w:date="2013-10-07T01:11:00Z">
                <w:pPr>
                  <w:pStyle w:val="XML1"/>
                </w:pPr>
              </w:pPrChange>
            </w:pPr>
            <w:ins w:id="14206" w:author="Anees Shaikh" w:date="2013-10-07T01:10:00Z">
              <w:r>
                <w:t xml:space="preserve">                            &lt;/xs:annotation&gt;</w:t>
              </w:r>
            </w:ins>
          </w:p>
          <w:p w14:paraId="40892B59" w14:textId="77777777" w:rsidR="00874469" w:rsidRDefault="00874469" w:rsidP="00874469">
            <w:pPr>
              <w:pStyle w:val="XML1"/>
              <w:rPr>
                <w:ins w:id="14207" w:author="Anees Shaikh" w:date="2013-10-07T01:10:00Z"/>
              </w:rPr>
              <w:pPrChange w:id="14208" w:author="Anees Shaikh" w:date="2013-10-07T01:11:00Z">
                <w:pPr>
                  <w:pStyle w:val="XML1"/>
                </w:pPr>
              </w:pPrChange>
            </w:pPr>
            <w:ins w:id="14209" w:author="Anees Shaikh" w:date="2013-10-07T01:10:00Z">
              <w:r>
                <w:t xml:space="preserve">                          &lt;/xs:element&gt;</w:t>
              </w:r>
            </w:ins>
          </w:p>
          <w:p w14:paraId="6950CBDF" w14:textId="77777777" w:rsidR="00874469" w:rsidRDefault="00874469" w:rsidP="00874469">
            <w:pPr>
              <w:pStyle w:val="XML1"/>
              <w:rPr>
                <w:ins w:id="14210" w:author="Anees Shaikh" w:date="2013-10-07T01:10:00Z"/>
              </w:rPr>
              <w:pPrChange w:id="14211" w:author="Anees Shaikh" w:date="2013-10-07T01:11:00Z">
                <w:pPr>
                  <w:pStyle w:val="XML1"/>
                </w:pPr>
              </w:pPrChange>
            </w:pPr>
            <w:ins w:id="14212" w:author="Anees Shaikh" w:date="2013-10-07T01:10:00Z">
              <w:r>
                <w:t xml:space="preserve">                          &lt;xs:element name="block-looping-ports" minOccurs="0"  type="xs:boolean"&gt;</w:t>
              </w:r>
            </w:ins>
          </w:p>
          <w:p w14:paraId="5BAA2258" w14:textId="77777777" w:rsidR="00874469" w:rsidRDefault="00874469" w:rsidP="00874469">
            <w:pPr>
              <w:pStyle w:val="XML1"/>
              <w:rPr>
                <w:ins w:id="14213" w:author="Anees Shaikh" w:date="2013-10-07T01:10:00Z"/>
              </w:rPr>
              <w:pPrChange w:id="14214" w:author="Anees Shaikh" w:date="2013-10-07T01:11:00Z">
                <w:pPr>
                  <w:pStyle w:val="XML1"/>
                </w:pPr>
              </w:pPrChange>
            </w:pPr>
            <w:ins w:id="14215" w:author="Anees Shaikh" w:date="2013-10-07T01:10:00Z">
              <w:r>
                <w:t xml:space="preserve">                            &lt;xs:annotation&gt;</w:t>
              </w:r>
            </w:ins>
          </w:p>
          <w:p w14:paraId="28F47F3C" w14:textId="77777777" w:rsidR="00874469" w:rsidRDefault="00874469" w:rsidP="00874469">
            <w:pPr>
              <w:pStyle w:val="XML1"/>
              <w:rPr>
                <w:ins w:id="14216" w:author="Anees Shaikh" w:date="2013-10-07T01:10:00Z"/>
              </w:rPr>
              <w:pPrChange w:id="14217" w:author="Anees Shaikh" w:date="2013-10-07T01:11:00Z">
                <w:pPr>
                  <w:pStyle w:val="XML1"/>
                </w:pPr>
              </w:pPrChange>
            </w:pPr>
            <w:ins w:id="14218" w:author="Anees Shaikh" w:date="2013-10-07T01:10:00Z">
              <w:r>
                <w:t xml:space="preserve">                              &lt;xs:documentation&gt;</w:t>
              </w:r>
            </w:ins>
          </w:p>
          <w:p w14:paraId="46C1DE8A" w14:textId="77777777" w:rsidR="00874469" w:rsidRDefault="00874469" w:rsidP="00874469">
            <w:pPr>
              <w:pStyle w:val="XML1"/>
              <w:rPr>
                <w:ins w:id="14219" w:author="Anees Shaikh" w:date="2013-10-07T01:10:00Z"/>
              </w:rPr>
              <w:pPrChange w:id="14220" w:author="Anees Shaikh" w:date="2013-10-07T01:11:00Z">
                <w:pPr>
                  <w:pStyle w:val="XML1"/>
                </w:pPr>
              </w:pPrChange>
            </w:pPr>
            <w:ins w:id="14221" w:author="Anees Shaikh" w:date="2013-10-07T01:10:00Z">
              <w:r>
                <w:t xml:space="preserve">                                'true' indicates that a switch protocol outside of OpenFlow, such as</w:t>
              </w:r>
            </w:ins>
          </w:p>
          <w:p w14:paraId="16832163" w14:textId="77777777" w:rsidR="00874469" w:rsidRDefault="00874469" w:rsidP="00874469">
            <w:pPr>
              <w:pStyle w:val="XML1"/>
              <w:rPr>
                <w:ins w:id="14222" w:author="Anees Shaikh" w:date="2013-10-07T01:10:00Z"/>
              </w:rPr>
              <w:pPrChange w:id="14223" w:author="Anees Shaikh" w:date="2013-10-07T01:11:00Z">
                <w:pPr>
                  <w:pStyle w:val="XML1"/>
                </w:pPr>
              </w:pPrChange>
            </w:pPr>
            <w:ins w:id="14224" w:author="Anees Shaikh" w:date="2013-10-07T01:10:00Z">
              <w:r>
                <w:t xml:space="preserve">                                       802.1D Spanning Tree, will detect topology loops and block ports</w:t>
              </w:r>
            </w:ins>
          </w:p>
          <w:p w14:paraId="3FA490DB" w14:textId="77777777" w:rsidR="00874469" w:rsidRDefault="00874469" w:rsidP="00874469">
            <w:pPr>
              <w:pStyle w:val="XML1"/>
              <w:rPr>
                <w:ins w:id="14225" w:author="Anees Shaikh" w:date="2013-10-07T01:10:00Z"/>
              </w:rPr>
              <w:pPrChange w:id="14226" w:author="Anees Shaikh" w:date="2013-10-07T01:11:00Z">
                <w:pPr>
                  <w:pStyle w:val="XML1"/>
                </w:pPr>
              </w:pPrChange>
            </w:pPr>
            <w:ins w:id="14227" w:author="Anees Shaikh" w:date="2013-10-07T01:10:00Z">
              <w:r>
                <w:t xml:space="preserve">                                       to prevent packet loops.</w:t>
              </w:r>
            </w:ins>
          </w:p>
          <w:p w14:paraId="2755FCC0" w14:textId="77777777" w:rsidR="00874469" w:rsidRDefault="00874469" w:rsidP="00874469">
            <w:pPr>
              <w:pStyle w:val="XML1"/>
              <w:rPr>
                <w:ins w:id="14228" w:author="Anees Shaikh" w:date="2013-10-07T01:10:00Z"/>
              </w:rPr>
              <w:pPrChange w:id="14229" w:author="Anees Shaikh" w:date="2013-10-07T01:11:00Z">
                <w:pPr>
                  <w:pStyle w:val="XML1"/>
                </w:pPr>
              </w:pPrChange>
            </w:pPr>
            <w:ins w:id="14230" w:author="Anees Shaikh" w:date="2013-10-07T01:10:00Z">
              <w:r>
                <w:t xml:space="preserve">                              &lt;/xs:documentation&gt;</w:t>
              </w:r>
            </w:ins>
          </w:p>
          <w:p w14:paraId="28CE0767" w14:textId="77777777" w:rsidR="00874469" w:rsidRDefault="00874469" w:rsidP="00874469">
            <w:pPr>
              <w:pStyle w:val="XML1"/>
              <w:rPr>
                <w:ins w:id="14231" w:author="Anees Shaikh" w:date="2013-10-07T01:10:00Z"/>
              </w:rPr>
              <w:pPrChange w:id="14232" w:author="Anees Shaikh" w:date="2013-10-07T01:11:00Z">
                <w:pPr>
                  <w:pStyle w:val="XML1"/>
                </w:pPr>
              </w:pPrChange>
            </w:pPr>
            <w:ins w:id="14233" w:author="Anees Shaikh" w:date="2013-10-07T01:10:00Z">
              <w:r>
                <w:t xml:space="preserve">                            &lt;/xs:annotation&gt;</w:t>
              </w:r>
            </w:ins>
          </w:p>
          <w:p w14:paraId="02FEAFFF" w14:textId="77777777" w:rsidR="00874469" w:rsidRDefault="00874469" w:rsidP="00874469">
            <w:pPr>
              <w:pStyle w:val="XML1"/>
              <w:rPr>
                <w:ins w:id="14234" w:author="Anees Shaikh" w:date="2013-10-07T01:10:00Z"/>
              </w:rPr>
              <w:pPrChange w:id="14235" w:author="Anees Shaikh" w:date="2013-10-07T01:11:00Z">
                <w:pPr>
                  <w:pStyle w:val="XML1"/>
                </w:pPr>
              </w:pPrChange>
            </w:pPr>
            <w:ins w:id="14236" w:author="Anees Shaikh" w:date="2013-10-07T01:10:00Z">
              <w:r>
                <w:t xml:space="preserve">                          &lt;/xs:element&gt;</w:t>
              </w:r>
            </w:ins>
          </w:p>
          <w:p w14:paraId="7FB2783D" w14:textId="77777777" w:rsidR="00874469" w:rsidRDefault="00874469" w:rsidP="00874469">
            <w:pPr>
              <w:pStyle w:val="XML1"/>
              <w:rPr>
                <w:ins w:id="14237" w:author="Anees Shaikh" w:date="2013-10-07T01:10:00Z"/>
              </w:rPr>
              <w:pPrChange w:id="14238" w:author="Anees Shaikh" w:date="2013-10-07T01:11:00Z">
                <w:pPr>
                  <w:pStyle w:val="XML1"/>
                </w:pPr>
              </w:pPrChange>
            </w:pPr>
            <w:ins w:id="14239" w:author="Anees Shaikh" w:date="2013-10-07T01:10:00Z">
              <w:r>
                <w:t xml:space="preserve">                          &lt;xs:element name="reserved-port-types" minOccurs="0"&gt;</w:t>
              </w:r>
            </w:ins>
          </w:p>
          <w:p w14:paraId="7CBBBB9D" w14:textId="77777777" w:rsidR="00874469" w:rsidRDefault="00874469" w:rsidP="00874469">
            <w:pPr>
              <w:pStyle w:val="XML1"/>
              <w:rPr>
                <w:ins w:id="14240" w:author="Anees Shaikh" w:date="2013-10-07T01:10:00Z"/>
              </w:rPr>
              <w:pPrChange w:id="14241" w:author="Anees Shaikh" w:date="2013-10-07T01:11:00Z">
                <w:pPr>
                  <w:pStyle w:val="XML1"/>
                </w:pPr>
              </w:pPrChange>
            </w:pPr>
            <w:ins w:id="14242" w:author="Anees Shaikh" w:date="2013-10-07T01:10:00Z">
              <w:r>
                <w:t xml:space="preserve">                            &lt;xs:annotation&gt;</w:t>
              </w:r>
            </w:ins>
          </w:p>
          <w:p w14:paraId="491965C1" w14:textId="77777777" w:rsidR="00874469" w:rsidRDefault="00874469" w:rsidP="00874469">
            <w:pPr>
              <w:pStyle w:val="XML1"/>
              <w:rPr>
                <w:ins w:id="14243" w:author="Anees Shaikh" w:date="2013-10-07T01:10:00Z"/>
              </w:rPr>
              <w:pPrChange w:id="14244" w:author="Anees Shaikh" w:date="2013-10-07T01:11:00Z">
                <w:pPr>
                  <w:pStyle w:val="XML1"/>
                </w:pPr>
              </w:pPrChange>
            </w:pPr>
            <w:ins w:id="14245" w:author="Anees Shaikh" w:date="2013-10-07T01:10:00Z">
              <w:r>
                <w:t xml:space="preserve">                              &lt;xs:documentation&gt;</w:t>
              </w:r>
            </w:ins>
          </w:p>
          <w:p w14:paraId="6E61705B" w14:textId="77777777" w:rsidR="00874469" w:rsidRDefault="00874469" w:rsidP="00874469">
            <w:pPr>
              <w:pStyle w:val="XML1"/>
              <w:rPr>
                <w:ins w:id="14246" w:author="Anees Shaikh" w:date="2013-10-07T01:10:00Z"/>
              </w:rPr>
              <w:pPrChange w:id="14247" w:author="Anees Shaikh" w:date="2013-10-07T01:11:00Z">
                <w:pPr>
                  <w:pStyle w:val="XML1"/>
                </w:pPr>
              </w:pPrChange>
            </w:pPr>
            <w:ins w:id="14248" w:author="Anees Shaikh" w:date="2013-10-07T01:10:00Z">
              <w:r>
                <w:t xml:space="preserve">                                Specify generic forwarding actions such as sending to the controller,</w:t>
              </w:r>
            </w:ins>
          </w:p>
          <w:p w14:paraId="2B204BB2" w14:textId="77777777" w:rsidR="00874469" w:rsidRDefault="00874469" w:rsidP="00874469">
            <w:pPr>
              <w:pStyle w:val="XML1"/>
              <w:rPr>
                <w:ins w:id="14249" w:author="Anees Shaikh" w:date="2013-10-07T01:10:00Z"/>
              </w:rPr>
              <w:pPrChange w:id="14250" w:author="Anees Shaikh" w:date="2013-10-07T01:11:00Z">
                <w:pPr>
                  <w:pStyle w:val="XML1"/>
                </w:pPr>
              </w:pPrChange>
            </w:pPr>
            <w:ins w:id="14251" w:author="Anees Shaikh" w:date="2013-10-07T01:10:00Z">
              <w:r>
                <w:t xml:space="preserve">                                       flooding, or forwarding using non-OpenFlow methods, such as</w:t>
              </w:r>
            </w:ins>
          </w:p>
          <w:p w14:paraId="1104B03A" w14:textId="77777777" w:rsidR="00874469" w:rsidRDefault="00874469" w:rsidP="00874469">
            <w:pPr>
              <w:pStyle w:val="XML1"/>
              <w:rPr>
                <w:ins w:id="14252" w:author="Anees Shaikh" w:date="2013-10-07T01:10:00Z"/>
              </w:rPr>
              <w:pPrChange w:id="14253" w:author="Anees Shaikh" w:date="2013-10-07T01:11:00Z">
                <w:pPr>
                  <w:pStyle w:val="XML1"/>
                </w:pPr>
              </w:pPrChange>
            </w:pPr>
            <w:ins w:id="14254" w:author="Anees Shaikh" w:date="2013-10-07T01:10:00Z">
              <w:r>
                <w:t xml:space="preserve">                                       'normal' switch processing.</w:t>
              </w:r>
            </w:ins>
          </w:p>
          <w:p w14:paraId="7BE95C43" w14:textId="77777777" w:rsidR="00874469" w:rsidRDefault="00874469" w:rsidP="00874469">
            <w:pPr>
              <w:pStyle w:val="XML1"/>
              <w:rPr>
                <w:ins w:id="14255" w:author="Anees Shaikh" w:date="2013-10-07T01:10:00Z"/>
              </w:rPr>
              <w:pPrChange w:id="14256" w:author="Anees Shaikh" w:date="2013-10-07T01:11:00Z">
                <w:pPr>
                  <w:pStyle w:val="XML1"/>
                </w:pPr>
              </w:pPrChange>
            </w:pPr>
            <w:ins w:id="14257" w:author="Anees Shaikh" w:date="2013-10-07T01:10:00Z">
              <w:r>
                <w:t xml:space="preserve">                              &lt;/xs:documentation&gt;</w:t>
              </w:r>
            </w:ins>
          </w:p>
          <w:p w14:paraId="42856336" w14:textId="77777777" w:rsidR="00874469" w:rsidRDefault="00874469" w:rsidP="00874469">
            <w:pPr>
              <w:pStyle w:val="XML1"/>
              <w:rPr>
                <w:ins w:id="14258" w:author="Anees Shaikh" w:date="2013-10-07T01:10:00Z"/>
              </w:rPr>
              <w:pPrChange w:id="14259" w:author="Anees Shaikh" w:date="2013-10-07T01:11:00Z">
                <w:pPr>
                  <w:pStyle w:val="XML1"/>
                </w:pPr>
              </w:pPrChange>
            </w:pPr>
            <w:ins w:id="14260" w:author="Anees Shaikh" w:date="2013-10-07T01:10:00Z">
              <w:r>
                <w:t xml:space="preserve">                            &lt;/xs:annotation&gt;</w:t>
              </w:r>
            </w:ins>
          </w:p>
          <w:p w14:paraId="123BE59D" w14:textId="77777777" w:rsidR="00874469" w:rsidRDefault="00874469" w:rsidP="00874469">
            <w:pPr>
              <w:pStyle w:val="XML1"/>
              <w:rPr>
                <w:ins w:id="14261" w:author="Anees Shaikh" w:date="2013-10-07T01:10:00Z"/>
              </w:rPr>
              <w:pPrChange w:id="14262" w:author="Anees Shaikh" w:date="2013-10-07T01:11:00Z">
                <w:pPr>
                  <w:pStyle w:val="XML1"/>
                </w:pPr>
              </w:pPrChange>
            </w:pPr>
            <w:ins w:id="14263" w:author="Anees Shaikh" w:date="2013-10-07T01:10:00Z">
              <w:r>
                <w:t xml:space="preserve">                            &lt;xs:complexType&gt;</w:t>
              </w:r>
            </w:ins>
          </w:p>
          <w:p w14:paraId="1EE46718" w14:textId="77777777" w:rsidR="00874469" w:rsidRDefault="00874469" w:rsidP="00874469">
            <w:pPr>
              <w:pStyle w:val="XML1"/>
              <w:rPr>
                <w:ins w:id="14264" w:author="Anees Shaikh" w:date="2013-10-07T01:10:00Z"/>
              </w:rPr>
              <w:pPrChange w:id="14265" w:author="Anees Shaikh" w:date="2013-10-07T01:11:00Z">
                <w:pPr>
                  <w:pStyle w:val="XML1"/>
                </w:pPr>
              </w:pPrChange>
            </w:pPr>
            <w:ins w:id="14266" w:author="Anees Shaikh" w:date="2013-10-07T01:10:00Z">
              <w:r>
                <w:t xml:space="preserve">                              &lt;xs:sequence&gt;</w:t>
              </w:r>
            </w:ins>
          </w:p>
          <w:p w14:paraId="3B53B9E4" w14:textId="77777777" w:rsidR="00874469" w:rsidRDefault="00874469" w:rsidP="00874469">
            <w:pPr>
              <w:pStyle w:val="XML1"/>
              <w:rPr>
                <w:ins w:id="14267" w:author="Anees Shaikh" w:date="2013-10-07T01:10:00Z"/>
              </w:rPr>
              <w:pPrChange w:id="14268" w:author="Anees Shaikh" w:date="2013-10-07T01:11:00Z">
                <w:pPr>
                  <w:pStyle w:val="XML1"/>
                </w:pPr>
              </w:pPrChange>
            </w:pPr>
            <w:ins w:id="14269" w:author="Anees Shaikh" w:date="2013-10-07T01:10:00Z">
              <w:r>
                <w:t xml:space="preserve">                                &lt;xs:element name="type" minOccurs="0" maxOccurs="unbounded"&gt;</w:t>
              </w:r>
            </w:ins>
          </w:p>
          <w:p w14:paraId="160F462F" w14:textId="77777777" w:rsidR="00874469" w:rsidRDefault="00874469" w:rsidP="00874469">
            <w:pPr>
              <w:pStyle w:val="XML1"/>
              <w:rPr>
                <w:ins w:id="14270" w:author="Anees Shaikh" w:date="2013-10-07T01:10:00Z"/>
              </w:rPr>
              <w:pPrChange w:id="14271" w:author="Anees Shaikh" w:date="2013-10-07T01:11:00Z">
                <w:pPr>
                  <w:pStyle w:val="XML1"/>
                </w:pPr>
              </w:pPrChange>
            </w:pPr>
            <w:ins w:id="14272" w:author="Anees Shaikh" w:date="2013-10-07T01:10:00Z">
              <w:r>
                <w:t xml:space="preserve">                                  &lt;xs:simpleType&gt;</w:t>
              </w:r>
            </w:ins>
          </w:p>
          <w:p w14:paraId="63043132" w14:textId="77777777" w:rsidR="00874469" w:rsidRDefault="00874469" w:rsidP="00874469">
            <w:pPr>
              <w:pStyle w:val="XML1"/>
              <w:rPr>
                <w:ins w:id="14273" w:author="Anees Shaikh" w:date="2013-10-07T01:10:00Z"/>
              </w:rPr>
              <w:pPrChange w:id="14274" w:author="Anees Shaikh" w:date="2013-10-07T01:11:00Z">
                <w:pPr>
                  <w:pStyle w:val="XML1"/>
                </w:pPr>
              </w:pPrChange>
            </w:pPr>
            <w:ins w:id="14275" w:author="Anees Shaikh" w:date="2013-10-07T01:10:00Z">
              <w:r>
                <w:t xml:space="preserve">                                    &lt;xs:restriction base="xs:string"&gt;</w:t>
              </w:r>
            </w:ins>
          </w:p>
          <w:p w14:paraId="32E026E1" w14:textId="77777777" w:rsidR="00874469" w:rsidRDefault="00874469" w:rsidP="00874469">
            <w:pPr>
              <w:pStyle w:val="XML1"/>
              <w:rPr>
                <w:ins w:id="14276" w:author="Anees Shaikh" w:date="2013-10-07T01:10:00Z"/>
              </w:rPr>
              <w:pPrChange w:id="14277" w:author="Anees Shaikh" w:date="2013-10-07T01:11:00Z">
                <w:pPr>
                  <w:pStyle w:val="XML1"/>
                </w:pPr>
              </w:pPrChange>
            </w:pPr>
            <w:ins w:id="14278" w:author="Anees Shaikh" w:date="2013-10-07T01:10:00Z">
              <w:r>
                <w:t xml:space="preserve">                                      &lt;xs:enumeration value="all"/&gt;</w:t>
              </w:r>
            </w:ins>
          </w:p>
          <w:p w14:paraId="5C4045CD" w14:textId="77777777" w:rsidR="00874469" w:rsidRDefault="00874469" w:rsidP="00874469">
            <w:pPr>
              <w:pStyle w:val="XML1"/>
              <w:rPr>
                <w:ins w:id="14279" w:author="Anees Shaikh" w:date="2013-10-07T01:10:00Z"/>
              </w:rPr>
              <w:pPrChange w:id="14280" w:author="Anees Shaikh" w:date="2013-10-07T01:11:00Z">
                <w:pPr>
                  <w:pStyle w:val="XML1"/>
                </w:pPr>
              </w:pPrChange>
            </w:pPr>
            <w:ins w:id="14281" w:author="Anees Shaikh" w:date="2013-10-07T01:10:00Z">
              <w:r>
                <w:t xml:space="preserve">                                      &lt;xs:enumeration value="controller"/&gt;</w:t>
              </w:r>
            </w:ins>
          </w:p>
          <w:p w14:paraId="28C2AEED" w14:textId="77777777" w:rsidR="00874469" w:rsidRDefault="00874469" w:rsidP="00874469">
            <w:pPr>
              <w:pStyle w:val="XML1"/>
              <w:rPr>
                <w:ins w:id="14282" w:author="Anees Shaikh" w:date="2013-10-07T01:10:00Z"/>
              </w:rPr>
              <w:pPrChange w:id="14283" w:author="Anees Shaikh" w:date="2013-10-07T01:11:00Z">
                <w:pPr>
                  <w:pStyle w:val="XML1"/>
                </w:pPr>
              </w:pPrChange>
            </w:pPr>
            <w:ins w:id="14284" w:author="Anees Shaikh" w:date="2013-10-07T01:10:00Z">
              <w:r>
                <w:t xml:space="preserve">                                      &lt;xs:enumeration value="table"/&gt;</w:t>
              </w:r>
            </w:ins>
          </w:p>
          <w:p w14:paraId="4FBD91B0" w14:textId="77777777" w:rsidR="00874469" w:rsidRDefault="00874469" w:rsidP="00874469">
            <w:pPr>
              <w:pStyle w:val="XML1"/>
              <w:rPr>
                <w:ins w:id="14285" w:author="Anees Shaikh" w:date="2013-10-07T01:10:00Z"/>
              </w:rPr>
              <w:pPrChange w:id="14286" w:author="Anees Shaikh" w:date="2013-10-07T01:11:00Z">
                <w:pPr>
                  <w:pStyle w:val="XML1"/>
                </w:pPr>
              </w:pPrChange>
            </w:pPr>
            <w:ins w:id="14287" w:author="Anees Shaikh" w:date="2013-10-07T01:10:00Z">
              <w:r>
                <w:t xml:space="preserve">                                      &lt;xs:enumeration value="inport"/&gt;</w:t>
              </w:r>
            </w:ins>
          </w:p>
          <w:p w14:paraId="368AF3BD" w14:textId="77777777" w:rsidR="00874469" w:rsidRDefault="00874469" w:rsidP="00874469">
            <w:pPr>
              <w:pStyle w:val="XML1"/>
              <w:rPr>
                <w:ins w:id="14288" w:author="Anees Shaikh" w:date="2013-10-07T01:10:00Z"/>
              </w:rPr>
              <w:pPrChange w:id="14289" w:author="Anees Shaikh" w:date="2013-10-07T01:11:00Z">
                <w:pPr>
                  <w:pStyle w:val="XML1"/>
                </w:pPr>
              </w:pPrChange>
            </w:pPr>
            <w:ins w:id="14290" w:author="Anees Shaikh" w:date="2013-10-07T01:10:00Z">
              <w:r>
                <w:t xml:space="preserve">                                      &lt;xs:enumeration value="any"/&gt;</w:t>
              </w:r>
            </w:ins>
          </w:p>
          <w:p w14:paraId="0BB57B98" w14:textId="77777777" w:rsidR="00874469" w:rsidRDefault="00874469" w:rsidP="00874469">
            <w:pPr>
              <w:pStyle w:val="XML1"/>
              <w:rPr>
                <w:ins w:id="14291" w:author="Anees Shaikh" w:date="2013-10-07T01:10:00Z"/>
              </w:rPr>
              <w:pPrChange w:id="14292" w:author="Anees Shaikh" w:date="2013-10-07T01:11:00Z">
                <w:pPr>
                  <w:pStyle w:val="XML1"/>
                </w:pPr>
              </w:pPrChange>
            </w:pPr>
            <w:ins w:id="14293" w:author="Anees Shaikh" w:date="2013-10-07T01:10:00Z">
              <w:r>
                <w:t xml:space="preserve">                                      &lt;xs:enumeration value="normal"/&gt;</w:t>
              </w:r>
            </w:ins>
          </w:p>
          <w:p w14:paraId="4C533934" w14:textId="77777777" w:rsidR="00874469" w:rsidRDefault="00874469" w:rsidP="00874469">
            <w:pPr>
              <w:pStyle w:val="XML1"/>
              <w:rPr>
                <w:ins w:id="14294" w:author="Anees Shaikh" w:date="2013-10-07T01:10:00Z"/>
              </w:rPr>
              <w:pPrChange w:id="14295" w:author="Anees Shaikh" w:date="2013-10-07T01:11:00Z">
                <w:pPr>
                  <w:pStyle w:val="XML1"/>
                </w:pPr>
              </w:pPrChange>
            </w:pPr>
            <w:ins w:id="14296" w:author="Anees Shaikh" w:date="2013-10-07T01:10:00Z">
              <w:r>
                <w:t xml:space="preserve">                                      &lt;xs:enumeration value="flood"/&gt;</w:t>
              </w:r>
            </w:ins>
          </w:p>
          <w:p w14:paraId="2FC66891" w14:textId="77777777" w:rsidR="00874469" w:rsidRDefault="00874469" w:rsidP="00874469">
            <w:pPr>
              <w:pStyle w:val="XML1"/>
              <w:rPr>
                <w:ins w:id="14297" w:author="Anees Shaikh" w:date="2013-10-07T01:10:00Z"/>
              </w:rPr>
              <w:pPrChange w:id="14298" w:author="Anees Shaikh" w:date="2013-10-07T01:11:00Z">
                <w:pPr>
                  <w:pStyle w:val="XML1"/>
                </w:pPr>
              </w:pPrChange>
            </w:pPr>
            <w:ins w:id="14299" w:author="Anees Shaikh" w:date="2013-10-07T01:10:00Z">
              <w:r>
                <w:t xml:space="preserve">                                    &lt;/xs:restriction&gt;</w:t>
              </w:r>
            </w:ins>
          </w:p>
          <w:p w14:paraId="69A652FF" w14:textId="77777777" w:rsidR="00874469" w:rsidRDefault="00874469" w:rsidP="00874469">
            <w:pPr>
              <w:pStyle w:val="XML1"/>
              <w:rPr>
                <w:ins w:id="14300" w:author="Anees Shaikh" w:date="2013-10-07T01:10:00Z"/>
              </w:rPr>
              <w:pPrChange w:id="14301" w:author="Anees Shaikh" w:date="2013-10-07T01:11:00Z">
                <w:pPr>
                  <w:pStyle w:val="XML1"/>
                </w:pPr>
              </w:pPrChange>
            </w:pPr>
            <w:ins w:id="14302" w:author="Anees Shaikh" w:date="2013-10-07T01:10:00Z">
              <w:r>
                <w:t xml:space="preserve">                                  &lt;/xs:simpleType&gt;</w:t>
              </w:r>
            </w:ins>
          </w:p>
          <w:p w14:paraId="2CCAF60D" w14:textId="77777777" w:rsidR="00874469" w:rsidRDefault="00874469" w:rsidP="00874469">
            <w:pPr>
              <w:pStyle w:val="XML1"/>
              <w:rPr>
                <w:ins w:id="14303" w:author="Anees Shaikh" w:date="2013-10-07T01:10:00Z"/>
              </w:rPr>
              <w:pPrChange w:id="14304" w:author="Anees Shaikh" w:date="2013-10-07T01:11:00Z">
                <w:pPr>
                  <w:pStyle w:val="XML1"/>
                </w:pPr>
              </w:pPrChange>
            </w:pPr>
            <w:ins w:id="14305" w:author="Anees Shaikh" w:date="2013-10-07T01:10:00Z">
              <w:r>
                <w:t xml:space="preserve">                                &lt;/xs:element&gt;</w:t>
              </w:r>
            </w:ins>
          </w:p>
          <w:p w14:paraId="014E1C68" w14:textId="77777777" w:rsidR="00874469" w:rsidRDefault="00874469" w:rsidP="00874469">
            <w:pPr>
              <w:pStyle w:val="XML1"/>
              <w:rPr>
                <w:ins w:id="14306" w:author="Anees Shaikh" w:date="2013-10-07T01:10:00Z"/>
              </w:rPr>
              <w:pPrChange w:id="14307" w:author="Anees Shaikh" w:date="2013-10-07T01:11:00Z">
                <w:pPr>
                  <w:pStyle w:val="XML1"/>
                </w:pPr>
              </w:pPrChange>
            </w:pPr>
            <w:ins w:id="14308" w:author="Anees Shaikh" w:date="2013-10-07T01:10:00Z">
              <w:r>
                <w:t xml:space="preserve">                                &lt;xs:any minOccurs="0" maxOccurs="unbounded"</w:t>
              </w:r>
            </w:ins>
          </w:p>
          <w:p w14:paraId="2CA4606E" w14:textId="77777777" w:rsidR="00874469" w:rsidRDefault="00874469" w:rsidP="00874469">
            <w:pPr>
              <w:pStyle w:val="XML1"/>
              <w:rPr>
                <w:ins w:id="14309" w:author="Anees Shaikh" w:date="2013-10-07T01:10:00Z"/>
              </w:rPr>
              <w:pPrChange w:id="14310" w:author="Anees Shaikh" w:date="2013-10-07T01:11:00Z">
                <w:pPr>
                  <w:pStyle w:val="XML1"/>
                </w:pPr>
              </w:pPrChange>
            </w:pPr>
            <w:ins w:id="14311" w:author="Anees Shaikh" w:date="2013-10-07T01:10:00Z">
              <w:r>
                <w:lastRenderedPageBreak/>
                <w:t xml:space="preserve">                                        namespace="##other" processContents="lax"/&gt;</w:t>
              </w:r>
            </w:ins>
          </w:p>
          <w:p w14:paraId="39141A9A" w14:textId="77777777" w:rsidR="00874469" w:rsidRDefault="00874469" w:rsidP="00874469">
            <w:pPr>
              <w:pStyle w:val="XML1"/>
              <w:rPr>
                <w:ins w:id="14312" w:author="Anees Shaikh" w:date="2013-10-07T01:10:00Z"/>
              </w:rPr>
              <w:pPrChange w:id="14313" w:author="Anees Shaikh" w:date="2013-10-07T01:11:00Z">
                <w:pPr>
                  <w:pStyle w:val="XML1"/>
                </w:pPr>
              </w:pPrChange>
            </w:pPr>
            <w:ins w:id="14314" w:author="Anees Shaikh" w:date="2013-10-07T01:10:00Z">
              <w:r>
                <w:t xml:space="preserve">                              &lt;/xs:sequence&gt;</w:t>
              </w:r>
            </w:ins>
          </w:p>
          <w:p w14:paraId="534D6597" w14:textId="77777777" w:rsidR="00874469" w:rsidRDefault="00874469" w:rsidP="00874469">
            <w:pPr>
              <w:pStyle w:val="XML1"/>
              <w:rPr>
                <w:ins w:id="14315" w:author="Anees Shaikh" w:date="2013-10-07T01:10:00Z"/>
              </w:rPr>
              <w:pPrChange w:id="14316" w:author="Anees Shaikh" w:date="2013-10-07T01:11:00Z">
                <w:pPr>
                  <w:pStyle w:val="XML1"/>
                </w:pPr>
              </w:pPrChange>
            </w:pPr>
            <w:ins w:id="14317" w:author="Anees Shaikh" w:date="2013-10-07T01:10:00Z">
              <w:r>
                <w:t xml:space="preserve">                            &lt;/xs:complexType&gt;</w:t>
              </w:r>
            </w:ins>
          </w:p>
          <w:p w14:paraId="5B3F39B4" w14:textId="77777777" w:rsidR="00874469" w:rsidRDefault="00874469" w:rsidP="00874469">
            <w:pPr>
              <w:pStyle w:val="XML1"/>
              <w:rPr>
                <w:ins w:id="14318" w:author="Anees Shaikh" w:date="2013-10-07T01:10:00Z"/>
              </w:rPr>
              <w:pPrChange w:id="14319" w:author="Anees Shaikh" w:date="2013-10-07T01:11:00Z">
                <w:pPr>
                  <w:pStyle w:val="XML1"/>
                </w:pPr>
              </w:pPrChange>
            </w:pPr>
            <w:ins w:id="14320" w:author="Anees Shaikh" w:date="2013-10-07T01:10:00Z">
              <w:r>
                <w:t xml:space="preserve">                          &lt;/xs:element&gt;</w:t>
              </w:r>
            </w:ins>
          </w:p>
          <w:p w14:paraId="2395A527" w14:textId="77777777" w:rsidR="00874469" w:rsidRDefault="00874469" w:rsidP="00874469">
            <w:pPr>
              <w:pStyle w:val="XML1"/>
              <w:rPr>
                <w:ins w:id="14321" w:author="Anees Shaikh" w:date="2013-10-07T01:10:00Z"/>
              </w:rPr>
              <w:pPrChange w:id="14322" w:author="Anees Shaikh" w:date="2013-10-07T01:11:00Z">
                <w:pPr>
                  <w:pStyle w:val="XML1"/>
                </w:pPr>
              </w:pPrChange>
            </w:pPr>
            <w:ins w:id="14323" w:author="Anees Shaikh" w:date="2013-10-07T01:10:00Z">
              <w:r>
                <w:t xml:space="preserve">                          &lt;xs:element name="group-types" minOccurs="0"&gt;</w:t>
              </w:r>
            </w:ins>
          </w:p>
          <w:p w14:paraId="3EED9F30" w14:textId="77777777" w:rsidR="00874469" w:rsidRDefault="00874469" w:rsidP="00874469">
            <w:pPr>
              <w:pStyle w:val="XML1"/>
              <w:rPr>
                <w:ins w:id="14324" w:author="Anees Shaikh" w:date="2013-10-07T01:10:00Z"/>
              </w:rPr>
              <w:pPrChange w:id="14325" w:author="Anees Shaikh" w:date="2013-10-07T01:11:00Z">
                <w:pPr>
                  <w:pStyle w:val="XML1"/>
                </w:pPr>
              </w:pPrChange>
            </w:pPr>
            <w:ins w:id="14326" w:author="Anees Shaikh" w:date="2013-10-07T01:10:00Z">
              <w:r>
                <w:t xml:space="preserve">                            &lt;xs:annotation&gt;</w:t>
              </w:r>
            </w:ins>
          </w:p>
          <w:p w14:paraId="3D00BBFF" w14:textId="77777777" w:rsidR="00874469" w:rsidRDefault="00874469" w:rsidP="00874469">
            <w:pPr>
              <w:pStyle w:val="XML1"/>
              <w:rPr>
                <w:ins w:id="14327" w:author="Anees Shaikh" w:date="2013-10-07T01:10:00Z"/>
              </w:rPr>
              <w:pPrChange w:id="14328" w:author="Anees Shaikh" w:date="2013-10-07T01:11:00Z">
                <w:pPr>
                  <w:pStyle w:val="XML1"/>
                </w:pPr>
              </w:pPrChange>
            </w:pPr>
            <w:ins w:id="14329" w:author="Anees Shaikh" w:date="2013-10-07T01:10:00Z">
              <w:r>
                <w:t xml:space="preserve">                              &lt;xs:documentation&gt;</w:t>
              </w:r>
            </w:ins>
          </w:p>
          <w:p w14:paraId="6038EB05" w14:textId="77777777" w:rsidR="00874469" w:rsidRDefault="00874469" w:rsidP="00874469">
            <w:pPr>
              <w:pStyle w:val="XML1"/>
              <w:rPr>
                <w:ins w:id="14330" w:author="Anees Shaikh" w:date="2013-10-07T01:10:00Z"/>
              </w:rPr>
              <w:pPrChange w:id="14331" w:author="Anees Shaikh" w:date="2013-10-07T01:11:00Z">
                <w:pPr>
                  <w:pStyle w:val="XML1"/>
                </w:pPr>
              </w:pPrChange>
            </w:pPr>
            <w:ins w:id="14332" w:author="Anees Shaikh" w:date="2013-10-07T01:10:00Z">
              <w:r>
                <w:t xml:space="preserve">                                Specify the group types supported by the logical switch.</w:t>
              </w:r>
            </w:ins>
          </w:p>
          <w:p w14:paraId="029D004D" w14:textId="77777777" w:rsidR="00874469" w:rsidRDefault="00874469" w:rsidP="00874469">
            <w:pPr>
              <w:pStyle w:val="XML1"/>
              <w:rPr>
                <w:ins w:id="14333" w:author="Anees Shaikh" w:date="2013-10-07T01:10:00Z"/>
              </w:rPr>
              <w:pPrChange w:id="14334" w:author="Anees Shaikh" w:date="2013-10-07T01:11:00Z">
                <w:pPr>
                  <w:pStyle w:val="XML1"/>
                </w:pPr>
              </w:pPrChange>
            </w:pPr>
            <w:ins w:id="14335" w:author="Anees Shaikh" w:date="2013-10-07T01:10:00Z">
              <w:r>
                <w:t xml:space="preserve">                              &lt;/xs:documentation&gt;</w:t>
              </w:r>
            </w:ins>
          </w:p>
          <w:p w14:paraId="5C214983" w14:textId="77777777" w:rsidR="00874469" w:rsidRDefault="00874469" w:rsidP="00874469">
            <w:pPr>
              <w:pStyle w:val="XML1"/>
              <w:rPr>
                <w:ins w:id="14336" w:author="Anees Shaikh" w:date="2013-10-07T01:10:00Z"/>
              </w:rPr>
              <w:pPrChange w:id="14337" w:author="Anees Shaikh" w:date="2013-10-07T01:11:00Z">
                <w:pPr>
                  <w:pStyle w:val="XML1"/>
                </w:pPr>
              </w:pPrChange>
            </w:pPr>
            <w:ins w:id="14338" w:author="Anees Shaikh" w:date="2013-10-07T01:10:00Z">
              <w:r>
                <w:t xml:space="preserve">                            &lt;/xs:annotation&gt;</w:t>
              </w:r>
            </w:ins>
          </w:p>
          <w:p w14:paraId="040E01A2" w14:textId="77777777" w:rsidR="00874469" w:rsidRDefault="00874469" w:rsidP="00874469">
            <w:pPr>
              <w:pStyle w:val="XML1"/>
              <w:rPr>
                <w:ins w:id="14339" w:author="Anees Shaikh" w:date="2013-10-07T01:10:00Z"/>
              </w:rPr>
              <w:pPrChange w:id="14340" w:author="Anees Shaikh" w:date="2013-10-07T01:11:00Z">
                <w:pPr>
                  <w:pStyle w:val="XML1"/>
                </w:pPr>
              </w:pPrChange>
            </w:pPr>
            <w:ins w:id="14341" w:author="Anees Shaikh" w:date="2013-10-07T01:10:00Z">
              <w:r>
                <w:t xml:space="preserve">                            &lt;xs:complexType&gt;</w:t>
              </w:r>
            </w:ins>
          </w:p>
          <w:p w14:paraId="28616291" w14:textId="77777777" w:rsidR="00874469" w:rsidRDefault="00874469" w:rsidP="00874469">
            <w:pPr>
              <w:pStyle w:val="XML1"/>
              <w:rPr>
                <w:ins w:id="14342" w:author="Anees Shaikh" w:date="2013-10-07T01:10:00Z"/>
              </w:rPr>
              <w:pPrChange w:id="14343" w:author="Anees Shaikh" w:date="2013-10-07T01:11:00Z">
                <w:pPr>
                  <w:pStyle w:val="XML1"/>
                </w:pPr>
              </w:pPrChange>
            </w:pPr>
            <w:ins w:id="14344" w:author="Anees Shaikh" w:date="2013-10-07T01:10:00Z">
              <w:r>
                <w:t xml:space="preserve">                              &lt;xs:sequence&gt;</w:t>
              </w:r>
            </w:ins>
          </w:p>
          <w:p w14:paraId="3B0F2FCA" w14:textId="77777777" w:rsidR="00874469" w:rsidRDefault="00874469" w:rsidP="00874469">
            <w:pPr>
              <w:pStyle w:val="XML1"/>
              <w:rPr>
                <w:ins w:id="14345" w:author="Anees Shaikh" w:date="2013-10-07T01:10:00Z"/>
              </w:rPr>
              <w:pPrChange w:id="14346" w:author="Anees Shaikh" w:date="2013-10-07T01:11:00Z">
                <w:pPr>
                  <w:pStyle w:val="XML1"/>
                </w:pPr>
              </w:pPrChange>
            </w:pPr>
            <w:ins w:id="14347" w:author="Anees Shaikh" w:date="2013-10-07T01:10:00Z">
              <w:r>
                <w:t xml:space="preserve">                                &lt;xs:element name="type" minOccurs="0" maxOccurs="unbounded"&gt;</w:t>
              </w:r>
            </w:ins>
          </w:p>
          <w:p w14:paraId="50A92D6D" w14:textId="77777777" w:rsidR="00874469" w:rsidRDefault="00874469" w:rsidP="00874469">
            <w:pPr>
              <w:pStyle w:val="XML1"/>
              <w:rPr>
                <w:ins w:id="14348" w:author="Anees Shaikh" w:date="2013-10-07T01:10:00Z"/>
              </w:rPr>
              <w:pPrChange w:id="14349" w:author="Anees Shaikh" w:date="2013-10-07T01:11:00Z">
                <w:pPr>
                  <w:pStyle w:val="XML1"/>
                </w:pPr>
              </w:pPrChange>
            </w:pPr>
            <w:ins w:id="14350" w:author="Anees Shaikh" w:date="2013-10-07T01:10:00Z">
              <w:r>
                <w:t xml:space="preserve">                                  &lt;xs:simpleType&gt;</w:t>
              </w:r>
            </w:ins>
          </w:p>
          <w:p w14:paraId="05408EA9" w14:textId="77777777" w:rsidR="00874469" w:rsidRDefault="00874469" w:rsidP="00874469">
            <w:pPr>
              <w:pStyle w:val="XML1"/>
              <w:rPr>
                <w:ins w:id="14351" w:author="Anees Shaikh" w:date="2013-10-07T01:10:00Z"/>
              </w:rPr>
              <w:pPrChange w:id="14352" w:author="Anees Shaikh" w:date="2013-10-07T01:11:00Z">
                <w:pPr>
                  <w:pStyle w:val="XML1"/>
                </w:pPr>
              </w:pPrChange>
            </w:pPr>
            <w:ins w:id="14353" w:author="Anees Shaikh" w:date="2013-10-07T01:10:00Z">
              <w:r>
                <w:t xml:space="preserve">                                    &lt;xs:restriction base="xs:string"&gt;</w:t>
              </w:r>
            </w:ins>
          </w:p>
          <w:p w14:paraId="18AD97A1" w14:textId="77777777" w:rsidR="00874469" w:rsidRDefault="00874469" w:rsidP="00874469">
            <w:pPr>
              <w:pStyle w:val="XML1"/>
              <w:rPr>
                <w:ins w:id="14354" w:author="Anees Shaikh" w:date="2013-10-07T01:10:00Z"/>
              </w:rPr>
              <w:pPrChange w:id="14355" w:author="Anees Shaikh" w:date="2013-10-07T01:11:00Z">
                <w:pPr>
                  <w:pStyle w:val="XML1"/>
                </w:pPr>
              </w:pPrChange>
            </w:pPr>
            <w:ins w:id="14356" w:author="Anees Shaikh" w:date="2013-10-07T01:10:00Z">
              <w:r>
                <w:t xml:space="preserve">                                      &lt;xs:enumeration value="all"/&gt;</w:t>
              </w:r>
            </w:ins>
          </w:p>
          <w:p w14:paraId="569EB1BC" w14:textId="77777777" w:rsidR="00874469" w:rsidRDefault="00874469" w:rsidP="00874469">
            <w:pPr>
              <w:pStyle w:val="XML1"/>
              <w:rPr>
                <w:ins w:id="14357" w:author="Anees Shaikh" w:date="2013-10-07T01:10:00Z"/>
              </w:rPr>
              <w:pPrChange w:id="14358" w:author="Anees Shaikh" w:date="2013-10-07T01:11:00Z">
                <w:pPr>
                  <w:pStyle w:val="XML1"/>
                </w:pPr>
              </w:pPrChange>
            </w:pPr>
            <w:ins w:id="14359" w:author="Anees Shaikh" w:date="2013-10-07T01:10:00Z">
              <w:r>
                <w:t xml:space="preserve">                                      &lt;xs:enumeration value="select"/&gt;</w:t>
              </w:r>
            </w:ins>
          </w:p>
          <w:p w14:paraId="2115669F" w14:textId="77777777" w:rsidR="00874469" w:rsidRDefault="00874469" w:rsidP="00874469">
            <w:pPr>
              <w:pStyle w:val="XML1"/>
              <w:rPr>
                <w:ins w:id="14360" w:author="Anees Shaikh" w:date="2013-10-07T01:10:00Z"/>
              </w:rPr>
              <w:pPrChange w:id="14361" w:author="Anees Shaikh" w:date="2013-10-07T01:11:00Z">
                <w:pPr>
                  <w:pStyle w:val="XML1"/>
                </w:pPr>
              </w:pPrChange>
            </w:pPr>
            <w:ins w:id="14362" w:author="Anees Shaikh" w:date="2013-10-07T01:10:00Z">
              <w:r>
                <w:t xml:space="preserve">                                      &lt;xs:enumeration value="indirect"/&gt;</w:t>
              </w:r>
            </w:ins>
          </w:p>
          <w:p w14:paraId="4D0E95C3" w14:textId="77777777" w:rsidR="00874469" w:rsidRDefault="00874469" w:rsidP="00874469">
            <w:pPr>
              <w:pStyle w:val="XML1"/>
              <w:rPr>
                <w:ins w:id="14363" w:author="Anees Shaikh" w:date="2013-10-07T01:10:00Z"/>
              </w:rPr>
              <w:pPrChange w:id="14364" w:author="Anees Shaikh" w:date="2013-10-07T01:11:00Z">
                <w:pPr>
                  <w:pStyle w:val="XML1"/>
                </w:pPr>
              </w:pPrChange>
            </w:pPr>
            <w:ins w:id="14365" w:author="Anees Shaikh" w:date="2013-10-07T01:10:00Z">
              <w:r>
                <w:t xml:space="preserve">                                      &lt;xs:enumeration value="fast-failover"/&gt;</w:t>
              </w:r>
            </w:ins>
          </w:p>
          <w:p w14:paraId="439435ED" w14:textId="77777777" w:rsidR="00874469" w:rsidRDefault="00874469" w:rsidP="00874469">
            <w:pPr>
              <w:pStyle w:val="XML1"/>
              <w:rPr>
                <w:ins w:id="14366" w:author="Anees Shaikh" w:date="2013-10-07T01:10:00Z"/>
              </w:rPr>
              <w:pPrChange w:id="14367" w:author="Anees Shaikh" w:date="2013-10-07T01:11:00Z">
                <w:pPr>
                  <w:pStyle w:val="XML1"/>
                </w:pPr>
              </w:pPrChange>
            </w:pPr>
            <w:ins w:id="14368" w:author="Anees Shaikh" w:date="2013-10-07T01:10:00Z">
              <w:r>
                <w:t xml:space="preserve">                                    &lt;/xs:restriction&gt;</w:t>
              </w:r>
            </w:ins>
          </w:p>
          <w:p w14:paraId="27E5A801" w14:textId="77777777" w:rsidR="00874469" w:rsidRDefault="00874469" w:rsidP="00874469">
            <w:pPr>
              <w:pStyle w:val="XML1"/>
              <w:rPr>
                <w:ins w:id="14369" w:author="Anees Shaikh" w:date="2013-10-07T01:10:00Z"/>
              </w:rPr>
              <w:pPrChange w:id="14370" w:author="Anees Shaikh" w:date="2013-10-07T01:11:00Z">
                <w:pPr>
                  <w:pStyle w:val="XML1"/>
                </w:pPr>
              </w:pPrChange>
            </w:pPr>
            <w:ins w:id="14371" w:author="Anees Shaikh" w:date="2013-10-07T01:10:00Z">
              <w:r>
                <w:t xml:space="preserve">                                  &lt;/xs:simpleType&gt;</w:t>
              </w:r>
            </w:ins>
          </w:p>
          <w:p w14:paraId="306AFF36" w14:textId="77777777" w:rsidR="00874469" w:rsidRDefault="00874469" w:rsidP="00874469">
            <w:pPr>
              <w:pStyle w:val="XML1"/>
              <w:rPr>
                <w:ins w:id="14372" w:author="Anees Shaikh" w:date="2013-10-07T01:10:00Z"/>
              </w:rPr>
              <w:pPrChange w:id="14373" w:author="Anees Shaikh" w:date="2013-10-07T01:11:00Z">
                <w:pPr>
                  <w:pStyle w:val="XML1"/>
                </w:pPr>
              </w:pPrChange>
            </w:pPr>
            <w:ins w:id="14374" w:author="Anees Shaikh" w:date="2013-10-07T01:10:00Z">
              <w:r>
                <w:t xml:space="preserve">                                &lt;/xs:element&gt;</w:t>
              </w:r>
            </w:ins>
          </w:p>
          <w:p w14:paraId="13CD9416" w14:textId="77777777" w:rsidR="00874469" w:rsidRDefault="00874469" w:rsidP="00874469">
            <w:pPr>
              <w:pStyle w:val="XML1"/>
              <w:rPr>
                <w:ins w:id="14375" w:author="Anees Shaikh" w:date="2013-10-07T01:10:00Z"/>
              </w:rPr>
              <w:pPrChange w:id="14376" w:author="Anees Shaikh" w:date="2013-10-07T01:11:00Z">
                <w:pPr>
                  <w:pStyle w:val="XML1"/>
                </w:pPr>
              </w:pPrChange>
            </w:pPr>
            <w:ins w:id="14377" w:author="Anees Shaikh" w:date="2013-10-07T01:10:00Z">
              <w:r>
                <w:t xml:space="preserve">                                &lt;xs:any minOccurs="0" maxOccurs="unbounded"</w:t>
              </w:r>
            </w:ins>
          </w:p>
          <w:p w14:paraId="50B6BED2" w14:textId="77777777" w:rsidR="00874469" w:rsidRDefault="00874469" w:rsidP="00874469">
            <w:pPr>
              <w:pStyle w:val="XML1"/>
              <w:rPr>
                <w:ins w:id="14378" w:author="Anees Shaikh" w:date="2013-10-07T01:10:00Z"/>
              </w:rPr>
              <w:pPrChange w:id="14379" w:author="Anees Shaikh" w:date="2013-10-07T01:11:00Z">
                <w:pPr>
                  <w:pStyle w:val="XML1"/>
                </w:pPr>
              </w:pPrChange>
            </w:pPr>
            <w:ins w:id="14380" w:author="Anees Shaikh" w:date="2013-10-07T01:10:00Z">
              <w:r>
                <w:t xml:space="preserve">                                        namespace="##other" processContents="lax"/&gt;</w:t>
              </w:r>
            </w:ins>
          </w:p>
          <w:p w14:paraId="0DC36C4A" w14:textId="77777777" w:rsidR="00874469" w:rsidRDefault="00874469" w:rsidP="00874469">
            <w:pPr>
              <w:pStyle w:val="XML1"/>
              <w:rPr>
                <w:ins w:id="14381" w:author="Anees Shaikh" w:date="2013-10-07T01:10:00Z"/>
              </w:rPr>
              <w:pPrChange w:id="14382" w:author="Anees Shaikh" w:date="2013-10-07T01:11:00Z">
                <w:pPr>
                  <w:pStyle w:val="XML1"/>
                </w:pPr>
              </w:pPrChange>
            </w:pPr>
            <w:ins w:id="14383" w:author="Anees Shaikh" w:date="2013-10-07T01:10:00Z">
              <w:r>
                <w:t xml:space="preserve">                              &lt;/xs:sequence&gt;</w:t>
              </w:r>
            </w:ins>
          </w:p>
          <w:p w14:paraId="1D1DF8E0" w14:textId="77777777" w:rsidR="00874469" w:rsidRDefault="00874469" w:rsidP="00874469">
            <w:pPr>
              <w:pStyle w:val="XML1"/>
              <w:rPr>
                <w:ins w:id="14384" w:author="Anees Shaikh" w:date="2013-10-07T01:10:00Z"/>
              </w:rPr>
              <w:pPrChange w:id="14385" w:author="Anees Shaikh" w:date="2013-10-07T01:11:00Z">
                <w:pPr>
                  <w:pStyle w:val="XML1"/>
                </w:pPr>
              </w:pPrChange>
            </w:pPr>
            <w:ins w:id="14386" w:author="Anees Shaikh" w:date="2013-10-07T01:10:00Z">
              <w:r>
                <w:t xml:space="preserve">                            &lt;/xs:complexType&gt;</w:t>
              </w:r>
            </w:ins>
          </w:p>
          <w:p w14:paraId="21E16060" w14:textId="77777777" w:rsidR="00874469" w:rsidRDefault="00874469" w:rsidP="00874469">
            <w:pPr>
              <w:pStyle w:val="XML1"/>
              <w:rPr>
                <w:ins w:id="14387" w:author="Anees Shaikh" w:date="2013-10-07T01:10:00Z"/>
              </w:rPr>
              <w:pPrChange w:id="14388" w:author="Anees Shaikh" w:date="2013-10-07T01:11:00Z">
                <w:pPr>
                  <w:pStyle w:val="XML1"/>
                </w:pPr>
              </w:pPrChange>
            </w:pPr>
            <w:ins w:id="14389" w:author="Anees Shaikh" w:date="2013-10-07T01:10:00Z">
              <w:r>
                <w:t xml:space="preserve">                          &lt;/xs:element&gt;</w:t>
              </w:r>
            </w:ins>
          </w:p>
          <w:p w14:paraId="5E3B02CA" w14:textId="77777777" w:rsidR="00874469" w:rsidRDefault="00874469" w:rsidP="00874469">
            <w:pPr>
              <w:pStyle w:val="XML1"/>
              <w:rPr>
                <w:ins w:id="14390" w:author="Anees Shaikh" w:date="2013-10-07T01:10:00Z"/>
              </w:rPr>
              <w:pPrChange w:id="14391" w:author="Anees Shaikh" w:date="2013-10-07T01:11:00Z">
                <w:pPr>
                  <w:pStyle w:val="XML1"/>
                </w:pPr>
              </w:pPrChange>
            </w:pPr>
            <w:ins w:id="14392" w:author="Anees Shaikh" w:date="2013-10-07T01:10:00Z">
              <w:r>
                <w:t xml:space="preserve">                          &lt;xs:element name="group-capabilities" minOccurs="0"&gt;</w:t>
              </w:r>
            </w:ins>
          </w:p>
          <w:p w14:paraId="18E6D6E7" w14:textId="77777777" w:rsidR="00874469" w:rsidRDefault="00874469" w:rsidP="00874469">
            <w:pPr>
              <w:pStyle w:val="XML1"/>
              <w:rPr>
                <w:ins w:id="14393" w:author="Anees Shaikh" w:date="2013-10-07T01:10:00Z"/>
              </w:rPr>
              <w:pPrChange w:id="14394" w:author="Anees Shaikh" w:date="2013-10-07T01:11:00Z">
                <w:pPr>
                  <w:pStyle w:val="XML1"/>
                </w:pPr>
              </w:pPrChange>
            </w:pPr>
            <w:ins w:id="14395" w:author="Anees Shaikh" w:date="2013-10-07T01:10:00Z">
              <w:r>
                <w:t xml:space="preserve">                            &lt;xs:annotation&gt;</w:t>
              </w:r>
            </w:ins>
          </w:p>
          <w:p w14:paraId="6ACF1563" w14:textId="77777777" w:rsidR="00874469" w:rsidRDefault="00874469" w:rsidP="00874469">
            <w:pPr>
              <w:pStyle w:val="XML1"/>
              <w:rPr>
                <w:ins w:id="14396" w:author="Anees Shaikh" w:date="2013-10-07T01:10:00Z"/>
              </w:rPr>
              <w:pPrChange w:id="14397" w:author="Anees Shaikh" w:date="2013-10-07T01:11:00Z">
                <w:pPr>
                  <w:pStyle w:val="XML1"/>
                </w:pPr>
              </w:pPrChange>
            </w:pPr>
            <w:ins w:id="14398" w:author="Anees Shaikh" w:date="2013-10-07T01:10:00Z">
              <w:r>
                <w:t xml:space="preserve">                              &lt;xs:documentation&gt;</w:t>
              </w:r>
            </w:ins>
          </w:p>
          <w:p w14:paraId="25745D05" w14:textId="77777777" w:rsidR="00874469" w:rsidRDefault="00874469" w:rsidP="00874469">
            <w:pPr>
              <w:pStyle w:val="XML1"/>
              <w:rPr>
                <w:ins w:id="14399" w:author="Anees Shaikh" w:date="2013-10-07T01:10:00Z"/>
              </w:rPr>
              <w:pPrChange w:id="14400" w:author="Anees Shaikh" w:date="2013-10-07T01:11:00Z">
                <w:pPr>
                  <w:pStyle w:val="XML1"/>
                </w:pPr>
              </w:pPrChange>
            </w:pPr>
            <w:ins w:id="14401" w:author="Anees Shaikh" w:date="2013-10-07T01:10:00Z">
              <w:r>
                <w:t xml:space="preserve">                                Specify the group capabilities supported by the logical switch.</w:t>
              </w:r>
            </w:ins>
          </w:p>
          <w:p w14:paraId="7C214B93" w14:textId="77777777" w:rsidR="00874469" w:rsidRDefault="00874469" w:rsidP="00874469">
            <w:pPr>
              <w:pStyle w:val="XML1"/>
              <w:rPr>
                <w:ins w:id="14402" w:author="Anees Shaikh" w:date="2013-10-07T01:10:00Z"/>
              </w:rPr>
              <w:pPrChange w:id="14403" w:author="Anees Shaikh" w:date="2013-10-07T01:11:00Z">
                <w:pPr>
                  <w:pStyle w:val="XML1"/>
                </w:pPr>
              </w:pPrChange>
            </w:pPr>
            <w:ins w:id="14404" w:author="Anees Shaikh" w:date="2013-10-07T01:10:00Z">
              <w:r>
                <w:t xml:space="preserve">                              &lt;/xs:documentation&gt;</w:t>
              </w:r>
            </w:ins>
          </w:p>
          <w:p w14:paraId="245D408A" w14:textId="77777777" w:rsidR="00874469" w:rsidRDefault="00874469" w:rsidP="00874469">
            <w:pPr>
              <w:pStyle w:val="XML1"/>
              <w:rPr>
                <w:ins w:id="14405" w:author="Anees Shaikh" w:date="2013-10-07T01:10:00Z"/>
              </w:rPr>
              <w:pPrChange w:id="14406" w:author="Anees Shaikh" w:date="2013-10-07T01:11:00Z">
                <w:pPr>
                  <w:pStyle w:val="XML1"/>
                </w:pPr>
              </w:pPrChange>
            </w:pPr>
            <w:ins w:id="14407" w:author="Anees Shaikh" w:date="2013-10-07T01:10:00Z">
              <w:r>
                <w:t xml:space="preserve">                            &lt;/xs:annotation&gt;</w:t>
              </w:r>
            </w:ins>
          </w:p>
          <w:p w14:paraId="2881A49C" w14:textId="77777777" w:rsidR="00874469" w:rsidRDefault="00874469" w:rsidP="00874469">
            <w:pPr>
              <w:pStyle w:val="XML1"/>
              <w:rPr>
                <w:ins w:id="14408" w:author="Anees Shaikh" w:date="2013-10-07T01:10:00Z"/>
              </w:rPr>
              <w:pPrChange w:id="14409" w:author="Anees Shaikh" w:date="2013-10-07T01:11:00Z">
                <w:pPr>
                  <w:pStyle w:val="XML1"/>
                </w:pPr>
              </w:pPrChange>
            </w:pPr>
            <w:ins w:id="14410" w:author="Anees Shaikh" w:date="2013-10-07T01:10:00Z">
              <w:r>
                <w:t xml:space="preserve">                            &lt;xs:complexType&gt;</w:t>
              </w:r>
            </w:ins>
          </w:p>
          <w:p w14:paraId="1094AA2D" w14:textId="77777777" w:rsidR="00874469" w:rsidRDefault="00874469" w:rsidP="00874469">
            <w:pPr>
              <w:pStyle w:val="XML1"/>
              <w:rPr>
                <w:ins w:id="14411" w:author="Anees Shaikh" w:date="2013-10-07T01:10:00Z"/>
              </w:rPr>
              <w:pPrChange w:id="14412" w:author="Anees Shaikh" w:date="2013-10-07T01:11:00Z">
                <w:pPr>
                  <w:pStyle w:val="XML1"/>
                </w:pPr>
              </w:pPrChange>
            </w:pPr>
            <w:ins w:id="14413" w:author="Anees Shaikh" w:date="2013-10-07T01:10:00Z">
              <w:r>
                <w:t xml:space="preserve">                              &lt;xs:sequence&gt;</w:t>
              </w:r>
            </w:ins>
          </w:p>
          <w:p w14:paraId="325127FC" w14:textId="77777777" w:rsidR="00874469" w:rsidRDefault="00874469" w:rsidP="00874469">
            <w:pPr>
              <w:pStyle w:val="XML1"/>
              <w:rPr>
                <w:ins w:id="14414" w:author="Anees Shaikh" w:date="2013-10-07T01:10:00Z"/>
              </w:rPr>
              <w:pPrChange w:id="14415" w:author="Anees Shaikh" w:date="2013-10-07T01:11:00Z">
                <w:pPr>
                  <w:pStyle w:val="XML1"/>
                </w:pPr>
              </w:pPrChange>
            </w:pPr>
            <w:ins w:id="14416" w:author="Anees Shaikh" w:date="2013-10-07T01:10:00Z">
              <w:r>
                <w:t xml:space="preserve">                                &lt;xs:element name="capability" minOccurs="0" maxOccurs="unbounded"&gt;</w:t>
              </w:r>
            </w:ins>
          </w:p>
          <w:p w14:paraId="6E77CBC1" w14:textId="77777777" w:rsidR="00874469" w:rsidRDefault="00874469" w:rsidP="00874469">
            <w:pPr>
              <w:pStyle w:val="XML1"/>
              <w:rPr>
                <w:ins w:id="14417" w:author="Anees Shaikh" w:date="2013-10-07T01:10:00Z"/>
              </w:rPr>
              <w:pPrChange w:id="14418" w:author="Anees Shaikh" w:date="2013-10-07T01:11:00Z">
                <w:pPr>
                  <w:pStyle w:val="XML1"/>
                </w:pPr>
              </w:pPrChange>
            </w:pPr>
            <w:ins w:id="14419" w:author="Anees Shaikh" w:date="2013-10-07T01:10:00Z">
              <w:r>
                <w:t xml:space="preserve">                                  &lt;xs:simpleType&gt;</w:t>
              </w:r>
            </w:ins>
          </w:p>
          <w:p w14:paraId="04D0A9D2" w14:textId="77777777" w:rsidR="00874469" w:rsidRDefault="00874469" w:rsidP="00874469">
            <w:pPr>
              <w:pStyle w:val="XML1"/>
              <w:rPr>
                <w:ins w:id="14420" w:author="Anees Shaikh" w:date="2013-10-07T01:10:00Z"/>
              </w:rPr>
              <w:pPrChange w:id="14421" w:author="Anees Shaikh" w:date="2013-10-07T01:11:00Z">
                <w:pPr>
                  <w:pStyle w:val="XML1"/>
                </w:pPr>
              </w:pPrChange>
            </w:pPr>
            <w:ins w:id="14422" w:author="Anees Shaikh" w:date="2013-10-07T01:10:00Z">
              <w:r>
                <w:t xml:space="preserve">                                    &lt;xs:restriction base="xs:string"&gt;</w:t>
              </w:r>
            </w:ins>
          </w:p>
          <w:p w14:paraId="540F96C2" w14:textId="77777777" w:rsidR="00874469" w:rsidRDefault="00874469" w:rsidP="00874469">
            <w:pPr>
              <w:pStyle w:val="XML1"/>
              <w:rPr>
                <w:ins w:id="14423" w:author="Anees Shaikh" w:date="2013-10-07T01:10:00Z"/>
              </w:rPr>
              <w:pPrChange w:id="14424" w:author="Anees Shaikh" w:date="2013-10-07T01:11:00Z">
                <w:pPr>
                  <w:pStyle w:val="XML1"/>
                </w:pPr>
              </w:pPrChange>
            </w:pPr>
            <w:ins w:id="14425" w:author="Anees Shaikh" w:date="2013-10-07T01:10:00Z">
              <w:r>
                <w:t xml:space="preserve">                                      &lt;xs:enumeration value="select-weight"/&gt;</w:t>
              </w:r>
            </w:ins>
          </w:p>
          <w:p w14:paraId="75177687" w14:textId="77777777" w:rsidR="00874469" w:rsidRDefault="00874469" w:rsidP="00874469">
            <w:pPr>
              <w:pStyle w:val="XML1"/>
              <w:rPr>
                <w:ins w:id="14426" w:author="Anees Shaikh" w:date="2013-10-07T01:10:00Z"/>
              </w:rPr>
              <w:pPrChange w:id="14427" w:author="Anees Shaikh" w:date="2013-10-07T01:11:00Z">
                <w:pPr>
                  <w:pStyle w:val="XML1"/>
                </w:pPr>
              </w:pPrChange>
            </w:pPr>
            <w:ins w:id="14428" w:author="Anees Shaikh" w:date="2013-10-07T01:10:00Z">
              <w:r>
                <w:t xml:space="preserve">                                      &lt;xs:enumeration value="select-liveness"/&gt;</w:t>
              </w:r>
            </w:ins>
          </w:p>
          <w:p w14:paraId="202B0205" w14:textId="77777777" w:rsidR="00874469" w:rsidRDefault="00874469" w:rsidP="00874469">
            <w:pPr>
              <w:pStyle w:val="XML1"/>
              <w:rPr>
                <w:ins w:id="14429" w:author="Anees Shaikh" w:date="2013-10-07T01:10:00Z"/>
              </w:rPr>
              <w:pPrChange w:id="14430" w:author="Anees Shaikh" w:date="2013-10-07T01:11:00Z">
                <w:pPr>
                  <w:pStyle w:val="XML1"/>
                </w:pPr>
              </w:pPrChange>
            </w:pPr>
            <w:ins w:id="14431" w:author="Anees Shaikh" w:date="2013-10-07T01:10:00Z">
              <w:r>
                <w:t xml:space="preserve">                                      &lt;xs:enumeration value="chaining"/&gt;</w:t>
              </w:r>
            </w:ins>
          </w:p>
          <w:p w14:paraId="2CF93FBA" w14:textId="77777777" w:rsidR="00874469" w:rsidRDefault="00874469" w:rsidP="00874469">
            <w:pPr>
              <w:pStyle w:val="XML1"/>
              <w:rPr>
                <w:ins w:id="14432" w:author="Anees Shaikh" w:date="2013-10-07T01:10:00Z"/>
              </w:rPr>
              <w:pPrChange w:id="14433" w:author="Anees Shaikh" w:date="2013-10-07T01:11:00Z">
                <w:pPr>
                  <w:pStyle w:val="XML1"/>
                </w:pPr>
              </w:pPrChange>
            </w:pPr>
            <w:ins w:id="14434" w:author="Anees Shaikh" w:date="2013-10-07T01:10:00Z">
              <w:r>
                <w:t xml:space="preserve">                                      &lt;xs:enumeration value="chaining-check"/&gt;</w:t>
              </w:r>
            </w:ins>
          </w:p>
          <w:p w14:paraId="710E881A" w14:textId="77777777" w:rsidR="00874469" w:rsidRDefault="00874469" w:rsidP="00874469">
            <w:pPr>
              <w:pStyle w:val="XML1"/>
              <w:rPr>
                <w:ins w:id="14435" w:author="Anees Shaikh" w:date="2013-10-07T01:10:00Z"/>
              </w:rPr>
              <w:pPrChange w:id="14436" w:author="Anees Shaikh" w:date="2013-10-07T01:11:00Z">
                <w:pPr>
                  <w:pStyle w:val="XML1"/>
                </w:pPr>
              </w:pPrChange>
            </w:pPr>
            <w:ins w:id="14437" w:author="Anees Shaikh" w:date="2013-10-07T01:10:00Z">
              <w:r>
                <w:t xml:space="preserve">                                    &lt;/xs:restriction&gt;</w:t>
              </w:r>
            </w:ins>
          </w:p>
          <w:p w14:paraId="55883CDD" w14:textId="77777777" w:rsidR="00874469" w:rsidRDefault="00874469" w:rsidP="00874469">
            <w:pPr>
              <w:pStyle w:val="XML1"/>
              <w:rPr>
                <w:ins w:id="14438" w:author="Anees Shaikh" w:date="2013-10-07T01:10:00Z"/>
              </w:rPr>
              <w:pPrChange w:id="14439" w:author="Anees Shaikh" w:date="2013-10-07T01:11:00Z">
                <w:pPr>
                  <w:pStyle w:val="XML1"/>
                </w:pPr>
              </w:pPrChange>
            </w:pPr>
            <w:ins w:id="14440" w:author="Anees Shaikh" w:date="2013-10-07T01:10:00Z">
              <w:r>
                <w:t xml:space="preserve">                                  &lt;/xs:simpleType&gt;</w:t>
              </w:r>
            </w:ins>
          </w:p>
          <w:p w14:paraId="6693C805" w14:textId="77777777" w:rsidR="00874469" w:rsidRDefault="00874469" w:rsidP="00874469">
            <w:pPr>
              <w:pStyle w:val="XML1"/>
              <w:rPr>
                <w:ins w:id="14441" w:author="Anees Shaikh" w:date="2013-10-07T01:10:00Z"/>
              </w:rPr>
              <w:pPrChange w:id="14442" w:author="Anees Shaikh" w:date="2013-10-07T01:11:00Z">
                <w:pPr>
                  <w:pStyle w:val="XML1"/>
                </w:pPr>
              </w:pPrChange>
            </w:pPr>
            <w:ins w:id="14443" w:author="Anees Shaikh" w:date="2013-10-07T01:10:00Z">
              <w:r>
                <w:t xml:space="preserve">                                &lt;/xs:element&gt;</w:t>
              </w:r>
            </w:ins>
          </w:p>
          <w:p w14:paraId="4E6D4A92" w14:textId="77777777" w:rsidR="00874469" w:rsidRDefault="00874469" w:rsidP="00874469">
            <w:pPr>
              <w:pStyle w:val="XML1"/>
              <w:rPr>
                <w:ins w:id="14444" w:author="Anees Shaikh" w:date="2013-10-07T01:10:00Z"/>
              </w:rPr>
              <w:pPrChange w:id="14445" w:author="Anees Shaikh" w:date="2013-10-07T01:11:00Z">
                <w:pPr>
                  <w:pStyle w:val="XML1"/>
                </w:pPr>
              </w:pPrChange>
            </w:pPr>
            <w:ins w:id="14446" w:author="Anees Shaikh" w:date="2013-10-07T01:10:00Z">
              <w:r>
                <w:t xml:space="preserve">                                &lt;xs:any minOccurs="0" maxOccurs="unbounded"</w:t>
              </w:r>
            </w:ins>
          </w:p>
          <w:p w14:paraId="51D2AC50" w14:textId="77777777" w:rsidR="00874469" w:rsidRDefault="00874469" w:rsidP="00874469">
            <w:pPr>
              <w:pStyle w:val="XML1"/>
              <w:rPr>
                <w:ins w:id="14447" w:author="Anees Shaikh" w:date="2013-10-07T01:10:00Z"/>
              </w:rPr>
              <w:pPrChange w:id="14448" w:author="Anees Shaikh" w:date="2013-10-07T01:11:00Z">
                <w:pPr>
                  <w:pStyle w:val="XML1"/>
                </w:pPr>
              </w:pPrChange>
            </w:pPr>
            <w:ins w:id="14449" w:author="Anees Shaikh" w:date="2013-10-07T01:10:00Z">
              <w:r>
                <w:t xml:space="preserve">                                        namespace="##other" </w:t>
              </w:r>
              <w:r>
                <w:lastRenderedPageBreak/>
                <w:t>processContents="lax"/&gt;</w:t>
              </w:r>
            </w:ins>
          </w:p>
          <w:p w14:paraId="1A295AC6" w14:textId="77777777" w:rsidR="00874469" w:rsidRDefault="00874469" w:rsidP="00874469">
            <w:pPr>
              <w:pStyle w:val="XML1"/>
              <w:rPr>
                <w:ins w:id="14450" w:author="Anees Shaikh" w:date="2013-10-07T01:10:00Z"/>
              </w:rPr>
              <w:pPrChange w:id="14451" w:author="Anees Shaikh" w:date="2013-10-07T01:11:00Z">
                <w:pPr>
                  <w:pStyle w:val="XML1"/>
                </w:pPr>
              </w:pPrChange>
            </w:pPr>
            <w:ins w:id="14452" w:author="Anees Shaikh" w:date="2013-10-07T01:10:00Z">
              <w:r>
                <w:t xml:space="preserve">                              &lt;/xs:sequence&gt;</w:t>
              </w:r>
            </w:ins>
          </w:p>
          <w:p w14:paraId="3F8C0C03" w14:textId="77777777" w:rsidR="00874469" w:rsidRDefault="00874469" w:rsidP="00874469">
            <w:pPr>
              <w:pStyle w:val="XML1"/>
              <w:rPr>
                <w:ins w:id="14453" w:author="Anees Shaikh" w:date="2013-10-07T01:10:00Z"/>
              </w:rPr>
              <w:pPrChange w:id="14454" w:author="Anees Shaikh" w:date="2013-10-07T01:11:00Z">
                <w:pPr>
                  <w:pStyle w:val="XML1"/>
                </w:pPr>
              </w:pPrChange>
            </w:pPr>
            <w:ins w:id="14455" w:author="Anees Shaikh" w:date="2013-10-07T01:10:00Z">
              <w:r>
                <w:t xml:space="preserve">                            &lt;/xs:complexType&gt;</w:t>
              </w:r>
            </w:ins>
          </w:p>
          <w:p w14:paraId="7AB59DC3" w14:textId="77777777" w:rsidR="00874469" w:rsidRDefault="00874469" w:rsidP="00874469">
            <w:pPr>
              <w:pStyle w:val="XML1"/>
              <w:rPr>
                <w:ins w:id="14456" w:author="Anees Shaikh" w:date="2013-10-07T01:10:00Z"/>
              </w:rPr>
              <w:pPrChange w:id="14457" w:author="Anees Shaikh" w:date="2013-10-07T01:11:00Z">
                <w:pPr>
                  <w:pStyle w:val="XML1"/>
                </w:pPr>
              </w:pPrChange>
            </w:pPr>
            <w:ins w:id="14458" w:author="Anees Shaikh" w:date="2013-10-07T01:10:00Z">
              <w:r>
                <w:t xml:space="preserve">                          &lt;/xs:element&gt;</w:t>
              </w:r>
            </w:ins>
          </w:p>
          <w:p w14:paraId="24723768" w14:textId="77777777" w:rsidR="00874469" w:rsidRDefault="00874469" w:rsidP="00874469">
            <w:pPr>
              <w:pStyle w:val="XML1"/>
              <w:rPr>
                <w:ins w:id="14459" w:author="Anees Shaikh" w:date="2013-10-07T01:10:00Z"/>
              </w:rPr>
              <w:pPrChange w:id="14460" w:author="Anees Shaikh" w:date="2013-10-07T01:11:00Z">
                <w:pPr>
                  <w:pStyle w:val="XML1"/>
                </w:pPr>
              </w:pPrChange>
            </w:pPr>
            <w:ins w:id="14461" w:author="Anees Shaikh" w:date="2013-10-07T01:10:00Z">
              <w:r>
                <w:t xml:space="preserve">                          &lt;xs:element name="action-types" minOccurs="0"&gt;</w:t>
              </w:r>
            </w:ins>
          </w:p>
          <w:p w14:paraId="4CC4441B" w14:textId="77777777" w:rsidR="00874469" w:rsidRDefault="00874469" w:rsidP="00874469">
            <w:pPr>
              <w:pStyle w:val="XML1"/>
              <w:rPr>
                <w:ins w:id="14462" w:author="Anees Shaikh" w:date="2013-10-07T01:10:00Z"/>
              </w:rPr>
              <w:pPrChange w:id="14463" w:author="Anees Shaikh" w:date="2013-10-07T01:11:00Z">
                <w:pPr>
                  <w:pStyle w:val="XML1"/>
                </w:pPr>
              </w:pPrChange>
            </w:pPr>
            <w:ins w:id="14464" w:author="Anees Shaikh" w:date="2013-10-07T01:10:00Z">
              <w:r>
                <w:t xml:space="preserve">                            &lt;xs:annotation&gt;</w:t>
              </w:r>
            </w:ins>
          </w:p>
          <w:p w14:paraId="2075A9E9" w14:textId="77777777" w:rsidR="00874469" w:rsidRDefault="00874469" w:rsidP="00874469">
            <w:pPr>
              <w:pStyle w:val="XML1"/>
              <w:rPr>
                <w:ins w:id="14465" w:author="Anees Shaikh" w:date="2013-10-07T01:10:00Z"/>
              </w:rPr>
              <w:pPrChange w:id="14466" w:author="Anees Shaikh" w:date="2013-10-07T01:11:00Z">
                <w:pPr>
                  <w:pStyle w:val="XML1"/>
                </w:pPr>
              </w:pPrChange>
            </w:pPr>
            <w:ins w:id="14467" w:author="Anees Shaikh" w:date="2013-10-07T01:10:00Z">
              <w:r>
                <w:t xml:space="preserve">                              &lt;xs:documentation&gt;</w:t>
              </w:r>
            </w:ins>
          </w:p>
          <w:p w14:paraId="5D040AE9" w14:textId="77777777" w:rsidR="00874469" w:rsidRDefault="00874469" w:rsidP="00874469">
            <w:pPr>
              <w:pStyle w:val="XML1"/>
              <w:rPr>
                <w:ins w:id="14468" w:author="Anees Shaikh" w:date="2013-10-07T01:10:00Z"/>
              </w:rPr>
              <w:pPrChange w:id="14469" w:author="Anees Shaikh" w:date="2013-10-07T01:11:00Z">
                <w:pPr>
                  <w:pStyle w:val="XML1"/>
                </w:pPr>
              </w:pPrChange>
            </w:pPr>
            <w:ins w:id="14470" w:author="Anees Shaikh" w:date="2013-10-07T01:10:00Z">
              <w:r>
                <w:t xml:space="preserve">                                Specify the action types supported by the logical switch.</w:t>
              </w:r>
            </w:ins>
          </w:p>
          <w:p w14:paraId="7F23807B" w14:textId="77777777" w:rsidR="00874469" w:rsidRDefault="00874469" w:rsidP="00874469">
            <w:pPr>
              <w:pStyle w:val="XML1"/>
              <w:rPr>
                <w:ins w:id="14471" w:author="Anees Shaikh" w:date="2013-10-07T01:10:00Z"/>
              </w:rPr>
              <w:pPrChange w:id="14472" w:author="Anees Shaikh" w:date="2013-10-07T01:11:00Z">
                <w:pPr>
                  <w:pStyle w:val="XML1"/>
                </w:pPr>
              </w:pPrChange>
            </w:pPr>
            <w:ins w:id="14473" w:author="Anees Shaikh" w:date="2013-10-07T01:10:00Z">
              <w:r>
                <w:t xml:space="preserve">                              &lt;/xs:documentation&gt;</w:t>
              </w:r>
            </w:ins>
          </w:p>
          <w:p w14:paraId="1004E7D9" w14:textId="77777777" w:rsidR="00874469" w:rsidRDefault="00874469" w:rsidP="00874469">
            <w:pPr>
              <w:pStyle w:val="XML1"/>
              <w:rPr>
                <w:ins w:id="14474" w:author="Anees Shaikh" w:date="2013-10-07T01:10:00Z"/>
              </w:rPr>
              <w:pPrChange w:id="14475" w:author="Anees Shaikh" w:date="2013-10-07T01:11:00Z">
                <w:pPr>
                  <w:pStyle w:val="XML1"/>
                </w:pPr>
              </w:pPrChange>
            </w:pPr>
            <w:ins w:id="14476" w:author="Anees Shaikh" w:date="2013-10-07T01:10:00Z">
              <w:r>
                <w:t xml:space="preserve">                            &lt;/xs:annotation&gt;</w:t>
              </w:r>
            </w:ins>
          </w:p>
          <w:p w14:paraId="273F185F" w14:textId="77777777" w:rsidR="00874469" w:rsidRDefault="00874469" w:rsidP="00874469">
            <w:pPr>
              <w:pStyle w:val="XML1"/>
              <w:rPr>
                <w:ins w:id="14477" w:author="Anees Shaikh" w:date="2013-10-07T01:10:00Z"/>
              </w:rPr>
              <w:pPrChange w:id="14478" w:author="Anees Shaikh" w:date="2013-10-07T01:11:00Z">
                <w:pPr>
                  <w:pStyle w:val="XML1"/>
                </w:pPr>
              </w:pPrChange>
            </w:pPr>
            <w:ins w:id="14479" w:author="Anees Shaikh" w:date="2013-10-07T01:10:00Z">
              <w:r>
                <w:t xml:space="preserve">                            &lt;xs:complexType&gt;</w:t>
              </w:r>
            </w:ins>
          </w:p>
          <w:p w14:paraId="3A96B241" w14:textId="77777777" w:rsidR="00874469" w:rsidRDefault="00874469" w:rsidP="00874469">
            <w:pPr>
              <w:pStyle w:val="XML1"/>
              <w:rPr>
                <w:ins w:id="14480" w:author="Anees Shaikh" w:date="2013-10-07T01:10:00Z"/>
              </w:rPr>
              <w:pPrChange w:id="14481" w:author="Anees Shaikh" w:date="2013-10-07T01:11:00Z">
                <w:pPr>
                  <w:pStyle w:val="XML1"/>
                </w:pPr>
              </w:pPrChange>
            </w:pPr>
            <w:ins w:id="14482" w:author="Anees Shaikh" w:date="2013-10-07T01:10:00Z">
              <w:r>
                <w:t xml:space="preserve">                              &lt;xs:sequence&gt;</w:t>
              </w:r>
            </w:ins>
          </w:p>
          <w:p w14:paraId="424134DD" w14:textId="77777777" w:rsidR="00874469" w:rsidRDefault="00874469" w:rsidP="00874469">
            <w:pPr>
              <w:pStyle w:val="XML1"/>
              <w:rPr>
                <w:ins w:id="14483" w:author="Anees Shaikh" w:date="2013-10-07T01:10:00Z"/>
              </w:rPr>
              <w:pPrChange w:id="14484" w:author="Anees Shaikh" w:date="2013-10-07T01:11:00Z">
                <w:pPr>
                  <w:pStyle w:val="XML1"/>
                </w:pPr>
              </w:pPrChange>
            </w:pPr>
            <w:ins w:id="14485" w:author="Anees Shaikh" w:date="2013-10-07T01:10:00Z">
              <w:r>
                <w:t xml:space="preserve">                                &lt;xs:element name="type" minOccurs="0" maxOccurs="unbounded"  type="OFActionType"/&gt;</w:t>
              </w:r>
            </w:ins>
          </w:p>
          <w:p w14:paraId="5A95E68A" w14:textId="77777777" w:rsidR="00874469" w:rsidRDefault="00874469" w:rsidP="00874469">
            <w:pPr>
              <w:pStyle w:val="XML1"/>
              <w:rPr>
                <w:ins w:id="14486" w:author="Anees Shaikh" w:date="2013-10-07T01:10:00Z"/>
              </w:rPr>
              <w:pPrChange w:id="14487" w:author="Anees Shaikh" w:date="2013-10-07T01:11:00Z">
                <w:pPr>
                  <w:pStyle w:val="XML1"/>
                </w:pPr>
              </w:pPrChange>
            </w:pPr>
            <w:ins w:id="14488" w:author="Anees Shaikh" w:date="2013-10-07T01:10:00Z">
              <w:r>
                <w:t xml:space="preserve">                                &lt;xs:any minOccurs="0" maxOccurs="unbounded"</w:t>
              </w:r>
            </w:ins>
          </w:p>
          <w:p w14:paraId="43BA1752" w14:textId="77777777" w:rsidR="00874469" w:rsidRDefault="00874469" w:rsidP="00874469">
            <w:pPr>
              <w:pStyle w:val="XML1"/>
              <w:rPr>
                <w:ins w:id="14489" w:author="Anees Shaikh" w:date="2013-10-07T01:10:00Z"/>
              </w:rPr>
              <w:pPrChange w:id="14490" w:author="Anees Shaikh" w:date="2013-10-07T01:11:00Z">
                <w:pPr>
                  <w:pStyle w:val="XML1"/>
                </w:pPr>
              </w:pPrChange>
            </w:pPr>
            <w:ins w:id="14491" w:author="Anees Shaikh" w:date="2013-10-07T01:10:00Z">
              <w:r>
                <w:t xml:space="preserve">                                        namespace="##other" processContents="lax"/&gt;</w:t>
              </w:r>
            </w:ins>
          </w:p>
          <w:p w14:paraId="551D80CD" w14:textId="77777777" w:rsidR="00874469" w:rsidRDefault="00874469" w:rsidP="00874469">
            <w:pPr>
              <w:pStyle w:val="XML1"/>
              <w:rPr>
                <w:ins w:id="14492" w:author="Anees Shaikh" w:date="2013-10-07T01:10:00Z"/>
              </w:rPr>
              <w:pPrChange w:id="14493" w:author="Anees Shaikh" w:date="2013-10-07T01:11:00Z">
                <w:pPr>
                  <w:pStyle w:val="XML1"/>
                </w:pPr>
              </w:pPrChange>
            </w:pPr>
            <w:ins w:id="14494" w:author="Anees Shaikh" w:date="2013-10-07T01:10:00Z">
              <w:r>
                <w:t xml:space="preserve">                              &lt;/xs:sequence&gt;</w:t>
              </w:r>
            </w:ins>
          </w:p>
          <w:p w14:paraId="67E31468" w14:textId="77777777" w:rsidR="00874469" w:rsidRDefault="00874469" w:rsidP="00874469">
            <w:pPr>
              <w:pStyle w:val="XML1"/>
              <w:rPr>
                <w:ins w:id="14495" w:author="Anees Shaikh" w:date="2013-10-07T01:10:00Z"/>
              </w:rPr>
              <w:pPrChange w:id="14496" w:author="Anees Shaikh" w:date="2013-10-07T01:11:00Z">
                <w:pPr>
                  <w:pStyle w:val="XML1"/>
                </w:pPr>
              </w:pPrChange>
            </w:pPr>
            <w:ins w:id="14497" w:author="Anees Shaikh" w:date="2013-10-07T01:10:00Z">
              <w:r>
                <w:t xml:space="preserve">                            &lt;/xs:complexType&gt;</w:t>
              </w:r>
            </w:ins>
          </w:p>
          <w:p w14:paraId="0D92D51E" w14:textId="77777777" w:rsidR="00874469" w:rsidRDefault="00874469" w:rsidP="00874469">
            <w:pPr>
              <w:pStyle w:val="XML1"/>
              <w:rPr>
                <w:ins w:id="14498" w:author="Anees Shaikh" w:date="2013-10-07T01:10:00Z"/>
              </w:rPr>
              <w:pPrChange w:id="14499" w:author="Anees Shaikh" w:date="2013-10-07T01:11:00Z">
                <w:pPr>
                  <w:pStyle w:val="XML1"/>
                </w:pPr>
              </w:pPrChange>
            </w:pPr>
            <w:ins w:id="14500" w:author="Anees Shaikh" w:date="2013-10-07T01:10:00Z">
              <w:r>
                <w:t xml:space="preserve">                          &lt;/xs:element&gt;</w:t>
              </w:r>
            </w:ins>
          </w:p>
          <w:p w14:paraId="550692A0" w14:textId="77777777" w:rsidR="00874469" w:rsidRDefault="00874469" w:rsidP="00874469">
            <w:pPr>
              <w:pStyle w:val="XML1"/>
              <w:rPr>
                <w:ins w:id="14501" w:author="Anees Shaikh" w:date="2013-10-07T01:10:00Z"/>
              </w:rPr>
              <w:pPrChange w:id="14502" w:author="Anees Shaikh" w:date="2013-10-07T01:11:00Z">
                <w:pPr>
                  <w:pStyle w:val="XML1"/>
                </w:pPr>
              </w:pPrChange>
            </w:pPr>
            <w:ins w:id="14503" w:author="Anees Shaikh" w:date="2013-10-07T01:10:00Z">
              <w:r>
                <w:t xml:space="preserve">                          &lt;xs:element name="instruction-types" minOccurs="0"&gt;</w:t>
              </w:r>
            </w:ins>
          </w:p>
          <w:p w14:paraId="7833DCD6" w14:textId="77777777" w:rsidR="00874469" w:rsidRDefault="00874469" w:rsidP="00874469">
            <w:pPr>
              <w:pStyle w:val="XML1"/>
              <w:rPr>
                <w:ins w:id="14504" w:author="Anees Shaikh" w:date="2013-10-07T01:10:00Z"/>
              </w:rPr>
              <w:pPrChange w:id="14505" w:author="Anees Shaikh" w:date="2013-10-07T01:11:00Z">
                <w:pPr>
                  <w:pStyle w:val="XML1"/>
                </w:pPr>
              </w:pPrChange>
            </w:pPr>
            <w:ins w:id="14506" w:author="Anees Shaikh" w:date="2013-10-07T01:10:00Z">
              <w:r>
                <w:t xml:space="preserve">                            &lt;xs:annotation&gt;</w:t>
              </w:r>
            </w:ins>
          </w:p>
          <w:p w14:paraId="78AC0057" w14:textId="77777777" w:rsidR="00874469" w:rsidRDefault="00874469" w:rsidP="00874469">
            <w:pPr>
              <w:pStyle w:val="XML1"/>
              <w:rPr>
                <w:ins w:id="14507" w:author="Anees Shaikh" w:date="2013-10-07T01:10:00Z"/>
              </w:rPr>
              <w:pPrChange w:id="14508" w:author="Anees Shaikh" w:date="2013-10-07T01:11:00Z">
                <w:pPr>
                  <w:pStyle w:val="XML1"/>
                </w:pPr>
              </w:pPrChange>
            </w:pPr>
            <w:ins w:id="14509" w:author="Anees Shaikh" w:date="2013-10-07T01:10:00Z">
              <w:r>
                <w:t xml:space="preserve">                              &lt;xs:documentation&gt;</w:t>
              </w:r>
            </w:ins>
          </w:p>
          <w:p w14:paraId="7995FA85" w14:textId="77777777" w:rsidR="00874469" w:rsidRDefault="00874469" w:rsidP="00874469">
            <w:pPr>
              <w:pStyle w:val="XML1"/>
              <w:rPr>
                <w:ins w:id="14510" w:author="Anees Shaikh" w:date="2013-10-07T01:10:00Z"/>
              </w:rPr>
              <w:pPrChange w:id="14511" w:author="Anees Shaikh" w:date="2013-10-07T01:11:00Z">
                <w:pPr>
                  <w:pStyle w:val="XML1"/>
                </w:pPr>
              </w:pPrChange>
            </w:pPr>
            <w:ins w:id="14512" w:author="Anees Shaikh" w:date="2013-10-07T01:10:00Z">
              <w:r>
                <w:t xml:space="preserve">                                Specify the instruction types supported by the logical switch.</w:t>
              </w:r>
            </w:ins>
          </w:p>
          <w:p w14:paraId="09B8B655" w14:textId="77777777" w:rsidR="00874469" w:rsidRDefault="00874469" w:rsidP="00874469">
            <w:pPr>
              <w:pStyle w:val="XML1"/>
              <w:rPr>
                <w:ins w:id="14513" w:author="Anees Shaikh" w:date="2013-10-07T01:10:00Z"/>
              </w:rPr>
              <w:pPrChange w:id="14514" w:author="Anees Shaikh" w:date="2013-10-07T01:11:00Z">
                <w:pPr>
                  <w:pStyle w:val="XML1"/>
                </w:pPr>
              </w:pPrChange>
            </w:pPr>
            <w:ins w:id="14515" w:author="Anees Shaikh" w:date="2013-10-07T01:10:00Z">
              <w:r>
                <w:t xml:space="preserve">                              &lt;/xs:documentation&gt;</w:t>
              </w:r>
            </w:ins>
          </w:p>
          <w:p w14:paraId="0E3791A8" w14:textId="77777777" w:rsidR="00874469" w:rsidRDefault="00874469" w:rsidP="00874469">
            <w:pPr>
              <w:pStyle w:val="XML1"/>
              <w:rPr>
                <w:ins w:id="14516" w:author="Anees Shaikh" w:date="2013-10-07T01:10:00Z"/>
              </w:rPr>
              <w:pPrChange w:id="14517" w:author="Anees Shaikh" w:date="2013-10-07T01:11:00Z">
                <w:pPr>
                  <w:pStyle w:val="XML1"/>
                </w:pPr>
              </w:pPrChange>
            </w:pPr>
            <w:ins w:id="14518" w:author="Anees Shaikh" w:date="2013-10-07T01:10:00Z">
              <w:r>
                <w:t xml:space="preserve">                            &lt;/xs:annotation&gt;</w:t>
              </w:r>
            </w:ins>
          </w:p>
          <w:p w14:paraId="04DB850B" w14:textId="77777777" w:rsidR="00874469" w:rsidRDefault="00874469" w:rsidP="00874469">
            <w:pPr>
              <w:pStyle w:val="XML1"/>
              <w:rPr>
                <w:ins w:id="14519" w:author="Anees Shaikh" w:date="2013-10-07T01:10:00Z"/>
              </w:rPr>
              <w:pPrChange w:id="14520" w:author="Anees Shaikh" w:date="2013-10-07T01:11:00Z">
                <w:pPr>
                  <w:pStyle w:val="XML1"/>
                </w:pPr>
              </w:pPrChange>
            </w:pPr>
            <w:ins w:id="14521" w:author="Anees Shaikh" w:date="2013-10-07T01:10:00Z">
              <w:r>
                <w:t xml:space="preserve">                            &lt;xs:complexType&gt;</w:t>
              </w:r>
            </w:ins>
          </w:p>
          <w:p w14:paraId="748BB482" w14:textId="77777777" w:rsidR="00874469" w:rsidRDefault="00874469" w:rsidP="00874469">
            <w:pPr>
              <w:pStyle w:val="XML1"/>
              <w:rPr>
                <w:ins w:id="14522" w:author="Anees Shaikh" w:date="2013-10-07T01:10:00Z"/>
              </w:rPr>
              <w:pPrChange w:id="14523" w:author="Anees Shaikh" w:date="2013-10-07T01:11:00Z">
                <w:pPr>
                  <w:pStyle w:val="XML1"/>
                </w:pPr>
              </w:pPrChange>
            </w:pPr>
            <w:ins w:id="14524" w:author="Anees Shaikh" w:date="2013-10-07T01:10:00Z">
              <w:r>
                <w:t xml:space="preserve">                              &lt;xs:sequence&gt;</w:t>
              </w:r>
            </w:ins>
          </w:p>
          <w:p w14:paraId="2E98E44D" w14:textId="77777777" w:rsidR="00874469" w:rsidRDefault="00874469" w:rsidP="00874469">
            <w:pPr>
              <w:pStyle w:val="XML1"/>
              <w:rPr>
                <w:ins w:id="14525" w:author="Anees Shaikh" w:date="2013-10-07T01:10:00Z"/>
              </w:rPr>
              <w:pPrChange w:id="14526" w:author="Anees Shaikh" w:date="2013-10-07T01:11:00Z">
                <w:pPr>
                  <w:pStyle w:val="XML1"/>
                </w:pPr>
              </w:pPrChange>
            </w:pPr>
            <w:ins w:id="14527" w:author="Anees Shaikh" w:date="2013-10-07T01:10:00Z">
              <w:r>
                <w:t xml:space="preserve">                                &lt;xs:element name="type" minOccurs="0" maxOccurs="unbounded"  type="OFInstructionType"/&gt;</w:t>
              </w:r>
            </w:ins>
          </w:p>
          <w:p w14:paraId="3A7B283A" w14:textId="77777777" w:rsidR="00874469" w:rsidRDefault="00874469" w:rsidP="00874469">
            <w:pPr>
              <w:pStyle w:val="XML1"/>
              <w:rPr>
                <w:ins w:id="14528" w:author="Anees Shaikh" w:date="2013-10-07T01:10:00Z"/>
              </w:rPr>
              <w:pPrChange w:id="14529" w:author="Anees Shaikh" w:date="2013-10-07T01:11:00Z">
                <w:pPr>
                  <w:pStyle w:val="XML1"/>
                </w:pPr>
              </w:pPrChange>
            </w:pPr>
            <w:ins w:id="14530" w:author="Anees Shaikh" w:date="2013-10-07T01:10:00Z">
              <w:r>
                <w:t xml:space="preserve">                                &lt;xs:any minOccurs="0" maxOccurs="unbounded"</w:t>
              </w:r>
            </w:ins>
          </w:p>
          <w:p w14:paraId="21C31323" w14:textId="77777777" w:rsidR="00874469" w:rsidRDefault="00874469" w:rsidP="00874469">
            <w:pPr>
              <w:pStyle w:val="XML1"/>
              <w:rPr>
                <w:ins w:id="14531" w:author="Anees Shaikh" w:date="2013-10-07T01:10:00Z"/>
              </w:rPr>
              <w:pPrChange w:id="14532" w:author="Anees Shaikh" w:date="2013-10-07T01:11:00Z">
                <w:pPr>
                  <w:pStyle w:val="XML1"/>
                </w:pPr>
              </w:pPrChange>
            </w:pPr>
            <w:ins w:id="14533" w:author="Anees Shaikh" w:date="2013-10-07T01:10:00Z">
              <w:r>
                <w:t xml:space="preserve">                                        namespace="##other" processContents="lax"/&gt;</w:t>
              </w:r>
            </w:ins>
          </w:p>
          <w:p w14:paraId="53C1E5ED" w14:textId="77777777" w:rsidR="00874469" w:rsidRDefault="00874469" w:rsidP="00874469">
            <w:pPr>
              <w:pStyle w:val="XML1"/>
              <w:rPr>
                <w:ins w:id="14534" w:author="Anees Shaikh" w:date="2013-10-07T01:10:00Z"/>
              </w:rPr>
              <w:pPrChange w:id="14535" w:author="Anees Shaikh" w:date="2013-10-07T01:11:00Z">
                <w:pPr>
                  <w:pStyle w:val="XML1"/>
                </w:pPr>
              </w:pPrChange>
            </w:pPr>
            <w:ins w:id="14536" w:author="Anees Shaikh" w:date="2013-10-07T01:10:00Z">
              <w:r>
                <w:t xml:space="preserve">                              &lt;/xs:sequence&gt;</w:t>
              </w:r>
            </w:ins>
          </w:p>
          <w:p w14:paraId="509EA87D" w14:textId="77777777" w:rsidR="00874469" w:rsidRDefault="00874469" w:rsidP="00874469">
            <w:pPr>
              <w:pStyle w:val="XML1"/>
              <w:rPr>
                <w:ins w:id="14537" w:author="Anees Shaikh" w:date="2013-10-07T01:10:00Z"/>
              </w:rPr>
              <w:pPrChange w:id="14538" w:author="Anees Shaikh" w:date="2013-10-07T01:11:00Z">
                <w:pPr>
                  <w:pStyle w:val="XML1"/>
                </w:pPr>
              </w:pPrChange>
            </w:pPr>
            <w:ins w:id="14539" w:author="Anees Shaikh" w:date="2013-10-07T01:10:00Z">
              <w:r>
                <w:t xml:space="preserve">                            &lt;/xs:complexType&gt;</w:t>
              </w:r>
            </w:ins>
          </w:p>
          <w:p w14:paraId="71B292C2" w14:textId="77777777" w:rsidR="00874469" w:rsidRDefault="00874469" w:rsidP="00874469">
            <w:pPr>
              <w:pStyle w:val="XML1"/>
              <w:rPr>
                <w:ins w:id="14540" w:author="Anees Shaikh" w:date="2013-10-07T01:10:00Z"/>
              </w:rPr>
              <w:pPrChange w:id="14541" w:author="Anees Shaikh" w:date="2013-10-07T01:11:00Z">
                <w:pPr>
                  <w:pStyle w:val="XML1"/>
                </w:pPr>
              </w:pPrChange>
            </w:pPr>
            <w:ins w:id="14542" w:author="Anees Shaikh" w:date="2013-10-07T01:10:00Z">
              <w:r>
                <w:t xml:space="preserve">                          &lt;/xs:element&gt;</w:t>
              </w:r>
            </w:ins>
          </w:p>
          <w:p w14:paraId="6AB50406" w14:textId="77777777" w:rsidR="00874469" w:rsidRDefault="00874469" w:rsidP="00874469">
            <w:pPr>
              <w:pStyle w:val="XML1"/>
              <w:rPr>
                <w:ins w:id="14543" w:author="Anees Shaikh" w:date="2013-10-07T01:10:00Z"/>
              </w:rPr>
              <w:pPrChange w:id="14544" w:author="Anees Shaikh" w:date="2013-10-07T01:11:00Z">
                <w:pPr>
                  <w:pStyle w:val="XML1"/>
                </w:pPr>
              </w:pPrChange>
            </w:pPr>
            <w:ins w:id="14545" w:author="Anees Shaikh" w:date="2013-10-07T01:10:00Z">
              <w:r>
                <w:t xml:space="preserve">                          &lt;xs:any minOccurs="0" maxOccurs="unbounded"</w:t>
              </w:r>
            </w:ins>
          </w:p>
          <w:p w14:paraId="3D685B95" w14:textId="77777777" w:rsidR="00874469" w:rsidRDefault="00874469" w:rsidP="00874469">
            <w:pPr>
              <w:pStyle w:val="XML1"/>
              <w:rPr>
                <w:ins w:id="14546" w:author="Anees Shaikh" w:date="2013-10-07T01:10:00Z"/>
              </w:rPr>
              <w:pPrChange w:id="14547" w:author="Anees Shaikh" w:date="2013-10-07T01:11:00Z">
                <w:pPr>
                  <w:pStyle w:val="XML1"/>
                </w:pPr>
              </w:pPrChange>
            </w:pPr>
            <w:ins w:id="14548" w:author="Anees Shaikh" w:date="2013-10-07T01:10:00Z">
              <w:r>
                <w:t xml:space="preserve">                                  namespace="##other" processContents="lax"/&gt;</w:t>
              </w:r>
            </w:ins>
          </w:p>
          <w:p w14:paraId="678E3134" w14:textId="77777777" w:rsidR="00874469" w:rsidRDefault="00874469" w:rsidP="00874469">
            <w:pPr>
              <w:pStyle w:val="XML1"/>
              <w:rPr>
                <w:ins w:id="14549" w:author="Anees Shaikh" w:date="2013-10-07T01:10:00Z"/>
              </w:rPr>
              <w:pPrChange w:id="14550" w:author="Anees Shaikh" w:date="2013-10-07T01:11:00Z">
                <w:pPr>
                  <w:pStyle w:val="XML1"/>
                </w:pPr>
              </w:pPrChange>
            </w:pPr>
            <w:ins w:id="14551" w:author="Anees Shaikh" w:date="2013-10-07T01:10:00Z">
              <w:r>
                <w:t xml:space="preserve">                        &lt;/xs:sequence&gt;</w:t>
              </w:r>
            </w:ins>
          </w:p>
          <w:p w14:paraId="55027C12" w14:textId="77777777" w:rsidR="00874469" w:rsidRDefault="00874469" w:rsidP="00874469">
            <w:pPr>
              <w:pStyle w:val="XML1"/>
              <w:rPr>
                <w:ins w:id="14552" w:author="Anees Shaikh" w:date="2013-10-07T01:10:00Z"/>
              </w:rPr>
              <w:pPrChange w:id="14553" w:author="Anees Shaikh" w:date="2013-10-07T01:11:00Z">
                <w:pPr>
                  <w:pStyle w:val="XML1"/>
                </w:pPr>
              </w:pPrChange>
            </w:pPr>
            <w:ins w:id="14554" w:author="Anees Shaikh" w:date="2013-10-07T01:10:00Z">
              <w:r>
                <w:t xml:space="preserve">                      &lt;/xs:complexType&gt;</w:t>
              </w:r>
            </w:ins>
          </w:p>
          <w:p w14:paraId="5B5E92C2" w14:textId="77777777" w:rsidR="00874469" w:rsidRDefault="00874469" w:rsidP="00874469">
            <w:pPr>
              <w:pStyle w:val="XML1"/>
              <w:rPr>
                <w:ins w:id="14555" w:author="Anees Shaikh" w:date="2013-10-07T01:10:00Z"/>
              </w:rPr>
              <w:pPrChange w:id="14556" w:author="Anees Shaikh" w:date="2013-10-07T01:11:00Z">
                <w:pPr>
                  <w:pStyle w:val="XML1"/>
                </w:pPr>
              </w:pPrChange>
            </w:pPr>
            <w:ins w:id="14557" w:author="Anees Shaikh" w:date="2013-10-07T01:10:00Z">
              <w:r>
                <w:t xml:space="preserve">                    &lt;/xs:element&gt;</w:t>
              </w:r>
            </w:ins>
          </w:p>
          <w:p w14:paraId="5630FC9C" w14:textId="77777777" w:rsidR="00874469" w:rsidRDefault="00874469" w:rsidP="00874469">
            <w:pPr>
              <w:pStyle w:val="XML1"/>
              <w:rPr>
                <w:ins w:id="14558" w:author="Anees Shaikh" w:date="2013-10-07T01:10:00Z"/>
              </w:rPr>
              <w:pPrChange w:id="14559" w:author="Anees Shaikh" w:date="2013-10-07T01:11:00Z">
                <w:pPr>
                  <w:pStyle w:val="XML1"/>
                </w:pPr>
              </w:pPrChange>
            </w:pPr>
            <w:ins w:id="14560" w:author="Anees Shaikh" w:date="2013-10-07T01:10:00Z">
              <w:r>
                <w:t xml:space="preserve">                    &lt;xs:element name="datapath-id"  type="datapath-id-type"&gt;</w:t>
              </w:r>
            </w:ins>
          </w:p>
          <w:p w14:paraId="3057C83C" w14:textId="77777777" w:rsidR="00874469" w:rsidRDefault="00874469" w:rsidP="00874469">
            <w:pPr>
              <w:pStyle w:val="XML1"/>
              <w:rPr>
                <w:ins w:id="14561" w:author="Anees Shaikh" w:date="2013-10-07T01:10:00Z"/>
              </w:rPr>
              <w:pPrChange w:id="14562" w:author="Anees Shaikh" w:date="2013-10-07T01:11:00Z">
                <w:pPr>
                  <w:pStyle w:val="XML1"/>
                </w:pPr>
              </w:pPrChange>
            </w:pPr>
            <w:ins w:id="14563" w:author="Anees Shaikh" w:date="2013-10-07T01:10:00Z">
              <w:r>
                <w:t xml:space="preserve">                      &lt;xs:annotation&gt;</w:t>
              </w:r>
            </w:ins>
          </w:p>
          <w:p w14:paraId="32A97E4A" w14:textId="77777777" w:rsidR="00874469" w:rsidRDefault="00874469" w:rsidP="00874469">
            <w:pPr>
              <w:pStyle w:val="XML1"/>
              <w:rPr>
                <w:ins w:id="14564" w:author="Anees Shaikh" w:date="2013-10-07T01:10:00Z"/>
              </w:rPr>
              <w:pPrChange w:id="14565" w:author="Anees Shaikh" w:date="2013-10-07T01:11:00Z">
                <w:pPr>
                  <w:pStyle w:val="XML1"/>
                </w:pPr>
              </w:pPrChange>
            </w:pPr>
            <w:ins w:id="14566" w:author="Anees Shaikh" w:date="2013-10-07T01:10:00Z">
              <w:r>
                <w:t xml:space="preserve">                        &lt;xs:documentation&gt;</w:t>
              </w:r>
            </w:ins>
          </w:p>
          <w:p w14:paraId="2B5EA437" w14:textId="77777777" w:rsidR="00874469" w:rsidRDefault="00874469" w:rsidP="00874469">
            <w:pPr>
              <w:pStyle w:val="XML1"/>
              <w:rPr>
                <w:ins w:id="14567" w:author="Anees Shaikh" w:date="2013-10-07T01:10:00Z"/>
              </w:rPr>
              <w:pPrChange w:id="14568" w:author="Anees Shaikh" w:date="2013-10-07T01:11:00Z">
                <w:pPr>
                  <w:pStyle w:val="XML1"/>
                </w:pPr>
              </w:pPrChange>
            </w:pPr>
            <w:ins w:id="14569" w:author="Anees Shaikh" w:date="2013-10-07T01:10:00Z">
              <w:r>
                <w:t xml:space="preserve">                          The datapath identifier of the Logical Switch</w:t>
              </w:r>
            </w:ins>
          </w:p>
          <w:p w14:paraId="68CEA8D2" w14:textId="77777777" w:rsidR="00874469" w:rsidRDefault="00874469" w:rsidP="00874469">
            <w:pPr>
              <w:pStyle w:val="XML1"/>
              <w:rPr>
                <w:ins w:id="14570" w:author="Anees Shaikh" w:date="2013-10-07T01:10:00Z"/>
              </w:rPr>
              <w:pPrChange w:id="14571" w:author="Anees Shaikh" w:date="2013-10-07T01:11:00Z">
                <w:pPr>
                  <w:pStyle w:val="XML1"/>
                </w:pPr>
              </w:pPrChange>
            </w:pPr>
            <w:ins w:id="14572" w:author="Anees Shaikh" w:date="2013-10-07T01:10:00Z">
              <w:r>
                <w:t xml:space="preserve">                                 that uniquely identifies this Logical Switch within the</w:t>
              </w:r>
            </w:ins>
          </w:p>
          <w:p w14:paraId="5B2F6E22" w14:textId="77777777" w:rsidR="00874469" w:rsidRDefault="00874469" w:rsidP="00874469">
            <w:pPr>
              <w:pStyle w:val="XML1"/>
              <w:rPr>
                <w:ins w:id="14573" w:author="Anees Shaikh" w:date="2013-10-07T01:10:00Z"/>
              </w:rPr>
              <w:pPrChange w:id="14574" w:author="Anees Shaikh" w:date="2013-10-07T01:11:00Z">
                <w:pPr>
                  <w:pStyle w:val="XML1"/>
                </w:pPr>
              </w:pPrChange>
            </w:pPr>
            <w:ins w:id="14575" w:author="Anees Shaikh" w:date="2013-10-07T01:10:00Z">
              <w:r>
                <w:t xml:space="preserve">                                 context of all OpenFlow Controllers associated with the</w:t>
              </w:r>
            </w:ins>
          </w:p>
          <w:p w14:paraId="45A0F321" w14:textId="77777777" w:rsidR="00874469" w:rsidRDefault="00874469" w:rsidP="00874469">
            <w:pPr>
              <w:pStyle w:val="XML1"/>
              <w:rPr>
                <w:ins w:id="14576" w:author="Anees Shaikh" w:date="2013-10-07T01:10:00Z"/>
              </w:rPr>
              <w:pPrChange w:id="14577" w:author="Anees Shaikh" w:date="2013-10-07T01:11:00Z">
                <w:pPr>
                  <w:pStyle w:val="XML1"/>
                </w:pPr>
              </w:pPrChange>
            </w:pPr>
            <w:ins w:id="14578" w:author="Anees Shaikh" w:date="2013-10-07T01:10:00Z">
              <w:r>
                <w:t xml:space="preserve">                                 OpenFlow Logical Switch.  The datapath identifier is a</w:t>
              </w:r>
            </w:ins>
          </w:p>
          <w:p w14:paraId="4A9C1E97" w14:textId="77777777" w:rsidR="00874469" w:rsidRDefault="00874469" w:rsidP="00874469">
            <w:pPr>
              <w:pStyle w:val="XML1"/>
              <w:rPr>
                <w:ins w:id="14579" w:author="Anees Shaikh" w:date="2013-10-07T01:10:00Z"/>
              </w:rPr>
              <w:pPrChange w:id="14580" w:author="Anees Shaikh" w:date="2013-10-07T01:11:00Z">
                <w:pPr>
                  <w:pStyle w:val="XML1"/>
                </w:pPr>
              </w:pPrChange>
            </w:pPr>
            <w:ins w:id="14581" w:author="Anees Shaikh" w:date="2013-10-07T01:10:00Z">
              <w:r>
                <w:t xml:space="preserve">                                 string value that MUST be formatted as a sequence of 8</w:t>
              </w:r>
            </w:ins>
          </w:p>
          <w:p w14:paraId="624E6C62" w14:textId="77777777" w:rsidR="00874469" w:rsidRDefault="00874469" w:rsidP="00874469">
            <w:pPr>
              <w:pStyle w:val="XML1"/>
              <w:rPr>
                <w:ins w:id="14582" w:author="Anees Shaikh" w:date="2013-10-07T01:10:00Z"/>
              </w:rPr>
              <w:pPrChange w:id="14583" w:author="Anees Shaikh" w:date="2013-10-07T01:11:00Z">
                <w:pPr>
                  <w:pStyle w:val="XML1"/>
                </w:pPr>
              </w:pPrChange>
            </w:pPr>
            <w:ins w:id="14584" w:author="Anees Shaikh" w:date="2013-10-07T01:10:00Z">
              <w:r>
                <w:t xml:space="preserve">                                 2-digit hexadecimal numbers that are </w:t>
              </w:r>
              <w:r>
                <w:lastRenderedPageBreak/>
                <w:t>separated by colons,</w:t>
              </w:r>
            </w:ins>
          </w:p>
          <w:p w14:paraId="75A0CA28" w14:textId="77777777" w:rsidR="00874469" w:rsidRDefault="00874469" w:rsidP="00874469">
            <w:pPr>
              <w:pStyle w:val="XML1"/>
              <w:rPr>
                <w:ins w:id="14585" w:author="Anees Shaikh" w:date="2013-10-07T01:10:00Z"/>
              </w:rPr>
              <w:pPrChange w:id="14586" w:author="Anees Shaikh" w:date="2013-10-07T01:11:00Z">
                <w:pPr>
                  <w:pStyle w:val="XML1"/>
                </w:pPr>
              </w:pPrChange>
            </w:pPr>
            <w:ins w:id="14587" w:author="Anees Shaikh" w:date="2013-10-07T01:10:00Z">
              <w:r>
                <w:t xml:space="preserve">                                 for example, '01:23:45:67:89:ab:cd:ef'.  When processing a</w:t>
              </w:r>
            </w:ins>
          </w:p>
          <w:p w14:paraId="34786993" w14:textId="77777777" w:rsidR="00874469" w:rsidRDefault="00874469" w:rsidP="00874469">
            <w:pPr>
              <w:pStyle w:val="XML1"/>
              <w:rPr>
                <w:ins w:id="14588" w:author="Anees Shaikh" w:date="2013-10-07T01:10:00Z"/>
              </w:rPr>
              <w:pPrChange w:id="14589" w:author="Anees Shaikh" w:date="2013-10-07T01:11:00Z">
                <w:pPr>
                  <w:pStyle w:val="XML1"/>
                </w:pPr>
              </w:pPrChange>
            </w:pPr>
            <w:ins w:id="14590" w:author="Anees Shaikh" w:date="2013-10-07T01:10:00Z">
              <w:r>
                <w:t xml:space="preserve">                                 datapath identifier, the case of the decimal digits MUST be</w:t>
              </w:r>
            </w:ins>
          </w:p>
          <w:p w14:paraId="0A770EC9" w14:textId="77777777" w:rsidR="00874469" w:rsidRDefault="00874469" w:rsidP="00874469">
            <w:pPr>
              <w:pStyle w:val="XML1"/>
              <w:rPr>
                <w:ins w:id="14591" w:author="Anees Shaikh" w:date="2013-10-07T01:10:00Z"/>
              </w:rPr>
              <w:pPrChange w:id="14592" w:author="Anees Shaikh" w:date="2013-10-07T01:11:00Z">
                <w:pPr>
                  <w:pStyle w:val="XML1"/>
                </w:pPr>
              </w:pPrChange>
            </w:pPr>
            <w:ins w:id="14593" w:author="Anees Shaikh" w:date="2013-10-07T01:10:00Z">
              <w:r>
                <w:t xml:space="preserve">                                 ignored.</w:t>
              </w:r>
            </w:ins>
          </w:p>
          <w:p w14:paraId="147EFB75" w14:textId="77777777" w:rsidR="00874469" w:rsidRDefault="00874469" w:rsidP="00874469">
            <w:pPr>
              <w:pStyle w:val="XML1"/>
              <w:rPr>
                <w:ins w:id="14594" w:author="Anees Shaikh" w:date="2013-10-07T01:10:00Z"/>
              </w:rPr>
              <w:pPrChange w:id="14595" w:author="Anees Shaikh" w:date="2013-10-07T01:11:00Z">
                <w:pPr>
                  <w:pStyle w:val="XML1"/>
                </w:pPr>
              </w:pPrChange>
            </w:pPr>
            <w:ins w:id="14596" w:author="Anees Shaikh" w:date="2013-10-07T01:10:00Z">
              <w:r>
                <w:t xml:space="preserve">                        &lt;/xs:documentation&gt;</w:t>
              </w:r>
            </w:ins>
          </w:p>
          <w:p w14:paraId="66816116" w14:textId="77777777" w:rsidR="00874469" w:rsidRDefault="00874469" w:rsidP="00874469">
            <w:pPr>
              <w:pStyle w:val="XML1"/>
              <w:rPr>
                <w:ins w:id="14597" w:author="Anees Shaikh" w:date="2013-10-07T01:10:00Z"/>
              </w:rPr>
              <w:pPrChange w:id="14598" w:author="Anees Shaikh" w:date="2013-10-07T01:11:00Z">
                <w:pPr>
                  <w:pStyle w:val="XML1"/>
                </w:pPr>
              </w:pPrChange>
            </w:pPr>
            <w:ins w:id="14599" w:author="Anees Shaikh" w:date="2013-10-07T01:10:00Z">
              <w:r>
                <w:t xml:space="preserve">                      &lt;/xs:annotation&gt;</w:t>
              </w:r>
            </w:ins>
          </w:p>
          <w:p w14:paraId="0C7681EE" w14:textId="77777777" w:rsidR="00874469" w:rsidRDefault="00874469" w:rsidP="00874469">
            <w:pPr>
              <w:pStyle w:val="XML1"/>
              <w:rPr>
                <w:ins w:id="14600" w:author="Anees Shaikh" w:date="2013-10-07T01:10:00Z"/>
              </w:rPr>
              <w:pPrChange w:id="14601" w:author="Anees Shaikh" w:date="2013-10-07T01:11:00Z">
                <w:pPr>
                  <w:pStyle w:val="XML1"/>
                </w:pPr>
              </w:pPrChange>
            </w:pPr>
            <w:ins w:id="14602" w:author="Anees Shaikh" w:date="2013-10-07T01:10:00Z">
              <w:r>
                <w:t xml:space="preserve">                    &lt;/xs:element&gt;</w:t>
              </w:r>
            </w:ins>
          </w:p>
          <w:p w14:paraId="39634162" w14:textId="77777777" w:rsidR="00874469" w:rsidRDefault="00874469" w:rsidP="00874469">
            <w:pPr>
              <w:pStyle w:val="XML1"/>
              <w:rPr>
                <w:ins w:id="14603" w:author="Anees Shaikh" w:date="2013-10-07T01:10:00Z"/>
              </w:rPr>
              <w:pPrChange w:id="14604" w:author="Anees Shaikh" w:date="2013-10-07T01:11:00Z">
                <w:pPr>
                  <w:pStyle w:val="XML1"/>
                </w:pPr>
              </w:pPrChange>
            </w:pPr>
            <w:ins w:id="14605" w:author="Anees Shaikh" w:date="2013-10-07T01:10:00Z">
              <w:r>
                <w:t xml:space="preserve">                    &lt;xs:element name="enabled" minOccurs="0"  type="xs:boolean"&gt;</w:t>
              </w:r>
            </w:ins>
          </w:p>
          <w:p w14:paraId="2FD00FBD" w14:textId="77777777" w:rsidR="00874469" w:rsidRDefault="00874469" w:rsidP="00874469">
            <w:pPr>
              <w:pStyle w:val="XML1"/>
              <w:rPr>
                <w:ins w:id="14606" w:author="Anees Shaikh" w:date="2013-10-07T01:10:00Z"/>
              </w:rPr>
              <w:pPrChange w:id="14607" w:author="Anees Shaikh" w:date="2013-10-07T01:11:00Z">
                <w:pPr>
                  <w:pStyle w:val="XML1"/>
                </w:pPr>
              </w:pPrChange>
            </w:pPr>
            <w:ins w:id="14608" w:author="Anees Shaikh" w:date="2013-10-07T01:10:00Z">
              <w:r>
                <w:t xml:space="preserve">                      &lt;xs:annotation&gt;</w:t>
              </w:r>
            </w:ins>
          </w:p>
          <w:p w14:paraId="5BF895E8" w14:textId="77777777" w:rsidR="00874469" w:rsidRDefault="00874469" w:rsidP="00874469">
            <w:pPr>
              <w:pStyle w:val="XML1"/>
              <w:rPr>
                <w:ins w:id="14609" w:author="Anees Shaikh" w:date="2013-10-07T01:10:00Z"/>
              </w:rPr>
              <w:pPrChange w:id="14610" w:author="Anees Shaikh" w:date="2013-10-07T01:11:00Z">
                <w:pPr>
                  <w:pStyle w:val="XML1"/>
                </w:pPr>
              </w:pPrChange>
            </w:pPr>
            <w:ins w:id="14611" w:author="Anees Shaikh" w:date="2013-10-07T01:10:00Z">
              <w:r>
                <w:t xml:space="preserve">                        &lt;xs:documentation&gt;</w:t>
              </w:r>
            </w:ins>
          </w:p>
          <w:p w14:paraId="6A9BD3B9" w14:textId="77777777" w:rsidR="00874469" w:rsidRDefault="00874469" w:rsidP="00874469">
            <w:pPr>
              <w:pStyle w:val="XML1"/>
              <w:rPr>
                <w:ins w:id="14612" w:author="Anees Shaikh" w:date="2013-10-07T01:10:00Z"/>
              </w:rPr>
              <w:pPrChange w:id="14613" w:author="Anees Shaikh" w:date="2013-10-07T01:11:00Z">
                <w:pPr>
                  <w:pStyle w:val="XML1"/>
                </w:pPr>
              </w:pPrChange>
            </w:pPr>
            <w:ins w:id="14614" w:author="Anees Shaikh" w:date="2013-10-07T01:10:00Z">
              <w:r>
                <w:t xml:space="preserve">                          This element indicates the administrative state</w:t>
              </w:r>
            </w:ins>
          </w:p>
          <w:p w14:paraId="7716565E" w14:textId="77777777" w:rsidR="00874469" w:rsidRDefault="00874469" w:rsidP="00874469">
            <w:pPr>
              <w:pStyle w:val="XML1"/>
              <w:rPr>
                <w:ins w:id="14615" w:author="Anees Shaikh" w:date="2013-10-07T01:10:00Z"/>
              </w:rPr>
              <w:pPrChange w:id="14616" w:author="Anees Shaikh" w:date="2013-10-07T01:11:00Z">
                <w:pPr>
                  <w:pStyle w:val="XML1"/>
                </w:pPr>
              </w:pPrChange>
            </w:pPr>
            <w:ins w:id="14617" w:author="Anees Shaikh" w:date="2013-10-07T01:10:00Z">
              <w:r>
                <w:t xml:space="preserve">                                 of the OpenFlow Logical Switch.  A value of 'false' means</w:t>
              </w:r>
            </w:ins>
          </w:p>
          <w:p w14:paraId="2EFC3F26" w14:textId="77777777" w:rsidR="00874469" w:rsidRDefault="00874469" w:rsidP="00874469">
            <w:pPr>
              <w:pStyle w:val="XML1"/>
              <w:rPr>
                <w:ins w:id="14618" w:author="Anees Shaikh" w:date="2013-10-07T01:10:00Z"/>
              </w:rPr>
              <w:pPrChange w:id="14619" w:author="Anees Shaikh" w:date="2013-10-07T01:11:00Z">
                <w:pPr>
                  <w:pStyle w:val="XML1"/>
                </w:pPr>
              </w:pPrChange>
            </w:pPr>
            <w:ins w:id="14620" w:author="Anees Shaikh" w:date="2013-10-07T01:10:00Z">
              <w:r>
                <w:t xml:space="preserve">                                 the OpenFlow Logical Switch MUST NOT communicate with any </w:t>
              </w:r>
            </w:ins>
          </w:p>
          <w:p w14:paraId="1E0F56F8" w14:textId="77777777" w:rsidR="00874469" w:rsidRDefault="00874469" w:rsidP="00874469">
            <w:pPr>
              <w:pStyle w:val="XML1"/>
              <w:rPr>
                <w:ins w:id="14621" w:author="Anees Shaikh" w:date="2013-10-07T01:10:00Z"/>
              </w:rPr>
              <w:pPrChange w:id="14622" w:author="Anees Shaikh" w:date="2013-10-07T01:11:00Z">
                <w:pPr>
                  <w:pStyle w:val="XML1"/>
                </w:pPr>
              </w:pPrChange>
            </w:pPr>
            <w:ins w:id="14623" w:author="Anees Shaikh" w:date="2013-10-07T01:10:00Z">
              <w:r>
                <w:t xml:space="preserve">                                 OpenFlow Controllers, MUST NOT conduct any OpenFlow </w:t>
              </w:r>
            </w:ins>
          </w:p>
          <w:p w14:paraId="4D882A7B" w14:textId="77777777" w:rsidR="00874469" w:rsidRDefault="00874469" w:rsidP="00874469">
            <w:pPr>
              <w:pStyle w:val="XML1"/>
              <w:rPr>
                <w:ins w:id="14624" w:author="Anees Shaikh" w:date="2013-10-07T01:10:00Z"/>
              </w:rPr>
              <w:pPrChange w:id="14625" w:author="Anees Shaikh" w:date="2013-10-07T01:11:00Z">
                <w:pPr>
                  <w:pStyle w:val="XML1"/>
                </w:pPr>
              </w:pPrChange>
            </w:pPr>
            <w:ins w:id="14626" w:author="Anees Shaikh" w:date="2013-10-07T01:10:00Z">
              <w:r>
                <w:t xml:space="preserve">                                 processing, and SHOULD NOT be utilizing computational or </w:t>
              </w:r>
            </w:ins>
          </w:p>
          <w:p w14:paraId="7BD287F9" w14:textId="77777777" w:rsidR="00874469" w:rsidRDefault="00874469" w:rsidP="00874469">
            <w:pPr>
              <w:pStyle w:val="XML1"/>
              <w:rPr>
                <w:ins w:id="14627" w:author="Anees Shaikh" w:date="2013-10-07T01:10:00Z"/>
              </w:rPr>
              <w:pPrChange w:id="14628" w:author="Anees Shaikh" w:date="2013-10-07T01:11:00Z">
                <w:pPr>
                  <w:pStyle w:val="XML1"/>
                </w:pPr>
              </w:pPrChange>
            </w:pPr>
            <w:ins w:id="14629" w:author="Anees Shaikh" w:date="2013-10-07T01:10:00Z">
              <w:r>
                <w:t xml:space="preserve">                                 network resources of the underlying platform.</w:t>
              </w:r>
            </w:ins>
          </w:p>
          <w:p w14:paraId="56B74CBF" w14:textId="77777777" w:rsidR="00874469" w:rsidRDefault="00874469" w:rsidP="00874469">
            <w:pPr>
              <w:pStyle w:val="XML1"/>
              <w:rPr>
                <w:ins w:id="14630" w:author="Anees Shaikh" w:date="2013-10-07T01:10:00Z"/>
              </w:rPr>
              <w:pPrChange w:id="14631" w:author="Anees Shaikh" w:date="2013-10-07T01:11:00Z">
                <w:pPr>
                  <w:pStyle w:val="XML1"/>
                </w:pPr>
              </w:pPrChange>
            </w:pPr>
            <w:ins w:id="14632" w:author="Anees Shaikh" w:date="2013-10-07T01:10:00Z">
              <w:r>
                <w:t xml:space="preserve">                        &lt;/xs:documentation&gt;</w:t>
              </w:r>
            </w:ins>
          </w:p>
          <w:p w14:paraId="51082DCD" w14:textId="77777777" w:rsidR="00874469" w:rsidRDefault="00874469" w:rsidP="00874469">
            <w:pPr>
              <w:pStyle w:val="XML1"/>
              <w:rPr>
                <w:ins w:id="14633" w:author="Anees Shaikh" w:date="2013-10-07T01:10:00Z"/>
              </w:rPr>
              <w:pPrChange w:id="14634" w:author="Anees Shaikh" w:date="2013-10-07T01:11:00Z">
                <w:pPr>
                  <w:pStyle w:val="XML1"/>
                </w:pPr>
              </w:pPrChange>
            </w:pPr>
            <w:ins w:id="14635" w:author="Anees Shaikh" w:date="2013-10-07T01:10:00Z">
              <w:r>
                <w:t xml:space="preserve">                      &lt;/xs:annotation&gt;</w:t>
              </w:r>
            </w:ins>
          </w:p>
          <w:p w14:paraId="41D1F953" w14:textId="77777777" w:rsidR="00874469" w:rsidRDefault="00874469" w:rsidP="00874469">
            <w:pPr>
              <w:pStyle w:val="XML1"/>
              <w:rPr>
                <w:ins w:id="14636" w:author="Anees Shaikh" w:date="2013-10-07T01:10:00Z"/>
              </w:rPr>
              <w:pPrChange w:id="14637" w:author="Anees Shaikh" w:date="2013-10-07T01:11:00Z">
                <w:pPr>
                  <w:pStyle w:val="XML1"/>
                </w:pPr>
              </w:pPrChange>
            </w:pPr>
            <w:ins w:id="14638" w:author="Anees Shaikh" w:date="2013-10-07T01:10:00Z">
              <w:r>
                <w:t xml:space="preserve">                    &lt;/xs:element&gt;</w:t>
              </w:r>
            </w:ins>
          </w:p>
          <w:p w14:paraId="2F56B58D" w14:textId="77777777" w:rsidR="00874469" w:rsidRDefault="00874469" w:rsidP="00874469">
            <w:pPr>
              <w:pStyle w:val="XML1"/>
              <w:rPr>
                <w:ins w:id="14639" w:author="Anees Shaikh" w:date="2013-10-07T01:10:00Z"/>
              </w:rPr>
              <w:pPrChange w:id="14640" w:author="Anees Shaikh" w:date="2013-10-07T01:11:00Z">
                <w:pPr>
                  <w:pStyle w:val="XML1"/>
                </w:pPr>
              </w:pPrChange>
            </w:pPr>
            <w:ins w:id="14641" w:author="Anees Shaikh" w:date="2013-10-07T01:10:00Z">
              <w:r>
                <w:t xml:space="preserve">                    &lt;xs:element name="check-controller-certificate" minOccurs="0"  type="xs:boolean"&gt;</w:t>
              </w:r>
            </w:ins>
          </w:p>
          <w:p w14:paraId="2C7FB83E" w14:textId="77777777" w:rsidR="00874469" w:rsidRDefault="00874469" w:rsidP="00874469">
            <w:pPr>
              <w:pStyle w:val="XML1"/>
              <w:rPr>
                <w:ins w:id="14642" w:author="Anees Shaikh" w:date="2013-10-07T01:10:00Z"/>
              </w:rPr>
              <w:pPrChange w:id="14643" w:author="Anees Shaikh" w:date="2013-10-07T01:11:00Z">
                <w:pPr>
                  <w:pStyle w:val="XML1"/>
                </w:pPr>
              </w:pPrChange>
            </w:pPr>
            <w:ins w:id="14644" w:author="Anees Shaikh" w:date="2013-10-07T01:10:00Z">
              <w:r>
                <w:t xml:space="preserve">                      &lt;xs:annotation&gt;</w:t>
              </w:r>
            </w:ins>
          </w:p>
          <w:p w14:paraId="3ACBEA15" w14:textId="77777777" w:rsidR="00874469" w:rsidRDefault="00874469" w:rsidP="00874469">
            <w:pPr>
              <w:pStyle w:val="XML1"/>
              <w:rPr>
                <w:ins w:id="14645" w:author="Anees Shaikh" w:date="2013-10-07T01:10:00Z"/>
              </w:rPr>
              <w:pPrChange w:id="14646" w:author="Anees Shaikh" w:date="2013-10-07T01:11:00Z">
                <w:pPr>
                  <w:pStyle w:val="XML1"/>
                </w:pPr>
              </w:pPrChange>
            </w:pPr>
            <w:ins w:id="14647" w:author="Anees Shaikh" w:date="2013-10-07T01:10:00Z">
              <w:r>
                <w:t xml:space="preserve">                        &lt;xs:documentation&gt;</w:t>
              </w:r>
            </w:ins>
          </w:p>
          <w:p w14:paraId="3BDFED03" w14:textId="77777777" w:rsidR="00874469" w:rsidRDefault="00874469" w:rsidP="00874469">
            <w:pPr>
              <w:pStyle w:val="XML1"/>
              <w:rPr>
                <w:ins w:id="14648" w:author="Anees Shaikh" w:date="2013-10-07T01:10:00Z"/>
              </w:rPr>
              <w:pPrChange w:id="14649" w:author="Anees Shaikh" w:date="2013-10-07T01:11:00Z">
                <w:pPr>
                  <w:pStyle w:val="XML1"/>
                </w:pPr>
              </w:pPrChange>
            </w:pPr>
            <w:ins w:id="14650" w:author="Anees Shaikh" w:date="2013-10-07T01:10:00Z">
              <w:r>
                <w:t xml:space="preserve">                          This element indicates the behavior of the </w:t>
              </w:r>
            </w:ins>
          </w:p>
          <w:p w14:paraId="18946D93" w14:textId="77777777" w:rsidR="00874469" w:rsidRDefault="00874469" w:rsidP="00874469">
            <w:pPr>
              <w:pStyle w:val="XML1"/>
              <w:rPr>
                <w:ins w:id="14651" w:author="Anees Shaikh" w:date="2013-10-07T01:10:00Z"/>
              </w:rPr>
              <w:pPrChange w:id="14652" w:author="Anees Shaikh" w:date="2013-10-07T01:11:00Z">
                <w:pPr>
                  <w:pStyle w:val="XML1"/>
                </w:pPr>
              </w:pPrChange>
            </w:pPr>
            <w:ins w:id="14653" w:author="Anees Shaikh" w:date="2013-10-07T01:10:00Z">
              <w:r>
                <w:t xml:space="preserve">                                 OpenFlow Logical Switch when connecting to an OpenFlow</w:t>
              </w:r>
            </w:ins>
          </w:p>
          <w:p w14:paraId="113C5FF2" w14:textId="77777777" w:rsidR="00874469" w:rsidRDefault="00874469" w:rsidP="00874469">
            <w:pPr>
              <w:pStyle w:val="XML1"/>
              <w:rPr>
                <w:ins w:id="14654" w:author="Anees Shaikh" w:date="2013-10-07T01:10:00Z"/>
              </w:rPr>
              <w:pPrChange w:id="14655" w:author="Anees Shaikh" w:date="2013-10-07T01:11:00Z">
                <w:pPr>
                  <w:pStyle w:val="XML1"/>
                </w:pPr>
              </w:pPrChange>
            </w:pPr>
            <w:ins w:id="14656" w:author="Anees Shaikh" w:date="2013-10-07T01:10:00Z">
              <w:r>
                <w:t xml:space="preserve">                                 Controller.  </w:t>
              </w:r>
            </w:ins>
          </w:p>
          <w:p w14:paraId="54397B96" w14:textId="77777777" w:rsidR="00874469" w:rsidRDefault="00874469" w:rsidP="00874469">
            <w:pPr>
              <w:pStyle w:val="XML1"/>
              <w:rPr>
                <w:ins w:id="14657" w:author="Anees Shaikh" w:date="2013-10-07T01:10:00Z"/>
              </w:rPr>
              <w:pPrChange w:id="14658" w:author="Anees Shaikh" w:date="2013-10-07T01:11:00Z">
                <w:pPr>
                  <w:pStyle w:val="XML1"/>
                </w:pPr>
              </w:pPrChange>
            </w:pPr>
            <w:ins w:id="14659" w:author="Anees Shaikh" w:date="2013-10-07T01:10:00Z">
              <w:r>
                <w:t xml:space="preserve">                              </w:t>
              </w:r>
            </w:ins>
          </w:p>
          <w:p w14:paraId="3C471DEE" w14:textId="77777777" w:rsidR="00874469" w:rsidRDefault="00874469" w:rsidP="00874469">
            <w:pPr>
              <w:pStyle w:val="XML1"/>
              <w:rPr>
                <w:ins w:id="14660" w:author="Anees Shaikh" w:date="2013-10-07T01:10:00Z"/>
              </w:rPr>
              <w:pPrChange w:id="14661" w:author="Anees Shaikh" w:date="2013-10-07T01:11:00Z">
                <w:pPr>
                  <w:pStyle w:val="XML1"/>
                </w:pPr>
              </w:pPrChange>
            </w:pPr>
            <w:ins w:id="14662" w:author="Anees Shaikh" w:date="2013-10-07T01:10:00Z">
              <w:r>
                <w:t xml:space="preserve">                                 If set to value 'false', the logical switch will connect to</w:t>
              </w:r>
            </w:ins>
          </w:p>
          <w:p w14:paraId="0F5417A5" w14:textId="77777777" w:rsidR="00874469" w:rsidRDefault="00874469" w:rsidP="00874469">
            <w:pPr>
              <w:pStyle w:val="XML1"/>
              <w:rPr>
                <w:ins w:id="14663" w:author="Anees Shaikh" w:date="2013-10-07T01:10:00Z"/>
              </w:rPr>
              <w:pPrChange w:id="14664" w:author="Anees Shaikh" w:date="2013-10-07T01:11:00Z">
                <w:pPr>
                  <w:pStyle w:val="XML1"/>
                </w:pPr>
              </w:pPrChange>
            </w:pPr>
            <w:ins w:id="14665" w:author="Anees Shaikh" w:date="2013-10-07T01:10:00Z">
              <w:r>
                <w:t xml:space="preserve">                                 a controller without checking any controller certificate.  </w:t>
              </w:r>
            </w:ins>
          </w:p>
          <w:p w14:paraId="281BC2CD" w14:textId="77777777" w:rsidR="00874469" w:rsidRDefault="00874469" w:rsidP="00874469">
            <w:pPr>
              <w:pStyle w:val="XML1"/>
              <w:rPr>
                <w:ins w:id="14666" w:author="Anees Shaikh" w:date="2013-10-07T01:10:00Z"/>
              </w:rPr>
              <w:pPrChange w:id="14667" w:author="Anees Shaikh" w:date="2013-10-07T01:11:00Z">
                <w:pPr>
                  <w:pStyle w:val="XML1"/>
                </w:pPr>
              </w:pPrChange>
            </w:pPr>
            <w:ins w:id="14668" w:author="Anees Shaikh" w:date="2013-10-07T01:10:00Z">
              <w:r>
                <w:t xml:space="preserve">                              </w:t>
              </w:r>
            </w:ins>
          </w:p>
          <w:p w14:paraId="4C0CEC3E" w14:textId="77777777" w:rsidR="00874469" w:rsidRDefault="00874469" w:rsidP="00874469">
            <w:pPr>
              <w:pStyle w:val="XML1"/>
              <w:rPr>
                <w:ins w:id="14669" w:author="Anees Shaikh" w:date="2013-10-07T01:10:00Z"/>
              </w:rPr>
              <w:pPrChange w:id="14670" w:author="Anees Shaikh" w:date="2013-10-07T01:11:00Z">
                <w:pPr>
                  <w:pStyle w:val="XML1"/>
                </w:pPr>
              </w:pPrChange>
            </w:pPr>
            <w:ins w:id="14671" w:author="Anees Shaikh" w:date="2013-10-07T01:10:00Z">
              <w:r>
                <w:t xml:space="preserve">                                 If set to value 'true', then the logical switch will</w:t>
              </w:r>
            </w:ins>
          </w:p>
          <w:p w14:paraId="26CFE216" w14:textId="77777777" w:rsidR="00874469" w:rsidRDefault="00874469" w:rsidP="00874469">
            <w:pPr>
              <w:pStyle w:val="XML1"/>
              <w:rPr>
                <w:ins w:id="14672" w:author="Anees Shaikh" w:date="2013-10-07T01:10:00Z"/>
              </w:rPr>
              <w:pPrChange w:id="14673" w:author="Anees Shaikh" w:date="2013-10-07T01:11:00Z">
                <w:pPr>
                  <w:pStyle w:val="XML1"/>
                </w:pPr>
              </w:pPrChange>
            </w:pPr>
            <w:ins w:id="14674" w:author="Anees Shaikh" w:date="2013-10-07T01:10:00Z">
              <w:r>
                <w:t xml:space="preserve">                                 connect to a controller with element &amp;lt;protocol&amp;gt; set to</w:t>
              </w:r>
            </w:ins>
          </w:p>
          <w:p w14:paraId="10213E7C" w14:textId="77777777" w:rsidR="00874469" w:rsidRDefault="00874469" w:rsidP="00874469">
            <w:pPr>
              <w:pStyle w:val="XML1"/>
              <w:rPr>
                <w:ins w:id="14675" w:author="Anees Shaikh" w:date="2013-10-07T01:10:00Z"/>
              </w:rPr>
              <w:pPrChange w:id="14676" w:author="Anees Shaikh" w:date="2013-10-07T01:11:00Z">
                <w:pPr>
                  <w:pStyle w:val="XML1"/>
                </w:pPr>
              </w:pPrChange>
            </w:pPr>
            <w:ins w:id="14677" w:author="Anees Shaikh" w:date="2013-10-07T01:10:00Z">
              <w:r>
                <w:t xml:space="preserve">                                 'TLS', only if the controller provides a certificate that</w:t>
              </w:r>
            </w:ins>
          </w:p>
          <w:p w14:paraId="6666E260" w14:textId="77777777" w:rsidR="00874469" w:rsidRDefault="00874469" w:rsidP="00874469">
            <w:pPr>
              <w:pStyle w:val="XML1"/>
              <w:rPr>
                <w:ins w:id="14678" w:author="Anees Shaikh" w:date="2013-10-07T01:10:00Z"/>
              </w:rPr>
              <w:pPrChange w:id="14679" w:author="Anees Shaikh" w:date="2013-10-07T01:11:00Z">
                <w:pPr>
                  <w:pStyle w:val="XML1"/>
                </w:pPr>
              </w:pPrChange>
            </w:pPr>
            <w:ins w:id="14680" w:author="Anees Shaikh" w:date="2013-10-07T01:10:00Z">
              <w:r>
                <w:t xml:space="preserve">                                 can be verified with one of the certificates stored in the</w:t>
              </w:r>
            </w:ins>
          </w:p>
          <w:p w14:paraId="14077A15" w14:textId="77777777" w:rsidR="00874469" w:rsidRDefault="00874469" w:rsidP="00874469">
            <w:pPr>
              <w:pStyle w:val="XML1"/>
              <w:rPr>
                <w:ins w:id="14681" w:author="Anees Shaikh" w:date="2013-10-07T01:10:00Z"/>
              </w:rPr>
              <w:pPrChange w:id="14682" w:author="Anees Shaikh" w:date="2013-10-07T01:11:00Z">
                <w:pPr>
                  <w:pStyle w:val="XML1"/>
                </w:pPr>
              </w:pPrChange>
            </w:pPr>
            <w:ins w:id="14683" w:author="Anees Shaikh" w:date="2013-10-07T01:10:00Z">
              <w:r>
                <w:t xml:space="preserve">                                 list called external-certificates in the OpenFlow Capable</w:t>
              </w:r>
            </w:ins>
          </w:p>
          <w:p w14:paraId="7DE33F1B" w14:textId="77777777" w:rsidR="00874469" w:rsidRDefault="00874469" w:rsidP="00874469">
            <w:pPr>
              <w:pStyle w:val="XML1"/>
              <w:rPr>
                <w:ins w:id="14684" w:author="Anees Shaikh" w:date="2013-10-07T01:10:00Z"/>
              </w:rPr>
              <w:pPrChange w:id="14685" w:author="Anees Shaikh" w:date="2013-10-07T01:11:00Z">
                <w:pPr>
                  <w:pStyle w:val="XML1"/>
                </w:pPr>
              </w:pPrChange>
            </w:pPr>
            <w:ins w:id="14686" w:author="Anees Shaikh" w:date="2013-10-07T01:10:00Z">
              <w:r>
                <w:t xml:space="preserve">                                 Switch.  </w:t>
              </w:r>
            </w:ins>
          </w:p>
          <w:p w14:paraId="11F8F9F4" w14:textId="77777777" w:rsidR="00874469" w:rsidRDefault="00874469" w:rsidP="00874469">
            <w:pPr>
              <w:pStyle w:val="XML1"/>
              <w:rPr>
                <w:ins w:id="14687" w:author="Anees Shaikh" w:date="2013-10-07T01:10:00Z"/>
              </w:rPr>
              <w:pPrChange w:id="14688" w:author="Anees Shaikh" w:date="2013-10-07T01:11:00Z">
                <w:pPr>
                  <w:pStyle w:val="XML1"/>
                </w:pPr>
              </w:pPrChange>
            </w:pPr>
            <w:ins w:id="14689" w:author="Anees Shaikh" w:date="2013-10-07T01:10:00Z">
              <w:r>
                <w:t xml:space="preserve">                              </w:t>
              </w:r>
            </w:ins>
          </w:p>
          <w:p w14:paraId="1799C4F5" w14:textId="77777777" w:rsidR="00874469" w:rsidRDefault="00874469" w:rsidP="00874469">
            <w:pPr>
              <w:pStyle w:val="XML1"/>
              <w:rPr>
                <w:ins w:id="14690" w:author="Anees Shaikh" w:date="2013-10-07T01:10:00Z"/>
              </w:rPr>
              <w:pPrChange w:id="14691" w:author="Anees Shaikh" w:date="2013-10-07T01:11:00Z">
                <w:pPr>
                  <w:pStyle w:val="XML1"/>
                </w:pPr>
              </w:pPrChange>
            </w:pPr>
            <w:ins w:id="14692" w:author="Anees Shaikh" w:date="2013-10-07T01:10:00Z">
              <w:r>
                <w:t xml:space="preserve">                                 If a certificate cannot be validated, the OpenFlow Logical </w:t>
              </w:r>
            </w:ins>
          </w:p>
          <w:p w14:paraId="0125B124" w14:textId="77777777" w:rsidR="00874469" w:rsidRDefault="00874469" w:rsidP="00874469">
            <w:pPr>
              <w:pStyle w:val="XML1"/>
              <w:rPr>
                <w:ins w:id="14693" w:author="Anees Shaikh" w:date="2013-10-07T01:10:00Z"/>
              </w:rPr>
              <w:pPrChange w:id="14694" w:author="Anees Shaikh" w:date="2013-10-07T01:11:00Z">
                <w:pPr>
                  <w:pStyle w:val="XML1"/>
                </w:pPr>
              </w:pPrChange>
            </w:pPr>
            <w:ins w:id="14695" w:author="Anees Shaikh" w:date="2013-10-07T01:10:00Z">
              <w:r>
                <w:t xml:space="preserve">                                 Switch MUST terminate communication with the </w:t>
              </w:r>
              <w:r>
                <w:lastRenderedPageBreak/>
                <w:t>corresponding</w:t>
              </w:r>
            </w:ins>
          </w:p>
          <w:p w14:paraId="1E096628" w14:textId="77777777" w:rsidR="00874469" w:rsidRDefault="00874469" w:rsidP="00874469">
            <w:pPr>
              <w:pStyle w:val="XML1"/>
              <w:rPr>
                <w:ins w:id="14696" w:author="Anees Shaikh" w:date="2013-10-07T01:10:00Z"/>
              </w:rPr>
              <w:pPrChange w:id="14697" w:author="Anees Shaikh" w:date="2013-10-07T01:11:00Z">
                <w:pPr>
                  <w:pStyle w:val="XML1"/>
                </w:pPr>
              </w:pPrChange>
            </w:pPr>
            <w:ins w:id="14698" w:author="Anees Shaikh" w:date="2013-10-07T01:10:00Z">
              <w:r>
                <w:t xml:space="preserve">                                 OpenFlow Controller, MUST NOT conduct any OpenFlow</w:t>
              </w:r>
            </w:ins>
          </w:p>
          <w:p w14:paraId="69A0C939" w14:textId="77777777" w:rsidR="00874469" w:rsidRDefault="00874469" w:rsidP="00874469">
            <w:pPr>
              <w:pStyle w:val="XML1"/>
              <w:rPr>
                <w:ins w:id="14699" w:author="Anees Shaikh" w:date="2013-10-07T01:10:00Z"/>
              </w:rPr>
              <w:pPrChange w:id="14700" w:author="Anees Shaikh" w:date="2013-10-07T01:11:00Z">
                <w:pPr>
                  <w:pStyle w:val="XML1"/>
                </w:pPr>
              </w:pPrChange>
            </w:pPr>
            <w:ins w:id="14701" w:author="Anees Shaikh" w:date="2013-10-07T01:10:00Z">
              <w:r>
                <w:t xml:space="preserve">                                 processing on requests of this OpenFlow controller, and </w:t>
              </w:r>
            </w:ins>
          </w:p>
          <w:p w14:paraId="585479FE" w14:textId="77777777" w:rsidR="00874469" w:rsidRDefault="00874469" w:rsidP="00874469">
            <w:pPr>
              <w:pStyle w:val="XML1"/>
              <w:rPr>
                <w:ins w:id="14702" w:author="Anees Shaikh" w:date="2013-10-07T01:10:00Z"/>
              </w:rPr>
              <w:pPrChange w:id="14703" w:author="Anees Shaikh" w:date="2013-10-07T01:11:00Z">
                <w:pPr>
                  <w:pStyle w:val="XML1"/>
                </w:pPr>
              </w:pPrChange>
            </w:pPr>
            <w:ins w:id="14704" w:author="Anees Shaikh" w:date="2013-10-07T01:10:00Z">
              <w:r>
                <w:t xml:space="preserve">                                 SHOULD NOT further utilize any computational or network </w:t>
              </w:r>
            </w:ins>
          </w:p>
          <w:p w14:paraId="3BD8E52F" w14:textId="77777777" w:rsidR="00874469" w:rsidRDefault="00874469" w:rsidP="00874469">
            <w:pPr>
              <w:pStyle w:val="XML1"/>
              <w:rPr>
                <w:ins w:id="14705" w:author="Anees Shaikh" w:date="2013-10-07T01:10:00Z"/>
              </w:rPr>
              <w:pPrChange w:id="14706" w:author="Anees Shaikh" w:date="2013-10-07T01:11:00Z">
                <w:pPr>
                  <w:pStyle w:val="XML1"/>
                </w:pPr>
              </w:pPrChange>
            </w:pPr>
            <w:ins w:id="14707" w:author="Anees Shaikh" w:date="2013-10-07T01:10:00Z">
              <w:r>
                <w:t xml:space="preserve">                                 resources of for dealing with this connection.</w:t>
              </w:r>
            </w:ins>
          </w:p>
          <w:p w14:paraId="0ADD02BC" w14:textId="77777777" w:rsidR="00874469" w:rsidRDefault="00874469" w:rsidP="00874469">
            <w:pPr>
              <w:pStyle w:val="XML1"/>
              <w:rPr>
                <w:ins w:id="14708" w:author="Anees Shaikh" w:date="2013-10-07T01:10:00Z"/>
              </w:rPr>
              <w:pPrChange w:id="14709" w:author="Anees Shaikh" w:date="2013-10-07T01:11:00Z">
                <w:pPr>
                  <w:pStyle w:val="XML1"/>
                </w:pPr>
              </w:pPrChange>
            </w:pPr>
            <w:ins w:id="14710" w:author="Anees Shaikh" w:date="2013-10-07T01:10:00Z">
              <w:r>
                <w:t xml:space="preserve">                              </w:t>
              </w:r>
            </w:ins>
          </w:p>
          <w:p w14:paraId="5BBEA4C9" w14:textId="77777777" w:rsidR="00874469" w:rsidRDefault="00874469" w:rsidP="00874469">
            <w:pPr>
              <w:pStyle w:val="XML1"/>
              <w:rPr>
                <w:ins w:id="14711" w:author="Anees Shaikh" w:date="2013-10-07T01:10:00Z"/>
              </w:rPr>
              <w:pPrChange w:id="14712" w:author="Anees Shaikh" w:date="2013-10-07T01:11:00Z">
                <w:pPr>
                  <w:pStyle w:val="XML1"/>
                </w:pPr>
              </w:pPrChange>
            </w:pPr>
            <w:ins w:id="14713" w:author="Anees Shaikh" w:date="2013-10-07T01:10:00Z">
              <w:r>
                <w:t xml:space="preserve">                                 If set to value 'true', the OpenFlow Logical Switch MUST</w:t>
              </w:r>
            </w:ins>
          </w:p>
          <w:p w14:paraId="3BC49F97" w14:textId="77777777" w:rsidR="00874469" w:rsidRDefault="00874469" w:rsidP="00874469">
            <w:pPr>
              <w:pStyle w:val="XML1"/>
              <w:rPr>
                <w:ins w:id="14714" w:author="Anees Shaikh" w:date="2013-10-07T01:10:00Z"/>
              </w:rPr>
              <w:pPrChange w:id="14715" w:author="Anees Shaikh" w:date="2013-10-07T01:11:00Z">
                <w:pPr>
                  <w:pStyle w:val="XML1"/>
                </w:pPr>
              </w:pPrChange>
            </w:pPr>
            <w:ins w:id="14716" w:author="Anees Shaikh" w:date="2013-10-07T01:10:00Z">
              <w:r>
                <w:t xml:space="preserve">                                 NOT connect to any OpenFlow Controller that does not</w:t>
              </w:r>
            </w:ins>
          </w:p>
          <w:p w14:paraId="012B4544" w14:textId="77777777" w:rsidR="00874469" w:rsidRDefault="00874469" w:rsidP="00874469">
            <w:pPr>
              <w:pStyle w:val="XML1"/>
              <w:rPr>
                <w:ins w:id="14717" w:author="Anees Shaikh" w:date="2013-10-07T01:10:00Z"/>
              </w:rPr>
              <w:pPrChange w:id="14718" w:author="Anees Shaikh" w:date="2013-10-07T01:11:00Z">
                <w:pPr>
                  <w:pStyle w:val="XML1"/>
                </w:pPr>
              </w:pPrChange>
            </w:pPr>
            <w:ins w:id="14719" w:author="Anees Shaikh" w:date="2013-10-07T01:10:00Z">
              <w:r>
                <w:t xml:space="preserve">                                 provide a certificate. This implies that it cannot connect</w:t>
              </w:r>
            </w:ins>
          </w:p>
          <w:p w14:paraId="740CFA45" w14:textId="77777777" w:rsidR="00874469" w:rsidRDefault="00874469" w:rsidP="00874469">
            <w:pPr>
              <w:pStyle w:val="XML1"/>
              <w:rPr>
                <w:ins w:id="14720" w:author="Anees Shaikh" w:date="2013-10-07T01:10:00Z"/>
              </w:rPr>
              <w:pPrChange w:id="14721" w:author="Anees Shaikh" w:date="2013-10-07T01:11:00Z">
                <w:pPr>
                  <w:pStyle w:val="XML1"/>
                </w:pPr>
              </w:pPrChange>
            </w:pPr>
            <w:ins w:id="14722" w:author="Anees Shaikh" w:date="2013-10-07T01:10:00Z">
              <w:r>
                <w:t xml:space="preserve">                                 to an OpenFlow controller that has the value of element</w:t>
              </w:r>
            </w:ins>
          </w:p>
          <w:p w14:paraId="30EA2E97" w14:textId="77777777" w:rsidR="00874469" w:rsidRDefault="00874469" w:rsidP="00874469">
            <w:pPr>
              <w:pStyle w:val="XML1"/>
              <w:rPr>
                <w:ins w:id="14723" w:author="Anees Shaikh" w:date="2013-10-07T01:10:00Z"/>
              </w:rPr>
              <w:pPrChange w:id="14724" w:author="Anees Shaikh" w:date="2013-10-07T01:11:00Z">
                <w:pPr>
                  <w:pStyle w:val="XML1"/>
                </w:pPr>
              </w:pPrChange>
            </w:pPr>
            <w:ins w:id="14725" w:author="Anees Shaikh" w:date="2013-10-07T01:10:00Z">
              <w:r>
                <w:t xml:space="preserve">                                 protocol set to 'TCP'. Only connections with protocol 'TLS'</w:t>
              </w:r>
            </w:ins>
          </w:p>
          <w:p w14:paraId="230A3019" w14:textId="77777777" w:rsidR="00874469" w:rsidRDefault="00874469" w:rsidP="00874469">
            <w:pPr>
              <w:pStyle w:val="XML1"/>
              <w:rPr>
                <w:ins w:id="14726" w:author="Anees Shaikh" w:date="2013-10-07T01:10:00Z"/>
              </w:rPr>
              <w:pPrChange w:id="14727" w:author="Anees Shaikh" w:date="2013-10-07T01:11:00Z">
                <w:pPr>
                  <w:pStyle w:val="XML1"/>
                </w:pPr>
              </w:pPrChange>
            </w:pPr>
            <w:ins w:id="14728" w:author="Anees Shaikh" w:date="2013-10-07T01:10:00Z">
              <w:r>
                <w:t xml:space="preserve">                                 are possible in this case.</w:t>
              </w:r>
            </w:ins>
          </w:p>
          <w:p w14:paraId="58E3EF5F" w14:textId="77777777" w:rsidR="00874469" w:rsidRDefault="00874469" w:rsidP="00874469">
            <w:pPr>
              <w:pStyle w:val="XML1"/>
              <w:rPr>
                <w:ins w:id="14729" w:author="Anees Shaikh" w:date="2013-10-07T01:10:00Z"/>
              </w:rPr>
              <w:pPrChange w:id="14730" w:author="Anees Shaikh" w:date="2013-10-07T01:11:00Z">
                <w:pPr>
                  <w:pStyle w:val="XML1"/>
                </w:pPr>
              </w:pPrChange>
            </w:pPr>
            <w:ins w:id="14731" w:author="Anees Shaikh" w:date="2013-10-07T01:10:00Z">
              <w:r>
                <w:t xml:space="preserve">                        &lt;/xs:documentation&gt;</w:t>
              </w:r>
            </w:ins>
          </w:p>
          <w:p w14:paraId="3B62E382" w14:textId="77777777" w:rsidR="00874469" w:rsidRDefault="00874469" w:rsidP="00874469">
            <w:pPr>
              <w:pStyle w:val="XML1"/>
              <w:rPr>
                <w:ins w:id="14732" w:author="Anees Shaikh" w:date="2013-10-07T01:10:00Z"/>
              </w:rPr>
              <w:pPrChange w:id="14733" w:author="Anees Shaikh" w:date="2013-10-07T01:11:00Z">
                <w:pPr>
                  <w:pStyle w:val="XML1"/>
                </w:pPr>
              </w:pPrChange>
            </w:pPr>
            <w:ins w:id="14734" w:author="Anees Shaikh" w:date="2013-10-07T01:10:00Z">
              <w:r>
                <w:t xml:space="preserve">                      &lt;/xs:annotation&gt;</w:t>
              </w:r>
            </w:ins>
          </w:p>
          <w:p w14:paraId="5BBEBD74" w14:textId="77777777" w:rsidR="00874469" w:rsidRDefault="00874469" w:rsidP="00874469">
            <w:pPr>
              <w:pStyle w:val="XML1"/>
              <w:rPr>
                <w:ins w:id="14735" w:author="Anees Shaikh" w:date="2013-10-07T01:10:00Z"/>
              </w:rPr>
              <w:pPrChange w:id="14736" w:author="Anees Shaikh" w:date="2013-10-07T01:11:00Z">
                <w:pPr>
                  <w:pStyle w:val="XML1"/>
                </w:pPr>
              </w:pPrChange>
            </w:pPr>
            <w:ins w:id="14737" w:author="Anees Shaikh" w:date="2013-10-07T01:10:00Z">
              <w:r>
                <w:t xml:space="preserve">                    &lt;/xs:element&gt;</w:t>
              </w:r>
            </w:ins>
          </w:p>
          <w:p w14:paraId="3F76F311" w14:textId="77777777" w:rsidR="00874469" w:rsidRDefault="00874469" w:rsidP="00874469">
            <w:pPr>
              <w:pStyle w:val="XML1"/>
              <w:rPr>
                <w:ins w:id="14738" w:author="Anees Shaikh" w:date="2013-10-07T01:10:00Z"/>
              </w:rPr>
              <w:pPrChange w:id="14739" w:author="Anees Shaikh" w:date="2013-10-07T01:11:00Z">
                <w:pPr>
                  <w:pStyle w:val="XML1"/>
                </w:pPr>
              </w:pPrChange>
            </w:pPr>
            <w:ins w:id="14740" w:author="Anees Shaikh" w:date="2013-10-07T01:10:00Z">
              <w:r>
                <w:t xml:space="preserve">                    &lt;xs:element name="lost-connection-behavior" minOccurs="0"&gt;</w:t>
              </w:r>
            </w:ins>
          </w:p>
          <w:p w14:paraId="5157AA8B" w14:textId="77777777" w:rsidR="00874469" w:rsidRDefault="00874469" w:rsidP="00874469">
            <w:pPr>
              <w:pStyle w:val="XML1"/>
              <w:rPr>
                <w:ins w:id="14741" w:author="Anees Shaikh" w:date="2013-10-07T01:10:00Z"/>
              </w:rPr>
              <w:pPrChange w:id="14742" w:author="Anees Shaikh" w:date="2013-10-07T01:11:00Z">
                <w:pPr>
                  <w:pStyle w:val="XML1"/>
                </w:pPr>
              </w:pPrChange>
            </w:pPr>
            <w:ins w:id="14743" w:author="Anees Shaikh" w:date="2013-10-07T01:10:00Z">
              <w:r>
                <w:t xml:space="preserve">                      &lt;xs:annotation&gt;</w:t>
              </w:r>
            </w:ins>
          </w:p>
          <w:p w14:paraId="2B366865" w14:textId="77777777" w:rsidR="00874469" w:rsidRDefault="00874469" w:rsidP="00874469">
            <w:pPr>
              <w:pStyle w:val="XML1"/>
              <w:rPr>
                <w:ins w:id="14744" w:author="Anees Shaikh" w:date="2013-10-07T01:10:00Z"/>
              </w:rPr>
              <w:pPrChange w:id="14745" w:author="Anees Shaikh" w:date="2013-10-07T01:11:00Z">
                <w:pPr>
                  <w:pStyle w:val="XML1"/>
                </w:pPr>
              </w:pPrChange>
            </w:pPr>
            <w:ins w:id="14746" w:author="Anees Shaikh" w:date="2013-10-07T01:10:00Z">
              <w:r>
                <w:t xml:space="preserve">                        &lt;xs:documentation&gt;</w:t>
              </w:r>
            </w:ins>
          </w:p>
          <w:p w14:paraId="614FB29F" w14:textId="77777777" w:rsidR="00874469" w:rsidRDefault="00874469" w:rsidP="00874469">
            <w:pPr>
              <w:pStyle w:val="XML1"/>
              <w:rPr>
                <w:ins w:id="14747" w:author="Anees Shaikh" w:date="2013-10-07T01:10:00Z"/>
              </w:rPr>
              <w:pPrChange w:id="14748" w:author="Anees Shaikh" w:date="2013-10-07T01:11:00Z">
                <w:pPr>
                  <w:pStyle w:val="XML1"/>
                </w:pPr>
              </w:pPrChange>
            </w:pPr>
            <w:ins w:id="14749" w:author="Anees Shaikh" w:date="2013-10-07T01:10:00Z">
              <w:r>
                <w:t xml:space="preserve">                          This element indicates the the behavior of the </w:t>
              </w:r>
            </w:ins>
          </w:p>
          <w:p w14:paraId="498465FD" w14:textId="77777777" w:rsidR="00874469" w:rsidRDefault="00874469" w:rsidP="00874469">
            <w:pPr>
              <w:pStyle w:val="XML1"/>
              <w:rPr>
                <w:ins w:id="14750" w:author="Anees Shaikh" w:date="2013-10-07T01:10:00Z"/>
              </w:rPr>
              <w:pPrChange w:id="14751" w:author="Anees Shaikh" w:date="2013-10-07T01:11:00Z">
                <w:pPr>
                  <w:pStyle w:val="XML1"/>
                </w:pPr>
              </w:pPrChange>
            </w:pPr>
            <w:ins w:id="14752" w:author="Anees Shaikh" w:date="2013-10-07T01:10:00Z">
              <w:r>
                <w:t xml:space="preserve">                                 OpenFlow Logical Switch in case it loses contact with all </w:t>
              </w:r>
            </w:ins>
          </w:p>
          <w:p w14:paraId="774967C9" w14:textId="77777777" w:rsidR="00874469" w:rsidRDefault="00874469" w:rsidP="00874469">
            <w:pPr>
              <w:pStyle w:val="XML1"/>
              <w:rPr>
                <w:ins w:id="14753" w:author="Anees Shaikh" w:date="2013-10-07T01:10:00Z"/>
              </w:rPr>
              <w:pPrChange w:id="14754" w:author="Anees Shaikh" w:date="2013-10-07T01:11:00Z">
                <w:pPr>
                  <w:pStyle w:val="XML1"/>
                </w:pPr>
              </w:pPrChange>
            </w:pPr>
            <w:ins w:id="14755" w:author="Anees Shaikh" w:date="2013-10-07T01:10:00Z">
              <w:r>
                <w:t xml:space="preserve">                                 OpenFlow Controllers.  There are two alternative modes in</w:t>
              </w:r>
            </w:ins>
          </w:p>
          <w:p w14:paraId="561F71CB" w14:textId="77777777" w:rsidR="00874469" w:rsidRDefault="00874469" w:rsidP="00874469">
            <w:pPr>
              <w:pStyle w:val="XML1"/>
              <w:rPr>
                <w:ins w:id="14756" w:author="Anees Shaikh" w:date="2013-10-07T01:10:00Z"/>
              </w:rPr>
              <w:pPrChange w:id="14757" w:author="Anees Shaikh" w:date="2013-10-07T01:11:00Z">
                <w:pPr>
                  <w:pStyle w:val="XML1"/>
                </w:pPr>
              </w:pPrChange>
            </w:pPr>
            <w:ins w:id="14758" w:author="Anees Shaikh" w:date="2013-10-07T01:10:00Z">
              <w:r>
                <w:t xml:space="preserve">                                 such a case: fails secure mode and fail standalone mode as</w:t>
              </w:r>
            </w:ins>
          </w:p>
          <w:p w14:paraId="0F5D689E" w14:textId="77777777" w:rsidR="00874469" w:rsidRDefault="00874469" w:rsidP="00874469">
            <w:pPr>
              <w:pStyle w:val="XML1"/>
              <w:rPr>
                <w:ins w:id="14759" w:author="Anees Shaikh" w:date="2013-10-07T01:10:00Z"/>
              </w:rPr>
              <w:pPrChange w:id="14760" w:author="Anees Shaikh" w:date="2013-10-07T01:11:00Z">
                <w:pPr>
                  <w:pStyle w:val="XML1"/>
                </w:pPr>
              </w:pPrChange>
            </w:pPr>
            <w:ins w:id="14761" w:author="Anees Shaikh" w:date="2013-10-07T01:10:00Z">
              <w:r>
                <w:t xml:space="preserve">                                 defined by the OpenFlow protocol specification version 1.2,</w:t>
              </w:r>
            </w:ins>
          </w:p>
          <w:p w14:paraId="0D833025" w14:textId="77777777" w:rsidR="00874469" w:rsidRDefault="00874469" w:rsidP="00874469">
            <w:pPr>
              <w:pStyle w:val="XML1"/>
              <w:rPr>
                <w:ins w:id="14762" w:author="Anees Shaikh" w:date="2013-10-07T01:10:00Z"/>
              </w:rPr>
              <w:pPrChange w:id="14763" w:author="Anees Shaikh" w:date="2013-10-07T01:11:00Z">
                <w:pPr>
                  <w:pStyle w:val="XML1"/>
                </w:pPr>
              </w:pPrChange>
            </w:pPr>
            <w:ins w:id="14764" w:author="Anees Shaikh" w:date="2013-10-07T01:10:00Z">
              <w:r>
                <w:t xml:space="preserve">                                 section 6.4.  These are the only allowed values for this</w:t>
              </w:r>
            </w:ins>
          </w:p>
          <w:p w14:paraId="7CDABE80" w14:textId="77777777" w:rsidR="00874469" w:rsidRDefault="00874469" w:rsidP="00874469">
            <w:pPr>
              <w:pStyle w:val="XML1"/>
              <w:rPr>
                <w:ins w:id="14765" w:author="Anees Shaikh" w:date="2013-10-07T01:10:00Z"/>
              </w:rPr>
              <w:pPrChange w:id="14766" w:author="Anees Shaikh" w:date="2013-10-07T01:11:00Z">
                <w:pPr>
                  <w:pStyle w:val="XML1"/>
                </w:pPr>
              </w:pPrChange>
            </w:pPr>
            <w:ins w:id="14767" w:author="Anees Shaikh" w:date="2013-10-07T01:10:00Z">
              <w:r>
                <w:t xml:space="preserve">                                 element. Default is the fail secure mode.</w:t>
              </w:r>
            </w:ins>
          </w:p>
          <w:p w14:paraId="6ECB2424" w14:textId="77777777" w:rsidR="00874469" w:rsidRDefault="00874469" w:rsidP="00874469">
            <w:pPr>
              <w:pStyle w:val="XML1"/>
              <w:rPr>
                <w:ins w:id="14768" w:author="Anees Shaikh" w:date="2013-10-07T01:10:00Z"/>
              </w:rPr>
              <w:pPrChange w:id="14769" w:author="Anees Shaikh" w:date="2013-10-07T01:11:00Z">
                <w:pPr>
                  <w:pStyle w:val="XML1"/>
                </w:pPr>
              </w:pPrChange>
            </w:pPr>
            <w:ins w:id="14770" w:author="Anees Shaikh" w:date="2013-10-07T01:10:00Z">
              <w:r>
                <w:t xml:space="preserve">                        &lt;/xs:documentation&gt;</w:t>
              </w:r>
            </w:ins>
          </w:p>
          <w:p w14:paraId="02366BCC" w14:textId="77777777" w:rsidR="00874469" w:rsidRDefault="00874469" w:rsidP="00874469">
            <w:pPr>
              <w:pStyle w:val="XML1"/>
              <w:rPr>
                <w:ins w:id="14771" w:author="Anees Shaikh" w:date="2013-10-07T01:10:00Z"/>
              </w:rPr>
              <w:pPrChange w:id="14772" w:author="Anees Shaikh" w:date="2013-10-07T01:11:00Z">
                <w:pPr>
                  <w:pStyle w:val="XML1"/>
                </w:pPr>
              </w:pPrChange>
            </w:pPr>
            <w:ins w:id="14773" w:author="Anees Shaikh" w:date="2013-10-07T01:10:00Z">
              <w:r>
                <w:t xml:space="preserve">                      &lt;/xs:annotation&gt;</w:t>
              </w:r>
            </w:ins>
          </w:p>
          <w:p w14:paraId="7CD2282E" w14:textId="77777777" w:rsidR="00874469" w:rsidRDefault="00874469" w:rsidP="00874469">
            <w:pPr>
              <w:pStyle w:val="XML1"/>
              <w:rPr>
                <w:ins w:id="14774" w:author="Anees Shaikh" w:date="2013-10-07T01:10:00Z"/>
              </w:rPr>
              <w:pPrChange w:id="14775" w:author="Anees Shaikh" w:date="2013-10-07T01:11:00Z">
                <w:pPr>
                  <w:pStyle w:val="XML1"/>
                </w:pPr>
              </w:pPrChange>
            </w:pPr>
            <w:ins w:id="14776" w:author="Anees Shaikh" w:date="2013-10-07T01:10:00Z">
              <w:r>
                <w:t xml:space="preserve">                      &lt;xs:simpleType&gt;</w:t>
              </w:r>
            </w:ins>
          </w:p>
          <w:p w14:paraId="255C59F6" w14:textId="77777777" w:rsidR="00874469" w:rsidRDefault="00874469" w:rsidP="00874469">
            <w:pPr>
              <w:pStyle w:val="XML1"/>
              <w:rPr>
                <w:ins w:id="14777" w:author="Anees Shaikh" w:date="2013-10-07T01:10:00Z"/>
              </w:rPr>
              <w:pPrChange w:id="14778" w:author="Anees Shaikh" w:date="2013-10-07T01:11:00Z">
                <w:pPr>
                  <w:pStyle w:val="XML1"/>
                </w:pPr>
              </w:pPrChange>
            </w:pPr>
            <w:ins w:id="14779" w:author="Anees Shaikh" w:date="2013-10-07T01:10:00Z">
              <w:r>
                <w:t xml:space="preserve">                        &lt;xs:restriction base="xs:string"&gt;</w:t>
              </w:r>
            </w:ins>
          </w:p>
          <w:p w14:paraId="62F3F67A" w14:textId="77777777" w:rsidR="00874469" w:rsidRDefault="00874469" w:rsidP="00874469">
            <w:pPr>
              <w:pStyle w:val="XML1"/>
              <w:rPr>
                <w:ins w:id="14780" w:author="Anees Shaikh" w:date="2013-10-07T01:10:00Z"/>
              </w:rPr>
              <w:pPrChange w:id="14781" w:author="Anees Shaikh" w:date="2013-10-07T01:11:00Z">
                <w:pPr>
                  <w:pStyle w:val="XML1"/>
                </w:pPr>
              </w:pPrChange>
            </w:pPr>
            <w:ins w:id="14782" w:author="Anees Shaikh" w:date="2013-10-07T01:10:00Z">
              <w:r>
                <w:t xml:space="preserve">                          &lt;xs:enumeration value="failSecureMode"/&gt;</w:t>
              </w:r>
            </w:ins>
          </w:p>
          <w:p w14:paraId="4443846E" w14:textId="77777777" w:rsidR="00874469" w:rsidRDefault="00874469" w:rsidP="00874469">
            <w:pPr>
              <w:pStyle w:val="XML1"/>
              <w:rPr>
                <w:ins w:id="14783" w:author="Anees Shaikh" w:date="2013-10-07T01:10:00Z"/>
              </w:rPr>
              <w:pPrChange w:id="14784" w:author="Anees Shaikh" w:date="2013-10-07T01:11:00Z">
                <w:pPr>
                  <w:pStyle w:val="XML1"/>
                </w:pPr>
              </w:pPrChange>
            </w:pPr>
            <w:ins w:id="14785" w:author="Anees Shaikh" w:date="2013-10-07T01:10:00Z">
              <w:r>
                <w:t xml:space="preserve">                          &lt;xs:enumeration value="failStandaloneMode"/&gt;</w:t>
              </w:r>
            </w:ins>
          </w:p>
          <w:p w14:paraId="6D3C4F31" w14:textId="77777777" w:rsidR="00874469" w:rsidRDefault="00874469" w:rsidP="00874469">
            <w:pPr>
              <w:pStyle w:val="XML1"/>
              <w:rPr>
                <w:ins w:id="14786" w:author="Anees Shaikh" w:date="2013-10-07T01:10:00Z"/>
              </w:rPr>
              <w:pPrChange w:id="14787" w:author="Anees Shaikh" w:date="2013-10-07T01:11:00Z">
                <w:pPr>
                  <w:pStyle w:val="XML1"/>
                </w:pPr>
              </w:pPrChange>
            </w:pPr>
            <w:ins w:id="14788" w:author="Anees Shaikh" w:date="2013-10-07T01:10:00Z">
              <w:r>
                <w:t xml:space="preserve">                        &lt;/xs:restriction&gt;</w:t>
              </w:r>
            </w:ins>
          </w:p>
          <w:p w14:paraId="3DB705D5" w14:textId="77777777" w:rsidR="00874469" w:rsidRDefault="00874469" w:rsidP="00874469">
            <w:pPr>
              <w:pStyle w:val="XML1"/>
              <w:rPr>
                <w:ins w:id="14789" w:author="Anees Shaikh" w:date="2013-10-07T01:10:00Z"/>
              </w:rPr>
              <w:pPrChange w:id="14790" w:author="Anees Shaikh" w:date="2013-10-07T01:11:00Z">
                <w:pPr>
                  <w:pStyle w:val="XML1"/>
                </w:pPr>
              </w:pPrChange>
            </w:pPr>
            <w:ins w:id="14791" w:author="Anees Shaikh" w:date="2013-10-07T01:10:00Z">
              <w:r>
                <w:t xml:space="preserve">                      &lt;/xs:simpleType&gt;</w:t>
              </w:r>
            </w:ins>
          </w:p>
          <w:p w14:paraId="3167A01C" w14:textId="77777777" w:rsidR="00874469" w:rsidRDefault="00874469" w:rsidP="00874469">
            <w:pPr>
              <w:pStyle w:val="XML1"/>
              <w:rPr>
                <w:ins w:id="14792" w:author="Anees Shaikh" w:date="2013-10-07T01:10:00Z"/>
              </w:rPr>
              <w:pPrChange w:id="14793" w:author="Anees Shaikh" w:date="2013-10-07T01:11:00Z">
                <w:pPr>
                  <w:pStyle w:val="XML1"/>
                </w:pPr>
              </w:pPrChange>
            </w:pPr>
            <w:ins w:id="14794" w:author="Anees Shaikh" w:date="2013-10-07T01:10:00Z">
              <w:r>
                <w:t xml:space="preserve">                    &lt;/xs:element&gt;</w:t>
              </w:r>
            </w:ins>
          </w:p>
          <w:p w14:paraId="6F7622F1" w14:textId="77777777" w:rsidR="00874469" w:rsidRDefault="00874469" w:rsidP="00874469">
            <w:pPr>
              <w:pStyle w:val="XML1"/>
              <w:rPr>
                <w:ins w:id="14795" w:author="Anees Shaikh" w:date="2013-10-07T01:10:00Z"/>
              </w:rPr>
              <w:pPrChange w:id="14796" w:author="Anees Shaikh" w:date="2013-10-07T01:11:00Z">
                <w:pPr>
                  <w:pStyle w:val="XML1"/>
                </w:pPr>
              </w:pPrChange>
            </w:pPr>
            <w:ins w:id="14797" w:author="Anees Shaikh" w:date="2013-10-07T01:10:00Z">
              <w:r>
                <w:t xml:space="preserve">                    &lt;xs:element name="controllers" minOccurs="0"&gt;</w:t>
              </w:r>
            </w:ins>
          </w:p>
          <w:p w14:paraId="2227706A" w14:textId="77777777" w:rsidR="00874469" w:rsidRDefault="00874469" w:rsidP="00874469">
            <w:pPr>
              <w:pStyle w:val="XML1"/>
              <w:rPr>
                <w:ins w:id="14798" w:author="Anees Shaikh" w:date="2013-10-07T01:10:00Z"/>
              </w:rPr>
              <w:pPrChange w:id="14799" w:author="Anees Shaikh" w:date="2013-10-07T01:11:00Z">
                <w:pPr>
                  <w:pStyle w:val="XML1"/>
                </w:pPr>
              </w:pPrChange>
            </w:pPr>
            <w:ins w:id="14800" w:author="Anees Shaikh" w:date="2013-10-07T01:10:00Z">
              <w:r>
                <w:t xml:space="preserve">                      &lt;xs:annotation&gt;</w:t>
              </w:r>
            </w:ins>
          </w:p>
          <w:p w14:paraId="5E104588" w14:textId="77777777" w:rsidR="00874469" w:rsidRDefault="00874469" w:rsidP="00874469">
            <w:pPr>
              <w:pStyle w:val="XML1"/>
              <w:rPr>
                <w:ins w:id="14801" w:author="Anees Shaikh" w:date="2013-10-07T01:10:00Z"/>
              </w:rPr>
              <w:pPrChange w:id="14802" w:author="Anees Shaikh" w:date="2013-10-07T01:11:00Z">
                <w:pPr>
                  <w:pStyle w:val="XML1"/>
                </w:pPr>
              </w:pPrChange>
            </w:pPr>
            <w:ins w:id="14803" w:author="Anees Shaikh" w:date="2013-10-07T01:10:00Z">
              <w:r>
                <w:t xml:space="preserve">                        &lt;xs:documentation&gt;</w:t>
              </w:r>
            </w:ins>
          </w:p>
          <w:p w14:paraId="314866FF" w14:textId="77777777" w:rsidR="00874469" w:rsidRDefault="00874469" w:rsidP="00874469">
            <w:pPr>
              <w:pStyle w:val="XML1"/>
              <w:rPr>
                <w:ins w:id="14804" w:author="Anees Shaikh" w:date="2013-10-07T01:10:00Z"/>
              </w:rPr>
              <w:pPrChange w:id="14805" w:author="Anees Shaikh" w:date="2013-10-07T01:11:00Z">
                <w:pPr>
                  <w:pStyle w:val="XML1"/>
                </w:pPr>
              </w:pPrChange>
            </w:pPr>
            <w:ins w:id="14806" w:author="Anees Shaikh" w:date="2013-10-07T01:10:00Z">
              <w:r>
                <w:t xml:space="preserve">                          The list of controllers for this Logical switch.</w:t>
              </w:r>
            </w:ins>
          </w:p>
          <w:p w14:paraId="41A41064" w14:textId="77777777" w:rsidR="00874469" w:rsidRDefault="00874469" w:rsidP="00874469">
            <w:pPr>
              <w:pStyle w:val="XML1"/>
              <w:rPr>
                <w:ins w:id="14807" w:author="Anees Shaikh" w:date="2013-10-07T01:10:00Z"/>
              </w:rPr>
              <w:pPrChange w:id="14808" w:author="Anees Shaikh" w:date="2013-10-07T01:11:00Z">
                <w:pPr>
                  <w:pStyle w:val="XML1"/>
                </w:pPr>
              </w:pPrChange>
            </w:pPr>
            <w:ins w:id="14809" w:author="Anees Shaikh" w:date="2013-10-07T01:10:00Z">
              <w:r>
                <w:t xml:space="preserve">                        &lt;/xs:documentation&gt;</w:t>
              </w:r>
            </w:ins>
          </w:p>
          <w:p w14:paraId="4E15984E" w14:textId="77777777" w:rsidR="00874469" w:rsidRDefault="00874469" w:rsidP="00874469">
            <w:pPr>
              <w:pStyle w:val="XML1"/>
              <w:rPr>
                <w:ins w:id="14810" w:author="Anees Shaikh" w:date="2013-10-07T01:10:00Z"/>
              </w:rPr>
              <w:pPrChange w:id="14811" w:author="Anees Shaikh" w:date="2013-10-07T01:11:00Z">
                <w:pPr>
                  <w:pStyle w:val="XML1"/>
                </w:pPr>
              </w:pPrChange>
            </w:pPr>
            <w:ins w:id="14812" w:author="Anees Shaikh" w:date="2013-10-07T01:10:00Z">
              <w:r>
                <w:t xml:space="preserve">                      &lt;/xs:annotation&gt;</w:t>
              </w:r>
            </w:ins>
          </w:p>
          <w:p w14:paraId="2D80C938" w14:textId="77777777" w:rsidR="00874469" w:rsidRDefault="00874469" w:rsidP="00874469">
            <w:pPr>
              <w:pStyle w:val="XML1"/>
              <w:rPr>
                <w:ins w:id="14813" w:author="Anees Shaikh" w:date="2013-10-07T01:10:00Z"/>
              </w:rPr>
              <w:pPrChange w:id="14814" w:author="Anees Shaikh" w:date="2013-10-07T01:11:00Z">
                <w:pPr>
                  <w:pStyle w:val="XML1"/>
                </w:pPr>
              </w:pPrChange>
            </w:pPr>
            <w:ins w:id="14815" w:author="Anees Shaikh" w:date="2013-10-07T01:10:00Z">
              <w:r>
                <w:t xml:space="preserve">                      &lt;xs:complexType&gt;</w:t>
              </w:r>
            </w:ins>
          </w:p>
          <w:p w14:paraId="40B43DDD" w14:textId="77777777" w:rsidR="00874469" w:rsidRDefault="00874469" w:rsidP="00874469">
            <w:pPr>
              <w:pStyle w:val="XML1"/>
              <w:rPr>
                <w:ins w:id="14816" w:author="Anees Shaikh" w:date="2013-10-07T01:10:00Z"/>
              </w:rPr>
              <w:pPrChange w:id="14817" w:author="Anees Shaikh" w:date="2013-10-07T01:11:00Z">
                <w:pPr>
                  <w:pStyle w:val="XML1"/>
                </w:pPr>
              </w:pPrChange>
            </w:pPr>
            <w:ins w:id="14818" w:author="Anees Shaikh" w:date="2013-10-07T01:10:00Z">
              <w:r>
                <w:lastRenderedPageBreak/>
                <w:t xml:space="preserve">                        &lt;xs:sequence&gt;</w:t>
              </w:r>
            </w:ins>
          </w:p>
          <w:p w14:paraId="5DB61CED" w14:textId="77777777" w:rsidR="00874469" w:rsidRDefault="00874469" w:rsidP="00874469">
            <w:pPr>
              <w:pStyle w:val="XML1"/>
              <w:rPr>
                <w:ins w:id="14819" w:author="Anees Shaikh" w:date="2013-10-07T01:10:00Z"/>
              </w:rPr>
              <w:pPrChange w:id="14820" w:author="Anees Shaikh" w:date="2013-10-07T01:11:00Z">
                <w:pPr>
                  <w:pStyle w:val="XML1"/>
                </w:pPr>
              </w:pPrChange>
            </w:pPr>
            <w:ins w:id="14821" w:author="Anees Shaikh" w:date="2013-10-07T01:10:00Z">
              <w:r>
                <w:t xml:space="preserve">                          &lt;xs:element name="controller" minOccurs="0" maxOccurs="unbounded"&gt;</w:t>
              </w:r>
            </w:ins>
          </w:p>
          <w:p w14:paraId="2E80A18A" w14:textId="77777777" w:rsidR="00874469" w:rsidRDefault="00874469" w:rsidP="00874469">
            <w:pPr>
              <w:pStyle w:val="XML1"/>
              <w:rPr>
                <w:ins w:id="14822" w:author="Anees Shaikh" w:date="2013-10-07T01:10:00Z"/>
              </w:rPr>
              <w:pPrChange w:id="14823" w:author="Anees Shaikh" w:date="2013-10-07T01:11:00Z">
                <w:pPr>
                  <w:pStyle w:val="XML1"/>
                </w:pPr>
              </w:pPrChange>
            </w:pPr>
            <w:ins w:id="14824" w:author="Anees Shaikh" w:date="2013-10-07T01:10:00Z">
              <w:r>
                <w:t xml:space="preserve">                            &lt;xs:annotation&gt;</w:t>
              </w:r>
            </w:ins>
          </w:p>
          <w:p w14:paraId="17C20520" w14:textId="77777777" w:rsidR="00874469" w:rsidRDefault="00874469" w:rsidP="00874469">
            <w:pPr>
              <w:pStyle w:val="XML1"/>
              <w:rPr>
                <w:ins w:id="14825" w:author="Anees Shaikh" w:date="2013-10-07T01:10:00Z"/>
              </w:rPr>
              <w:pPrChange w:id="14826" w:author="Anees Shaikh" w:date="2013-10-07T01:11:00Z">
                <w:pPr>
                  <w:pStyle w:val="XML1"/>
                </w:pPr>
              </w:pPrChange>
            </w:pPr>
            <w:ins w:id="14827" w:author="Anees Shaikh" w:date="2013-10-07T01:10:00Z">
              <w:r>
                <w:t xml:space="preserve">                              &lt;xs:documentation&gt;</w:t>
              </w:r>
            </w:ins>
          </w:p>
          <w:p w14:paraId="094B55E0" w14:textId="77777777" w:rsidR="00874469" w:rsidRDefault="00874469" w:rsidP="00874469">
            <w:pPr>
              <w:pStyle w:val="XML1"/>
              <w:rPr>
                <w:ins w:id="14828" w:author="Anees Shaikh" w:date="2013-10-07T01:10:00Z"/>
              </w:rPr>
              <w:pPrChange w:id="14829" w:author="Anees Shaikh" w:date="2013-10-07T01:11:00Z">
                <w:pPr>
                  <w:pStyle w:val="XML1"/>
                </w:pPr>
              </w:pPrChange>
            </w:pPr>
            <w:ins w:id="14830" w:author="Anees Shaikh" w:date="2013-10-07T01:10:00Z">
              <w:r>
                <w:t xml:space="preserve">                                The list of OpenFlow Controllers that are </w:t>
              </w:r>
            </w:ins>
          </w:p>
          <w:p w14:paraId="2A2A1D29" w14:textId="77777777" w:rsidR="00874469" w:rsidRDefault="00874469" w:rsidP="00874469">
            <w:pPr>
              <w:pStyle w:val="XML1"/>
              <w:rPr>
                <w:ins w:id="14831" w:author="Anees Shaikh" w:date="2013-10-07T01:10:00Z"/>
              </w:rPr>
              <w:pPrChange w:id="14832" w:author="Anees Shaikh" w:date="2013-10-07T01:11:00Z">
                <w:pPr>
                  <w:pStyle w:val="XML1"/>
                </w:pPr>
              </w:pPrChange>
            </w:pPr>
            <w:ins w:id="14833" w:author="Anees Shaikh" w:date="2013-10-07T01:10:00Z">
              <w:r>
                <w:t xml:space="preserve">                                       assigned to the OpenFlow Logical Switch.  The switch MUST</w:t>
              </w:r>
            </w:ins>
          </w:p>
          <w:p w14:paraId="2CAD7CDF" w14:textId="77777777" w:rsidR="00874469" w:rsidRDefault="00874469" w:rsidP="00874469">
            <w:pPr>
              <w:pStyle w:val="XML1"/>
              <w:rPr>
                <w:ins w:id="14834" w:author="Anees Shaikh" w:date="2013-10-07T01:10:00Z"/>
              </w:rPr>
              <w:pPrChange w:id="14835" w:author="Anees Shaikh" w:date="2013-10-07T01:11:00Z">
                <w:pPr>
                  <w:pStyle w:val="XML1"/>
                </w:pPr>
              </w:pPrChange>
            </w:pPr>
            <w:ins w:id="14836" w:author="Anees Shaikh" w:date="2013-10-07T01:10:00Z">
              <w:r>
                <w:t xml:space="preserve">                                       NOT connect to any OpenFlow Controller that is not</w:t>
              </w:r>
            </w:ins>
          </w:p>
          <w:p w14:paraId="169C3BB9" w14:textId="77777777" w:rsidR="00874469" w:rsidRDefault="00874469" w:rsidP="00874469">
            <w:pPr>
              <w:pStyle w:val="XML1"/>
              <w:rPr>
                <w:ins w:id="14837" w:author="Anees Shaikh" w:date="2013-10-07T01:10:00Z"/>
              </w:rPr>
              <w:pPrChange w:id="14838" w:author="Anees Shaikh" w:date="2013-10-07T01:11:00Z">
                <w:pPr>
                  <w:pStyle w:val="XML1"/>
                </w:pPr>
              </w:pPrChange>
            </w:pPr>
            <w:ins w:id="14839" w:author="Anees Shaikh" w:date="2013-10-07T01:10:00Z">
              <w:r>
                <w:t xml:space="preserve">                                       contained in this list.</w:t>
              </w:r>
            </w:ins>
          </w:p>
          <w:p w14:paraId="02ABF157" w14:textId="77777777" w:rsidR="00874469" w:rsidRDefault="00874469" w:rsidP="00874469">
            <w:pPr>
              <w:pStyle w:val="XML1"/>
              <w:rPr>
                <w:ins w:id="14840" w:author="Anees Shaikh" w:date="2013-10-07T01:10:00Z"/>
              </w:rPr>
              <w:pPrChange w:id="14841" w:author="Anees Shaikh" w:date="2013-10-07T01:11:00Z">
                <w:pPr>
                  <w:pStyle w:val="XML1"/>
                </w:pPr>
              </w:pPrChange>
            </w:pPr>
            <w:ins w:id="14842" w:author="Anees Shaikh" w:date="2013-10-07T01:10:00Z">
              <w:r>
                <w:t xml:space="preserve">                              &lt;/xs:documentation&gt;</w:t>
              </w:r>
            </w:ins>
          </w:p>
          <w:p w14:paraId="195654E0" w14:textId="77777777" w:rsidR="00874469" w:rsidRDefault="00874469" w:rsidP="00874469">
            <w:pPr>
              <w:pStyle w:val="XML1"/>
              <w:rPr>
                <w:ins w:id="14843" w:author="Anees Shaikh" w:date="2013-10-07T01:10:00Z"/>
              </w:rPr>
              <w:pPrChange w:id="14844" w:author="Anees Shaikh" w:date="2013-10-07T01:11:00Z">
                <w:pPr>
                  <w:pStyle w:val="XML1"/>
                </w:pPr>
              </w:pPrChange>
            </w:pPr>
            <w:ins w:id="14845" w:author="Anees Shaikh" w:date="2013-10-07T01:10:00Z">
              <w:r>
                <w:t xml:space="preserve">                            &lt;/xs:annotation&gt;</w:t>
              </w:r>
            </w:ins>
          </w:p>
          <w:p w14:paraId="2002C6AF" w14:textId="77777777" w:rsidR="00874469" w:rsidRDefault="00874469" w:rsidP="00874469">
            <w:pPr>
              <w:pStyle w:val="XML1"/>
              <w:rPr>
                <w:ins w:id="14846" w:author="Anees Shaikh" w:date="2013-10-07T01:10:00Z"/>
              </w:rPr>
              <w:pPrChange w:id="14847" w:author="Anees Shaikh" w:date="2013-10-07T01:11:00Z">
                <w:pPr>
                  <w:pStyle w:val="XML1"/>
                </w:pPr>
              </w:pPrChange>
            </w:pPr>
            <w:ins w:id="14848" w:author="Anees Shaikh" w:date="2013-10-07T01:10:00Z">
              <w:r>
                <w:t xml:space="preserve">                            &lt;xs:complexType&gt;</w:t>
              </w:r>
            </w:ins>
          </w:p>
          <w:p w14:paraId="258CDF9F" w14:textId="77777777" w:rsidR="00874469" w:rsidRDefault="00874469" w:rsidP="00874469">
            <w:pPr>
              <w:pStyle w:val="XML1"/>
              <w:rPr>
                <w:ins w:id="14849" w:author="Anees Shaikh" w:date="2013-10-07T01:10:00Z"/>
              </w:rPr>
              <w:pPrChange w:id="14850" w:author="Anees Shaikh" w:date="2013-10-07T01:11:00Z">
                <w:pPr>
                  <w:pStyle w:val="XML1"/>
                </w:pPr>
              </w:pPrChange>
            </w:pPr>
            <w:ins w:id="14851" w:author="Anees Shaikh" w:date="2013-10-07T01:10:00Z">
              <w:r>
                <w:t xml:space="preserve">                              &lt;xs:sequence&gt;</w:t>
              </w:r>
            </w:ins>
          </w:p>
          <w:p w14:paraId="286BAB82" w14:textId="77777777" w:rsidR="00874469" w:rsidRDefault="00874469" w:rsidP="00874469">
            <w:pPr>
              <w:pStyle w:val="XML1"/>
              <w:rPr>
                <w:ins w:id="14852" w:author="Anees Shaikh" w:date="2013-10-07T01:10:00Z"/>
              </w:rPr>
              <w:pPrChange w:id="14853" w:author="Anees Shaikh" w:date="2013-10-07T01:11:00Z">
                <w:pPr>
                  <w:pStyle w:val="XML1"/>
                </w:pPr>
              </w:pPrChange>
            </w:pPr>
            <w:ins w:id="14854" w:author="Anees Shaikh" w:date="2013-10-07T01:10:00Z">
              <w:r>
                <w:t xml:space="preserve">                                &lt;xs:element name="id"  type="OFConfigId"&gt;</w:t>
              </w:r>
            </w:ins>
          </w:p>
          <w:p w14:paraId="459F5E69" w14:textId="77777777" w:rsidR="00874469" w:rsidRDefault="00874469" w:rsidP="00874469">
            <w:pPr>
              <w:pStyle w:val="XML1"/>
              <w:rPr>
                <w:ins w:id="14855" w:author="Anees Shaikh" w:date="2013-10-07T01:10:00Z"/>
              </w:rPr>
              <w:pPrChange w:id="14856" w:author="Anees Shaikh" w:date="2013-10-07T01:11:00Z">
                <w:pPr>
                  <w:pStyle w:val="XML1"/>
                </w:pPr>
              </w:pPrChange>
            </w:pPr>
            <w:ins w:id="14857" w:author="Anees Shaikh" w:date="2013-10-07T01:10:00Z">
              <w:r>
                <w:t xml:space="preserve">                                  &lt;xs:annotation&gt;</w:t>
              </w:r>
            </w:ins>
          </w:p>
          <w:p w14:paraId="0DF5C73A" w14:textId="77777777" w:rsidR="00874469" w:rsidRDefault="00874469" w:rsidP="00874469">
            <w:pPr>
              <w:pStyle w:val="XML1"/>
              <w:rPr>
                <w:ins w:id="14858" w:author="Anees Shaikh" w:date="2013-10-07T01:10:00Z"/>
              </w:rPr>
              <w:pPrChange w:id="14859" w:author="Anees Shaikh" w:date="2013-10-07T01:11:00Z">
                <w:pPr>
                  <w:pStyle w:val="XML1"/>
                </w:pPr>
              </w:pPrChange>
            </w:pPr>
            <w:ins w:id="14860" w:author="Anees Shaikh" w:date="2013-10-07T01:10:00Z">
              <w:r>
                <w:t xml:space="preserve">                                    &lt;xs:documentation&gt;</w:t>
              </w:r>
            </w:ins>
          </w:p>
          <w:p w14:paraId="28E8B0D2" w14:textId="77777777" w:rsidR="00874469" w:rsidRDefault="00874469" w:rsidP="00874469">
            <w:pPr>
              <w:pStyle w:val="XML1"/>
              <w:rPr>
                <w:ins w:id="14861" w:author="Anees Shaikh" w:date="2013-10-07T01:10:00Z"/>
              </w:rPr>
              <w:pPrChange w:id="14862" w:author="Anees Shaikh" w:date="2013-10-07T01:11:00Z">
                <w:pPr>
                  <w:pStyle w:val="XML1"/>
                </w:pPr>
              </w:pPrChange>
            </w:pPr>
            <w:ins w:id="14863" w:author="Anees Shaikh" w:date="2013-10-07T01:10:00Z">
              <w:r>
                <w:t xml:space="preserve">                                      A unique but locally arbitrary identifier that uniquely identifies an</w:t>
              </w:r>
            </w:ins>
          </w:p>
          <w:p w14:paraId="01D43D56" w14:textId="77777777" w:rsidR="00874469" w:rsidRDefault="00874469" w:rsidP="00874469">
            <w:pPr>
              <w:pStyle w:val="XML1"/>
              <w:rPr>
                <w:ins w:id="14864" w:author="Anees Shaikh" w:date="2013-10-07T01:10:00Z"/>
              </w:rPr>
              <w:pPrChange w:id="14865" w:author="Anees Shaikh" w:date="2013-10-07T01:11:00Z">
                <w:pPr>
                  <w:pStyle w:val="XML1"/>
                </w:pPr>
              </w:pPrChange>
            </w:pPr>
            <w:ins w:id="14866" w:author="Anees Shaikh" w:date="2013-10-07T01:10:00Z">
              <w:r>
                <w:t xml:space="preserve">                                             OpenFlow Controller within the context of an OpenFlow Capable</w:t>
              </w:r>
            </w:ins>
          </w:p>
          <w:p w14:paraId="4641C5F0" w14:textId="77777777" w:rsidR="00874469" w:rsidRDefault="00874469" w:rsidP="00874469">
            <w:pPr>
              <w:pStyle w:val="XML1"/>
              <w:rPr>
                <w:ins w:id="14867" w:author="Anees Shaikh" w:date="2013-10-07T01:10:00Z"/>
              </w:rPr>
              <w:pPrChange w:id="14868" w:author="Anees Shaikh" w:date="2013-10-07T01:11:00Z">
                <w:pPr>
                  <w:pStyle w:val="XML1"/>
                </w:pPr>
              </w:pPrChange>
            </w:pPr>
            <w:ins w:id="14869" w:author="Anees Shaikh" w:date="2013-10-07T01:10:00Z">
              <w:r>
                <w:t xml:space="preserve">                                             Switch.  It MUST be persistent across reboots of the OpenFlow</w:t>
              </w:r>
            </w:ins>
          </w:p>
          <w:p w14:paraId="64535CC8" w14:textId="77777777" w:rsidR="00874469" w:rsidRDefault="00874469" w:rsidP="00874469">
            <w:pPr>
              <w:pStyle w:val="XML1"/>
              <w:rPr>
                <w:ins w:id="14870" w:author="Anees Shaikh" w:date="2013-10-07T01:10:00Z"/>
              </w:rPr>
              <w:pPrChange w:id="14871" w:author="Anees Shaikh" w:date="2013-10-07T01:11:00Z">
                <w:pPr>
                  <w:pStyle w:val="XML1"/>
                </w:pPr>
              </w:pPrChange>
            </w:pPr>
            <w:ins w:id="14872" w:author="Anees Shaikh" w:date="2013-10-07T01:10:00Z">
              <w:r>
                <w:t xml:space="preserve">                                             Capable Switch.</w:t>
              </w:r>
            </w:ins>
          </w:p>
          <w:p w14:paraId="6D1B5845" w14:textId="77777777" w:rsidR="00874469" w:rsidRDefault="00874469" w:rsidP="00874469">
            <w:pPr>
              <w:pStyle w:val="XML1"/>
              <w:rPr>
                <w:ins w:id="14873" w:author="Anees Shaikh" w:date="2013-10-07T01:10:00Z"/>
              </w:rPr>
              <w:pPrChange w:id="14874" w:author="Anees Shaikh" w:date="2013-10-07T01:11:00Z">
                <w:pPr>
                  <w:pStyle w:val="XML1"/>
                </w:pPr>
              </w:pPrChange>
            </w:pPr>
            <w:ins w:id="14875" w:author="Anees Shaikh" w:date="2013-10-07T01:10:00Z">
              <w:r>
                <w:t xml:space="preserve">                                    &lt;/xs:documentation&gt;</w:t>
              </w:r>
            </w:ins>
          </w:p>
          <w:p w14:paraId="4D163352" w14:textId="77777777" w:rsidR="00874469" w:rsidRDefault="00874469" w:rsidP="00874469">
            <w:pPr>
              <w:pStyle w:val="XML1"/>
              <w:rPr>
                <w:ins w:id="14876" w:author="Anees Shaikh" w:date="2013-10-07T01:10:00Z"/>
              </w:rPr>
              <w:pPrChange w:id="14877" w:author="Anees Shaikh" w:date="2013-10-07T01:11:00Z">
                <w:pPr>
                  <w:pStyle w:val="XML1"/>
                </w:pPr>
              </w:pPrChange>
            </w:pPr>
            <w:ins w:id="14878" w:author="Anees Shaikh" w:date="2013-10-07T01:10:00Z">
              <w:r>
                <w:t xml:space="preserve">                                  &lt;/xs:annotation&gt;</w:t>
              </w:r>
            </w:ins>
          </w:p>
          <w:p w14:paraId="67BBAC20" w14:textId="77777777" w:rsidR="00874469" w:rsidRDefault="00874469" w:rsidP="00874469">
            <w:pPr>
              <w:pStyle w:val="XML1"/>
              <w:rPr>
                <w:ins w:id="14879" w:author="Anees Shaikh" w:date="2013-10-07T01:10:00Z"/>
              </w:rPr>
              <w:pPrChange w:id="14880" w:author="Anees Shaikh" w:date="2013-10-07T01:11:00Z">
                <w:pPr>
                  <w:pStyle w:val="XML1"/>
                </w:pPr>
              </w:pPrChange>
            </w:pPr>
            <w:ins w:id="14881" w:author="Anees Shaikh" w:date="2013-10-07T01:10:00Z">
              <w:r>
                <w:t xml:space="preserve">                                &lt;/xs:element&gt;</w:t>
              </w:r>
            </w:ins>
          </w:p>
          <w:p w14:paraId="25C73193" w14:textId="77777777" w:rsidR="00874469" w:rsidRDefault="00874469" w:rsidP="00874469">
            <w:pPr>
              <w:pStyle w:val="XML1"/>
              <w:rPr>
                <w:ins w:id="14882" w:author="Anees Shaikh" w:date="2013-10-07T01:10:00Z"/>
              </w:rPr>
              <w:pPrChange w:id="14883" w:author="Anees Shaikh" w:date="2013-10-07T01:11:00Z">
                <w:pPr>
                  <w:pStyle w:val="XML1"/>
                </w:pPr>
              </w:pPrChange>
            </w:pPr>
            <w:ins w:id="14884" w:author="Anees Shaikh" w:date="2013-10-07T01:10:00Z">
              <w:r>
                <w:t xml:space="preserve">                                &lt;xs:element name="role" minOccurs="0"&gt;</w:t>
              </w:r>
            </w:ins>
          </w:p>
          <w:p w14:paraId="65C5A818" w14:textId="77777777" w:rsidR="00874469" w:rsidRDefault="00874469" w:rsidP="00874469">
            <w:pPr>
              <w:pStyle w:val="XML1"/>
              <w:rPr>
                <w:ins w:id="14885" w:author="Anees Shaikh" w:date="2013-10-07T01:10:00Z"/>
              </w:rPr>
              <w:pPrChange w:id="14886" w:author="Anees Shaikh" w:date="2013-10-07T01:11:00Z">
                <w:pPr>
                  <w:pStyle w:val="XML1"/>
                </w:pPr>
              </w:pPrChange>
            </w:pPr>
            <w:ins w:id="14887" w:author="Anees Shaikh" w:date="2013-10-07T01:10:00Z">
              <w:r>
                <w:t xml:space="preserve">                                  &lt;xs:annotation&gt;</w:t>
              </w:r>
            </w:ins>
          </w:p>
          <w:p w14:paraId="6ACE9CCC" w14:textId="77777777" w:rsidR="00874469" w:rsidRDefault="00874469" w:rsidP="00874469">
            <w:pPr>
              <w:pStyle w:val="XML1"/>
              <w:rPr>
                <w:ins w:id="14888" w:author="Anees Shaikh" w:date="2013-10-07T01:10:00Z"/>
              </w:rPr>
              <w:pPrChange w:id="14889" w:author="Anees Shaikh" w:date="2013-10-07T01:11:00Z">
                <w:pPr>
                  <w:pStyle w:val="XML1"/>
                </w:pPr>
              </w:pPrChange>
            </w:pPr>
            <w:ins w:id="14890" w:author="Anees Shaikh" w:date="2013-10-07T01:10:00Z">
              <w:r>
                <w:t xml:space="preserve">                                    &lt;xs:documentation&gt;</w:t>
              </w:r>
            </w:ins>
          </w:p>
          <w:p w14:paraId="13623686" w14:textId="77777777" w:rsidR="00874469" w:rsidRDefault="00874469" w:rsidP="00874469">
            <w:pPr>
              <w:pStyle w:val="XML1"/>
              <w:rPr>
                <w:ins w:id="14891" w:author="Anees Shaikh" w:date="2013-10-07T01:10:00Z"/>
              </w:rPr>
              <w:pPrChange w:id="14892" w:author="Anees Shaikh" w:date="2013-10-07T01:11:00Z">
                <w:pPr>
                  <w:pStyle w:val="XML1"/>
                </w:pPr>
              </w:pPrChange>
            </w:pPr>
            <w:ins w:id="14893" w:author="Anees Shaikh" w:date="2013-10-07T01:10:00Z">
              <w:r>
                <w:t xml:space="preserve">                                      This element indicates the role of the OpenFlow Controller. Semantics of</w:t>
              </w:r>
            </w:ins>
          </w:p>
          <w:p w14:paraId="39D26243" w14:textId="77777777" w:rsidR="00874469" w:rsidRDefault="00874469" w:rsidP="00874469">
            <w:pPr>
              <w:pStyle w:val="XML1"/>
              <w:rPr>
                <w:ins w:id="14894" w:author="Anees Shaikh" w:date="2013-10-07T01:10:00Z"/>
              </w:rPr>
              <w:pPrChange w:id="14895" w:author="Anees Shaikh" w:date="2013-10-07T01:11:00Z">
                <w:pPr>
                  <w:pStyle w:val="XML1"/>
                </w:pPr>
              </w:pPrChange>
            </w:pPr>
            <w:ins w:id="14896" w:author="Anees Shaikh" w:date="2013-10-07T01:10:00Z">
              <w:r>
                <w:t xml:space="preserve">                                             these roles are specified in the OpenFlow specifications 1.0 -</w:t>
              </w:r>
            </w:ins>
          </w:p>
          <w:p w14:paraId="571064ED" w14:textId="77777777" w:rsidR="00874469" w:rsidRDefault="00874469" w:rsidP="00874469">
            <w:pPr>
              <w:pStyle w:val="XML1"/>
              <w:rPr>
                <w:ins w:id="14897" w:author="Anees Shaikh" w:date="2013-10-07T01:10:00Z"/>
              </w:rPr>
              <w:pPrChange w:id="14898" w:author="Anees Shaikh" w:date="2013-10-07T01:11:00Z">
                <w:pPr>
                  <w:pStyle w:val="XML1"/>
                </w:pPr>
              </w:pPrChange>
            </w:pPr>
            <w:ins w:id="14899" w:author="Anees Shaikh" w:date="2013-10-07T01:10:00Z">
              <w:r>
                <w:t xml:space="preserve">                                             1.3.1.  It is RECOMMENDED that the roles of controllers are not</w:t>
              </w:r>
            </w:ins>
          </w:p>
          <w:p w14:paraId="2AFCC7F8" w14:textId="77777777" w:rsidR="00874469" w:rsidRDefault="00874469" w:rsidP="00874469">
            <w:pPr>
              <w:pStyle w:val="XML1"/>
              <w:rPr>
                <w:ins w:id="14900" w:author="Anees Shaikh" w:date="2013-10-07T01:10:00Z"/>
              </w:rPr>
              <w:pPrChange w:id="14901" w:author="Anees Shaikh" w:date="2013-10-07T01:11:00Z">
                <w:pPr>
                  <w:pStyle w:val="XML1"/>
                </w:pPr>
              </w:pPrChange>
            </w:pPr>
            <w:ins w:id="14902" w:author="Anees Shaikh" w:date="2013-10-07T01:10:00Z">
              <w:r>
                <w:t xml:space="preserve">                                             configured by OF-CONFIG 1.1.1 but determined using the OpenFlow</w:t>
              </w:r>
            </w:ins>
          </w:p>
          <w:p w14:paraId="3E902FD7" w14:textId="77777777" w:rsidR="00874469" w:rsidRDefault="00874469" w:rsidP="00874469">
            <w:pPr>
              <w:pStyle w:val="XML1"/>
              <w:rPr>
                <w:ins w:id="14903" w:author="Anees Shaikh" w:date="2013-10-07T01:10:00Z"/>
              </w:rPr>
              <w:pPrChange w:id="14904" w:author="Anees Shaikh" w:date="2013-10-07T01:11:00Z">
                <w:pPr>
                  <w:pStyle w:val="XML1"/>
                </w:pPr>
              </w:pPrChange>
            </w:pPr>
            <w:ins w:id="14905" w:author="Anees Shaikh" w:date="2013-10-07T01:10:00Z">
              <w:r>
                <w:t xml:space="preserve">                                             protocol.  OpenFlow Controllers configured by OF-CONFIG 1.1.1</w:t>
              </w:r>
            </w:ins>
          </w:p>
          <w:p w14:paraId="3C880E2B" w14:textId="77777777" w:rsidR="00874469" w:rsidRDefault="00874469" w:rsidP="00874469">
            <w:pPr>
              <w:pStyle w:val="XML1"/>
              <w:rPr>
                <w:ins w:id="14906" w:author="Anees Shaikh" w:date="2013-10-07T01:10:00Z"/>
              </w:rPr>
              <w:pPrChange w:id="14907" w:author="Anees Shaikh" w:date="2013-10-07T01:11:00Z">
                <w:pPr>
                  <w:pStyle w:val="XML1"/>
                </w:pPr>
              </w:pPrChange>
            </w:pPr>
            <w:ins w:id="14908" w:author="Anees Shaikh" w:date="2013-10-07T01:10:00Z">
              <w:r>
                <w:t xml:space="preserve">                                             have the default role 'equal'.  A role other than 'equal' MAY be</w:t>
              </w:r>
            </w:ins>
          </w:p>
          <w:p w14:paraId="4A9450E7" w14:textId="77777777" w:rsidR="00874469" w:rsidRDefault="00874469" w:rsidP="00874469">
            <w:pPr>
              <w:pStyle w:val="XML1"/>
              <w:rPr>
                <w:ins w:id="14909" w:author="Anees Shaikh" w:date="2013-10-07T01:10:00Z"/>
              </w:rPr>
              <w:pPrChange w:id="14910" w:author="Anees Shaikh" w:date="2013-10-07T01:11:00Z">
                <w:pPr>
                  <w:pStyle w:val="XML1"/>
                </w:pPr>
              </w:pPrChange>
            </w:pPr>
            <w:ins w:id="14911" w:author="Anees Shaikh" w:date="2013-10-07T01:10:00Z">
              <w:r>
                <w:t xml:space="preserve">                                             assigned to a controller.  Roles 'slave' and 'equal' MAY be</w:t>
              </w:r>
            </w:ins>
          </w:p>
          <w:p w14:paraId="36F07A1F" w14:textId="77777777" w:rsidR="00874469" w:rsidRDefault="00874469" w:rsidP="00874469">
            <w:pPr>
              <w:pStyle w:val="XML1"/>
              <w:rPr>
                <w:ins w:id="14912" w:author="Anees Shaikh" w:date="2013-10-07T01:10:00Z"/>
              </w:rPr>
              <w:pPrChange w:id="14913" w:author="Anees Shaikh" w:date="2013-10-07T01:11:00Z">
                <w:pPr>
                  <w:pStyle w:val="XML1"/>
                </w:pPr>
              </w:pPrChange>
            </w:pPr>
            <w:ins w:id="14914" w:author="Anees Shaikh" w:date="2013-10-07T01:10:00Z">
              <w:r>
                <w:t xml:space="preserve">                                             assigned to multiple controllers.  Role 'master' MUST NOT be</w:t>
              </w:r>
            </w:ins>
          </w:p>
          <w:p w14:paraId="4289C6B0" w14:textId="77777777" w:rsidR="00874469" w:rsidRDefault="00874469" w:rsidP="00874469">
            <w:pPr>
              <w:pStyle w:val="XML1"/>
              <w:rPr>
                <w:ins w:id="14915" w:author="Anees Shaikh" w:date="2013-10-07T01:10:00Z"/>
              </w:rPr>
              <w:pPrChange w:id="14916" w:author="Anees Shaikh" w:date="2013-10-07T01:11:00Z">
                <w:pPr>
                  <w:pStyle w:val="XML1"/>
                </w:pPr>
              </w:pPrChange>
            </w:pPr>
            <w:ins w:id="14917" w:author="Anees Shaikh" w:date="2013-10-07T01:10:00Z">
              <w:r>
                <w:t xml:space="preserve">                                             assigned to more than one controller.</w:t>
              </w:r>
            </w:ins>
          </w:p>
          <w:p w14:paraId="3A981618" w14:textId="77777777" w:rsidR="00874469" w:rsidRDefault="00874469" w:rsidP="00874469">
            <w:pPr>
              <w:pStyle w:val="XML1"/>
              <w:rPr>
                <w:ins w:id="14918" w:author="Anees Shaikh" w:date="2013-10-07T01:10:00Z"/>
              </w:rPr>
              <w:pPrChange w:id="14919" w:author="Anees Shaikh" w:date="2013-10-07T01:11:00Z">
                <w:pPr>
                  <w:pStyle w:val="XML1"/>
                </w:pPr>
              </w:pPrChange>
            </w:pPr>
            <w:ins w:id="14920" w:author="Anees Shaikh" w:date="2013-10-07T01:10:00Z">
              <w:r>
                <w:t xml:space="preserve">                                    &lt;/xs:documentation&gt;</w:t>
              </w:r>
            </w:ins>
          </w:p>
          <w:p w14:paraId="77946D7C" w14:textId="77777777" w:rsidR="00874469" w:rsidRDefault="00874469" w:rsidP="00874469">
            <w:pPr>
              <w:pStyle w:val="XML1"/>
              <w:rPr>
                <w:ins w:id="14921" w:author="Anees Shaikh" w:date="2013-10-07T01:10:00Z"/>
              </w:rPr>
              <w:pPrChange w:id="14922" w:author="Anees Shaikh" w:date="2013-10-07T01:11:00Z">
                <w:pPr>
                  <w:pStyle w:val="XML1"/>
                </w:pPr>
              </w:pPrChange>
            </w:pPr>
            <w:ins w:id="14923" w:author="Anees Shaikh" w:date="2013-10-07T01:10:00Z">
              <w:r>
                <w:t xml:space="preserve">                                  &lt;/xs:annotation&gt;</w:t>
              </w:r>
            </w:ins>
          </w:p>
          <w:p w14:paraId="143914ED" w14:textId="77777777" w:rsidR="00874469" w:rsidRDefault="00874469" w:rsidP="00874469">
            <w:pPr>
              <w:pStyle w:val="XML1"/>
              <w:rPr>
                <w:ins w:id="14924" w:author="Anees Shaikh" w:date="2013-10-07T01:10:00Z"/>
              </w:rPr>
              <w:pPrChange w:id="14925" w:author="Anees Shaikh" w:date="2013-10-07T01:11:00Z">
                <w:pPr>
                  <w:pStyle w:val="XML1"/>
                </w:pPr>
              </w:pPrChange>
            </w:pPr>
            <w:ins w:id="14926" w:author="Anees Shaikh" w:date="2013-10-07T01:10:00Z">
              <w:r>
                <w:t xml:space="preserve">                                  &lt;xs:simpleType&gt;</w:t>
              </w:r>
            </w:ins>
          </w:p>
          <w:p w14:paraId="6CE48AB5" w14:textId="77777777" w:rsidR="00874469" w:rsidRDefault="00874469" w:rsidP="00874469">
            <w:pPr>
              <w:pStyle w:val="XML1"/>
              <w:rPr>
                <w:ins w:id="14927" w:author="Anees Shaikh" w:date="2013-10-07T01:10:00Z"/>
              </w:rPr>
              <w:pPrChange w:id="14928" w:author="Anees Shaikh" w:date="2013-10-07T01:11:00Z">
                <w:pPr>
                  <w:pStyle w:val="XML1"/>
                </w:pPr>
              </w:pPrChange>
            </w:pPr>
            <w:ins w:id="14929" w:author="Anees Shaikh" w:date="2013-10-07T01:10:00Z">
              <w:r>
                <w:t xml:space="preserve">                                    &lt;xs:restriction base="xs:string"&gt;</w:t>
              </w:r>
            </w:ins>
          </w:p>
          <w:p w14:paraId="16AA2DF4" w14:textId="77777777" w:rsidR="00874469" w:rsidRDefault="00874469" w:rsidP="00874469">
            <w:pPr>
              <w:pStyle w:val="XML1"/>
              <w:rPr>
                <w:ins w:id="14930" w:author="Anees Shaikh" w:date="2013-10-07T01:10:00Z"/>
              </w:rPr>
              <w:pPrChange w:id="14931" w:author="Anees Shaikh" w:date="2013-10-07T01:11:00Z">
                <w:pPr>
                  <w:pStyle w:val="XML1"/>
                </w:pPr>
              </w:pPrChange>
            </w:pPr>
            <w:ins w:id="14932" w:author="Anees Shaikh" w:date="2013-10-07T01:10:00Z">
              <w:r>
                <w:t xml:space="preserve">                                      &lt;xs:enumeration value="master"/&gt;</w:t>
              </w:r>
            </w:ins>
          </w:p>
          <w:p w14:paraId="19B1A835" w14:textId="77777777" w:rsidR="00874469" w:rsidRDefault="00874469" w:rsidP="00874469">
            <w:pPr>
              <w:pStyle w:val="XML1"/>
              <w:rPr>
                <w:ins w:id="14933" w:author="Anees Shaikh" w:date="2013-10-07T01:10:00Z"/>
              </w:rPr>
              <w:pPrChange w:id="14934" w:author="Anees Shaikh" w:date="2013-10-07T01:11:00Z">
                <w:pPr>
                  <w:pStyle w:val="XML1"/>
                </w:pPr>
              </w:pPrChange>
            </w:pPr>
            <w:ins w:id="14935" w:author="Anees Shaikh" w:date="2013-10-07T01:10:00Z">
              <w:r>
                <w:t xml:space="preserve">                                      &lt;xs:enumeration value="slave"/&gt;</w:t>
              </w:r>
            </w:ins>
          </w:p>
          <w:p w14:paraId="4F8EC66E" w14:textId="77777777" w:rsidR="00874469" w:rsidRDefault="00874469" w:rsidP="00874469">
            <w:pPr>
              <w:pStyle w:val="XML1"/>
              <w:rPr>
                <w:ins w:id="14936" w:author="Anees Shaikh" w:date="2013-10-07T01:10:00Z"/>
              </w:rPr>
              <w:pPrChange w:id="14937" w:author="Anees Shaikh" w:date="2013-10-07T01:11:00Z">
                <w:pPr>
                  <w:pStyle w:val="XML1"/>
                </w:pPr>
              </w:pPrChange>
            </w:pPr>
            <w:ins w:id="14938" w:author="Anees Shaikh" w:date="2013-10-07T01:10:00Z">
              <w:r>
                <w:t xml:space="preserve">                                      &lt;xs:enumeration value="equal"/&gt;</w:t>
              </w:r>
            </w:ins>
          </w:p>
          <w:p w14:paraId="335F473F" w14:textId="77777777" w:rsidR="00874469" w:rsidRDefault="00874469" w:rsidP="00874469">
            <w:pPr>
              <w:pStyle w:val="XML1"/>
              <w:rPr>
                <w:ins w:id="14939" w:author="Anees Shaikh" w:date="2013-10-07T01:10:00Z"/>
              </w:rPr>
              <w:pPrChange w:id="14940" w:author="Anees Shaikh" w:date="2013-10-07T01:11:00Z">
                <w:pPr>
                  <w:pStyle w:val="XML1"/>
                </w:pPr>
              </w:pPrChange>
            </w:pPr>
            <w:ins w:id="14941" w:author="Anees Shaikh" w:date="2013-10-07T01:10:00Z">
              <w:r>
                <w:lastRenderedPageBreak/>
                <w:t xml:space="preserve">                                    &lt;/xs:restriction&gt;</w:t>
              </w:r>
            </w:ins>
          </w:p>
          <w:p w14:paraId="693D1B31" w14:textId="77777777" w:rsidR="00874469" w:rsidRDefault="00874469" w:rsidP="00874469">
            <w:pPr>
              <w:pStyle w:val="XML1"/>
              <w:rPr>
                <w:ins w:id="14942" w:author="Anees Shaikh" w:date="2013-10-07T01:10:00Z"/>
              </w:rPr>
              <w:pPrChange w:id="14943" w:author="Anees Shaikh" w:date="2013-10-07T01:11:00Z">
                <w:pPr>
                  <w:pStyle w:val="XML1"/>
                </w:pPr>
              </w:pPrChange>
            </w:pPr>
            <w:ins w:id="14944" w:author="Anees Shaikh" w:date="2013-10-07T01:10:00Z">
              <w:r>
                <w:t xml:space="preserve">                                  &lt;/xs:simpleType&gt;</w:t>
              </w:r>
            </w:ins>
          </w:p>
          <w:p w14:paraId="684928CD" w14:textId="77777777" w:rsidR="00874469" w:rsidRDefault="00874469" w:rsidP="00874469">
            <w:pPr>
              <w:pStyle w:val="XML1"/>
              <w:rPr>
                <w:ins w:id="14945" w:author="Anees Shaikh" w:date="2013-10-07T01:10:00Z"/>
              </w:rPr>
              <w:pPrChange w:id="14946" w:author="Anees Shaikh" w:date="2013-10-07T01:11:00Z">
                <w:pPr>
                  <w:pStyle w:val="XML1"/>
                </w:pPr>
              </w:pPrChange>
            </w:pPr>
            <w:ins w:id="14947" w:author="Anees Shaikh" w:date="2013-10-07T01:10:00Z">
              <w:r>
                <w:t xml:space="preserve">                                &lt;/xs:element&gt;</w:t>
              </w:r>
            </w:ins>
          </w:p>
          <w:p w14:paraId="59AF1FEE" w14:textId="77777777" w:rsidR="00874469" w:rsidRDefault="00874469" w:rsidP="00874469">
            <w:pPr>
              <w:pStyle w:val="XML1"/>
              <w:rPr>
                <w:ins w:id="14948" w:author="Anees Shaikh" w:date="2013-10-07T01:10:00Z"/>
              </w:rPr>
              <w:pPrChange w:id="14949" w:author="Anees Shaikh" w:date="2013-10-07T01:11:00Z">
                <w:pPr>
                  <w:pStyle w:val="XML1"/>
                </w:pPr>
              </w:pPrChange>
            </w:pPr>
            <w:ins w:id="14950" w:author="Anees Shaikh" w:date="2013-10-07T01:10:00Z">
              <w:r>
                <w:t xml:space="preserve">                                &lt;xs:element name="ip-address"  type="inet:ip-address"&gt;</w:t>
              </w:r>
            </w:ins>
          </w:p>
          <w:p w14:paraId="2E68D709" w14:textId="77777777" w:rsidR="00874469" w:rsidRDefault="00874469" w:rsidP="00874469">
            <w:pPr>
              <w:pStyle w:val="XML1"/>
              <w:rPr>
                <w:ins w:id="14951" w:author="Anees Shaikh" w:date="2013-10-07T01:10:00Z"/>
              </w:rPr>
              <w:pPrChange w:id="14952" w:author="Anees Shaikh" w:date="2013-10-07T01:11:00Z">
                <w:pPr>
                  <w:pStyle w:val="XML1"/>
                </w:pPr>
              </w:pPrChange>
            </w:pPr>
            <w:ins w:id="14953" w:author="Anees Shaikh" w:date="2013-10-07T01:10:00Z">
              <w:r>
                <w:t xml:space="preserve">                                  &lt;xs:annotation&gt;</w:t>
              </w:r>
            </w:ins>
          </w:p>
          <w:p w14:paraId="070E4B7D" w14:textId="77777777" w:rsidR="00874469" w:rsidRDefault="00874469" w:rsidP="00874469">
            <w:pPr>
              <w:pStyle w:val="XML1"/>
              <w:rPr>
                <w:ins w:id="14954" w:author="Anees Shaikh" w:date="2013-10-07T01:10:00Z"/>
              </w:rPr>
              <w:pPrChange w:id="14955" w:author="Anees Shaikh" w:date="2013-10-07T01:11:00Z">
                <w:pPr>
                  <w:pStyle w:val="XML1"/>
                </w:pPr>
              </w:pPrChange>
            </w:pPr>
            <w:ins w:id="14956" w:author="Anees Shaikh" w:date="2013-10-07T01:10:00Z">
              <w:r>
                <w:t xml:space="preserve">                                    &lt;xs:documentation&gt;</w:t>
              </w:r>
            </w:ins>
          </w:p>
          <w:p w14:paraId="4A72BE5F" w14:textId="77777777" w:rsidR="00874469" w:rsidRDefault="00874469" w:rsidP="00874469">
            <w:pPr>
              <w:pStyle w:val="XML1"/>
              <w:rPr>
                <w:ins w:id="14957" w:author="Anees Shaikh" w:date="2013-10-07T01:10:00Z"/>
              </w:rPr>
              <w:pPrChange w:id="14958" w:author="Anees Shaikh" w:date="2013-10-07T01:11:00Z">
                <w:pPr>
                  <w:pStyle w:val="XML1"/>
                </w:pPr>
              </w:pPrChange>
            </w:pPr>
            <w:ins w:id="14959" w:author="Anees Shaikh" w:date="2013-10-07T01:10:00Z">
              <w:r>
                <w:t xml:space="preserve">                                      The IP address of the OpenFlow Controller.  This IP address is used by</w:t>
              </w:r>
            </w:ins>
          </w:p>
          <w:p w14:paraId="2EFE12B0" w14:textId="77777777" w:rsidR="00874469" w:rsidRDefault="00874469" w:rsidP="00874469">
            <w:pPr>
              <w:pStyle w:val="XML1"/>
              <w:rPr>
                <w:ins w:id="14960" w:author="Anees Shaikh" w:date="2013-10-07T01:10:00Z"/>
              </w:rPr>
              <w:pPrChange w:id="14961" w:author="Anees Shaikh" w:date="2013-10-07T01:11:00Z">
                <w:pPr>
                  <w:pStyle w:val="XML1"/>
                </w:pPr>
              </w:pPrChange>
            </w:pPr>
            <w:ins w:id="14962" w:author="Anees Shaikh" w:date="2013-10-07T01:10:00Z">
              <w:r>
                <w:t xml:space="preserve">                                             the OpenFlow Logical Switch when connecting to the OpenFlow</w:t>
              </w:r>
            </w:ins>
          </w:p>
          <w:p w14:paraId="641FAB0C" w14:textId="77777777" w:rsidR="00874469" w:rsidRDefault="00874469" w:rsidP="00874469">
            <w:pPr>
              <w:pStyle w:val="XML1"/>
              <w:rPr>
                <w:ins w:id="14963" w:author="Anees Shaikh" w:date="2013-10-07T01:10:00Z"/>
              </w:rPr>
              <w:pPrChange w:id="14964" w:author="Anees Shaikh" w:date="2013-10-07T01:11:00Z">
                <w:pPr>
                  <w:pStyle w:val="XML1"/>
                </w:pPr>
              </w:pPrChange>
            </w:pPr>
            <w:ins w:id="14965" w:author="Anees Shaikh" w:date="2013-10-07T01:10:00Z">
              <w:r>
                <w:t xml:space="preserve">                                             Controller.</w:t>
              </w:r>
            </w:ins>
          </w:p>
          <w:p w14:paraId="2DF1E5A5" w14:textId="77777777" w:rsidR="00874469" w:rsidRDefault="00874469" w:rsidP="00874469">
            <w:pPr>
              <w:pStyle w:val="XML1"/>
              <w:rPr>
                <w:ins w:id="14966" w:author="Anees Shaikh" w:date="2013-10-07T01:10:00Z"/>
              </w:rPr>
              <w:pPrChange w:id="14967" w:author="Anees Shaikh" w:date="2013-10-07T01:11:00Z">
                <w:pPr>
                  <w:pStyle w:val="XML1"/>
                </w:pPr>
              </w:pPrChange>
            </w:pPr>
            <w:ins w:id="14968" w:author="Anees Shaikh" w:date="2013-10-07T01:10:00Z">
              <w:r>
                <w:t xml:space="preserve">                                    &lt;/xs:documentation&gt;</w:t>
              </w:r>
            </w:ins>
          </w:p>
          <w:p w14:paraId="3403AF34" w14:textId="77777777" w:rsidR="00874469" w:rsidRDefault="00874469" w:rsidP="00874469">
            <w:pPr>
              <w:pStyle w:val="XML1"/>
              <w:rPr>
                <w:ins w:id="14969" w:author="Anees Shaikh" w:date="2013-10-07T01:10:00Z"/>
              </w:rPr>
              <w:pPrChange w:id="14970" w:author="Anees Shaikh" w:date="2013-10-07T01:11:00Z">
                <w:pPr>
                  <w:pStyle w:val="XML1"/>
                </w:pPr>
              </w:pPrChange>
            </w:pPr>
            <w:ins w:id="14971" w:author="Anees Shaikh" w:date="2013-10-07T01:10:00Z">
              <w:r>
                <w:t xml:space="preserve">                                  &lt;/xs:annotation&gt;</w:t>
              </w:r>
            </w:ins>
          </w:p>
          <w:p w14:paraId="0C652394" w14:textId="77777777" w:rsidR="00874469" w:rsidRDefault="00874469" w:rsidP="00874469">
            <w:pPr>
              <w:pStyle w:val="XML1"/>
              <w:rPr>
                <w:ins w:id="14972" w:author="Anees Shaikh" w:date="2013-10-07T01:10:00Z"/>
              </w:rPr>
              <w:pPrChange w:id="14973" w:author="Anees Shaikh" w:date="2013-10-07T01:11:00Z">
                <w:pPr>
                  <w:pStyle w:val="XML1"/>
                </w:pPr>
              </w:pPrChange>
            </w:pPr>
            <w:ins w:id="14974" w:author="Anees Shaikh" w:date="2013-10-07T01:10:00Z">
              <w:r>
                <w:t xml:space="preserve">                                &lt;/xs:element&gt;</w:t>
              </w:r>
            </w:ins>
          </w:p>
          <w:p w14:paraId="1F129565" w14:textId="77777777" w:rsidR="00874469" w:rsidRDefault="00874469" w:rsidP="00874469">
            <w:pPr>
              <w:pStyle w:val="XML1"/>
              <w:rPr>
                <w:ins w:id="14975" w:author="Anees Shaikh" w:date="2013-10-07T01:10:00Z"/>
              </w:rPr>
              <w:pPrChange w:id="14976" w:author="Anees Shaikh" w:date="2013-10-07T01:11:00Z">
                <w:pPr>
                  <w:pStyle w:val="XML1"/>
                </w:pPr>
              </w:pPrChange>
            </w:pPr>
            <w:ins w:id="14977" w:author="Anees Shaikh" w:date="2013-10-07T01:10:00Z">
              <w:r>
                <w:t xml:space="preserve">                                &lt;xs:element name="port" minOccurs="0"  type="inet:port-number"&gt;</w:t>
              </w:r>
            </w:ins>
          </w:p>
          <w:p w14:paraId="26FA191D" w14:textId="77777777" w:rsidR="00874469" w:rsidRDefault="00874469" w:rsidP="00874469">
            <w:pPr>
              <w:pStyle w:val="XML1"/>
              <w:rPr>
                <w:ins w:id="14978" w:author="Anees Shaikh" w:date="2013-10-07T01:10:00Z"/>
              </w:rPr>
              <w:pPrChange w:id="14979" w:author="Anees Shaikh" w:date="2013-10-07T01:11:00Z">
                <w:pPr>
                  <w:pStyle w:val="XML1"/>
                </w:pPr>
              </w:pPrChange>
            </w:pPr>
            <w:ins w:id="14980" w:author="Anees Shaikh" w:date="2013-10-07T01:10:00Z">
              <w:r>
                <w:t xml:space="preserve">                                  &lt;xs:annotation&gt;</w:t>
              </w:r>
            </w:ins>
          </w:p>
          <w:p w14:paraId="63A223B5" w14:textId="77777777" w:rsidR="00874469" w:rsidRDefault="00874469" w:rsidP="00874469">
            <w:pPr>
              <w:pStyle w:val="XML1"/>
              <w:rPr>
                <w:ins w:id="14981" w:author="Anees Shaikh" w:date="2013-10-07T01:10:00Z"/>
              </w:rPr>
              <w:pPrChange w:id="14982" w:author="Anees Shaikh" w:date="2013-10-07T01:11:00Z">
                <w:pPr>
                  <w:pStyle w:val="XML1"/>
                </w:pPr>
              </w:pPrChange>
            </w:pPr>
            <w:ins w:id="14983" w:author="Anees Shaikh" w:date="2013-10-07T01:10:00Z">
              <w:r>
                <w:t xml:space="preserve">                                    &lt;xs:documentation&gt;</w:t>
              </w:r>
            </w:ins>
          </w:p>
          <w:p w14:paraId="5E40BD1B" w14:textId="77777777" w:rsidR="00874469" w:rsidRDefault="00874469" w:rsidP="00874469">
            <w:pPr>
              <w:pStyle w:val="XML1"/>
              <w:rPr>
                <w:ins w:id="14984" w:author="Anees Shaikh" w:date="2013-10-07T01:10:00Z"/>
              </w:rPr>
              <w:pPrChange w:id="14985" w:author="Anees Shaikh" w:date="2013-10-07T01:11:00Z">
                <w:pPr>
                  <w:pStyle w:val="XML1"/>
                </w:pPr>
              </w:pPrChange>
            </w:pPr>
            <w:ins w:id="14986" w:author="Anees Shaikh" w:date="2013-10-07T01:10:00Z">
              <w:r>
                <w:t xml:space="preserve">                                      The TCP port number at the OpenFlow Controller.  This port number is</w:t>
              </w:r>
            </w:ins>
          </w:p>
          <w:p w14:paraId="74A3934A" w14:textId="77777777" w:rsidR="00874469" w:rsidRDefault="00874469" w:rsidP="00874469">
            <w:pPr>
              <w:pStyle w:val="XML1"/>
              <w:rPr>
                <w:ins w:id="14987" w:author="Anees Shaikh" w:date="2013-10-07T01:10:00Z"/>
              </w:rPr>
              <w:pPrChange w:id="14988" w:author="Anees Shaikh" w:date="2013-10-07T01:11:00Z">
                <w:pPr>
                  <w:pStyle w:val="XML1"/>
                </w:pPr>
              </w:pPrChange>
            </w:pPr>
            <w:ins w:id="14989" w:author="Anees Shaikh" w:date="2013-10-07T01:10:00Z">
              <w:r>
                <w:t xml:space="preserve">                                             used by the OpenFlow Logical Switch when connecting to the</w:t>
              </w:r>
            </w:ins>
          </w:p>
          <w:p w14:paraId="42567FF5" w14:textId="77777777" w:rsidR="00874469" w:rsidRDefault="00874469" w:rsidP="00874469">
            <w:pPr>
              <w:pStyle w:val="XML1"/>
              <w:rPr>
                <w:ins w:id="14990" w:author="Anees Shaikh" w:date="2013-10-07T01:10:00Z"/>
              </w:rPr>
              <w:pPrChange w:id="14991" w:author="Anees Shaikh" w:date="2013-10-07T01:11:00Z">
                <w:pPr>
                  <w:pStyle w:val="XML1"/>
                </w:pPr>
              </w:pPrChange>
            </w:pPr>
            <w:ins w:id="14992" w:author="Anees Shaikh" w:date="2013-10-07T01:10:00Z">
              <w:r>
                <w:t xml:space="preserve">                                             OpenFlow Controller using TCP or TLS.  The default value is</w:t>
              </w:r>
            </w:ins>
          </w:p>
          <w:p w14:paraId="0B77C06F" w14:textId="77777777" w:rsidR="00874469" w:rsidRDefault="00874469" w:rsidP="00874469">
            <w:pPr>
              <w:pStyle w:val="XML1"/>
              <w:rPr>
                <w:ins w:id="14993" w:author="Anees Shaikh" w:date="2013-10-07T01:10:00Z"/>
              </w:rPr>
              <w:pPrChange w:id="14994" w:author="Anees Shaikh" w:date="2013-10-07T01:11:00Z">
                <w:pPr>
                  <w:pStyle w:val="XML1"/>
                </w:pPr>
              </w:pPrChange>
            </w:pPr>
            <w:ins w:id="14995" w:author="Anees Shaikh" w:date="2013-10-07T01:10:00Z">
              <w:r>
                <w:t xml:space="preserve">                                             6633.</w:t>
              </w:r>
            </w:ins>
          </w:p>
          <w:p w14:paraId="0C1E216B" w14:textId="77777777" w:rsidR="00874469" w:rsidRDefault="00874469" w:rsidP="00874469">
            <w:pPr>
              <w:pStyle w:val="XML1"/>
              <w:rPr>
                <w:ins w:id="14996" w:author="Anees Shaikh" w:date="2013-10-07T01:10:00Z"/>
              </w:rPr>
              <w:pPrChange w:id="14997" w:author="Anees Shaikh" w:date="2013-10-07T01:11:00Z">
                <w:pPr>
                  <w:pStyle w:val="XML1"/>
                </w:pPr>
              </w:pPrChange>
            </w:pPr>
            <w:ins w:id="14998" w:author="Anees Shaikh" w:date="2013-10-07T01:10:00Z">
              <w:r>
                <w:t xml:space="preserve">                                    &lt;/xs:documentation&gt;</w:t>
              </w:r>
            </w:ins>
          </w:p>
          <w:p w14:paraId="7AF4B719" w14:textId="77777777" w:rsidR="00874469" w:rsidRDefault="00874469" w:rsidP="00874469">
            <w:pPr>
              <w:pStyle w:val="XML1"/>
              <w:rPr>
                <w:ins w:id="14999" w:author="Anees Shaikh" w:date="2013-10-07T01:10:00Z"/>
              </w:rPr>
              <w:pPrChange w:id="15000" w:author="Anees Shaikh" w:date="2013-10-07T01:11:00Z">
                <w:pPr>
                  <w:pStyle w:val="XML1"/>
                </w:pPr>
              </w:pPrChange>
            </w:pPr>
            <w:ins w:id="15001" w:author="Anees Shaikh" w:date="2013-10-07T01:10:00Z">
              <w:r>
                <w:t xml:space="preserve">                                  &lt;/xs:annotation&gt;</w:t>
              </w:r>
            </w:ins>
          </w:p>
          <w:p w14:paraId="192120E3" w14:textId="77777777" w:rsidR="00874469" w:rsidRDefault="00874469" w:rsidP="00874469">
            <w:pPr>
              <w:pStyle w:val="XML1"/>
              <w:rPr>
                <w:ins w:id="15002" w:author="Anees Shaikh" w:date="2013-10-07T01:10:00Z"/>
              </w:rPr>
              <w:pPrChange w:id="15003" w:author="Anees Shaikh" w:date="2013-10-07T01:11:00Z">
                <w:pPr>
                  <w:pStyle w:val="XML1"/>
                </w:pPr>
              </w:pPrChange>
            </w:pPr>
            <w:ins w:id="15004" w:author="Anees Shaikh" w:date="2013-10-07T01:10:00Z">
              <w:r>
                <w:t xml:space="preserve">                                &lt;/xs:element&gt;</w:t>
              </w:r>
            </w:ins>
          </w:p>
          <w:p w14:paraId="26F76009" w14:textId="77777777" w:rsidR="00874469" w:rsidRDefault="00874469" w:rsidP="00874469">
            <w:pPr>
              <w:pStyle w:val="XML1"/>
              <w:rPr>
                <w:ins w:id="15005" w:author="Anees Shaikh" w:date="2013-10-07T01:10:00Z"/>
              </w:rPr>
              <w:pPrChange w:id="15006" w:author="Anees Shaikh" w:date="2013-10-07T01:11:00Z">
                <w:pPr>
                  <w:pStyle w:val="XML1"/>
                </w:pPr>
              </w:pPrChange>
            </w:pPr>
            <w:ins w:id="15007" w:author="Anees Shaikh" w:date="2013-10-07T01:10:00Z">
              <w:r>
                <w:t xml:space="preserve">                                &lt;xs:element name="local-ip-address" minOccurs="0"  type="inet:ip-address"&gt;</w:t>
              </w:r>
            </w:ins>
          </w:p>
          <w:p w14:paraId="7B2BFC41" w14:textId="77777777" w:rsidR="00874469" w:rsidRDefault="00874469" w:rsidP="00874469">
            <w:pPr>
              <w:pStyle w:val="XML1"/>
              <w:rPr>
                <w:ins w:id="15008" w:author="Anees Shaikh" w:date="2013-10-07T01:10:00Z"/>
              </w:rPr>
              <w:pPrChange w:id="15009" w:author="Anees Shaikh" w:date="2013-10-07T01:11:00Z">
                <w:pPr>
                  <w:pStyle w:val="XML1"/>
                </w:pPr>
              </w:pPrChange>
            </w:pPr>
            <w:ins w:id="15010" w:author="Anees Shaikh" w:date="2013-10-07T01:10:00Z">
              <w:r>
                <w:t xml:space="preserve">                                  &lt;xs:annotation&gt;</w:t>
              </w:r>
            </w:ins>
          </w:p>
          <w:p w14:paraId="61793249" w14:textId="77777777" w:rsidR="00874469" w:rsidRDefault="00874469" w:rsidP="00874469">
            <w:pPr>
              <w:pStyle w:val="XML1"/>
              <w:rPr>
                <w:ins w:id="15011" w:author="Anees Shaikh" w:date="2013-10-07T01:10:00Z"/>
              </w:rPr>
              <w:pPrChange w:id="15012" w:author="Anees Shaikh" w:date="2013-10-07T01:11:00Z">
                <w:pPr>
                  <w:pStyle w:val="XML1"/>
                </w:pPr>
              </w:pPrChange>
            </w:pPr>
            <w:ins w:id="15013" w:author="Anees Shaikh" w:date="2013-10-07T01:10:00Z">
              <w:r>
                <w:t xml:space="preserve">                                    &lt;xs:documentation&gt;</w:t>
              </w:r>
            </w:ins>
          </w:p>
          <w:p w14:paraId="018B1149" w14:textId="77777777" w:rsidR="00874469" w:rsidRDefault="00874469" w:rsidP="00874469">
            <w:pPr>
              <w:pStyle w:val="XML1"/>
              <w:rPr>
                <w:ins w:id="15014" w:author="Anees Shaikh" w:date="2013-10-07T01:10:00Z"/>
              </w:rPr>
              <w:pPrChange w:id="15015" w:author="Anees Shaikh" w:date="2013-10-07T01:11:00Z">
                <w:pPr>
                  <w:pStyle w:val="XML1"/>
                </w:pPr>
              </w:pPrChange>
            </w:pPr>
            <w:ins w:id="15016" w:author="Anees Shaikh" w:date="2013-10-07T01:10:00Z">
              <w:r>
                <w:t xml:space="preserve">                                      The local IP address of the OpenFlow Logical Switch when connecting to</w:t>
              </w:r>
            </w:ins>
          </w:p>
          <w:p w14:paraId="4F22CD2C" w14:textId="77777777" w:rsidR="00874469" w:rsidRDefault="00874469" w:rsidP="00874469">
            <w:pPr>
              <w:pStyle w:val="XML1"/>
              <w:rPr>
                <w:ins w:id="15017" w:author="Anees Shaikh" w:date="2013-10-07T01:10:00Z"/>
              </w:rPr>
              <w:pPrChange w:id="15018" w:author="Anees Shaikh" w:date="2013-10-07T01:11:00Z">
                <w:pPr>
                  <w:pStyle w:val="XML1"/>
                </w:pPr>
              </w:pPrChange>
            </w:pPr>
            <w:ins w:id="15019" w:author="Anees Shaikh" w:date="2013-10-07T01:10:00Z">
              <w:r>
                <w:t xml:space="preserve">                                            this OpenFlow Controller.  It is the source IP address of</w:t>
              </w:r>
            </w:ins>
          </w:p>
          <w:p w14:paraId="0525FEE9" w14:textId="77777777" w:rsidR="00874469" w:rsidRDefault="00874469" w:rsidP="00874469">
            <w:pPr>
              <w:pStyle w:val="XML1"/>
              <w:rPr>
                <w:ins w:id="15020" w:author="Anees Shaikh" w:date="2013-10-07T01:10:00Z"/>
              </w:rPr>
              <w:pPrChange w:id="15021" w:author="Anees Shaikh" w:date="2013-10-07T01:11:00Z">
                <w:pPr>
                  <w:pStyle w:val="XML1"/>
                </w:pPr>
              </w:pPrChange>
            </w:pPr>
            <w:ins w:id="15022" w:author="Anees Shaikh" w:date="2013-10-07T01:10:00Z">
              <w:r>
                <w:t xml:space="preserve">                                            packets sent to this OpenFlow Controller.  If present, this</w:t>
              </w:r>
            </w:ins>
          </w:p>
          <w:p w14:paraId="1DB0DB22" w14:textId="77777777" w:rsidR="00874469" w:rsidRDefault="00874469" w:rsidP="00874469">
            <w:pPr>
              <w:pStyle w:val="XML1"/>
              <w:rPr>
                <w:ins w:id="15023" w:author="Anees Shaikh" w:date="2013-10-07T01:10:00Z"/>
              </w:rPr>
              <w:pPrChange w:id="15024" w:author="Anees Shaikh" w:date="2013-10-07T01:11:00Z">
                <w:pPr>
                  <w:pStyle w:val="XML1"/>
                </w:pPr>
              </w:pPrChange>
            </w:pPr>
            <w:ins w:id="15025" w:author="Anees Shaikh" w:date="2013-10-07T01:10:00Z">
              <w:r>
                <w:t xml:space="preserve">                                            element overrides any default IP address.</w:t>
              </w:r>
            </w:ins>
          </w:p>
          <w:p w14:paraId="24D35A74" w14:textId="77777777" w:rsidR="00874469" w:rsidRDefault="00874469" w:rsidP="00874469">
            <w:pPr>
              <w:pStyle w:val="XML1"/>
              <w:rPr>
                <w:ins w:id="15026" w:author="Anees Shaikh" w:date="2013-10-07T01:10:00Z"/>
              </w:rPr>
              <w:pPrChange w:id="15027" w:author="Anees Shaikh" w:date="2013-10-07T01:11:00Z">
                <w:pPr>
                  <w:pStyle w:val="XML1"/>
                </w:pPr>
              </w:pPrChange>
            </w:pPr>
            <w:ins w:id="15028" w:author="Anees Shaikh" w:date="2013-10-07T01:10:00Z">
              <w:r>
                <w:t xml:space="preserve">                                            </w:t>
              </w:r>
            </w:ins>
          </w:p>
          <w:p w14:paraId="5B41E955" w14:textId="77777777" w:rsidR="00874469" w:rsidRDefault="00874469" w:rsidP="00874469">
            <w:pPr>
              <w:pStyle w:val="XML1"/>
              <w:rPr>
                <w:ins w:id="15029" w:author="Anees Shaikh" w:date="2013-10-07T01:10:00Z"/>
              </w:rPr>
              <w:pPrChange w:id="15030" w:author="Anees Shaikh" w:date="2013-10-07T01:11:00Z">
                <w:pPr>
                  <w:pStyle w:val="XML1"/>
                </w:pPr>
              </w:pPrChange>
            </w:pPr>
            <w:ins w:id="15031" w:author="Anees Shaikh" w:date="2013-10-07T01:10:00Z">
              <w:r>
                <w:t xml:space="preserve">                                            This element is optional. Attempts to set this element to an IP</w:t>
              </w:r>
            </w:ins>
          </w:p>
          <w:p w14:paraId="0AA14FE1" w14:textId="77777777" w:rsidR="00874469" w:rsidRDefault="00874469" w:rsidP="00874469">
            <w:pPr>
              <w:pStyle w:val="XML1"/>
              <w:rPr>
                <w:ins w:id="15032" w:author="Anees Shaikh" w:date="2013-10-07T01:10:00Z"/>
              </w:rPr>
              <w:pPrChange w:id="15033" w:author="Anees Shaikh" w:date="2013-10-07T01:11:00Z">
                <w:pPr>
                  <w:pStyle w:val="XML1"/>
                </w:pPr>
              </w:pPrChange>
            </w:pPr>
            <w:ins w:id="15034" w:author="Anees Shaikh" w:date="2013-10-07T01:10:00Z">
              <w:r>
                <w:t xml:space="preserve">                                            address that cannot be used by the OpenFlow Logical Switch MUST</w:t>
              </w:r>
            </w:ins>
          </w:p>
          <w:p w14:paraId="698210BA" w14:textId="77777777" w:rsidR="00874469" w:rsidRDefault="00874469" w:rsidP="00874469">
            <w:pPr>
              <w:pStyle w:val="XML1"/>
              <w:rPr>
                <w:ins w:id="15035" w:author="Anees Shaikh" w:date="2013-10-07T01:10:00Z"/>
              </w:rPr>
              <w:pPrChange w:id="15036" w:author="Anees Shaikh" w:date="2013-10-07T01:11:00Z">
                <w:pPr>
                  <w:pStyle w:val="XML1"/>
                </w:pPr>
              </w:pPrChange>
            </w:pPr>
            <w:ins w:id="15037" w:author="Anees Shaikh" w:date="2013-10-07T01:10:00Z">
              <w:r>
                <w:t xml:space="preserve">                                            result in an 'bad-element' error with type 'application'. The</w:t>
              </w:r>
            </w:ins>
          </w:p>
          <w:p w14:paraId="3DC88CEE" w14:textId="77777777" w:rsidR="00874469" w:rsidRDefault="00874469" w:rsidP="00874469">
            <w:pPr>
              <w:pStyle w:val="XML1"/>
              <w:rPr>
                <w:ins w:id="15038" w:author="Anees Shaikh" w:date="2013-10-07T01:10:00Z"/>
              </w:rPr>
              <w:pPrChange w:id="15039" w:author="Anees Shaikh" w:date="2013-10-07T01:11:00Z">
                <w:pPr>
                  <w:pStyle w:val="XML1"/>
                </w:pPr>
              </w:pPrChange>
            </w:pPr>
            <w:ins w:id="15040" w:author="Anees Shaikh" w:date="2013-10-07T01:10:00Z">
              <w:r>
                <w:t xml:space="preserve">                                            &amp;lt;error-info&amp;gt; element MUST contain the name of this element in</w:t>
              </w:r>
            </w:ins>
          </w:p>
          <w:p w14:paraId="51D36CBD" w14:textId="77777777" w:rsidR="00874469" w:rsidRDefault="00874469" w:rsidP="00874469">
            <w:pPr>
              <w:pStyle w:val="XML1"/>
              <w:rPr>
                <w:ins w:id="15041" w:author="Anees Shaikh" w:date="2013-10-07T01:10:00Z"/>
              </w:rPr>
              <w:pPrChange w:id="15042" w:author="Anees Shaikh" w:date="2013-10-07T01:11:00Z">
                <w:pPr>
                  <w:pStyle w:val="XML1"/>
                </w:pPr>
              </w:pPrChange>
            </w:pPr>
            <w:ins w:id="15043" w:author="Anees Shaikh" w:date="2013-10-07T01:10:00Z">
              <w:r>
                <w:t xml:space="preserve">                                            the &amp;lt;bad-element&amp;gt; element.</w:t>
              </w:r>
            </w:ins>
          </w:p>
          <w:p w14:paraId="36FF662D" w14:textId="77777777" w:rsidR="00874469" w:rsidRDefault="00874469" w:rsidP="00874469">
            <w:pPr>
              <w:pStyle w:val="XML1"/>
              <w:rPr>
                <w:ins w:id="15044" w:author="Anees Shaikh" w:date="2013-10-07T01:10:00Z"/>
              </w:rPr>
              <w:pPrChange w:id="15045" w:author="Anees Shaikh" w:date="2013-10-07T01:11:00Z">
                <w:pPr>
                  <w:pStyle w:val="XML1"/>
                </w:pPr>
              </w:pPrChange>
            </w:pPr>
            <w:ins w:id="15046" w:author="Anees Shaikh" w:date="2013-10-07T01:10:00Z">
              <w:r>
                <w:t xml:space="preserve">                                    &lt;/xs:documentation&gt;</w:t>
              </w:r>
            </w:ins>
          </w:p>
          <w:p w14:paraId="7EFFAC2D" w14:textId="77777777" w:rsidR="00874469" w:rsidRDefault="00874469" w:rsidP="00874469">
            <w:pPr>
              <w:pStyle w:val="XML1"/>
              <w:rPr>
                <w:ins w:id="15047" w:author="Anees Shaikh" w:date="2013-10-07T01:10:00Z"/>
              </w:rPr>
              <w:pPrChange w:id="15048" w:author="Anees Shaikh" w:date="2013-10-07T01:11:00Z">
                <w:pPr>
                  <w:pStyle w:val="XML1"/>
                </w:pPr>
              </w:pPrChange>
            </w:pPr>
            <w:ins w:id="15049" w:author="Anees Shaikh" w:date="2013-10-07T01:10:00Z">
              <w:r>
                <w:t xml:space="preserve">                                  &lt;/xs:annotation&gt;</w:t>
              </w:r>
            </w:ins>
          </w:p>
          <w:p w14:paraId="317D46C4" w14:textId="77777777" w:rsidR="00874469" w:rsidRDefault="00874469" w:rsidP="00874469">
            <w:pPr>
              <w:pStyle w:val="XML1"/>
              <w:rPr>
                <w:ins w:id="15050" w:author="Anees Shaikh" w:date="2013-10-07T01:10:00Z"/>
              </w:rPr>
              <w:pPrChange w:id="15051" w:author="Anees Shaikh" w:date="2013-10-07T01:11:00Z">
                <w:pPr>
                  <w:pStyle w:val="XML1"/>
                </w:pPr>
              </w:pPrChange>
            </w:pPr>
            <w:ins w:id="15052" w:author="Anees Shaikh" w:date="2013-10-07T01:10:00Z">
              <w:r>
                <w:t xml:space="preserve">                                &lt;/xs:element&gt;</w:t>
              </w:r>
            </w:ins>
          </w:p>
          <w:p w14:paraId="2E108FF7" w14:textId="77777777" w:rsidR="00874469" w:rsidRDefault="00874469" w:rsidP="00874469">
            <w:pPr>
              <w:pStyle w:val="XML1"/>
              <w:rPr>
                <w:ins w:id="15053" w:author="Anees Shaikh" w:date="2013-10-07T01:10:00Z"/>
              </w:rPr>
              <w:pPrChange w:id="15054" w:author="Anees Shaikh" w:date="2013-10-07T01:11:00Z">
                <w:pPr>
                  <w:pStyle w:val="XML1"/>
                </w:pPr>
              </w:pPrChange>
            </w:pPr>
            <w:ins w:id="15055" w:author="Anees Shaikh" w:date="2013-10-07T01:10:00Z">
              <w:r>
                <w:t xml:space="preserve">                                &lt;xs:element name="local-port" minOccurs="0"  type="inet:port-number"&gt;</w:t>
              </w:r>
            </w:ins>
          </w:p>
          <w:p w14:paraId="4C6FCA80" w14:textId="77777777" w:rsidR="00874469" w:rsidRDefault="00874469" w:rsidP="00874469">
            <w:pPr>
              <w:pStyle w:val="XML1"/>
              <w:rPr>
                <w:ins w:id="15056" w:author="Anees Shaikh" w:date="2013-10-07T01:10:00Z"/>
              </w:rPr>
              <w:pPrChange w:id="15057" w:author="Anees Shaikh" w:date="2013-10-07T01:11:00Z">
                <w:pPr>
                  <w:pStyle w:val="XML1"/>
                </w:pPr>
              </w:pPrChange>
            </w:pPr>
            <w:ins w:id="15058" w:author="Anees Shaikh" w:date="2013-10-07T01:10:00Z">
              <w:r>
                <w:lastRenderedPageBreak/>
                <w:t xml:space="preserve">                                  &lt;xs:annotation&gt;</w:t>
              </w:r>
            </w:ins>
          </w:p>
          <w:p w14:paraId="77B86D2F" w14:textId="77777777" w:rsidR="00874469" w:rsidRDefault="00874469" w:rsidP="00874469">
            <w:pPr>
              <w:pStyle w:val="XML1"/>
              <w:rPr>
                <w:ins w:id="15059" w:author="Anees Shaikh" w:date="2013-10-07T01:10:00Z"/>
              </w:rPr>
              <w:pPrChange w:id="15060" w:author="Anees Shaikh" w:date="2013-10-07T01:11:00Z">
                <w:pPr>
                  <w:pStyle w:val="XML1"/>
                </w:pPr>
              </w:pPrChange>
            </w:pPr>
            <w:ins w:id="15061" w:author="Anees Shaikh" w:date="2013-10-07T01:10:00Z">
              <w:r>
                <w:t xml:space="preserve">                                    &lt;xs:documentation&gt;</w:t>
              </w:r>
            </w:ins>
          </w:p>
          <w:p w14:paraId="7941985C" w14:textId="77777777" w:rsidR="00874469" w:rsidRDefault="00874469" w:rsidP="00874469">
            <w:pPr>
              <w:pStyle w:val="XML1"/>
              <w:rPr>
                <w:ins w:id="15062" w:author="Anees Shaikh" w:date="2013-10-07T01:10:00Z"/>
              </w:rPr>
              <w:pPrChange w:id="15063" w:author="Anees Shaikh" w:date="2013-10-07T01:11:00Z">
                <w:pPr>
                  <w:pStyle w:val="XML1"/>
                </w:pPr>
              </w:pPrChange>
            </w:pPr>
            <w:ins w:id="15064" w:author="Anees Shaikh" w:date="2013-10-07T01:10:00Z">
              <w:r>
                <w:t xml:space="preserve">                                      The local TCP port number of the OpenFlow Logical Switch when connecting</w:t>
              </w:r>
            </w:ins>
          </w:p>
          <w:p w14:paraId="647EFE07" w14:textId="77777777" w:rsidR="00874469" w:rsidRDefault="00874469" w:rsidP="00874469">
            <w:pPr>
              <w:pStyle w:val="XML1"/>
              <w:rPr>
                <w:ins w:id="15065" w:author="Anees Shaikh" w:date="2013-10-07T01:10:00Z"/>
              </w:rPr>
              <w:pPrChange w:id="15066" w:author="Anees Shaikh" w:date="2013-10-07T01:11:00Z">
                <w:pPr>
                  <w:pStyle w:val="XML1"/>
                </w:pPr>
              </w:pPrChange>
            </w:pPr>
            <w:ins w:id="15067" w:author="Anees Shaikh" w:date="2013-10-07T01:10:00Z">
              <w:r>
                <w:t xml:space="preserve">                                             to this OpenFlow Controller.  It is the source TCP port number</w:t>
              </w:r>
            </w:ins>
          </w:p>
          <w:p w14:paraId="76E42F14" w14:textId="77777777" w:rsidR="00874469" w:rsidRDefault="00874469" w:rsidP="00874469">
            <w:pPr>
              <w:pStyle w:val="XML1"/>
              <w:rPr>
                <w:ins w:id="15068" w:author="Anees Shaikh" w:date="2013-10-07T01:10:00Z"/>
              </w:rPr>
              <w:pPrChange w:id="15069" w:author="Anees Shaikh" w:date="2013-10-07T01:11:00Z">
                <w:pPr>
                  <w:pStyle w:val="XML1"/>
                </w:pPr>
              </w:pPrChange>
            </w:pPr>
            <w:ins w:id="15070" w:author="Anees Shaikh" w:date="2013-10-07T01:10:00Z">
              <w:r>
                <w:t xml:space="preserve">                                             of packets sent to this OpenFlow Controller.  If this element is</w:t>
              </w:r>
            </w:ins>
          </w:p>
          <w:p w14:paraId="2AEEF89F" w14:textId="77777777" w:rsidR="00874469" w:rsidRDefault="00874469" w:rsidP="00874469">
            <w:pPr>
              <w:pStyle w:val="XML1"/>
              <w:rPr>
                <w:ins w:id="15071" w:author="Anees Shaikh" w:date="2013-10-07T01:10:00Z"/>
              </w:rPr>
              <w:pPrChange w:id="15072" w:author="Anees Shaikh" w:date="2013-10-07T01:11:00Z">
                <w:pPr>
                  <w:pStyle w:val="XML1"/>
                </w:pPr>
              </w:pPrChange>
            </w:pPr>
            <w:ins w:id="15073" w:author="Anees Shaikh" w:date="2013-10-07T01:10:00Z">
              <w:r>
                <w:t xml:space="preserve">                                             not present, then the port number is chosen arbitrarily by the</w:t>
              </w:r>
            </w:ins>
          </w:p>
          <w:p w14:paraId="2CC4A409" w14:textId="77777777" w:rsidR="00874469" w:rsidRDefault="00874469" w:rsidP="00874469">
            <w:pPr>
              <w:pStyle w:val="XML1"/>
              <w:rPr>
                <w:ins w:id="15074" w:author="Anees Shaikh" w:date="2013-10-07T01:10:00Z"/>
              </w:rPr>
              <w:pPrChange w:id="15075" w:author="Anees Shaikh" w:date="2013-10-07T01:11:00Z">
                <w:pPr>
                  <w:pStyle w:val="XML1"/>
                </w:pPr>
              </w:pPrChange>
            </w:pPr>
            <w:ins w:id="15076" w:author="Anees Shaikh" w:date="2013-10-07T01:10:00Z">
              <w:r>
                <w:t xml:space="preserve">                                             OpenFlow Logical Switch.</w:t>
              </w:r>
            </w:ins>
          </w:p>
          <w:p w14:paraId="0ED5B08F" w14:textId="77777777" w:rsidR="00874469" w:rsidRDefault="00874469" w:rsidP="00874469">
            <w:pPr>
              <w:pStyle w:val="XML1"/>
              <w:rPr>
                <w:ins w:id="15077" w:author="Anees Shaikh" w:date="2013-10-07T01:10:00Z"/>
              </w:rPr>
              <w:pPrChange w:id="15078" w:author="Anees Shaikh" w:date="2013-10-07T01:11:00Z">
                <w:pPr>
                  <w:pStyle w:val="XML1"/>
                </w:pPr>
              </w:pPrChange>
            </w:pPr>
            <w:ins w:id="15079" w:author="Anees Shaikh" w:date="2013-10-07T01:10:00Z">
              <w:r>
                <w:t xml:space="preserve">                                          </w:t>
              </w:r>
            </w:ins>
          </w:p>
          <w:p w14:paraId="36E315C6" w14:textId="77777777" w:rsidR="00874469" w:rsidRDefault="00874469" w:rsidP="00874469">
            <w:pPr>
              <w:pStyle w:val="XML1"/>
              <w:rPr>
                <w:ins w:id="15080" w:author="Anees Shaikh" w:date="2013-10-07T01:10:00Z"/>
              </w:rPr>
              <w:pPrChange w:id="15081" w:author="Anees Shaikh" w:date="2013-10-07T01:11:00Z">
                <w:pPr>
                  <w:pStyle w:val="XML1"/>
                </w:pPr>
              </w:pPrChange>
            </w:pPr>
            <w:ins w:id="15082" w:author="Anees Shaikh" w:date="2013-10-07T01:10:00Z">
              <w:r>
                <w:t xml:space="preserve">                                             This element is optional. Attempts to set this element to a</w:t>
              </w:r>
            </w:ins>
          </w:p>
          <w:p w14:paraId="40C70CC5" w14:textId="77777777" w:rsidR="00874469" w:rsidRDefault="00874469" w:rsidP="00874469">
            <w:pPr>
              <w:pStyle w:val="XML1"/>
              <w:rPr>
                <w:ins w:id="15083" w:author="Anees Shaikh" w:date="2013-10-07T01:10:00Z"/>
              </w:rPr>
              <w:pPrChange w:id="15084" w:author="Anees Shaikh" w:date="2013-10-07T01:11:00Z">
                <w:pPr>
                  <w:pStyle w:val="XML1"/>
                </w:pPr>
              </w:pPrChange>
            </w:pPr>
            <w:ins w:id="15085" w:author="Anees Shaikh" w:date="2013-10-07T01:10:00Z">
              <w:r>
                <w:t xml:space="preserve">                                             port number that cannot be used by the OpenFlow Logical</w:t>
              </w:r>
            </w:ins>
          </w:p>
          <w:p w14:paraId="2F41B21E" w14:textId="77777777" w:rsidR="00874469" w:rsidRDefault="00874469" w:rsidP="00874469">
            <w:pPr>
              <w:pStyle w:val="XML1"/>
              <w:rPr>
                <w:ins w:id="15086" w:author="Anees Shaikh" w:date="2013-10-07T01:10:00Z"/>
              </w:rPr>
              <w:pPrChange w:id="15087" w:author="Anees Shaikh" w:date="2013-10-07T01:11:00Z">
                <w:pPr>
                  <w:pStyle w:val="XML1"/>
                </w:pPr>
              </w:pPrChange>
            </w:pPr>
            <w:ins w:id="15088" w:author="Anees Shaikh" w:date="2013-10-07T01:10:00Z">
              <w:r>
                <w:t xml:space="preserve">                                             Switch MUST result in an 'bad-element' error with type</w:t>
              </w:r>
            </w:ins>
          </w:p>
          <w:p w14:paraId="065AE67E" w14:textId="77777777" w:rsidR="00874469" w:rsidRDefault="00874469" w:rsidP="00874469">
            <w:pPr>
              <w:pStyle w:val="XML1"/>
              <w:rPr>
                <w:ins w:id="15089" w:author="Anees Shaikh" w:date="2013-10-07T01:10:00Z"/>
              </w:rPr>
              <w:pPrChange w:id="15090" w:author="Anees Shaikh" w:date="2013-10-07T01:11:00Z">
                <w:pPr>
                  <w:pStyle w:val="XML1"/>
                </w:pPr>
              </w:pPrChange>
            </w:pPr>
            <w:ins w:id="15091" w:author="Anees Shaikh" w:date="2013-10-07T01:10:00Z">
              <w:r>
                <w:t xml:space="preserve">                                             'application'. The &amp;lt;error-info&amp;gt; element MUST contain the</w:t>
              </w:r>
            </w:ins>
          </w:p>
          <w:p w14:paraId="68492F16" w14:textId="77777777" w:rsidR="00874469" w:rsidRDefault="00874469" w:rsidP="00874469">
            <w:pPr>
              <w:pStyle w:val="XML1"/>
              <w:rPr>
                <w:ins w:id="15092" w:author="Anees Shaikh" w:date="2013-10-07T01:10:00Z"/>
              </w:rPr>
              <w:pPrChange w:id="15093" w:author="Anees Shaikh" w:date="2013-10-07T01:11:00Z">
                <w:pPr>
                  <w:pStyle w:val="XML1"/>
                </w:pPr>
              </w:pPrChange>
            </w:pPr>
            <w:ins w:id="15094" w:author="Anees Shaikh" w:date="2013-10-07T01:10:00Z">
              <w:r>
                <w:t xml:space="preserve">                                             name of this element in the &amp;lt;bad-element&amp;gt; element.</w:t>
              </w:r>
            </w:ins>
          </w:p>
          <w:p w14:paraId="5AA04B7D" w14:textId="77777777" w:rsidR="00874469" w:rsidRDefault="00874469" w:rsidP="00874469">
            <w:pPr>
              <w:pStyle w:val="XML1"/>
              <w:rPr>
                <w:ins w:id="15095" w:author="Anees Shaikh" w:date="2013-10-07T01:10:00Z"/>
              </w:rPr>
              <w:pPrChange w:id="15096" w:author="Anees Shaikh" w:date="2013-10-07T01:11:00Z">
                <w:pPr>
                  <w:pStyle w:val="XML1"/>
                </w:pPr>
              </w:pPrChange>
            </w:pPr>
            <w:ins w:id="15097" w:author="Anees Shaikh" w:date="2013-10-07T01:10:00Z">
              <w:r>
                <w:t xml:space="preserve">                                    &lt;/xs:documentation&gt;</w:t>
              </w:r>
            </w:ins>
          </w:p>
          <w:p w14:paraId="527CD4D9" w14:textId="77777777" w:rsidR="00874469" w:rsidRDefault="00874469" w:rsidP="00874469">
            <w:pPr>
              <w:pStyle w:val="XML1"/>
              <w:rPr>
                <w:ins w:id="15098" w:author="Anees Shaikh" w:date="2013-10-07T01:10:00Z"/>
              </w:rPr>
              <w:pPrChange w:id="15099" w:author="Anees Shaikh" w:date="2013-10-07T01:11:00Z">
                <w:pPr>
                  <w:pStyle w:val="XML1"/>
                </w:pPr>
              </w:pPrChange>
            </w:pPr>
            <w:ins w:id="15100" w:author="Anees Shaikh" w:date="2013-10-07T01:10:00Z">
              <w:r>
                <w:t xml:space="preserve">                                  &lt;/xs:annotation&gt;</w:t>
              </w:r>
            </w:ins>
          </w:p>
          <w:p w14:paraId="19FE6BE4" w14:textId="77777777" w:rsidR="00874469" w:rsidRDefault="00874469" w:rsidP="00874469">
            <w:pPr>
              <w:pStyle w:val="XML1"/>
              <w:rPr>
                <w:ins w:id="15101" w:author="Anees Shaikh" w:date="2013-10-07T01:10:00Z"/>
              </w:rPr>
              <w:pPrChange w:id="15102" w:author="Anees Shaikh" w:date="2013-10-07T01:11:00Z">
                <w:pPr>
                  <w:pStyle w:val="XML1"/>
                </w:pPr>
              </w:pPrChange>
            </w:pPr>
            <w:ins w:id="15103" w:author="Anees Shaikh" w:date="2013-10-07T01:10:00Z">
              <w:r>
                <w:t xml:space="preserve">                                &lt;/xs:element&gt;</w:t>
              </w:r>
            </w:ins>
          </w:p>
          <w:p w14:paraId="507DC240" w14:textId="77777777" w:rsidR="00874469" w:rsidRDefault="00874469" w:rsidP="00874469">
            <w:pPr>
              <w:pStyle w:val="XML1"/>
              <w:rPr>
                <w:ins w:id="15104" w:author="Anees Shaikh" w:date="2013-10-07T01:10:00Z"/>
              </w:rPr>
              <w:pPrChange w:id="15105" w:author="Anees Shaikh" w:date="2013-10-07T01:11:00Z">
                <w:pPr>
                  <w:pStyle w:val="XML1"/>
                </w:pPr>
              </w:pPrChange>
            </w:pPr>
            <w:ins w:id="15106" w:author="Anees Shaikh" w:date="2013-10-07T01:10:00Z">
              <w:r>
                <w:t xml:space="preserve">                                &lt;xs:element name="protocol" minOccurs="0"&gt;</w:t>
              </w:r>
            </w:ins>
          </w:p>
          <w:p w14:paraId="0391E27A" w14:textId="77777777" w:rsidR="00874469" w:rsidRDefault="00874469" w:rsidP="00874469">
            <w:pPr>
              <w:pStyle w:val="XML1"/>
              <w:rPr>
                <w:ins w:id="15107" w:author="Anees Shaikh" w:date="2013-10-07T01:10:00Z"/>
              </w:rPr>
              <w:pPrChange w:id="15108" w:author="Anees Shaikh" w:date="2013-10-07T01:11:00Z">
                <w:pPr>
                  <w:pStyle w:val="XML1"/>
                </w:pPr>
              </w:pPrChange>
            </w:pPr>
            <w:ins w:id="15109" w:author="Anees Shaikh" w:date="2013-10-07T01:10:00Z">
              <w:r>
                <w:t xml:space="preserve">                                  &lt;xs:annotation&gt;</w:t>
              </w:r>
            </w:ins>
          </w:p>
          <w:p w14:paraId="0EAA11E7" w14:textId="77777777" w:rsidR="00874469" w:rsidRDefault="00874469" w:rsidP="00874469">
            <w:pPr>
              <w:pStyle w:val="XML1"/>
              <w:rPr>
                <w:ins w:id="15110" w:author="Anees Shaikh" w:date="2013-10-07T01:10:00Z"/>
              </w:rPr>
              <w:pPrChange w:id="15111" w:author="Anees Shaikh" w:date="2013-10-07T01:11:00Z">
                <w:pPr>
                  <w:pStyle w:val="XML1"/>
                </w:pPr>
              </w:pPrChange>
            </w:pPr>
            <w:ins w:id="15112" w:author="Anees Shaikh" w:date="2013-10-07T01:10:00Z">
              <w:r>
                <w:t xml:space="preserve">                                    &lt;xs:documentation&gt;</w:t>
              </w:r>
            </w:ins>
          </w:p>
          <w:p w14:paraId="2D7D8B82" w14:textId="77777777" w:rsidR="00874469" w:rsidRDefault="00874469" w:rsidP="00874469">
            <w:pPr>
              <w:pStyle w:val="XML1"/>
              <w:rPr>
                <w:ins w:id="15113" w:author="Anees Shaikh" w:date="2013-10-07T01:10:00Z"/>
              </w:rPr>
              <w:pPrChange w:id="15114" w:author="Anees Shaikh" w:date="2013-10-07T01:11:00Z">
                <w:pPr>
                  <w:pStyle w:val="XML1"/>
                </w:pPr>
              </w:pPrChange>
            </w:pPr>
            <w:ins w:id="15115" w:author="Anees Shaikh" w:date="2013-10-07T01:10:00Z">
              <w:r>
                <w:t xml:space="preserve">                                      The default protocol that the OpenFlow Logical Switch uses to connect to</w:t>
              </w:r>
            </w:ins>
          </w:p>
          <w:p w14:paraId="445DC3BB" w14:textId="77777777" w:rsidR="00874469" w:rsidRDefault="00874469" w:rsidP="00874469">
            <w:pPr>
              <w:pStyle w:val="XML1"/>
              <w:rPr>
                <w:ins w:id="15116" w:author="Anees Shaikh" w:date="2013-10-07T01:10:00Z"/>
              </w:rPr>
              <w:pPrChange w:id="15117" w:author="Anees Shaikh" w:date="2013-10-07T01:11:00Z">
                <w:pPr>
                  <w:pStyle w:val="XML1"/>
                </w:pPr>
              </w:pPrChange>
            </w:pPr>
            <w:ins w:id="15118" w:author="Anees Shaikh" w:date="2013-10-07T01:10:00Z">
              <w:r>
                <w:t xml:space="preserve">                                             this OpenFlow Controller.</w:t>
              </w:r>
            </w:ins>
          </w:p>
          <w:p w14:paraId="5C2ABE0A" w14:textId="77777777" w:rsidR="00874469" w:rsidRDefault="00874469" w:rsidP="00874469">
            <w:pPr>
              <w:pStyle w:val="XML1"/>
              <w:rPr>
                <w:ins w:id="15119" w:author="Anees Shaikh" w:date="2013-10-07T01:10:00Z"/>
              </w:rPr>
              <w:pPrChange w:id="15120" w:author="Anees Shaikh" w:date="2013-10-07T01:11:00Z">
                <w:pPr>
                  <w:pStyle w:val="XML1"/>
                </w:pPr>
              </w:pPrChange>
            </w:pPr>
            <w:ins w:id="15121" w:author="Anees Shaikh" w:date="2013-10-07T01:10:00Z">
              <w:r>
                <w:t xml:space="preserve">                                    &lt;/xs:documentation&gt;</w:t>
              </w:r>
            </w:ins>
          </w:p>
          <w:p w14:paraId="6EC96F0E" w14:textId="77777777" w:rsidR="00874469" w:rsidRDefault="00874469" w:rsidP="00874469">
            <w:pPr>
              <w:pStyle w:val="XML1"/>
              <w:rPr>
                <w:ins w:id="15122" w:author="Anees Shaikh" w:date="2013-10-07T01:10:00Z"/>
              </w:rPr>
              <w:pPrChange w:id="15123" w:author="Anees Shaikh" w:date="2013-10-07T01:11:00Z">
                <w:pPr>
                  <w:pStyle w:val="XML1"/>
                </w:pPr>
              </w:pPrChange>
            </w:pPr>
            <w:ins w:id="15124" w:author="Anees Shaikh" w:date="2013-10-07T01:10:00Z">
              <w:r>
                <w:t xml:space="preserve">                                  &lt;/xs:annotation&gt;</w:t>
              </w:r>
            </w:ins>
          </w:p>
          <w:p w14:paraId="40B65BBB" w14:textId="77777777" w:rsidR="00874469" w:rsidRDefault="00874469" w:rsidP="00874469">
            <w:pPr>
              <w:pStyle w:val="XML1"/>
              <w:rPr>
                <w:ins w:id="15125" w:author="Anees Shaikh" w:date="2013-10-07T01:10:00Z"/>
              </w:rPr>
              <w:pPrChange w:id="15126" w:author="Anees Shaikh" w:date="2013-10-07T01:11:00Z">
                <w:pPr>
                  <w:pStyle w:val="XML1"/>
                </w:pPr>
              </w:pPrChange>
            </w:pPr>
            <w:ins w:id="15127" w:author="Anees Shaikh" w:date="2013-10-07T01:10:00Z">
              <w:r>
                <w:t xml:space="preserve">                                  &lt;xs:simpleType&gt;</w:t>
              </w:r>
            </w:ins>
          </w:p>
          <w:p w14:paraId="2EE9E149" w14:textId="77777777" w:rsidR="00874469" w:rsidRDefault="00874469" w:rsidP="00874469">
            <w:pPr>
              <w:pStyle w:val="XML1"/>
              <w:rPr>
                <w:ins w:id="15128" w:author="Anees Shaikh" w:date="2013-10-07T01:10:00Z"/>
              </w:rPr>
              <w:pPrChange w:id="15129" w:author="Anees Shaikh" w:date="2013-10-07T01:11:00Z">
                <w:pPr>
                  <w:pStyle w:val="XML1"/>
                </w:pPr>
              </w:pPrChange>
            </w:pPr>
            <w:ins w:id="15130" w:author="Anees Shaikh" w:date="2013-10-07T01:10:00Z">
              <w:r>
                <w:t xml:space="preserve">                                    &lt;xs:restriction base="xs:string"&gt;</w:t>
              </w:r>
            </w:ins>
          </w:p>
          <w:p w14:paraId="5D748AE1" w14:textId="77777777" w:rsidR="00874469" w:rsidRDefault="00874469" w:rsidP="00874469">
            <w:pPr>
              <w:pStyle w:val="XML1"/>
              <w:rPr>
                <w:ins w:id="15131" w:author="Anees Shaikh" w:date="2013-10-07T01:10:00Z"/>
              </w:rPr>
              <w:pPrChange w:id="15132" w:author="Anees Shaikh" w:date="2013-10-07T01:11:00Z">
                <w:pPr>
                  <w:pStyle w:val="XML1"/>
                </w:pPr>
              </w:pPrChange>
            </w:pPr>
            <w:ins w:id="15133" w:author="Anees Shaikh" w:date="2013-10-07T01:10:00Z">
              <w:r>
                <w:t xml:space="preserve">                                      &lt;xs:enumeration value="tcp"/&gt;</w:t>
              </w:r>
            </w:ins>
          </w:p>
          <w:p w14:paraId="5B00C004" w14:textId="77777777" w:rsidR="00874469" w:rsidRDefault="00874469" w:rsidP="00874469">
            <w:pPr>
              <w:pStyle w:val="XML1"/>
              <w:rPr>
                <w:ins w:id="15134" w:author="Anees Shaikh" w:date="2013-10-07T01:10:00Z"/>
              </w:rPr>
              <w:pPrChange w:id="15135" w:author="Anees Shaikh" w:date="2013-10-07T01:11:00Z">
                <w:pPr>
                  <w:pStyle w:val="XML1"/>
                </w:pPr>
              </w:pPrChange>
            </w:pPr>
            <w:ins w:id="15136" w:author="Anees Shaikh" w:date="2013-10-07T01:10:00Z">
              <w:r>
                <w:t xml:space="preserve">                                      &lt;xs:enumeration value="tls"/&gt;</w:t>
              </w:r>
            </w:ins>
          </w:p>
          <w:p w14:paraId="46D330F8" w14:textId="77777777" w:rsidR="00874469" w:rsidRDefault="00874469" w:rsidP="00874469">
            <w:pPr>
              <w:pStyle w:val="XML1"/>
              <w:rPr>
                <w:ins w:id="15137" w:author="Anees Shaikh" w:date="2013-10-07T01:10:00Z"/>
              </w:rPr>
              <w:pPrChange w:id="15138" w:author="Anees Shaikh" w:date="2013-10-07T01:11:00Z">
                <w:pPr>
                  <w:pStyle w:val="XML1"/>
                </w:pPr>
              </w:pPrChange>
            </w:pPr>
            <w:ins w:id="15139" w:author="Anees Shaikh" w:date="2013-10-07T01:10:00Z">
              <w:r>
                <w:t xml:space="preserve">                                    &lt;/xs:restriction&gt;</w:t>
              </w:r>
            </w:ins>
          </w:p>
          <w:p w14:paraId="2F0A79EE" w14:textId="77777777" w:rsidR="00874469" w:rsidRDefault="00874469" w:rsidP="00874469">
            <w:pPr>
              <w:pStyle w:val="XML1"/>
              <w:rPr>
                <w:ins w:id="15140" w:author="Anees Shaikh" w:date="2013-10-07T01:10:00Z"/>
              </w:rPr>
              <w:pPrChange w:id="15141" w:author="Anees Shaikh" w:date="2013-10-07T01:11:00Z">
                <w:pPr>
                  <w:pStyle w:val="XML1"/>
                </w:pPr>
              </w:pPrChange>
            </w:pPr>
            <w:ins w:id="15142" w:author="Anees Shaikh" w:date="2013-10-07T01:10:00Z">
              <w:r>
                <w:t xml:space="preserve">                                  &lt;/xs:simpleType&gt;</w:t>
              </w:r>
            </w:ins>
          </w:p>
          <w:p w14:paraId="3FF45F26" w14:textId="77777777" w:rsidR="00874469" w:rsidRDefault="00874469" w:rsidP="00874469">
            <w:pPr>
              <w:pStyle w:val="XML1"/>
              <w:rPr>
                <w:ins w:id="15143" w:author="Anees Shaikh" w:date="2013-10-07T01:10:00Z"/>
              </w:rPr>
              <w:pPrChange w:id="15144" w:author="Anees Shaikh" w:date="2013-10-07T01:11:00Z">
                <w:pPr>
                  <w:pStyle w:val="XML1"/>
                </w:pPr>
              </w:pPrChange>
            </w:pPr>
            <w:ins w:id="15145" w:author="Anees Shaikh" w:date="2013-10-07T01:10:00Z">
              <w:r>
                <w:t xml:space="preserve">                                &lt;/xs:element&gt;</w:t>
              </w:r>
            </w:ins>
          </w:p>
          <w:p w14:paraId="1CF31DC8" w14:textId="77777777" w:rsidR="00874469" w:rsidRDefault="00874469" w:rsidP="00874469">
            <w:pPr>
              <w:pStyle w:val="XML1"/>
              <w:rPr>
                <w:ins w:id="15146" w:author="Anees Shaikh" w:date="2013-10-07T01:10:00Z"/>
              </w:rPr>
              <w:pPrChange w:id="15147" w:author="Anees Shaikh" w:date="2013-10-07T01:11:00Z">
                <w:pPr>
                  <w:pStyle w:val="XML1"/>
                </w:pPr>
              </w:pPrChange>
            </w:pPr>
            <w:ins w:id="15148" w:author="Anees Shaikh" w:date="2013-10-07T01:10:00Z">
              <w:r>
                <w:t xml:space="preserve">                                &lt;xs:element name="state" minOccurs="0"&gt;</w:t>
              </w:r>
            </w:ins>
          </w:p>
          <w:p w14:paraId="35CA477E" w14:textId="77777777" w:rsidR="00874469" w:rsidRDefault="00874469" w:rsidP="00874469">
            <w:pPr>
              <w:pStyle w:val="XML1"/>
              <w:rPr>
                <w:ins w:id="15149" w:author="Anees Shaikh" w:date="2013-10-07T01:10:00Z"/>
              </w:rPr>
              <w:pPrChange w:id="15150" w:author="Anees Shaikh" w:date="2013-10-07T01:11:00Z">
                <w:pPr>
                  <w:pStyle w:val="XML1"/>
                </w:pPr>
              </w:pPrChange>
            </w:pPr>
            <w:ins w:id="15151" w:author="Anees Shaikh" w:date="2013-10-07T01:10:00Z">
              <w:r>
                <w:t xml:space="preserve">                                  &lt;xs:annotation&gt;</w:t>
              </w:r>
            </w:ins>
          </w:p>
          <w:p w14:paraId="2C256B57" w14:textId="77777777" w:rsidR="00874469" w:rsidRDefault="00874469" w:rsidP="00874469">
            <w:pPr>
              <w:pStyle w:val="XML1"/>
              <w:rPr>
                <w:ins w:id="15152" w:author="Anees Shaikh" w:date="2013-10-07T01:10:00Z"/>
              </w:rPr>
              <w:pPrChange w:id="15153" w:author="Anees Shaikh" w:date="2013-10-07T01:11:00Z">
                <w:pPr>
                  <w:pStyle w:val="XML1"/>
                </w:pPr>
              </w:pPrChange>
            </w:pPr>
            <w:ins w:id="15154" w:author="Anees Shaikh" w:date="2013-10-07T01:10:00Z">
              <w:r>
                <w:t xml:space="preserve">                                    &lt;xs:documentation&gt;</w:t>
              </w:r>
            </w:ins>
          </w:p>
          <w:p w14:paraId="3293B5C8" w14:textId="77777777" w:rsidR="00874469" w:rsidRDefault="00874469" w:rsidP="00874469">
            <w:pPr>
              <w:pStyle w:val="XML1"/>
              <w:rPr>
                <w:ins w:id="15155" w:author="Anees Shaikh" w:date="2013-10-07T01:10:00Z"/>
              </w:rPr>
              <w:pPrChange w:id="15156" w:author="Anees Shaikh" w:date="2013-10-07T01:11:00Z">
                <w:pPr>
                  <w:pStyle w:val="XML1"/>
                </w:pPr>
              </w:pPrChange>
            </w:pPr>
            <w:ins w:id="15157" w:author="Anees Shaikh" w:date="2013-10-07T01:10:00Z">
              <w:r>
                <w:t xml:space="preserve">                                      This container holds connection state information that indicate the</w:t>
              </w:r>
            </w:ins>
          </w:p>
          <w:p w14:paraId="67B196F1" w14:textId="77777777" w:rsidR="00874469" w:rsidRDefault="00874469" w:rsidP="00874469">
            <w:pPr>
              <w:pStyle w:val="XML1"/>
              <w:rPr>
                <w:ins w:id="15158" w:author="Anees Shaikh" w:date="2013-10-07T01:10:00Z"/>
              </w:rPr>
              <w:pPrChange w:id="15159" w:author="Anees Shaikh" w:date="2013-10-07T01:11:00Z">
                <w:pPr>
                  <w:pStyle w:val="XML1"/>
                </w:pPr>
              </w:pPrChange>
            </w:pPr>
            <w:ins w:id="15160" w:author="Anees Shaikh" w:date="2013-10-07T01:10:00Z">
              <w:r>
                <w:t xml:space="preserve">                                             connection state of the OpenFlow Logical Switch and the OpenFlow</w:t>
              </w:r>
            </w:ins>
          </w:p>
          <w:p w14:paraId="22F87ADD" w14:textId="77777777" w:rsidR="00874469" w:rsidRDefault="00874469" w:rsidP="00874469">
            <w:pPr>
              <w:pStyle w:val="XML1"/>
              <w:rPr>
                <w:ins w:id="15161" w:author="Anees Shaikh" w:date="2013-10-07T01:10:00Z"/>
              </w:rPr>
              <w:pPrChange w:id="15162" w:author="Anees Shaikh" w:date="2013-10-07T01:11:00Z">
                <w:pPr>
                  <w:pStyle w:val="XML1"/>
                </w:pPr>
              </w:pPrChange>
            </w:pPr>
            <w:ins w:id="15163" w:author="Anees Shaikh" w:date="2013-10-07T01:10:00Z">
              <w:r>
                <w:t xml:space="preserve">                                             protocol version used for the connection.</w:t>
              </w:r>
            </w:ins>
          </w:p>
          <w:p w14:paraId="318E258F" w14:textId="77777777" w:rsidR="00874469" w:rsidRDefault="00874469" w:rsidP="00874469">
            <w:pPr>
              <w:pStyle w:val="XML1"/>
              <w:rPr>
                <w:ins w:id="15164" w:author="Anees Shaikh" w:date="2013-10-07T01:10:00Z"/>
              </w:rPr>
              <w:pPrChange w:id="15165" w:author="Anees Shaikh" w:date="2013-10-07T01:11:00Z">
                <w:pPr>
                  <w:pStyle w:val="XML1"/>
                </w:pPr>
              </w:pPrChange>
            </w:pPr>
            <w:ins w:id="15166" w:author="Anees Shaikh" w:date="2013-10-07T01:10:00Z">
              <w:r>
                <w:t xml:space="preserve">                                    &lt;/xs:documentation&gt;</w:t>
              </w:r>
            </w:ins>
          </w:p>
          <w:p w14:paraId="3543BE69" w14:textId="77777777" w:rsidR="00874469" w:rsidRDefault="00874469" w:rsidP="00874469">
            <w:pPr>
              <w:pStyle w:val="XML1"/>
              <w:rPr>
                <w:ins w:id="15167" w:author="Anees Shaikh" w:date="2013-10-07T01:10:00Z"/>
              </w:rPr>
              <w:pPrChange w:id="15168" w:author="Anees Shaikh" w:date="2013-10-07T01:11:00Z">
                <w:pPr>
                  <w:pStyle w:val="XML1"/>
                </w:pPr>
              </w:pPrChange>
            </w:pPr>
            <w:ins w:id="15169" w:author="Anees Shaikh" w:date="2013-10-07T01:10:00Z">
              <w:r>
                <w:t xml:space="preserve">                                  &lt;/xs:annotation&gt;</w:t>
              </w:r>
            </w:ins>
          </w:p>
          <w:p w14:paraId="02EC855C" w14:textId="77777777" w:rsidR="00874469" w:rsidRDefault="00874469" w:rsidP="00874469">
            <w:pPr>
              <w:pStyle w:val="XML1"/>
              <w:rPr>
                <w:ins w:id="15170" w:author="Anees Shaikh" w:date="2013-10-07T01:10:00Z"/>
              </w:rPr>
              <w:pPrChange w:id="15171" w:author="Anees Shaikh" w:date="2013-10-07T01:11:00Z">
                <w:pPr>
                  <w:pStyle w:val="XML1"/>
                </w:pPr>
              </w:pPrChange>
            </w:pPr>
            <w:ins w:id="15172" w:author="Anees Shaikh" w:date="2013-10-07T01:10:00Z">
              <w:r>
                <w:t xml:space="preserve">                                  &lt;xs:complexType&gt;</w:t>
              </w:r>
            </w:ins>
          </w:p>
          <w:p w14:paraId="46C4CB46" w14:textId="77777777" w:rsidR="00874469" w:rsidRDefault="00874469" w:rsidP="00874469">
            <w:pPr>
              <w:pStyle w:val="XML1"/>
              <w:rPr>
                <w:ins w:id="15173" w:author="Anees Shaikh" w:date="2013-10-07T01:10:00Z"/>
              </w:rPr>
              <w:pPrChange w:id="15174" w:author="Anees Shaikh" w:date="2013-10-07T01:11:00Z">
                <w:pPr>
                  <w:pStyle w:val="XML1"/>
                </w:pPr>
              </w:pPrChange>
            </w:pPr>
            <w:ins w:id="15175" w:author="Anees Shaikh" w:date="2013-10-07T01:10:00Z">
              <w:r>
                <w:t xml:space="preserve">                                    &lt;xs:sequence&gt;</w:t>
              </w:r>
            </w:ins>
          </w:p>
          <w:p w14:paraId="06B726C2" w14:textId="77777777" w:rsidR="00874469" w:rsidRDefault="00874469" w:rsidP="00874469">
            <w:pPr>
              <w:pStyle w:val="XML1"/>
              <w:rPr>
                <w:ins w:id="15176" w:author="Anees Shaikh" w:date="2013-10-07T01:10:00Z"/>
              </w:rPr>
              <w:pPrChange w:id="15177" w:author="Anees Shaikh" w:date="2013-10-07T01:11:00Z">
                <w:pPr>
                  <w:pStyle w:val="XML1"/>
                </w:pPr>
              </w:pPrChange>
            </w:pPr>
            <w:ins w:id="15178" w:author="Anees Shaikh" w:date="2013-10-07T01:10:00Z">
              <w:r>
                <w:t xml:space="preserve">                                      &lt;xs:element name="connection-state" minOccurs="0"  type="OFUpDownStateType"&gt;</w:t>
              </w:r>
            </w:ins>
          </w:p>
          <w:p w14:paraId="3B56A14A" w14:textId="77777777" w:rsidR="00874469" w:rsidRDefault="00874469" w:rsidP="00874469">
            <w:pPr>
              <w:pStyle w:val="XML1"/>
              <w:rPr>
                <w:ins w:id="15179" w:author="Anees Shaikh" w:date="2013-10-07T01:10:00Z"/>
              </w:rPr>
              <w:pPrChange w:id="15180" w:author="Anees Shaikh" w:date="2013-10-07T01:11:00Z">
                <w:pPr>
                  <w:pStyle w:val="XML1"/>
                </w:pPr>
              </w:pPrChange>
            </w:pPr>
            <w:ins w:id="15181" w:author="Anees Shaikh" w:date="2013-10-07T01:10:00Z">
              <w:r>
                <w:t xml:space="preserve">                                        &lt;xs:annotation&gt;</w:t>
              </w:r>
            </w:ins>
          </w:p>
          <w:p w14:paraId="0576724C" w14:textId="77777777" w:rsidR="00874469" w:rsidRDefault="00874469" w:rsidP="00874469">
            <w:pPr>
              <w:pStyle w:val="XML1"/>
              <w:rPr>
                <w:ins w:id="15182" w:author="Anees Shaikh" w:date="2013-10-07T01:10:00Z"/>
              </w:rPr>
              <w:pPrChange w:id="15183" w:author="Anees Shaikh" w:date="2013-10-07T01:11:00Z">
                <w:pPr>
                  <w:pStyle w:val="XML1"/>
                </w:pPr>
              </w:pPrChange>
            </w:pPr>
            <w:ins w:id="15184" w:author="Anees Shaikh" w:date="2013-10-07T01:10:00Z">
              <w:r>
                <w:lastRenderedPageBreak/>
                <w:t xml:space="preserve">                                          &lt;xs:documentation&gt;</w:t>
              </w:r>
            </w:ins>
          </w:p>
          <w:p w14:paraId="2C0B7BFE" w14:textId="77777777" w:rsidR="00874469" w:rsidRDefault="00874469" w:rsidP="00874469">
            <w:pPr>
              <w:pStyle w:val="XML1"/>
              <w:rPr>
                <w:ins w:id="15185" w:author="Anees Shaikh" w:date="2013-10-07T01:10:00Z"/>
              </w:rPr>
              <w:pPrChange w:id="15186" w:author="Anees Shaikh" w:date="2013-10-07T01:11:00Z">
                <w:pPr>
                  <w:pStyle w:val="XML1"/>
                </w:pPr>
              </w:pPrChange>
            </w:pPr>
            <w:ins w:id="15187" w:author="Anees Shaikh" w:date="2013-10-07T01:10:00Z">
              <w:r>
                <w:t xml:space="preserve">                                            This object indicates the connections state of the OpenFlow Logical</w:t>
              </w:r>
            </w:ins>
          </w:p>
          <w:p w14:paraId="4FA08375" w14:textId="77777777" w:rsidR="00874469" w:rsidRDefault="00874469" w:rsidP="00874469">
            <w:pPr>
              <w:pStyle w:val="XML1"/>
              <w:rPr>
                <w:ins w:id="15188" w:author="Anees Shaikh" w:date="2013-10-07T01:10:00Z"/>
              </w:rPr>
              <w:pPrChange w:id="15189" w:author="Anees Shaikh" w:date="2013-10-07T01:11:00Z">
                <w:pPr>
                  <w:pStyle w:val="XML1"/>
                </w:pPr>
              </w:pPrChange>
            </w:pPr>
            <w:ins w:id="15190" w:author="Anees Shaikh" w:date="2013-10-07T01:10:00Z">
              <w:r>
                <w:t xml:space="preserve">                                                   Switch to this controller.</w:t>
              </w:r>
            </w:ins>
          </w:p>
          <w:p w14:paraId="5BE00495" w14:textId="77777777" w:rsidR="00874469" w:rsidRDefault="00874469" w:rsidP="00874469">
            <w:pPr>
              <w:pStyle w:val="XML1"/>
              <w:rPr>
                <w:ins w:id="15191" w:author="Anees Shaikh" w:date="2013-10-07T01:10:00Z"/>
              </w:rPr>
              <w:pPrChange w:id="15192" w:author="Anees Shaikh" w:date="2013-10-07T01:11:00Z">
                <w:pPr>
                  <w:pStyle w:val="XML1"/>
                </w:pPr>
              </w:pPrChange>
            </w:pPr>
            <w:ins w:id="15193" w:author="Anees Shaikh" w:date="2013-10-07T01:10:00Z">
              <w:r>
                <w:t xml:space="preserve">                                          &lt;/xs:documentation&gt;</w:t>
              </w:r>
            </w:ins>
          </w:p>
          <w:p w14:paraId="3C1CA33E" w14:textId="77777777" w:rsidR="00874469" w:rsidRDefault="00874469" w:rsidP="00874469">
            <w:pPr>
              <w:pStyle w:val="XML1"/>
              <w:rPr>
                <w:ins w:id="15194" w:author="Anees Shaikh" w:date="2013-10-07T01:10:00Z"/>
              </w:rPr>
              <w:pPrChange w:id="15195" w:author="Anees Shaikh" w:date="2013-10-07T01:11:00Z">
                <w:pPr>
                  <w:pStyle w:val="XML1"/>
                </w:pPr>
              </w:pPrChange>
            </w:pPr>
            <w:ins w:id="15196" w:author="Anees Shaikh" w:date="2013-10-07T01:10:00Z">
              <w:r>
                <w:t xml:space="preserve">                                        &lt;/xs:annotation&gt;</w:t>
              </w:r>
            </w:ins>
          </w:p>
          <w:p w14:paraId="31AF5691" w14:textId="77777777" w:rsidR="00874469" w:rsidRDefault="00874469" w:rsidP="00874469">
            <w:pPr>
              <w:pStyle w:val="XML1"/>
              <w:rPr>
                <w:ins w:id="15197" w:author="Anees Shaikh" w:date="2013-10-07T01:10:00Z"/>
              </w:rPr>
              <w:pPrChange w:id="15198" w:author="Anees Shaikh" w:date="2013-10-07T01:11:00Z">
                <w:pPr>
                  <w:pStyle w:val="XML1"/>
                </w:pPr>
              </w:pPrChange>
            </w:pPr>
            <w:ins w:id="15199" w:author="Anees Shaikh" w:date="2013-10-07T01:10:00Z">
              <w:r>
                <w:t xml:space="preserve">                                      &lt;/xs:element&gt;</w:t>
              </w:r>
            </w:ins>
          </w:p>
          <w:p w14:paraId="2E98D8BC" w14:textId="77777777" w:rsidR="00874469" w:rsidRDefault="00874469" w:rsidP="00874469">
            <w:pPr>
              <w:pStyle w:val="XML1"/>
              <w:rPr>
                <w:ins w:id="15200" w:author="Anees Shaikh" w:date="2013-10-07T01:10:00Z"/>
              </w:rPr>
              <w:pPrChange w:id="15201" w:author="Anees Shaikh" w:date="2013-10-07T01:11:00Z">
                <w:pPr>
                  <w:pStyle w:val="XML1"/>
                </w:pPr>
              </w:pPrChange>
            </w:pPr>
            <w:ins w:id="15202" w:author="Anees Shaikh" w:date="2013-10-07T01:10:00Z">
              <w:r>
                <w:t xml:space="preserve">                                      &lt;xs:element name="current-version" minOccurs="0"  type="OFOpenFlowVersionType"&gt;</w:t>
              </w:r>
            </w:ins>
          </w:p>
          <w:p w14:paraId="38BF78E4" w14:textId="77777777" w:rsidR="00874469" w:rsidRDefault="00874469" w:rsidP="00874469">
            <w:pPr>
              <w:pStyle w:val="XML1"/>
              <w:rPr>
                <w:ins w:id="15203" w:author="Anees Shaikh" w:date="2013-10-07T01:10:00Z"/>
              </w:rPr>
              <w:pPrChange w:id="15204" w:author="Anees Shaikh" w:date="2013-10-07T01:11:00Z">
                <w:pPr>
                  <w:pStyle w:val="XML1"/>
                </w:pPr>
              </w:pPrChange>
            </w:pPr>
            <w:ins w:id="15205" w:author="Anees Shaikh" w:date="2013-10-07T01:10:00Z">
              <w:r>
                <w:t xml:space="preserve">                                        &lt;xs:annotation&gt;</w:t>
              </w:r>
            </w:ins>
          </w:p>
          <w:p w14:paraId="248D9F71" w14:textId="77777777" w:rsidR="00874469" w:rsidRDefault="00874469" w:rsidP="00874469">
            <w:pPr>
              <w:pStyle w:val="XML1"/>
              <w:rPr>
                <w:ins w:id="15206" w:author="Anees Shaikh" w:date="2013-10-07T01:10:00Z"/>
              </w:rPr>
              <w:pPrChange w:id="15207" w:author="Anees Shaikh" w:date="2013-10-07T01:11:00Z">
                <w:pPr>
                  <w:pStyle w:val="XML1"/>
                </w:pPr>
              </w:pPrChange>
            </w:pPr>
            <w:ins w:id="15208" w:author="Anees Shaikh" w:date="2013-10-07T01:10:00Z">
              <w:r>
                <w:t xml:space="preserve">                                          &lt;xs:documentation&gt;</w:t>
              </w:r>
            </w:ins>
          </w:p>
          <w:p w14:paraId="682A7901" w14:textId="77777777" w:rsidR="00874469" w:rsidRDefault="00874469" w:rsidP="00874469">
            <w:pPr>
              <w:pStyle w:val="XML1"/>
              <w:rPr>
                <w:ins w:id="15209" w:author="Anees Shaikh" w:date="2013-10-07T01:10:00Z"/>
              </w:rPr>
              <w:pPrChange w:id="15210" w:author="Anees Shaikh" w:date="2013-10-07T01:11:00Z">
                <w:pPr>
                  <w:pStyle w:val="XML1"/>
                </w:pPr>
              </w:pPrChange>
            </w:pPr>
            <w:ins w:id="15211" w:author="Anees Shaikh" w:date="2013-10-07T01:10:00Z">
              <w:r>
                <w:t xml:space="preserve">                                            This object indicates the version of the OpenFlow protocol used between</w:t>
              </w:r>
            </w:ins>
          </w:p>
          <w:p w14:paraId="40711C17" w14:textId="77777777" w:rsidR="00874469" w:rsidRDefault="00874469" w:rsidP="00874469">
            <w:pPr>
              <w:pStyle w:val="XML1"/>
              <w:rPr>
                <w:ins w:id="15212" w:author="Anees Shaikh" w:date="2013-10-07T01:10:00Z"/>
              </w:rPr>
              <w:pPrChange w:id="15213" w:author="Anees Shaikh" w:date="2013-10-07T01:11:00Z">
                <w:pPr>
                  <w:pStyle w:val="XML1"/>
                </w:pPr>
              </w:pPrChange>
            </w:pPr>
            <w:ins w:id="15214" w:author="Anees Shaikh" w:date="2013-10-07T01:10:00Z">
              <w:r>
                <w:t xml:space="preserve">                                                   the OpenFlow Logical Switch and this Controller.  If element</w:t>
              </w:r>
            </w:ins>
          </w:p>
          <w:p w14:paraId="4E4F7A71" w14:textId="77777777" w:rsidR="00874469" w:rsidRDefault="00874469" w:rsidP="00874469">
            <w:pPr>
              <w:pStyle w:val="XML1"/>
              <w:rPr>
                <w:ins w:id="15215" w:author="Anees Shaikh" w:date="2013-10-07T01:10:00Z"/>
              </w:rPr>
              <w:pPrChange w:id="15216" w:author="Anees Shaikh" w:date="2013-10-07T01:11:00Z">
                <w:pPr>
                  <w:pStyle w:val="XML1"/>
                </w:pPr>
              </w:pPrChange>
            </w:pPr>
            <w:ins w:id="15217" w:author="Anees Shaikh" w:date="2013-10-07T01:10:00Z">
              <w:r>
                <w:t xml:space="preserve">                                                   connection-state has value 'up', then this element indicates</w:t>
              </w:r>
            </w:ins>
          </w:p>
          <w:p w14:paraId="5A1923F4" w14:textId="77777777" w:rsidR="00874469" w:rsidRDefault="00874469" w:rsidP="00874469">
            <w:pPr>
              <w:pStyle w:val="XML1"/>
              <w:rPr>
                <w:ins w:id="15218" w:author="Anees Shaikh" w:date="2013-10-07T01:10:00Z"/>
              </w:rPr>
              <w:pPrChange w:id="15219" w:author="Anees Shaikh" w:date="2013-10-07T01:11:00Z">
                <w:pPr>
                  <w:pStyle w:val="XML1"/>
                </w:pPr>
              </w:pPrChange>
            </w:pPr>
            <w:ins w:id="15220" w:author="Anees Shaikh" w:date="2013-10-07T01:10:00Z">
              <w:r>
                <w:t xml:space="preserve">                                                   the actual version in use.  If element connection-state has</w:t>
              </w:r>
            </w:ins>
          </w:p>
          <w:p w14:paraId="11853EDB" w14:textId="77777777" w:rsidR="00874469" w:rsidRDefault="00874469" w:rsidP="00874469">
            <w:pPr>
              <w:pStyle w:val="XML1"/>
              <w:rPr>
                <w:ins w:id="15221" w:author="Anees Shaikh" w:date="2013-10-07T01:10:00Z"/>
              </w:rPr>
              <w:pPrChange w:id="15222" w:author="Anees Shaikh" w:date="2013-10-07T01:11:00Z">
                <w:pPr>
                  <w:pStyle w:val="XML1"/>
                </w:pPr>
              </w:pPrChange>
            </w:pPr>
            <w:ins w:id="15223" w:author="Anees Shaikh" w:date="2013-10-07T01:10:00Z">
              <w:r>
                <w:t xml:space="preserve">                                                   value 'down', then this element indicates the version number</w:t>
              </w:r>
            </w:ins>
          </w:p>
          <w:p w14:paraId="3FC90AA9" w14:textId="77777777" w:rsidR="00874469" w:rsidRDefault="00874469" w:rsidP="00874469">
            <w:pPr>
              <w:pStyle w:val="XML1"/>
              <w:rPr>
                <w:ins w:id="15224" w:author="Anees Shaikh" w:date="2013-10-07T01:10:00Z"/>
              </w:rPr>
              <w:pPrChange w:id="15225" w:author="Anees Shaikh" w:date="2013-10-07T01:11:00Z">
                <w:pPr>
                  <w:pStyle w:val="XML1"/>
                </w:pPr>
              </w:pPrChange>
            </w:pPr>
            <w:ins w:id="15226" w:author="Anees Shaikh" w:date="2013-10-07T01:10:00Z">
              <w:r>
                <w:t xml:space="preserve">                                                   of the last established connection with this OpenFlow</w:t>
              </w:r>
            </w:ins>
          </w:p>
          <w:p w14:paraId="1EAACA97" w14:textId="77777777" w:rsidR="00874469" w:rsidRDefault="00874469" w:rsidP="00874469">
            <w:pPr>
              <w:pStyle w:val="XML1"/>
              <w:rPr>
                <w:ins w:id="15227" w:author="Anees Shaikh" w:date="2013-10-07T01:10:00Z"/>
              </w:rPr>
              <w:pPrChange w:id="15228" w:author="Anees Shaikh" w:date="2013-10-07T01:11:00Z">
                <w:pPr>
                  <w:pStyle w:val="XML1"/>
                </w:pPr>
              </w:pPrChange>
            </w:pPr>
            <w:ins w:id="15229" w:author="Anees Shaikh" w:date="2013-10-07T01:10:00Z">
              <w:r>
                <w:t xml:space="preserve">                                                   Controller.  The value of this element MAY be persistent</w:t>
              </w:r>
            </w:ins>
          </w:p>
          <w:p w14:paraId="192ACA7D" w14:textId="77777777" w:rsidR="00874469" w:rsidRDefault="00874469" w:rsidP="00874469">
            <w:pPr>
              <w:pStyle w:val="XML1"/>
              <w:rPr>
                <w:ins w:id="15230" w:author="Anees Shaikh" w:date="2013-10-07T01:10:00Z"/>
              </w:rPr>
              <w:pPrChange w:id="15231" w:author="Anees Shaikh" w:date="2013-10-07T01:11:00Z">
                <w:pPr>
                  <w:pStyle w:val="XML1"/>
                </w:pPr>
              </w:pPrChange>
            </w:pPr>
            <w:ins w:id="15232" w:author="Anees Shaikh" w:date="2013-10-07T01:10:00Z">
              <w:r>
                <w:t xml:space="preserve">                                                   across reboots of the OpenFlow Logical Switch in such a case.</w:t>
              </w:r>
            </w:ins>
          </w:p>
          <w:p w14:paraId="19A6E9C4" w14:textId="77777777" w:rsidR="00874469" w:rsidRDefault="00874469" w:rsidP="00874469">
            <w:pPr>
              <w:pStyle w:val="XML1"/>
              <w:rPr>
                <w:ins w:id="15233" w:author="Anees Shaikh" w:date="2013-10-07T01:10:00Z"/>
              </w:rPr>
              <w:pPrChange w:id="15234" w:author="Anees Shaikh" w:date="2013-10-07T01:11:00Z">
                <w:pPr>
                  <w:pStyle w:val="XML1"/>
                </w:pPr>
              </w:pPrChange>
            </w:pPr>
            <w:ins w:id="15235" w:author="Anees Shaikh" w:date="2013-10-07T01:10:00Z">
              <w:r>
                <w:t xml:space="preserve">                                                   If element connection-state has value 'down'and there is no</w:t>
              </w:r>
            </w:ins>
          </w:p>
          <w:p w14:paraId="3362BB34" w14:textId="77777777" w:rsidR="00874469" w:rsidRDefault="00874469" w:rsidP="00874469">
            <w:pPr>
              <w:pStyle w:val="XML1"/>
              <w:rPr>
                <w:ins w:id="15236" w:author="Anees Shaikh" w:date="2013-10-07T01:10:00Z"/>
              </w:rPr>
              <w:pPrChange w:id="15237" w:author="Anees Shaikh" w:date="2013-10-07T01:11:00Z">
                <w:pPr>
                  <w:pStyle w:val="XML1"/>
                </w:pPr>
              </w:pPrChange>
            </w:pPr>
            <w:ins w:id="15238" w:author="Anees Shaikh" w:date="2013-10-07T01:10:00Z">
              <w:r>
                <w:t xml:space="preserve">                                                   information about previous connections to this OpenFlow</w:t>
              </w:r>
            </w:ins>
          </w:p>
          <w:p w14:paraId="6DB479CD" w14:textId="77777777" w:rsidR="00874469" w:rsidRDefault="00874469" w:rsidP="00874469">
            <w:pPr>
              <w:pStyle w:val="XML1"/>
              <w:rPr>
                <w:ins w:id="15239" w:author="Anees Shaikh" w:date="2013-10-07T01:10:00Z"/>
              </w:rPr>
              <w:pPrChange w:id="15240" w:author="Anees Shaikh" w:date="2013-10-07T01:11:00Z">
                <w:pPr>
                  <w:pStyle w:val="XML1"/>
                </w:pPr>
              </w:pPrChange>
            </w:pPr>
            <w:ins w:id="15241" w:author="Anees Shaikh" w:date="2013-10-07T01:10:00Z">
              <w:r>
                <w:t xml:space="preserve">                                                   controller, then this element is not present or has the value</w:t>
              </w:r>
            </w:ins>
          </w:p>
          <w:p w14:paraId="3FB1AB5A" w14:textId="77777777" w:rsidR="00874469" w:rsidRDefault="00874469" w:rsidP="00874469">
            <w:pPr>
              <w:pStyle w:val="XML1"/>
              <w:rPr>
                <w:ins w:id="15242" w:author="Anees Shaikh" w:date="2013-10-07T01:10:00Z"/>
              </w:rPr>
              <w:pPrChange w:id="15243" w:author="Anees Shaikh" w:date="2013-10-07T01:11:00Z">
                <w:pPr>
                  <w:pStyle w:val="XML1"/>
                </w:pPr>
              </w:pPrChange>
            </w:pPr>
            <w:ins w:id="15244" w:author="Anees Shaikh" w:date="2013-10-07T01:10:00Z">
              <w:r>
                <w:t xml:space="preserve">                                                   '0'.</w:t>
              </w:r>
            </w:ins>
          </w:p>
          <w:p w14:paraId="1E077B88" w14:textId="77777777" w:rsidR="00874469" w:rsidRDefault="00874469" w:rsidP="00874469">
            <w:pPr>
              <w:pStyle w:val="XML1"/>
              <w:rPr>
                <w:ins w:id="15245" w:author="Anees Shaikh" w:date="2013-10-07T01:10:00Z"/>
              </w:rPr>
              <w:pPrChange w:id="15246" w:author="Anees Shaikh" w:date="2013-10-07T01:11:00Z">
                <w:pPr>
                  <w:pStyle w:val="XML1"/>
                </w:pPr>
              </w:pPrChange>
            </w:pPr>
            <w:ins w:id="15247" w:author="Anees Shaikh" w:date="2013-10-07T01:10:00Z">
              <w:r>
                <w:t xml:space="preserve">                                          &lt;/xs:documentation&gt;</w:t>
              </w:r>
            </w:ins>
          </w:p>
          <w:p w14:paraId="201AD019" w14:textId="77777777" w:rsidR="00874469" w:rsidRDefault="00874469" w:rsidP="00874469">
            <w:pPr>
              <w:pStyle w:val="XML1"/>
              <w:rPr>
                <w:ins w:id="15248" w:author="Anees Shaikh" w:date="2013-10-07T01:10:00Z"/>
              </w:rPr>
              <w:pPrChange w:id="15249" w:author="Anees Shaikh" w:date="2013-10-07T01:11:00Z">
                <w:pPr>
                  <w:pStyle w:val="XML1"/>
                </w:pPr>
              </w:pPrChange>
            </w:pPr>
            <w:ins w:id="15250" w:author="Anees Shaikh" w:date="2013-10-07T01:10:00Z">
              <w:r>
                <w:t xml:space="preserve">                                        &lt;/xs:annotation&gt;</w:t>
              </w:r>
            </w:ins>
          </w:p>
          <w:p w14:paraId="3FAE11B2" w14:textId="77777777" w:rsidR="00874469" w:rsidRDefault="00874469" w:rsidP="00874469">
            <w:pPr>
              <w:pStyle w:val="XML1"/>
              <w:rPr>
                <w:ins w:id="15251" w:author="Anees Shaikh" w:date="2013-10-07T01:10:00Z"/>
              </w:rPr>
              <w:pPrChange w:id="15252" w:author="Anees Shaikh" w:date="2013-10-07T01:11:00Z">
                <w:pPr>
                  <w:pStyle w:val="XML1"/>
                </w:pPr>
              </w:pPrChange>
            </w:pPr>
            <w:ins w:id="15253" w:author="Anees Shaikh" w:date="2013-10-07T01:10:00Z">
              <w:r>
                <w:t xml:space="preserve">                                      &lt;/xs:element&gt;</w:t>
              </w:r>
            </w:ins>
          </w:p>
          <w:p w14:paraId="13E99F80" w14:textId="77777777" w:rsidR="00874469" w:rsidRDefault="00874469" w:rsidP="00874469">
            <w:pPr>
              <w:pStyle w:val="XML1"/>
              <w:rPr>
                <w:ins w:id="15254" w:author="Anees Shaikh" w:date="2013-10-07T01:10:00Z"/>
              </w:rPr>
              <w:pPrChange w:id="15255" w:author="Anees Shaikh" w:date="2013-10-07T01:11:00Z">
                <w:pPr>
                  <w:pStyle w:val="XML1"/>
                </w:pPr>
              </w:pPrChange>
            </w:pPr>
            <w:ins w:id="15256" w:author="Anees Shaikh" w:date="2013-10-07T01:10:00Z">
              <w:r>
                <w:t xml:space="preserve">                                      &lt;xs:element name="supported-versions" minOccurs="0" maxOccurs="unbounded"  type="OFOpenFlowVersionType"&gt;</w:t>
              </w:r>
            </w:ins>
          </w:p>
          <w:p w14:paraId="0498B012" w14:textId="77777777" w:rsidR="00874469" w:rsidRDefault="00874469" w:rsidP="00874469">
            <w:pPr>
              <w:pStyle w:val="XML1"/>
              <w:rPr>
                <w:ins w:id="15257" w:author="Anees Shaikh" w:date="2013-10-07T01:10:00Z"/>
              </w:rPr>
              <w:pPrChange w:id="15258" w:author="Anees Shaikh" w:date="2013-10-07T01:11:00Z">
                <w:pPr>
                  <w:pStyle w:val="XML1"/>
                </w:pPr>
              </w:pPrChange>
            </w:pPr>
            <w:ins w:id="15259" w:author="Anees Shaikh" w:date="2013-10-07T01:10:00Z">
              <w:r>
                <w:t xml:space="preserve">                                        &lt;xs:annotation&gt;</w:t>
              </w:r>
            </w:ins>
          </w:p>
          <w:p w14:paraId="70A74959" w14:textId="77777777" w:rsidR="00874469" w:rsidRDefault="00874469" w:rsidP="00874469">
            <w:pPr>
              <w:pStyle w:val="XML1"/>
              <w:rPr>
                <w:ins w:id="15260" w:author="Anees Shaikh" w:date="2013-10-07T01:10:00Z"/>
              </w:rPr>
              <w:pPrChange w:id="15261" w:author="Anees Shaikh" w:date="2013-10-07T01:11:00Z">
                <w:pPr>
                  <w:pStyle w:val="XML1"/>
                </w:pPr>
              </w:pPrChange>
            </w:pPr>
            <w:ins w:id="15262" w:author="Anees Shaikh" w:date="2013-10-07T01:10:00Z">
              <w:r>
                <w:t xml:space="preserve">                                          &lt;xs:documentation&gt;</w:t>
              </w:r>
            </w:ins>
          </w:p>
          <w:p w14:paraId="5CB5DEFB" w14:textId="77777777" w:rsidR="00874469" w:rsidRDefault="00874469" w:rsidP="00874469">
            <w:pPr>
              <w:pStyle w:val="XML1"/>
              <w:rPr>
                <w:ins w:id="15263" w:author="Anees Shaikh" w:date="2013-10-07T01:10:00Z"/>
              </w:rPr>
              <w:pPrChange w:id="15264" w:author="Anees Shaikh" w:date="2013-10-07T01:11:00Z">
                <w:pPr>
                  <w:pStyle w:val="XML1"/>
                </w:pPr>
              </w:pPrChange>
            </w:pPr>
            <w:ins w:id="15265" w:author="Anees Shaikh" w:date="2013-10-07T01:10:00Z">
              <w:r>
                <w:t xml:space="preserve">                                            This list of elements includes one entry for each OpenFlow protocol</w:t>
              </w:r>
            </w:ins>
          </w:p>
          <w:p w14:paraId="48382291" w14:textId="77777777" w:rsidR="00874469" w:rsidRDefault="00874469" w:rsidP="00874469">
            <w:pPr>
              <w:pStyle w:val="XML1"/>
              <w:rPr>
                <w:ins w:id="15266" w:author="Anees Shaikh" w:date="2013-10-07T01:10:00Z"/>
              </w:rPr>
              <w:pPrChange w:id="15267" w:author="Anees Shaikh" w:date="2013-10-07T01:11:00Z">
                <w:pPr>
                  <w:pStyle w:val="XML1"/>
                </w:pPr>
              </w:pPrChange>
            </w:pPr>
            <w:ins w:id="15268" w:author="Anees Shaikh" w:date="2013-10-07T01:10:00Z">
              <w:r>
                <w:t xml:space="preserve">                                                   version that this OpenFlow controller supports.  It SHOULD</w:t>
              </w:r>
            </w:ins>
          </w:p>
          <w:p w14:paraId="2C92F748" w14:textId="77777777" w:rsidR="00874469" w:rsidRDefault="00874469" w:rsidP="00874469">
            <w:pPr>
              <w:pStyle w:val="XML1"/>
              <w:rPr>
                <w:ins w:id="15269" w:author="Anees Shaikh" w:date="2013-10-07T01:10:00Z"/>
              </w:rPr>
              <w:pPrChange w:id="15270" w:author="Anees Shaikh" w:date="2013-10-07T01:11:00Z">
                <w:pPr>
                  <w:pStyle w:val="XML1"/>
                </w:pPr>
              </w:pPrChange>
            </w:pPr>
            <w:ins w:id="15271" w:author="Anees Shaikh" w:date="2013-10-07T01:10:00Z">
              <w:r>
                <w:t xml:space="preserve">                                                   contain all</w:t>
              </w:r>
            </w:ins>
          </w:p>
          <w:p w14:paraId="1D25607F" w14:textId="77777777" w:rsidR="00874469" w:rsidRDefault="00874469" w:rsidP="00874469">
            <w:pPr>
              <w:pStyle w:val="XML1"/>
              <w:rPr>
                <w:ins w:id="15272" w:author="Anees Shaikh" w:date="2013-10-07T01:10:00Z"/>
              </w:rPr>
              <w:pPrChange w:id="15273" w:author="Anees Shaikh" w:date="2013-10-07T01:11:00Z">
                <w:pPr>
                  <w:pStyle w:val="XML1"/>
                </w:pPr>
              </w:pPrChange>
            </w:pPr>
            <w:ins w:id="15274" w:author="Anees Shaikh" w:date="2013-10-07T01:10:00Z">
              <w:r>
                <w:t xml:space="preserve">                                          &lt;/xs:documentation&gt;</w:t>
              </w:r>
            </w:ins>
          </w:p>
          <w:p w14:paraId="3DF3ABB9" w14:textId="77777777" w:rsidR="00874469" w:rsidRDefault="00874469" w:rsidP="00874469">
            <w:pPr>
              <w:pStyle w:val="XML1"/>
              <w:rPr>
                <w:ins w:id="15275" w:author="Anees Shaikh" w:date="2013-10-07T01:10:00Z"/>
              </w:rPr>
              <w:pPrChange w:id="15276" w:author="Anees Shaikh" w:date="2013-10-07T01:11:00Z">
                <w:pPr>
                  <w:pStyle w:val="XML1"/>
                </w:pPr>
              </w:pPrChange>
            </w:pPr>
            <w:ins w:id="15277" w:author="Anees Shaikh" w:date="2013-10-07T01:10:00Z">
              <w:r>
                <w:t xml:space="preserve">                                        &lt;/xs:annotation&gt;</w:t>
              </w:r>
            </w:ins>
          </w:p>
          <w:p w14:paraId="480FABE7" w14:textId="77777777" w:rsidR="00874469" w:rsidRDefault="00874469" w:rsidP="00874469">
            <w:pPr>
              <w:pStyle w:val="XML1"/>
              <w:rPr>
                <w:ins w:id="15278" w:author="Anees Shaikh" w:date="2013-10-07T01:10:00Z"/>
              </w:rPr>
              <w:pPrChange w:id="15279" w:author="Anees Shaikh" w:date="2013-10-07T01:11:00Z">
                <w:pPr>
                  <w:pStyle w:val="XML1"/>
                </w:pPr>
              </w:pPrChange>
            </w:pPr>
            <w:ins w:id="15280" w:author="Anees Shaikh" w:date="2013-10-07T01:10:00Z">
              <w:r>
                <w:t xml:space="preserve">                                      &lt;/xs:element&gt;</w:t>
              </w:r>
            </w:ins>
          </w:p>
          <w:p w14:paraId="1C4292A3" w14:textId="77777777" w:rsidR="00874469" w:rsidRDefault="00874469" w:rsidP="00874469">
            <w:pPr>
              <w:pStyle w:val="XML1"/>
              <w:rPr>
                <w:ins w:id="15281" w:author="Anees Shaikh" w:date="2013-10-07T01:10:00Z"/>
              </w:rPr>
              <w:pPrChange w:id="15282" w:author="Anees Shaikh" w:date="2013-10-07T01:11:00Z">
                <w:pPr>
                  <w:pStyle w:val="XML1"/>
                </w:pPr>
              </w:pPrChange>
            </w:pPr>
            <w:ins w:id="15283" w:author="Anees Shaikh" w:date="2013-10-07T01:10:00Z">
              <w:r>
                <w:t xml:space="preserve">                                      &lt;xs:element name="local-ip-address-in-use" minOccurs="0"  type="inet:ip-address"&gt;</w:t>
              </w:r>
            </w:ins>
          </w:p>
          <w:p w14:paraId="41004943" w14:textId="77777777" w:rsidR="00874469" w:rsidRDefault="00874469" w:rsidP="00874469">
            <w:pPr>
              <w:pStyle w:val="XML1"/>
              <w:rPr>
                <w:ins w:id="15284" w:author="Anees Shaikh" w:date="2013-10-07T01:10:00Z"/>
              </w:rPr>
              <w:pPrChange w:id="15285" w:author="Anees Shaikh" w:date="2013-10-07T01:11:00Z">
                <w:pPr>
                  <w:pStyle w:val="XML1"/>
                </w:pPr>
              </w:pPrChange>
            </w:pPr>
            <w:ins w:id="15286" w:author="Anees Shaikh" w:date="2013-10-07T01:10:00Z">
              <w:r>
                <w:t xml:space="preserve">                                        &lt;xs:annotation&gt;</w:t>
              </w:r>
            </w:ins>
          </w:p>
          <w:p w14:paraId="43076535" w14:textId="77777777" w:rsidR="00874469" w:rsidRDefault="00874469" w:rsidP="00874469">
            <w:pPr>
              <w:pStyle w:val="XML1"/>
              <w:rPr>
                <w:ins w:id="15287" w:author="Anees Shaikh" w:date="2013-10-07T01:10:00Z"/>
              </w:rPr>
              <w:pPrChange w:id="15288" w:author="Anees Shaikh" w:date="2013-10-07T01:11:00Z">
                <w:pPr>
                  <w:pStyle w:val="XML1"/>
                </w:pPr>
              </w:pPrChange>
            </w:pPr>
            <w:ins w:id="15289" w:author="Anees Shaikh" w:date="2013-10-07T01:10:00Z">
              <w:r>
                <w:t xml:space="preserve">                                          &lt;xs:documentation&gt;</w:t>
              </w:r>
            </w:ins>
          </w:p>
          <w:p w14:paraId="0DC2823E" w14:textId="77777777" w:rsidR="00874469" w:rsidRDefault="00874469" w:rsidP="00874469">
            <w:pPr>
              <w:pStyle w:val="XML1"/>
              <w:rPr>
                <w:ins w:id="15290" w:author="Anees Shaikh" w:date="2013-10-07T01:10:00Z"/>
              </w:rPr>
              <w:pPrChange w:id="15291" w:author="Anees Shaikh" w:date="2013-10-07T01:11:00Z">
                <w:pPr>
                  <w:pStyle w:val="XML1"/>
                </w:pPr>
              </w:pPrChange>
            </w:pPr>
            <w:ins w:id="15292" w:author="Anees Shaikh" w:date="2013-10-07T01:10:00Z">
              <w:r>
                <w:t xml:space="preserve">                                            The local IP address of the OpenFlow Logical Switch when connecting to</w:t>
              </w:r>
            </w:ins>
          </w:p>
          <w:p w14:paraId="7A0B2BC8" w14:textId="77777777" w:rsidR="00874469" w:rsidRDefault="00874469" w:rsidP="00874469">
            <w:pPr>
              <w:pStyle w:val="XML1"/>
              <w:rPr>
                <w:ins w:id="15293" w:author="Anees Shaikh" w:date="2013-10-07T01:10:00Z"/>
              </w:rPr>
              <w:pPrChange w:id="15294" w:author="Anees Shaikh" w:date="2013-10-07T01:11:00Z">
                <w:pPr>
                  <w:pStyle w:val="XML1"/>
                </w:pPr>
              </w:pPrChange>
            </w:pPr>
            <w:ins w:id="15295" w:author="Anees Shaikh" w:date="2013-10-07T01:10:00Z">
              <w:r>
                <w:t xml:space="preserve">                                                   this OpenFlow Controller.  </w:t>
              </w:r>
              <w:r>
                <w:lastRenderedPageBreak/>
                <w:t>It is the source IP address of</w:t>
              </w:r>
            </w:ins>
          </w:p>
          <w:p w14:paraId="199B9EC1" w14:textId="77777777" w:rsidR="00874469" w:rsidRDefault="00874469" w:rsidP="00874469">
            <w:pPr>
              <w:pStyle w:val="XML1"/>
              <w:rPr>
                <w:ins w:id="15296" w:author="Anees Shaikh" w:date="2013-10-07T01:10:00Z"/>
              </w:rPr>
              <w:pPrChange w:id="15297" w:author="Anees Shaikh" w:date="2013-10-07T01:11:00Z">
                <w:pPr>
                  <w:pStyle w:val="XML1"/>
                </w:pPr>
              </w:pPrChange>
            </w:pPr>
            <w:ins w:id="15298" w:author="Anees Shaikh" w:date="2013-10-07T01:10:00Z">
              <w:r>
                <w:t xml:space="preserve">                                                   packets sent to this OpenFlow Controller.  If present, this</w:t>
              </w:r>
            </w:ins>
          </w:p>
          <w:p w14:paraId="022618C6" w14:textId="77777777" w:rsidR="00874469" w:rsidRDefault="00874469" w:rsidP="00874469">
            <w:pPr>
              <w:pStyle w:val="XML1"/>
              <w:rPr>
                <w:ins w:id="15299" w:author="Anees Shaikh" w:date="2013-10-07T01:10:00Z"/>
              </w:rPr>
              <w:pPrChange w:id="15300" w:author="Anees Shaikh" w:date="2013-10-07T01:11:00Z">
                <w:pPr>
                  <w:pStyle w:val="XML1"/>
                </w:pPr>
              </w:pPrChange>
            </w:pPr>
            <w:ins w:id="15301" w:author="Anees Shaikh" w:date="2013-10-07T01:10:00Z">
              <w:r>
                <w:t xml:space="preserve">                                                   element overrides any default IP address.</w:t>
              </w:r>
            </w:ins>
          </w:p>
          <w:p w14:paraId="0A91226C" w14:textId="77777777" w:rsidR="00874469" w:rsidRDefault="00874469" w:rsidP="00874469">
            <w:pPr>
              <w:pStyle w:val="XML1"/>
              <w:rPr>
                <w:ins w:id="15302" w:author="Anees Shaikh" w:date="2013-10-07T01:10:00Z"/>
              </w:rPr>
              <w:pPrChange w:id="15303" w:author="Anees Shaikh" w:date="2013-10-07T01:11:00Z">
                <w:pPr>
                  <w:pStyle w:val="XML1"/>
                </w:pPr>
              </w:pPrChange>
            </w:pPr>
            <w:ins w:id="15304" w:author="Anees Shaikh" w:date="2013-10-07T01:10:00Z">
              <w:r>
                <w:t xml:space="preserve">                                          &lt;/xs:documentation&gt;</w:t>
              </w:r>
            </w:ins>
          </w:p>
          <w:p w14:paraId="7CE24F71" w14:textId="77777777" w:rsidR="00874469" w:rsidRDefault="00874469" w:rsidP="00874469">
            <w:pPr>
              <w:pStyle w:val="XML1"/>
              <w:rPr>
                <w:ins w:id="15305" w:author="Anees Shaikh" w:date="2013-10-07T01:10:00Z"/>
              </w:rPr>
              <w:pPrChange w:id="15306" w:author="Anees Shaikh" w:date="2013-10-07T01:11:00Z">
                <w:pPr>
                  <w:pStyle w:val="XML1"/>
                </w:pPr>
              </w:pPrChange>
            </w:pPr>
            <w:ins w:id="15307" w:author="Anees Shaikh" w:date="2013-10-07T01:10:00Z">
              <w:r>
                <w:t xml:space="preserve">                                        &lt;/xs:annotation&gt;</w:t>
              </w:r>
            </w:ins>
          </w:p>
          <w:p w14:paraId="110E9A74" w14:textId="77777777" w:rsidR="00874469" w:rsidRDefault="00874469" w:rsidP="00874469">
            <w:pPr>
              <w:pStyle w:val="XML1"/>
              <w:rPr>
                <w:ins w:id="15308" w:author="Anees Shaikh" w:date="2013-10-07T01:10:00Z"/>
              </w:rPr>
              <w:pPrChange w:id="15309" w:author="Anees Shaikh" w:date="2013-10-07T01:11:00Z">
                <w:pPr>
                  <w:pStyle w:val="XML1"/>
                </w:pPr>
              </w:pPrChange>
            </w:pPr>
            <w:ins w:id="15310" w:author="Anees Shaikh" w:date="2013-10-07T01:10:00Z">
              <w:r>
                <w:t xml:space="preserve">                                      &lt;/xs:element&gt;</w:t>
              </w:r>
            </w:ins>
          </w:p>
          <w:p w14:paraId="78481ACB" w14:textId="77777777" w:rsidR="00874469" w:rsidRDefault="00874469" w:rsidP="00874469">
            <w:pPr>
              <w:pStyle w:val="XML1"/>
              <w:rPr>
                <w:ins w:id="15311" w:author="Anees Shaikh" w:date="2013-10-07T01:10:00Z"/>
              </w:rPr>
              <w:pPrChange w:id="15312" w:author="Anees Shaikh" w:date="2013-10-07T01:11:00Z">
                <w:pPr>
                  <w:pStyle w:val="XML1"/>
                </w:pPr>
              </w:pPrChange>
            </w:pPr>
            <w:ins w:id="15313" w:author="Anees Shaikh" w:date="2013-10-07T01:10:00Z">
              <w:r>
                <w:t xml:space="preserve">                                      &lt;xs:element name="local-port-in-use" minOccurs="0"  type="inet:port-number"&gt;</w:t>
              </w:r>
            </w:ins>
          </w:p>
          <w:p w14:paraId="0138E8F8" w14:textId="77777777" w:rsidR="00874469" w:rsidRDefault="00874469" w:rsidP="00874469">
            <w:pPr>
              <w:pStyle w:val="XML1"/>
              <w:rPr>
                <w:ins w:id="15314" w:author="Anees Shaikh" w:date="2013-10-07T01:10:00Z"/>
              </w:rPr>
              <w:pPrChange w:id="15315" w:author="Anees Shaikh" w:date="2013-10-07T01:11:00Z">
                <w:pPr>
                  <w:pStyle w:val="XML1"/>
                </w:pPr>
              </w:pPrChange>
            </w:pPr>
            <w:ins w:id="15316" w:author="Anees Shaikh" w:date="2013-10-07T01:10:00Z">
              <w:r>
                <w:t xml:space="preserve">                                        &lt;xs:annotation&gt;</w:t>
              </w:r>
            </w:ins>
          </w:p>
          <w:p w14:paraId="7F4E1216" w14:textId="77777777" w:rsidR="00874469" w:rsidRDefault="00874469" w:rsidP="00874469">
            <w:pPr>
              <w:pStyle w:val="XML1"/>
              <w:rPr>
                <w:ins w:id="15317" w:author="Anees Shaikh" w:date="2013-10-07T01:10:00Z"/>
              </w:rPr>
              <w:pPrChange w:id="15318" w:author="Anees Shaikh" w:date="2013-10-07T01:11:00Z">
                <w:pPr>
                  <w:pStyle w:val="XML1"/>
                </w:pPr>
              </w:pPrChange>
            </w:pPr>
            <w:ins w:id="15319" w:author="Anees Shaikh" w:date="2013-10-07T01:10:00Z">
              <w:r>
                <w:t xml:space="preserve">                                          &lt;xs:documentation&gt;</w:t>
              </w:r>
            </w:ins>
          </w:p>
          <w:p w14:paraId="7118C556" w14:textId="77777777" w:rsidR="00874469" w:rsidRDefault="00874469" w:rsidP="00874469">
            <w:pPr>
              <w:pStyle w:val="XML1"/>
              <w:rPr>
                <w:ins w:id="15320" w:author="Anees Shaikh" w:date="2013-10-07T01:10:00Z"/>
              </w:rPr>
              <w:pPrChange w:id="15321" w:author="Anees Shaikh" w:date="2013-10-07T01:11:00Z">
                <w:pPr>
                  <w:pStyle w:val="XML1"/>
                </w:pPr>
              </w:pPrChange>
            </w:pPr>
            <w:ins w:id="15322" w:author="Anees Shaikh" w:date="2013-10-07T01:10:00Z">
              <w:r>
                <w:t xml:space="preserve">                                            The local TCP port number of the OpenFlow Logical Switch.  If element</w:t>
              </w:r>
            </w:ins>
          </w:p>
          <w:p w14:paraId="5E575679" w14:textId="77777777" w:rsidR="00874469" w:rsidRDefault="00874469" w:rsidP="00874469">
            <w:pPr>
              <w:pStyle w:val="XML1"/>
              <w:rPr>
                <w:ins w:id="15323" w:author="Anees Shaikh" w:date="2013-10-07T01:10:00Z"/>
              </w:rPr>
              <w:pPrChange w:id="15324" w:author="Anees Shaikh" w:date="2013-10-07T01:11:00Z">
                <w:pPr>
                  <w:pStyle w:val="XML1"/>
                </w:pPr>
              </w:pPrChange>
            </w:pPr>
            <w:ins w:id="15325" w:author="Anees Shaikh" w:date="2013-10-07T01:10:00Z">
              <w:r>
                <w:t xml:space="preserve">                                                   connection-state has value 'up', then this element indicates</w:t>
              </w:r>
            </w:ins>
          </w:p>
          <w:p w14:paraId="579D3EE4" w14:textId="77777777" w:rsidR="00874469" w:rsidRDefault="00874469" w:rsidP="00874469">
            <w:pPr>
              <w:pStyle w:val="XML1"/>
              <w:rPr>
                <w:ins w:id="15326" w:author="Anees Shaikh" w:date="2013-10-07T01:10:00Z"/>
              </w:rPr>
              <w:pPrChange w:id="15327" w:author="Anees Shaikh" w:date="2013-10-07T01:11:00Z">
                <w:pPr>
                  <w:pStyle w:val="XML1"/>
                </w:pPr>
              </w:pPrChange>
            </w:pPr>
            <w:ins w:id="15328" w:author="Anees Shaikh" w:date="2013-10-07T01:10:00Z">
              <w:r>
                <w:t xml:space="preserve">                                                   the actual port number in use.  If element connection-state</w:t>
              </w:r>
            </w:ins>
          </w:p>
          <w:p w14:paraId="46828FFD" w14:textId="77777777" w:rsidR="00874469" w:rsidRDefault="00874469" w:rsidP="00874469">
            <w:pPr>
              <w:pStyle w:val="XML1"/>
              <w:rPr>
                <w:ins w:id="15329" w:author="Anees Shaikh" w:date="2013-10-07T01:10:00Z"/>
              </w:rPr>
              <w:pPrChange w:id="15330" w:author="Anees Shaikh" w:date="2013-10-07T01:11:00Z">
                <w:pPr>
                  <w:pStyle w:val="XML1"/>
                </w:pPr>
              </w:pPrChange>
            </w:pPr>
            <w:ins w:id="15331" w:author="Anees Shaikh" w:date="2013-10-07T01:10:00Z">
              <w:r>
                <w:t xml:space="preserve">                                                   has value 'down', then this element indicates the port number</w:t>
              </w:r>
            </w:ins>
          </w:p>
          <w:p w14:paraId="19DAAA9D" w14:textId="77777777" w:rsidR="00874469" w:rsidRDefault="00874469" w:rsidP="00874469">
            <w:pPr>
              <w:pStyle w:val="XML1"/>
              <w:rPr>
                <w:ins w:id="15332" w:author="Anees Shaikh" w:date="2013-10-07T01:10:00Z"/>
              </w:rPr>
              <w:pPrChange w:id="15333" w:author="Anees Shaikh" w:date="2013-10-07T01:11:00Z">
                <w:pPr>
                  <w:pStyle w:val="XML1"/>
                </w:pPr>
              </w:pPrChange>
            </w:pPr>
            <w:ins w:id="15334" w:author="Anees Shaikh" w:date="2013-10-07T01:10:00Z">
              <w:r>
                <w:t xml:space="preserve">                                                   used for the last attempt to establish a connection with this</w:t>
              </w:r>
            </w:ins>
          </w:p>
          <w:p w14:paraId="74D00A5F" w14:textId="77777777" w:rsidR="00874469" w:rsidRDefault="00874469" w:rsidP="00874469">
            <w:pPr>
              <w:pStyle w:val="XML1"/>
              <w:rPr>
                <w:ins w:id="15335" w:author="Anees Shaikh" w:date="2013-10-07T01:10:00Z"/>
              </w:rPr>
              <w:pPrChange w:id="15336" w:author="Anees Shaikh" w:date="2013-10-07T01:11:00Z">
                <w:pPr>
                  <w:pStyle w:val="XML1"/>
                </w:pPr>
              </w:pPrChange>
            </w:pPr>
            <w:ins w:id="15337" w:author="Anees Shaikh" w:date="2013-10-07T01:10:00Z">
              <w:r>
                <w:t xml:space="preserve">                                                   OpenFlow Controller.???  When connecting to this OpenFlow</w:t>
              </w:r>
            </w:ins>
          </w:p>
          <w:p w14:paraId="6C2AC756" w14:textId="77777777" w:rsidR="00874469" w:rsidRDefault="00874469" w:rsidP="00874469">
            <w:pPr>
              <w:pStyle w:val="XML1"/>
              <w:rPr>
                <w:ins w:id="15338" w:author="Anees Shaikh" w:date="2013-10-07T01:10:00Z"/>
              </w:rPr>
              <w:pPrChange w:id="15339" w:author="Anees Shaikh" w:date="2013-10-07T01:11:00Z">
                <w:pPr>
                  <w:pStyle w:val="XML1"/>
                </w:pPr>
              </w:pPrChange>
            </w:pPr>
            <w:ins w:id="15340" w:author="Anees Shaikh" w:date="2013-10-07T01:10:00Z">
              <w:r>
                <w:t xml:space="preserve">                                                   Controller, it is the source TCP port number of packets sent</w:t>
              </w:r>
            </w:ins>
          </w:p>
          <w:p w14:paraId="402E0C94" w14:textId="77777777" w:rsidR="00874469" w:rsidRDefault="00874469" w:rsidP="00874469">
            <w:pPr>
              <w:pStyle w:val="XML1"/>
              <w:rPr>
                <w:ins w:id="15341" w:author="Anees Shaikh" w:date="2013-10-07T01:10:00Z"/>
              </w:rPr>
              <w:pPrChange w:id="15342" w:author="Anees Shaikh" w:date="2013-10-07T01:11:00Z">
                <w:pPr>
                  <w:pStyle w:val="XML1"/>
                </w:pPr>
              </w:pPrChange>
            </w:pPr>
            <w:ins w:id="15343" w:author="Anees Shaikh" w:date="2013-10-07T01:10:00Z">
              <w:r>
                <w:t xml:space="preserve">                                                   to this OpenFlow Controller.  If this element has its defaqult</w:t>
              </w:r>
            </w:ins>
          </w:p>
          <w:p w14:paraId="41A5579E" w14:textId="77777777" w:rsidR="00874469" w:rsidRDefault="00874469" w:rsidP="00874469">
            <w:pPr>
              <w:pStyle w:val="XML1"/>
              <w:rPr>
                <w:ins w:id="15344" w:author="Anees Shaikh" w:date="2013-10-07T01:10:00Z"/>
              </w:rPr>
              <w:pPrChange w:id="15345" w:author="Anees Shaikh" w:date="2013-10-07T01:11:00Z">
                <w:pPr>
                  <w:pStyle w:val="XML1"/>
                </w:pPr>
              </w:pPrChange>
            </w:pPr>
            <w:ins w:id="15346" w:author="Anees Shaikh" w:date="2013-10-07T01:10:00Z">
              <w:r>
                <w:t xml:space="preserve">                                                   value 0, then port number is chosen arbitrarily by the</w:t>
              </w:r>
            </w:ins>
          </w:p>
          <w:p w14:paraId="7F1F17AB" w14:textId="77777777" w:rsidR="00874469" w:rsidRDefault="00874469" w:rsidP="00874469">
            <w:pPr>
              <w:pStyle w:val="XML1"/>
              <w:rPr>
                <w:ins w:id="15347" w:author="Anees Shaikh" w:date="2013-10-07T01:10:00Z"/>
              </w:rPr>
              <w:pPrChange w:id="15348" w:author="Anees Shaikh" w:date="2013-10-07T01:11:00Z">
                <w:pPr>
                  <w:pStyle w:val="XML1"/>
                </w:pPr>
              </w:pPrChange>
            </w:pPr>
            <w:ins w:id="15349" w:author="Anees Shaikh" w:date="2013-10-07T01:10:00Z">
              <w:r>
                <w:t xml:space="preserve">                                                   OpenFlow Logical Switch.</w:t>
              </w:r>
            </w:ins>
          </w:p>
          <w:p w14:paraId="66DC0211" w14:textId="77777777" w:rsidR="00874469" w:rsidRDefault="00874469" w:rsidP="00874469">
            <w:pPr>
              <w:pStyle w:val="XML1"/>
              <w:rPr>
                <w:ins w:id="15350" w:author="Anees Shaikh" w:date="2013-10-07T01:10:00Z"/>
              </w:rPr>
              <w:pPrChange w:id="15351" w:author="Anees Shaikh" w:date="2013-10-07T01:11:00Z">
                <w:pPr>
                  <w:pStyle w:val="XML1"/>
                </w:pPr>
              </w:pPrChange>
            </w:pPr>
            <w:ins w:id="15352" w:author="Anees Shaikh" w:date="2013-10-07T01:10:00Z">
              <w:r>
                <w:t xml:space="preserve">                                          &lt;/xs:documentation&gt;</w:t>
              </w:r>
            </w:ins>
          </w:p>
          <w:p w14:paraId="21482543" w14:textId="77777777" w:rsidR="00874469" w:rsidRDefault="00874469" w:rsidP="00874469">
            <w:pPr>
              <w:pStyle w:val="XML1"/>
              <w:rPr>
                <w:ins w:id="15353" w:author="Anees Shaikh" w:date="2013-10-07T01:10:00Z"/>
              </w:rPr>
              <w:pPrChange w:id="15354" w:author="Anees Shaikh" w:date="2013-10-07T01:11:00Z">
                <w:pPr>
                  <w:pStyle w:val="XML1"/>
                </w:pPr>
              </w:pPrChange>
            </w:pPr>
            <w:ins w:id="15355" w:author="Anees Shaikh" w:date="2013-10-07T01:10:00Z">
              <w:r>
                <w:t xml:space="preserve">                                        &lt;/xs:annotation&gt;</w:t>
              </w:r>
            </w:ins>
          </w:p>
          <w:p w14:paraId="67CA4212" w14:textId="77777777" w:rsidR="00874469" w:rsidRDefault="00874469" w:rsidP="00874469">
            <w:pPr>
              <w:pStyle w:val="XML1"/>
              <w:rPr>
                <w:ins w:id="15356" w:author="Anees Shaikh" w:date="2013-10-07T01:10:00Z"/>
              </w:rPr>
              <w:pPrChange w:id="15357" w:author="Anees Shaikh" w:date="2013-10-07T01:11:00Z">
                <w:pPr>
                  <w:pStyle w:val="XML1"/>
                </w:pPr>
              </w:pPrChange>
            </w:pPr>
            <w:ins w:id="15358" w:author="Anees Shaikh" w:date="2013-10-07T01:10:00Z">
              <w:r>
                <w:t xml:space="preserve">                                      &lt;/xs:element&gt;</w:t>
              </w:r>
            </w:ins>
          </w:p>
          <w:p w14:paraId="5555985C" w14:textId="77777777" w:rsidR="00874469" w:rsidRDefault="00874469" w:rsidP="00874469">
            <w:pPr>
              <w:pStyle w:val="XML1"/>
              <w:rPr>
                <w:ins w:id="15359" w:author="Anees Shaikh" w:date="2013-10-07T01:10:00Z"/>
              </w:rPr>
              <w:pPrChange w:id="15360" w:author="Anees Shaikh" w:date="2013-10-07T01:11:00Z">
                <w:pPr>
                  <w:pStyle w:val="XML1"/>
                </w:pPr>
              </w:pPrChange>
            </w:pPr>
            <w:ins w:id="15361" w:author="Anees Shaikh" w:date="2013-10-07T01:10:00Z">
              <w:r>
                <w:t xml:space="preserve">                                      &lt;xs:any minOccurs="0" maxOccurs="unbounded"</w:t>
              </w:r>
            </w:ins>
          </w:p>
          <w:p w14:paraId="4FC2E9DF" w14:textId="77777777" w:rsidR="00874469" w:rsidRDefault="00874469" w:rsidP="00874469">
            <w:pPr>
              <w:pStyle w:val="XML1"/>
              <w:rPr>
                <w:ins w:id="15362" w:author="Anees Shaikh" w:date="2013-10-07T01:10:00Z"/>
              </w:rPr>
              <w:pPrChange w:id="15363" w:author="Anees Shaikh" w:date="2013-10-07T01:11:00Z">
                <w:pPr>
                  <w:pStyle w:val="XML1"/>
                </w:pPr>
              </w:pPrChange>
            </w:pPr>
            <w:ins w:id="15364" w:author="Anees Shaikh" w:date="2013-10-07T01:10:00Z">
              <w:r>
                <w:t xml:space="preserve">                                              namespace="##other" processContents="lax"/&gt;</w:t>
              </w:r>
            </w:ins>
          </w:p>
          <w:p w14:paraId="0392F1CC" w14:textId="77777777" w:rsidR="00874469" w:rsidRDefault="00874469" w:rsidP="00874469">
            <w:pPr>
              <w:pStyle w:val="XML1"/>
              <w:rPr>
                <w:ins w:id="15365" w:author="Anees Shaikh" w:date="2013-10-07T01:10:00Z"/>
              </w:rPr>
              <w:pPrChange w:id="15366" w:author="Anees Shaikh" w:date="2013-10-07T01:11:00Z">
                <w:pPr>
                  <w:pStyle w:val="XML1"/>
                </w:pPr>
              </w:pPrChange>
            </w:pPr>
            <w:ins w:id="15367" w:author="Anees Shaikh" w:date="2013-10-07T01:10:00Z">
              <w:r>
                <w:t xml:space="preserve">                                    &lt;/xs:sequence&gt;</w:t>
              </w:r>
            </w:ins>
          </w:p>
          <w:p w14:paraId="3752D429" w14:textId="77777777" w:rsidR="00874469" w:rsidRDefault="00874469" w:rsidP="00874469">
            <w:pPr>
              <w:pStyle w:val="XML1"/>
              <w:rPr>
                <w:ins w:id="15368" w:author="Anees Shaikh" w:date="2013-10-07T01:10:00Z"/>
              </w:rPr>
              <w:pPrChange w:id="15369" w:author="Anees Shaikh" w:date="2013-10-07T01:11:00Z">
                <w:pPr>
                  <w:pStyle w:val="XML1"/>
                </w:pPr>
              </w:pPrChange>
            </w:pPr>
            <w:ins w:id="15370" w:author="Anees Shaikh" w:date="2013-10-07T01:10:00Z">
              <w:r>
                <w:t xml:space="preserve">                                  &lt;/xs:complexType&gt;</w:t>
              </w:r>
            </w:ins>
          </w:p>
          <w:p w14:paraId="7FA1F372" w14:textId="77777777" w:rsidR="00874469" w:rsidRDefault="00874469" w:rsidP="00874469">
            <w:pPr>
              <w:pStyle w:val="XML1"/>
              <w:rPr>
                <w:ins w:id="15371" w:author="Anees Shaikh" w:date="2013-10-07T01:10:00Z"/>
              </w:rPr>
              <w:pPrChange w:id="15372" w:author="Anees Shaikh" w:date="2013-10-07T01:11:00Z">
                <w:pPr>
                  <w:pStyle w:val="XML1"/>
                </w:pPr>
              </w:pPrChange>
            </w:pPr>
            <w:ins w:id="15373" w:author="Anees Shaikh" w:date="2013-10-07T01:10:00Z">
              <w:r>
                <w:t xml:space="preserve">                                &lt;/xs:element&gt;</w:t>
              </w:r>
            </w:ins>
          </w:p>
          <w:p w14:paraId="0305525B" w14:textId="77777777" w:rsidR="00874469" w:rsidRDefault="00874469" w:rsidP="00874469">
            <w:pPr>
              <w:pStyle w:val="XML1"/>
              <w:rPr>
                <w:ins w:id="15374" w:author="Anees Shaikh" w:date="2013-10-07T01:10:00Z"/>
              </w:rPr>
              <w:pPrChange w:id="15375" w:author="Anees Shaikh" w:date="2013-10-07T01:11:00Z">
                <w:pPr>
                  <w:pStyle w:val="XML1"/>
                </w:pPr>
              </w:pPrChange>
            </w:pPr>
            <w:ins w:id="15376" w:author="Anees Shaikh" w:date="2013-10-07T01:10:00Z">
              <w:r>
                <w:t xml:space="preserve">                                &lt;xs:any minOccurs="0" maxOccurs="unbounded"</w:t>
              </w:r>
            </w:ins>
          </w:p>
          <w:p w14:paraId="7E351CEF" w14:textId="77777777" w:rsidR="00874469" w:rsidRDefault="00874469" w:rsidP="00874469">
            <w:pPr>
              <w:pStyle w:val="XML1"/>
              <w:rPr>
                <w:ins w:id="15377" w:author="Anees Shaikh" w:date="2013-10-07T01:10:00Z"/>
              </w:rPr>
              <w:pPrChange w:id="15378" w:author="Anees Shaikh" w:date="2013-10-07T01:11:00Z">
                <w:pPr>
                  <w:pStyle w:val="XML1"/>
                </w:pPr>
              </w:pPrChange>
            </w:pPr>
            <w:ins w:id="15379" w:author="Anees Shaikh" w:date="2013-10-07T01:10:00Z">
              <w:r>
                <w:t xml:space="preserve">                                        namespace="##other" processContents="lax"/&gt;</w:t>
              </w:r>
            </w:ins>
          </w:p>
          <w:p w14:paraId="56A3FFA6" w14:textId="77777777" w:rsidR="00874469" w:rsidRDefault="00874469" w:rsidP="00874469">
            <w:pPr>
              <w:pStyle w:val="XML1"/>
              <w:rPr>
                <w:ins w:id="15380" w:author="Anees Shaikh" w:date="2013-10-07T01:10:00Z"/>
              </w:rPr>
              <w:pPrChange w:id="15381" w:author="Anees Shaikh" w:date="2013-10-07T01:11:00Z">
                <w:pPr>
                  <w:pStyle w:val="XML1"/>
                </w:pPr>
              </w:pPrChange>
            </w:pPr>
            <w:ins w:id="15382" w:author="Anees Shaikh" w:date="2013-10-07T01:10:00Z">
              <w:r>
                <w:t xml:space="preserve">                              &lt;/xs:sequence&gt;</w:t>
              </w:r>
            </w:ins>
          </w:p>
          <w:p w14:paraId="6C9379C4" w14:textId="77777777" w:rsidR="00874469" w:rsidRDefault="00874469" w:rsidP="00874469">
            <w:pPr>
              <w:pStyle w:val="XML1"/>
              <w:rPr>
                <w:ins w:id="15383" w:author="Anees Shaikh" w:date="2013-10-07T01:10:00Z"/>
              </w:rPr>
              <w:pPrChange w:id="15384" w:author="Anees Shaikh" w:date="2013-10-07T01:11:00Z">
                <w:pPr>
                  <w:pStyle w:val="XML1"/>
                </w:pPr>
              </w:pPrChange>
            </w:pPr>
            <w:ins w:id="15385" w:author="Anees Shaikh" w:date="2013-10-07T01:10:00Z">
              <w:r>
                <w:t xml:space="preserve">                            &lt;/xs:complexType&gt;</w:t>
              </w:r>
            </w:ins>
          </w:p>
          <w:p w14:paraId="70B334B5" w14:textId="77777777" w:rsidR="00874469" w:rsidRDefault="00874469" w:rsidP="00874469">
            <w:pPr>
              <w:pStyle w:val="XML1"/>
              <w:rPr>
                <w:ins w:id="15386" w:author="Anees Shaikh" w:date="2013-10-07T01:10:00Z"/>
              </w:rPr>
              <w:pPrChange w:id="15387" w:author="Anees Shaikh" w:date="2013-10-07T01:11:00Z">
                <w:pPr>
                  <w:pStyle w:val="XML1"/>
                </w:pPr>
              </w:pPrChange>
            </w:pPr>
            <w:ins w:id="15388" w:author="Anees Shaikh" w:date="2013-10-07T01:10:00Z">
              <w:r>
                <w:t xml:space="preserve">                          &lt;/xs:element&gt;</w:t>
              </w:r>
            </w:ins>
          </w:p>
          <w:p w14:paraId="25FA0229" w14:textId="77777777" w:rsidR="00874469" w:rsidRDefault="00874469" w:rsidP="00874469">
            <w:pPr>
              <w:pStyle w:val="XML1"/>
              <w:rPr>
                <w:ins w:id="15389" w:author="Anees Shaikh" w:date="2013-10-07T01:10:00Z"/>
              </w:rPr>
              <w:pPrChange w:id="15390" w:author="Anees Shaikh" w:date="2013-10-07T01:11:00Z">
                <w:pPr>
                  <w:pStyle w:val="XML1"/>
                </w:pPr>
              </w:pPrChange>
            </w:pPr>
            <w:ins w:id="15391" w:author="Anees Shaikh" w:date="2013-10-07T01:10:00Z">
              <w:r>
                <w:t xml:space="preserve">                          &lt;xs:any minOccurs="0" maxOccurs="unbounded"</w:t>
              </w:r>
            </w:ins>
          </w:p>
          <w:p w14:paraId="0331A2DC" w14:textId="77777777" w:rsidR="00874469" w:rsidRDefault="00874469" w:rsidP="00874469">
            <w:pPr>
              <w:pStyle w:val="XML1"/>
              <w:rPr>
                <w:ins w:id="15392" w:author="Anees Shaikh" w:date="2013-10-07T01:10:00Z"/>
              </w:rPr>
              <w:pPrChange w:id="15393" w:author="Anees Shaikh" w:date="2013-10-07T01:11:00Z">
                <w:pPr>
                  <w:pStyle w:val="XML1"/>
                </w:pPr>
              </w:pPrChange>
            </w:pPr>
            <w:ins w:id="15394" w:author="Anees Shaikh" w:date="2013-10-07T01:10:00Z">
              <w:r>
                <w:t xml:space="preserve">                                  namespace="##other" processContents="lax"/&gt;</w:t>
              </w:r>
            </w:ins>
          </w:p>
          <w:p w14:paraId="22417BBC" w14:textId="77777777" w:rsidR="00874469" w:rsidRDefault="00874469" w:rsidP="00874469">
            <w:pPr>
              <w:pStyle w:val="XML1"/>
              <w:rPr>
                <w:ins w:id="15395" w:author="Anees Shaikh" w:date="2013-10-07T01:10:00Z"/>
              </w:rPr>
              <w:pPrChange w:id="15396" w:author="Anees Shaikh" w:date="2013-10-07T01:11:00Z">
                <w:pPr>
                  <w:pStyle w:val="XML1"/>
                </w:pPr>
              </w:pPrChange>
            </w:pPr>
            <w:ins w:id="15397" w:author="Anees Shaikh" w:date="2013-10-07T01:10:00Z">
              <w:r>
                <w:t xml:space="preserve">                        &lt;/xs:sequence&gt;</w:t>
              </w:r>
            </w:ins>
          </w:p>
          <w:p w14:paraId="45349C69" w14:textId="77777777" w:rsidR="00874469" w:rsidRDefault="00874469" w:rsidP="00874469">
            <w:pPr>
              <w:pStyle w:val="XML1"/>
              <w:rPr>
                <w:ins w:id="15398" w:author="Anees Shaikh" w:date="2013-10-07T01:10:00Z"/>
              </w:rPr>
              <w:pPrChange w:id="15399" w:author="Anees Shaikh" w:date="2013-10-07T01:11:00Z">
                <w:pPr>
                  <w:pStyle w:val="XML1"/>
                </w:pPr>
              </w:pPrChange>
            </w:pPr>
            <w:ins w:id="15400" w:author="Anees Shaikh" w:date="2013-10-07T01:10:00Z">
              <w:r>
                <w:t xml:space="preserve">                      &lt;/xs:complexType&gt;</w:t>
              </w:r>
            </w:ins>
          </w:p>
          <w:p w14:paraId="0E615312" w14:textId="77777777" w:rsidR="00874469" w:rsidRDefault="00874469" w:rsidP="00874469">
            <w:pPr>
              <w:pStyle w:val="XML1"/>
              <w:rPr>
                <w:ins w:id="15401" w:author="Anees Shaikh" w:date="2013-10-07T01:10:00Z"/>
              </w:rPr>
              <w:pPrChange w:id="15402" w:author="Anees Shaikh" w:date="2013-10-07T01:11:00Z">
                <w:pPr>
                  <w:pStyle w:val="XML1"/>
                </w:pPr>
              </w:pPrChange>
            </w:pPr>
            <w:ins w:id="15403" w:author="Anees Shaikh" w:date="2013-10-07T01:10:00Z">
              <w:r>
                <w:t xml:space="preserve">                      &lt;xs:key name="key_controllers_switch_logical-switches_capable-switch_controller"&gt;</w:t>
              </w:r>
            </w:ins>
          </w:p>
          <w:p w14:paraId="46BC94BB" w14:textId="77777777" w:rsidR="00874469" w:rsidRDefault="00874469" w:rsidP="00874469">
            <w:pPr>
              <w:pStyle w:val="XML1"/>
              <w:rPr>
                <w:ins w:id="15404" w:author="Anees Shaikh" w:date="2013-10-07T01:10:00Z"/>
              </w:rPr>
              <w:pPrChange w:id="15405" w:author="Anees Shaikh" w:date="2013-10-07T01:11:00Z">
                <w:pPr>
                  <w:pStyle w:val="XML1"/>
                </w:pPr>
              </w:pPrChange>
            </w:pPr>
            <w:ins w:id="15406" w:author="Anees Shaikh" w:date="2013-10-07T01:10:00Z">
              <w:r>
                <w:t xml:space="preserve">                        &lt;xs:selector xpath="of-config:controller"/&gt;</w:t>
              </w:r>
            </w:ins>
          </w:p>
          <w:p w14:paraId="4BA2B6CE" w14:textId="77777777" w:rsidR="00874469" w:rsidRDefault="00874469" w:rsidP="00874469">
            <w:pPr>
              <w:pStyle w:val="XML1"/>
              <w:rPr>
                <w:ins w:id="15407" w:author="Anees Shaikh" w:date="2013-10-07T01:10:00Z"/>
              </w:rPr>
              <w:pPrChange w:id="15408" w:author="Anees Shaikh" w:date="2013-10-07T01:11:00Z">
                <w:pPr>
                  <w:pStyle w:val="XML1"/>
                </w:pPr>
              </w:pPrChange>
            </w:pPr>
            <w:ins w:id="15409" w:author="Anees Shaikh" w:date="2013-10-07T01:10:00Z">
              <w:r>
                <w:t xml:space="preserve">                        &lt;xs:field xpath="of-config:id"/&gt;</w:t>
              </w:r>
            </w:ins>
          </w:p>
          <w:p w14:paraId="3C4BD3C1" w14:textId="77777777" w:rsidR="00874469" w:rsidRDefault="00874469" w:rsidP="00874469">
            <w:pPr>
              <w:pStyle w:val="XML1"/>
              <w:rPr>
                <w:ins w:id="15410" w:author="Anees Shaikh" w:date="2013-10-07T01:10:00Z"/>
              </w:rPr>
              <w:pPrChange w:id="15411" w:author="Anees Shaikh" w:date="2013-10-07T01:11:00Z">
                <w:pPr>
                  <w:pStyle w:val="XML1"/>
                </w:pPr>
              </w:pPrChange>
            </w:pPr>
            <w:ins w:id="15412" w:author="Anees Shaikh" w:date="2013-10-07T01:10:00Z">
              <w:r>
                <w:t xml:space="preserve">                      &lt;/xs:key&gt;</w:t>
              </w:r>
            </w:ins>
          </w:p>
          <w:p w14:paraId="44076190" w14:textId="77777777" w:rsidR="00874469" w:rsidRDefault="00874469" w:rsidP="00874469">
            <w:pPr>
              <w:pStyle w:val="XML1"/>
              <w:rPr>
                <w:ins w:id="15413" w:author="Anees Shaikh" w:date="2013-10-07T01:10:00Z"/>
              </w:rPr>
              <w:pPrChange w:id="15414" w:author="Anees Shaikh" w:date="2013-10-07T01:11:00Z">
                <w:pPr>
                  <w:pStyle w:val="XML1"/>
                </w:pPr>
              </w:pPrChange>
            </w:pPr>
            <w:ins w:id="15415" w:author="Anees Shaikh" w:date="2013-10-07T01:10:00Z">
              <w:r>
                <w:lastRenderedPageBreak/>
                <w:t xml:space="preserve">                    &lt;/xs:element&gt;</w:t>
              </w:r>
            </w:ins>
          </w:p>
          <w:p w14:paraId="6A36B1F8" w14:textId="77777777" w:rsidR="00874469" w:rsidRDefault="00874469" w:rsidP="00874469">
            <w:pPr>
              <w:pStyle w:val="XML1"/>
              <w:rPr>
                <w:ins w:id="15416" w:author="Anees Shaikh" w:date="2013-10-07T01:10:00Z"/>
              </w:rPr>
              <w:pPrChange w:id="15417" w:author="Anees Shaikh" w:date="2013-10-07T01:11:00Z">
                <w:pPr>
                  <w:pStyle w:val="XML1"/>
                </w:pPr>
              </w:pPrChange>
            </w:pPr>
            <w:ins w:id="15418" w:author="Anees Shaikh" w:date="2013-10-07T01:10:00Z">
              <w:r>
                <w:t xml:space="preserve">                    &lt;xs:element name="resources" minOccurs="0"&gt;</w:t>
              </w:r>
            </w:ins>
          </w:p>
          <w:p w14:paraId="4F565D12" w14:textId="77777777" w:rsidR="00874469" w:rsidRDefault="00874469" w:rsidP="00874469">
            <w:pPr>
              <w:pStyle w:val="XML1"/>
              <w:rPr>
                <w:ins w:id="15419" w:author="Anees Shaikh" w:date="2013-10-07T01:10:00Z"/>
              </w:rPr>
              <w:pPrChange w:id="15420" w:author="Anees Shaikh" w:date="2013-10-07T01:11:00Z">
                <w:pPr>
                  <w:pStyle w:val="XML1"/>
                </w:pPr>
              </w:pPrChange>
            </w:pPr>
            <w:ins w:id="15421" w:author="Anees Shaikh" w:date="2013-10-07T01:10:00Z">
              <w:r>
                <w:t xml:space="preserve">                      &lt;xs:annotation&gt;</w:t>
              </w:r>
            </w:ins>
          </w:p>
          <w:p w14:paraId="3F3D5D8C" w14:textId="77777777" w:rsidR="00874469" w:rsidRDefault="00874469" w:rsidP="00874469">
            <w:pPr>
              <w:pStyle w:val="XML1"/>
              <w:rPr>
                <w:ins w:id="15422" w:author="Anees Shaikh" w:date="2013-10-07T01:10:00Z"/>
              </w:rPr>
              <w:pPrChange w:id="15423" w:author="Anees Shaikh" w:date="2013-10-07T01:11:00Z">
                <w:pPr>
                  <w:pStyle w:val="XML1"/>
                </w:pPr>
              </w:pPrChange>
            </w:pPr>
            <w:ins w:id="15424" w:author="Anees Shaikh" w:date="2013-10-07T01:10:00Z">
              <w:r>
                <w:t xml:space="preserve">                        &lt;xs:documentation&gt;</w:t>
              </w:r>
            </w:ins>
          </w:p>
          <w:p w14:paraId="303A8DD1" w14:textId="77777777" w:rsidR="00874469" w:rsidRDefault="00874469" w:rsidP="00874469">
            <w:pPr>
              <w:pStyle w:val="XML1"/>
              <w:rPr>
                <w:ins w:id="15425" w:author="Anees Shaikh" w:date="2013-10-07T01:10:00Z"/>
              </w:rPr>
              <w:pPrChange w:id="15426" w:author="Anees Shaikh" w:date="2013-10-07T01:11:00Z">
                <w:pPr>
                  <w:pStyle w:val="XML1"/>
                </w:pPr>
              </w:pPrChange>
            </w:pPr>
            <w:ins w:id="15427" w:author="Anees Shaikh" w:date="2013-10-07T01:10:00Z">
              <w:r>
                <w:t xml:space="preserve">                          The list of identifiers of all resources of the</w:t>
              </w:r>
            </w:ins>
          </w:p>
          <w:p w14:paraId="515F491E" w14:textId="77777777" w:rsidR="00874469" w:rsidRDefault="00874469" w:rsidP="00874469">
            <w:pPr>
              <w:pStyle w:val="XML1"/>
              <w:rPr>
                <w:ins w:id="15428" w:author="Anees Shaikh" w:date="2013-10-07T01:10:00Z"/>
              </w:rPr>
              <w:pPrChange w:id="15429" w:author="Anees Shaikh" w:date="2013-10-07T01:11:00Z">
                <w:pPr>
                  <w:pStyle w:val="XML1"/>
                </w:pPr>
              </w:pPrChange>
            </w:pPr>
            <w:ins w:id="15430" w:author="Anees Shaikh" w:date="2013-10-07T01:10:00Z">
              <w:r>
                <w:t xml:space="preserve">                                 OpenFlow Capable Switch that the OpenFlow Logical Switch</w:t>
              </w:r>
            </w:ins>
          </w:p>
          <w:p w14:paraId="4F84D498" w14:textId="77777777" w:rsidR="00874469" w:rsidRDefault="00874469" w:rsidP="00874469">
            <w:pPr>
              <w:pStyle w:val="XML1"/>
              <w:rPr>
                <w:ins w:id="15431" w:author="Anees Shaikh" w:date="2013-10-07T01:10:00Z"/>
              </w:rPr>
              <w:pPrChange w:id="15432" w:author="Anees Shaikh" w:date="2013-10-07T01:11:00Z">
                <w:pPr>
                  <w:pStyle w:val="XML1"/>
                </w:pPr>
              </w:pPrChange>
            </w:pPr>
            <w:ins w:id="15433" w:author="Anees Shaikh" w:date="2013-10-07T01:10:00Z">
              <w:r>
                <w:t xml:space="preserve">                                 has exclusive or non-exclusive access to.  A resource is </w:t>
              </w:r>
            </w:ins>
          </w:p>
          <w:p w14:paraId="35DCBD1C" w14:textId="77777777" w:rsidR="00874469" w:rsidRDefault="00874469" w:rsidP="00874469">
            <w:pPr>
              <w:pStyle w:val="XML1"/>
              <w:rPr>
                <w:ins w:id="15434" w:author="Anees Shaikh" w:date="2013-10-07T01:10:00Z"/>
              </w:rPr>
              <w:pPrChange w:id="15435" w:author="Anees Shaikh" w:date="2013-10-07T01:11:00Z">
                <w:pPr>
                  <w:pStyle w:val="XML1"/>
                </w:pPr>
              </w:pPrChange>
            </w:pPr>
            <w:ins w:id="15436" w:author="Anees Shaikh" w:date="2013-10-07T01:10:00Z">
              <w:r>
                <w:t xml:space="preserve">                                 identified by the value of its resource-identifier element.</w:t>
              </w:r>
            </w:ins>
          </w:p>
          <w:p w14:paraId="704FB89B" w14:textId="77777777" w:rsidR="00874469" w:rsidRDefault="00874469" w:rsidP="00874469">
            <w:pPr>
              <w:pStyle w:val="XML1"/>
              <w:rPr>
                <w:ins w:id="15437" w:author="Anees Shaikh" w:date="2013-10-07T01:10:00Z"/>
              </w:rPr>
              <w:pPrChange w:id="15438" w:author="Anees Shaikh" w:date="2013-10-07T01:11:00Z">
                <w:pPr>
                  <w:pStyle w:val="XML1"/>
                </w:pPr>
              </w:pPrChange>
            </w:pPr>
            <w:ins w:id="15439" w:author="Anees Shaikh" w:date="2013-10-07T01:10:00Z">
              <w:r>
                <w:t xml:space="preserve">                                 For each resource identifier value in this list, there MUST</w:t>
              </w:r>
            </w:ins>
          </w:p>
          <w:p w14:paraId="3D69FF8E" w14:textId="77777777" w:rsidR="00874469" w:rsidRDefault="00874469" w:rsidP="00874469">
            <w:pPr>
              <w:pStyle w:val="XML1"/>
              <w:rPr>
                <w:ins w:id="15440" w:author="Anees Shaikh" w:date="2013-10-07T01:10:00Z"/>
              </w:rPr>
              <w:pPrChange w:id="15441" w:author="Anees Shaikh" w:date="2013-10-07T01:11:00Z">
                <w:pPr>
                  <w:pStyle w:val="XML1"/>
                </w:pPr>
              </w:pPrChange>
            </w:pPr>
            <w:ins w:id="15442" w:author="Anees Shaikh" w:date="2013-10-07T01:10:00Z">
              <w:r>
                <w:t xml:space="preserve">                                 be an element with a matching resource identifier value in </w:t>
              </w:r>
            </w:ins>
          </w:p>
          <w:p w14:paraId="267DBE22" w14:textId="77777777" w:rsidR="00874469" w:rsidRDefault="00874469" w:rsidP="00874469">
            <w:pPr>
              <w:pStyle w:val="XML1"/>
              <w:rPr>
                <w:ins w:id="15443" w:author="Anees Shaikh" w:date="2013-10-07T01:10:00Z"/>
              </w:rPr>
              <w:pPrChange w:id="15444" w:author="Anees Shaikh" w:date="2013-10-07T01:11:00Z">
                <w:pPr>
                  <w:pStyle w:val="XML1"/>
                </w:pPr>
              </w:pPrChange>
            </w:pPr>
            <w:ins w:id="15445" w:author="Anees Shaikh" w:date="2013-10-07T01:10:00Z">
              <w:r>
                <w:t xml:space="preserve">                                 the resources list of the OpenFlow Capable Switch.</w:t>
              </w:r>
            </w:ins>
          </w:p>
          <w:p w14:paraId="40F3E622" w14:textId="77777777" w:rsidR="00874469" w:rsidRDefault="00874469" w:rsidP="00874469">
            <w:pPr>
              <w:pStyle w:val="XML1"/>
              <w:rPr>
                <w:ins w:id="15446" w:author="Anees Shaikh" w:date="2013-10-07T01:10:00Z"/>
              </w:rPr>
              <w:pPrChange w:id="15447" w:author="Anees Shaikh" w:date="2013-10-07T01:11:00Z">
                <w:pPr>
                  <w:pStyle w:val="XML1"/>
                </w:pPr>
              </w:pPrChange>
            </w:pPr>
            <w:ins w:id="15448" w:author="Anees Shaikh" w:date="2013-10-07T01:10:00Z">
              <w:r>
                <w:t xml:space="preserve">                              </w:t>
              </w:r>
            </w:ins>
          </w:p>
          <w:p w14:paraId="67D080A3" w14:textId="77777777" w:rsidR="00874469" w:rsidRDefault="00874469" w:rsidP="00874469">
            <w:pPr>
              <w:pStyle w:val="XML1"/>
              <w:rPr>
                <w:ins w:id="15449" w:author="Anees Shaikh" w:date="2013-10-07T01:10:00Z"/>
              </w:rPr>
              <w:pPrChange w:id="15450" w:author="Anees Shaikh" w:date="2013-10-07T01:11:00Z">
                <w:pPr>
                  <w:pStyle w:val="XML1"/>
                </w:pPr>
              </w:pPrChange>
            </w:pPr>
            <w:ins w:id="15451" w:author="Anees Shaikh" w:date="2013-10-07T01:10:00Z">
              <w:r>
                <w:t xml:space="preserve">                                 Identifiers of this list are contained in elements</w:t>
              </w:r>
            </w:ins>
          </w:p>
          <w:p w14:paraId="44E3E8B2" w14:textId="77777777" w:rsidR="00874469" w:rsidRDefault="00874469" w:rsidP="00874469">
            <w:pPr>
              <w:pStyle w:val="XML1"/>
              <w:rPr>
                <w:ins w:id="15452" w:author="Anees Shaikh" w:date="2013-10-07T01:10:00Z"/>
              </w:rPr>
              <w:pPrChange w:id="15453" w:author="Anees Shaikh" w:date="2013-10-07T01:11:00Z">
                <w:pPr>
                  <w:pStyle w:val="XML1"/>
                </w:pPr>
              </w:pPrChange>
            </w:pPr>
            <w:ins w:id="15454" w:author="Anees Shaikh" w:date="2013-10-07T01:10:00Z">
              <w:r>
                <w:t xml:space="preserve">                                 indicating the type of resource: 'port', 'queue',</w:t>
              </w:r>
            </w:ins>
          </w:p>
          <w:p w14:paraId="7662DBB0" w14:textId="77777777" w:rsidR="00874469" w:rsidRDefault="00874469" w:rsidP="00874469">
            <w:pPr>
              <w:pStyle w:val="XML1"/>
              <w:rPr>
                <w:ins w:id="15455" w:author="Anees Shaikh" w:date="2013-10-07T01:10:00Z"/>
              </w:rPr>
              <w:pPrChange w:id="15456" w:author="Anees Shaikh" w:date="2013-10-07T01:11:00Z">
                <w:pPr>
                  <w:pStyle w:val="XML1"/>
                </w:pPr>
              </w:pPrChange>
            </w:pPr>
            <w:ins w:id="15457" w:author="Anees Shaikh" w:date="2013-10-07T01:10:00Z">
              <w:r>
                <w:t xml:space="preserve">                                 'certificate', or 'flow-table'.  Depending on the type,</w:t>
              </w:r>
            </w:ins>
          </w:p>
          <w:p w14:paraId="4992E5C6" w14:textId="77777777" w:rsidR="00874469" w:rsidRDefault="00874469" w:rsidP="00874469">
            <w:pPr>
              <w:pStyle w:val="XML1"/>
              <w:rPr>
                <w:ins w:id="15458" w:author="Anees Shaikh" w:date="2013-10-07T01:10:00Z"/>
              </w:rPr>
              <w:pPrChange w:id="15459" w:author="Anees Shaikh" w:date="2013-10-07T01:11:00Z">
                <w:pPr>
                  <w:pStyle w:val="XML1"/>
                </w:pPr>
              </w:pPrChange>
            </w:pPr>
            <w:ins w:id="15460" w:author="Anees Shaikh" w:date="2013-10-07T01:10:00Z">
              <w:r>
                <w:t xml:space="preserve">                                 different constraints apply.  These are specified in</w:t>
              </w:r>
            </w:ins>
          </w:p>
          <w:p w14:paraId="2385BA11" w14:textId="77777777" w:rsidR="00874469" w:rsidRDefault="00874469" w:rsidP="00874469">
            <w:pPr>
              <w:pStyle w:val="XML1"/>
              <w:rPr>
                <w:ins w:id="15461" w:author="Anees Shaikh" w:date="2013-10-07T01:10:00Z"/>
              </w:rPr>
              <w:pPrChange w:id="15462" w:author="Anees Shaikh" w:date="2013-10-07T01:11:00Z">
                <w:pPr>
                  <w:pStyle w:val="XML1"/>
                </w:pPr>
              </w:pPrChange>
            </w:pPr>
            <w:ins w:id="15463" w:author="Anees Shaikh" w:date="2013-10-07T01:10:00Z">
              <w:r>
                <w:t xml:space="preserve">                                 separate descriptions per type.</w:t>
              </w:r>
            </w:ins>
          </w:p>
          <w:p w14:paraId="5C3FEF8C" w14:textId="77777777" w:rsidR="00874469" w:rsidRDefault="00874469" w:rsidP="00874469">
            <w:pPr>
              <w:pStyle w:val="XML1"/>
              <w:rPr>
                <w:ins w:id="15464" w:author="Anees Shaikh" w:date="2013-10-07T01:10:00Z"/>
              </w:rPr>
              <w:pPrChange w:id="15465" w:author="Anees Shaikh" w:date="2013-10-07T01:11:00Z">
                <w:pPr>
                  <w:pStyle w:val="XML1"/>
                </w:pPr>
              </w:pPrChange>
            </w:pPr>
            <w:ins w:id="15466" w:author="Anees Shaikh" w:date="2013-10-07T01:10:00Z">
              <w:r>
                <w:t xml:space="preserve">                        &lt;/xs:documentation&gt;</w:t>
              </w:r>
            </w:ins>
          </w:p>
          <w:p w14:paraId="1BD5B1BE" w14:textId="77777777" w:rsidR="00874469" w:rsidRDefault="00874469" w:rsidP="00874469">
            <w:pPr>
              <w:pStyle w:val="XML1"/>
              <w:rPr>
                <w:ins w:id="15467" w:author="Anees Shaikh" w:date="2013-10-07T01:10:00Z"/>
              </w:rPr>
              <w:pPrChange w:id="15468" w:author="Anees Shaikh" w:date="2013-10-07T01:11:00Z">
                <w:pPr>
                  <w:pStyle w:val="XML1"/>
                </w:pPr>
              </w:pPrChange>
            </w:pPr>
            <w:ins w:id="15469" w:author="Anees Shaikh" w:date="2013-10-07T01:10:00Z">
              <w:r>
                <w:t xml:space="preserve">                      &lt;/xs:annotation&gt;</w:t>
              </w:r>
            </w:ins>
          </w:p>
          <w:p w14:paraId="70107E5E" w14:textId="77777777" w:rsidR="00874469" w:rsidRDefault="00874469" w:rsidP="00874469">
            <w:pPr>
              <w:pStyle w:val="XML1"/>
              <w:rPr>
                <w:ins w:id="15470" w:author="Anees Shaikh" w:date="2013-10-07T01:10:00Z"/>
              </w:rPr>
              <w:pPrChange w:id="15471" w:author="Anees Shaikh" w:date="2013-10-07T01:11:00Z">
                <w:pPr>
                  <w:pStyle w:val="XML1"/>
                </w:pPr>
              </w:pPrChange>
            </w:pPr>
            <w:ins w:id="15472" w:author="Anees Shaikh" w:date="2013-10-07T01:10:00Z">
              <w:r>
                <w:t xml:space="preserve">                      &lt;xs:complexType&gt;</w:t>
              </w:r>
            </w:ins>
          </w:p>
          <w:p w14:paraId="43CCCCC4" w14:textId="77777777" w:rsidR="00874469" w:rsidRDefault="00874469" w:rsidP="00874469">
            <w:pPr>
              <w:pStyle w:val="XML1"/>
              <w:rPr>
                <w:ins w:id="15473" w:author="Anees Shaikh" w:date="2013-10-07T01:10:00Z"/>
              </w:rPr>
              <w:pPrChange w:id="15474" w:author="Anees Shaikh" w:date="2013-10-07T01:11:00Z">
                <w:pPr>
                  <w:pStyle w:val="XML1"/>
                </w:pPr>
              </w:pPrChange>
            </w:pPr>
            <w:ins w:id="15475" w:author="Anees Shaikh" w:date="2013-10-07T01:10:00Z">
              <w:r>
                <w:t xml:space="preserve">                        &lt;xs:sequence&gt;</w:t>
              </w:r>
            </w:ins>
          </w:p>
          <w:p w14:paraId="22D85558" w14:textId="77777777" w:rsidR="00874469" w:rsidRDefault="00874469" w:rsidP="00874469">
            <w:pPr>
              <w:pStyle w:val="XML1"/>
              <w:rPr>
                <w:ins w:id="15476" w:author="Anees Shaikh" w:date="2013-10-07T01:10:00Z"/>
              </w:rPr>
              <w:pPrChange w:id="15477" w:author="Anees Shaikh" w:date="2013-10-07T01:11:00Z">
                <w:pPr>
                  <w:pStyle w:val="XML1"/>
                </w:pPr>
              </w:pPrChange>
            </w:pPr>
            <w:ins w:id="15478" w:author="Anees Shaikh" w:date="2013-10-07T01:10:00Z">
              <w:r>
                <w:t xml:space="preserve">                          &lt;xs:element name="port" minOccurs="0" maxOccurs="unbounded"&gt;</w:t>
              </w:r>
            </w:ins>
          </w:p>
          <w:p w14:paraId="604ED826" w14:textId="77777777" w:rsidR="00874469" w:rsidRDefault="00874469" w:rsidP="00874469">
            <w:pPr>
              <w:pStyle w:val="XML1"/>
              <w:rPr>
                <w:ins w:id="15479" w:author="Anees Shaikh" w:date="2013-10-07T01:10:00Z"/>
              </w:rPr>
              <w:pPrChange w:id="15480" w:author="Anees Shaikh" w:date="2013-10-07T01:11:00Z">
                <w:pPr>
                  <w:pStyle w:val="XML1"/>
                </w:pPr>
              </w:pPrChange>
            </w:pPr>
            <w:ins w:id="15481" w:author="Anees Shaikh" w:date="2013-10-07T01:10:00Z">
              <w:r>
                <w:t xml:space="preserve">                            &lt;xs:annotation&gt;</w:t>
              </w:r>
            </w:ins>
          </w:p>
          <w:p w14:paraId="4BC71913" w14:textId="77777777" w:rsidR="00874469" w:rsidRDefault="00874469" w:rsidP="00874469">
            <w:pPr>
              <w:pStyle w:val="XML1"/>
              <w:rPr>
                <w:ins w:id="15482" w:author="Anees Shaikh" w:date="2013-10-07T01:10:00Z"/>
              </w:rPr>
              <w:pPrChange w:id="15483" w:author="Anees Shaikh" w:date="2013-10-07T01:11:00Z">
                <w:pPr>
                  <w:pStyle w:val="XML1"/>
                </w:pPr>
              </w:pPrChange>
            </w:pPr>
            <w:ins w:id="15484" w:author="Anees Shaikh" w:date="2013-10-07T01:10:00Z">
              <w:r>
                <w:t xml:space="preserve">                              &lt;xs:documentation&gt;</w:t>
              </w:r>
            </w:ins>
          </w:p>
          <w:p w14:paraId="3019BDA1" w14:textId="77777777" w:rsidR="00874469" w:rsidRDefault="00874469" w:rsidP="00874469">
            <w:pPr>
              <w:pStyle w:val="XML1"/>
              <w:rPr>
                <w:ins w:id="15485" w:author="Anees Shaikh" w:date="2013-10-07T01:10:00Z"/>
              </w:rPr>
              <w:pPrChange w:id="15486" w:author="Anees Shaikh" w:date="2013-10-07T01:11:00Z">
                <w:pPr>
                  <w:pStyle w:val="XML1"/>
                </w:pPr>
              </w:pPrChange>
            </w:pPr>
            <w:ins w:id="15487" w:author="Anees Shaikh" w:date="2013-10-07T01:10:00Z">
              <w:r>
                <w:t xml:space="preserve">                                A resource identifier of a port of the OpenFlow Capable</w:t>
              </w:r>
            </w:ins>
          </w:p>
          <w:p w14:paraId="668C8727" w14:textId="77777777" w:rsidR="00874469" w:rsidRDefault="00874469" w:rsidP="00874469">
            <w:pPr>
              <w:pStyle w:val="XML1"/>
              <w:rPr>
                <w:ins w:id="15488" w:author="Anees Shaikh" w:date="2013-10-07T01:10:00Z"/>
              </w:rPr>
              <w:pPrChange w:id="15489" w:author="Anees Shaikh" w:date="2013-10-07T01:11:00Z">
                <w:pPr>
                  <w:pStyle w:val="XML1"/>
                </w:pPr>
              </w:pPrChange>
            </w:pPr>
            <w:ins w:id="15490" w:author="Anees Shaikh" w:date="2013-10-07T01:10:00Z">
              <w:r>
                <w:t xml:space="preserve">                                       Switch that the OpenFlow Logical Switch has exclusive access to.</w:t>
              </w:r>
            </w:ins>
          </w:p>
          <w:p w14:paraId="3829CFD1" w14:textId="77777777" w:rsidR="00874469" w:rsidRDefault="00874469" w:rsidP="00874469">
            <w:pPr>
              <w:pStyle w:val="XML1"/>
              <w:rPr>
                <w:ins w:id="15491" w:author="Anees Shaikh" w:date="2013-10-07T01:10:00Z"/>
              </w:rPr>
              <w:pPrChange w:id="15492" w:author="Anees Shaikh" w:date="2013-10-07T01:11:00Z">
                <w:pPr>
                  <w:pStyle w:val="XML1"/>
                </w:pPr>
              </w:pPrChange>
            </w:pPr>
          </w:p>
          <w:p w14:paraId="371646F0" w14:textId="77777777" w:rsidR="00874469" w:rsidRDefault="00874469" w:rsidP="00874469">
            <w:pPr>
              <w:pStyle w:val="XML1"/>
              <w:rPr>
                <w:ins w:id="15493" w:author="Anees Shaikh" w:date="2013-10-07T01:10:00Z"/>
              </w:rPr>
              <w:pPrChange w:id="15494" w:author="Anees Shaikh" w:date="2013-10-07T01:11:00Z">
                <w:pPr>
                  <w:pStyle w:val="XML1"/>
                </w:pPr>
              </w:pPrChange>
            </w:pPr>
            <w:ins w:id="15495" w:author="Anees Shaikh" w:date="2013-10-07T01:10:00Z">
              <w:r>
                <w:t xml:space="preserve">                                      Elements in this list MUST be unique. This means each</w:t>
              </w:r>
            </w:ins>
          </w:p>
          <w:p w14:paraId="6CAC4000" w14:textId="77777777" w:rsidR="00874469" w:rsidRDefault="00874469" w:rsidP="00874469">
            <w:pPr>
              <w:pStyle w:val="XML1"/>
              <w:rPr>
                <w:ins w:id="15496" w:author="Anees Shaikh" w:date="2013-10-07T01:10:00Z"/>
              </w:rPr>
              <w:pPrChange w:id="15497" w:author="Anees Shaikh" w:date="2013-10-07T01:11:00Z">
                <w:pPr>
                  <w:pStyle w:val="XML1"/>
                </w:pPr>
              </w:pPrChange>
            </w:pPr>
            <w:ins w:id="15498" w:author="Anees Shaikh" w:date="2013-10-07T01:10:00Z">
              <w:r>
                <w:t xml:space="preserve">                                      port element can only be referenced once.</w:t>
              </w:r>
            </w:ins>
          </w:p>
          <w:p w14:paraId="27201F89" w14:textId="77777777" w:rsidR="00874469" w:rsidRDefault="00874469" w:rsidP="00874469">
            <w:pPr>
              <w:pStyle w:val="XML1"/>
              <w:rPr>
                <w:ins w:id="15499" w:author="Anees Shaikh" w:date="2013-10-07T01:10:00Z"/>
              </w:rPr>
              <w:pPrChange w:id="15500" w:author="Anees Shaikh" w:date="2013-10-07T01:11:00Z">
                <w:pPr>
                  <w:pStyle w:val="XML1"/>
                </w:pPr>
              </w:pPrChange>
            </w:pPr>
            <w:ins w:id="15501" w:author="Anees Shaikh" w:date="2013-10-07T01:10:00Z">
              <w:r>
                <w:t xml:space="preserve">                              &lt;/xs:documentation&gt;</w:t>
              </w:r>
            </w:ins>
          </w:p>
          <w:p w14:paraId="16669507" w14:textId="77777777" w:rsidR="00874469" w:rsidRDefault="00874469" w:rsidP="00874469">
            <w:pPr>
              <w:pStyle w:val="XML1"/>
              <w:rPr>
                <w:ins w:id="15502" w:author="Anees Shaikh" w:date="2013-10-07T01:10:00Z"/>
              </w:rPr>
              <w:pPrChange w:id="15503" w:author="Anees Shaikh" w:date="2013-10-07T01:11:00Z">
                <w:pPr>
                  <w:pStyle w:val="XML1"/>
                </w:pPr>
              </w:pPrChange>
            </w:pPr>
            <w:ins w:id="15504" w:author="Anees Shaikh" w:date="2013-10-07T01:10:00Z">
              <w:r>
                <w:t xml:space="preserve">                            &lt;/xs:annotation&gt;</w:t>
              </w:r>
            </w:ins>
          </w:p>
          <w:p w14:paraId="786FE13E" w14:textId="77777777" w:rsidR="00874469" w:rsidRDefault="00874469" w:rsidP="00874469">
            <w:pPr>
              <w:pStyle w:val="XML1"/>
              <w:rPr>
                <w:ins w:id="15505" w:author="Anees Shaikh" w:date="2013-10-07T01:10:00Z"/>
              </w:rPr>
              <w:pPrChange w:id="15506" w:author="Anees Shaikh" w:date="2013-10-07T01:11:00Z">
                <w:pPr>
                  <w:pStyle w:val="XML1"/>
                </w:pPr>
              </w:pPrChange>
            </w:pPr>
            <w:ins w:id="15507" w:author="Anees Shaikh" w:date="2013-10-07T01:10:00Z">
              <w:r>
                <w:t xml:space="preserve">                            &lt;xs:simpleType&gt;</w:t>
              </w:r>
            </w:ins>
          </w:p>
          <w:p w14:paraId="7720EE19" w14:textId="77777777" w:rsidR="00874469" w:rsidRDefault="00874469" w:rsidP="00874469">
            <w:pPr>
              <w:pStyle w:val="XML1"/>
              <w:rPr>
                <w:ins w:id="15508" w:author="Anees Shaikh" w:date="2013-10-07T01:10:00Z"/>
              </w:rPr>
              <w:pPrChange w:id="15509" w:author="Anees Shaikh" w:date="2013-10-07T01:11:00Z">
                <w:pPr>
                  <w:pStyle w:val="XML1"/>
                </w:pPr>
              </w:pPrChange>
            </w:pPr>
            <w:ins w:id="15510" w:author="Anees Shaikh" w:date="2013-10-07T01:10:00Z">
              <w:r>
                <w:t xml:space="preserve">                              &lt;xs:restriction base="inet:uri"&gt;</w:t>
              </w:r>
            </w:ins>
          </w:p>
          <w:p w14:paraId="455B288C" w14:textId="77777777" w:rsidR="00874469" w:rsidRDefault="00874469" w:rsidP="00874469">
            <w:pPr>
              <w:pStyle w:val="XML1"/>
              <w:rPr>
                <w:ins w:id="15511" w:author="Anees Shaikh" w:date="2013-10-07T01:10:00Z"/>
              </w:rPr>
              <w:pPrChange w:id="15512" w:author="Anees Shaikh" w:date="2013-10-07T01:11:00Z">
                <w:pPr>
                  <w:pStyle w:val="XML1"/>
                </w:pPr>
              </w:pPrChange>
            </w:pPr>
            <w:ins w:id="15513" w:author="Anees Shaikh" w:date="2013-10-07T01:10:00Z">
              <w:r>
                <w:t xml:space="preserve">                              &lt;/xs:restriction&gt;</w:t>
              </w:r>
            </w:ins>
          </w:p>
          <w:p w14:paraId="552F5940" w14:textId="77777777" w:rsidR="00874469" w:rsidRDefault="00874469" w:rsidP="00874469">
            <w:pPr>
              <w:pStyle w:val="XML1"/>
              <w:rPr>
                <w:ins w:id="15514" w:author="Anees Shaikh" w:date="2013-10-07T01:10:00Z"/>
              </w:rPr>
              <w:pPrChange w:id="15515" w:author="Anees Shaikh" w:date="2013-10-07T01:11:00Z">
                <w:pPr>
                  <w:pStyle w:val="XML1"/>
                </w:pPr>
              </w:pPrChange>
            </w:pPr>
            <w:ins w:id="15516" w:author="Anees Shaikh" w:date="2013-10-07T01:10:00Z">
              <w:r>
                <w:t xml:space="preserve">                            &lt;/xs:simpleType&gt;</w:t>
              </w:r>
            </w:ins>
          </w:p>
          <w:p w14:paraId="147FD6A7" w14:textId="77777777" w:rsidR="00874469" w:rsidRDefault="00874469" w:rsidP="00874469">
            <w:pPr>
              <w:pStyle w:val="XML1"/>
              <w:rPr>
                <w:ins w:id="15517" w:author="Anees Shaikh" w:date="2013-10-07T01:10:00Z"/>
              </w:rPr>
              <w:pPrChange w:id="15518" w:author="Anees Shaikh" w:date="2013-10-07T01:11:00Z">
                <w:pPr>
                  <w:pStyle w:val="XML1"/>
                </w:pPr>
              </w:pPrChange>
            </w:pPr>
            <w:ins w:id="15519" w:author="Anees Shaikh" w:date="2013-10-07T01:10:00Z">
              <w:r>
                <w:t xml:space="preserve">                          &lt;/xs:element&gt;</w:t>
              </w:r>
            </w:ins>
          </w:p>
          <w:p w14:paraId="075A7573" w14:textId="77777777" w:rsidR="00874469" w:rsidRDefault="00874469" w:rsidP="00874469">
            <w:pPr>
              <w:pStyle w:val="XML1"/>
              <w:rPr>
                <w:ins w:id="15520" w:author="Anees Shaikh" w:date="2013-10-07T01:10:00Z"/>
              </w:rPr>
              <w:pPrChange w:id="15521" w:author="Anees Shaikh" w:date="2013-10-07T01:11:00Z">
                <w:pPr>
                  <w:pStyle w:val="XML1"/>
                </w:pPr>
              </w:pPrChange>
            </w:pPr>
            <w:ins w:id="15522" w:author="Anees Shaikh" w:date="2013-10-07T01:10:00Z">
              <w:r>
                <w:t xml:space="preserve">                          &lt;xs:element name="queue" minOccurs="0" maxOccurs="unbounded"&gt;</w:t>
              </w:r>
            </w:ins>
          </w:p>
          <w:p w14:paraId="345879C5" w14:textId="77777777" w:rsidR="00874469" w:rsidRDefault="00874469" w:rsidP="00874469">
            <w:pPr>
              <w:pStyle w:val="XML1"/>
              <w:rPr>
                <w:ins w:id="15523" w:author="Anees Shaikh" w:date="2013-10-07T01:10:00Z"/>
              </w:rPr>
              <w:pPrChange w:id="15524" w:author="Anees Shaikh" w:date="2013-10-07T01:11:00Z">
                <w:pPr>
                  <w:pStyle w:val="XML1"/>
                </w:pPr>
              </w:pPrChange>
            </w:pPr>
            <w:ins w:id="15525" w:author="Anees Shaikh" w:date="2013-10-07T01:10:00Z">
              <w:r>
                <w:t xml:space="preserve">                            &lt;xs:annotation&gt;</w:t>
              </w:r>
            </w:ins>
          </w:p>
          <w:p w14:paraId="41444EDC" w14:textId="77777777" w:rsidR="00874469" w:rsidRDefault="00874469" w:rsidP="00874469">
            <w:pPr>
              <w:pStyle w:val="XML1"/>
              <w:rPr>
                <w:ins w:id="15526" w:author="Anees Shaikh" w:date="2013-10-07T01:10:00Z"/>
              </w:rPr>
              <w:pPrChange w:id="15527" w:author="Anees Shaikh" w:date="2013-10-07T01:11:00Z">
                <w:pPr>
                  <w:pStyle w:val="XML1"/>
                </w:pPr>
              </w:pPrChange>
            </w:pPr>
            <w:ins w:id="15528" w:author="Anees Shaikh" w:date="2013-10-07T01:10:00Z">
              <w:r>
                <w:t xml:space="preserve">                              &lt;xs:documentation&gt;</w:t>
              </w:r>
            </w:ins>
          </w:p>
          <w:p w14:paraId="74923505" w14:textId="77777777" w:rsidR="00874469" w:rsidRDefault="00874469" w:rsidP="00874469">
            <w:pPr>
              <w:pStyle w:val="XML1"/>
              <w:rPr>
                <w:ins w:id="15529" w:author="Anees Shaikh" w:date="2013-10-07T01:10:00Z"/>
              </w:rPr>
              <w:pPrChange w:id="15530" w:author="Anees Shaikh" w:date="2013-10-07T01:11:00Z">
                <w:pPr>
                  <w:pStyle w:val="XML1"/>
                </w:pPr>
              </w:pPrChange>
            </w:pPr>
            <w:ins w:id="15531" w:author="Anees Shaikh" w:date="2013-10-07T01:10:00Z">
              <w:r>
                <w:t xml:space="preserve">                                A resource identifier of a queue of the </w:t>
              </w:r>
              <w:r>
                <w:lastRenderedPageBreak/>
                <w:t>OpenFlow Capable Switch</w:t>
              </w:r>
            </w:ins>
          </w:p>
          <w:p w14:paraId="2808FE9F" w14:textId="77777777" w:rsidR="00874469" w:rsidRDefault="00874469" w:rsidP="00874469">
            <w:pPr>
              <w:pStyle w:val="XML1"/>
              <w:rPr>
                <w:ins w:id="15532" w:author="Anees Shaikh" w:date="2013-10-07T01:10:00Z"/>
              </w:rPr>
              <w:pPrChange w:id="15533" w:author="Anees Shaikh" w:date="2013-10-07T01:11:00Z">
                <w:pPr>
                  <w:pStyle w:val="XML1"/>
                </w:pPr>
              </w:pPrChange>
            </w:pPr>
            <w:ins w:id="15534" w:author="Anees Shaikh" w:date="2013-10-07T01:10:00Z">
              <w:r>
                <w:t xml:space="preserve">                                       that the OpenFlow Logical Switch has exclusive access to.</w:t>
              </w:r>
            </w:ins>
          </w:p>
          <w:p w14:paraId="7C1CF2B3" w14:textId="77777777" w:rsidR="00874469" w:rsidRDefault="00874469" w:rsidP="00874469">
            <w:pPr>
              <w:pStyle w:val="XML1"/>
              <w:rPr>
                <w:ins w:id="15535" w:author="Anees Shaikh" w:date="2013-10-07T01:10:00Z"/>
              </w:rPr>
              <w:pPrChange w:id="15536" w:author="Anees Shaikh" w:date="2013-10-07T01:11:00Z">
                <w:pPr>
                  <w:pStyle w:val="XML1"/>
                </w:pPr>
              </w:pPrChange>
            </w:pPr>
          </w:p>
          <w:p w14:paraId="7D97AE2A" w14:textId="77777777" w:rsidR="00874469" w:rsidRDefault="00874469" w:rsidP="00874469">
            <w:pPr>
              <w:pStyle w:val="XML1"/>
              <w:rPr>
                <w:ins w:id="15537" w:author="Anees Shaikh" w:date="2013-10-07T01:10:00Z"/>
              </w:rPr>
              <w:pPrChange w:id="15538" w:author="Anees Shaikh" w:date="2013-10-07T01:11:00Z">
                <w:pPr>
                  <w:pStyle w:val="XML1"/>
                </w:pPr>
              </w:pPrChange>
            </w:pPr>
            <w:ins w:id="15539" w:author="Anees Shaikh" w:date="2013-10-07T01:10:00Z">
              <w:r>
                <w:t xml:space="preserve">                                       Elements in this list MUST be unique. This means each</w:t>
              </w:r>
            </w:ins>
          </w:p>
          <w:p w14:paraId="3F018C40" w14:textId="77777777" w:rsidR="00874469" w:rsidRDefault="00874469" w:rsidP="00874469">
            <w:pPr>
              <w:pStyle w:val="XML1"/>
              <w:rPr>
                <w:ins w:id="15540" w:author="Anees Shaikh" w:date="2013-10-07T01:10:00Z"/>
              </w:rPr>
              <w:pPrChange w:id="15541" w:author="Anees Shaikh" w:date="2013-10-07T01:11:00Z">
                <w:pPr>
                  <w:pStyle w:val="XML1"/>
                </w:pPr>
              </w:pPrChange>
            </w:pPr>
            <w:ins w:id="15542" w:author="Anees Shaikh" w:date="2013-10-07T01:10:00Z">
              <w:r>
                <w:t xml:space="preserve">                                       queue element can only be referenced once.</w:t>
              </w:r>
            </w:ins>
          </w:p>
          <w:p w14:paraId="396E4AFE" w14:textId="77777777" w:rsidR="00874469" w:rsidRDefault="00874469" w:rsidP="00874469">
            <w:pPr>
              <w:pStyle w:val="XML1"/>
              <w:rPr>
                <w:ins w:id="15543" w:author="Anees Shaikh" w:date="2013-10-07T01:10:00Z"/>
              </w:rPr>
              <w:pPrChange w:id="15544" w:author="Anees Shaikh" w:date="2013-10-07T01:11:00Z">
                <w:pPr>
                  <w:pStyle w:val="XML1"/>
                </w:pPr>
              </w:pPrChange>
            </w:pPr>
            <w:ins w:id="15545" w:author="Anees Shaikh" w:date="2013-10-07T01:10:00Z">
              <w:r>
                <w:t xml:space="preserve">                              &lt;/xs:documentation&gt;</w:t>
              </w:r>
            </w:ins>
          </w:p>
          <w:p w14:paraId="573FC0A6" w14:textId="77777777" w:rsidR="00874469" w:rsidRDefault="00874469" w:rsidP="00874469">
            <w:pPr>
              <w:pStyle w:val="XML1"/>
              <w:rPr>
                <w:ins w:id="15546" w:author="Anees Shaikh" w:date="2013-10-07T01:10:00Z"/>
              </w:rPr>
              <w:pPrChange w:id="15547" w:author="Anees Shaikh" w:date="2013-10-07T01:11:00Z">
                <w:pPr>
                  <w:pStyle w:val="XML1"/>
                </w:pPr>
              </w:pPrChange>
            </w:pPr>
            <w:ins w:id="15548" w:author="Anees Shaikh" w:date="2013-10-07T01:10:00Z">
              <w:r>
                <w:t xml:space="preserve">                            &lt;/xs:annotation&gt;</w:t>
              </w:r>
            </w:ins>
          </w:p>
          <w:p w14:paraId="43CE79FE" w14:textId="77777777" w:rsidR="00874469" w:rsidRDefault="00874469" w:rsidP="00874469">
            <w:pPr>
              <w:pStyle w:val="XML1"/>
              <w:rPr>
                <w:ins w:id="15549" w:author="Anees Shaikh" w:date="2013-10-07T01:10:00Z"/>
              </w:rPr>
              <w:pPrChange w:id="15550" w:author="Anees Shaikh" w:date="2013-10-07T01:11:00Z">
                <w:pPr>
                  <w:pStyle w:val="XML1"/>
                </w:pPr>
              </w:pPrChange>
            </w:pPr>
            <w:ins w:id="15551" w:author="Anees Shaikh" w:date="2013-10-07T01:10:00Z">
              <w:r>
                <w:t xml:space="preserve">                            &lt;xs:simpleType&gt;</w:t>
              </w:r>
            </w:ins>
          </w:p>
          <w:p w14:paraId="632AEF5F" w14:textId="77777777" w:rsidR="00874469" w:rsidRDefault="00874469" w:rsidP="00874469">
            <w:pPr>
              <w:pStyle w:val="XML1"/>
              <w:rPr>
                <w:ins w:id="15552" w:author="Anees Shaikh" w:date="2013-10-07T01:10:00Z"/>
              </w:rPr>
              <w:pPrChange w:id="15553" w:author="Anees Shaikh" w:date="2013-10-07T01:11:00Z">
                <w:pPr>
                  <w:pStyle w:val="XML1"/>
                </w:pPr>
              </w:pPrChange>
            </w:pPr>
            <w:ins w:id="15554" w:author="Anees Shaikh" w:date="2013-10-07T01:10:00Z">
              <w:r>
                <w:t xml:space="preserve">                              &lt;xs:restriction base="inet:uri"&gt;</w:t>
              </w:r>
            </w:ins>
          </w:p>
          <w:p w14:paraId="012DF126" w14:textId="77777777" w:rsidR="00874469" w:rsidRDefault="00874469" w:rsidP="00874469">
            <w:pPr>
              <w:pStyle w:val="XML1"/>
              <w:rPr>
                <w:ins w:id="15555" w:author="Anees Shaikh" w:date="2013-10-07T01:10:00Z"/>
              </w:rPr>
              <w:pPrChange w:id="15556" w:author="Anees Shaikh" w:date="2013-10-07T01:11:00Z">
                <w:pPr>
                  <w:pStyle w:val="XML1"/>
                </w:pPr>
              </w:pPrChange>
            </w:pPr>
            <w:ins w:id="15557" w:author="Anees Shaikh" w:date="2013-10-07T01:10:00Z">
              <w:r>
                <w:t xml:space="preserve">                              &lt;/xs:restriction&gt;</w:t>
              </w:r>
            </w:ins>
          </w:p>
          <w:p w14:paraId="5A88E5EA" w14:textId="77777777" w:rsidR="00874469" w:rsidRDefault="00874469" w:rsidP="00874469">
            <w:pPr>
              <w:pStyle w:val="XML1"/>
              <w:rPr>
                <w:ins w:id="15558" w:author="Anees Shaikh" w:date="2013-10-07T01:10:00Z"/>
              </w:rPr>
              <w:pPrChange w:id="15559" w:author="Anees Shaikh" w:date="2013-10-07T01:11:00Z">
                <w:pPr>
                  <w:pStyle w:val="XML1"/>
                </w:pPr>
              </w:pPrChange>
            </w:pPr>
            <w:ins w:id="15560" w:author="Anees Shaikh" w:date="2013-10-07T01:10:00Z">
              <w:r>
                <w:t xml:space="preserve">                            &lt;/xs:simpleType&gt;</w:t>
              </w:r>
            </w:ins>
          </w:p>
          <w:p w14:paraId="50E93B2B" w14:textId="77777777" w:rsidR="00874469" w:rsidRDefault="00874469" w:rsidP="00874469">
            <w:pPr>
              <w:pStyle w:val="XML1"/>
              <w:rPr>
                <w:ins w:id="15561" w:author="Anees Shaikh" w:date="2013-10-07T01:10:00Z"/>
              </w:rPr>
              <w:pPrChange w:id="15562" w:author="Anees Shaikh" w:date="2013-10-07T01:11:00Z">
                <w:pPr>
                  <w:pStyle w:val="XML1"/>
                </w:pPr>
              </w:pPrChange>
            </w:pPr>
            <w:ins w:id="15563" w:author="Anees Shaikh" w:date="2013-10-07T01:10:00Z">
              <w:r>
                <w:t xml:space="preserve">                          &lt;/xs:element&gt;</w:t>
              </w:r>
            </w:ins>
          </w:p>
          <w:p w14:paraId="1E8FBAE9" w14:textId="77777777" w:rsidR="00874469" w:rsidRDefault="00874469" w:rsidP="00874469">
            <w:pPr>
              <w:pStyle w:val="XML1"/>
              <w:rPr>
                <w:ins w:id="15564" w:author="Anees Shaikh" w:date="2013-10-07T01:10:00Z"/>
              </w:rPr>
              <w:pPrChange w:id="15565" w:author="Anees Shaikh" w:date="2013-10-07T01:11:00Z">
                <w:pPr>
                  <w:pStyle w:val="XML1"/>
                </w:pPr>
              </w:pPrChange>
            </w:pPr>
            <w:ins w:id="15566" w:author="Anees Shaikh" w:date="2013-10-07T01:10:00Z">
              <w:r>
                <w:t xml:space="preserve">                          &lt;xs:element name="certificate" minOccurs="0"&gt;</w:t>
              </w:r>
            </w:ins>
          </w:p>
          <w:p w14:paraId="0B0251C4" w14:textId="77777777" w:rsidR="00874469" w:rsidRDefault="00874469" w:rsidP="00874469">
            <w:pPr>
              <w:pStyle w:val="XML1"/>
              <w:rPr>
                <w:ins w:id="15567" w:author="Anees Shaikh" w:date="2013-10-07T01:10:00Z"/>
              </w:rPr>
              <w:pPrChange w:id="15568" w:author="Anees Shaikh" w:date="2013-10-07T01:11:00Z">
                <w:pPr>
                  <w:pStyle w:val="XML1"/>
                </w:pPr>
              </w:pPrChange>
            </w:pPr>
            <w:ins w:id="15569" w:author="Anees Shaikh" w:date="2013-10-07T01:10:00Z">
              <w:r>
                <w:t xml:space="preserve">                            &lt;xs:annotation&gt;</w:t>
              </w:r>
            </w:ins>
          </w:p>
          <w:p w14:paraId="73078CDD" w14:textId="77777777" w:rsidR="00874469" w:rsidRDefault="00874469" w:rsidP="00874469">
            <w:pPr>
              <w:pStyle w:val="XML1"/>
              <w:rPr>
                <w:ins w:id="15570" w:author="Anees Shaikh" w:date="2013-10-07T01:10:00Z"/>
              </w:rPr>
              <w:pPrChange w:id="15571" w:author="Anees Shaikh" w:date="2013-10-07T01:11:00Z">
                <w:pPr>
                  <w:pStyle w:val="XML1"/>
                </w:pPr>
              </w:pPrChange>
            </w:pPr>
            <w:ins w:id="15572" w:author="Anees Shaikh" w:date="2013-10-07T01:10:00Z">
              <w:r>
                <w:t xml:space="preserve">                              &lt;xs:documentation&gt;</w:t>
              </w:r>
            </w:ins>
          </w:p>
          <w:p w14:paraId="03B3F120" w14:textId="77777777" w:rsidR="00874469" w:rsidRDefault="00874469" w:rsidP="00874469">
            <w:pPr>
              <w:pStyle w:val="XML1"/>
              <w:rPr>
                <w:ins w:id="15573" w:author="Anees Shaikh" w:date="2013-10-07T01:10:00Z"/>
              </w:rPr>
              <w:pPrChange w:id="15574" w:author="Anees Shaikh" w:date="2013-10-07T01:11:00Z">
                <w:pPr>
                  <w:pStyle w:val="XML1"/>
                </w:pPr>
              </w:pPrChange>
            </w:pPr>
            <w:ins w:id="15575" w:author="Anees Shaikh" w:date="2013-10-07T01:10:00Z">
              <w:r>
                <w:t xml:space="preserve">                                The resource identifier of the owned certificate in the OpenFlow Capable</w:t>
              </w:r>
            </w:ins>
          </w:p>
          <w:p w14:paraId="29360F66" w14:textId="77777777" w:rsidR="00874469" w:rsidRDefault="00874469" w:rsidP="00874469">
            <w:pPr>
              <w:pStyle w:val="XML1"/>
              <w:rPr>
                <w:ins w:id="15576" w:author="Anees Shaikh" w:date="2013-10-07T01:10:00Z"/>
              </w:rPr>
              <w:pPrChange w:id="15577" w:author="Anees Shaikh" w:date="2013-10-07T01:11:00Z">
                <w:pPr>
                  <w:pStyle w:val="XML1"/>
                </w:pPr>
              </w:pPrChange>
            </w:pPr>
            <w:ins w:id="15578" w:author="Anees Shaikh" w:date="2013-10-07T01:10:00Z">
              <w:r>
                <w:t xml:space="preserve">                                      Switch that the OpenFlow Logical Switch uses to identify</w:t>
              </w:r>
            </w:ins>
          </w:p>
          <w:p w14:paraId="19F98D6E" w14:textId="77777777" w:rsidR="00874469" w:rsidRDefault="00874469" w:rsidP="00874469">
            <w:pPr>
              <w:pStyle w:val="XML1"/>
              <w:rPr>
                <w:ins w:id="15579" w:author="Anees Shaikh" w:date="2013-10-07T01:10:00Z"/>
              </w:rPr>
              <w:pPrChange w:id="15580" w:author="Anees Shaikh" w:date="2013-10-07T01:11:00Z">
                <w:pPr>
                  <w:pStyle w:val="XML1"/>
                </w:pPr>
              </w:pPrChange>
            </w:pPr>
            <w:ins w:id="15581" w:author="Anees Shaikh" w:date="2013-10-07T01:10:00Z">
              <w:r>
                <w:t xml:space="preserve">                                      itself.  This element MUST NOT occur more than once in an</w:t>
              </w:r>
            </w:ins>
          </w:p>
          <w:p w14:paraId="15B3727B" w14:textId="77777777" w:rsidR="00874469" w:rsidRDefault="00874469" w:rsidP="00874469">
            <w:pPr>
              <w:pStyle w:val="XML1"/>
              <w:rPr>
                <w:ins w:id="15582" w:author="Anees Shaikh" w:date="2013-10-07T01:10:00Z"/>
              </w:rPr>
              <w:pPrChange w:id="15583" w:author="Anees Shaikh" w:date="2013-10-07T01:11:00Z">
                <w:pPr>
                  <w:pStyle w:val="XML1"/>
                </w:pPr>
              </w:pPrChange>
            </w:pPr>
            <w:ins w:id="15584" w:author="Anees Shaikh" w:date="2013-10-07T01:10:00Z">
              <w:r>
                <w:t xml:space="preserve">                                      OpenFlow Logical Switch's resource list.</w:t>
              </w:r>
            </w:ins>
          </w:p>
          <w:p w14:paraId="203B9108" w14:textId="77777777" w:rsidR="00874469" w:rsidRDefault="00874469" w:rsidP="00874469">
            <w:pPr>
              <w:pStyle w:val="XML1"/>
              <w:rPr>
                <w:ins w:id="15585" w:author="Anees Shaikh" w:date="2013-10-07T01:10:00Z"/>
              </w:rPr>
              <w:pPrChange w:id="15586" w:author="Anees Shaikh" w:date="2013-10-07T01:11:00Z">
                <w:pPr>
                  <w:pStyle w:val="XML1"/>
                </w:pPr>
              </w:pPrChange>
            </w:pPr>
            <w:ins w:id="15587" w:author="Anees Shaikh" w:date="2013-10-07T01:10:00Z">
              <w:r>
                <w:t xml:space="preserve">                                    </w:t>
              </w:r>
            </w:ins>
          </w:p>
          <w:p w14:paraId="2837AA29" w14:textId="77777777" w:rsidR="00874469" w:rsidRDefault="00874469" w:rsidP="00874469">
            <w:pPr>
              <w:pStyle w:val="XML1"/>
              <w:rPr>
                <w:ins w:id="15588" w:author="Anees Shaikh" w:date="2013-10-07T01:10:00Z"/>
              </w:rPr>
              <w:pPrChange w:id="15589" w:author="Anees Shaikh" w:date="2013-10-07T01:11:00Z">
                <w:pPr>
                  <w:pStyle w:val="XML1"/>
                </w:pPr>
              </w:pPrChange>
            </w:pPr>
            <w:ins w:id="15590" w:author="Anees Shaikh" w:date="2013-10-07T01:10:00Z">
              <w:r>
                <w:t xml:space="preserve">                                      If no such element is in an OpenFlow Logical Switch's resource</w:t>
              </w:r>
            </w:ins>
          </w:p>
          <w:p w14:paraId="7A87C0F5" w14:textId="77777777" w:rsidR="00874469" w:rsidRDefault="00874469" w:rsidP="00874469">
            <w:pPr>
              <w:pStyle w:val="XML1"/>
              <w:rPr>
                <w:ins w:id="15591" w:author="Anees Shaikh" w:date="2013-10-07T01:10:00Z"/>
              </w:rPr>
              <w:pPrChange w:id="15592" w:author="Anees Shaikh" w:date="2013-10-07T01:11:00Z">
                <w:pPr>
                  <w:pStyle w:val="XML1"/>
                </w:pPr>
              </w:pPrChange>
            </w:pPr>
            <w:ins w:id="15593" w:author="Anees Shaikh" w:date="2013-10-07T01:10:00Z">
              <w:r>
                <w:t xml:space="preserve">                                      list, then the OpenFlow Logical Switch does not authenticate</w:t>
              </w:r>
            </w:ins>
          </w:p>
          <w:p w14:paraId="45025D95" w14:textId="77777777" w:rsidR="00874469" w:rsidRDefault="00874469" w:rsidP="00874469">
            <w:pPr>
              <w:pStyle w:val="XML1"/>
              <w:rPr>
                <w:ins w:id="15594" w:author="Anees Shaikh" w:date="2013-10-07T01:10:00Z"/>
              </w:rPr>
              <w:pPrChange w:id="15595" w:author="Anees Shaikh" w:date="2013-10-07T01:11:00Z">
                <w:pPr>
                  <w:pStyle w:val="XML1"/>
                </w:pPr>
              </w:pPrChange>
            </w:pPr>
            <w:ins w:id="15596" w:author="Anees Shaikh" w:date="2013-10-07T01:10:00Z">
              <w:r>
                <w:t xml:space="preserve">                                      itself towards an OpenFloe Controller with a certificate.  If</w:t>
              </w:r>
            </w:ins>
          </w:p>
          <w:p w14:paraId="06CCEA3C" w14:textId="77777777" w:rsidR="00874469" w:rsidRDefault="00874469" w:rsidP="00874469">
            <w:pPr>
              <w:pStyle w:val="XML1"/>
              <w:rPr>
                <w:ins w:id="15597" w:author="Anees Shaikh" w:date="2013-10-07T01:10:00Z"/>
              </w:rPr>
              <w:pPrChange w:id="15598" w:author="Anees Shaikh" w:date="2013-10-07T01:11:00Z">
                <w:pPr>
                  <w:pStyle w:val="XML1"/>
                </w:pPr>
              </w:pPrChange>
            </w:pPr>
            <w:ins w:id="15599" w:author="Anees Shaikh" w:date="2013-10-07T01:10:00Z">
              <w:r>
                <w:t xml:space="preserve">                                      this element is present, then the OpenFlow Logical Switch MUST</w:t>
              </w:r>
            </w:ins>
          </w:p>
          <w:p w14:paraId="7E42AFBF" w14:textId="77777777" w:rsidR="00874469" w:rsidRDefault="00874469" w:rsidP="00874469">
            <w:pPr>
              <w:pStyle w:val="XML1"/>
              <w:rPr>
                <w:ins w:id="15600" w:author="Anees Shaikh" w:date="2013-10-07T01:10:00Z"/>
              </w:rPr>
              <w:pPrChange w:id="15601" w:author="Anees Shaikh" w:date="2013-10-07T01:11:00Z">
                <w:pPr>
                  <w:pStyle w:val="XML1"/>
                </w:pPr>
              </w:pPrChange>
            </w:pPr>
            <w:ins w:id="15602" w:author="Anees Shaikh" w:date="2013-10-07T01:10:00Z">
              <w:r>
                <w:t xml:space="preserve">                                      provide this certificate for authentication to an OpenFlow</w:t>
              </w:r>
            </w:ins>
          </w:p>
          <w:p w14:paraId="5F5D3C2E" w14:textId="77777777" w:rsidR="00874469" w:rsidRDefault="00874469" w:rsidP="00874469">
            <w:pPr>
              <w:pStyle w:val="XML1"/>
              <w:rPr>
                <w:ins w:id="15603" w:author="Anees Shaikh" w:date="2013-10-07T01:10:00Z"/>
              </w:rPr>
              <w:pPrChange w:id="15604" w:author="Anees Shaikh" w:date="2013-10-07T01:11:00Z">
                <w:pPr>
                  <w:pStyle w:val="XML1"/>
                </w:pPr>
              </w:pPrChange>
            </w:pPr>
            <w:ins w:id="15605" w:author="Anees Shaikh" w:date="2013-10-07T01:10:00Z">
              <w:r>
                <w:t xml:space="preserve">                                      Controller when setting up a TLS connection.</w:t>
              </w:r>
            </w:ins>
          </w:p>
          <w:p w14:paraId="16DA8C0D" w14:textId="77777777" w:rsidR="00874469" w:rsidRDefault="00874469" w:rsidP="00874469">
            <w:pPr>
              <w:pStyle w:val="XML1"/>
              <w:rPr>
                <w:ins w:id="15606" w:author="Anees Shaikh" w:date="2013-10-07T01:10:00Z"/>
              </w:rPr>
              <w:pPrChange w:id="15607" w:author="Anees Shaikh" w:date="2013-10-07T01:11:00Z">
                <w:pPr>
                  <w:pStyle w:val="XML1"/>
                </w:pPr>
              </w:pPrChange>
            </w:pPr>
            <w:ins w:id="15608" w:author="Anees Shaikh" w:date="2013-10-07T01:10:00Z">
              <w:r>
                <w:t xml:space="preserve">                                    </w:t>
              </w:r>
            </w:ins>
          </w:p>
          <w:p w14:paraId="593B924F" w14:textId="77777777" w:rsidR="00874469" w:rsidRDefault="00874469" w:rsidP="00874469">
            <w:pPr>
              <w:pStyle w:val="XML1"/>
              <w:rPr>
                <w:ins w:id="15609" w:author="Anees Shaikh" w:date="2013-10-07T01:10:00Z"/>
              </w:rPr>
              <w:pPrChange w:id="15610" w:author="Anees Shaikh" w:date="2013-10-07T01:11:00Z">
                <w:pPr>
                  <w:pStyle w:val="XML1"/>
                </w:pPr>
              </w:pPrChange>
            </w:pPr>
            <w:ins w:id="15611" w:author="Anees Shaikh" w:date="2013-10-07T01:10:00Z">
              <w:r>
                <w:t xml:space="preserve">                                      For TCP connections this element is irrelevant.</w:t>
              </w:r>
            </w:ins>
          </w:p>
          <w:p w14:paraId="5D68B465" w14:textId="77777777" w:rsidR="00874469" w:rsidRDefault="00874469" w:rsidP="00874469">
            <w:pPr>
              <w:pStyle w:val="XML1"/>
              <w:rPr>
                <w:ins w:id="15612" w:author="Anees Shaikh" w:date="2013-10-07T01:10:00Z"/>
              </w:rPr>
              <w:pPrChange w:id="15613" w:author="Anees Shaikh" w:date="2013-10-07T01:11:00Z">
                <w:pPr>
                  <w:pStyle w:val="XML1"/>
                </w:pPr>
              </w:pPrChange>
            </w:pPr>
            <w:ins w:id="15614" w:author="Anees Shaikh" w:date="2013-10-07T01:10:00Z">
              <w:r>
                <w:t xml:space="preserve">                              &lt;/xs:documentation&gt;</w:t>
              </w:r>
            </w:ins>
          </w:p>
          <w:p w14:paraId="14DD5C6A" w14:textId="77777777" w:rsidR="00874469" w:rsidRDefault="00874469" w:rsidP="00874469">
            <w:pPr>
              <w:pStyle w:val="XML1"/>
              <w:rPr>
                <w:ins w:id="15615" w:author="Anees Shaikh" w:date="2013-10-07T01:10:00Z"/>
              </w:rPr>
              <w:pPrChange w:id="15616" w:author="Anees Shaikh" w:date="2013-10-07T01:11:00Z">
                <w:pPr>
                  <w:pStyle w:val="XML1"/>
                </w:pPr>
              </w:pPrChange>
            </w:pPr>
            <w:ins w:id="15617" w:author="Anees Shaikh" w:date="2013-10-07T01:10:00Z">
              <w:r>
                <w:t xml:space="preserve">                            &lt;/xs:annotation&gt;</w:t>
              </w:r>
            </w:ins>
          </w:p>
          <w:p w14:paraId="0B2EFA32" w14:textId="77777777" w:rsidR="00874469" w:rsidRDefault="00874469" w:rsidP="00874469">
            <w:pPr>
              <w:pStyle w:val="XML1"/>
              <w:rPr>
                <w:ins w:id="15618" w:author="Anees Shaikh" w:date="2013-10-07T01:10:00Z"/>
              </w:rPr>
              <w:pPrChange w:id="15619" w:author="Anees Shaikh" w:date="2013-10-07T01:11:00Z">
                <w:pPr>
                  <w:pStyle w:val="XML1"/>
                </w:pPr>
              </w:pPrChange>
            </w:pPr>
            <w:ins w:id="15620" w:author="Anees Shaikh" w:date="2013-10-07T01:10:00Z">
              <w:r>
                <w:t xml:space="preserve">                            &lt;xs:simpleType&gt;</w:t>
              </w:r>
            </w:ins>
          </w:p>
          <w:p w14:paraId="2440FFAC" w14:textId="77777777" w:rsidR="00874469" w:rsidRDefault="00874469" w:rsidP="00874469">
            <w:pPr>
              <w:pStyle w:val="XML1"/>
              <w:rPr>
                <w:ins w:id="15621" w:author="Anees Shaikh" w:date="2013-10-07T01:10:00Z"/>
              </w:rPr>
              <w:pPrChange w:id="15622" w:author="Anees Shaikh" w:date="2013-10-07T01:11:00Z">
                <w:pPr>
                  <w:pStyle w:val="XML1"/>
                </w:pPr>
              </w:pPrChange>
            </w:pPr>
            <w:ins w:id="15623" w:author="Anees Shaikh" w:date="2013-10-07T01:10:00Z">
              <w:r>
                <w:t xml:space="preserve">                              &lt;xs:restriction base="inet:uri"&gt;</w:t>
              </w:r>
            </w:ins>
          </w:p>
          <w:p w14:paraId="6C9D231A" w14:textId="77777777" w:rsidR="00874469" w:rsidRDefault="00874469" w:rsidP="00874469">
            <w:pPr>
              <w:pStyle w:val="XML1"/>
              <w:rPr>
                <w:ins w:id="15624" w:author="Anees Shaikh" w:date="2013-10-07T01:10:00Z"/>
              </w:rPr>
              <w:pPrChange w:id="15625" w:author="Anees Shaikh" w:date="2013-10-07T01:11:00Z">
                <w:pPr>
                  <w:pStyle w:val="XML1"/>
                </w:pPr>
              </w:pPrChange>
            </w:pPr>
            <w:ins w:id="15626" w:author="Anees Shaikh" w:date="2013-10-07T01:10:00Z">
              <w:r>
                <w:t xml:space="preserve">                              &lt;/xs:restriction&gt;</w:t>
              </w:r>
            </w:ins>
          </w:p>
          <w:p w14:paraId="6358906F" w14:textId="77777777" w:rsidR="00874469" w:rsidRDefault="00874469" w:rsidP="00874469">
            <w:pPr>
              <w:pStyle w:val="XML1"/>
              <w:rPr>
                <w:ins w:id="15627" w:author="Anees Shaikh" w:date="2013-10-07T01:10:00Z"/>
              </w:rPr>
              <w:pPrChange w:id="15628" w:author="Anees Shaikh" w:date="2013-10-07T01:11:00Z">
                <w:pPr>
                  <w:pStyle w:val="XML1"/>
                </w:pPr>
              </w:pPrChange>
            </w:pPr>
            <w:ins w:id="15629" w:author="Anees Shaikh" w:date="2013-10-07T01:10:00Z">
              <w:r>
                <w:t xml:space="preserve">                            &lt;/xs:simpleType&gt;</w:t>
              </w:r>
            </w:ins>
          </w:p>
          <w:p w14:paraId="57A9D30E" w14:textId="77777777" w:rsidR="00874469" w:rsidRDefault="00874469" w:rsidP="00874469">
            <w:pPr>
              <w:pStyle w:val="XML1"/>
              <w:rPr>
                <w:ins w:id="15630" w:author="Anees Shaikh" w:date="2013-10-07T01:10:00Z"/>
              </w:rPr>
              <w:pPrChange w:id="15631" w:author="Anees Shaikh" w:date="2013-10-07T01:11:00Z">
                <w:pPr>
                  <w:pStyle w:val="XML1"/>
                </w:pPr>
              </w:pPrChange>
            </w:pPr>
            <w:ins w:id="15632" w:author="Anees Shaikh" w:date="2013-10-07T01:10:00Z">
              <w:r>
                <w:t xml:space="preserve">                          &lt;/xs:element&gt;</w:t>
              </w:r>
            </w:ins>
          </w:p>
          <w:p w14:paraId="2912AD09" w14:textId="77777777" w:rsidR="00874469" w:rsidRDefault="00874469" w:rsidP="00874469">
            <w:pPr>
              <w:pStyle w:val="XML1"/>
              <w:rPr>
                <w:ins w:id="15633" w:author="Anees Shaikh" w:date="2013-10-07T01:10:00Z"/>
              </w:rPr>
              <w:pPrChange w:id="15634" w:author="Anees Shaikh" w:date="2013-10-07T01:11:00Z">
                <w:pPr>
                  <w:pStyle w:val="XML1"/>
                </w:pPr>
              </w:pPrChange>
            </w:pPr>
            <w:ins w:id="15635" w:author="Anees Shaikh" w:date="2013-10-07T01:10:00Z">
              <w:r>
                <w:t xml:space="preserve">                          &lt;xs:element name="flow-table" minOccurs="0" maxOccurs="unbounded"&gt;</w:t>
              </w:r>
            </w:ins>
          </w:p>
          <w:p w14:paraId="4C84E9CA" w14:textId="77777777" w:rsidR="00874469" w:rsidRDefault="00874469" w:rsidP="00874469">
            <w:pPr>
              <w:pStyle w:val="XML1"/>
              <w:rPr>
                <w:ins w:id="15636" w:author="Anees Shaikh" w:date="2013-10-07T01:10:00Z"/>
              </w:rPr>
              <w:pPrChange w:id="15637" w:author="Anees Shaikh" w:date="2013-10-07T01:11:00Z">
                <w:pPr>
                  <w:pStyle w:val="XML1"/>
                </w:pPr>
              </w:pPrChange>
            </w:pPr>
            <w:ins w:id="15638" w:author="Anees Shaikh" w:date="2013-10-07T01:10:00Z">
              <w:r>
                <w:t xml:space="preserve">                            &lt;xs:annotation&gt;</w:t>
              </w:r>
            </w:ins>
          </w:p>
          <w:p w14:paraId="2209DB14" w14:textId="77777777" w:rsidR="00874469" w:rsidRDefault="00874469" w:rsidP="00874469">
            <w:pPr>
              <w:pStyle w:val="XML1"/>
              <w:rPr>
                <w:ins w:id="15639" w:author="Anees Shaikh" w:date="2013-10-07T01:10:00Z"/>
              </w:rPr>
              <w:pPrChange w:id="15640" w:author="Anees Shaikh" w:date="2013-10-07T01:11:00Z">
                <w:pPr>
                  <w:pStyle w:val="XML1"/>
                </w:pPr>
              </w:pPrChange>
            </w:pPr>
            <w:ins w:id="15641" w:author="Anees Shaikh" w:date="2013-10-07T01:10:00Z">
              <w:r>
                <w:t xml:space="preserve">                              &lt;xs:documentation&gt;</w:t>
              </w:r>
            </w:ins>
          </w:p>
          <w:p w14:paraId="6F2648EF" w14:textId="77777777" w:rsidR="00874469" w:rsidRDefault="00874469" w:rsidP="00874469">
            <w:pPr>
              <w:pStyle w:val="XML1"/>
              <w:rPr>
                <w:ins w:id="15642" w:author="Anees Shaikh" w:date="2013-10-07T01:10:00Z"/>
              </w:rPr>
              <w:pPrChange w:id="15643" w:author="Anees Shaikh" w:date="2013-10-07T01:11:00Z">
                <w:pPr>
                  <w:pStyle w:val="XML1"/>
                </w:pPr>
              </w:pPrChange>
            </w:pPr>
            <w:ins w:id="15644" w:author="Anees Shaikh" w:date="2013-10-07T01:10:00Z">
              <w:r>
                <w:t xml:space="preserve">                                A resource identifier of a flow table of the OpenFlow Capable</w:t>
              </w:r>
            </w:ins>
          </w:p>
          <w:p w14:paraId="2AC8DB48" w14:textId="77777777" w:rsidR="00874469" w:rsidRDefault="00874469" w:rsidP="00874469">
            <w:pPr>
              <w:pStyle w:val="XML1"/>
              <w:rPr>
                <w:ins w:id="15645" w:author="Anees Shaikh" w:date="2013-10-07T01:10:00Z"/>
              </w:rPr>
              <w:pPrChange w:id="15646" w:author="Anees Shaikh" w:date="2013-10-07T01:11:00Z">
                <w:pPr>
                  <w:pStyle w:val="XML1"/>
                </w:pPr>
              </w:pPrChange>
            </w:pPr>
            <w:ins w:id="15647" w:author="Anees Shaikh" w:date="2013-10-07T01:10:00Z">
              <w:r>
                <w:t xml:space="preserve">                                       Switch that the OpenFlow Logical </w:t>
              </w:r>
              <w:r>
                <w:lastRenderedPageBreak/>
                <w:t>Switch has exclusive access to.</w:t>
              </w:r>
            </w:ins>
          </w:p>
          <w:p w14:paraId="769126B4" w14:textId="77777777" w:rsidR="00874469" w:rsidRDefault="00874469" w:rsidP="00874469">
            <w:pPr>
              <w:pStyle w:val="XML1"/>
              <w:rPr>
                <w:ins w:id="15648" w:author="Anees Shaikh" w:date="2013-10-07T01:10:00Z"/>
              </w:rPr>
              <w:pPrChange w:id="15649" w:author="Anees Shaikh" w:date="2013-10-07T01:11:00Z">
                <w:pPr>
                  <w:pStyle w:val="XML1"/>
                </w:pPr>
              </w:pPrChange>
            </w:pPr>
          </w:p>
          <w:p w14:paraId="3986C785" w14:textId="77777777" w:rsidR="00874469" w:rsidRDefault="00874469" w:rsidP="00874469">
            <w:pPr>
              <w:pStyle w:val="XML1"/>
              <w:rPr>
                <w:ins w:id="15650" w:author="Anees Shaikh" w:date="2013-10-07T01:10:00Z"/>
              </w:rPr>
              <w:pPrChange w:id="15651" w:author="Anees Shaikh" w:date="2013-10-07T01:11:00Z">
                <w:pPr>
                  <w:pStyle w:val="XML1"/>
                </w:pPr>
              </w:pPrChange>
            </w:pPr>
            <w:ins w:id="15652" w:author="Anees Shaikh" w:date="2013-10-07T01:10:00Z">
              <w:r>
                <w:t xml:space="preserve">                                       Elements in this list MUST be unique. This means each</w:t>
              </w:r>
            </w:ins>
          </w:p>
          <w:p w14:paraId="02A1042D" w14:textId="77777777" w:rsidR="00874469" w:rsidRDefault="00874469" w:rsidP="00874469">
            <w:pPr>
              <w:pStyle w:val="XML1"/>
              <w:rPr>
                <w:ins w:id="15653" w:author="Anees Shaikh" w:date="2013-10-07T01:10:00Z"/>
              </w:rPr>
              <w:pPrChange w:id="15654" w:author="Anees Shaikh" w:date="2013-10-07T01:11:00Z">
                <w:pPr>
                  <w:pStyle w:val="XML1"/>
                </w:pPr>
              </w:pPrChange>
            </w:pPr>
            <w:ins w:id="15655" w:author="Anees Shaikh" w:date="2013-10-07T01:10:00Z">
              <w:r>
                <w:t xml:space="preserve">                                       flow-table element can only be referenced once.</w:t>
              </w:r>
            </w:ins>
          </w:p>
          <w:p w14:paraId="7629D111" w14:textId="77777777" w:rsidR="00874469" w:rsidRDefault="00874469" w:rsidP="00874469">
            <w:pPr>
              <w:pStyle w:val="XML1"/>
              <w:rPr>
                <w:ins w:id="15656" w:author="Anees Shaikh" w:date="2013-10-07T01:10:00Z"/>
              </w:rPr>
              <w:pPrChange w:id="15657" w:author="Anees Shaikh" w:date="2013-10-07T01:11:00Z">
                <w:pPr>
                  <w:pStyle w:val="XML1"/>
                </w:pPr>
              </w:pPrChange>
            </w:pPr>
            <w:ins w:id="15658" w:author="Anees Shaikh" w:date="2013-10-07T01:10:00Z">
              <w:r>
                <w:t xml:space="preserve">                              &lt;/xs:documentation&gt;</w:t>
              </w:r>
            </w:ins>
          </w:p>
          <w:p w14:paraId="3D466526" w14:textId="77777777" w:rsidR="00874469" w:rsidRDefault="00874469" w:rsidP="00874469">
            <w:pPr>
              <w:pStyle w:val="XML1"/>
              <w:rPr>
                <w:ins w:id="15659" w:author="Anees Shaikh" w:date="2013-10-07T01:10:00Z"/>
              </w:rPr>
              <w:pPrChange w:id="15660" w:author="Anees Shaikh" w:date="2013-10-07T01:11:00Z">
                <w:pPr>
                  <w:pStyle w:val="XML1"/>
                </w:pPr>
              </w:pPrChange>
            </w:pPr>
            <w:ins w:id="15661" w:author="Anees Shaikh" w:date="2013-10-07T01:10:00Z">
              <w:r>
                <w:t xml:space="preserve">                            &lt;/xs:annotation&gt;</w:t>
              </w:r>
            </w:ins>
          </w:p>
          <w:p w14:paraId="50A349D5" w14:textId="77777777" w:rsidR="00874469" w:rsidRDefault="00874469" w:rsidP="00874469">
            <w:pPr>
              <w:pStyle w:val="XML1"/>
              <w:rPr>
                <w:ins w:id="15662" w:author="Anees Shaikh" w:date="2013-10-07T01:10:00Z"/>
              </w:rPr>
              <w:pPrChange w:id="15663" w:author="Anees Shaikh" w:date="2013-10-07T01:11:00Z">
                <w:pPr>
                  <w:pStyle w:val="XML1"/>
                </w:pPr>
              </w:pPrChange>
            </w:pPr>
            <w:ins w:id="15664" w:author="Anees Shaikh" w:date="2013-10-07T01:10:00Z">
              <w:r>
                <w:t xml:space="preserve">                            &lt;xs:simpleType&gt;</w:t>
              </w:r>
            </w:ins>
          </w:p>
          <w:p w14:paraId="235440DB" w14:textId="77777777" w:rsidR="00874469" w:rsidRDefault="00874469" w:rsidP="00874469">
            <w:pPr>
              <w:pStyle w:val="XML1"/>
              <w:rPr>
                <w:ins w:id="15665" w:author="Anees Shaikh" w:date="2013-10-07T01:10:00Z"/>
              </w:rPr>
              <w:pPrChange w:id="15666" w:author="Anees Shaikh" w:date="2013-10-07T01:11:00Z">
                <w:pPr>
                  <w:pStyle w:val="XML1"/>
                </w:pPr>
              </w:pPrChange>
            </w:pPr>
            <w:ins w:id="15667" w:author="Anees Shaikh" w:date="2013-10-07T01:10:00Z">
              <w:r>
                <w:t xml:space="preserve">                              &lt;xs:restriction base="inet:uri"&gt;</w:t>
              </w:r>
            </w:ins>
          </w:p>
          <w:p w14:paraId="7248C82E" w14:textId="77777777" w:rsidR="00874469" w:rsidRDefault="00874469" w:rsidP="00874469">
            <w:pPr>
              <w:pStyle w:val="XML1"/>
              <w:rPr>
                <w:ins w:id="15668" w:author="Anees Shaikh" w:date="2013-10-07T01:10:00Z"/>
              </w:rPr>
              <w:pPrChange w:id="15669" w:author="Anees Shaikh" w:date="2013-10-07T01:11:00Z">
                <w:pPr>
                  <w:pStyle w:val="XML1"/>
                </w:pPr>
              </w:pPrChange>
            </w:pPr>
            <w:ins w:id="15670" w:author="Anees Shaikh" w:date="2013-10-07T01:10:00Z">
              <w:r>
                <w:t xml:space="preserve">                              &lt;/xs:restriction&gt;</w:t>
              </w:r>
            </w:ins>
          </w:p>
          <w:p w14:paraId="6D347682" w14:textId="77777777" w:rsidR="00874469" w:rsidRDefault="00874469" w:rsidP="00874469">
            <w:pPr>
              <w:pStyle w:val="XML1"/>
              <w:rPr>
                <w:ins w:id="15671" w:author="Anees Shaikh" w:date="2013-10-07T01:10:00Z"/>
              </w:rPr>
              <w:pPrChange w:id="15672" w:author="Anees Shaikh" w:date="2013-10-07T01:11:00Z">
                <w:pPr>
                  <w:pStyle w:val="XML1"/>
                </w:pPr>
              </w:pPrChange>
            </w:pPr>
            <w:ins w:id="15673" w:author="Anees Shaikh" w:date="2013-10-07T01:10:00Z">
              <w:r>
                <w:t xml:space="preserve">                            &lt;/xs:simpleType&gt;</w:t>
              </w:r>
            </w:ins>
          </w:p>
          <w:p w14:paraId="10B3455A" w14:textId="77777777" w:rsidR="00874469" w:rsidRDefault="00874469" w:rsidP="00874469">
            <w:pPr>
              <w:pStyle w:val="XML1"/>
              <w:rPr>
                <w:ins w:id="15674" w:author="Anees Shaikh" w:date="2013-10-07T01:10:00Z"/>
              </w:rPr>
              <w:pPrChange w:id="15675" w:author="Anees Shaikh" w:date="2013-10-07T01:11:00Z">
                <w:pPr>
                  <w:pStyle w:val="XML1"/>
                </w:pPr>
              </w:pPrChange>
            </w:pPr>
            <w:ins w:id="15676" w:author="Anees Shaikh" w:date="2013-10-07T01:10:00Z">
              <w:r>
                <w:t xml:space="preserve">                          &lt;/xs:element&gt;</w:t>
              </w:r>
            </w:ins>
          </w:p>
          <w:p w14:paraId="4878455E" w14:textId="77777777" w:rsidR="00874469" w:rsidRDefault="00874469" w:rsidP="00874469">
            <w:pPr>
              <w:pStyle w:val="XML1"/>
              <w:rPr>
                <w:ins w:id="15677" w:author="Anees Shaikh" w:date="2013-10-07T01:10:00Z"/>
              </w:rPr>
              <w:pPrChange w:id="15678" w:author="Anees Shaikh" w:date="2013-10-07T01:11:00Z">
                <w:pPr>
                  <w:pStyle w:val="XML1"/>
                </w:pPr>
              </w:pPrChange>
            </w:pPr>
            <w:ins w:id="15679" w:author="Anees Shaikh" w:date="2013-10-07T01:10:00Z">
              <w:r>
                <w:t xml:space="preserve">                          &lt;xs:any minOccurs="0" maxOccurs="unbounded"</w:t>
              </w:r>
            </w:ins>
          </w:p>
          <w:p w14:paraId="4909FF6A" w14:textId="77777777" w:rsidR="00874469" w:rsidRDefault="00874469" w:rsidP="00874469">
            <w:pPr>
              <w:pStyle w:val="XML1"/>
              <w:rPr>
                <w:ins w:id="15680" w:author="Anees Shaikh" w:date="2013-10-07T01:10:00Z"/>
              </w:rPr>
              <w:pPrChange w:id="15681" w:author="Anees Shaikh" w:date="2013-10-07T01:11:00Z">
                <w:pPr>
                  <w:pStyle w:val="XML1"/>
                </w:pPr>
              </w:pPrChange>
            </w:pPr>
            <w:ins w:id="15682" w:author="Anees Shaikh" w:date="2013-10-07T01:10:00Z">
              <w:r>
                <w:t xml:space="preserve">                                  namespace="##other" processContents="lax"/&gt;</w:t>
              </w:r>
            </w:ins>
          </w:p>
          <w:p w14:paraId="1F985E4D" w14:textId="77777777" w:rsidR="00874469" w:rsidRDefault="00874469" w:rsidP="00874469">
            <w:pPr>
              <w:pStyle w:val="XML1"/>
              <w:rPr>
                <w:ins w:id="15683" w:author="Anees Shaikh" w:date="2013-10-07T01:10:00Z"/>
              </w:rPr>
              <w:pPrChange w:id="15684" w:author="Anees Shaikh" w:date="2013-10-07T01:11:00Z">
                <w:pPr>
                  <w:pStyle w:val="XML1"/>
                </w:pPr>
              </w:pPrChange>
            </w:pPr>
            <w:ins w:id="15685" w:author="Anees Shaikh" w:date="2013-10-07T01:10:00Z">
              <w:r>
                <w:t xml:space="preserve">                        &lt;/xs:sequence&gt;</w:t>
              </w:r>
            </w:ins>
          </w:p>
          <w:p w14:paraId="33666CD1" w14:textId="77777777" w:rsidR="00874469" w:rsidRDefault="00874469" w:rsidP="00874469">
            <w:pPr>
              <w:pStyle w:val="XML1"/>
              <w:rPr>
                <w:ins w:id="15686" w:author="Anees Shaikh" w:date="2013-10-07T01:10:00Z"/>
              </w:rPr>
              <w:pPrChange w:id="15687" w:author="Anees Shaikh" w:date="2013-10-07T01:11:00Z">
                <w:pPr>
                  <w:pStyle w:val="XML1"/>
                </w:pPr>
              </w:pPrChange>
            </w:pPr>
            <w:ins w:id="15688" w:author="Anees Shaikh" w:date="2013-10-07T01:10:00Z">
              <w:r>
                <w:t xml:space="preserve">                      &lt;/xs:complexType&gt;</w:t>
              </w:r>
            </w:ins>
          </w:p>
          <w:p w14:paraId="7B695448" w14:textId="77777777" w:rsidR="00874469" w:rsidRDefault="00874469" w:rsidP="00874469">
            <w:pPr>
              <w:pStyle w:val="XML1"/>
              <w:rPr>
                <w:ins w:id="15689" w:author="Anees Shaikh" w:date="2013-10-07T01:10:00Z"/>
              </w:rPr>
              <w:pPrChange w:id="15690" w:author="Anees Shaikh" w:date="2013-10-07T01:11:00Z">
                <w:pPr>
                  <w:pStyle w:val="XML1"/>
                </w:pPr>
              </w:pPrChange>
            </w:pPr>
            <w:ins w:id="15691" w:author="Anees Shaikh" w:date="2013-10-07T01:10:00Z">
              <w:r>
                <w:t xml:space="preserve">                    &lt;/xs:element&gt;</w:t>
              </w:r>
            </w:ins>
          </w:p>
          <w:p w14:paraId="12D33D81" w14:textId="77777777" w:rsidR="00874469" w:rsidRDefault="00874469" w:rsidP="00874469">
            <w:pPr>
              <w:pStyle w:val="XML1"/>
              <w:rPr>
                <w:ins w:id="15692" w:author="Anees Shaikh" w:date="2013-10-07T01:10:00Z"/>
              </w:rPr>
              <w:pPrChange w:id="15693" w:author="Anees Shaikh" w:date="2013-10-07T01:11:00Z">
                <w:pPr>
                  <w:pStyle w:val="XML1"/>
                </w:pPr>
              </w:pPrChange>
            </w:pPr>
            <w:ins w:id="15694" w:author="Anees Shaikh" w:date="2013-10-07T01:10:00Z">
              <w:r>
                <w:t xml:space="preserve">                    &lt;xs:any minOccurs="0" maxOccurs="unbounded"</w:t>
              </w:r>
            </w:ins>
          </w:p>
          <w:p w14:paraId="4CEB2E57" w14:textId="77777777" w:rsidR="00874469" w:rsidRDefault="00874469" w:rsidP="00874469">
            <w:pPr>
              <w:pStyle w:val="XML1"/>
              <w:rPr>
                <w:ins w:id="15695" w:author="Anees Shaikh" w:date="2013-10-07T01:10:00Z"/>
              </w:rPr>
              <w:pPrChange w:id="15696" w:author="Anees Shaikh" w:date="2013-10-07T01:11:00Z">
                <w:pPr>
                  <w:pStyle w:val="XML1"/>
                </w:pPr>
              </w:pPrChange>
            </w:pPr>
            <w:ins w:id="15697" w:author="Anees Shaikh" w:date="2013-10-07T01:10:00Z">
              <w:r>
                <w:t xml:space="preserve">                            namespace="##other" processContents="lax"/&gt;</w:t>
              </w:r>
            </w:ins>
          </w:p>
          <w:p w14:paraId="755DAD73" w14:textId="77777777" w:rsidR="00874469" w:rsidRDefault="00874469" w:rsidP="00874469">
            <w:pPr>
              <w:pStyle w:val="XML1"/>
              <w:rPr>
                <w:ins w:id="15698" w:author="Anees Shaikh" w:date="2013-10-07T01:10:00Z"/>
              </w:rPr>
              <w:pPrChange w:id="15699" w:author="Anees Shaikh" w:date="2013-10-07T01:11:00Z">
                <w:pPr>
                  <w:pStyle w:val="XML1"/>
                </w:pPr>
              </w:pPrChange>
            </w:pPr>
            <w:ins w:id="15700" w:author="Anees Shaikh" w:date="2013-10-07T01:10:00Z">
              <w:r>
                <w:t xml:space="preserve">                  &lt;/xs:sequence&gt;</w:t>
              </w:r>
            </w:ins>
          </w:p>
          <w:p w14:paraId="25D3F98F" w14:textId="77777777" w:rsidR="00874469" w:rsidRDefault="00874469" w:rsidP="00874469">
            <w:pPr>
              <w:pStyle w:val="XML1"/>
              <w:rPr>
                <w:ins w:id="15701" w:author="Anees Shaikh" w:date="2013-10-07T01:10:00Z"/>
              </w:rPr>
              <w:pPrChange w:id="15702" w:author="Anees Shaikh" w:date="2013-10-07T01:11:00Z">
                <w:pPr>
                  <w:pStyle w:val="XML1"/>
                </w:pPr>
              </w:pPrChange>
            </w:pPr>
            <w:ins w:id="15703" w:author="Anees Shaikh" w:date="2013-10-07T01:10:00Z">
              <w:r>
                <w:t xml:space="preserve">                &lt;/xs:complexType&gt;</w:t>
              </w:r>
            </w:ins>
          </w:p>
          <w:p w14:paraId="5019A243" w14:textId="77777777" w:rsidR="00874469" w:rsidRDefault="00874469" w:rsidP="00874469">
            <w:pPr>
              <w:pStyle w:val="XML1"/>
              <w:rPr>
                <w:ins w:id="15704" w:author="Anees Shaikh" w:date="2013-10-07T01:10:00Z"/>
              </w:rPr>
              <w:pPrChange w:id="15705" w:author="Anees Shaikh" w:date="2013-10-07T01:11:00Z">
                <w:pPr>
                  <w:pStyle w:val="XML1"/>
                </w:pPr>
              </w:pPrChange>
            </w:pPr>
            <w:ins w:id="15706" w:author="Anees Shaikh" w:date="2013-10-07T01:10:00Z">
              <w:r>
                <w:t xml:space="preserve">              &lt;/xs:element&gt;</w:t>
              </w:r>
            </w:ins>
          </w:p>
          <w:p w14:paraId="0272D0D7" w14:textId="77777777" w:rsidR="00874469" w:rsidRDefault="00874469" w:rsidP="00874469">
            <w:pPr>
              <w:pStyle w:val="XML1"/>
              <w:rPr>
                <w:ins w:id="15707" w:author="Anees Shaikh" w:date="2013-10-07T01:10:00Z"/>
              </w:rPr>
              <w:pPrChange w:id="15708" w:author="Anees Shaikh" w:date="2013-10-07T01:11:00Z">
                <w:pPr>
                  <w:pStyle w:val="XML1"/>
                </w:pPr>
              </w:pPrChange>
            </w:pPr>
            <w:ins w:id="15709" w:author="Anees Shaikh" w:date="2013-10-07T01:10:00Z">
              <w:r>
                <w:t xml:space="preserve">              &lt;xs:any minOccurs="0" maxOccurs="unbounded"</w:t>
              </w:r>
            </w:ins>
          </w:p>
          <w:p w14:paraId="09C27C2F" w14:textId="77777777" w:rsidR="00874469" w:rsidRDefault="00874469" w:rsidP="00874469">
            <w:pPr>
              <w:pStyle w:val="XML1"/>
              <w:rPr>
                <w:ins w:id="15710" w:author="Anees Shaikh" w:date="2013-10-07T01:10:00Z"/>
              </w:rPr>
              <w:pPrChange w:id="15711" w:author="Anees Shaikh" w:date="2013-10-07T01:11:00Z">
                <w:pPr>
                  <w:pStyle w:val="XML1"/>
                </w:pPr>
              </w:pPrChange>
            </w:pPr>
            <w:ins w:id="15712" w:author="Anees Shaikh" w:date="2013-10-07T01:10:00Z">
              <w:r>
                <w:t xml:space="preserve">                      namespace="##other" processContents="lax"/&gt;</w:t>
              </w:r>
            </w:ins>
          </w:p>
          <w:p w14:paraId="0522D3C6" w14:textId="77777777" w:rsidR="00874469" w:rsidRDefault="00874469" w:rsidP="00874469">
            <w:pPr>
              <w:pStyle w:val="XML1"/>
              <w:rPr>
                <w:ins w:id="15713" w:author="Anees Shaikh" w:date="2013-10-07T01:10:00Z"/>
              </w:rPr>
              <w:pPrChange w:id="15714" w:author="Anees Shaikh" w:date="2013-10-07T01:11:00Z">
                <w:pPr>
                  <w:pStyle w:val="XML1"/>
                </w:pPr>
              </w:pPrChange>
            </w:pPr>
            <w:ins w:id="15715" w:author="Anees Shaikh" w:date="2013-10-07T01:10:00Z">
              <w:r>
                <w:t xml:space="preserve">            &lt;/xs:sequence&gt;</w:t>
              </w:r>
            </w:ins>
          </w:p>
          <w:p w14:paraId="2422FBFC" w14:textId="77777777" w:rsidR="00874469" w:rsidRDefault="00874469" w:rsidP="00874469">
            <w:pPr>
              <w:pStyle w:val="XML1"/>
              <w:rPr>
                <w:ins w:id="15716" w:author="Anees Shaikh" w:date="2013-10-07T01:10:00Z"/>
              </w:rPr>
              <w:pPrChange w:id="15717" w:author="Anees Shaikh" w:date="2013-10-07T01:11:00Z">
                <w:pPr>
                  <w:pStyle w:val="XML1"/>
                </w:pPr>
              </w:pPrChange>
            </w:pPr>
            <w:ins w:id="15718" w:author="Anees Shaikh" w:date="2013-10-07T01:10:00Z">
              <w:r>
                <w:t xml:space="preserve">          &lt;/xs:complexType&gt;</w:t>
              </w:r>
            </w:ins>
          </w:p>
          <w:p w14:paraId="6D29AB71" w14:textId="77777777" w:rsidR="00874469" w:rsidRDefault="00874469" w:rsidP="00874469">
            <w:pPr>
              <w:pStyle w:val="XML1"/>
              <w:rPr>
                <w:ins w:id="15719" w:author="Anees Shaikh" w:date="2013-10-07T01:10:00Z"/>
              </w:rPr>
              <w:pPrChange w:id="15720" w:author="Anees Shaikh" w:date="2013-10-07T01:11:00Z">
                <w:pPr>
                  <w:pStyle w:val="XML1"/>
                </w:pPr>
              </w:pPrChange>
            </w:pPr>
            <w:ins w:id="15721" w:author="Anees Shaikh" w:date="2013-10-07T01:10:00Z">
              <w:r>
                <w:t xml:space="preserve">          &lt;xs:key name="key_logical-switches_capable-switch_switch"&gt;</w:t>
              </w:r>
            </w:ins>
          </w:p>
          <w:p w14:paraId="72A31080" w14:textId="77777777" w:rsidR="00874469" w:rsidRDefault="00874469" w:rsidP="00874469">
            <w:pPr>
              <w:pStyle w:val="XML1"/>
              <w:rPr>
                <w:ins w:id="15722" w:author="Anees Shaikh" w:date="2013-10-07T01:10:00Z"/>
              </w:rPr>
              <w:pPrChange w:id="15723" w:author="Anees Shaikh" w:date="2013-10-07T01:11:00Z">
                <w:pPr>
                  <w:pStyle w:val="XML1"/>
                </w:pPr>
              </w:pPrChange>
            </w:pPr>
            <w:ins w:id="15724" w:author="Anees Shaikh" w:date="2013-10-07T01:10:00Z">
              <w:r>
                <w:t xml:space="preserve">            &lt;xs:selector xpath="of-config:switch"/&gt;</w:t>
              </w:r>
            </w:ins>
          </w:p>
          <w:p w14:paraId="74BCE17A" w14:textId="77777777" w:rsidR="00874469" w:rsidRDefault="00874469" w:rsidP="00874469">
            <w:pPr>
              <w:pStyle w:val="XML1"/>
              <w:rPr>
                <w:ins w:id="15725" w:author="Anees Shaikh" w:date="2013-10-07T01:10:00Z"/>
              </w:rPr>
              <w:pPrChange w:id="15726" w:author="Anees Shaikh" w:date="2013-10-07T01:11:00Z">
                <w:pPr>
                  <w:pStyle w:val="XML1"/>
                </w:pPr>
              </w:pPrChange>
            </w:pPr>
            <w:ins w:id="15727" w:author="Anees Shaikh" w:date="2013-10-07T01:10:00Z">
              <w:r>
                <w:t xml:space="preserve">            &lt;xs:field xpath="of-config:id"/&gt;</w:t>
              </w:r>
            </w:ins>
          </w:p>
          <w:p w14:paraId="0D230394" w14:textId="77777777" w:rsidR="00874469" w:rsidRDefault="00874469" w:rsidP="00874469">
            <w:pPr>
              <w:pStyle w:val="XML1"/>
              <w:rPr>
                <w:ins w:id="15728" w:author="Anees Shaikh" w:date="2013-10-07T01:10:00Z"/>
              </w:rPr>
              <w:pPrChange w:id="15729" w:author="Anees Shaikh" w:date="2013-10-07T01:11:00Z">
                <w:pPr>
                  <w:pStyle w:val="XML1"/>
                </w:pPr>
              </w:pPrChange>
            </w:pPr>
            <w:ins w:id="15730" w:author="Anees Shaikh" w:date="2013-10-07T01:10:00Z">
              <w:r>
                <w:t xml:space="preserve">          &lt;/xs:key&gt;</w:t>
              </w:r>
            </w:ins>
          </w:p>
          <w:p w14:paraId="134CFACB" w14:textId="77777777" w:rsidR="00874469" w:rsidRDefault="00874469" w:rsidP="00874469">
            <w:pPr>
              <w:pStyle w:val="XML1"/>
              <w:rPr>
                <w:ins w:id="15731" w:author="Anees Shaikh" w:date="2013-10-07T01:10:00Z"/>
              </w:rPr>
              <w:pPrChange w:id="15732" w:author="Anees Shaikh" w:date="2013-10-07T01:11:00Z">
                <w:pPr>
                  <w:pStyle w:val="XML1"/>
                </w:pPr>
              </w:pPrChange>
            </w:pPr>
            <w:ins w:id="15733" w:author="Anees Shaikh" w:date="2013-10-07T01:10:00Z">
              <w:r>
                <w:t xml:space="preserve">        &lt;/xs:element&gt;</w:t>
              </w:r>
            </w:ins>
          </w:p>
          <w:p w14:paraId="0B3DEFCD" w14:textId="77777777" w:rsidR="00874469" w:rsidRDefault="00874469" w:rsidP="00874469">
            <w:pPr>
              <w:pStyle w:val="XML1"/>
              <w:rPr>
                <w:ins w:id="15734" w:author="Anees Shaikh" w:date="2013-10-07T01:10:00Z"/>
              </w:rPr>
              <w:pPrChange w:id="15735" w:author="Anees Shaikh" w:date="2013-10-07T01:11:00Z">
                <w:pPr>
                  <w:pStyle w:val="XML1"/>
                </w:pPr>
              </w:pPrChange>
            </w:pPr>
            <w:ins w:id="15736" w:author="Anees Shaikh" w:date="2013-10-07T01:10:00Z">
              <w:r>
                <w:t xml:space="preserve">        &lt;xs:any minOccurs="0" maxOccurs="unbounded"</w:t>
              </w:r>
            </w:ins>
          </w:p>
          <w:p w14:paraId="62254BD6" w14:textId="77777777" w:rsidR="00874469" w:rsidRDefault="00874469" w:rsidP="00874469">
            <w:pPr>
              <w:pStyle w:val="XML1"/>
              <w:rPr>
                <w:ins w:id="15737" w:author="Anees Shaikh" w:date="2013-10-07T01:10:00Z"/>
              </w:rPr>
              <w:pPrChange w:id="15738" w:author="Anees Shaikh" w:date="2013-10-07T01:11:00Z">
                <w:pPr>
                  <w:pStyle w:val="XML1"/>
                </w:pPr>
              </w:pPrChange>
            </w:pPr>
            <w:ins w:id="15739" w:author="Anees Shaikh" w:date="2013-10-07T01:10:00Z">
              <w:r>
                <w:t xml:space="preserve">                namespace="##other" processContents="lax"/&gt;</w:t>
              </w:r>
            </w:ins>
          </w:p>
          <w:p w14:paraId="4BDB2BB4" w14:textId="77777777" w:rsidR="00874469" w:rsidRDefault="00874469" w:rsidP="00874469">
            <w:pPr>
              <w:pStyle w:val="XML1"/>
              <w:rPr>
                <w:ins w:id="15740" w:author="Anees Shaikh" w:date="2013-10-07T01:10:00Z"/>
              </w:rPr>
              <w:pPrChange w:id="15741" w:author="Anees Shaikh" w:date="2013-10-07T01:11:00Z">
                <w:pPr>
                  <w:pStyle w:val="XML1"/>
                </w:pPr>
              </w:pPrChange>
            </w:pPr>
            <w:ins w:id="15742" w:author="Anees Shaikh" w:date="2013-10-07T01:10:00Z">
              <w:r>
                <w:t xml:space="preserve">      &lt;/xs:sequence&gt;</w:t>
              </w:r>
            </w:ins>
          </w:p>
          <w:p w14:paraId="322885DD" w14:textId="77777777" w:rsidR="00874469" w:rsidRDefault="00874469" w:rsidP="00874469">
            <w:pPr>
              <w:pStyle w:val="XML1"/>
              <w:rPr>
                <w:ins w:id="15743" w:author="Anees Shaikh" w:date="2013-10-07T01:10:00Z"/>
              </w:rPr>
              <w:pPrChange w:id="15744" w:author="Anees Shaikh" w:date="2013-10-07T01:11:00Z">
                <w:pPr>
                  <w:pStyle w:val="XML1"/>
                </w:pPr>
              </w:pPrChange>
            </w:pPr>
            <w:ins w:id="15745" w:author="Anees Shaikh" w:date="2013-10-07T01:10:00Z">
              <w:r>
                <w:t xml:space="preserve">    &lt;/xs:complexType&gt;</w:t>
              </w:r>
            </w:ins>
          </w:p>
          <w:p w14:paraId="57A43139" w14:textId="77777777" w:rsidR="00874469" w:rsidRDefault="00874469" w:rsidP="00874469">
            <w:pPr>
              <w:pStyle w:val="XML1"/>
              <w:rPr>
                <w:ins w:id="15746" w:author="Anees Shaikh" w:date="2013-10-07T01:10:00Z"/>
              </w:rPr>
              <w:pPrChange w:id="15747" w:author="Anees Shaikh" w:date="2013-10-07T01:11:00Z">
                <w:pPr>
                  <w:pStyle w:val="XML1"/>
                </w:pPr>
              </w:pPrChange>
            </w:pPr>
            <w:ins w:id="15748" w:author="Anees Shaikh" w:date="2013-10-07T01:10:00Z">
              <w:r>
                <w:t xml:space="preserve">  &lt;/xs:element&gt;</w:t>
              </w:r>
            </w:ins>
          </w:p>
          <w:p w14:paraId="51012B8D" w14:textId="77777777" w:rsidR="00874469" w:rsidRDefault="00874469" w:rsidP="00874469">
            <w:pPr>
              <w:pStyle w:val="XML1"/>
              <w:rPr>
                <w:ins w:id="15749" w:author="Anees Shaikh" w:date="2013-10-07T01:10:00Z"/>
              </w:rPr>
              <w:pPrChange w:id="15750" w:author="Anees Shaikh" w:date="2013-10-07T01:11:00Z">
                <w:pPr>
                  <w:pStyle w:val="XML1"/>
                </w:pPr>
              </w:pPrChange>
            </w:pPr>
          </w:p>
          <w:p w14:paraId="34F0A3E1" w14:textId="77777777" w:rsidR="00874469" w:rsidRDefault="00874469" w:rsidP="00874469">
            <w:pPr>
              <w:pStyle w:val="XML1"/>
              <w:rPr>
                <w:ins w:id="15751" w:author="Anees Shaikh" w:date="2013-10-07T01:10:00Z"/>
              </w:rPr>
              <w:pPrChange w:id="15752" w:author="Anees Shaikh" w:date="2013-10-07T01:11:00Z">
                <w:pPr>
                  <w:pStyle w:val="XML1"/>
                </w:pPr>
              </w:pPrChange>
            </w:pPr>
            <w:ins w:id="15753" w:author="Anees Shaikh" w:date="2013-10-07T01:10:00Z">
              <w:r>
                <w:t>&lt;/xs:schema&gt;</w:t>
              </w:r>
            </w:ins>
          </w:p>
          <w:p w14:paraId="62D04033" w14:textId="77777777" w:rsidR="00E8426B" w:rsidRPr="00874469" w:rsidRDefault="00E8426B" w:rsidP="00874469">
            <w:pPr>
              <w:pStyle w:val="XML1"/>
              <w:rPr>
                <w:ins w:id="15754" w:author="Anees Shaikh" w:date="2013-10-06T22:13:00Z"/>
              </w:rPr>
              <w:pPrChange w:id="15755" w:author="Anees Shaikh" w:date="2013-10-07T01:11:00Z">
                <w:pPr/>
              </w:pPrChange>
            </w:pPr>
          </w:p>
        </w:tc>
      </w:tr>
    </w:tbl>
    <w:p w14:paraId="4E7FB30C" w14:textId="77777777" w:rsidR="00E8426B" w:rsidRPr="00E8426B" w:rsidRDefault="00E8426B" w:rsidP="00E8426B">
      <w:pPr>
        <w:pPrChange w:id="15756" w:author="Anees Shaikh" w:date="2013-10-06T22:12:00Z">
          <w:pPr>
            <w:spacing w:before="480" w:line="276" w:lineRule="auto"/>
            <w:contextualSpacing/>
            <w:outlineLvl w:val="1"/>
          </w:pPr>
        </w:pPrChange>
      </w:pPr>
    </w:p>
    <w:sectPr w:rsidR="00E8426B" w:rsidRPr="00E8426B" w:rsidSect="00FA28FD">
      <w:headerReference w:type="default" r:id="rId49"/>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25B25" w14:textId="77777777" w:rsidR="00090FC4" w:rsidRDefault="00090FC4" w:rsidP="004C5BF8">
      <w:pPr>
        <w:spacing w:after="0"/>
      </w:pPr>
      <w:r>
        <w:separator/>
      </w:r>
    </w:p>
  </w:endnote>
  <w:endnote w:type="continuationSeparator" w:id="0">
    <w:p w14:paraId="4D7A15DF" w14:textId="77777777" w:rsidR="00090FC4" w:rsidRDefault="00090FC4" w:rsidP="004C5BF8">
      <w:pPr>
        <w:spacing w:after="0"/>
      </w:pPr>
      <w:r>
        <w:continuationSeparator/>
      </w:r>
    </w:p>
  </w:endnote>
  <w:endnote w:type="continuationNotice" w:id="1">
    <w:p w14:paraId="78D1C07D" w14:textId="77777777" w:rsidR="00090FC4" w:rsidRDefault="00090FC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090FC4" w:rsidRDefault="00090FC4">
        <w:pPr>
          <w:pStyle w:val="Footer"/>
          <w:jc w:val="center"/>
        </w:pPr>
        <w:r>
          <w:fldChar w:fldCharType="begin"/>
        </w:r>
        <w:r>
          <w:instrText xml:space="preserve"> PAGE   \* MERGEFORMAT </w:instrText>
        </w:r>
        <w:r>
          <w:fldChar w:fldCharType="separate"/>
        </w:r>
        <w:r w:rsidR="00874469">
          <w:rPr>
            <w:noProof/>
          </w:rPr>
          <w:t>1</w:t>
        </w:r>
        <w:r>
          <w:rPr>
            <w:noProof/>
          </w:rPr>
          <w:fldChar w:fldCharType="end"/>
        </w:r>
      </w:p>
    </w:sdtContent>
  </w:sdt>
  <w:p w14:paraId="7E0816E7" w14:textId="77777777" w:rsidR="00090FC4" w:rsidRDefault="00090F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251F5A" w14:textId="77777777" w:rsidR="00090FC4" w:rsidRDefault="00090FC4" w:rsidP="004C5BF8">
      <w:pPr>
        <w:spacing w:after="0"/>
      </w:pPr>
      <w:r>
        <w:separator/>
      </w:r>
    </w:p>
  </w:footnote>
  <w:footnote w:type="continuationSeparator" w:id="0">
    <w:p w14:paraId="426B265E" w14:textId="77777777" w:rsidR="00090FC4" w:rsidRDefault="00090FC4" w:rsidP="004C5BF8">
      <w:pPr>
        <w:spacing w:after="0"/>
      </w:pPr>
      <w:r>
        <w:continuationSeparator/>
      </w:r>
    </w:p>
  </w:footnote>
  <w:footnote w:type="continuationNotice" w:id="1">
    <w:p w14:paraId="0DD84DC4" w14:textId="77777777" w:rsidR="00090FC4" w:rsidRDefault="00090FC4">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90FC4"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090FC4" w:rsidRDefault="00090FC4"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786702DC" w:rsidR="00090FC4" w:rsidRDefault="00090FC4" w:rsidP="00FA28FD">
              <w:pPr>
                <w:pStyle w:val="Header"/>
                <w:jc w:val="right"/>
              </w:pPr>
              <w:r>
                <w:t>OF-CONFIG 1.2 (DRAFT)</w:t>
              </w:r>
            </w:p>
          </w:tc>
        </w:sdtContent>
      </w:sdt>
    </w:tr>
  </w:tbl>
  <w:p w14:paraId="4925B883" w14:textId="77777777" w:rsidR="00090FC4" w:rsidRDefault="00090FC4"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948E3"/>
    <w:multiLevelType w:val="multilevel"/>
    <w:tmpl w:val="A4189560"/>
    <w:numStyleLink w:val="Appendixes"/>
  </w:abstractNum>
  <w:abstractNum w:abstractNumId="9">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5CCF"/>
    <w:multiLevelType w:val="multilevel"/>
    <w:tmpl w:val="B81445D8"/>
    <w:numStyleLink w:val="Headings1"/>
  </w:abstractNum>
  <w:abstractNum w:abstractNumId="17">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72DDF"/>
    <w:multiLevelType w:val="multilevel"/>
    <w:tmpl w:val="B81445D8"/>
    <w:numStyleLink w:val="Headings1"/>
  </w:abstractNum>
  <w:abstractNum w:abstractNumId="19">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1">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4">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9">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0301A1"/>
    <w:multiLevelType w:val="multilevel"/>
    <w:tmpl w:val="B81445D8"/>
    <w:numStyleLink w:val="Headings1"/>
  </w:abstractNum>
  <w:abstractNum w:abstractNumId="32">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C332D"/>
    <w:multiLevelType w:val="multilevel"/>
    <w:tmpl w:val="A4189560"/>
    <w:numStyleLink w:val="Appendixes"/>
  </w:abstractNum>
  <w:num w:numId="1">
    <w:abstractNumId w:val="4"/>
  </w:num>
  <w:num w:numId="2">
    <w:abstractNumId w:val="3"/>
  </w:num>
  <w:num w:numId="3">
    <w:abstractNumId w:val="9"/>
  </w:num>
  <w:num w:numId="4">
    <w:abstractNumId w:val="15"/>
  </w:num>
  <w:num w:numId="5">
    <w:abstractNumId w:val="29"/>
  </w:num>
  <w:num w:numId="6">
    <w:abstractNumId w:val="30"/>
  </w:num>
  <w:num w:numId="7">
    <w:abstractNumId w:val="12"/>
  </w:num>
  <w:num w:numId="8">
    <w:abstractNumId w:val="26"/>
  </w:num>
  <w:num w:numId="9">
    <w:abstractNumId w:val="13"/>
  </w:num>
  <w:num w:numId="10">
    <w:abstractNumId w:val="21"/>
  </w:num>
  <w:num w:numId="11">
    <w:abstractNumId w:val="32"/>
  </w:num>
  <w:num w:numId="12">
    <w:abstractNumId w:val="20"/>
  </w:num>
  <w:num w:numId="13">
    <w:abstractNumId w:val="23"/>
  </w:num>
  <w:num w:numId="14">
    <w:abstractNumId w:val="11"/>
  </w:num>
  <w:num w:numId="15">
    <w:abstractNumId w:val="2"/>
  </w:num>
  <w:num w:numId="16">
    <w:abstractNumId w:val="1"/>
  </w:num>
  <w:num w:numId="17">
    <w:abstractNumId w:val="0"/>
  </w:num>
  <w:num w:numId="18">
    <w:abstractNumId w:val="6"/>
  </w:num>
  <w:num w:numId="19">
    <w:abstractNumId w:val="10"/>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8"/>
  </w:num>
  <w:num w:numId="23">
    <w:abstractNumId w:val="33"/>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4"/>
  </w:num>
  <w:num w:numId="26">
    <w:abstractNumId w:val="18"/>
  </w:num>
  <w:num w:numId="27">
    <w:abstractNumId w:val="8"/>
  </w:num>
  <w:num w:numId="28">
    <w:abstractNumId w:val="33"/>
  </w:num>
  <w:num w:numId="29">
    <w:abstractNumId w:val="19"/>
  </w:num>
  <w:num w:numId="30">
    <w:abstractNumId w:val="24"/>
  </w:num>
  <w:num w:numId="31">
    <w:abstractNumId w:val="27"/>
  </w:num>
  <w:num w:numId="32">
    <w:abstractNumId w:val="22"/>
  </w:num>
  <w:num w:numId="33">
    <w:abstractNumId w:val="25"/>
  </w:num>
  <w:num w:numId="34">
    <w:abstractNumId w:val="17"/>
  </w:num>
  <w:num w:numId="35">
    <w:abstractNumId w:val="31"/>
  </w:num>
  <w:num w:numId="36">
    <w:abstractNumId w:val="7"/>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1203"/>
    <w:rsid w:val="004824EE"/>
    <w:rsid w:val="00482670"/>
    <w:rsid w:val="00486F13"/>
    <w:rsid w:val="00487636"/>
    <w:rsid w:val="004942DC"/>
    <w:rsid w:val="00495CDB"/>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32598"/>
    <w:rsid w:val="006366B0"/>
    <w:rsid w:val="00647A3A"/>
    <w:rsid w:val="00651FC6"/>
    <w:rsid w:val="0065588C"/>
    <w:rsid w:val="006643B7"/>
    <w:rsid w:val="0066460C"/>
    <w:rsid w:val="00664DAC"/>
    <w:rsid w:val="006821E9"/>
    <w:rsid w:val="0068344E"/>
    <w:rsid w:val="00691DAE"/>
    <w:rsid w:val="00693705"/>
    <w:rsid w:val="00695A32"/>
    <w:rsid w:val="00697A8C"/>
    <w:rsid w:val="006A0797"/>
    <w:rsid w:val="006A5484"/>
    <w:rsid w:val="006B018A"/>
    <w:rsid w:val="006B6B83"/>
    <w:rsid w:val="006C0A96"/>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F3C78"/>
    <w:rsid w:val="00BF50C0"/>
    <w:rsid w:val="00C012A0"/>
    <w:rsid w:val="00C02FD7"/>
    <w:rsid w:val="00C0393E"/>
    <w:rsid w:val="00C04F73"/>
    <w:rsid w:val="00C07DAD"/>
    <w:rsid w:val="00C1050D"/>
    <w:rsid w:val="00C128FA"/>
    <w:rsid w:val="00C17419"/>
    <w:rsid w:val="00C204B4"/>
    <w:rsid w:val="00C25ABA"/>
    <w:rsid w:val="00C31DBC"/>
    <w:rsid w:val="00C32DEC"/>
    <w:rsid w:val="00C3649A"/>
    <w:rsid w:val="00C36B14"/>
    <w:rsid w:val="00C40C22"/>
    <w:rsid w:val="00C4220E"/>
    <w:rsid w:val="00C4487B"/>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5DE8"/>
    <w:rsid w:val="00CB7B88"/>
    <w:rsid w:val="00CC3011"/>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825"/>
    <w:rsid w:val="00DF6DB2"/>
    <w:rsid w:val="00E001A7"/>
    <w:rsid w:val="00E00803"/>
    <w:rsid w:val="00E00D57"/>
    <w:rsid w:val="00E02224"/>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588E"/>
    <w:rsid w:val="00E95DBE"/>
    <w:rsid w:val="00EA5C38"/>
    <w:rsid w:val="00EA69CB"/>
    <w:rsid w:val="00EB2D77"/>
    <w:rsid w:val="00EC63D7"/>
    <w:rsid w:val="00ED0AEA"/>
    <w:rsid w:val="00ED48AF"/>
    <w:rsid w:val="00ED65E9"/>
    <w:rsid w:val="00ED72E2"/>
    <w:rsid w:val="00EF1D28"/>
    <w:rsid w:val="00EF2B27"/>
    <w:rsid w:val="00EF3488"/>
    <w:rsid w:val="00EF544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Thomas.Dietz@neclab.eu" TargetMode="External"/><Relationship Id="rId14" Type="http://schemas.openxmlformats.org/officeDocument/2006/relationships/hyperlink" Target="http://www.opennetworking.org" TargetMode="External"/><Relationship Id="rId15" Type="http://schemas.openxmlformats.org/officeDocument/2006/relationships/image" Target="media/image2.emf"/><Relationship Id="rId16" Type="http://schemas.openxmlformats.org/officeDocument/2006/relationships/oleObject" Target="embeddings/Microsoft_Visio_2003-2010_Drawing111.vsd"/><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53" Type="http://schemas.microsoft.com/office/2011/relationships/people" Target="people.xml"/><Relationship Id="rId40" Type="http://schemas.openxmlformats.org/officeDocument/2006/relationships/oleObject" Target="embeddings/Microsoft_Visio_2003-2010_Drawing121212.vsd"/><Relationship Id="rId41" Type="http://schemas.openxmlformats.org/officeDocument/2006/relationships/image" Target="media/image16.emf"/><Relationship Id="rId42" Type="http://schemas.openxmlformats.org/officeDocument/2006/relationships/oleObject" Target="embeddings/Microsoft_Visio_2003-2010_Drawing131313.vsd"/><Relationship Id="rId43" Type="http://schemas.openxmlformats.org/officeDocument/2006/relationships/image" Target="media/image17.emf"/><Relationship Id="rId44" Type="http://schemas.openxmlformats.org/officeDocument/2006/relationships/oleObject" Target="embeddings/Microsoft_Visio_2003-2010_Drawing141414.vsd"/><Relationship Id="rId45" Type="http://schemas.openxmlformats.org/officeDocument/2006/relationships/hyperlink" Target="http://www.yang-central.org/modules/xsd/ietf-yang-types.xsd" TargetMode="External"/><Relationship Id="rId46" Type="http://schemas.openxmlformats.org/officeDocument/2006/relationships/hyperlink" Target="http://www.cablelabs.com/specifications/XSD/ietf-inet-types.xsd" TargetMode="External"/><Relationship Id="rId47" Type="http://schemas.openxmlformats.org/officeDocument/2006/relationships/hyperlink" Target="http://www.yang-central.org/modules/yang/ietf-yang-types.yang" TargetMode="External"/><Relationship Id="rId48" Type="http://schemas.openxmlformats.org/officeDocument/2006/relationships/hyperlink" Target="http://www.yang-central.org/modules/yang/ietf-inet-types.yang"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oleObject" Target="embeddings/Microsoft_Visio_2003-2010_Drawing777.vsd"/><Relationship Id="rId31" Type="http://schemas.openxmlformats.org/officeDocument/2006/relationships/image" Target="media/image11.emf"/><Relationship Id="rId32" Type="http://schemas.openxmlformats.org/officeDocument/2006/relationships/oleObject" Target="embeddings/Microsoft_Visio_2003-2010_Drawing888.vsd"/><Relationship Id="rId33" Type="http://schemas.openxmlformats.org/officeDocument/2006/relationships/image" Target="media/image12.emf"/><Relationship Id="rId34" Type="http://schemas.openxmlformats.org/officeDocument/2006/relationships/oleObject" Target="embeddings/Microsoft_Visio_2003-2010_Drawing999.vsd"/><Relationship Id="rId35" Type="http://schemas.openxmlformats.org/officeDocument/2006/relationships/image" Target="media/image13.emf"/><Relationship Id="rId36" Type="http://schemas.openxmlformats.org/officeDocument/2006/relationships/oleObject" Target="embeddings/Microsoft_Visio_2003-2010_Drawing101010.vsd"/><Relationship Id="rId37" Type="http://schemas.openxmlformats.org/officeDocument/2006/relationships/image" Target="media/image14.emf"/><Relationship Id="rId38" Type="http://schemas.openxmlformats.org/officeDocument/2006/relationships/oleObject" Target="embeddings/Microsoft_Visio_2003-2010_Drawing111111.vsd"/><Relationship Id="rId39" Type="http://schemas.openxmlformats.org/officeDocument/2006/relationships/image" Target="media/image15.emf"/><Relationship Id="rId20" Type="http://schemas.openxmlformats.org/officeDocument/2006/relationships/oleObject" Target="embeddings/Microsoft_Visio_2003-2010_Drawing222.vsd"/><Relationship Id="rId21" Type="http://schemas.openxmlformats.org/officeDocument/2006/relationships/image" Target="media/image6.emf"/><Relationship Id="rId22" Type="http://schemas.openxmlformats.org/officeDocument/2006/relationships/oleObject" Target="embeddings/Microsoft_Visio_2003-2010_Drawing333.vsd"/><Relationship Id="rId23" Type="http://schemas.openxmlformats.org/officeDocument/2006/relationships/image" Target="media/image7.emf"/><Relationship Id="rId24" Type="http://schemas.openxmlformats.org/officeDocument/2006/relationships/oleObject" Target="embeddings/Microsoft_Visio_2003-2010_Drawing444.vsd"/><Relationship Id="rId25" Type="http://schemas.openxmlformats.org/officeDocument/2006/relationships/image" Target="media/image8.emf"/><Relationship Id="rId26" Type="http://schemas.openxmlformats.org/officeDocument/2006/relationships/oleObject" Target="embeddings/Microsoft_Visio_2003-2010_Drawing555.vsd"/><Relationship Id="rId27" Type="http://schemas.openxmlformats.org/officeDocument/2006/relationships/image" Target="media/image9.emf"/><Relationship Id="rId28" Type="http://schemas.openxmlformats.org/officeDocument/2006/relationships/oleObject" Target="embeddings/Microsoft_Visio_2003-2010_Drawing666.vsd"/><Relationship Id="rId29" Type="http://schemas.openxmlformats.org/officeDocument/2006/relationships/image" Target="media/image10.emf"/><Relationship Id="rId10" Type="http://schemas.openxmlformats.org/officeDocument/2006/relationships/image" Target="media/image1.tiff"/><Relationship Id="rId11" Type="http://schemas.openxmlformats.org/officeDocument/2006/relationships/hyperlink" Target="mailto:dbansal@microsoft.com" TargetMode="External"/><Relationship Id="rId12" Type="http://schemas.openxmlformats.org/officeDocument/2006/relationships/hyperlink" Target="mailto:sbailey@infoblo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B465F7AA-19F1-E74A-9802-5EE5351D37EA}">
  <ds:schemaRefs>
    <ds:schemaRef ds:uri="http://schemas.openxmlformats.org/officeDocument/2006/bibliography"/>
  </ds:schemaRefs>
</ds:datastoreItem>
</file>

<file path=customXml/itemProps2.xml><?xml version="1.0" encoding="utf-8"?>
<ds:datastoreItem xmlns:ds="http://schemas.openxmlformats.org/officeDocument/2006/customXml" ds:itemID="{7141D50C-72C6-AD45-8582-CBB2B5463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210</TotalTime>
  <Pages>94</Pages>
  <Words>45930</Words>
  <Characters>261802</Characters>
  <Application>Microsoft Macintosh Word</Application>
  <DocSecurity>0</DocSecurity>
  <Lines>2181</Lines>
  <Paragraphs>614</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307118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25</cp:revision>
  <dcterms:created xsi:type="dcterms:W3CDTF">2013-06-17T18:04:00Z</dcterms:created>
  <dcterms:modified xsi:type="dcterms:W3CDTF">2013-10-07T05:18:00Z</dcterms:modified>
</cp:coreProperties>
</file>