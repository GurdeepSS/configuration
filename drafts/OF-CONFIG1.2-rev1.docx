
<file path=[Content_Types].xml><?xml version="1.0" encoding="utf-8"?>
<Types xmlns="http://schemas.openxmlformats.org/package/2006/content-types">
  <Default Extension="xml" ContentType="application/xml"/>
  <Default Extension="vsd" ContentType="application/vnd.visio"/>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6290435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A4B1B" w14:paraId="64C8EB9E" w14:textId="77777777">
            <w:trPr>
              <w:trHeight w:val="2880"/>
              <w:jc w:val="center"/>
            </w:trPr>
            <w:tc>
              <w:tcPr>
                <w:tcW w:w="5000" w:type="pct"/>
              </w:tcPr>
              <w:p w14:paraId="7BCF8FB4" w14:textId="77777777" w:rsidR="001A4B1B" w:rsidRDefault="001A4B1B" w:rsidP="001A4B1B">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eastAsia="en-US"/>
                  </w:rPr>
                  <w:drawing>
                    <wp:inline distT="0" distB="0" distL="0" distR="0" wp14:anchorId="099EC6EC" wp14:editId="2B41F519">
                      <wp:extent cx="4096512" cy="12009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type-right-med.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6512" cy="1200912"/>
                              </a:xfrm>
                              <a:prstGeom prst="rect">
                                <a:avLst/>
                              </a:prstGeom>
                            </pic:spPr>
                          </pic:pic>
                        </a:graphicData>
                      </a:graphic>
                    </wp:inline>
                  </w:drawing>
                </w:r>
              </w:p>
            </w:tc>
          </w:tr>
          <w:tr w:rsidR="001A4B1B" w14:paraId="321CE762" w14:textId="77777777">
            <w:trPr>
              <w:trHeight w:val="1440"/>
              <w:jc w:val="center"/>
            </w:trPr>
            <w:tc>
              <w:tcPr>
                <w:tcW w:w="5000" w:type="pct"/>
                <w:tcBorders>
                  <w:bottom w:val="single" w:sz="4" w:space="0" w:color="4F81BD" w:themeColor="accent1"/>
                </w:tcBorders>
                <w:vAlign w:val="center"/>
              </w:tcPr>
              <w:p w14:paraId="0B03F6BA" w14:textId="138B4D77" w:rsidR="001A4B1B" w:rsidRDefault="00B433CD" w:rsidP="00E64B71">
                <w:pPr>
                  <w:pStyle w:val="Title"/>
                </w:pPr>
                <w:sdt>
                  <w:sdtPr>
                    <w:rPr>
                      <w:rStyle w:val="TitleChar"/>
                    </w:rPr>
                    <w:alias w:val="Title"/>
                    <w:tag w:val="Title"/>
                    <w:id w:val="15524250"/>
                    <w:dataBinding w:prefixMappings="xmlns:ns0='http://schemas.openxmlformats.org/package/2006/metadata/core-properties' xmlns:ns1='http://purl.org/dc/elements/1.1/'" w:xpath="/ns0:coreProperties[1]/ns1:title[1]" w:storeItemID="{6C3C8BC8-F283-45AE-878A-BAB7291924A1}"/>
                    <w:text/>
                  </w:sdtPr>
                  <w:sdtEndPr>
                    <w:rPr>
                      <w:rStyle w:val="DefaultParagraphFont"/>
                      <w:b/>
                    </w:rPr>
                  </w:sdtEndPr>
                  <w:sdtContent>
                    <w:r w:rsidR="00E34319">
                      <w:rPr>
                        <w:rStyle w:val="TitleChar"/>
                      </w:rPr>
                      <w:t>OF-CONFIG 1.2 (DRAFT)</w:t>
                    </w:r>
                  </w:sdtContent>
                </w:sdt>
              </w:p>
            </w:tc>
          </w:tr>
          <w:tr w:rsidR="001A4B1B" w14:paraId="0EFC4F67" w14:textId="77777777" w:rsidTr="00985A11">
            <w:trPr>
              <w:trHeight w:val="720"/>
              <w:jc w:val="center"/>
            </w:trPr>
            <w:sdt>
              <w:sdtPr>
                <w:rPr>
                  <w:rStyle w:val="SubtitleChar"/>
                </w:rPr>
                <w:alias w:val="Subtitle"/>
                <w:tag w:val="Subtitle"/>
                <w:id w:val="15524255"/>
                <w:dataBinding w:prefixMappings="xmlns:ns0='http://schemas.openxmlformats.org/package/2006/metadata/core-properties' xmlns:ns1='http://purl.org/dc/elements/1.1/'" w:xpath="/ns0:coreProperties[1]/ns1:subject[1]" w:storeItemID="{6C3C8BC8-F283-45AE-878A-BAB7291924A1}"/>
                <w:text/>
              </w:sdtPr>
              <w:sdtEndPr>
                <w:rPr>
                  <w:rStyle w:val="DefaultParagraphFont"/>
                  <w:rFonts w:asciiTheme="minorHAnsi" w:eastAsiaTheme="minorEastAsia" w:hAnsiTheme="minorHAnsi" w:cstheme="minorBidi"/>
                  <w:i w:val="0"/>
                  <w:iCs w:val="0"/>
                  <w:spacing w:val="0"/>
                  <w:sz w:val="22"/>
                  <w:szCs w:val="44"/>
                </w:rPr>
              </w:sdtEndPr>
              <w:sdtContent>
                <w:tc>
                  <w:tcPr>
                    <w:tcW w:w="5000" w:type="pct"/>
                    <w:tcBorders>
                      <w:top w:val="single" w:sz="4" w:space="0" w:color="4F81BD" w:themeColor="accent1"/>
                    </w:tcBorders>
                    <w:vAlign w:val="center"/>
                  </w:tcPr>
                  <w:p w14:paraId="19E55BB8" w14:textId="00B008FC" w:rsidR="001A4B1B" w:rsidRDefault="00C128FA" w:rsidP="00E64B71">
                    <w:pPr>
                      <w:pStyle w:val="NoSpacing"/>
                      <w:rPr>
                        <w:rFonts w:asciiTheme="majorHAnsi" w:eastAsiaTheme="majorEastAsia" w:hAnsiTheme="majorHAnsi" w:cstheme="majorBidi"/>
                        <w:sz w:val="44"/>
                        <w:szCs w:val="44"/>
                      </w:rPr>
                    </w:pPr>
                    <w:r>
                      <w:rPr>
                        <w:rStyle w:val="SubtitleChar"/>
                      </w:rPr>
                      <w:t>OpenFlow Management and Configuration Protocol</w:t>
                    </w:r>
                  </w:p>
                </w:tc>
              </w:sdtContent>
            </w:sdt>
          </w:tr>
          <w:tr w:rsidR="001A4B1B" w:rsidRPr="000D08C8" w14:paraId="69CC362F" w14:textId="77777777">
            <w:trPr>
              <w:trHeight w:val="360"/>
              <w:jc w:val="center"/>
            </w:trPr>
            <w:tc>
              <w:tcPr>
                <w:tcW w:w="5000" w:type="pct"/>
                <w:vAlign w:val="center"/>
              </w:tcPr>
              <w:p w14:paraId="007EE6AF" w14:textId="77777777" w:rsidR="000D08C8" w:rsidRDefault="000D08C8" w:rsidP="000D08C8">
                <w:pPr>
                  <w:rPr>
                    <w:sz w:val="28"/>
                    <w:szCs w:val="28"/>
                  </w:rPr>
                </w:pPr>
              </w:p>
              <w:p w14:paraId="1F6466E6" w14:textId="6414FC43" w:rsidR="001A4B1B" w:rsidRPr="000D08C8" w:rsidRDefault="001A4B1B" w:rsidP="002201B4">
                <w:pPr>
                  <w:rPr>
                    <w:sz w:val="28"/>
                    <w:szCs w:val="28"/>
                  </w:rPr>
                </w:pPr>
              </w:p>
            </w:tc>
          </w:tr>
          <w:tr w:rsidR="001A4B1B" w14:paraId="0585C06D" w14:textId="77777777">
            <w:trPr>
              <w:trHeight w:val="360"/>
              <w:jc w:val="center"/>
            </w:trPr>
            <w:tc>
              <w:tcPr>
                <w:tcW w:w="5000" w:type="pct"/>
                <w:vAlign w:val="center"/>
              </w:tcPr>
              <w:p w14:paraId="5A4789FE" w14:textId="77777777" w:rsidR="001A4B1B" w:rsidRDefault="001A4B1B">
                <w:pPr>
                  <w:pStyle w:val="NoSpacing"/>
                  <w:jc w:val="center"/>
                  <w:rPr>
                    <w:b/>
                    <w:bCs/>
                  </w:rPr>
                </w:pPr>
              </w:p>
            </w:tc>
          </w:tr>
          <w:tr w:rsidR="001A4B1B" w14:paraId="17400064" w14:textId="77777777">
            <w:trPr>
              <w:trHeight w:val="360"/>
              <w:jc w:val="center"/>
            </w:trPr>
            <w:tc>
              <w:tcPr>
                <w:tcW w:w="5000" w:type="pct"/>
                <w:vAlign w:val="center"/>
              </w:tcPr>
              <w:p w14:paraId="7733BF54" w14:textId="77777777" w:rsidR="001A4B1B" w:rsidRDefault="001A4B1B">
                <w:pPr>
                  <w:pStyle w:val="NoSpacing"/>
                  <w:jc w:val="center"/>
                  <w:rPr>
                    <w:b/>
                    <w:bCs/>
                  </w:rPr>
                </w:pPr>
              </w:p>
            </w:tc>
          </w:tr>
        </w:tbl>
        <w:p w14:paraId="0D5BAE02" w14:textId="77777777" w:rsidR="001A4B1B" w:rsidRDefault="001A4B1B"/>
        <w:p w14:paraId="112F469D" w14:textId="77777777" w:rsidR="001A4B1B" w:rsidRDefault="001A4B1B"/>
        <w:p w14:paraId="5DB4BE3D" w14:textId="77777777" w:rsidR="001A4B1B" w:rsidRDefault="001A4B1B"/>
        <w:p w14:paraId="79F315C1" w14:textId="77777777" w:rsidR="000E7F98" w:rsidRDefault="000E7F98"/>
        <w:p w14:paraId="7D968705" w14:textId="77777777" w:rsidR="000E7F98" w:rsidRDefault="000E7F98"/>
        <w:p w14:paraId="12C6B90A" w14:textId="7691626C" w:rsidR="000E7F98" w:rsidRDefault="000E7F98">
          <w:r>
            <w:t xml:space="preserve">Contact: </w:t>
          </w:r>
          <w:r w:rsidR="002705F3">
            <w:t>Deepak Bansal (</w:t>
          </w:r>
          <w:hyperlink r:id="rId11" w:history="1">
            <w:r w:rsidR="002705F3" w:rsidRPr="00B23AA2">
              <w:rPr>
                <w:rStyle w:val="Hyperlink"/>
              </w:rPr>
              <w:t>dbansal@microsoft.com</w:t>
            </w:r>
          </w:hyperlink>
          <w:r w:rsidR="002705F3">
            <w:t xml:space="preserve">), </w:t>
          </w:r>
          <w:r w:rsidR="002705F3" w:rsidRPr="002705F3">
            <w:t>Stuart Bailey (</w:t>
          </w:r>
          <w:hyperlink r:id="rId12" w:history="1">
            <w:r w:rsidR="002705F3" w:rsidRPr="00B23AA2">
              <w:rPr>
                <w:rStyle w:val="Hyperlink"/>
              </w:rPr>
              <w:t>sbailey@infoblox.com</w:t>
            </w:r>
          </w:hyperlink>
          <w:r w:rsidR="002705F3" w:rsidRPr="002705F3">
            <w:t>)</w:t>
          </w:r>
          <w:r w:rsidR="002705F3">
            <w:t xml:space="preserve">, </w:t>
          </w:r>
          <w:r w:rsidR="002705F3" w:rsidRPr="002705F3">
            <w:t>Thoma</w:t>
          </w:r>
          <w:r w:rsidR="002705F3">
            <w:t>s Dietz (</w:t>
          </w:r>
          <w:hyperlink r:id="rId13" w:history="1">
            <w:r w:rsidR="002705F3" w:rsidRPr="00B23AA2">
              <w:rPr>
                <w:rStyle w:val="Hyperlink"/>
              </w:rPr>
              <w:t>Thomas.Dietz@neclab.eu</w:t>
            </w:r>
          </w:hyperlink>
          <w:r w:rsidR="002705F3">
            <w:t xml:space="preserve">), </w:t>
          </w:r>
          <w:r w:rsidR="002705F3" w:rsidRPr="002705F3">
            <w:t>Anee</w:t>
          </w:r>
          <w:r w:rsidR="002705F3">
            <w:t>s</w:t>
          </w:r>
          <w:ins w:id="0" w:author="Anees Shaikh" w:date="2013-07-30T11:05:00Z">
            <w:r w:rsidR="001D136E">
              <w:t xml:space="preserve"> </w:t>
            </w:r>
          </w:ins>
          <w:del w:id="1" w:author="Anees Shaikh" w:date="2013-07-30T11:05:00Z">
            <w:r w:rsidR="002705F3" w:rsidDel="001D136E">
              <w:delText xml:space="preserve"> A </w:delText>
            </w:r>
          </w:del>
          <w:r w:rsidR="002705F3">
            <w:t>Shaikh (aashaikh@us.ibm.com)</w:t>
          </w:r>
          <w:r w:rsidR="002705F3" w:rsidRPr="002705F3" w:rsidDel="002705F3">
            <w:t xml:space="preserve"> </w:t>
          </w:r>
        </w:p>
        <w:p w14:paraId="66FEBB67" w14:textId="0BB12FBF" w:rsidR="00CD1D1D" w:rsidRDefault="001A4B1B" w:rsidP="00871775">
          <w:r>
            <w:br w:type="page"/>
          </w:r>
        </w:p>
        <w:p w14:paraId="6CB56F99" w14:textId="09368CCC" w:rsidR="00871775" w:rsidRPr="00871775" w:rsidRDefault="00871775" w:rsidP="00871775">
          <w:pPr>
            <w:rPr>
              <w:rFonts w:eastAsiaTheme="majorEastAsia"/>
            </w:rPr>
          </w:pPr>
          <w:r w:rsidRPr="00871775">
            <w:rPr>
              <w:rFonts w:eastAsiaTheme="majorEastAsia"/>
            </w:rPr>
            <w:lastRenderedPageBreak/>
            <w:t xml:space="preserve">Copyright © </w:t>
          </w:r>
          <w:r w:rsidR="00E95DBE">
            <w:rPr>
              <w:rFonts w:eastAsiaTheme="majorEastAsia"/>
            </w:rPr>
            <w:t>2013</w:t>
          </w:r>
          <w:r w:rsidRPr="00871775">
            <w:rPr>
              <w:rFonts w:eastAsiaTheme="majorEastAsia"/>
            </w:rPr>
            <w:t xml:space="preserve"> Open Networking Foundation</w:t>
          </w:r>
        </w:p>
        <w:p w14:paraId="07873EEA" w14:textId="77777777" w:rsidR="00871775" w:rsidRPr="00871775" w:rsidRDefault="00871775" w:rsidP="00871775">
          <w:pPr>
            <w:rPr>
              <w:rFonts w:eastAsiaTheme="majorEastAsia"/>
            </w:rPr>
          </w:pPr>
          <w:r w:rsidRPr="00871775">
            <w:rPr>
              <w:rFonts w:eastAsiaTheme="majorEastAsia"/>
            </w:rPr>
            <w:t>Disclaimer</w:t>
          </w:r>
        </w:p>
        <w:p w14:paraId="2853564C" w14:textId="77777777" w:rsidR="00CD1D1D" w:rsidRDefault="00CD1D1D" w:rsidP="00871775">
          <w:pPr>
            <w:rPr>
              <w:rFonts w:eastAsiaTheme="majorEastAsia"/>
            </w:rPr>
          </w:pPr>
        </w:p>
        <w:p w14:paraId="6A855412" w14:textId="77777777" w:rsidR="00871775" w:rsidRPr="00871775" w:rsidRDefault="00871775" w:rsidP="00871775">
          <w:pPr>
            <w:rPr>
              <w:rFonts w:eastAsiaTheme="majorEastAsia"/>
            </w:rPr>
          </w:pPr>
          <w:r w:rsidRPr="00871775">
            <w:rPr>
              <w:rFonts w:eastAsiaTheme="majorEastAsia"/>
            </w:rPr>
            <w:t>THIS SPECIFICATION IS PROVIDED "AS IS" WITH NO WARRANTIES WHATSOEVER, INCLUDING ANY WARRANTY OF MERCHANTABILITY, NONINFRINGEMENT, FITNESS FOR ANY PARTICULAR PURPOSE, OR ANY WARRANTY OTHERWISE ARISING OUT OF ANY PROPOSAL, SPECIFICATION OR SAMPLE.  Without limitation, ONF disclaims all liability, including liability for infringement of any proprietary rights, relating to use of information in this specification and to the implementation of this specification, and ONF disclaims all liability for cost of procurement of substitute goods or services, lost profits, loss of use, loss of data or any incidental, consequential, direct, indirect, or special damages, whether under contract, tort, warranty or otherwise, arising in any way out of use or reliance upon this specification or any information herein.</w:t>
          </w:r>
        </w:p>
        <w:p w14:paraId="17F7382B" w14:textId="77777777" w:rsidR="00871775" w:rsidRPr="00871775" w:rsidRDefault="00871775" w:rsidP="00871775">
          <w:pPr>
            <w:rPr>
              <w:rFonts w:eastAsiaTheme="majorEastAsia"/>
            </w:rPr>
          </w:pPr>
          <w:r w:rsidRPr="00871775">
            <w:rPr>
              <w:rFonts w:eastAsiaTheme="majorEastAsia"/>
            </w:rPr>
            <w:t>No license, express or implied, by estoppel or otherwise, to any Open Networking Foundation or Open Networking Foundation member intellectual property rights is granted herein.</w:t>
          </w:r>
        </w:p>
        <w:p w14:paraId="0232863E" w14:textId="77777777" w:rsidR="00871775" w:rsidRPr="00871775" w:rsidRDefault="00871775" w:rsidP="00871775">
          <w:pPr>
            <w:rPr>
              <w:rFonts w:eastAsiaTheme="majorEastAsia"/>
            </w:rPr>
          </w:pPr>
          <w:r w:rsidRPr="00871775">
            <w:rPr>
              <w:rFonts w:eastAsiaTheme="majorEastAsia"/>
            </w:rPr>
            <w:t>Except that a license is hereby granted by ONF to copy and reproduce this specification for internal use only.</w:t>
          </w:r>
        </w:p>
        <w:p w14:paraId="6754A9F9" w14:textId="77777777" w:rsidR="00871775" w:rsidRPr="00871775" w:rsidRDefault="00871775" w:rsidP="00871775">
          <w:pPr>
            <w:rPr>
              <w:rFonts w:eastAsiaTheme="majorEastAsia"/>
            </w:rPr>
          </w:pPr>
          <w:r w:rsidRPr="00871775">
            <w:rPr>
              <w:rFonts w:eastAsiaTheme="majorEastAsia"/>
            </w:rPr>
            <w:t xml:space="preserve">Contact the Open Networking Foundation at </w:t>
          </w:r>
          <w:hyperlink r:id="rId14" w:history="1">
            <w:r w:rsidR="009D5242" w:rsidRPr="009D5242">
              <w:rPr>
                <w:rStyle w:val="Hyperlink"/>
                <w:rFonts w:eastAsiaTheme="majorEastAsia"/>
              </w:rPr>
              <w:t>http://www.opennetworking.org</w:t>
            </w:r>
          </w:hyperlink>
          <w:r w:rsidRPr="00871775">
            <w:rPr>
              <w:rFonts w:eastAsiaTheme="majorEastAsia"/>
            </w:rPr>
            <w:t xml:space="preserve">for information on specification licensing through membership agreements. </w:t>
          </w:r>
        </w:p>
        <w:p w14:paraId="3609B12B" w14:textId="77777777" w:rsidR="001A4B1B" w:rsidRDefault="00871775" w:rsidP="00871775">
          <w:r w:rsidRPr="00871775">
            <w:rPr>
              <w:rFonts w:eastAsiaTheme="majorEastAsia"/>
            </w:rPr>
            <w:t>Any marks and brands contained herein are the property of their respective owners.</w:t>
          </w:r>
        </w:p>
      </w:sdtContent>
    </w:sdt>
    <w:p w14:paraId="2CDE84D5" w14:textId="77777777" w:rsidR="000478FA" w:rsidRDefault="000478FA"/>
    <w:p w14:paraId="6F9A9A6B" w14:textId="77777777" w:rsidR="000E7F98" w:rsidRDefault="00A921AB">
      <w:r>
        <w:br w:type="page"/>
      </w:r>
    </w:p>
    <w:sdt>
      <w:sdtPr>
        <w:rPr>
          <w:rFonts w:asciiTheme="minorHAnsi" w:eastAsiaTheme="minorHAnsi" w:hAnsiTheme="minorHAnsi" w:cstheme="minorBidi"/>
          <w:b w:val="0"/>
          <w:bCs w:val="0"/>
          <w:color w:val="auto"/>
          <w:sz w:val="22"/>
          <w:szCs w:val="22"/>
          <w:lang w:eastAsia="en-US"/>
        </w:rPr>
        <w:id w:val="1928064841"/>
        <w:docPartObj>
          <w:docPartGallery w:val="Table of Contents"/>
          <w:docPartUnique/>
        </w:docPartObj>
      </w:sdtPr>
      <w:sdtEndPr>
        <w:rPr>
          <w:noProof/>
        </w:rPr>
      </w:sdtEndPr>
      <w:sdtContent>
        <w:p w14:paraId="1923002C" w14:textId="77777777" w:rsidR="00FF734B" w:rsidRDefault="00FF734B" w:rsidP="00C128FA">
          <w:pPr>
            <w:pStyle w:val="TOCHeading"/>
          </w:pPr>
          <w:r>
            <w:t>Contents</w:t>
          </w:r>
        </w:p>
        <w:p w14:paraId="08996CF2" w14:textId="77777777" w:rsidR="00E00D57" w:rsidRDefault="00554195">
          <w:pPr>
            <w:pStyle w:val="TOC1"/>
            <w:tabs>
              <w:tab w:val="left" w:pos="440"/>
              <w:tab w:val="right" w:leader="dot" w:pos="9350"/>
            </w:tabs>
            <w:rPr>
              <w:ins w:id="2" w:author="Curt Beckmann" w:date="2013-06-06T14:17:00Z"/>
              <w:rFonts w:eastAsiaTheme="minorEastAsia"/>
              <w:noProof/>
            </w:rPr>
          </w:pPr>
          <w:r>
            <w:fldChar w:fldCharType="begin"/>
          </w:r>
          <w:r w:rsidR="00FF734B">
            <w:instrText xml:space="preserve"> TOC \o "1-3" \h \z \u </w:instrText>
          </w:r>
          <w:r>
            <w:fldChar w:fldCharType="separate"/>
          </w:r>
          <w:ins w:id="3" w:author="Curt Beckmann" w:date="2013-06-06T14:17:00Z">
            <w:r w:rsidR="00E00D57" w:rsidRPr="008C57E4">
              <w:rPr>
                <w:rStyle w:val="Hyperlink"/>
                <w:noProof/>
              </w:rPr>
              <w:fldChar w:fldCharType="begin"/>
            </w:r>
            <w:r w:rsidR="00E00D57" w:rsidRPr="008C57E4">
              <w:rPr>
                <w:rStyle w:val="Hyperlink"/>
                <w:noProof/>
              </w:rPr>
              <w:instrText xml:space="preserve"> </w:instrText>
            </w:r>
            <w:r w:rsidR="00E00D57">
              <w:rPr>
                <w:noProof/>
              </w:rPr>
              <w:instrText>HYPERLINK \l "_Toc358291549"</w:instrText>
            </w:r>
            <w:r w:rsidR="00E00D57" w:rsidRPr="008C57E4">
              <w:rPr>
                <w:rStyle w:val="Hyperlink"/>
                <w:noProof/>
              </w:rPr>
              <w:instrText xml:space="preserve"> </w:instrText>
            </w:r>
            <w:r w:rsidR="00E00D57" w:rsidRPr="008C57E4">
              <w:rPr>
                <w:rStyle w:val="Hyperlink"/>
                <w:noProof/>
              </w:rPr>
              <w:fldChar w:fldCharType="separate"/>
            </w:r>
            <w:r w:rsidR="00E00D57" w:rsidRPr="008C57E4">
              <w:rPr>
                <w:rStyle w:val="Hyperlink"/>
                <w:noProof/>
              </w:rPr>
              <w:t>1</w:t>
            </w:r>
            <w:r w:rsidR="00E00D57">
              <w:rPr>
                <w:rFonts w:eastAsiaTheme="minorEastAsia"/>
                <w:noProof/>
              </w:rPr>
              <w:tab/>
            </w:r>
            <w:r w:rsidR="00E00D57" w:rsidRPr="008C57E4">
              <w:rPr>
                <w:rStyle w:val="Hyperlink"/>
                <w:noProof/>
              </w:rPr>
              <w:t>Introduction</w:t>
            </w:r>
            <w:r w:rsidR="00E00D57">
              <w:rPr>
                <w:noProof/>
                <w:webHidden/>
              </w:rPr>
              <w:tab/>
            </w:r>
            <w:r w:rsidR="00E00D57">
              <w:rPr>
                <w:noProof/>
                <w:webHidden/>
              </w:rPr>
              <w:fldChar w:fldCharType="begin"/>
            </w:r>
            <w:r w:rsidR="00E00D57">
              <w:rPr>
                <w:noProof/>
                <w:webHidden/>
              </w:rPr>
              <w:instrText xml:space="preserve"> PAGEREF _Toc358291549 \h </w:instrText>
            </w:r>
          </w:ins>
          <w:r w:rsidR="00E00D57">
            <w:rPr>
              <w:noProof/>
              <w:webHidden/>
            </w:rPr>
          </w:r>
          <w:r w:rsidR="00E00D57">
            <w:rPr>
              <w:noProof/>
              <w:webHidden/>
            </w:rPr>
            <w:fldChar w:fldCharType="separate"/>
          </w:r>
          <w:ins w:id="4" w:author="Curt Beckmann" w:date="2013-06-06T14:17:00Z">
            <w:r w:rsidR="00E00D57">
              <w:rPr>
                <w:noProof/>
                <w:webHidden/>
              </w:rPr>
              <w:t>5</w:t>
            </w:r>
            <w:r w:rsidR="00E00D57">
              <w:rPr>
                <w:noProof/>
                <w:webHidden/>
              </w:rPr>
              <w:fldChar w:fldCharType="end"/>
            </w:r>
            <w:r w:rsidR="00E00D57" w:rsidRPr="008C57E4">
              <w:rPr>
                <w:rStyle w:val="Hyperlink"/>
                <w:noProof/>
              </w:rPr>
              <w:fldChar w:fldCharType="end"/>
            </w:r>
          </w:ins>
        </w:p>
        <w:p w14:paraId="00F540E2" w14:textId="77777777" w:rsidR="00E00D57" w:rsidRDefault="00E00D57">
          <w:pPr>
            <w:pStyle w:val="TOC1"/>
            <w:tabs>
              <w:tab w:val="left" w:pos="440"/>
              <w:tab w:val="right" w:leader="dot" w:pos="9350"/>
            </w:tabs>
            <w:rPr>
              <w:ins w:id="5" w:author="Curt Beckmann" w:date="2013-06-06T14:17:00Z"/>
              <w:rFonts w:eastAsiaTheme="minorEastAsia"/>
              <w:noProof/>
            </w:rPr>
          </w:pPr>
          <w:ins w:id="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"_Toc358291550"</w:instrText>
            </w:r>
            <w:r w:rsidRPr="008C57E4">
              <w:rPr>
                <w:rStyle w:val="Hyperlink"/>
                <w:noProof/>
              </w:rPr>
              <w:instrText xml:space="preserve"> </w:instrText>
            </w:r>
            <w:r w:rsidRPr="008C57E4">
              <w:rPr>
                <w:rStyle w:val="Hyperlink"/>
                <w:noProof/>
              </w:rPr>
              <w:fldChar w:fldCharType="separate"/>
            </w:r>
            <w:r w:rsidRPr="008C57E4">
              <w:rPr>
                <w:rStyle w:val="Hyperlink"/>
                <w:noProof/>
              </w:rPr>
              <w:t>2</w:t>
            </w:r>
            <w:r>
              <w:rPr>
                <w:rFonts w:eastAsiaTheme="minorEastAsia"/>
                <w:noProof/>
              </w:rPr>
              <w:tab/>
            </w:r>
            <w:r w:rsidRPr="008C57E4">
              <w:rPr>
                <w:rStyle w:val="Hyperlink"/>
                <w:noProof/>
              </w:rPr>
              <w:t>Motivation</w:t>
            </w:r>
            <w:r>
              <w:rPr>
                <w:noProof/>
                <w:webHidden/>
              </w:rPr>
              <w:tab/>
            </w:r>
            <w:r>
              <w:rPr>
                <w:noProof/>
                <w:webHidden/>
              </w:rPr>
              <w:fldChar w:fldCharType="begin"/>
            </w:r>
            <w:r>
              <w:rPr>
                <w:noProof/>
                <w:webHidden/>
              </w:rPr>
              <w:instrText xml:space="preserve"> PAGEREF _Toc358291550 \h </w:instrText>
            </w:r>
          </w:ins>
          <w:r>
            <w:rPr>
              <w:noProof/>
              <w:webHidden/>
            </w:rPr>
          </w:r>
          <w:r>
            <w:rPr>
              <w:noProof/>
              <w:webHidden/>
            </w:rPr>
            <w:fldChar w:fldCharType="separate"/>
          </w:r>
          <w:ins w:id="7" w:author="Curt Beckmann" w:date="2013-06-06T14:17:00Z">
            <w:r>
              <w:rPr>
                <w:noProof/>
                <w:webHidden/>
              </w:rPr>
              <w:t>5</w:t>
            </w:r>
            <w:r>
              <w:rPr>
                <w:noProof/>
                <w:webHidden/>
              </w:rPr>
              <w:fldChar w:fldCharType="end"/>
            </w:r>
            <w:r w:rsidRPr="008C57E4">
              <w:rPr>
                <w:rStyle w:val="Hyperlink"/>
                <w:noProof/>
              </w:rPr>
              <w:fldChar w:fldCharType="end"/>
            </w:r>
          </w:ins>
        </w:p>
        <w:p w14:paraId="5BC6BDB8" w14:textId="77777777" w:rsidR="00E00D57" w:rsidRDefault="00E00D57">
          <w:pPr>
            <w:pStyle w:val="TOC1"/>
            <w:tabs>
              <w:tab w:val="left" w:pos="440"/>
              <w:tab w:val="right" w:leader="dot" w:pos="9350"/>
            </w:tabs>
            <w:rPr>
              <w:ins w:id="8" w:author="Curt Beckmann" w:date="2013-06-06T14:17:00Z"/>
              <w:rFonts w:eastAsiaTheme="minorEastAsia"/>
              <w:noProof/>
            </w:rPr>
          </w:pPr>
          <w:ins w:id="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"_Toc358291551"</w:instrText>
            </w:r>
            <w:r w:rsidRPr="008C57E4">
              <w:rPr>
                <w:rStyle w:val="Hyperlink"/>
                <w:noProof/>
              </w:rPr>
              <w:instrText xml:space="preserve"> </w:instrText>
            </w:r>
            <w:r w:rsidRPr="008C57E4">
              <w:rPr>
                <w:rStyle w:val="Hyperlink"/>
                <w:noProof/>
              </w:rPr>
              <w:fldChar w:fldCharType="separate"/>
            </w:r>
            <w:r w:rsidRPr="008C57E4">
              <w:rPr>
                <w:rStyle w:val="Hyperlink"/>
                <w:noProof/>
              </w:rPr>
              <w:t>3</w:t>
            </w:r>
            <w:r>
              <w:rPr>
                <w:rFonts w:eastAsiaTheme="minorEastAsia"/>
                <w:noProof/>
              </w:rPr>
              <w:tab/>
            </w:r>
            <w:r w:rsidRPr="008C57E4">
              <w:rPr>
                <w:rStyle w:val="Hyperlink"/>
                <w:noProof/>
              </w:rPr>
              <w:t>Scope</w:t>
            </w:r>
            <w:r>
              <w:rPr>
                <w:noProof/>
                <w:webHidden/>
              </w:rPr>
              <w:tab/>
            </w:r>
            <w:r>
              <w:rPr>
                <w:noProof/>
                <w:webHidden/>
              </w:rPr>
              <w:fldChar w:fldCharType="begin"/>
            </w:r>
            <w:r>
              <w:rPr>
                <w:noProof/>
                <w:webHidden/>
              </w:rPr>
              <w:instrText xml:space="preserve"> PAGEREF _Toc358291551 \h </w:instrText>
            </w:r>
          </w:ins>
          <w:r>
            <w:rPr>
              <w:noProof/>
              <w:webHidden/>
            </w:rPr>
          </w:r>
          <w:r>
            <w:rPr>
              <w:noProof/>
              <w:webHidden/>
            </w:rPr>
            <w:fldChar w:fldCharType="separate"/>
          </w:r>
          <w:ins w:id="10" w:author="Curt Beckmann" w:date="2013-06-06T14:17:00Z">
            <w:r>
              <w:rPr>
                <w:noProof/>
                <w:webHidden/>
              </w:rPr>
              <w:t>7</w:t>
            </w:r>
            <w:r>
              <w:rPr>
                <w:noProof/>
                <w:webHidden/>
              </w:rPr>
              <w:fldChar w:fldCharType="end"/>
            </w:r>
            <w:r w:rsidRPr="008C57E4">
              <w:rPr>
                <w:rStyle w:val="Hyperlink"/>
                <w:noProof/>
              </w:rPr>
              <w:fldChar w:fldCharType="end"/>
            </w:r>
          </w:ins>
        </w:p>
        <w:p w14:paraId="72692EB5" w14:textId="77777777" w:rsidR="00E00D57" w:rsidRDefault="00E00D57">
          <w:pPr>
            <w:pStyle w:val="TOC1"/>
            <w:tabs>
              <w:tab w:val="left" w:pos="440"/>
              <w:tab w:val="right" w:leader="dot" w:pos="9350"/>
            </w:tabs>
            <w:rPr>
              <w:ins w:id="11" w:author="Curt Beckmann" w:date="2013-06-06T14:17:00Z"/>
              <w:rFonts w:eastAsiaTheme="minorEastAsia"/>
              <w:noProof/>
            </w:rPr>
          </w:pPr>
          <w:ins w:id="1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"_Toc358291552"</w:instrText>
            </w:r>
            <w:r w:rsidRPr="008C57E4">
              <w:rPr>
                <w:rStyle w:val="Hyperlink"/>
                <w:noProof/>
              </w:rPr>
              <w:instrText xml:space="preserve"> </w:instrText>
            </w:r>
            <w:r w:rsidRPr="008C57E4">
              <w:rPr>
                <w:rStyle w:val="Hyperlink"/>
                <w:noProof/>
              </w:rPr>
              <w:fldChar w:fldCharType="separate"/>
            </w:r>
            <w:r w:rsidRPr="008C57E4">
              <w:rPr>
                <w:rStyle w:val="Hyperlink"/>
                <w:noProof/>
              </w:rPr>
              <w:t>4</w:t>
            </w:r>
            <w:r>
              <w:rPr>
                <w:rFonts w:eastAsiaTheme="minorEastAsia"/>
                <w:noProof/>
              </w:rPr>
              <w:tab/>
            </w:r>
            <w:r w:rsidRPr="008C57E4">
              <w:rPr>
                <w:rStyle w:val="Hyperlink"/>
                <w:noProof/>
              </w:rPr>
              <w:t>Normative Language</w:t>
            </w:r>
            <w:r>
              <w:rPr>
                <w:noProof/>
                <w:webHidden/>
              </w:rPr>
              <w:tab/>
            </w:r>
            <w:r>
              <w:rPr>
                <w:noProof/>
                <w:webHidden/>
              </w:rPr>
              <w:fldChar w:fldCharType="begin"/>
            </w:r>
            <w:r>
              <w:rPr>
                <w:noProof/>
                <w:webHidden/>
              </w:rPr>
              <w:instrText xml:space="preserve"> PAGEREF _Toc358291552 \h </w:instrText>
            </w:r>
          </w:ins>
          <w:r>
            <w:rPr>
              <w:noProof/>
              <w:webHidden/>
            </w:rPr>
          </w:r>
          <w:r>
            <w:rPr>
              <w:noProof/>
              <w:webHidden/>
            </w:rPr>
            <w:fldChar w:fldCharType="separate"/>
          </w:r>
          <w:ins w:id="13" w:author="Curt Beckmann" w:date="2013-06-06T14:17:00Z">
            <w:r>
              <w:rPr>
                <w:noProof/>
                <w:webHidden/>
              </w:rPr>
              <w:t>8</w:t>
            </w:r>
            <w:r>
              <w:rPr>
                <w:noProof/>
                <w:webHidden/>
              </w:rPr>
              <w:fldChar w:fldCharType="end"/>
            </w:r>
            <w:r w:rsidRPr="008C57E4">
              <w:rPr>
                <w:rStyle w:val="Hyperlink"/>
                <w:noProof/>
              </w:rPr>
              <w:fldChar w:fldCharType="end"/>
            </w:r>
          </w:ins>
        </w:p>
        <w:p w14:paraId="4831CC84" w14:textId="77777777" w:rsidR="00E00D57" w:rsidRDefault="00E00D57">
          <w:pPr>
            <w:pStyle w:val="TOC1"/>
            <w:tabs>
              <w:tab w:val="left" w:pos="440"/>
              <w:tab w:val="right" w:leader="dot" w:pos="9350"/>
            </w:tabs>
            <w:rPr>
              <w:ins w:id="14" w:author="Curt Beckmann" w:date="2013-06-06T14:17:00Z"/>
              <w:rFonts w:eastAsiaTheme="minorEastAsia"/>
              <w:noProof/>
            </w:rPr>
          </w:pPr>
          <w:ins w:id="1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"_Toc358291553"</w:instrText>
            </w:r>
            <w:r w:rsidRPr="008C57E4">
              <w:rPr>
                <w:rStyle w:val="Hyperlink"/>
                <w:noProof/>
              </w:rPr>
              <w:instrText xml:space="preserve"> </w:instrText>
            </w:r>
            <w:r w:rsidRPr="008C57E4">
              <w:rPr>
                <w:rStyle w:val="Hyperlink"/>
                <w:noProof/>
              </w:rPr>
              <w:fldChar w:fldCharType="separate"/>
            </w:r>
            <w:r w:rsidRPr="008C57E4">
              <w:rPr>
                <w:rStyle w:val="Hyperlink"/>
                <w:noProof/>
              </w:rPr>
              <w:t>5</w:t>
            </w:r>
            <w:r>
              <w:rPr>
                <w:rFonts w:eastAsiaTheme="minorEastAsia"/>
                <w:noProof/>
              </w:rPr>
              <w:tab/>
            </w:r>
            <w:r w:rsidRPr="008C57E4">
              <w:rPr>
                <w:rStyle w:val="Hyperlink"/>
                <w:noProof/>
              </w:rPr>
              <w:t>Terms</w:t>
            </w:r>
            <w:r>
              <w:rPr>
                <w:noProof/>
                <w:webHidden/>
              </w:rPr>
              <w:tab/>
            </w:r>
            <w:r>
              <w:rPr>
                <w:noProof/>
                <w:webHidden/>
              </w:rPr>
              <w:fldChar w:fldCharType="begin"/>
            </w:r>
            <w:r>
              <w:rPr>
                <w:noProof/>
                <w:webHidden/>
              </w:rPr>
              <w:instrText xml:space="preserve"> PAGEREF _Toc358291553 \h </w:instrText>
            </w:r>
          </w:ins>
          <w:r>
            <w:rPr>
              <w:noProof/>
              <w:webHidden/>
            </w:rPr>
          </w:r>
          <w:r>
            <w:rPr>
              <w:noProof/>
              <w:webHidden/>
            </w:rPr>
            <w:fldChar w:fldCharType="separate"/>
          </w:r>
          <w:ins w:id="16" w:author="Curt Beckmann" w:date="2013-06-06T14:17:00Z">
            <w:r>
              <w:rPr>
                <w:noProof/>
                <w:webHidden/>
              </w:rPr>
              <w:t>8</w:t>
            </w:r>
            <w:r>
              <w:rPr>
                <w:noProof/>
                <w:webHidden/>
              </w:rPr>
              <w:fldChar w:fldCharType="end"/>
            </w:r>
            <w:r w:rsidRPr="008C57E4">
              <w:rPr>
                <w:rStyle w:val="Hyperlink"/>
                <w:noProof/>
              </w:rPr>
              <w:fldChar w:fldCharType="end"/>
            </w:r>
          </w:ins>
        </w:p>
        <w:p w14:paraId="397FBA0C" w14:textId="77777777" w:rsidR="00E00D57" w:rsidRDefault="00E00D57">
          <w:pPr>
            <w:pStyle w:val="TOC2"/>
            <w:tabs>
              <w:tab w:val="left" w:pos="880"/>
              <w:tab w:val="right" w:leader="dot" w:pos="9350"/>
            </w:tabs>
            <w:rPr>
              <w:ins w:id="17" w:author="Curt Beckmann" w:date="2013-06-06T14:17:00Z"/>
              <w:rFonts w:eastAsiaTheme="minorEastAsia"/>
              <w:noProof/>
            </w:rPr>
          </w:pPr>
          <w:ins w:id="1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"_Toc358291554"</w:instrText>
            </w:r>
            <w:r w:rsidRPr="008C57E4">
              <w:rPr>
                <w:rStyle w:val="Hyperlink"/>
                <w:noProof/>
              </w:rPr>
              <w:instrText xml:space="preserve"> </w:instrText>
            </w:r>
            <w:r w:rsidRPr="008C57E4">
              <w:rPr>
                <w:rStyle w:val="Hyperlink"/>
                <w:noProof/>
              </w:rPr>
              <w:fldChar w:fldCharType="separate"/>
            </w:r>
            <w:r w:rsidRPr="008C57E4">
              <w:rPr>
                <w:rStyle w:val="Hyperlink"/>
                <w:noProof/>
              </w:rPr>
              <w:t>5.1</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_Toc358291554 \h </w:instrText>
            </w:r>
          </w:ins>
          <w:r>
            <w:rPr>
              <w:noProof/>
              <w:webHidden/>
            </w:rPr>
          </w:r>
          <w:r>
            <w:rPr>
              <w:noProof/>
              <w:webHidden/>
            </w:rPr>
            <w:fldChar w:fldCharType="separate"/>
          </w:r>
          <w:ins w:id="19" w:author="Curt Beckmann" w:date="2013-06-06T14:17:00Z">
            <w:r>
              <w:rPr>
                <w:noProof/>
                <w:webHidden/>
              </w:rPr>
              <w:t>8</w:t>
            </w:r>
            <w:r>
              <w:rPr>
                <w:noProof/>
                <w:webHidden/>
              </w:rPr>
              <w:fldChar w:fldCharType="end"/>
            </w:r>
            <w:r w:rsidRPr="008C57E4">
              <w:rPr>
                <w:rStyle w:val="Hyperlink"/>
                <w:noProof/>
              </w:rPr>
              <w:fldChar w:fldCharType="end"/>
            </w:r>
          </w:ins>
        </w:p>
        <w:p w14:paraId="74112CE2" w14:textId="77777777" w:rsidR="00E00D57" w:rsidRDefault="00E00D57">
          <w:pPr>
            <w:pStyle w:val="TOC2"/>
            <w:tabs>
              <w:tab w:val="left" w:pos="880"/>
              <w:tab w:val="right" w:leader="dot" w:pos="9350"/>
            </w:tabs>
            <w:rPr>
              <w:ins w:id="20" w:author="Curt Beckmann" w:date="2013-06-06T14:17:00Z"/>
              <w:rFonts w:eastAsiaTheme="minorEastAsia"/>
              <w:noProof/>
            </w:rPr>
          </w:pPr>
          <w:ins w:id="2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"_Toc358291555"</w:instrText>
            </w:r>
            <w:r w:rsidRPr="008C57E4">
              <w:rPr>
                <w:rStyle w:val="Hyperlink"/>
                <w:noProof/>
              </w:rPr>
              <w:instrText xml:space="preserve"> </w:instrText>
            </w:r>
            <w:r w:rsidRPr="008C57E4">
              <w:rPr>
                <w:rStyle w:val="Hyperlink"/>
                <w:noProof/>
              </w:rPr>
              <w:fldChar w:fldCharType="separate"/>
            </w:r>
            <w:r w:rsidRPr="008C57E4">
              <w:rPr>
                <w:rStyle w:val="Hyperlink"/>
                <w:noProof/>
              </w:rPr>
              <w:t>5.2</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_Toc358291555 \h </w:instrText>
            </w:r>
          </w:ins>
          <w:r>
            <w:rPr>
              <w:noProof/>
              <w:webHidden/>
            </w:rPr>
          </w:r>
          <w:r>
            <w:rPr>
              <w:noProof/>
              <w:webHidden/>
            </w:rPr>
            <w:fldChar w:fldCharType="separate"/>
          </w:r>
          <w:ins w:id="22" w:author="Curt Beckmann" w:date="2013-06-06T14:17:00Z">
            <w:r>
              <w:rPr>
                <w:noProof/>
                <w:webHidden/>
              </w:rPr>
              <w:t>8</w:t>
            </w:r>
            <w:r>
              <w:rPr>
                <w:noProof/>
                <w:webHidden/>
              </w:rPr>
              <w:fldChar w:fldCharType="end"/>
            </w:r>
            <w:r w:rsidRPr="008C57E4">
              <w:rPr>
                <w:rStyle w:val="Hyperlink"/>
                <w:noProof/>
              </w:rPr>
              <w:fldChar w:fldCharType="end"/>
            </w:r>
          </w:ins>
        </w:p>
        <w:p w14:paraId="51F3C1BA" w14:textId="77777777" w:rsidR="00E00D57" w:rsidRDefault="00E00D57">
          <w:pPr>
            <w:pStyle w:val="TOC2"/>
            <w:tabs>
              <w:tab w:val="left" w:pos="880"/>
              <w:tab w:val="right" w:leader="dot" w:pos="9350"/>
            </w:tabs>
            <w:rPr>
              <w:ins w:id="23" w:author="Curt Beckmann" w:date="2013-06-06T14:17:00Z"/>
              <w:rFonts w:eastAsiaTheme="minorEastAsia"/>
              <w:noProof/>
            </w:rPr>
          </w:pPr>
          <w:ins w:id="2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"_Toc358291556"</w:instrText>
            </w:r>
            <w:r w:rsidRPr="008C57E4">
              <w:rPr>
                <w:rStyle w:val="Hyperlink"/>
                <w:noProof/>
              </w:rPr>
              <w:instrText xml:space="preserve"> </w:instrText>
            </w:r>
            <w:r w:rsidRPr="008C57E4">
              <w:rPr>
                <w:rStyle w:val="Hyperlink"/>
                <w:noProof/>
              </w:rPr>
              <w:fldChar w:fldCharType="separate"/>
            </w:r>
            <w:r w:rsidRPr="008C57E4">
              <w:rPr>
                <w:rStyle w:val="Hyperlink"/>
                <w:noProof/>
              </w:rPr>
              <w:t>5.3</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_Toc358291556 \h </w:instrText>
            </w:r>
          </w:ins>
          <w:r>
            <w:rPr>
              <w:noProof/>
              <w:webHidden/>
            </w:rPr>
          </w:r>
          <w:r>
            <w:rPr>
              <w:noProof/>
              <w:webHidden/>
            </w:rPr>
            <w:fldChar w:fldCharType="separate"/>
          </w:r>
          <w:ins w:id="25" w:author="Curt Beckmann" w:date="2013-06-06T14:17:00Z">
            <w:r>
              <w:rPr>
                <w:noProof/>
                <w:webHidden/>
              </w:rPr>
              <w:t>8</w:t>
            </w:r>
            <w:r>
              <w:rPr>
                <w:noProof/>
                <w:webHidden/>
              </w:rPr>
              <w:fldChar w:fldCharType="end"/>
            </w:r>
            <w:r w:rsidRPr="008C57E4">
              <w:rPr>
                <w:rStyle w:val="Hyperlink"/>
                <w:noProof/>
              </w:rPr>
              <w:fldChar w:fldCharType="end"/>
            </w:r>
          </w:ins>
        </w:p>
        <w:p w14:paraId="0F5BDE81" w14:textId="77777777" w:rsidR="00E00D57" w:rsidRDefault="00E00D57">
          <w:pPr>
            <w:pStyle w:val="TOC2"/>
            <w:tabs>
              <w:tab w:val="left" w:pos="880"/>
              <w:tab w:val="right" w:leader="dot" w:pos="9350"/>
            </w:tabs>
            <w:rPr>
              <w:ins w:id="26" w:author="Curt Beckmann" w:date="2013-06-06T14:17:00Z"/>
              <w:rFonts w:eastAsiaTheme="minorEastAsia"/>
              <w:noProof/>
            </w:rPr>
          </w:pPr>
          <w:ins w:id="2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"_Toc358291557"</w:instrText>
            </w:r>
            <w:r w:rsidRPr="008C57E4">
              <w:rPr>
                <w:rStyle w:val="Hyperlink"/>
                <w:noProof/>
              </w:rPr>
              <w:instrText xml:space="preserve"> </w:instrText>
            </w:r>
            <w:r w:rsidRPr="008C57E4">
              <w:rPr>
                <w:rStyle w:val="Hyperlink"/>
                <w:noProof/>
              </w:rPr>
              <w:fldChar w:fldCharType="separate"/>
            </w:r>
            <w:r w:rsidRPr="008C57E4">
              <w:rPr>
                <w:rStyle w:val="Hyperlink"/>
                <w:noProof/>
              </w:rPr>
              <w:t>5.4</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_Toc358291557 \h </w:instrText>
            </w:r>
          </w:ins>
          <w:r>
            <w:rPr>
              <w:noProof/>
              <w:webHidden/>
            </w:rPr>
          </w:r>
          <w:r>
            <w:rPr>
              <w:noProof/>
              <w:webHidden/>
            </w:rPr>
            <w:fldChar w:fldCharType="separate"/>
          </w:r>
          <w:ins w:id="28" w:author="Curt Beckmann" w:date="2013-06-06T14:17:00Z">
            <w:r>
              <w:rPr>
                <w:noProof/>
                <w:webHidden/>
              </w:rPr>
              <w:t>8</w:t>
            </w:r>
            <w:r>
              <w:rPr>
                <w:noProof/>
                <w:webHidden/>
              </w:rPr>
              <w:fldChar w:fldCharType="end"/>
            </w:r>
            <w:r w:rsidRPr="008C57E4">
              <w:rPr>
                <w:rStyle w:val="Hyperlink"/>
                <w:noProof/>
              </w:rPr>
              <w:fldChar w:fldCharType="end"/>
            </w:r>
          </w:ins>
        </w:p>
        <w:p w14:paraId="5273BDD9" w14:textId="77777777" w:rsidR="00E00D57" w:rsidRDefault="00E00D57">
          <w:pPr>
            <w:pStyle w:val="TOC3"/>
            <w:tabs>
              <w:tab w:val="left" w:pos="1320"/>
              <w:tab w:val="right" w:leader="dot" w:pos="9350"/>
            </w:tabs>
            <w:rPr>
              <w:ins w:id="29" w:author="Curt Beckmann" w:date="2013-06-06T14:17:00Z"/>
              <w:rFonts w:eastAsiaTheme="minorEastAsia"/>
              <w:noProof/>
            </w:rPr>
          </w:pPr>
          <w:ins w:id="3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"_Toc358291558"</w:instrText>
            </w:r>
            <w:r w:rsidRPr="008C57E4">
              <w:rPr>
                <w:rStyle w:val="Hyperlink"/>
                <w:noProof/>
              </w:rPr>
              <w:instrText xml:space="preserve"> </w:instrText>
            </w:r>
            <w:r w:rsidRPr="008C57E4">
              <w:rPr>
                <w:rStyle w:val="Hyperlink"/>
                <w:noProof/>
              </w:rPr>
              <w:fldChar w:fldCharType="separate"/>
            </w:r>
            <w:r w:rsidRPr="008C57E4">
              <w:rPr>
                <w:rStyle w:val="Hyperlink"/>
                <w:noProof/>
              </w:rPr>
              <w:t>5.4.1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_Toc358291558 \h </w:instrText>
            </w:r>
          </w:ins>
          <w:r>
            <w:rPr>
              <w:noProof/>
              <w:webHidden/>
            </w:rPr>
          </w:r>
          <w:r>
            <w:rPr>
              <w:noProof/>
              <w:webHidden/>
            </w:rPr>
            <w:fldChar w:fldCharType="separate"/>
          </w:r>
          <w:ins w:id="31" w:author="Curt Beckmann" w:date="2013-06-06T14:17:00Z">
            <w:r>
              <w:rPr>
                <w:noProof/>
                <w:webHidden/>
              </w:rPr>
              <w:t>9</w:t>
            </w:r>
            <w:r>
              <w:rPr>
                <w:noProof/>
                <w:webHidden/>
              </w:rPr>
              <w:fldChar w:fldCharType="end"/>
            </w:r>
            <w:r w:rsidRPr="008C57E4">
              <w:rPr>
                <w:rStyle w:val="Hyperlink"/>
                <w:noProof/>
              </w:rPr>
              <w:fldChar w:fldCharType="end"/>
            </w:r>
          </w:ins>
        </w:p>
        <w:p w14:paraId="3D471682" w14:textId="77777777" w:rsidR="00E00D57" w:rsidRDefault="00E00D57">
          <w:pPr>
            <w:pStyle w:val="TOC3"/>
            <w:tabs>
              <w:tab w:val="left" w:pos="1320"/>
              <w:tab w:val="right" w:leader="dot" w:pos="9350"/>
            </w:tabs>
            <w:rPr>
              <w:ins w:id="32" w:author="Curt Beckmann" w:date="2013-06-06T14:17:00Z"/>
              <w:rFonts w:eastAsiaTheme="minorEastAsia"/>
              <w:noProof/>
            </w:rPr>
          </w:pPr>
          <w:ins w:id="3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"_Toc358291559"</w:instrText>
            </w:r>
            <w:r w:rsidRPr="008C57E4">
              <w:rPr>
                <w:rStyle w:val="Hyperlink"/>
                <w:noProof/>
              </w:rPr>
              <w:instrText xml:space="preserve"> </w:instrText>
            </w:r>
            <w:r w:rsidRPr="008C57E4">
              <w:rPr>
                <w:rStyle w:val="Hyperlink"/>
                <w:noProof/>
              </w:rPr>
              <w:fldChar w:fldCharType="separate"/>
            </w:r>
            <w:r w:rsidRPr="008C57E4">
              <w:rPr>
                <w:rStyle w:val="Hyperlink"/>
                <w:noProof/>
              </w:rPr>
              <w:t>5.4.2</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_Toc358291559 \h </w:instrText>
            </w:r>
          </w:ins>
          <w:r>
            <w:rPr>
              <w:noProof/>
              <w:webHidden/>
            </w:rPr>
          </w:r>
          <w:r>
            <w:rPr>
              <w:noProof/>
              <w:webHidden/>
            </w:rPr>
            <w:fldChar w:fldCharType="separate"/>
          </w:r>
          <w:ins w:id="34" w:author="Curt Beckmann" w:date="2013-06-06T14:17:00Z">
            <w:r>
              <w:rPr>
                <w:noProof/>
                <w:webHidden/>
              </w:rPr>
              <w:t>9</w:t>
            </w:r>
            <w:r>
              <w:rPr>
                <w:noProof/>
                <w:webHidden/>
              </w:rPr>
              <w:fldChar w:fldCharType="end"/>
            </w:r>
            <w:r w:rsidRPr="008C57E4">
              <w:rPr>
                <w:rStyle w:val="Hyperlink"/>
                <w:noProof/>
              </w:rPr>
              <w:fldChar w:fldCharType="end"/>
            </w:r>
          </w:ins>
        </w:p>
        <w:p w14:paraId="6B37498C" w14:textId="77777777" w:rsidR="00E00D57" w:rsidRDefault="00E00D57">
          <w:pPr>
            <w:pStyle w:val="TOC2"/>
            <w:tabs>
              <w:tab w:val="left" w:pos="880"/>
              <w:tab w:val="right" w:leader="dot" w:pos="9350"/>
            </w:tabs>
            <w:rPr>
              <w:ins w:id="35" w:author="Curt Beckmann" w:date="2013-06-06T14:17:00Z"/>
              <w:rFonts w:eastAsiaTheme="minorEastAsia"/>
              <w:noProof/>
            </w:rPr>
          </w:pPr>
          <w:ins w:id="3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"_Toc358291560"</w:instrText>
            </w:r>
            <w:r w:rsidRPr="008C57E4">
              <w:rPr>
                <w:rStyle w:val="Hyperlink"/>
                <w:noProof/>
              </w:rPr>
              <w:instrText xml:space="preserve"> </w:instrText>
            </w:r>
            <w:r w:rsidRPr="008C57E4">
              <w:rPr>
                <w:rStyle w:val="Hyperlink"/>
                <w:noProof/>
              </w:rPr>
              <w:fldChar w:fldCharType="separate"/>
            </w:r>
            <w:r w:rsidRPr="008C57E4">
              <w:rPr>
                <w:rStyle w:val="Hyperlink"/>
                <w:noProof/>
              </w:rPr>
              <w:t>5.5</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_Toc358291560 \h </w:instrText>
            </w:r>
          </w:ins>
          <w:r>
            <w:rPr>
              <w:noProof/>
              <w:webHidden/>
            </w:rPr>
          </w:r>
          <w:r>
            <w:rPr>
              <w:noProof/>
              <w:webHidden/>
            </w:rPr>
            <w:fldChar w:fldCharType="separate"/>
          </w:r>
          <w:ins w:id="37" w:author="Curt Beckmann" w:date="2013-06-06T14:17:00Z">
            <w:r>
              <w:rPr>
                <w:noProof/>
                <w:webHidden/>
              </w:rPr>
              <w:t>9</w:t>
            </w:r>
            <w:r>
              <w:rPr>
                <w:noProof/>
                <w:webHidden/>
              </w:rPr>
              <w:fldChar w:fldCharType="end"/>
            </w:r>
            <w:r w:rsidRPr="008C57E4">
              <w:rPr>
                <w:rStyle w:val="Hyperlink"/>
                <w:noProof/>
              </w:rPr>
              <w:fldChar w:fldCharType="end"/>
            </w:r>
          </w:ins>
        </w:p>
        <w:p w14:paraId="430D7546" w14:textId="77777777" w:rsidR="00E00D57" w:rsidRDefault="00E00D57">
          <w:pPr>
            <w:pStyle w:val="TOC2"/>
            <w:tabs>
              <w:tab w:val="left" w:pos="880"/>
              <w:tab w:val="right" w:leader="dot" w:pos="9350"/>
            </w:tabs>
            <w:rPr>
              <w:ins w:id="38" w:author="Curt Beckmann" w:date="2013-06-06T14:17:00Z"/>
              <w:rFonts w:eastAsiaTheme="minorEastAsia"/>
              <w:noProof/>
            </w:rPr>
          </w:pPr>
          <w:ins w:id="3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"_Toc358291561"</w:instrText>
            </w:r>
            <w:r w:rsidRPr="008C57E4">
              <w:rPr>
                <w:rStyle w:val="Hyperlink"/>
                <w:noProof/>
              </w:rPr>
              <w:instrText xml:space="preserve"> </w:instrText>
            </w:r>
            <w:r w:rsidRPr="008C57E4">
              <w:rPr>
                <w:rStyle w:val="Hyperlink"/>
                <w:noProof/>
              </w:rPr>
              <w:fldChar w:fldCharType="separate"/>
            </w:r>
            <w:r w:rsidRPr="008C57E4">
              <w:rPr>
                <w:rStyle w:val="Hyperlink"/>
                <w:noProof/>
              </w:rPr>
              <w:t>5.6</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_Toc358291561 \h </w:instrText>
            </w:r>
          </w:ins>
          <w:r>
            <w:rPr>
              <w:noProof/>
              <w:webHidden/>
            </w:rPr>
          </w:r>
          <w:r>
            <w:rPr>
              <w:noProof/>
              <w:webHidden/>
            </w:rPr>
            <w:fldChar w:fldCharType="separate"/>
          </w:r>
          <w:ins w:id="40" w:author="Curt Beckmann" w:date="2013-06-06T14:17:00Z">
            <w:r>
              <w:rPr>
                <w:noProof/>
                <w:webHidden/>
              </w:rPr>
              <w:t>9</w:t>
            </w:r>
            <w:r>
              <w:rPr>
                <w:noProof/>
                <w:webHidden/>
              </w:rPr>
              <w:fldChar w:fldCharType="end"/>
            </w:r>
            <w:r w:rsidRPr="008C57E4">
              <w:rPr>
                <w:rStyle w:val="Hyperlink"/>
                <w:noProof/>
              </w:rPr>
              <w:fldChar w:fldCharType="end"/>
            </w:r>
          </w:ins>
        </w:p>
        <w:p w14:paraId="7658CA2E" w14:textId="77777777" w:rsidR="00E00D57" w:rsidRDefault="00E00D57">
          <w:pPr>
            <w:pStyle w:val="TOC1"/>
            <w:tabs>
              <w:tab w:val="left" w:pos="440"/>
              <w:tab w:val="right" w:leader="dot" w:pos="9350"/>
            </w:tabs>
            <w:rPr>
              <w:ins w:id="41" w:author="Curt Beckmann" w:date="2013-06-06T14:17:00Z"/>
              <w:rFonts w:eastAsiaTheme="minorEastAsia"/>
              <w:noProof/>
            </w:rPr>
          </w:pPr>
          <w:ins w:id="4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"_Toc358291562"</w:instrText>
            </w:r>
            <w:r w:rsidRPr="008C57E4">
              <w:rPr>
                <w:rStyle w:val="Hyperlink"/>
                <w:noProof/>
              </w:rPr>
              <w:instrText xml:space="preserve"> </w:instrText>
            </w:r>
            <w:r w:rsidRPr="008C57E4">
              <w:rPr>
                <w:rStyle w:val="Hyperlink"/>
                <w:noProof/>
              </w:rPr>
              <w:fldChar w:fldCharType="separate"/>
            </w:r>
            <w:r w:rsidRPr="008C57E4">
              <w:rPr>
                <w:rStyle w:val="Hyperlink"/>
                <w:noProof/>
              </w:rPr>
              <w:t>6</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_Toc358291562 \h </w:instrText>
            </w:r>
          </w:ins>
          <w:r>
            <w:rPr>
              <w:noProof/>
              <w:webHidden/>
            </w:rPr>
          </w:r>
          <w:r>
            <w:rPr>
              <w:noProof/>
              <w:webHidden/>
            </w:rPr>
            <w:fldChar w:fldCharType="separate"/>
          </w:r>
          <w:ins w:id="43" w:author="Curt Beckmann" w:date="2013-06-06T14:17:00Z">
            <w:r>
              <w:rPr>
                <w:noProof/>
                <w:webHidden/>
              </w:rPr>
              <w:t>9</w:t>
            </w:r>
            <w:r>
              <w:rPr>
                <w:noProof/>
                <w:webHidden/>
              </w:rPr>
              <w:fldChar w:fldCharType="end"/>
            </w:r>
            <w:r w:rsidRPr="008C57E4">
              <w:rPr>
                <w:rStyle w:val="Hyperlink"/>
                <w:noProof/>
              </w:rPr>
              <w:fldChar w:fldCharType="end"/>
            </w:r>
          </w:ins>
        </w:p>
        <w:p w14:paraId="4751390D" w14:textId="77777777" w:rsidR="00E00D57" w:rsidRDefault="00E00D57">
          <w:pPr>
            <w:pStyle w:val="TOC2"/>
            <w:tabs>
              <w:tab w:val="left" w:pos="880"/>
              <w:tab w:val="right" w:leader="dot" w:pos="9350"/>
            </w:tabs>
            <w:rPr>
              <w:ins w:id="44" w:author="Curt Beckmann" w:date="2013-06-06T14:17:00Z"/>
              <w:rFonts w:eastAsiaTheme="minorEastAsia"/>
              <w:noProof/>
            </w:rPr>
          </w:pPr>
          <w:ins w:id="4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"_Toc358291563"</w:instrText>
            </w:r>
            <w:r w:rsidRPr="008C57E4">
              <w:rPr>
                <w:rStyle w:val="Hyperlink"/>
                <w:noProof/>
              </w:rPr>
              <w:instrText xml:space="preserve"> </w:instrText>
            </w:r>
            <w:r w:rsidRPr="008C57E4">
              <w:rPr>
                <w:rStyle w:val="Hyperlink"/>
                <w:noProof/>
              </w:rPr>
              <w:fldChar w:fldCharType="separate"/>
            </w:r>
            <w:r w:rsidRPr="008C57E4">
              <w:rPr>
                <w:rStyle w:val="Hyperlink"/>
                <w:noProof/>
              </w:rPr>
              <w:t>6.1</w:t>
            </w:r>
            <w:r>
              <w:rPr>
                <w:rFonts w:eastAsiaTheme="minorEastAsia"/>
                <w:noProof/>
              </w:rPr>
              <w:tab/>
            </w:r>
            <w:r w:rsidRPr="008C57E4">
              <w:rPr>
                <w:rStyle w:val="Hyperlink"/>
                <w:noProof/>
              </w:rPr>
              <w:t>Requirements from the OpenFlow 1.3 Protocol Specification</w:t>
            </w:r>
            <w:r>
              <w:rPr>
                <w:noProof/>
                <w:webHidden/>
              </w:rPr>
              <w:tab/>
            </w:r>
            <w:r>
              <w:rPr>
                <w:noProof/>
                <w:webHidden/>
              </w:rPr>
              <w:fldChar w:fldCharType="begin"/>
            </w:r>
            <w:r>
              <w:rPr>
                <w:noProof/>
                <w:webHidden/>
              </w:rPr>
              <w:instrText xml:space="preserve"> PAGEREF _Toc358291563 \h </w:instrText>
            </w:r>
          </w:ins>
          <w:r>
            <w:rPr>
              <w:noProof/>
              <w:webHidden/>
            </w:rPr>
          </w:r>
          <w:r>
            <w:rPr>
              <w:noProof/>
              <w:webHidden/>
            </w:rPr>
            <w:fldChar w:fldCharType="separate"/>
          </w:r>
          <w:ins w:id="46" w:author="Curt Beckmann" w:date="2013-06-06T14:17:00Z">
            <w:r>
              <w:rPr>
                <w:noProof/>
                <w:webHidden/>
              </w:rPr>
              <w:t>9</w:t>
            </w:r>
            <w:r>
              <w:rPr>
                <w:noProof/>
                <w:webHidden/>
              </w:rPr>
              <w:fldChar w:fldCharType="end"/>
            </w:r>
            <w:r w:rsidRPr="008C57E4">
              <w:rPr>
                <w:rStyle w:val="Hyperlink"/>
                <w:noProof/>
              </w:rPr>
              <w:fldChar w:fldCharType="end"/>
            </w:r>
          </w:ins>
        </w:p>
        <w:p w14:paraId="120688C2" w14:textId="77777777" w:rsidR="00E00D57" w:rsidRDefault="00E00D57">
          <w:pPr>
            <w:pStyle w:val="TOC3"/>
            <w:tabs>
              <w:tab w:val="left" w:pos="1320"/>
              <w:tab w:val="right" w:leader="dot" w:pos="9350"/>
            </w:tabs>
            <w:rPr>
              <w:ins w:id="47" w:author="Curt Beckmann" w:date="2013-06-06T14:17:00Z"/>
              <w:rFonts w:eastAsiaTheme="minorEastAsia"/>
              <w:noProof/>
            </w:rPr>
          </w:pPr>
          <w:ins w:id="4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"_Toc358291564"</w:instrText>
            </w:r>
            <w:r w:rsidRPr="008C57E4">
              <w:rPr>
                <w:rStyle w:val="Hyperlink"/>
                <w:noProof/>
              </w:rPr>
              <w:instrText xml:space="preserve"> </w:instrText>
            </w:r>
            <w:r w:rsidRPr="008C57E4">
              <w:rPr>
                <w:rStyle w:val="Hyperlink"/>
                <w:noProof/>
              </w:rPr>
              <w:fldChar w:fldCharType="separate"/>
            </w:r>
            <w:r w:rsidRPr="008C57E4">
              <w:rPr>
                <w:rStyle w:val="Hyperlink"/>
                <w:noProof/>
              </w:rPr>
              <w:t>6.1.1</w:t>
            </w:r>
            <w:r>
              <w:rPr>
                <w:rFonts w:eastAsiaTheme="minorEastAsia"/>
                <w:noProof/>
              </w:rPr>
              <w:tab/>
            </w:r>
            <w:r w:rsidRPr="008C57E4">
              <w:rPr>
                <w:rStyle w:val="Hyperlink"/>
                <w:noProof/>
              </w:rPr>
              <w:t>Connection Setup to a Controller</w:t>
            </w:r>
            <w:r>
              <w:rPr>
                <w:noProof/>
                <w:webHidden/>
              </w:rPr>
              <w:tab/>
            </w:r>
            <w:r>
              <w:rPr>
                <w:noProof/>
                <w:webHidden/>
              </w:rPr>
              <w:fldChar w:fldCharType="begin"/>
            </w:r>
            <w:r>
              <w:rPr>
                <w:noProof/>
                <w:webHidden/>
              </w:rPr>
              <w:instrText xml:space="preserve"> PAGEREF _Toc358291564 \h </w:instrText>
            </w:r>
          </w:ins>
          <w:r>
            <w:rPr>
              <w:noProof/>
              <w:webHidden/>
            </w:rPr>
          </w:r>
          <w:r>
            <w:rPr>
              <w:noProof/>
              <w:webHidden/>
            </w:rPr>
            <w:fldChar w:fldCharType="separate"/>
          </w:r>
          <w:ins w:id="49" w:author="Curt Beckmann" w:date="2013-06-06T14:17:00Z">
            <w:r>
              <w:rPr>
                <w:noProof/>
                <w:webHidden/>
              </w:rPr>
              <w:t>9</w:t>
            </w:r>
            <w:r>
              <w:rPr>
                <w:noProof/>
                <w:webHidden/>
              </w:rPr>
              <w:fldChar w:fldCharType="end"/>
            </w:r>
            <w:r w:rsidRPr="008C57E4">
              <w:rPr>
                <w:rStyle w:val="Hyperlink"/>
                <w:noProof/>
              </w:rPr>
              <w:fldChar w:fldCharType="end"/>
            </w:r>
          </w:ins>
        </w:p>
        <w:p w14:paraId="1FB93692" w14:textId="77777777" w:rsidR="00E00D57" w:rsidRDefault="00E00D57">
          <w:pPr>
            <w:pStyle w:val="TOC3"/>
            <w:tabs>
              <w:tab w:val="left" w:pos="1320"/>
              <w:tab w:val="right" w:leader="dot" w:pos="9350"/>
            </w:tabs>
            <w:rPr>
              <w:ins w:id="50" w:author="Curt Beckmann" w:date="2013-06-06T14:17:00Z"/>
              <w:rFonts w:eastAsiaTheme="minorEastAsia"/>
              <w:noProof/>
            </w:rPr>
          </w:pPr>
          <w:ins w:id="5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"_Toc358291565"</w:instrText>
            </w:r>
            <w:r w:rsidRPr="008C57E4">
              <w:rPr>
                <w:rStyle w:val="Hyperlink"/>
                <w:noProof/>
              </w:rPr>
              <w:instrText xml:space="preserve"> </w:instrText>
            </w:r>
            <w:r w:rsidRPr="008C57E4">
              <w:rPr>
                <w:rStyle w:val="Hyperlink"/>
                <w:noProof/>
              </w:rPr>
              <w:fldChar w:fldCharType="separate"/>
            </w:r>
            <w:r w:rsidRPr="008C57E4">
              <w:rPr>
                <w:rStyle w:val="Hyperlink"/>
                <w:noProof/>
              </w:rPr>
              <w:t>6.1.2</w:t>
            </w:r>
            <w:r>
              <w:rPr>
                <w:rFonts w:eastAsiaTheme="minorEastAsia"/>
                <w:noProof/>
              </w:rPr>
              <w:tab/>
            </w:r>
            <w:r w:rsidRPr="008C57E4">
              <w:rPr>
                <w:rStyle w:val="Hyperlink"/>
                <w:noProof/>
              </w:rPr>
              <w:t>Multiple Controllers</w:t>
            </w:r>
            <w:r>
              <w:rPr>
                <w:noProof/>
                <w:webHidden/>
              </w:rPr>
              <w:tab/>
            </w:r>
            <w:r>
              <w:rPr>
                <w:noProof/>
                <w:webHidden/>
              </w:rPr>
              <w:fldChar w:fldCharType="begin"/>
            </w:r>
            <w:r>
              <w:rPr>
                <w:noProof/>
                <w:webHidden/>
              </w:rPr>
              <w:instrText xml:space="preserve"> PAGEREF _Toc358291565 \h </w:instrText>
            </w:r>
          </w:ins>
          <w:r>
            <w:rPr>
              <w:noProof/>
              <w:webHidden/>
            </w:rPr>
          </w:r>
          <w:r>
            <w:rPr>
              <w:noProof/>
              <w:webHidden/>
            </w:rPr>
            <w:fldChar w:fldCharType="separate"/>
          </w:r>
          <w:ins w:id="52" w:author="Curt Beckmann" w:date="2013-06-06T14:17:00Z">
            <w:r>
              <w:rPr>
                <w:noProof/>
                <w:webHidden/>
              </w:rPr>
              <w:t>10</w:t>
            </w:r>
            <w:r>
              <w:rPr>
                <w:noProof/>
                <w:webHidden/>
              </w:rPr>
              <w:fldChar w:fldCharType="end"/>
            </w:r>
            <w:r w:rsidRPr="008C57E4">
              <w:rPr>
                <w:rStyle w:val="Hyperlink"/>
                <w:noProof/>
              </w:rPr>
              <w:fldChar w:fldCharType="end"/>
            </w:r>
          </w:ins>
        </w:p>
        <w:p w14:paraId="1F6F4C71" w14:textId="77777777" w:rsidR="00E00D57" w:rsidRDefault="00E00D57">
          <w:pPr>
            <w:pStyle w:val="TOC3"/>
            <w:tabs>
              <w:tab w:val="left" w:pos="1320"/>
              <w:tab w:val="right" w:leader="dot" w:pos="9350"/>
            </w:tabs>
            <w:rPr>
              <w:ins w:id="53" w:author="Curt Beckmann" w:date="2013-06-06T14:17:00Z"/>
              <w:rFonts w:eastAsiaTheme="minorEastAsia"/>
              <w:noProof/>
            </w:rPr>
          </w:pPr>
          <w:ins w:id="5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"_Toc358291566"</w:instrText>
            </w:r>
            <w:r w:rsidRPr="008C57E4">
              <w:rPr>
                <w:rStyle w:val="Hyperlink"/>
                <w:noProof/>
              </w:rPr>
              <w:instrText xml:space="preserve"> </w:instrText>
            </w:r>
            <w:r w:rsidRPr="008C57E4">
              <w:rPr>
                <w:rStyle w:val="Hyperlink"/>
                <w:noProof/>
              </w:rPr>
              <w:fldChar w:fldCharType="separate"/>
            </w:r>
            <w:r w:rsidRPr="008C57E4">
              <w:rPr>
                <w:rStyle w:val="Hyperlink"/>
                <w:noProof/>
              </w:rPr>
              <w:t>6.1.3</w:t>
            </w:r>
            <w:r>
              <w:rPr>
                <w:rFonts w:eastAsiaTheme="minorEastAsia"/>
                <w:noProof/>
              </w:rPr>
              <w:tab/>
            </w:r>
            <w:r w:rsidRPr="008C57E4">
              <w:rPr>
                <w:rStyle w:val="Hyperlink"/>
                <w:noProof/>
              </w:rPr>
              <w:t>OpenFlow Logical Switches</w:t>
            </w:r>
            <w:r>
              <w:rPr>
                <w:noProof/>
                <w:webHidden/>
              </w:rPr>
              <w:tab/>
            </w:r>
            <w:r>
              <w:rPr>
                <w:noProof/>
                <w:webHidden/>
              </w:rPr>
              <w:fldChar w:fldCharType="begin"/>
            </w:r>
            <w:r>
              <w:rPr>
                <w:noProof/>
                <w:webHidden/>
              </w:rPr>
              <w:instrText xml:space="preserve"> PAGEREF _Toc358291566 \h </w:instrText>
            </w:r>
          </w:ins>
          <w:r>
            <w:rPr>
              <w:noProof/>
              <w:webHidden/>
            </w:rPr>
          </w:r>
          <w:r>
            <w:rPr>
              <w:noProof/>
              <w:webHidden/>
            </w:rPr>
            <w:fldChar w:fldCharType="separate"/>
          </w:r>
          <w:ins w:id="55" w:author="Curt Beckmann" w:date="2013-06-06T14:17:00Z">
            <w:r>
              <w:rPr>
                <w:noProof/>
                <w:webHidden/>
              </w:rPr>
              <w:t>10</w:t>
            </w:r>
            <w:r>
              <w:rPr>
                <w:noProof/>
                <w:webHidden/>
              </w:rPr>
              <w:fldChar w:fldCharType="end"/>
            </w:r>
            <w:r w:rsidRPr="008C57E4">
              <w:rPr>
                <w:rStyle w:val="Hyperlink"/>
                <w:noProof/>
              </w:rPr>
              <w:fldChar w:fldCharType="end"/>
            </w:r>
          </w:ins>
        </w:p>
        <w:p w14:paraId="0BD456E2" w14:textId="77777777" w:rsidR="00E00D57" w:rsidRDefault="00E00D57">
          <w:pPr>
            <w:pStyle w:val="TOC3"/>
            <w:tabs>
              <w:tab w:val="left" w:pos="1320"/>
              <w:tab w:val="right" w:leader="dot" w:pos="9350"/>
            </w:tabs>
            <w:rPr>
              <w:ins w:id="56" w:author="Curt Beckmann" w:date="2013-06-06T14:17:00Z"/>
              <w:rFonts w:eastAsiaTheme="minorEastAsia"/>
              <w:noProof/>
            </w:rPr>
          </w:pPr>
          <w:ins w:id="5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"_Toc358291567"</w:instrText>
            </w:r>
            <w:r w:rsidRPr="008C57E4">
              <w:rPr>
                <w:rStyle w:val="Hyperlink"/>
                <w:noProof/>
              </w:rPr>
              <w:instrText xml:space="preserve"> </w:instrText>
            </w:r>
            <w:r w:rsidRPr="008C57E4">
              <w:rPr>
                <w:rStyle w:val="Hyperlink"/>
                <w:noProof/>
              </w:rPr>
              <w:fldChar w:fldCharType="separate"/>
            </w:r>
            <w:r w:rsidRPr="008C57E4">
              <w:rPr>
                <w:rStyle w:val="Hyperlink"/>
                <w:noProof/>
              </w:rPr>
              <w:t>6.1.4</w:t>
            </w:r>
            <w:r>
              <w:rPr>
                <w:rFonts w:eastAsiaTheme="minorEastAsia"/>
                <w:noProof/>
              </w:rPr>
              <w:tab/>
            </w:r>
            <w:r w:rsidRPr="008C57E4">
              <w:rPr>
                <w:rStyle w:val="Hyperlink"/>
                <w:noProof/>
              </w:rPr>
              <w:t>Connection Interruption</w:t>
            </w:r>
            <w:r>
              <w:rPr>
                <w:noProof/>
                <w:webHidden/>
              </w:rPr>
              <w:tab/>
            </w:r>
            <w:r>
              <w:rPr>
                <w:noProof/>
                <w:webHidden/>
              </w:rPr>
              <w:fldChar w:fldCharType="begin"/>
            </w:r>
            <w:r>
              <w:rPr>
                <w:noProof/>
                <w:webHidden/>
              </w:rPr>
              <w:instrText xml:space="preserve"> PAGEREF _Toc358291567 \h </w:instrText>
            </w:r>
          </w:ins>
          <w:r>
            <w:rPr>
              <w:noProof/>
              <w:webHidden/>
            </w:rPr>
          </w:r>
          <w:r>
            <w:rPr>
              <w:noProof/>
              <w:webHidden/>
            </w:rPr>
            <w:fldChar w:fldCharType="separate"/>
          </w:r>
          <w:ins w:id="58" w:author="Curt Beckmann" w:date="2013-06-06T14:17:00Z">
            <w:r>
              <w:rPr>
                <w:noProof/>
                <w:webHidden/>
              </w:rPr>
              <w:t>10</w:t>
            </w:r>
            <w:r>
              <w:rPr>
                <w:noProof/>
                <w:webHidden/>
              </w:rPr>
              <w:fldChar w:fldCharType="end"/>
            </w:r>
            <w:r w:rsidRPr="008C57E4">
              <w:rPr>
                <w:rStyle w:val="Hyperlink"/>
                <w:noProof/>
              </w:rPr>
              <w:fldChar w:fldCharType="end"/>
            </w:r>
          </w:ins>
        </w:p>
        <w:p w14:paraId="6C15C8AE" w14:textId="77777777" w:rsidR="00E00D57" w:rsidRDefault="00E00D57">
          <w:pPr>
            <w:pStyle w:val="TOC3"/>
            <w:tabs>
              <w:tab w:val="left" w:pos="1320"/>
              <w:tab w:val="right" w:leader="dot" w:pos="9350"/>
            </w:tabs>
            <w:rPr>
              <w:ins w:id="59" w:author="Curt Beckmann" w:date="2013-06-06T14:17:00Z"/>
              <w:rFonts w:eastAsiaTheme="minorEastAsia"/>
              <w:noProof/>
            </w:rPr>
          </w:pPr>
          <w:ins w:id="6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"_Toc358291568"</w:instrText>
            </w:r>
            <w:r w:rsidRPr="008C57E4">
              <w:rPr>
                <w:rStyle w:val="Hyperlink"/>
                <w:noProof/>
              </w:rPr>
              <w:instrText xml:space="preserve"> </w:instrText>
            </w:r>
            <w:r w:rsidRPr="008C57E4">
              <w:rPr>
                <w:rStyle w:val="Hyperlink"/>
                <w:noProof/>
              </w:rPr>
              <w:fldChar w:fldCharType="separate"/>
            </w:r>
            <w:r w:rsidRPr="008C57E4">
              <w:rPr>
                <w:rStyle w:val="Hyperlink"/>
                <w:noProof/>
              </w:rPr>
              <w:t>6.1.5</w:t>
            </w:r>
            <w:r>
              <w:rPr>
                <w:rFonts w:eastAsiaTheme="minorEastAsia"/>
                <w:noProof/>
              </w:rPr>
              <w:tab/>
            </w:r>
            <w:r w:rsidRPr="008C57E4">
              <w:rPr>
                <w:rStyle w:val="Hyperlink"/>
                <w:noProof/>
              </w:rPr>
              <w:t>Encryption</w:t>
            </w:r>
            <w:r>
              <w:rPr>
                <w:noProof/>
                <w:webHidden/>
              </w:rPr>
              <w:tab/>
            </w:r>
            <w:r>
              <w:rPr>
                <w:noProof/>
                <w:webHidden/>
              </w:rPr>
              <w:fldChar w:fldCharType="begin"/>
            </w:r>
            <w:r>
              <w:rPr>
                <w:noProof/>
                <w:webHidden/>
              </w:rPr>
              <w:instrText xml:space="preserve"> PAGEREF _Toc358291568 \h </w:instrText>
            </w:r>
          </w:ins>
          <w:r>
            <w:rPr>
              <w:noProof/>
              <w:webHidden/>
            </w:rPr>
          </w:r>
          <w:r>
            <w:rPr>
              <w:noProof/>
              <w:webHidden/>
            </w:rPr>
            <w:fldChar w:fldCharType="separate"/>
          </w:r>
          <w:ins w:id="61" w:author="Curt Beckmann" w:date="2013-06-06T14:17:00Z">
            <w:r>
              <w:rPr>
                <w:noProof/>
                <w:webHidden/>
              </w:rPr>
              <w:t>10</w:t>
            </w:r>
            <w:r>
              <w:rPr>
                <w:noProof/>
                <w:webHidden/>
              </w:rPr>
              <w:fldChar w:fldCharType="end"/>
            </w:r>
            <w:r w:rsidRPr="008C57E4">
              <w:rPr>
                <w:rStyle w:val="Hyperlink"/>
                <w:noProof/>
              </w:rPr>
              <w:fldChar w:fldCharType="end"/>
            </w:r>
          </w:ins>
        </w:p>
        <w:p w14:paraId="1AC0BE57" w14:textId="77777777" w:rsidR="00E00D57" w:rsidRDefault="00E00D57">
          <w:pPr>
            <w:pStyle w:val="TOC3"/>
            <w:tabs>
              <w:tab w:val="left" w:pos="1320"/>
              <w:tab w:val="right" w:leader="dot" w:pos="9350"/>
            </w:tabs>
            <w:rPr>
              <w:ins w:id="62" w:author="Curt Beckmann" w:date="2013-06-06T14:17:00Z"/>
              <w:rFonts w:eastAsiaTheme="minorEastAsia"/>
              <w:noProof/>
            </w:rPr>
          </w:pPr>
          <w:ins w:id="6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"_Toc358291569"</w:instrText>
            </w:r>
            <w:r w:rsidRPr="008C57E4">
              <w:rPr>
                <w:rStyle w:val="Hyperlink"/>
                <w:noProof/>
              </w:rPr>
              <w:instrText xml:space="preserve"> </w:instrText>
            </w:r>
            <w:r w:rsidRPr="008C57E4">
              <w:rPr>
                <w:rStyle w:val="Hyperlink"/>
                <w:noProof/>
              </w:rPr>
              <w:fldChar w:fldCharType="separate"/>
            </w:r>
            <w:r w:rsidRPr="008C57E4">
              <w:rPr>
                <w:rStyle w:val="Hyperlink"/>
                <w:noProof/>
              </w:rPr>
              <w:t>6.1.6</w:t>
            </w:r>
            <w:r>
              <w:rPr>
                <w:rFonts w:eastAsiaTheme="minorEastAsia"/>
                <w:noProof/>
              </w:rPr>
              <w:tab/>
            </w:r>
            <w:r w:rsidRPr="008C57E4">
              <w:rPr>
                <w:rStyle w:val="Hyperlink"/>
                <w:noProof/>
              </w:rPr>
              <w:t>Queues</w:t>
            </w:r>
            <w:r>
              <w:rPr>
                <w:noProof/>
                <w:webHidden/>
              </w:rPr>
              <w:tab/>
            </w:r>
            <w:r>
              <w:rPr>
                <w:noProof/>
                <w:webHidden/>
              </w:rPr>
              <w:fldChar w:fldCharType="begin"/>
            </w:r>
            <w:r>
              <w:rPr>
                <w:noProof/>
                <w:webHidden/>
              </w:rPr>
              <w:instrText xml:space="preserve"> PAGEREF _Toc358291569 \h </w:instrText>
            </w:r>
          </w:ins>
          <w:r>
            <w:rPr>
              <w:noProof/>
              <w:webHidden/>
            </w:rPr>
          </w:r>
          <w:r>
            <w:rPr>
              <w:noProof/>
              <w:webHidden/>
            </w:rPr>
            <w:fldChar w:fldCharType="separate"/>
          </w:r>
          <w:ins w:id="64" w:author="Curt Beckmann" w:date="2013-06-06T14:17:00Z">
            <w:r>
              <w:rPr>
                <w:noProof/>
                <w:webHidden/>
              </w:rPr>
              <w:t>10</w:t>
            </w:r>
            <w:r>
              <w:rPr>
                <w:noProof/>
                <w:webHidden/>
              </w:rPr>
              <w:fldChar w:fldCharType="end"/>
            </w:r>
            <w:r w:rsidRPr="008C57E4">
              <w:rPr>
                <w:rStyle w:val="Hyperlink"/>
                <w:noProof/>
              </w:rPr>
              <w:fldChar w:fldCharType="end"/>
            </w:r>
          </w:ins>
        </w:p>
        <w:p w14:paraId="6F52BE49" w14:textId="77777777" w:rsidR="00E00D57" w:rsidRDefault="00E00D57">
          <w:pPr>
            <w:pStyle w:val="TOC3"/>
            <w:tabs>
              <w:tab w:val="left" w:pos="1320"/>
              <w:tab w:val="right" w:leader="dot" w:pos="9350"/>
            </w:tabs>
            <w:rPr>
              <w:ins w:id="65" w:author="Curt Beckmann" w:date="2013-06-06T14:17:00Z"/>
              <w:rFonts w:eastAsiaTheme="minorEastAsia"/>
              <w:noProof/>
            </w:rPr>
          </w:pPr>
          <w:ins w:id="6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"_Toc358291570"</w:instrText>
            </w:r>
            <w:r w:rsidRPr="008C57E4">
              <w:rPr>
                <w:rStyle w:val="Hyperlink"/>
                <w:noProof/>
              </w:rPr>
              <w:instrText xml:space="preserve"> </w:instrText>
            </w:r>
            <w:r w:rsidRPr="008C57E4">
              <w:rPr>
                <w:rStyle w:val="Hyperlink"/>
                <w:noProof/>
              </w:rPr>
              <w:fldChar w:fldCharType="separate"/>
            </w:r>
            <w:r w:rsidRPr="008C57E4">
              <w:rPr>
                <w:rStyle w:val="Hyperlink"/>
                <w:noProof/>
              </w:rPr>
              <w:t>6.1.7</w:t>
            </w:r>
            <w:r>
              <w:rPr>
                <w:rFonts w:eastAsiaTheme="minorEastAsia"/>
                <w:noProof/>
              </w:rPr>
              <w:tab/>
            </w:r>
            <w:r w:rsidRPr="008C57E4">
              <w:rPr>
                <w:rStyle w:val="Hyperlink"/>
                <w:noProof/>
              </w:rPr>
              <w:t>Ports</w:t>
            </w:r>
            <w:r>
              <w:rPr>
                <w:noProof/>
                <w:webHidden/>
              </w:rPr>
              <w:tab/>
            </w:r>
            <w:r>
              <w:rPr>
                <w:noProof/>
                <w:webHidden/>
              </w:rPr>
              <w:fldChar w:fldCharType="begin"/>
            </w:r>
            <w:r>
              <w:rPr>
                <w:noProof/>
                <w:webHidden/>
              </w:rPr>
              <w:instrText xml:space="preserve"> PAGEREF _Toc358291570 \h </w:instrText>
            </w:r>
          </w:ins>
          <w:r>
            <w:rPr>
              <w:noProof/>
              <w:webHidden/>
            </w:rPr>
          </w:r>
          <w:r>
            <w:rPr>
              <w:noProof/>
              <w:webHidden/>
            </w:rPr>
            <w:fldChar w:fldCharType="separate"/>
          </w:r>
          <w:ins w:id="67" w:author="Curt Beckmann" w:date="2013-06-06T14:17:00Z">
            <w:r>
              <w:rPr>
                <w:noProof/>
                <w:webHidden/>
              </w:rPr>
              <w:t>11</w:t>
            </w:r>
            <w:r>
              <w:rPr>
                <w:noProof/>
                <w:webHidden/>
              </w:rPr>
              <w:fldChar w:fldCharType="end"/>
            </w:r>
            <w:r w:rsidRPr="008C57E4">
              <w:rPr>
                <w:rStyle w:val="Hyperlink"/>
                <w:noProof/>
              </w:rPr>
              <w:fldChar w:fldCharType="end"/>
            </w:r>
          </w:ins>
        </w:p>
        <w:p w14:paraId="545AD694" w14:textId="77777777" w:rsidR="00E00D57" w:rsidRDefault="00E00D57">
          <w:pPr>
            <w:pStyle w:val="TOC3"/>
            <w:tabs>
              <w:tab w:val="left" w:pos="1320"/>
              <w:tab w:val="right" w:leader="dot" w:pos="9350"/>
            </w:tabs>
            <w:rPr>
              <w:ins w:id="68" w:author="Curt Beckmann" w:date="2013-06-06T14:17:00Z"/>
              <w:rFonts w:eastAsiaTheme="minorEastAsia"/>
              <w:noProof/>
            </w:rPr>
          </w:pPr>
          <w:ins w:id="6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"_Toc358291571"</w:instrText>
            </w:r>
            <w:r w:rsidRPr="008C57E4">
              <w:rPr>
                <w:rStyle w:val="Hyperlink"/>
                <w:noProof/>
              </w:rPr>
              <w:instrText xml:space="preserve"> </w:instrText>
            </w:r>
            <w:r w:rsidRPr="008C57E4">
              <w:rPr>
                <w:rStyle w:val="Hyperlink"/>
                <w:noProof/>
              </w:rPr>
              <w:fldChar w:fldCharType="separate"/>
            </w:r>
            <w:r w:rsidRPr="008C57E4">
              <w:rPr>
                <w:rStyle w:val="Hyperlink"/>
                <w:noProof/>
              </w:rPr>
              <w:t>6.1.8</w:t>
            </w:r>
            <w:r>
              <w:rPr>
                <w:rFonts w:eastAsiaTheme="minorEastAsia"/>
                <w:noProof/>
              </w:rPr>
              <w:tab/>
            </w:r>
            <w:r w:rsidRPr="008C57E4">
              <w:rPr>
                <w:rStyle w:val="Hyperlink"/>
                <w:noProof/>
              </w:rPr>
              <w:t>Capability Discovery</w:t>
            </w:r>
            <w:r>
              <w:rPr>
                <w:noProof/>
                <w:webHidden/>
              </w:rPr>
              <w:tab/>
            </w:r>
            <w:r>
              <w:rPr>
                <w:noProof/>
                <w:webHidden/>
              </w:rPr>
              <w:fldChar w:fldCharType="begin"/>
            </w:r>
            <w:r>
              <w:rPr>
                <w:noProof/>
                <w:webHidden/>
              </w:rPr>
              <w:instrText xml:space="preserve"> PAGEREF _Toc358291571 \h </w:instrText>
            </w:r>
          </w:ins>
          <w:r>
            <w:rPr>
              <w:noProof/>
              <w:webHidden/>
            </w:rPr>
          </w:r>
          <w:r>
            <w:rPr>
              <w:noProof/>
              <w:webHidden/>
            </w:rPr>
            <w:fldChar w:fldCharType="separate"/>
          </w:r>
          <w:ins w:id="70" w:author="Curt Beckmann" w:date="2013-06-06T14:17:00Z">
            <w:r>
              <w:rPr>
                <w:noProof/>
                <w:webHidden/>
              </w:rPr>
              <w:t>12</w:t>
            </w:r>
            <w:r>
              <w:rPr>
                <w:noProof/>
                <w:webHidden/>
              </w:rPr>
              <w:fldChar w:fldCharType="end"/>
            </w:r>
            <w:r w:rsidRPr="008C57E4">
              <w:rPr>
                <w:rStyle w:val="Hyperlink"/>
                <w:noProof/>
              </w:rPr>
              <w:fldChar w:fldCharType="end"/>
            </w:r>
          </w:ins>
        </w:p>
        <w:p w14:paraId="3BE6C083" w14:textId="77777777" w:rsidR="00E00D57" w:rsidRDefault="00E00D57">
          <w:pPr>
            <w:pStyle w:val="TOC3"/>
            <w:tabs>
              <w:tab w:val="left" w:pos="1320"/>
              <w:tab w:val="right" w:leader="dot" w:pos="9350"/>
            </w:tabs>
            <w:rPr>
              <w:ins w:id="71" w:author="Curt Beckmann" w:date="2013-06-06T14:17:00Z"/>
              <w:rFonts w:eastAsiaTheme="minorEastAsia"/>
              <w:noProof/>
            </w:rPr>
          </w:pPr>
          <w:ins w:id="7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"_Toc358291572"</w:instrText>
            </w:r>
            <w:r w:rsidRPr="008C57E4">
              <w:rPr>
                <w:rStyle w:val="Hyperlink"/>
                <w:noProof/>
              </w:rPr>
              <w:instrText xml:space="preserve"> </w:instrText>
            </w:r>
            <w:r w:rsidRPr="008C57E4">
              <w:rPr>
                <w:rStyle w:val="Hyperlink"/>
                <w:noProof/>
              </w:rPr>
              <w:fldChar w:fldCharType="separate"/>
            </w:r>
            <w:r w:rsidRPr="008C57E4">
              <w:rPr>
                <w:rStyle w:val="Hyperlink"/>
                <w:noProof/>
              </w:rPr>
              <w:t>6.1.9</w:t>
            </w:r>
            <w:r>
              <w:rPr>
                <w:rFonts w:eastAsiaTheme="minorEastAsia"/>
                <w:noProof/>
              </w:rPr>
              <w:tab/>
            </w:r>
            <w:r w:rsidRPr="008C57E4">
              <w:rPr>
                <w:rStyle w:val="Hyperlink"/>
                <w:noProof/>
              </w:rPr>
              <w:t>Datapath ID</w:t>
            </w:r>
            <w:r>
              <w:rPr>
                <w:noProof/>
                <w:webHidden/>
              </w:rPr>
              <w:tab/>
            </w:r>
            <w:r>
              <w:rPr>
                <w:noProof/>
                <w:webHidden/>
              </w:rPr>
              <w:fldChar w:fldCharType="begin"/>
            </w:r>
            <w:r>
              <w:rPr>
                <w:noProof/>
                <w:webHidden/>
              </w:rPr>
              <w:instrText xml:space="preserve"> PAGEREF _Toc358291572 \h </w:instrText>
            </w:r>
          </w:ins>
          <w:r>
            <w:rPr>
              <w:noProof/>
              <w:webHidden/>
            </w:rPr>
          </w:r>
          <w:r>
            <w:rPr>
              <w:noProof/>
              <w:webHidden/>
            </w:rPr>
            <w:fldChar w:fldCharType="separate"/>
          </w:r>
          <w:ins w:id="73" w:author="Curt Beckmann" w:date="2013-06-06T14:17:00Z">
            <w:r>
              <w:rPr>
                <w:noProof/>
                <w:webHidden/>
              </w:rPr>
              <w:t>12</w:t>
            </w:r>
            <w:r>
              <w:rPr>
                <w:noProof/>
                <w:webHidden/>
              </w:rPr>
              <w:fldChar w:fldCharType="end"/>
            </w:r>
            <w:r w:rsidRPr="008C57E4">
              <w:rPr>
                <w:rStyle w:val="Hyperlink"/>
                <w:noProof/>
              </w:rPr>
              <w:fldChar w:fldCharType="end"/>
            </w:r>
          </w:ins>
        </w:p>
        <w:p w14:paraId="1E7425C7" w14:textId="77777777" w:rsidR="00E00D57" w:rsidRDefault="00E00D57">
          <w:pPr>
            <w:pStyle w:val="TOC2"/>
            <w:tabs>
              <w:tab w:val="left" w:pos="880"/>
              <w:tab w:val="right" w:leader="dot" w:pos="9350"/>
            </w:tabs>
            <w:rPr>
              <w:ins w:id="74" w:author="Curt Beckmann" w:date="2013-06-06T14:17:00Z"/>
              <w:rFonts w:eastAsiaTheme="minorEastAsia"/>
              <w:noProof/>
            </w:rPr>
          </w:pPr>
          <w:ins w:id="7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"_Toc358291573"</w:instrText>
            </w:r>
            <w:r w:rsidRPr="008C57E4">
              <w:rPr>
                <w:rStyle w:val="Hyperlink"/>
                <w:noProof/>
              </w:rPr>
              <w:instrText xml:space="preserve"> </w:instrText>
            </w:r>
            <w:r w:rsidRPr="008C57E4">
              <w:rPr>
                <w:rStyle w:val="Hyperlink"/>
                <w:noProof/>
              </w:rPr>
              <w:fldChar w:fldCharType="separate"/>
            </w:r>
            <w:r w:rsidRPr="008C57E4">
              <w:rPr>
                <w:rStyle w:val="Hyperlink"/>
                <w:noProof/>
              </w:rPr>
              <w:t>6.2</w:t>
            </w:r>
            <w:r>
              <w:rPr>
                <w:rFonts w:eastAsiaTheme="minorEastAsia"/>
                <w:noProof/>
              </w:rPr>
              <w:tab/>
            </w:r>
            <w:r w:rsidRPr="008C57E4">
              <w:rPr>
                <w:rStyle w:val="Hyperlink"/>
                <w:noProof/>
              </w:rPr>
              <w:t>Requirements for NDMs</w:t>
            </w:r>
            <w:r>
              <w:rPr>
                <w:noProof/>
                <w:webHidden/>
              </w:rPr>
              <w:tab/>
            </w:r>
            <w:r>
              <w:rPr>
                <w:noProof/>
                <w:webHidden/>
              </w:rPr>
              <w:fldChar w:fldCharType="begin"/>
            </w:r>
            <w:r>
              <w:rPr>
                <w:noProof/>
                <w:webHidden/>
              </w:rPr>
              <w:instrText xml:space="preserve"> PAGEREF _Toc358291573 \h </w:instrText>
            </w:r>
          </w:ins>
          <w:r>
            <w:rPr>
              <w:noProof/>
              <w:webHidden/>
            </w:rPr>
          </w:r>
          <w:r>
            <w:rPr>
              <w:noProof/>
              <w:webHidden/>
            </w:rPr>
            <w:fldChar w:fldCharType="separate"/>
          </w:r>
          <w:ins w:id="76" w:author="Curt Beckmann" w:date="2013-06-06T14:17:00Z">
            <w:r>
              <w:rPr>
                <w:noProof/>
                <w:webHidden/>
              </w:rPr>
              <w:t>12</w:t>
            </w:r>
            <w:r>
              <w:rPr>
                <w:noProof/>
                <w:webHidden/>
              </w:rPr>
              <w:fldChar w:fldCharType="end"/>
            </w:r>
            <w:r w:rsidRPr="008C57E4">
              <w:rPr>
                <w:rStyle w:val="Hyperlink"/>
                <w:noProof/>
              </w:rPr>
              <w:fldChar w:fldCharType="end"/>
            </w:r>
          </w:ins>
        </w:p>
        <w:p w14:paraId="68DA0201" w14:textId="77777777" w:rsidR="00E00D57" w:rsidRDefault="00E00D57">
          <w:pPr>
            <w:pStyle w:val="TOC2"/>
            <w:tabs>
              <w:tab w:val="left" w:pos="880"/>
              <w:tab w:val="right" w:leader="dot" w:pos="9350"/>
            </w:tabs>
            <w:rPr>
              <w:ins w:id="77" w:author="Curt Beckmann" w:date="2013-06-06T14:17:00Z"/>
              <w:rFonts w:eastAsiaTheme="minorEastAsia"/>
              <w:noProof/>
            </w:rPr>
          </w:pPr>
          <w:ins w:id="7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"_Toc358291574"</w:instrText>
            </w:r>
            <w:r w:rsidRPr="008C57E4">
              <w:rPr>
                <w:rStyle w:val="Hyperlink"/>
                <w:noProof/>
              </w:rPr>
              <w:instrText xml:space="preserve"> </w:instrText>
            </w:r>
            <w:r w:rsidRPr="008C57E4">
              <w:rPr>
                <w:rStyle w:val="Hyperlink"/>
                <w:noProof/>
              </w:rPr>
              <w:fldChar w:fldCharType="separate"/>
            </w:r>
            <w:r w:rsidRPr="008C57E4">
              <w:rPr>
                <w:rStyle w:val="Hyperlink"/>
                <w:noProof/>
              </w:rPr>
              <w:t>6.3</w:t>
            </w:r>
            <w:r>
              <w:rPr>
                <w:rFonts w:eastAsiaTheme="minorEastAsia"/>
                <w:noProof/>
              </w:rPr>
              <w:tab/>
            </w:r>
            <w:r w:rsidRPr="008C57E4">
              <w:rPr>
                <w:rStyle w:val="Hyperlink"/>
                <w:noProof/>
              </w:rPr>
              <w:t>Operational Requirements</w:t>
            </w:r>
            <w:r>
              <w:rPr>
                <w:noProof/>
                <w:webHidden/>
              </w:rPr>
              <w:tab/>
            </w:r>
            <w:r>
              <w:rPr>
                <w:noProof/>
                <w:webHidden/>
              </w:rPr>
              <w:fldChar w:fldCharType="begin"/>
            </w:r>
            <w:r>
              <w:rPr>
                <w:noProof/>
                <w:webHidden/>
              </w:rPr>
              <w:instrText xml:space="preserve"> PAGEREF _Toc358291574 \h </w:instrText>
            </w:r>
          </w:ins>
          <w:r>
            <w:rPr>
              <w:noProof/>
              <w:webHidden/>
            </w:rPr>
          </w:r>
          <w:r>
            <w:rPr>
              <w:noProof/>
              <w:webHidden/>
            </w:rPr>
            <w:fldChar w:fldCharType="separate"/>
          </w:r>
          <w:ins w:id="79" w:author="Curt Beckmann" w:date="2013-06-06T14:17:00Z">
            <w:r>
              <w:rPr>
                <w:noProof/>
                <w:webHidden/>
              </w:rPr>
              <w:t>12</w:t>
            </w:r>
            <w:r>
              <w:rPr>
                <w:noProof/>
                <w:webHidden/>
              </w:rPr>
              <w:fldChar w:fldCharType="end"/>
            </w:r>
            <w:r w:rsidRPr="008C57E4">
              <w:rPr>
                <w:rStyle w:val="Hyperlink"/>
                <w:noProof/>
              </w:rPr>
              <w:fldChar w:fldCharType="end"/>
            </w:r>
          </w:ins>
        </w:p>
        <w:p w14:paraId="0E8BE1D8" w14:textId="77777777" w:rsidR="00E00D57" w:rsidRDefault="00E00D57">
          <w:pPr>
            <w:pStyle w:val="TOC2"/>
            <w:tabs>
              <w:tab w:val="left" w:pos="880"/>
              <w:tab w:val="right" w:leader="dot" w:pos="9350"/>
            </w:tabs>
            <w:rPr>
              <w:ins w:id="80" w:author="Curt Beckmann" w:date="2013-06-06T14:17:00Z"/>
              <w:rFonts w:eastAsiaTheme="minorEastAsia"/>
              <w:noProof/>
            </w:rPr>
          </w:pPr>
          <w:ins w:id="8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"_Toc358291575"</w:instrText>
            </w:r>
            <w:r w:rsidRPr="008C57E4">
              <w:rPr>
                <w:rStyle w:val="Hyperlink"/>
                <w:noProof/>
              </w:rPr>
              <w:instrText xml:space="preserve"> </w:instrText>
            </w:r>
            <w:r w:rsidRPr="008C57E4">
              <w:rPr>
                <w:rStyle w:val="Hyperlink"/>
                <w:noProof/>
              </w:rPr>
              <w:fldChar w:fldCharType="separate"/>
            </w:r>
            <w:r w:rsidRPr="008C57E4">
              <w:rPr>
                <w:rStyle w:val="Hyperlink"/>
                <w:noProof/>
              </w:rPr>
              <w:t>6.4</w:t>
            </w:r>
            <w:r>
              <w:rPr>
                <w:rFonts w:eastAsiaTheme="minorEastAsia"/>
                <w:noProof/>
              </w:rPr>
              <w:tab/>
            </w:r>
            <w:r w:rsidRPr="008C57E4">
              <w:rPr>
                <w:rStyle w:val="Hyperlink"/>
                <w:noProof/>
              </w:rPr>
              <w:t>Requirements for the Switch Management Protocol</w:t>
            </w:r>
            <w:r>
              <w:rPr>
                <w:noProof/>
                <w:webHidden/>
              </w:rPr>
              <w:tab/>
            </w:r>
            <w:r>
              <w:rPr>
                <w:noProof/>
                <w:webHidden/>
              </w:rPr>
              <w:fldChar w:fldCharType="begin"/>
            </w:r>
            <w:r>
              <w:rPr>
                <w:noProof/>
                <w:webHidden/>
              </w:rPr>
              <w:instrText xml:space="preserve"> PAGEREF _Toc358291575 \h </w:instrText>
            </w:r>
          </w:ins>
          <w:r>
            <w:rPr>
              <w:noProof/>
              <w:webHidden/>
            </w:rPr>
          </w:r>
          <w:r>
            <w:rPr>
              <w:noProof/>
              <w:webHidden/>
            </w:rPr>
            <w:fldChar w:fldCharType="separate"/>
          </w:r>
          <w:ins w:id="82" w:author="Curt Beckmann" w:date="2013-06-06T14:17:00Z">
            <w:r>
              <w:rPr>
                <w:noProof/>
                <w:webHidden/>
              </w:rPr>
              <w:t>13</w:t>
            </w:r>
            <w:r>
              <w:rPr>
                <w:noProof/>
                <w:webHidden/>
              </w:rPr>
              <w:fldChar w:fldCharType="end"/>
            </w:r>
            <w:r w:rsidRPr="008C57E4">
              <w:rPr>
                <w:rStyle w:val="Hyperlink"/>
                <w:noProof/>
              </w:rPr>
              <w:fldChar w:fldCharType="end"/>
            </w:r>
          </w:ins>
        </w:p>
        <w:p w14:paraId="2763CA27" w14:textId="77777777" w:rsidR="00E00D57" w:rsidRDefault="00E00D57">
          <w:pPr>
            <w:pStyle w:val="TOC1"/>
            <w:tabs>
              <w:tab w:val="left" w:pos="440"/>
              <w:tab w:val="right" w:leader="dot" w:pos="9350"/>
            </w:tabs>
            <w:rPr>
              <w:ins w:id="83" w:author="Curt Beckmann" w:date="2013-06-06T14:17:00Z"/>
              <w:rFonts w:eastAsiaTheme="minorEastAsia"/>
              <w:noProof/>
            </w:rPr>
          </w:pPr>
          <w:ins w:id="8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"_Toc358291576"</w:instrText>
            </w:r>
            <w:r w:rsidRPr="008C57E4">
              <w:rPr>
                <w:rStyle w:val="Hyperlink"/>
                <w:noProof/>
              </w:rPr>
              <w:instrText xml:space="preserve"> </w:instrText>
            </w:r>
            <w:r w:rsidRPr="008C57E4">
              <w:rPr>
                <w:rStyle w:val="Hyperlink"/>
                <w:noProof/>
              </w:rPr>
              <w:fldChar w:fldCharType="separate"/>
            </w:r>
            <w:r w:rsidRPr="008C57E4">
              <w:rPr>
                <w:rStyle w:val="Hyperlink"/>
                <w:noProof/>
              </w:rPr>
              <w:t>7</w:t>
            </w:r>
            <w:r>
              <w:rPr>
                <w:rFonts w:eastAsiaTheme="minorEastAsia"/>
                <w:noProof/>
              </w:rPr>
              <w:tab/>
            </w:r>
            <w:r w:rsidRPr="008C57E4">
              <w:rPr>
                <w:rStyle w:val="Hyperlink"/>
                <w:noProof/>
              </w:rPr>
              <w:t>NETCONF as the Transport Protocol</w:t>
            </w:r>
            <w:r>
              <w:rPr>
                <w:noProof/>
                <w:webHidden/>
              </w:rPr>
              <w:tab/>
            </w:r>
            <w:r>
              <w:rPr>
                <w:noProof/>
                <w:webHidden/>
              </w:rPr>
              <w:fldChar w:fldCharType="begin"/>
            </w:r>
            <w:r>
              <w:rPr>
                <w:noProof/>
                <w:webHidden/>
              </w:rPr>
              <w:instrText xml:space="preserve"> PAGEREF _Toc358291576 \h </w:instrText>
            </w:r>
          </w:ins>
          <w:r>
            <w:rPr>
              <w:noProof/>
              <w:webHidden/>
            </w:rPr>
          </w:r>
          <w:r>
            <w:rPr>
              <w:noProof/>
              <w:webHidden/>
            </w:rPr>
            <w:fldChar w:fldCharType="separate"/>
          </w:r>
          <w:ins w:id="85" w:author="Curt Beckmann" w:date="2013-06-06T14:17:00Z">
            <w:r>
              <w:rPr>
                <w:noProof/>
                <w:webHidden/>
              </w:rPr>
              <w:t>14</w:t>
            </w:r>
            <w:r>
              <w:rPr>
                <w:noProof/>
                <w:webHidden/>
              </w:rPr>
              <w:fldChar w:fldCharType="end"/>
            </w:r>
            <w:r w:rsidRPr="008C57E4">
              <w:rPr>
                <w:rStyle w:val="Hyperlink"/>
                <w:noProof/>
              </w:rPr>
              <w:fldChar w:fldCharType="end"/>
            </w:r>
          </w:ins>
        </w:p>
        <w:p w14:paraId="3A4EF3DD" w14:textId="77777777" w:rsidR="00E00D57" w:rsidRDefault="00E00D57">
          <w:pPr>
            <w:pStyle w:val="TOC1"/>
            <w:tabs>
              <w:tab w:val="left" w:pos="440"/>
              <w:tab w:val="right" w:leader="dot" w:pos="9350"/>
            </w:tabs>
            <w:rPr>
              <w:ins w:id="86" w:author="Curt Beckmann" w:date="2013-06-06T14:17:00Z"/>
              <w:rFonts w:eastAsiaTheme="minorEastAsia"/>
              <w:noProof/>
            </w:rPr>
          </w:pPr>
          <w:ins w:id="8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"_Toc358291577"</w:instrText>
            </w:r>
            <w:r w:rsidRPr="008C57E4">
              <w:rPr>
                <w:rStyle w:val="Hyperlink"/>
                <w:noProof/>
              </w:rPr>
              <w:instrText xml:space="preserve"> </w:instrText>
            </w:r>
            <w:r w:rsidRPr="008C57E4">
              <w:rPr>
                <w:rStyle w:val="Hyperlink"/>
                <w:noProof/>
              </w:rPr>
              <w:fldChar w:fldCharType="separate"/>
            </w:r>
            <w:r w:rsidRPr="008C57E4">
              <w:rPr>
                <w:rStyle w:val="Hyperlink"/>
                <w:noProof/>
              </w:rPr>
              <w:t>8</w:t>
            </w:r>
            <w:r>
              <w:rPr>
                <w:rFonts w:eastAsiaTheme="minorEastAsia"/>
                <w:noProof/>
              </w:rPr>
              <w:tab/>
            </w:r>
            <w:r w:rsidRPr="008C57E4">
              <w:rPr>
                <w:rStyle w:val="Hyperlink"/>
                <w:noProof/>
              </w:rPr>
              <w:t>Data Model</w:t>
            </w:r>
            <w:r>
              <w:rPr>
                <w:noProof/>
                <w:webHidden/>
              </w:rPr>
              <w:tab/>
            </w:r>
            <w:r>
              <w:rPr>
                <w:noProof/>
                <w:webHidden/>
              </w:rPr>
              <w:fldChar w:fldCharType="begin"/>
            </w:r>
            <w:r>
              <w:rPr>
                <w:noProof/>
                <w:webHidden/>
              </w:rPr>
              <w:instrText xml:space="preserve"> PAGEREF _Toc358291577 \h </w:instrText>
            </w:r>
          </w:ins>
          <w:r>
            <w:rPr>
              <w:noProof/>
              <w:webHidden/>
            </w:rPr>
          </w:r>
          <w:r>
            <w:rPr>
              <w:noProof/>
              <w:webHidden/>
            </w:rPr>
            <w:fldChar w:fldCharType="separate"/>
          </w:r>
          <w:ins w:id="88" w:author="Curt Beckmann" w:date="2013-06-06T14:17:00Z">
            <w:r>
              <w:rPr>
                <w:noProof/>
                <w:webHidden/>
              </w:rPr>
              <w:t>16</w:t>
            </w:r>
            <w:r>
              <w:rPr>
                <w:noProof/>
                <w:webHidden/>
              </w:rPr>
              <w:fldChar w:fldCharType="end"/>
            </w:r>
            <w:r w:rsidRPr="008C57E4">
              <w:rPr>
                <w:rStyle w:val="Hyperlink"/>
                <w:noProof/>
              </w:rPr>
              <w:fldChar w:fldCharType="end"/>
            </w:r>
          </w:ins>
        </w:p>
        <w:p w14:paraId="01EE39E2" w14:textId="77777777" w:rsidR="00E00D57" w:rsidRDefault="00E00D57">
          <w:pPr>
            <w:pStyle w:val="TOC2"/>
            <w:tabs>
              <w:tab w:val="left" w:pos="880"/>
              <w:tab w:val="right" w:leader="dot" w:pos="9350"/>
            </w:tabs>
            <w:rPr>
              <w:ins w:id="89" w:author="Curt Beckmann" w:date="2013-06-06T14:17:00Z"/>
              <w:rFonts w:eastAsiaTheme="minorEastAsia"/>
              <w:noProof/>
            </w:rPr>
          </w:pPr>
          <w:ins w:id="9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"_Toc358291578"</w:instrText>
            </w:r>
            <w:r w:rsidRPr="008C57E4">
              <w:rPr>
                <w:rStyle w:val="Hyperlink"/>
                <w:noProof/>
              </w:rPr>
              <w:instrText xml:space="preserve"> </w:instrText>
            </w:r>
            <w:r w:rsidRPr="008C57E4">
              <w:rPr>
                <w:rStyle w:val="Hyperlink"/>
                <w:noProof/>
              </w:rPr>
              <w:fldChar w:fldCharType="separate"/>
            </w:r>
            <w:r w:rsidRPr="008C57E4">
              <w:rPr>
                <w:rStyle w:val="Hyperlink"/>
                <w:noProof/>
              </w:rPr>
              <w:t>8.1</w:t>
            </w:r>
            <w:r>
              <w:rPr>
                <w:rFonts w:eastAsiaTheme="minorEastAsia"/>
                <w:noProof/>
              </w:rPr>
              <w:tab/>
            </w:r>
            <w:r w:rsidRPr="008C57E4">
              <w:rPr>
                <w:rStyle w:val="Hyperlink"/>
                <w:noProof/>
              </w:rPr>
              <w:t>YANG Module</w:t>
            </w:r>
            <w:r>
              <w:rPr>
                <w:noProof/>
                <w:webHidden/>
              </w:rPr>
              <w:tab/>
            </w:r>
            <w:r>
              <w:rPr>
                <w:noProof/>
                <w:webHidden/>
              </w:rPr>
              <w:fldChar w:fldCharType="begin"/>
            </w:r>
            <w:r>
              <w:rPr>
                <w:noProof/>
                <w:webHidden/>
              </w:rPr>
              <w:instrText xml:space="preserve"> PAGEREF _Toc358291578 \h </w:instrText>
            </w:r>
          </w:ins>
          <w:r>
            <w:rPr>
              <w:noProof/>
              <w:webHidden/>
            </w:rPr>
          </w:r>
          <w:r>
            <w:rPr>
              <w:noProof/>
              <w:webHidden/>
            </w:rPr>
            <w:fldChar w:fldCharType="separate"/>
          </w:r>
          <w:ins w:id="91" w:author="Curt Beckmann" w:date="2013-06-06T14:17:00Z">
            <w:r>
              <w:rPr>
                <w:noProof/>
                <w:webHidden/>
              </w:rPr>
              <w:t>16</w:t>
            </w:r>
            <w:r>
              <w:rPr>
                <w:noProof/>
                <w:webHidden/>
              </w:rPr>
              <w:fldChar w:fldCharType="end"/>
            </w:r>
            <w:r w:rsidRPr="008C57E4">
              <w:rPr>
                <w:rStyle w:val="Hyperlink"/>
                <w:noProof/>
              </w:rPr>
              <w:fldChar w:fldCharType="end"/>
            </w:r>
          </w:ins>
        </w:p>
        <w:p w14:paraId="2B2F495A" w14:textId="77777777" w:rsidR="00E00D57" w:rsidRDefault="00E00D57">
          <w:pPr>
            <w:pStyle w:val="TOC2"/>
            <w:tabs>
              <w:tab w:val="left" w:pos="880"/>
              <w:tab w:val="right" w:leader="dot" w:pos="9350"/>
            </w:tabs>
            <w:rPr>
              <w:ins w:id="92" w:author="Curt Beckmann" w:date="2013-06-06T14:17:00Z"/>
              <w:rFonts w:eastAsiaTheme="minorEastAsia"/>
              <w:noProof/>
            </w:rPr>
          </w:pPr>
          <w:ins w:id="9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"_Toc358291579"</w:instrText>
            </w:r>
            <w:r w:rsidRPr="008C57E4">
              <w:rPr>
                <w:rStyle w:val="Hyperlink"/>
                <w:noProof/>
              </w:rPr>
              <w:instrText xml:space="preserve"> </w:instrText>
            </w:r>
            <w:r w:rsidRPr="008C57E4">
              <w:rPr>
                <w:rStyle w:val="Hyperlink"/>
                <w:noProof/>
              </w:rPr>
              <w:fldChar w:fldCharType="separate"/>
            </w:r>
            <w:r w:rsidRPr="008C57E4">
              <w:rPr>
                <w:rStyle w:val="Hyperlink"/>
                <w:noProof/>
              </w:rPr>
              <w:t>8.2</w:t>
            </w:r>
            <w:r>
              <w:rPr>
                <w:rFonts w:eastAsiaTheme="minorEastAsia"/>
                <w:noProof/>
              </w:rPr>
              <w:tab/>
            </w:r>
            <w:r w:rsidRPr="008C57E4">
              <w:rPr>
                <w:rStyle w:val="Hyperlink"/>
                <w:noProof/>
              </w:rPr>
              <w:t>Core Data Model</w:t>
            </w:r>
            <w:r>
              <w:rPr>
                <w:noProof/>
                <w:webHidden/>
              </w:rPr>
              <w:tab/>
            </w:r>
            <w:r>
              <w:rPr>
                <w:noProof/>
                <w:webHidden/>
              </w:rPr>
              <w:fldChar w:fldCharType="begin"/>
            </w:r>
            <w:r>
              <w:rPr>
                <w:noProof/>
                <w:webHidden/>
              </w:rPr>
              <w:instrText xml:space="preserve"> PAGEREF _Toc358291579 \h </w:instrText>
            </w:r>
          </w:ins>
          <w:r>
            <w:rPr>
              <w:noProof/>
              <w:webHidden/>
            </w:rPr>
          </w:r>
          <w:r>
            <w:rPr>
              <w:noProof/>
              <w:webHidden/>
            </w:rPr>
            <w:fldChar w:fldCharType="separate"/>
          </w:r>
          <w:ins w:id="94" w:author="Curt Beckmann" w:date="2013-06-06T14:17:00Z">
            <w:r>
              <w:rPr>
                <w:noProof/>
                <w:webHidden/>
              </w:rPr>
              <w:t>16</w:t>
            </w:r>
            <w:r>
              <w:rPr>
                <w:noProof/>
                <w:webHidden/>
              </w:rPr>
              <w:fldChar w:fldCharType="end"/>
            </w:r>
            <w:r w:rsidRPr="008C57E4">
              <w:rPr>
                <w:rStyle w:val="Hyperlink"/>
                <w:noProof/>
              </w:rPr>
              <w:fldChar w:fldCharType="end"/>
            </w:r>
          </w:ins>
        </w:p>
        <w:p w14:paraId="501DC8A7" w14:textId="77777777" w:rsidR="00E00D57" w:rsidRDefault="00E00D57">
          <w:pPr>
            <w:pStyle w:val="TOC2"/>
            <w:tabs>
              <w:tab w:val="left" w:pos="880"/>
              <w:tab w:val="right" w:leader="dot" w:pos="9350"/>
            </w:tabs>
            <w:rPr>
              <w:ins w:id="95" w:author="Curt Beckmann" w:date="2013-06-06T14:17:00Z"/>
              <w:rFonts w:eastAsiaTheme="minorEastAsia"/>
              <w:noProof/>
            </w:rPr>
          </w:pPr>
          <w:ins w:id="96"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"_Toc358291580"</w:instrText>
            </w:r>
            <w:r w:rsidRPr="008C57E4">
              <w:rPr>
                <w:rStyle w:val="Hyperlink"/>
                <w:noProof/>
              </w:rPr>
              <w:instrText xml:space="preserve"> </w:instrText>
            </w:r>
            <w:r w:rsidRPr="008C57E4">
              <w:rPr>
                <w:rStyle w:val="Hyperlink"/>
                <w:noProof/>
              </w:rPr>
              <w:fldChar w:fldCharType="separate"/>
            </w:r>
            <w:r w:rsidRPr="008C57E4">
              <w:rPr>
                <w:rStyle w:val="Hyperlink"/>
                <w:noProof/>
              </w:rPr>
              <w:t>8.3</w:t>
            </w:r>
            <w:r>
              <w:rPr>
                <w:rFonts w:eastAsiaTheme="minorEastAsia"/>
                <w:noProof/>
              </w:rPr>
              <w:tab/>
            </w:r>
            <w:r w:rsidRPr="008C57E4">
              <w:rPr>
                <w:rStyle w:val="Hyperlink"/>
                <w:noProof/>
              </w:rPr>
              <w:t>OpenFlow Capable Switch</w:t>
            </w:r>
            <w:r>
              <w:rPr>
                <w:noProof/>
                <w:webHidden/>
              </w:rPr>
              <w:tab/>
            </w:r>
            <w:r>
              <w:rPr>
                <w:noProof/>
                <w:webHidden/>
              </w:rPr>
              <w:fldChar w:fldCharType="begin"/>
            </w:r>
            <w:r>
              <w:rPr>
                <w:noProof/>
                <w:webHidden/>
              </w:rPr>
              <w:instrText xml:space="preserve"> PAGEREF _Toc358291580 \h </w:instrText>
            </w:r>
          </w:ins>
          <w:r>
            <w:rPr>
              <w:noProof/>
              <w:webHidden/>
            </w:rPr>
          </w:r>
          <w:r>
            <w:rPr>
              <w:noProof/>
              <w:webHidden/>
            </w:rPr>
            <w:fldChar w:fldCharType="separate"/>
          </w:r>
          <w:ins w:id="97" w:author="Curt Beckmann" w:date="2013-06-06T14:17:00Z">
            <w:r>
              <w:rPr>
                <w:noProof/>
                <w:webHidden/>
              </w:rPr>
              <w:t>18</w:t>
            </w:r>
            <w:r>
              <w:rPr>
                <w:noProof/>
                <w:webHidden/>
              </w:rPr>
              <w:fldChar w:fldCharType="end"/>
            </w:r>
            <w:r w:rsidRPr="008C57E4">
              <w:rPr>
                <w:rStyle w:val="Hyperlink"/>
                <w:noProof/>
              </w:rPr>
              <w:fldChar w:fldCharType="end"/>
            </w:r>
          </w:ins>
        </w:p>
        <w:p w14:paraId="21A7A009" w14:textId="77777777" w:rsidR="00E00D57" w:rsidRDefault="00E00D57">
          <w:pPr>
            <w:pStyle w:val="TOC3"/>
            <w:tabs>
              <w:tab w:val="left" w:pos="1320"/>
              <w:tab w:val="right" w:leader="dot" w:pos="9350"/>
            </w:tabs>
            <w:rPr>
              <w:ins w:id="98" w:author="Curt Beckmann" w:date="2013-06-06T14:17:00Z"/>
              <w:rFonts w:eastAsiaTheme="minorEastAsia"/>
              <w:noProof/>
            </w:rPr>
          </w:pPr>
          <w:ins w:id="9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"_Toc358291581"</w:instrText>
            </w:r>
            <w:r w:rsidRPr="008C57E4">
              <w:rPr>
                <w:rStyle w:val="Hyperlink"/>
                <w:noProof/>
              </w:rPr>
              <w:instrText xml:space="preserve"> </w:instrText>
            </w:r>
            <w:r w:rsidRPr="008C57E4">
              <w:rPr>
                <w:rStyle w:val="Hyperlink"/>
                <w:noProof/>
              </w:rPr>
              <w:fldChar w:fldCharType="separate"/>
            </w:r>
            <w:r w:rsidRPr="008C57E4">
              <w:rPr>
                <w:rStyle w:val="Hyperlink"/>
                <w:noProof/>
              </w:rPr>
              <w:t>8.3.1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_Toc358291581 \h </w:instrText>
            </w:r>
          </w:ins>
          <w:r>
            <w:rPr>
              <w:noProof/>
              <w:webHidden/>
            </w:rPr>
          </w:r>
          <w:r>
            <w:rPr>
              <w:noProof/>
              <w:webHidden/>
            </w:rPr>
            <w:fldChar w:fldCharType="separate"/>
          </w:r>
          <w:ins w:id="100" w:author="Curt Beckmann" w:date="2013-06-06T14:17:00Z">
            <w:r>
              <w:rPr>
                <w:noProof/>
                <w:webHidden/>
              </w:rPr>
              <w:t>18</w:t>
            </w:r>
            <w:r>
              <w:rPr>
                <w:noProof/>
                <w:webHidden/>
              </w:rPr>
              <w:fldChar w:fldCharType="end"/>
            </w:r>
            <w:r w:rsidRPr="008C57E4">
              <w:rPr>
                <w:rStyle w:val="Hyperlink"/>
                <w:noProof/>
              </w:rPr>
              <w:fldChar w:fldCharType="end"/>
            </w:r>
          </w:ins>
        </w:p>
        <w:p w14:paraId="36B34C4A" w14:textId="77777777" w:rsidR="00E00D57" w:rsidRDefault="00E00D57">
          <w:pPr>
            <w:pStyle w:val="TOC3"/>
            <w:tabs>
              <w:tab w:val="left" w:pos="1320"/>
              <w:tab w:val="right" w:leader="dot" w:pos="9350"/>
            </w:tabs>
            <w:rPr>
              <w:ins w:id="101" w:author="Curt Beckmann" w:date="2013-06-06T14:17:00Z"/>
              <w:rFonts w:eastAsiaTheme="minorEastAsia"/>
              <w:noProof/>
            </w:rPr>
          </w:pPr>
          <w:ins w:id="10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"_Toc358291582"</w:instrText>
            </w:r>
            <w:r w:rsidRPr="008C57E4">
              <w:rPr>
                <w:rStyle w:val="Hyperlink"/>
                <w:noProof/>
              </w:rPr>
              <w:instrText xml:space="preserve"> </w:instrText>
            </w:r>
            <w:r w:rsidRPr="008C57E4">
              <w:rPr>
                <w:rStyle w:val="Hyperlink"/>
                <w:noProof/>
              </w:rPr>
              <w:fldChar w:fldCharType="separate"/>
            </w:r>
            <w:r w:rsidRPr="008C57E4">
              <w:rPr>
                <w:rStyle w:val="Hyperlink"/>
                <w:noProof/>
              </w:rPr>
              <w:t>8.3.2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_Toc358291582 \h </w:instrText>
            </w:r>
          </w:ins>
          <w:r>
            <w:rPr>
              <w:noProof/>
              <w:webHidden/>
            </w:rPr>
          </w:r>
          <w:r>
            <w:rPr>
              <w:noProof/>
              <w:webHidden/>
            </w:rPr>
            <w:fldChar w:fldCharType="separate"/>
          </w:r>
          <w:ins w:id="103" w:author="Curt Beckmann" w:date="2013-06-06T14:17:00Z">
            <w:r>
              <w:rPr>
                <w:noProof/>
                <w:webHidden/>
              </w:rPr>
              <w:t>18</w:t>
            </w:r>
            <w:r>
              <w:rPr>
                <w:noProof/>
                <w:webHidden/>
              </w:rPr>
              <w:fldChar w:fldCharType="end"/>
            </w:r>
            <w:r w:rsidRPr="008C57E4">
              <w:rPr>
                <w:rStyle w:val="Hyperlink"/>
                <w:noProof/>
              </w:rPr>
              <w:fldChar w:fldCharType="end"/>
            </w:r>
          </w:ins>
        </w:p>
        <w:p w14:paraId="1782969D" w14:textId="77777777" w:rsidR="00E00D57" w:rsidRDefault="00E00D57">
          <w:pPr>
            <w:pStyle w:val="TOC3"/>
            <w:tabs>
              <w:tab w:val="left" w:pos="1320"/>
              <w:tab w:val="right" w:leader="dot" w:pos="9350"/>
            </w:tabs>
            <w:rPr>
              <w:ins w:id="104" w:author="Curt Beckmann" w:date="2013-06-06T14:17:00Z"/>
              <w:rFonts w:eastAsiaTheme="minorEastAsia"/>
              <w:noProof/>
            </w:rPr>
          </w:pPr>
          <w:ins w:id="10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"_Toc358291583"</w:instrText>
            </w:r>
            <w:r w:rsidRPr="008C57E4">
              <w:rPr>
                <w:rStyle w:val="Hyperlink"/>
                <w:noProof/>
              </w:rPr>
              <w:instrText xml:space="preserve"> </w:instrText>
            </w:r>
            <w:r w:rsidRPr="008C57E4">
              <w:rPr>
                <w:rStyle w:val="Hyperlink"/>
                <w:noProof/>
              </w:rPr>
              <w:fldChar w:fldCharType="separate"/>
            </w:r>
            <w:r w:rsidRPr="008C57E4">
              <w:rPr>
                <w:rStyle w:val="Hyperlink"/>
                <w:noProof/>
              </w:rPr>
              <w:t>8.3.3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_Toc358291583 \h </w:instrText>
            </w:r>
          </w:ins>
          <w:r>
            <w:rPr>
              <w:noProof/>
              <w:webHidden/>
            </w:rPr>
          </w:r>
          <w:r>
            <w:rPr>
              <w:noProof/>
              <w:webHidden/>
            </w:rPr>
            <w:fldChar w:fldCharType="separate"/>
          </w:r>
          <w:ins w:id="106" w:author="Curt Beckmann" w:date="2013-06-06T14:17:00Z">
            <w:r>
              <w:rPr>
                <w:noProof/>
                <w:webHidden/>
              </w:rPr>
              <w:t>22</w:t>
            </w:r>
            <w:r>
              <w:rPr>
                <w:noProof/>
                <w:webHidden/>
              </w:rPr>
              <w:fldChar w:fldCharType="end"/>
            </w:r>
            <w:r w:rsidRPr="008C57E4">
              <w:rPr>
                <w:rStyle w:val="Hyperlink"/>
                <w:noProof/>
              </w:rPr>
              <w:fldChar w:fldCharType="end"/>
            </w:r>
          </w:ins>
        </w:p>
        <w:p w14:paraId="07D8D5D0" w14:textId="77777777" w:rsidR="00E00D57" w:rsidRDefault="00E00D57">
          <w:pPr>
            <w:pStyle w:val="TOC2"/>
            <w:tabs>
              <w:tab w:val="left" w:pos="880"/>
              <w:tab w:val="right" w:leader="dot" w:pos="9350"/>
            </w:tabs>
            <w:rPr>
              <w:ins w:id="107" w:author="Curt Beckmann" w:date="2013-06-06T14:17:00Z"/>
              <w:rFonts w:eastAsiaTheme="minorEastAsia"/>
              <w:noProof/>
            </w:rPr>
          </w:pPr>
          <w:ins w:id="10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"_Toc358291584"</w:instrText>
            </w:r>
            <w:r w:rsidRPr="008C57E4">
              <w:rPr>
                <w:rStyle w:val="Hyperlink"/>
                <w:noProof/>
              </w:rPr>
              <w:instrText xml:space="preserve"> </w:instrText>
            </w:r>
            <w:r w:rsidRPr="008C57E4">
              <w:rPr>
                <w:rStyle w:val="Hyperlink"/>
                <w:noProof/>
              </w:rPr>
              <w:fldChar w:fldCharType="separate"/>
            </w:r>
            <w:r w:rsidRPr="008C57E4">
              <w:rPr>
                <w:rStyle w:val="Hyperlink"/>
                <w:noProof/>
              </w:rPr>
              <w:t>8.4</w:t>
            </w:r>
            <w:r>
              <w:rPr>
                <w:rFonts w:eastAsiaTheme="minorEastAsia"/>
                <w:noProof/>
              </w:rPr>
              <w:tab/>
            </w:r>
            <w:r w:rsidRPr="008C57E4">
              <w:rPr>
                <w:rStyle w:val="Hyperlink"/>
                <w:noProof/>
              </w:rPr>
              <w:t>OpenFlow Configuration Point</w:t>
            </w:r>
            <w:r>
              <w:rPr>
                <w:noProof/>
                <w:webHidden/>
              </w:rPr>
              <w:tab/>
            </w:r>
            <w:r>
              <w:rPr>
                <w:noProof/>
                <w:webHidden/>
              </w:rPr>
              <w:fldChar w:fldCharType="begin"/>
            </w:r>
            <w:r>
              <w:rPr>
                <w:noProof/>
                <w:webHidden/>
              </w:rPr>
              <w:instrText xml:space="preserve"> PAGEREF _Toc358291584 \h </w:instrText>
            </w:r>
          </w:ins>
          <w:r>
            <w:rPr>
              <w:noProof/>
              <w:webHidden/>
            </w:rPr>
          </w:r>
          <w:r>
            <w:rPr>
              <w:noProof/>
              <w:webHidden/>
            </w:rPr>
            <w:fldChar w:fldCharType="separate"/>
          </w:r>
          <w:ins w:id="109" w:author="Curt Beckmann" w:date="2013-06-06T14:17:00Z">
            <w:r>
              <w:rPr>
                <w:noProof/>
                <w:webHidden/>
              </w:rPr>
              <w:t>23</w:t>
            </w:r>
            <w:r>
              <w:rPr>
                <w:noProof/>
                <w:webHidden/>
              </w:rPr>
              <w:fldChar w:fldCharType="end"/>
            </w:r>
            <w:r w:rsidRPr="008C57E4">
              <w:rPr>
                <w:rStyle w:val="Hyperlink"/>
                <w:noProof/>
              </w:rPr>
              <w:fldChar w:fldCharType="end"/>
            </w:r>
          </w:ins>
        </w:p>
        <w:p w14:paraId="248F38B3" w14:textId="77777777" w:rsidR="00E00D57" w:rsidRDefault="00E00D57">
          <w:pPr>
            <w:pStyle w:val="TOC3"/>
            <w:tabs>
              <w:tab w:val="left" w:pos="1320"/>
              <w:tab w:val="right" w:leader="dot" w:pos="9350"/>
            </w:tabs>
            <w:rPr>
              <w:ins w:id="110" w:author="Curt Beckmann" w:date="2013-06-06T14:17:00Z"/>
              <w:rFonts w:eastAsiaTheme="minorEastAsia"/>
              <w:noProof/>
            </w:rPr>
          </w:pPr>
          <w:ins w:id="11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"_Toc358291585"</w:instrText>
            </w:r>
            <w:r w:rsidRPr="008C57E4">
              <w:rPr>
                <w:rStyle w:val="Hyperlink"/>
                <w:noProof/>
              </w:rPr>
              <w:instrText xml:space="preserve"> </w:instrText>
            </w:r>
            <w:r w:rsidRPr="008C57E4">
              <w:rPr>
                <w:rStyle w:val="Hyperlink"/>
                <w:noProof/>
              </w:rPr>
              <w:fldChar w:fldCharType="separate"/>
            </w:r>
            <w:r w:rsidRPr="008C57E4">
              <w:rPr>
                <w:rStyle w:val="Hyperlink"/>
                <w:noProof/>
              </w:rPr>
              <w:t>8.4.1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_Toc358291585 \h </w:instrText>
            </w:r>
          </w:ins>
          <w:r>
            <w:rPr>
              <w:noProof/>
              <w:webHidden/>
            </w:rPr>
          </w:r>
          <w:r>
            <w:rPr>
              <w:noProof/>
              <w:webHidden/>
            </w:rPr>
            <w:fldChar w:fldCharType="separate"/>
          </w:r>
          <w:ins w:id="112" w:author="Curt Beckmann" w:date="2013-06-06T14:17:00Z">
            <w:r>
              <w:rPr>
                <w:noProof/>
                <w:webHidden/>
              </w:rPr>
              <w:t>23</w:t>
            </w:r>
            <w:r>
              <w:rPr>
                <w:noProof/>
                <w:webHidden/>
              </w:rPr>
              <w:fldChar w:fldCharType="end"/>
            </w:r>
            <w:r w:rsidRPr="008C57E4">
              <w:rPr>
                <w:rStyle w:val="Hyperlink"/>
                <w:noProof/>
              </w:rPr>
              <w:fldChar w:fldCharType="end"/>
            </w:r>
          </w:ins>
        </w:p>
        <w:p w14:paraId="257EDDFB" w14:textId="77777777" w:rsidR="00E00D57" w:rsidRDefault="00E00D57">
          <w:pPr>
            <w:pStyle w:val="TOC3"/>
            <w:tabs>
              <w:tab w:val="left" w:pos="1320"/>
              <w:tab w:val="right" w:leader="dot" w:pos="9350"/>
            </w:tabs>
            <w:rPr>
              <w:ins w:id="113" w:author="Curt Beckmann" w:date="2013-06-06T14:17:00Z"/>
              <w:rFonts w:eastAsiaTheme="minorEastAsia"/>
              <w:noProof/>
            </w:rPr>
          </w:pPr>
          <w:ins w:id="11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"_Toc358291586"</w:instrText>
            </w:r>
            <w:r w:rsidRPr="008C57E4">
              <w:rPr>
                <w:rStyle w:val="Hyperlink"/>
                <w:noProof/>
              </w:rPr>
              <w:instrText xml:space="preserve"> </w:instrText>
            </w:r>
            <w:r w:rsidRPr="008C57E4">
              <w:rPr>
                <w:rStyle w:val="Hyperlink"/>
                <w:noProof/>
              </w:rPr>
              <w:fldChar w:fldCharType="separate"/>
            </w:r>
            <w:r w:rsidRPr="008C57E4">
              <w:rPr>
                <w:rStyle w:val="Hyperlink"/>
                <w:noProof/>
              </w:rPr>
              <w:t>8.4.2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_Toc358291586 \h </w:instrText>
            </w:r>
          </w:ins>
          <w:r>
            <w:rPr>
              <w:noProof/>
              <w:webHidden/>
            </w:rPr>
          </w:r>
          <w:r>
            <w:rPr>
              <w:noProof/>
              <w:webHidden/>
            </w:rPr>
            <w:fldChar w:fldCharType="separate"/>
          </w:r>
          <w:ins w:id="115" w:author="Curt Beckmann" w:date="2013-06-06T14:17:00Z">
            <w:r>
              <w:rPr>
                <w:noProof/>
                <w:webHidden/>
              </w:rPr>
              <w:t>23</w:t>
            </w:r>
            <w:r>
              <w:rPr>
                <w:noProof/>
                <w:webHidden/>
              </w:rPr>
              <w:fldChar w:fldCharType="end"/>
            </w:r>
            <w:r w:rsidRPr="008C57E4">
              <w:rPr>
                <w:rStyle w:val="Hyperlink"/>
                <w:noProof/>
              </w:rPr>
              <w:fldChar w:fldCharType="end"/>
            </w:r>
          </w:ins>
        </w:p>
        <w:p w14:paraId="0F16AD72" w14:textId="77777777" w:rsidR="00E00D57" w:rsidRDefault="00E00D57">
          <w:pPr>
            <w:pStyle w:val="TOC3"/>
            <w:tabs>
              <w:tab w:val="left" w:pos="1320"/>
              <w:tab w:val="right" w:leader="dot" w:pos="9350"/>
            </w:tabs>
            <w:rPr>
              <w:ins w:id="116" w:author="Curt Beckmann" w:date="2013-06-06T14:17:00Z"/>
              <w:rFonts w:eastAsiaTheme="minorEastAsia"/>
              <w:noProof/>
            </w:rPr>
          </w:pPr>
          <w:ins w:id="11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"_Toc358291587"</w:instrText>
            </w:r>
            <w:r w:rsidRPr="008C57E4">
              <w:rPr>
                <w:rStyle w:val="Hyperlink"/>
                <w:noProof/>
              </w:rPr>
              <w:instrText xml:space="preserve"> </w:instrText>
            </w:r>
            <w:r w:rsidRPr="008C57E4">
              <w:rPr>
                <w:rStyle w:val="Hyperlink"/>
                <w:noProof/>
              </w:rPr>
              <w:fldChar w:fldCharType="separate"/>
            </w:r>
            <w:r w:rsidRPr="008C57E4">
              <w:rPr>
                <w:rStyle w:val="Hyperlink"/>
                <w:noProof/>
              </w:rPr>
              <w:t>8.4.3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_Toc358291587 \h </w:instrText>
            </w:r>
          </w:ins>
          <w:r>
            <w:rPr>
              <w:noProof/>
              <w:webHidden/>
            </w:rPr>
          </w:r>
          <w:r>
            <w:rPr>
              <w:noProof/>
              <w:webHidden/>
            </w:rPr>
            <w:fldChar w:fldCharType="separate"/>
          </w:r>
          <w:ins w:id="118" w:author="Curt Beckmann" w:date="2013-06-06T14:17:00Z">
            <w:r>
              <w:rPr>
                <w:noProof/>
                <w:webHidden/>
              </w:rPr>
              <w:t>25</w:t>
            </w:r>
            <w:r>
              <w:rPr>
                <w:noProof/>
                <w:webHidden/>
              </w:rPr>
              <w:fldChar w:fldCharType="end"/>
            </w:r>
            <w:r w:rsidRPr="008C57E4">
              <w:rPr>
                <w:rStyle w:val="Hyperlink"/>
                <w:noProof/>
              </w:rPr>
              <w:fldChar w:fldCharType="end"/>
            </w:r>
          </w:ins>
        </w:p>
        <w:p w14:paraId="740897EC" w14:textId="77777777" w:rsidR="00E00D57" w:rsidRDefault="00E00D57">
          <w:pPr>
            <w:pStyle w:val="TOC2"/>
            <w:tabs>
              <w:tab w:val="left" w:pos="880"/>
              <w:tab w:val="right" w:leader="dot" w:pos="9350"/>
            </w:tabs>
            <w:rPr>
              <w:ins w:id="119" w:author="Curt Beckmann" w:date="2013-06-06T14:17:00Z"/>
              <w:rFonts w:eastAsiaTheme="minorEastAsia"/>
              <w:noProof/>
            </w:rPr>
          </w:pPr>
          <w:ins w:id="12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"_Toc358291588"</w:instrText>
            </w:r>
            <w:r w:rsidRPr="008C57E4">
              <w:rPr>
                <w:rStyle w:val="Hyperlink"/>
                <w:noProof/>
              </w:rPr>
              <w:instrText xml:space="preserve"> </w:instrText>
            </w:r>
            <w:r w:rsidRPr="008C57E4">
              <w:rPr>
                <w:rStyle w:val="Hyperlink"/>
                <w:noProof/>
              </w:rPr>
              <w:fldChar w:fldCharType="separate"/>
            </w:r>
            <w:r w:rsidRPr="008C57E4">
              <w:rPr>
                <w:rStyle w:val="Hyperlink"/>
                <w:noProof/>
              </w:rPr>
              <w:t>8.5</w:t>
            </w:r>
            <w:r>
              <w:rPr>
                <w:rFonts w:eastAsiaTheme="minorEastAsia"/>
                <w:noProof/>
              </w:rPr>
              <w:tab/>
            </w:r>
            <w:r w:rsidRPr="008C57E4">
              <w:rPr>
                <w:rStyle w:val="Hyperlink"/>
                <w:noProof/>
              </w:rPr>
              <w:t>OpenFlow Logical Switch</w:t>
            </w:r>
            <w:r>
              <w:rPr>
                <w:noProof/>
                <w:webHidden/>
              </w:rPr>
              <w:tab/>
            </w:r>
            <w:r>
              <w:rPr>
                <w:noProof/>
                <w:webHidden/>
              </w:rPr>
              <w:fldChar w:fldCharType="begin"/>
            </w:r>
            <w:r>
              <w:rPr>
                <w:noProof/>
                <w:webHidden/>
              </w:rPr>
              <w:instrText xml:space="preserve"> PAGEREF _Toc358291588 \h </w:instrText>
            </w:r>
          </w:ins>
          <w:r>
            <w:rPr>
              <w:noProof/>
              <w:webHidden/>
            </w:rPr>
          </w:r>
          <w:r>
            <w:rPr>
              <w:noProof/>
              <w:webHidden/>
            </w:rPr>
            <w:fldChar w:fldCharType="separate"/>
          </w:r>
          <w:ins w:id="121" w:author="Curt Beckmann" w:date="2013-06-06T14:17:00Z">
            <w:r>
              <w:rPr>
                <w:noProof/>
                <w:webHidden/>
              </w:rPr>
              <w:t>25</w:t>
            </w:r>
            <w:r>
              <w:rPr>
                <w:noProof/>
                <w:webHidden/>
              </w:rPr>
              <w:fldChar w:fldCharType="end"/>
            </w:r>
            <w:r w:rsidRPr="008C57E4">
              <w:rPr>
                <w:rStyle w:val="Hyperlink"/>
                <w:noProof/>
              </w:rPr>
              <w:fldChar w:fldCharType="end"/>
            </w:r>
          </w:ins>
        </w:p>
        <w:p w14:paraId="08B92AB4" w14:textId="77777777" w:rsidR="00E00D57" w:rsidRDefault="00E00D57">
          <w:pPr>
            <w:pStyle w:val="TOC3"/>
            <w:tabs>
              <w:tab w:val="left" w:pos="1320"/>
              <w:tab w:val="right" w:leader="dot" w:pos="9350"/>
            </w:tabs>
            <w:rPr>
              <w:ins w:id="122" w:author="Curt Beckmann" w:date="2013-06-06T14:17:00Z"/>
              <w:rFonts w:eastAsiaTheme="minorEastAsia"/>
              <w:noProof/>
            </w:rPr>
          </w:pPr>
          <w:ins w:id="12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"_Toc358291589"</w:instrText>
            </w:r>
            <w:r w:rsidRPr="008C57E4">
              <w:rPr>
                <w:rStyle w:val="Hyperlink"/>
                <w:noProof/>
              </w:rPr>
              <w:instrText xml:space="preserve"> </w:instrText>
            </w:r>
            <w:r w:rsidRPr="008C57E4">
              <w:rPr>
                <w:rStyle w:val="Hyperlink"/>
                <w:noProof/>
              </w:rPr>
              <w:fldChar w:fldCharType="separate"/>
            </w:r>
            <w:r w:rsidRPr="008C57E4">
              <w:rPr>
                <w:rStyle w:val="Hyperlink"/>
                <w:noProof/>
              </w:rPr>
              <w:t>8.5.1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_Toc358291589 \h </w:instrText>
            </w:r>
          </w:ins>
          <w:r>
            <w:rPr>
              <w:noProof/>
              <w:webHidden/>
            </w:rPr>
          </w:r>
          <w:r>
            <w:rPr>
              <w:noProof/>
              <w:webHidden/>
            </w:rPr>
            <w:fldChar w:fldCharType="separate"/>
          </w:r>
          <w:ins w:id="124" w:author="Curt Beckmann" w:date="2013-06-06T14:17:00Z">
            <w:r>
              <w:rPr>
                <w:noProof/>
                <w:webHidden/>
              </w:rPr>
              <w:t>26</w:t>
            </w:r>
            <w:r>
              <w:rPr>
                <w:noProof/>
                <w:webHidden/>
              </w:rPr>
              <w:fldChar w:fldCharType="end"/>
            </w:r>
            <w:r w:rsidRPr="008C57E4">
              <w:rPr>
                <w:rStyle w:val="Hyperlink"/>
                <w:noProof/>
              </w:rPr>
              <w:fldChar w:fldCharType="end"/>
            </w:r>
          </w:ins>
        </w:p>
        <w:p w14:paraId="42A7F982" w14:textId="77777777" w:rsidR="00E00D57" w:rsidRDefault="00E00D57">
          <w:pPr>
            <w:pStyle w:val="TOC3"/>
            <w:tabs>
              <w:tab w:val="left" w:pos="1320"/>
              <w:tab w:val="right" w:leader="dot" w:pos="9350"/>
            </w:tabs>
            <w:rPr>
              <w:ins w:id="125" w:author="Curt Beckmann" w:date="2013-06-06T14:17:00Z"/>
              <w:rFonts w:eastAsiaTheme="minorEastAsia"/>
              <w:noProof/>
            </w:rPr>
          </w:pPr>
          <w:ins w:id="12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"_Toc358291590"</w:instrText>
            </w:r>
            <w:r w:rsidRPr="008C57E4">
              <w:rPr>
                <w:rStyle w:val="Hyperlink"/>
                <w:noProof/>
              </w:rPr>
              <w:instrText xml:space="preserve"> </w:instrText>
            </w:r>
            <w:r w:rsidRPr="008C57E4">
              <w:rPr>
                <w:rStyle w:val="Hyperlink"/>
                <w:noProof/>
              </w:rPr>
              <w:fldChar w:fldCharType="separate"/>
            </w:r>
            <w:r w:rsidRPr="008C57E4">
              <w:rPr>
                <w:rStyle w:val="Hyperlink"/>
                <w:noProof/>
              </w:rPr>
              <w:t>8.5.2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_Toc358291590 \h </w:instrText>
            </w:r>
          </w:ins>
          <w:r>
            <w:rPr>
              <w:noProof/>
              <w:webHidden/>
            </w:rPr>
          </w:r>
          <w:r>
            <w:rPr>
              <w:noProof/>
              <w:webHidden/>
            </w:rPr>
            <w:fldChar w:fldCharType="separate"/>
          </w:r>
          <w:ins w:id="127" w:author="Curt Beckmann" w:date="2013-06-06T14:17:00Z">
            <w:r>
              <w:rPr>
                <w:noProof/>
                <w:webHidden/>
              </w:rPr>
              <w:t>26</w:t>
            </w:r>
            <w:r>
              <w:rPr>
                <w:noProof/>
                <w:webHidden/>
              </w:rPr>
              <w:fldChar w:fldCharType="end"/>
            </w:r>
            <w:r w:rsidRPr="008C57E4">
              <w:rPr>
                <w:rStyle w:val="Hyperlink"/>
                <w:noProof/>
              </w:rPr>
              <w:fldChar w:fldCharType="end"/>
            </w:r>
          </w:ins>
        </w:p>
        <w:p w14:paraId="411BB9F5" w14:textId="77777777" w:rsidR="00E00D57" w:rsidRDefault="00E00D57">
          <w:pPr>
            <w:pStyle w:val="TOC3"/>
            <w:tabs>
              <w:tab w:val="left" w:pos="1320"/>
              <w:tab w:val="right" w:leader="dot" w:pos="9350"/>
            </w:tabs>
            <w:rPr>
              <w:ins w:id="128" w:author="Curt Beckmann" w:date="2013-06-06T14:17:00Z"/>
              <w:rFonts w:eastAsiaTheme="minorEastAsia"/>
              <w:noProof/>
            </w:rPr>
          </w:pPr>
          <w:ins w:id="12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"_Toc358291591"</w:instrText>
            </w:r>
            <w:r w:rsidRPr="008C57E4">
              <w:rPr>
                <w:rStyle w:val="Hyperlink"/>
                <w:noProof/>
              </w:rPr>
              <w:instrText xml:space="preserve"> </w:instrText>
            </w:r>
            <w:r w:rsidRPr="008C57E4">
              <w:rPr>
                <w:rStyle w:val="Hyperlink"/>
                <w:noProof/>
              </w:rPr>
              <w:fldChar w:fldCharType="separate"/>
            </w:r>
            <w:r w:rsidRPr="008C57E4">
              <w:rPr>
                <w:rStyle w:val="Hyperlink"/>
                <w:noProof/>
              </w:rPr>
              <w:t>8.5.3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_Toc358291591 \h </w:instrText>
            </w:r>
          </w:ins>
          <w:r>
            <w:rPr>
              <w:noProof/>
              <w:webHidden/>
            </w:rPr>
          </w:r>
          <w:r>
            <w:rPr>
              <w:noProof/>
              <w:webHidden/>
            </w:rPr>
            <w:fldChar w:fldCharType="separate"/>
          </w:r>
          <w:ins w:id="130" w:author="Curt Beckmann" w:date="2013-06-06T14:17:00Z">
            <w:r>
              <w:rPr>
                <w:noProof/>
                <w:webHidden/>
              </w:rPr>
              <w:t>32</w:t>
            </w:r>
            <w:r>
              <w:rPr>
                <w:noProof/>
                <w:webHidden/>
              </w:rPr>
              <w:fldChar w:fldCharType="end"/>
            </w:r>
            <w:r w:rsidRPr="008C57E4">
              <w:rPr>
                <w:rStyle w:val="Hyperlink"/>
                <w:noProof/>
              </w:rPr>
              <w:fldChar w:fldCharType="end"/>
            </w:r>
          </w:ins>
        </w:p>
        <w:p w14:paraId="5FB9BBA7" w14:textId="77777777" w:rsidR="00E00D57" w:rsidRDefault="00E00D57">
          <w:pPr>
            <w:pStyle w:val="TOC2"/>
            <w:tabs>
              <w:tab w:val="left" w:pos="880"/>
              <w:tab w:val="right" w:leader="dot" w:pos="9350"/>
            </w:tabs>
            <w:rPr>
              <w:ins w:id="131" w:author="Curt Beckmann" w:date="2013-06-06T14:17:00Z"/>
              <w:rFonts w:eastAsiaTheme="minorEastAsia"/>
              <w:noProof/>
            </w:rPr>
          </w:pPr>
          <w:ins w:id="13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"_Toc358291592"</w:instrText>
            </w:r>
            <w:r w:rsidRPr="008C57E4">
              <w:rPr>
                <w:rStyle w:val="Hyperlink"/>
                <w:noProof/>
              </w:rPr>
              <w:instrText xml:space="preserve"> </w:instrText>
            </w:r>
            <w:r w:rsidRPr="008C57E4">
              <w:rPr>
                <w:rStyle w:val="Hyperlink"/>
                <w:noProof/>
              </w:rPr>
              <w:fldChar w:fldCharType="separate"/>
            </w:r>
            <w:r w:rsidRPr="008C57E4">
              <w:rPr>
                <w:rStyle w:val="Hyperlink"/>
                <w:noProof/>
              </w:rPr>
              <w:t>8.6</w:t>
            </w:r>
            <w:r>
              <w:rPr>
                <w:rFonts w:eastAsiaTheme="minorEastAsia"/>
                <w:noProof/>
              </w:rPr>
              <w:tab/>
            </w:r>
            <w:r w:rsidRPr="008C57E4">
              <w:rPr>
                <w:rStyle w:val="Hyperlink"/>
                <w:noProof/>
              </w:rPr>
              <w:t>Logical Switch Capabilities</w:t>
            </w:r>
            <w:r>
              <w:rPr>
                <w:noProof/>
                <w:webHidden/>
              </w:rPr>
              <w:tab/>
            </w:r>
            <w:r>
              <w:rPr>
                <w:noProof/>
                <w:webHidden/>
              </w:rPr>
              <w:fldChar w:fldCharType="begin"/>
            </w:r>
            <w:r>
              <w:rPr>
                <w:noProof/>
                <w:webHidden/>
              </w:rPr>
              <w:instrText xml:space="preserve"> PAGEREF _Toc358291592 \h </w:instrText>
            </w:r>
          </w:ins>
          <w:r>
            <w:rPr>
              <w:noProof/>
              <w:webHidden/>
            </w:rPr>
          </w:r>
          <w:r>
            <w:rPr>
              <w:noProof/>
              <w:webHidden/>
            </w:rPr>
            <w:fldChar w:fldCharType="separate"/>
          </w:r>
          <w:ins w:id="133" w:author="Curt Beckmann" w:date="2013-06-06T14:17:00Z">
            <w:r>
              <w:rPr>
                <w:noProof/>
                <w:webHidden/>
              </w:rPr>
              <w:t>33</w:t>
            </w:r>
            <w:r>
              <w:rPr>
                <w:noProof/>
                <w:webHidden/>
              </w:rPr>
              <w:fldChar w:fldCharType="end"/>
            </w:r>
            <w:r w:rsidRPr="008C57E4">
              <w:rPr>
                <w:rStyle w:val="Hyperlink"/>
                <w:noProof/>
              </w:rPr>
              <w:fldChar w:fldCharType="end"/>
            </w:r>
          </w:ins>
        </w:p>
        <w:p w14:paraId="7360D2BA" w14:textId="77777777" w:rsidR="00E00D57" w:rsidRDefault="00E00D57">
          <w:pPr>
            <w:pStyle w:val="TOC3"/>
            <w:tabs>
              <w:tab w:val="left" w:pos="1320"/>
              <w:tab w:val="right" w:leader="dot" w:pos="9350"/>
            </w:tabs>
            <w:rPr>
              <w:ins w:id="134" w:author="Curt Beckmann" w:date="2013-06-06T14:17:00Z"/>
              <w:rFonts w:eastAsiaTheme="minorEastAsia"/>
              <w:noProof/>
            </w:rPr>
          </w:pPr>
          <w:ins w:id="13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"_Toc358291593"</w:instrText>
            </w:r>
            <w:r w:rsidRPr="008C57E4">
              <w:rPr>
                <w:rStyle w:val="Hyperlink"/>
                <w:noProof/>
              </w:rPr>
              <w:instrText xml:space="preserve"> </w:instrText>
            </w:r>
            <w:r w:rsidRPr="008C57E4">
              <w:rPr>
                <w:rStyle w:val="Hyperlink"/>
                <w:noProof/>
              </w:rPr>
              <w:fldChar w:fldCharType="separate"/>
            </w:r>
            <w:r w:rsidRPr="008C57E4">
              <w:rPr>
                <w:rStyle w:val="Hyperlink"/>
                <w:noProof/>
              </w:rPr>
              <w:t>8.6.1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_Toc358291593 \h </w:instrText>
            </w:r>
          </w:ins>
          <w:r>
            <w:rPr>
              <w:noProof/>
              <w:webHidden/>
            </w:rPr>
          </w:r>
          <w:r>
            <w:rPr>
              <w:noProof/>
              <w:webHidden/>
            </w:rPr>
            <w:fldChar w:fldCharType="separate"/>
          </w:r>
          <w:ins w:id="136" w:author="Curt Beckmann" w:date="2013-06-06T14:17:00Z">
            <w:r>
              <w:rPr>
                <w:noProof/>
                <w:webHidden/>
              </w:rPr>
              <w:t>33</w:t>
            </w:r>
            <w:r>
              <w:rPr>
                <w:noProof/>
                <w:webHidden/>
              </w:rPr>
              <w:fldChar w:fldCharType="end"/>
            </w:r>
            <w:r w:rsidRPr="008C57E4">
              <w:rPr>
                <w:rStyle w:val="Hyperlink"/>
                <w:noProof/>
              </w:rPr>
              <w:fldChar w:fldCharType="end"/>
            </w:r>
          </w:ins>
        </w:p>
        <w:p w14:paraId="64811A56" w14:textId="77777777" w:rsidR="00E00D57" w:rsidRDefault="00E00D57">
          <w:pPr>
            <w:pStyle w:val="TOC3"/>
            <w:tabs>
              <w:tab w:val="left" w:pos="1320"/>
              <w:tab w:val="right" w:leader="dot" w:pos="9350"/>
            </w:tabs>
            <w:rPr>
              <w:ins w:id="137" w:author="Curt Beckmann" w:date="2013-06-06T14:17:00Z"/>
              <w:rFonts w:eastAsiaTheme="minorEastAsia"/>
              <w:noProof/>
            </w:rPr>
          </w:pPr>
          <w:ins w:id="13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"_Toc358291594"</w:instrText>
            </w:r>
            <w:r w:rsidRPr="008C57E4">
              <w:rPr>
                <w:rStyle w:val="Hyperlink"/>
                <w:noProof/>
              </w:rPr>
              <w:instrText xml:space="preserve"> </w:instrText>
            </w:r>
            <w:r w:rsidRPr="008C57E4">
              <w:rPr>
                <w:rStyle w:val="Hyperlink"/>
                <w:noProof/>
              </w:rPr>
              <w:fldChar w:fldCharType="separate"/>
            </w:r>
            <w:r w:rsidRPr="008C57E4">
              <w:rPr>
                <w:rStyle w:val="Hyperlink"/>
                <w:noProof/>
              </w:rPr>
              <w:t>8.6.2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_Toc358291594 \h </w:instrText>
            </w:r>
          </w:ins>
          <w:r>
            <w:rPr>
              <w:noProof/>
              <w:webHidden/>
            </w:rPr>
          </w:r>
          <w:r>
            <w:rPr>
              <w:noProof/>
              <w:webHidden/>
            </w:rPr>
            <w:fldChar w:fldCharType="separate"/>
          </w:r>
          <w:ins w:id="139" w:author="Curt Beckmann" w:date="2013-06-06T14:17:00Z">
            <w:r>
              <w:rPr>
                <w:noProof/>
                <w:webHidden/>
              </w:rPr>
              <w:t>33</w:t>
            </w:r>
            <w:r>
              <w:rPr>
                <w:noProof/>
                <w:webHidden/>
              </w:rPr>
              <w:fldChar w:fldCharType="end"/>
            </w:r>
            <w:r w:rsidRPr="008C57E4">
              <w:rPr>
                <w:rStyle w:val="Hyperlink"/>
                <w:noProof/>
              </w:rPr>
              <w:fldChar w:fldCharType="end"/>
            </w:r>
          </w:ins>
        </w:p>
        <w:p w14:paraId="47DC3D51" w14:textId="77777777" w:rsidR="00E00D57" w:rsidRDefault="00E00D57">
          <w:pPr>
            <w:pStyle w:val="TOC3"/>
            <w:tabs>
              <w:tab w:val="left" w:pos="1320"/>
              <w:tab w:val="right" w:leader="dot" w:pos="9350"/>
            </w:tabs>
            <w:rPr>
              <w:ins w:id="140" w:author="Curt Beckmann" w:date="2013-06-06T14:17:00Z"/>
              <w:rFonts w:eastAsiaTheme="minorEastAsia"/>
              <w:noProof/>
            </w:rPr>
          </w:pPr>
          <w:ins w:id="14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"_Toc358291595"</w:instrText>
            </w:r>
            <w:r w:rsidRPr="008C57E4">
              <w:rPr>
                <w:rStyle w:val="Hyperlink"/>
                <w:noProof/>
              </w:rPr>
              <w:instrText xml:space="preserve"> </w:instrText>
            </w:r>
            <w:r w:rsidRPr="008C57E4">
              <w:rPr>
                <w:rStyle w:val="Hyperlink"/>
                <w:noProof/>
              </w:rPr>
              <w:fldChar w:fldCharType="separate"/>
            </w:r>
            <w:r w:rsidRPr="008C57E4">
              <w:rPr>
                <w:rStyle w:val="Hyperlink"/>
                <w:noProof/>
              </w:rPr>
              <w:t>8.6.3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_Toc358291595 \h </w:instrText>
            </w:r>
          </w:ins>
          <w:r>
            <w:rPr>
              <w:noProof/>
              <w:webHidden/>
            </w:rPr>
          </w:r>
          <w:r>
            <w:rPr>
              <w:noProof/>
              <w:webHidden/>
            </w:rPr>
            <w:fldChar w:fldCharType="separate"/>
          </w:r>
          <w:ins w:id="142" w:author="Curt Beckmann" w:date="2013-06-06T14:17:00Z">
            <w:r>
              <w:rPr>
                <w:noProof/>
                <w:webHidden/>
              </w:rPr>
              <w:t>38</w:t>
            </w:r>
            <w:r>
              <w:rPr>
                <w:noProof/>
                <w:webHidden/>
              </w:rPr>
              <w:fldChar w:fldCharType="end"/>
            </w:r>
            <w:r w:rsidRPr="008C57E4">
              <w:rPr>
                <w:rStyle w:val="Hyperlink"/>
                <w:noProof/>
              </w:rPr>
              <w:fldChar w:fldCharType="end"/>
            </w:r>
          </w:ins>
        </w:p>
        <w:p w14:paraId="672931BA" w14:textId="77777777" w:rsidR="00E00D57" w:rsidRDefault="00E00D57">
          <w:pPr>
            <w:pStyle w:val="TOC2"/>
            <w:tabs>
              <w:tab w:val="left" w:pos="880"/>
              <w:tab w:val="right" w:leader="dot" w:pos="9350"/>
            </w:tabs>
            <w:rPr>
              <w:ins w:id="143" w:author="Curt Beckmann" w:date="2013-06-06T14:17:00Z"/>
              <w:rFonts w:eastAsiaTheme="minorEastAsia"/>
              <w:noProof/>
            </w:rPr>
          </w:pPr>
          <w:ins w:id="14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"_Toc358291596"</w:instrText>
            </w:r>
            <w:r w:rsidRPr="008C57E4">
              <w:rPr>
                <w:rStyle w:val="Hyperlink"/>
                <w:noProof/>
              </w:rPr>
              <w:instrText xml:space="preserve"> </w:instrText>
            </w:r>
            <w:r w:rsidRPr="008C57E4">
              <w:rPr>
                <w:rStyle w:val="Hyperlink"/>
                <w:noProof/>
              </w:rPr>
              <w:fldChar w:fldCharType="separate"/>
            </w:r>
            <w:r w:rsidRPr="008C57E4">
              <w:rPr>
                <w:rStyle w:val="Hyperlink"/>
                <w:noProof/>
              </w:rPr>
              <w:t>8.7</w:t>
            </w:r>
            <w:r>
              <w:rPr>
                <w:rFonts w:eastAsiaTheme="minorEastAsia"/>
                <w:noProof/>
              </w:rPr>
              <w:tab/>
            </w:r>
            <w:r w:rsidRPr="008C57E4">
              <w:rPr>
                <w:rStyle w:val="Hyperlink"/>
                <w:noProof/>
              </w:rPr>
              <w:t>OpenFlow Controller</w:t>
            </w:r>
            <w:r>
              <w:rPr>
                <w:noProof/>
                <w:webHidden/>
              </w:rPr>
              <w:tab/>
            </w:r>
            <w:r>
              <w:rPr>
                <w:noProof/>
                <w:webHidden/>
              </w:rPr>
              <w:fldChar w:fldCharType="begin"/>
            </w:r>
            <w:r>
              <w:rPr>
                <w:noProof/>
                <w:webHidden/>
              </w:rPr>
              <w:instrText xml:space="preserve"> PAGEREF _Toc358291596 \h </w:instrText>
            </w:r>
          </w:ins>
          <w:r>
            <w:rPr>
              <w:noProof/>
              <w:webHidden/>
            </w:rPr>
          </w:r>
          <w:r>
            <w:rPr>
              <w:noProof/>
              <w:webHidden/>
            </w:rPr>
            <w:fldChar w:fldCharType="separate"/>
          </w:r>
          <w:ins w:id="145" w:author="Curt Beckmann" w:date="2013-06-06T14:17:00Z">
            <w:r>
              <w:rPr>
                <w:noProof/>
                <w:webHidden/>
              </w:rPr>
              <w:t>38</w:t>
            </w:r>
            <w:r>
              <w:rPr>
                <w:noProof/>
                <w:webHidden/>
              </w:rPr>
              <w:fldChar w:fldCharType="end"/>
            </w:r>
            <w:r w:rsidRPr="008C57E4">
              <w:rPr>
                <w:rStyle w:val="Hyperlink"/>
                <w:noProof/>
              </w:rPr>
              <w:fldChar w:fldCharType="end"/>
            </w:r>
          </w:ins>
        </w:p>
        <w:p w14:paraId="32659C97" w14:textId="77777777" w:rsidR="00E00D57" w:rsidRDefault="00E00D57">
          <w:pPr>
            <w:pStyle w:val="TOC3"/>
            <w:tabs>
              <w:tab w:val="left" w:pos="1320"/>
              <w:tab w:val="right" w:leader="dot" w:pos="9350"/>
            </w:tabs>
            <w:rPr>
              <w:ins w:id="146" w:author="Curt Beckmann" w:date="2013-06-06T14:17:00Z"/>
              <w:rFonts w:eastAsiaTheme="minorEastAsia"/>
              <w:noProof/>
            </w:rPr>
          </w:pPr>
          <w:ins w:id="14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"_Toc358291597"</w:instrText>
            </w:r>
            <w:r w:rsidRPr="008C57E4">
              <w:rPr>
                <w:rStyle w:val="Hyperlink"/>
                <w:noProof/>
              </w:rPr>
              <w:instrText xml:space="preserve"> </w:instrText>
            </w:r>
            <w:r w:rsidRPr="008C57E4">
              <w:rPr>
                <w:rStyle w:val="Hyperlink"/>
                <w:noProof/>
              </w:rPr>
              <w:fldChar w:fldCharType="separate"/>
            </w:r>
            <w:r w:rsidRPr="008C57E4">
              <w:rPr>
                <w:rStyle w:val="Hyperlink"/>
                <w:noProof/>
              </w:rPr>
              <w:t>8.7.1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_Toc358291597 \h </w:instrText>
            </w:r>
          </w:ins>
          <w:r>
            <w:rPr>
              <w:noProof/>
              <w:webHidden/>
            </w:rPr>
          </w:r>
          <w:r>
            <w:rPr>
              <w:noProof/>
              <w:webHidden/>
            </w:rPr>
            <w:fldChar w:fldCharType="separate"/>
          </w:r>
          <w:ins w:id="148" w:author="Curt Beckmann" w:date="2013-06-06T14:17:00Z">
            <w:r>
              <w:rPr>
                <w:noProof/>
                <w:webHidden/>
              </w:rPr>
              <w:t>39</w:t>
            </w:r>
            <w:r>
              <w:rPr>
                <w:noProof/>
                <w:webHidden/>
              </w:rPr>
              <w:fldChar w:fldCharType="end"/>
            </w:r>
            <w:r w:rsidRPr="008C57E4">
              <w:rPr>
                <w:rStyle w:val="Hyperlink"/>
                <w:noProof/>
              </w:rPr>
              <w:fldChar w:fldCharType="end"/>
            </w:r>
          </w:ins>
        </w:p>
        <w:p w14:paraId="7F351588" w14:textId="77777777" w:rsidR="00E00D57" w:rsidRDefault="00E00D57">
          <w:pPr>
            <w:pStyle w:val="TOC3"/>
            <w:tabs>
              <w:tab w:val="left" w:pos="1320"/>
              <w:tab w:val="right" w:leader="dot" w:pos="9350"/>
            </w:tabs>
            <w:rPr>
              <w:ins w:id="149" w:author="Curt Beckmann" w:date="2013-06-06T14:17:00Z"/>
              <w:rFonts w:eastAsiaTheme="minorEastAsia"/>
              <w:noProof/>
            </w:rPr>
          </w:pPr>
          <w:ins w:id="15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"_Toc358291598"</w:instrText>
            </w:r>
            <w:r w:rsidRPr="008C57E4">
              <w:rPr>
                <w:rStyle w:val="Hyperlink"/>
                <w:noProof/>
              </w:rPr>
              <w:instrText xml:space="preserve"> </w:instrText>
            </w:r>
            <w:r w:rsidRPr="008C57E4">
              <w:rPr>
                <w:rStyle w:val="Hyperlink"/>
                <w:noProof/>
              </w:rPr>
              <w:fldChar w:fldCharType="separate"/>
            </w:r>
            <w:r w:rsidRPr="008C57E4">
              <w:rPr>
                <w:rStyle w:val="Hyperlink"/>
                <w:noProof/>
              </w:rPr>
              <w:t>8.7.2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_Toc358291598 \h </w:instrText>
            </w:r>
          </w:ins>
          <w:r>
            <w:rPr>
              <w:noProof/>
              <w:webHidden/>
            </w:rPr>
          </w:r>
          <w:r>
            <w:rPr>
              <w:noProof/>
              <w:webHidden/>
            </w:rPr>
            <w:fldChar w:fldCharType="separate"/>
          </w:r>
          <w:ins w:id="151" w:author="Curt Beckmann" w:date="2013-06-06T14:17:00Z">
            <w:r>
              <w:rPr>
                <w:noProof/>
                <w:webHidden/>
              </w:rPr>
              <w:t>40</w:t>
            </w:r>
            <w:r>
              <w:rPr>
                <w:noProof/>
                <w:webHidden/>
              </w:rPr>
              <w:fldChar w:fldCharType="end"/>
            </w:r>
            <w:r w:rsidRPr="008C57E4">
              <w:rPr>
                <w:rStyle w:val="Hyperlink"/>
                <w:noProof/>
              </w:rPr>
              <w:fldChar w:fldCharType="end"/>
            </w:r>
          </w:ins>
        </w:p>
        <w:p w14:paraId="328809F4" w14:textId="77777777" w:rsidR="00E00D57" w:rsidRDefault="00E00D57">
          <w:pPr>
            <w:pStyle w:val="TOC3"/>
            <w:tabs>
              <w:tab w:val="left" w:pos="1320"/>
              <w:tab w:val="right" w:leader="dot" w:pos="9350"/>
            </w:tabs>
            <w:rPr>
              <w:ins w:id="152" w:author="Curt Beckmann" w:date="2013-06-06T14:17:00Z"/>
              <w:rFonts w:eastAsiaTheme="minorEastAsia"/>
              <w:noProof/>
            </w:rPr>
          </w:pPr>
          <w:ins w:id="15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"_Toc358291599"</w:instrText>
            </w:r>
            <w:r w:rsidRPr="008C57E4">
              <w:rPr>
                <w:rStyle w:val="Hyperlink"/>
                <w:noProof/>
              </w:rPr>
              <w:instrText xml:space="preserve"> </w:instrText>
            </w:r>
            <w:r w:rsidRPr="008C57E4">
              <w:rPr>
                <w:rStyle w:val="Hyperlink"/>
                <w:noProof/>
              </w:rPr>
              <w:fldChar w:fldCharType="separate"/>
            </w:r>
            <w:r w:rsidRPr="008C57E4">
              <w:rPr>
                <w:rStyle w:val="Hyperlink"/>
                <w:noProof/>
              </w:rPr>
              <w:t>8.7.3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_Toc358291599 \h </w:instrText>
            </w:r>
          </w:ins>
          <w:r>
            <w:rPr>
              <w:noProof/>
              <w:webHidden/>
            </w:rPr>
          </w:r>
          <w:r>
            <w:rPr>
              <w:noProof/>
              <w:webHidden/>
            </w:rPr>
            <w:fldChar w:fldCharType="separate"/>
          </w:r>
          <w:ins w:id="154" w:author="Curt Beckmann" w:date="2013-06-06T14:17:00Z">
            <w:r>
              <w:rPr>
                <w:noProof/>
                <w:webHidden/>
              </w:rPr>
              <w:t>45</w:t>
            </w:r>
            <w:r>
              <w:rPr>
                <w:noProof/>
                <w:webHidden/>
              </w:rPr>
              <w:fldChar w:fldCharType="end"/>
            </w:r>
            <w:r w:rsidRPr="008C57E4">
              <w:rPr>
                <w:rStyle w:val="Hyperlink"/>
                <w:noProof/>
              </w:rPr>
              <w:fldChar w:fldCharType="end"/>
            </w:r>
          </w:ins>
        </w:p>
        <w:p w14:paraId="27F29FBF" w14:textId="77777777" w:rsidR="00E00D57" w:rsidRDefault="00E00D57">
          <w:pPr>
            <w:pStyle w:val="TOC2"/>
            <w:tabs>
              <w:tab w:val="left" w:pos="880"/>
              <w:tab w:val="right" w:leader="dot" w:pos="9350"/>
            </w:tabs>
            <w:rPr>
              <w:ins w:id="155" w:author="Curt Beckmann" w:date="2013-06-06T14:17:00Z"/>
              <w:rFonts w:eastAsiaTheme="minorEastAsia"/>
              <w:noProof/>
            </w:rPr>
          </w:pPr>
          <w:ins w:id="15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"_Toc358291600"</w:instrText>
            </w:r>
            <w:r w:rsidRPr="008C57E4">
              <w:rPr>
                <w:rStyle w:val="Hyperlink"/>
                <w:noProof/>
              </w:rPr>
              <w:instrText xml:space="preserve"> </w:instrText>
            </w:r>
            <w:r w:rsidRPr="008C57E4">
              <w:rPr>
                <w:rStyle w:val="Hyperlink"/>
                <w:noProof/>
              </w:rPr>
              <w:fldChar w:fldCharType="separate"/>
            </w:r>
            <w:r w:rsidRPr="008C57E4">
              <w:rPr>
                <w:rStyle w:val="Hyperlink"/>
                <w:noProof/>
              </w:rPr>
              <w:t>8.8</w:t>
            </w:r>
            <w:r>
              <w:rPr>
                <w:rFonts w:eastAsiaTheme="minorEastAsia"/>
                <w:noProof/>
              </w:rPr>
              <w:tab/>
            </w:r>
            <w:r w:rsidRPr="008C57E4">
              <w:rPr>
                <w:rStyle w:val="Hyperlink"/>
                <w:noProof/>
              </w:rPr>
              <w:t>OpenFlow Resource</w:t>
            </w:r>
            <w:r>
              <w:rPr>
                <w:noProof/>
                <w:webHidden/>
              </w:rPr>
              <w:tab/>
            </w:r>
            <w:r>
              <w:rPr>
                <w:noProof/>
                <w:webHidden/>
              </w:rPr>
              <w:fldChar w:fldCharType="begin"/>
            </w:r>
            <w:r>
              <w:rPr>
                <w:noProof/>
                <w:webHidden/>
              </w:rPr>
              <w:instrText xml:space="preserve"> PAGEREF _Toc358291600 \h </w:instrText>
            </w:r>
          </w:ins>
          <w:r>
            <w:rPr>
              <w:noProof/>
              <w:webHidden/>
            </w:rPr>
          </w:r>
          <w:r>
            <w:rPr>
              <w:noProof/>
              <w:webHidden/>
            </w:rPr>
            <w:fldChar w:fldCharType="separate"/>
          </w:r>
          <w:ins w:id="157" w:author="Curt Beckmann" w:date="2013-06-06T14:17:00Z">
            <w:r>
              <w:rPr>
                <w:noProof/>
                <w:webHidden/>
              </w:rPr>
              <w:t>45</w:t>
            </w:r>
            <w:r>
              <w:rPr>
                <w:noProof/>
                <w:webHidden/>
              </w:rPr>
              <w:fldChar w:fldCharType="end"/>
            </w:r>
            <w:r w:rsidRPr="008C57E4">
              <w:rPr>
                <w:rStyle w:val="Hyperlink"/>
                <w:noProof/>
              </w:rPr>
              <w:fldChar w:fldCharType="end"/>
            </w:r>
          </w:ins>
        </w:p>
        <w:p w14:paraId="21E72E84" w14:textId="77777777" w:rsidR="00E00D57" w:rsidRDefault="00E00D57">
          <w:pPr>
            <w:pStyle w:val="TOC3"/>
            <w:tabs>
              <w:tab w:val="left" w:pos="1320"/>
              <w:tab w:val="right" w:leader="dot" w:pos="9350"/>
            </w:tabs>
            <w:rPr>
              <w:ins w:id="158" w:author="Curt Beckmann" w:date="2013-06-06T14:17:00Z"/>
              <w:rFonts w:eastAsiaTheme="minorEastAsia"/>
              <w:noProof/>
            </w:rPr>
          </w:pPr>
          <w:ins w:id="15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"_Toc358291601"</w:instrText>
            </w:r>
            <w:r w:rsidRPr="008C57E4">
              <w:rPr>
                <w:rStyle w:val="Hyperlink"/>
                <w:noProof/>
              </w:rPr>
              <w:instrText xml:space="preserve"> </w:instrText>
            </w:r>
            <w:r w:rsidRPr="008C57E4">
              <w:rPr>
                <w:rStyle w:val="Hyperlink"/>
                <w:noProof/>
              </w:rPr>
              <w:fldChar w:fldCharType="separate"/>
            </w:r>
            <w:r w:rsidRPr="008C57E4">
              <w:rPr>
                <w:rStyle w:val="Hyperlink"/>
                <w:noProof/>
              </w:rPr>
              <w:t>8.8.1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_Toc358291601 \h </w:instrText>
            </w:r>
          </w:ins>
          <w:r>
            <w:rPr>
              <w:noProof/>
              <w:webHidden/>
            </w:rPr>
          </w:r>
          <w:r>
            <w:rPr>
              <w:noProof/>
              <w:webHidden/>
            </w:rPr>
            <w:fldChar w:fldCharType="separate"/>
          </w:r>
          <w:ins w:id="160" w:author="Curt Beckmann" w:date="2013-06-06T14:17:00Z">
            <w:r>
              <w:rPr>
                <w:noProof/>
                <w:webHidden/>
              </w:rPr>
              <w:t>45</w:t>
            </w:r>
            <w:r>
              <w:rPr>
                <w:noProof/>
                <w:webHidden/>
              </w:rPr>
              <w:fldChar w:fldCharType="end"/>
            </w:r>
            <w:r w:rsidRPr="008C57E4">
              <w:rPr>
                <w:rStyle w:val="Hyperlink"/>
                <w:noProof/>
              </w:rPr>
              <w:fldChar w:fldCharType="end"/>
            </w:r>
          </w:ins>
        </w:p>
        <w:p w14:paraId="3CF04669" w14:textId="77777777" w:rsidR="00E00D57" w:rsidRDefault="00E00D57">
          <w:pPr>
            <w:pStyle w:val="TOC3"/>
            <w:tabs>
              <w:tab w:val="left" w:pos="1320"/>
              <w:tab w:val="right" w:leader="dot" w:pos="9350"/>
            </w:tabs>
            <w:rPr>
              <w:ins w:id="161" w:author="Curt Beckmann" w:date="2013-06-06T14:17:00Z"/>
              <w:rFonts w:eastAsiaTheme="minorEastAsia"/>
              <w:noProof/>
            </w:rPr>
          </w:pPr>
          <w:ins w:id="16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"_Toc358291602"</w:instrText>
            </w:r>
            <w:r w:rsidRPr="008C57E4">
              <w:rPr>
                <w:rStyle w:val="Hyperlink"/>
                <w:noProof/>
              </w:rPr>
              <w:instrText xml:space="preserve"> </w:instrText>
            </w:r>
            <w:r w:rsidRPr="008C57E4">
              <w:rPr>
                <w:rStyle w:val="Hyperlink"/>
                <w:noProof/>
              </w:rPr>
              <w:fldChar w:fldCharType="separate"/>
            </w:r>
            <w:r w:rsidRPr="008C57E4">
              <w:rPr>
                <w:rStyle w:val="Hyperlink"/>
                <w:noProof/>
              </w:rPr>
              <w:t>8.8.2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_Toc358291602 \h </w:instrText>
            </w:r>
          </w:ins>
          <w:r>
            <w:rPr>
              <w:noProof/>
              <w:webHidden/>
            </w:rPr>
          </w:r>
          <w:r>
            <w:rPr>
              <w:noProof/>
              <w:webHidden/>
            </w:rPr>
            <w:fldChar w:fldCharType="separate"/>
          </w:r>
          <w:ins w:id="163" w:author="Curt Beckmann" w:date="2013-06-06T14:17:00Z">
            <w:r>
              <w:rPr>
                <w:noProof/>
                <w:webHidden/>
              </w:rPr>
              <w:t>45</w:t>
            </w:r>
            <w:r>
              <w:rPr>
                <w:noProof/>
                <w:webHidden/>
              </w:rPr>
              <w:fldChar w:fldCharType="end"/>
            </w:r>
            <w:r w:rsidRPr="008C57E4">
              <w:rPr>
                <w:rStyle w:val="Hyperlink"/>
                <w:noProof/>
              </w:rPr>
              <w:fldChar w:fldCharType="end"/>
            </w:r>
          </w:ins>
        </w:p>
        <w:p w14:paraId="68C9F66B" w14:textId="77777777" w:rsidR="00E00D57" w:rsidRDefault="00E00D57">
          <w:pPr>
            <w:pStyle w:val="TOC3"/>
            <w:tabs>
              <w:tab w:val="left" w:pos="1320"/>
              <w:tab w:val="right" w:leader="dot" w:pos="9350"/>
            </w:tabs>
            <w:rPr>
              <w:ins w:id="164" w:author="Curt Beckmann" w:date="2013-06-06T14:17:00Z"/>
              <w:rFonts w:eastAsiaTheme="minorEastAsia"/>
              <w:noProof/>
            </w:rPr>
          </w:pPr>
          <w:ins w:id="16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"_Toc358291603"</w:instrText>
            </w:r>
            <w:r w:rsidRPr="008C57E4">
              <w:rPr>
                <w:rStyle w:val="Hyperlink"/>
                <w:noProof/>
              </w:rPr>
              <w:instrText xml:space="preserve"> </w:instrText>
            </w:r>
            <w:r w:rsidRPr="008C57E4">
              <w:rPr>
                <w:rStyle w:val="Hyperlink"/>
                <w:noProof/>
              </w:rPr>
              <w:fldChar w:fldCharType="separate"/>
            </w:r>
            <w:r w:rsidRPr="008C57E4">
              <w:rPr>
                <w:rStyle w:val="Hyperlink"/>
                <w:noProof/>
              </w:rPr>
              <w:t>8.8.3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_Toc358291603 \h </w:instrText>
            </w:r>
          </w:ins>
          <w:r>
            <w:rPr>
              <w:noProof/>
              <w:webHidden/>
            </w:rPr>
          </w:r>
          <w:r>
            <w:rPr>
              <w:noProof/>
              <w:webHidden/>
            </w:rPr>
            <w:fldChar w:fldCharType="separate"/>
          </w:r>
          <w:ins w:id="166" w:author="Curt Beckmann" w:date="2013-06-06T14:17:00Z">
            <w:r>
              <w:rPr>
                <w:noProof/>
                <w:webHidden/>
              </w:rPr>
              <w:t>46</w:t>
            </w:r>
            <w:r>
              <w:rPr>
                <w:noProof/>
                <w:webHidden/>
              </w:rPr>
              <w:fldChar w:fldCharType="end"/>
            </w:r>
            <w:r w:rsidRPr="008C57E4">
              <w:rPr>
                <w:rStyle w:val="Hyperlink"/>
                <w:noProof/>
              </w:rPr>
              <w:fldChar w:fldCharType="end"/>
            </w:r>
          </w:ins>
        </w:p>
        <w:p w14:paraId="26FF63A1" w14:textId="77777777" w:rsidR="00E00D57" w:rsidRDefault="00E00D57">
          <w:pPr>
            <w:pStyle w:val="TOC2"/>
            <w:tabs>
              <w:tab w:val="left" w:pos="880"/>
              <w:tab w:val="right" w:leader="dot" w:pos="9350"/>
            </w:tabs>
            <w:rPr>
              <w:ins w:id="167" w:author="Curt Beckmann" w:date="2013-06-06T14:17:00Z"/>
              <w:rFonts w:eastAsiaTheme="minorEastAsia"/>
              <w:noProof/>
            </w:rPr>
          </w:pPr>
          <w:ins w:id="16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"_Toc358291604"</w:instrText>
            </w:r>
            <w:r w:rsidRPr="008C57E4">
              <w:rPr>
                <w:rStyle w:val="Hyperlink"/>
                <w:noProof/>
              </w:rPr>
              <w:instrText xml:space="preserve"> </w:instrText>
            </w:r>
            <w:r w:rsidRPr="008C57E4">
              <w:rPr>
                <w:rStyle w:val="Hyperlink"/>
                <w:noProof/>
              </w:rPr>
              <w:fldChar w:fldCharType="separate"/>
            </w:r>
            <w:r w:rsidRPr="008C57E4">
              <w:rPr>
                <w:rStyle w:val="Hyperlink"/>
                <w:noProof/>
              </w:rPr>
              <w:t>8.9</w:t>
            </w:r>
            <w:r>
              <w:rPr>
                <w:rFonts w:eastAsiaTheme="minorEastAsia"/>
                <w:noProof/>
              </w:rPr>
              <w:tab/>
            </w:r>
            <w:r w:rsidRPr="008C57E4">
              <w:rPr>
                <w:rStyle w:val="Hyperlink"/>
                <w:noProof/>
              </w:rPr>
              <w:t>OpenFlow Port</w:t>
            </w:r>
            <w:r>
              <w:rPr>
                <w:noProof/>
                <w:webHidden/>
              </w:rPr>
              <w:tab/>
            </w:r>
            <w:r>
              <w:rPr>
                <w:noProof/>
                <w:webHidden/>
              </w:rPr>
              <w:fldChar w:fldCharType="begin"/>
            </w:r>
            <w:r>
              <w:rPr>
                <w:noProof/>
                <w:webHidden/>
              </w:rPr>
              <w:instrText xml:space="preserve"> PAGEREF _Toc358291604 \h </w:instrText>
            </w:r>
          </w:ins>
          <w:r>
            <w:rPr>
              <w:noProof/>
              <w:webHidden/>
            </w:rPr>
          </w:r>
          <w:r>
            <w:rPr>
              <w:noProof/>
              <w:webHidden/>
            </w:rPr>
            <w:fldChar w:fldCharType="separate"/>
          </w:r>
          <w:ins w:id="169" w:author="Curt Beckmann" w:date="2013-06-06T14:17:00Z">
            <w:r>
              <w:rPr>
                <w:noProof/>
                <w:webHidden/>
              </w:rPr>
              <w:t>46</w:t>
            </w:r>
            <w:r>
              <w:rPr>
                <w:noProof/>
                <w:webHidden/>
              </w:rPr>
              <w:fldChar w:fldCharType="end"/>
            </w:r>
            <w:r w:rsidRPr="008C57E4">
              <w:rPr>
                <w:rStyle w:val="Hyperlink"/>
                <w:noProof/>
              </w:rPr>
              <w:fldChar w:fldCharType="end"/>
            </w:r>
          </w:ins>
        </w:p>
        <w:p w14:paraId="2E9DDB86" w14:textId="77777777" w:rsidR="00E00D57" w:rsidRDefault="00E00D57">
          <w:pPr>
            <w:pStyle w:val="TOC3"/>
            <w:tabs>
              <w:tab w:val="left" w:pos="1320"/>
              <w:tab w:val="right" w:leader="dot" w:pos="9350"/>
            </w:tabs>
            <w:rPr>
              <w:ins w:id="170" w:author="Curt Beckmann" w:date="2013-06-06T14:17:00Z"/>
              <w:rFonts w:eastAsiaTheme="minorEastAsia"/>
              <w:noProof/>
            </w:rPr>
          </w:pPr>
          <w:ins w:id="17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"_Toc358291605"</w:instrText>
            </w:r>
            <w:r w:rsidRPr="008C57E4">
              <w:rPr>
                <w:rStyle w:val="Hyperlink"/>
                <w:noProof/>
              </w:rPr>
              <w:instrText xml:space="preserve"> </w:instrText>
            </w:r>
            <w:r w:rsidRPr="008C57E4">
              <w:rPr>
                <w:rStyle w:val="Hyperlink"/>
                <w:noProof/>
              </w:rPr>
              <w:fldChar w:fldCharType="separate"/>
            </w:r>
            <w:r w:rsidRPr="008C57E4">
              <w:rPr>
                <w:rStyle w:val="Hyperlink"/>
                <w:noProof/>
              </w:rPr>
              <w:t>8.9.1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_Toc358291605 \h </w:instrText>
            </w:r>
          </w:ins>
          <w:r>
            <w:rPr>
              <w:noProof/>
              <w:webHidden/>
            </w:rPr>
          </w:r>
          <w:r>
            <w:rPr>
              <w:noProof/>
              <w:webHidden/>
            </w:rPr>
            <w:fldChar w:fldCharType="separate"/>
          </w:r>
          <w:ins w:id="172" w:author="Curt Beckmann" w:date="2013-06-06T14:17:00Z">
            <w:r>
              <w:rPr>
                <w:noProof/>
                <w:webHidden/>
              </w:rPr>
              <w:t>47</w:t>
            </w:r>
            <w:r>
              <w:rPr>
                <w:noProof/>
                <w:webHidden/>
              </w:rPr>
              <w:fldChar w:fldCharType="end"/>
            </w:r>
            <w:r w:rsidRPr="008C57E4">
              <w:rPr>
                <w:rStyle w:val="Hyperlink"/>
                <w:noProof/>
              </w:rPr>
              <w:fldChar w:fldCharType="end"/>
            </w:r>
          </w:ins>
        </w:p>
        <w:p w14:paraId="78FB7AD1" w14:textId="77777777" w:rsidR="00E00D57" w:rsidRDefault="00E00D57">
          <w:pPr>
            <w:pStyle w:val="TOC3"/>
            <w:tabs>
              <w:tab w:val="left" w:pos="1320"/>
              <w:tab w:val="right" w:leader="dot" w:pos="9350"/>
            </w:tabs>
            <w:rPr>
              <w:ins w:id="173" w:author="Curt Beckmann" w:date="2013-06-06T14:17:00Z"/>
              <w:rFonts w:eastAsiaTheme="minorEastAsia"/>
              <w:noProof/>
            </w:rPr>
          </w:pPr>
          <w:ins w:id="17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"_Toc358291606"</w:instrText>
            </w:r>
            <w:r w:rsidRPr="008C57E4">
              <w:rPr>
                <w:rStyle w:val="Hyperlink"/>
                <w:noProof/>
              </w:rPr>
              <w:instrText xml:space="preserve"> </w:instrText>
            </w:r>
            <w:r w:rsidRPr="008C57E4">
              <w:rPr>
                <w:rStyle w:val="Hyperlink"/>
                <w:noProof/>
              </w:rPr>
              <w:fldChar w:fldCharType="separate"/>
            </w:r>
            <w:r w:rsidRPr="008C57E4">
              <w:rPr>
                <w:rStyle w:val="Hyperlink"/>
                <w:noProof/>
              </w:rPr>
              <w:t>8.9.2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_Toc358291606 \h </w:instrText>
            </w:r>
          </w:ins>
          <w:r>
            <w:rPr>
              <w:noProof/>
              <w:webHidden/>
            </w:rPr>
          </w:r>
          <w:r>
            <w:rPr>
              <w:noProof/>
              <w:webHidden/>
            </w:rPr>
            <w:fldChar w:fldCharType="separate"/>
          </w:r>
          <w:ins w:id="175" w:author="Curt Beckmann" w:date="2013-06-06T14:17:00Z">
            <w:r>
              <w:rPr>
                <w:noProof/>
                <w:webHidden/>
              </w:rPr>
              <w:t>48</w:t>
            </w:r>
            <w:r>
              <w:rPr>
                <w:noProof/>
                <w:webHidden/>
              </w:rPr>
              <w:fldChar w:fldCharType="end"/>
            </w:r>
            <w:r w:rsidRPr="008C57E4">
              <w:rPr>
                <w:rStyle w:val="Hyperlink"/>
                <w:noProof/>
              </w:rPr>
              <w:fldChar w:fldCharType="end"/>
            </w:r>
          </w:ins>
        </w:p>
        <w:p w14:paraId="62A3ADA4" w14:textId="77777777" w:rsidR="00E00D57" w:rsidRDefault="00E00D57">
          <w:pPr>
            <w:pStyle w:val="TOC3"/>
            <w:tabs>
              <w:tab w:val="left" w:pos="1320"/>
              <w:tab w:val="right" w:leader="dot" w:pos="9350"/>
            </w:tabs>
            <w:rPr>
              <w:ins w:id="176" w:author="Curt Beckmann" w:date="2013-06-06T14:17:00Z"/>
              <w:rFonts w:eastAsiaTheme="minorEastAsia"/>
              <w:noProof/>
            </w:rPr>
          </w:pPr>
          <w:ins w:id="17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"_Toc358291607"</w:instrText>
            </w:r>
            <w:r w:rsidRPr="008C57E4">
              <w:rPr>
                <w:rStyle w:val="Hyperlink"/>
                <w:noProof/>
              </w:rPr>
              <w:instrText xml:space="preserve"> </w:instrText>
            </w:r>
            <w:r w:rsidRPr="008C57E4">
              <w:rPr>
                <w:rStyle w:val="Hyperlink"/>
                <w:noProof/>
              </w:rPr>
              <w:fldChar w:fldCharType="separate"/>
            </w:r>
            <w:r w:rsidRPr="008C57E4">
              <w:rPr>
                <w:rStyle w:val="Hyperlink"/>
                <w:noProof/>
              </w:rPr>
              <w:t>8.9.3</w:t>
            </w:r>
            <w:r>
              <w:rPr>
                <w:rFonts w:eastAsiaTheme="minorEastAsia"/>
                <w:noProof/>
              </w:rPr>
              <w:tab/>
            </w:r>
            <w:r w:rsidRPr="008C57E4">
              <w:rPr>
                <w:rStyle w:val="Hyperlink"/>
                <w:noProof/>
              </w:rPr>
              <w:t>XML Examples</w:t>
            </w:r>
            <w:r>
              <w:rPr>
                <w:noProof/>
                <w:webHidden/>
              </w:rPr>
              <w:tab/>
            </w:r>
            <w:r>
              <w:rPr>
                <w:noProof/>
                <w:webHidden/>
              </w:rPr>
              <w:fldChar w:fldCharType="begin"/>
            </w:r>
            <w:r>
              <w:rPr>
                <w:noProof/>
                <w:webHidden/>
              </w:rPr>
              <w:instrText xml:space="preserve"> PAGEREF _Toc358291607 \h </w:instrText>
            </w:r>
          </w:ins>
          <w:r>
            <w:rPr>
              <w:noProof/>
              <w:webHidden/>
            </w:rPr>
          </w:r>
          <w:r>
            <w:rPr>
              <w:noProof/>
              <w:webHidden/>
            </w:rPr>
            <w:fldChar w:fldCharType="separate"/>
          </w:r>
          <w:ins w:id="178" w:author="Curt Beckmann" w:date="2013-06-06T14:17:00Z">
            <w:r>
              <w:rPr>
                <w:noProof/>
                <w:webHidden/>
              </w:rPr>
              <w:t>59</w:t>
            </w:r>
            <w:r>
              <w:rPr>
                <w:noProof/>
                <w:webHidden/>
              </w:rPr>
              <w:fldChar w:fldCharType="end"/>
            </w:r>
            <w:r w:rsidRPr="008C57E4">
              <w:rPr>
                <w:rStyle w:val="Hyperlink"/>
                <w:noProof/>
              </w:rPr>
              <w:fldChar w:fldCharType="end"/>
            </w:r>
          </w:ins>
        </w:p>
        <w:p w14:paraId="3C496763" w14:textId="77777777" w:rsidR="00E00D57" w:rsidRDefault="00E00D57">
          <w:pPr>
            <w:pStyle w:val="TOC2"/>
            <w:tabs>
              <w:tab w:val="left" w:pos="880"/>
              <w:tab w:val="right" w:leader="dot" w:pos="9350"/>
            </w:tabs>
            <w:rPr>
              <w:ins w:id="179" w:author="Curt Beckmann" w:date="2013-06-06T14:17:00Z"/>
              <w:rFonts w:eastAsiaTheme="minorEastAsia"/>
              <w:noProof/>
            </w:rPr>
          </w:pPr>
          <w:ins w:id="18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"_Toc358291608"</w:instrText>
            </w:r>
            <w:r w:rsidRPr="008C57E4">
              <w:rPr>
                <w:rStyle w:val="Hyperlink"/>
                <w:noProof/>
              </w:rPr>
              <w:instrText xml:space="preserve"> </w:instrText>
            </w:r>
            <w:r w:rsidRPr="008C57E4">
              <w:rPr>
                <w:rStyle w:val="Hyperlink"/>
                <w:noProof/>
              </w:rPr>
              <w:fldChar w:fldCharType="separate"/>
            </w:r>
            <w:r w:rsidRPr="008C57E4">
              <w:rPr>
                <w:rStyle w:val="Hyperlink"/>
                <w:noProof/>
              </w:rPr>
              <w:t>8.10</w:t>
            </w:r>
            <w:r>
              <w:rPr>
                <w:rFonts w:eastAsiaTheme="minorEastAsia"/>
                <w:noProof/>
              </w:rPr>
              <w:tab/>
            </w:r>
            <w:r w:rsidRPr="008C57E4">
              <w:rPr>
                <w:rStyle w:val="Hyperlink"/>
                <w:noProof/>
              </w:rPr>
              <w:t>OpenFlow Port Feature</w:t>
            </w:r>
            <w:r>
              <w:rPr>
                <w:noProof/>
                <w:webHidden/>
              </w:rPr>
              <w:tab/>
            </w:r>
            <w:r>
              <w:rPr>
                <w:noProof/>
                <w:webHidden/>
              </w:rPr>
              <w:fldChar w:fldCharType="begin"/>
            </w:r>
            <w:r>
              <w:rPr>
                <w:noProof/>
                <w:webHidden/>
              </w:rPr>
              <w:instrText xml:space="preserve"> PAGEREF _Toc358291608 \h </w:instrText>
            </w:r>
          </w:ins>
          <w:r>
            <w:rPr>
              <w:noProof/>
              <w:webHidden/>
            </w:rPr>
          </w:r>
          <w:r>
            <w:rPr>
              <w:noProof/>
              <w:webHidden/>
            </w:rPr>
            <w:fldChar w:fldCharType="separate"/>
          </w:r>
          <w:ins w:id="181" w:author="Curt Beckmann" w:date="2013-06-06T14:17:00Z">
            <w:r>
              <w:rPr>
                <w:noProof/>
                <w:webHidden/>
              </w:rPr>
              <w:t>61</w:t>
            </w:r>
            <w:r>
              <w:rPr>
                <w:noProof/>
                <w:webHidden/>
              </w:rPr>
              <w:fldChar w:fldCharType="end"/>
            </w:r>
            <w:r w:rsidRPr="008C57E4">
              <w:rPr>
                <w:rStyle w:val="Hyperlink"/>
                <w:noProof/>
              </w:rPr>
              <w:fldChar w:fldCharType="end"/>
            </w:r>
          </w:ins>
        </w:p>
        <w:p w14:paraId="67100FA3" w14:textId="77777777" w:rsidR="00E00D57" w:rsidRDefault="00E00D57">
          <w:pPr>
            <w:pStyle w:val="TOC3"/>
            <w:tabs>
              <w:tab w:val="left" w:pos="1320"/>
              <w:tab w:val="right" w:leader="dot" w:pos="9350"/>
            </w:tabs>
            <w:rPr>
              <w:ins w:id="182" w:author="Curt Beckmann" w:date="2013-06-06T14:17:00Z"/>
              <w:rFonts w:eastAsiaTheme="minorEastAsia"/>
              <w:noProof/>
            </w:rPr>
          </w:pPr>
          <w:ins w:id="18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"_Toc358291609"</w:instrText>
            </w:r>
            <w:r w:rsidRPr="008C57E4">
              <w:rPr>
                <w:rStyle w:val="Hyperlink"/>
                <w:noProof/>
              </w:rPr>
              <w:instrText xml:space="preserve"> </w:instrText>
            </w:r>
            <w:r w:rsidRPr="008C57E4">
              <w:rPr>
                <w:rStyle w:val="Hyperlink"/>
                <w:noProof/>
              </w:rPr>
              <w:fldChar w:fldCharType="separate"/>
            </w:r>
            <w:r w:rsidRPr="008C57E4">
              <w:rPr>
                <w:rStyle w:val="Hyperlink"/>
                <w:noProof/>
              </w:rPr>
              <w:t>8.10.1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_Toc358291609 \h </w:instrText>
            </w:r>
          </w:ins>
          <w:r>
            <w:rPr>
              <w:noProof/>
              <w:webHidden/>
            </w:rPr>
          </w:r>
          <w:r>
            <w:rPr>
              <w:noProof/>
              <w:webHidden/>
            </w:rPr>
            <w:fldChar w:fldCharType="separate"/>
          </w:r>
          <w:ins w:id="184" w:author="Curt Beckmann" w:date="2013-06-06T14:17:00Z">
            <w:r>
              <w:rPr>
                <w:noProof/>
                <w:webHidden/>
              </w:rPr>
              <w:t>61</w:t>
            </w:r>
            <w:r>
              <w:rPr>
                <w:noProof/>
                <w:webHidden/>
              </w:rPr>
              <w:fldChar w:fldCharType="end"/>
            </w:r>
            <w:r w:rsidRPr="008C57E4">
              <w:rPr>
                <w:rStyle w:val="Hyperlink"/>
                <w:noProof/>
              </w:rPr>
              <w:fldChar w:fldCharType="end"/>
            </w:r>
          </w:ins>
        </w:p>
        <w:p w14:paraId="6E34D5C6" w14:textId="77777777" w:rsidR="00E00D57" w:rsidRDefault="00E00D57">
          <w:pPr>
            <w:pStyle w:val="TOC3"/>
            <w:tabs>
              <w:tab w:val="left" w:pos="1320"/>
              <w:tab w:val="right" w:leader="dot" w:pos="9350"/>
            </w:tabs>
            <w:rPr>
              <w:ins w:id="185" w:author="Curt Beckmann" w:date="2013-06-06T14:17:00Z"/>
              <w:rFonts w:eastAsiaTheme="minorEastAsia"/>
              <w:noProof/>
            </w:rPr>
          </w:pPr>
          <w:ins w:id="18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"_Toc358291610"</w:instrText>
            </w:r>
            <w:r w:rsidRPr="008C57E4">
              <w:rPr>
                <w:rStyle w:val="Hyperlink"/>
                <w:noProof/>
              </w:rPr>
              <w:instrText xml:space="preserve"> </w:instrText>
            </w:r>
            <w:r w:rsidRPr="008C57E4">
              <w:rPr>
                <w:rStyle w:val="Hyperlink"/>
                <w:noProof/>
              </w:rPr>
              <w:fldChar w:fldCharType="separate"/>
            </w:r>
            <w:r w:rsidRPr="008C57E4">
              <w:rPr>
                <w:rStyle w:val="Hyperlink"/>
                <w:noProof/>
              </w:rPr>
              <w:t>8.10.2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_Toc358291610 \h </w:instrText>
            </w:r>
          </w:ins>
          <w:r>
            <w:rPr>
              <w:noProof/>
              <w:webHidden/>
            </w:rPr>
          </w:r>
          <w:r>
            <w:rPr>
              <w:noProof/>
              <w:webHidden/>
            </w:rPr>
            <w:fldChar w:fldCharType="separate"/>
          </w:r>
          <w:ins w:id="187" w:author="Curt Beckmann" w:date="2013-06-06T14:17:00Z">
            <w:r>
              <w:rPr>
                <w:noProof/>
                <w:webHidden/>
              </w:rPr>
              <w:t>61</w:t>
            </w:r>
            <w:r>
              <w:rPr>
                <w:noProof/>
                <w:webHidden/>
              </w:rPr>
              <w:fldChar w:fldCharType="end"/>
            </w:r>
            <w:r w:rsidRPr="008C57E4">
              <w:rPr>
                <w:rStyle w:val="Hyperlink"/>
                <w:noProof/>
              </w:rPr>
              <w:fldChar w:fldCharType="end"/>
            </w:r>
          </w:ins>
        </w:p>
        <w:p w14:paraId="7BFA0CE7" w14:textId="77777777" w:rsidR="00E00D57" w:rsidRDefault="00E00D57">
          <w:pPr>
            <w:pStyle w:val="TOC3"/>
            <w:tabs>
              <w:tab w:val="left" w:pos="1320"/>
              <w:tab w:val="right" w:leader="dot" w:pos="9350"/>
            </w:tabs>
            <w:rPr>
              <w:ins w:id="188" w:author="Curt Beckmann" w:date="2013-06-06T14:17:00Z"/>
              <w:rFonts w:eastAsiaTheme="minorEastAsia"/>
              <w:noProof/>
            </w:rPr>
          </w:pPr>
          <w:ins w:id="18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"_Toc358291611"</w:instrText>
            </w:r>
            <w:r w:rsidRPr="008C57E4">
              <w:rPr>
                <w:rStyle w:val="Hyperlink"/>
                <w:noProof/>
              </w:rPr>
              <w:instrText xml:space="preserve"> </w:instrText>
            </w:r>
            <w:r w:rsidRPr="008C57E4">
              <w:rPr>
                <w:rStyle w:val="Hyperlink"/>
                <w:noProof/>
              </w:rPr>
              <w:fldChar w:fldCharType="separate"/>
            </w:r>
            <w:r w:rsidRPr="008C57E4">
              <w:rPr>
                <w:rStyle w:val="Hyperlink"/>
                <w:noProof/>
              </w:rPr>
              <w:t>8.10.3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_Toc358291611 \h </w:instrText>
            </w:r>
          </w:ins>
          <w:r>
            <w:rPr>
              <w:noProof/>
              <w:webHidden/>
            </w:rPr>
          </w:r>
          <w:r>
            <w:rPr>
              <w:noProof/>
              <w:webHidden/>
            </w:rPr>
            <w:fldChar w:fldCharType="separate"/>
          </w:r>
          <w:ins w:id="190" w:author="Curt Beckmann" w:date="2013-06-06T14:17:00Z">
            <w:r>
              <w:rPr>
                <w:noProof/>
                <w:webHidden/>
              </w:rPr>
              <w:t>65</w:t>
            </w:r>
            <w:r>
              <w:rPr>
                <w:noProof/>
                <w:webHidden/>
              </w:rPr>
              <w:fldChar w:fldCharType="end"/>
            </w:r>
            <w:r w:rsidRPr="008C57E4">
              <w:rPr>
                <w:rStyle w:val="Hyperlink"/>
                <w:noProof/>
              </w:rPr>
              <w:fldChar w:fldCharType="end"/>
            </w:r>
          </w:ins>
        </w:p>
        <w:p w14:paraId="42CE0369" w14:textId="77777777" w:rsidR="00E00D57" w:rsidRDefault="00E00D57">
          <w:pPr>
            <w:pStyle w:val="TOC2"/>
            <w:tabs>
              <w:tab w:val="left" w:pos="880"/>
              <w:tab w:val="right" w:leader="dot" w:pos="9350"/>
            </w:tabs>
            <w:rPr>
              <w:ins w:id="191" w:author="Curt Beckmann" w:date="2013-06-06T14:17:00Z"/>
              <w:rFonts w:eastAsiaTheme="minorEastAsia"/>
              <w:noProof/>
            </w:rPr>
          </w:pPr>
          <w:ins w:id="19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"_Toc358291612"</w:instrText>
            </w:r>
            <w:r w:rsidRPr="008C57E4">
              <w:rPr>
                <w:rStyle w:val="Hyperlink"/>
                <w:noProof/>
              </w:rPr>
              <w:instrText xml:space="preserve"> </w:instrText>
            </w:r>
            <w:r w:rsidRPr="008C57E4">
              <w:rPr>
                <w:rStyle w:val="Hyperlink"/>
                <w:noProof/>
              </w:rPr>
              <w:fldChar w:fldCharType="separate"/>
            </w:r>
            <w:r w:rsidRPr="008C57E4">
              <w:rPr>
                <w:rStyle w:val="Hyperlink"/>
                <w:noProof/>
              </w:rPr>
              <w:t>8.11</w:t>
            </w:r>
            <w:r>
              <w:rPr>
                <w:rFonts w:eastAsiaTheme="minorEastAsia"/>
                <w:noProof/>
              </w:rPr>
              <w:tab/>
            </w:r>
            <w:r w:rsidRPr="008C57E4">
              <w:rPr>
                <w:rStyle w:val="Hyperlink"/>
                <w:noProof/>
              </w:rPr>
              <w:t>OpenFlow Queue</w:t>
            </w:r>
            <w:r>
              <w:rPr>
                <w:noProof/>
                <w:webHidden/>
              </w:rPr>
              <w:tab/>
            </w:r>
            <w:r>
              <w:rPr>
                <w:noProof/>
                <w:webHidden/>
              </w:rPr>
              <w:fldChar w:fldCharType="begin"/>
            </w:r>
            <w:r>
              <w:rPr>
                <w:noProof/>
                <w:webHidden/>
              </w:rPr>
              <w:instrText xml:space="preserve"> PAGEREF _Toc358291612 \h </w:instrText>
            </w:r>
          </w:ins>
          <w:r>
            <w:rPr>
              <w:noProof/>
              <w:webHidden/>
            </w:rPr>
          </w:r>
          <w:r>
            <w:rPr>
              <w:noProof/>
              <w:webHidden/>
            </w:rPr>
            <w:fldChar w:fldCharType="separate"/>
          </w:r>
          <w:ins w:id="193" w:author="Curt Beckmann" w:date="2013-06-06T14:17:00Z">
            <w:r>
              <w:rPr>
                <w:noProof/>
                <w:webHidden/>
              </w:rPr>
              <w:t>65</w:t>
            </w:r>
            <w:r>
              <w:rPr>
                <w:noProof/>
                <w:webHidden/>
              </w:rPr>
              <w:fldChar w:fldCharType="end"/>
            </w:r>
            <w:r w:rsidRPr="008C57E4">
              <w:rPr>
                <w:rStyle w:val="Hyperlink"/>
                <w:noProof/>
              </w:rPr>
              <w:fldChar w:fldCharType="end"/>
            </w:r>
          </w:ins>
        </w:p>
        <w:p w14:paraId="7465B8F8" w14:textId="77777777" w:rsidR="00E00D57" w:rsidRDefault="00E00D57">
          <w:pPr>
            <w:pStyle w:val="TOC3"/>
            <w:tabs>
              <w:tab w:val="left" w:pos="1320"/>
              <w:tab w:val="right" w:leader="dot" w:pos="9350"/>
            </w:tabs>
            <w:rPr>
              <w:ins w:id="194" w:author="Curt Beckmann" w:date="2013-06-06T14:17:00Z"/>
              <w:rFonts w:eastAsiaTheme="minorEastAsia"/>
              <w:noProof/>
            </w:rPr>
          </w:pPr>
          <w:ins w:id="195" w:author="Curt Beckmann" w:date="2013-06-06T14:17:00Z">
            <w:r w:rsidRPr="008C57E4">
              <w:rPr>
                <w:rStyle w:val="Hyperlink"/>
                <w:noProof/>
              </w:rPr>
              <w:lastRenderedPageBreak/>
              <w:fldChar w:fldCharType="begin"/>
            </w:r>
            <w:r w:rsidRPr="008C57E4">
              <w:rPr>
                <w:rStyle w:val="Hyperlink"/>
                <w:noProof/>
              </w:rPr>
              <w:instrText xml:space="preserve"> </w:instrText>
            </w:r>
            <w:r>
              <w:rPr>
                <w:noProof/>
              </w:rPr>
              <w:instrText>HYPERLINK \l "_Toc358291613"</w:instrText>
            </w:r>
            <w:r w:rsidRPr="008C57E4">
              <w:rPr>
                <w:rStyle w:val="Hyperlink"/>
                <w:noProof/>
              </w:rPr>
              <w:instrText xml:space="preserve"> </w:instrText>
            </w:r>
            <w:r w:rsidRPr="008C57E4">
              <w:rPr>
                <w:rStyle w:val="Hyperlink"/>
                <w:noProof/>
              </w:rPr>
              <w:fldChar w:fldCharType="separate"/>
            </w:r>
            <w:r w:rsidRPr="008C57E4">
              <w:rPr>
                <w:rStyle w:val="Hyperlink"/>
                <w:noProof/>
              </w:rPr>
              <w:t>8.11.1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_Toc358291613 \h </w:instrText>
            </w:r>
          </w:ins>
          <w:r>
            <w:rPr>
              <w:noProof/>
              <w:webHidden/>
            </w:rPr>
          </w:r>
          <w:r>
            <w:rPr>
              <w:noProof/>
              <w:webHidden/>
            </w:rPr>
            <w:fldChar w:fldCharType="separate"/>
          </w:r>
          <w:ins w:id="196" w:author="Curt Beckmann" w:date="2013-06-06T14:17:00Z">
            <w:r>
              <w:rPr>
                <w:noProof/>
                <w:webHidden/>
              </w:rPr>
              <w:t>66</w:t>
            </w:r>
            <w:r>
              <w:rPr>
                <w:noProof/>
                <w:webHidden/>
              </w:rPr>
              <w:fldChar w:fldCharType="end"/>
            </w:r>
            <w:r w:rsidRPr="008C57E4">
              <w:rPr>
                <w:rStyle w:val="Hyperlink"/>
                <w:noProof/>
              </w:rPr>
              <w:fldChar w:fldCharType="end"/>
            </w:r>
          </w:ins>
        </w:p>
        <w:p w14:paraId="7D75FC86" w14:textId="77777777" w:rsidR="00E00D57" w:rsidRDefault="00E00D57">
          <w:pPr>
            <w:pStyle w:val="TOC3"/>
            <w:tabs>
              <w:tab w:val="left" w:pos="1320"/>
              <w:tab w:val="right" w:leader="dot" w:pos="9350"/>
            </w:tabs>
            <w:rPr>
              <w:ins w:id="197" w:author="Curt Beckmann" w:date="2013-06-06T14:17:00Z"/>
              <w:rFonts w:eastAsiaTheme="minorEastAsia"/>
              <w:noProof/>
            </w:rPr>
          </w:pPr>
          <w:ins w:id="19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"_Toc358291614"</w:instrText>
            </w:r>
            <w:r w:rsidRPr="008C57E4">
              <w:rPr>
                <w:rStyle w:val="Hyperlink"/>
                <w:noProof/>
              </w:rPr>
              <w:instrText xml:space="preserve"> </w:instrText>
            </w:r>
            <w:r w:rsidRPr="008C57E4">
              <w:rPr>
                <w:rStyle w:val="Hyperlink"/>
                <w:noProof/>
              </w:rPr>
              <w:fldChar w:fldCharType="separate"/>
            </w:r>
            <w:r w:rsidRPr="008C57E4">
              <w:rPr>
                <w:rStyle w:val="Hyperlink"/>
                <w:noProof/>
              </w:rPr>
              <w:t>8.11.2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_Toc358291614 \h </w:instrText>
            </w:r>
          </w:ins>
          <w:r>
            <w:rPr>
              <w:noProof/>
              <w:webHidden/>
            </w:rPr>
          </w:r>
          <w:r>
            <w:rPr>
              <w:noProof/>
              <w:webHidden/>
            </w:rPr>
            <w:fldChar w:fldCharType="separate"/>
          </w:r>
          <w:ins w:id="199" w:author="Curt Beckmann" w:date="2013-06-06T14:17:00Z">
            <w:r>
              <w:rPr>
                <w:noProof/>
                <w:webHidden/>
              </w:rPr>
              <w:t>66</w:t>
            </w:r>
            <w:r>
              <w:rPr>
                <w:noProof/>
                <w:webHidden/>
              </w:rPr>
              <w:fldChar w:fldCharType="end"/>
            </w:r>
            <w:r w:rsidRPr="008C57E4">
              <w:rPr>
                <w:rStyle w:val="Hyperlink"/>
                <w:noProof/>
              </w:rPr>
              <w:fldChar w:fldCharType="end"/>
            </w:r>
          </w:ins>
        </w:p>
        <w:p w14:paraId="32659964" w14:textId="77777777" w:rsidR="00E00D57" w:rsidRDefault="00E00D57">
          <w:pPr>
            <w:pStyle w:val="TOC3"/>
            <w:tabs>
              <w:tab w:val="left" w:pos="1320"/>
              <w:tab w:val="right" w:leader="dot" w:pos="9350"/>
            </w:tabs>
            <w:rPr>
              <w:ins w:id="200" w:author="Curt Beckmann" w:date="2013-06-06T14:17:00Z"/>
              <w:rFonts w:eastAsiaTheme="minorEastAsia"/>
              <w:noProof/>
            </w:rPr>
          </w:pPr>
          <w:ins w:id="20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"_Toc358291615"</w:instrText>
            </w:r>
            <w:r w:rsidRPr="008C57E4">
              <w:rPr>
                <w:rStyle w:val="Hyperlink"/>
                <w:noProof/>
              </w:rPr>
              <w:instrText xml:space="preserve"> </w:instrText>
            </w:r>
            <w:r w:rsidRPr="008C57E4">
              <w:rPr>
                <w:rStyle w:val="Hyperlink"/>
                <w:noProof/>
              </w:rPr>
              <w:fldChar w:fldCharType="separate"/>
            </w:r>
            <w:r w:rsidRPr="008C57E4">
              <w:rPr>
                <w:rStyle w:val="Hyperlink"/>
                <w:noProof/>
              </w:rPr>
              <w:t>8.11.3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_Toc358291615 \h </w:instrText>
            </w:r>
          </w:ins>
          <w:r>
            <w:rPr>
              <w:noProof/>
              <w:webHidden/>
            </w:rPr>
          </w:r>
          <w:r>
            <w:rPr>
              <w:noProof/>
              <w:webHidden/>
            </w:rPr>
            <w:fldChar w:fldCharType="separate"/>
          </w:r>
          <w:ins w:id="202" w:author="Curt Beckmann" w:date="2013-06-06T14:17:00Z">
            <w:r>
              <w:rPr>
                <w:noProof/>
                <w:webHidden/>
              </w:rPr>
              <w:t>69</w:t>
            </w:r>
            <w:r>
              <w:rPr>
                <w:noProof/>
                <w:webHidden/>
              </w:rPr>
              <w:fldChar w:fldCharType="end"/>
            </w:r>
            <w:r w:rsidRPr="008C57E4">
              <w:rPr>
                <w:rStyle w:val="Hyperlink"/>
                <w:noProof/>
              </w:rPr>
              <w:fldChar w:fldCharType="end"/>
            </w:r>
          </w:ins>
        </w:p>
        <w:p w14:paraId="7EBA5CC7" w14:textId="77777777" w:rsidR="00E00D57" w:rsidRDefault="00E00D57">
          <w:pPr>
            <w:pStyle w:val="TOC2"/>
            <w:tabs>
              <w:tab w:val="left" w:pos="880"/>
              <w:tab w:val="right" w:leader="dot" w:pos="9350"/>
            </w:tabs>
            <w:rPr>
              <w:ins w:id="203" w:author="Curt Beckmann" w:date="2013-06-06T14:17:00Z"/>
              <w:rFonts w:eastAsiaTheme="minorEastAsia"/>
              <w:noProof/>
            </w:rPr>
          </w:pPr>
          <w:ins w:id="20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"_Toc358291616"</w:instrText>
            </w:r>
            <w:r w:rsidRPr="008C57E4">
              <w:rPr>
                <w:rStyle w:val="Hyperlink"/>
                <w:noProof/>
              </w:rPr>
              <w:instrText xml:space="preserve"> </w:instrText>
            </w:r>
            <w:r w:rsidRPr="008C57E4">
              <w:rPr>
                <w:rStyle w:val="Hyperlink"/>
                <w:noProof/>
              </w:rPr>
              <w:fldChar w:fldCharType="separate"/>
            </w:r>
            <w:r w:rsidRPr="008C57E4">
              <w:rPr>
                <w:rStyle w:val="Hyperlink"/>
                <w:noProof/>
              </w:rPr>
              <w:t>8.12</w:t>
            </w:r>
            <w:r>
              <w:rPr>
                <w:rFonts w:eastAsiaTheme="minorEastAsia"/>
                <w:noProof/>
              </w:rPr>
              <w:tab/>
            </w:r>
            <w:r w:rsidRPr="008C57E4">
              <w:rPr>
                <w:rStyle w:val="Hyperlink"/>
                <w:noProof/>
              </w:rPr>
              <w:t>External Certificate</w:t>
            </w:r>
            <w:r>
              <w:rPr>
                <w:noProof/>
                <w:webHidden/>
              </w:rPr>
              <w:tab/>
            </w:r>
            <w:r>
              <w:rPr>
                <w:noProof/>
                <w:webHidden/>
              </w:rPr>
              <w:fldChar w:fldCharType="begin"/>
            </w:r>
            <w:r>
              <w:rPr>
                <w:noProof/>
                <w:webHidden/>
              </w:rPr>
              <w:instrText xml:space="preserve"> PAGEREF _Toc358291616 \h </w:instrText>
            </w:r>
          </w:ins>
          <w:r>
            <w:rPr>
              <w:noProof/>
              <w:webHidden/>
            </w:rPr>
          </w:r>
          <w:r>
            <w:rPr>
              <w:noProof/>
              <w:webHidden/>
            </w:rPr>
            <w:fldChar w:fldCharType="separate"/>
          </w:r>
          <w:ins w:id="205" w:author="Curt Beckmann" w:date="2013-06-06T14:17:00Z">
            <w:r>
              <w:rPr>
                <w:noProof/>
                <w:webHidden/>
              </w:rPr>
              <w:t>69</w:t>
            </w:r>
            <w:r>
              <w:rPr>
                <w:noProof/>
                <w:webHidden/>
              </w:rPr>
              <w:fldChar w:fldCharType="end"/>
            </w:r>
            <w:r w:rsidRPr="008C57E4">
              <w:rPr>
                <w:rStyle w:val="Hyperlink"/>
                <w:noProof/>
              </w:rPr>
              <w:fldChar w:fldCharType="end"/>
            </w:r>
          </w:ins>
        </w:p>
        <w:p w14:paraId="4E863B1F" w14:textId="77777777" w:rsidR="00E00D57" w:rsidRDefault="00E00D57">
          <w:pPr>
            <w:pStyle w:val="TOC3"/>
            <w:tabs>
              <w:tab w:val="left" w:pos="1320"/>
              <w:tab w:val="right" w:leader="dot" w:pos="9350"/>
            </w:tabs>
            <w:rPr>
              <w:ins w:id="206" w:author="Curt Beckmann" w:date="2013-06-06T14:17:00Z"/>
              <w:rFonts w:eastAsiaTheme="minorEastAsia"/>
              <w:noProof/>
            </w:rPr>
          </w:pPr>
          <w:ins w:id="20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"_Toc358291617"</w:instrText>
            </w:r>
            <w:r w:rsidRPr="008C57E4">
              <w:rPr>
                <w:rStyle w:val="Hyperlink"/>
                <w:noProof/>
              </w:rPr>
              <w:instrText xml:space="preserve"> </w:instrText>
            </w:r>
            <w:r w:rsidRPr="008C57E4">
              <w:rPr>
                <w:rStyle w:val="Hyperlink"/>
                <w:noProof/>
              </w:rPr>
              <w:fldChar w:fldCharType="separate"/>
            </w:r>
            <w:r w:rsidRPr="008C57E4">
              <w:rPr>
                <w:rStyle w:val="Hyperlink"/>
                <w:noProof/>
              </w:rPr>
              <w:t>8.12.1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_Toc358291617 \h </w:instrText>
            </w:r>
          </w:ins>
          <w:r>
            <w:rPr>
              <w:noProof/>
              <w:webHidden/>
            </w:rPr>
          </w:r>
          <w:r>
            <w:rPr>
              <w:noProof/>
              <w:webHidden/>
            </w:rPr>
            <w:fldChar w:fldCharType="separate"/>
          </w:r>
          <w:ins w:id="208" w:author="Curt Beckmann" w:date="2013-06-06T14:17:00Z">
            <w:r>
              <w:rPr>
                <w:noProof/>
                <w:webHidden/>
              </w:rPr>
              <w:t>69</w:t>
            </w:r>
            <w:r>
              <w:rPr>
                <w:noProof/>
                <w:webHidden/>
              </w:rPr>
              <w:fldChar w:fldCharType="end"/>
            </w:r>
            <w:r w:rsidRPr="008C57E4">
              <w:rPr>
                <w:rStyle w:val="Hyperlink"/>
                <w:noProof/>
              </w:rPr>
              <w:fldChar w:fldCharType="end"/>
            </w:r>
          </w:ins>
        </w:p>
        <w:p w14:paraId="0E9705C8" w14:textId="77777777" w:rsidR="00E00D57" w:rsidRDefault="00E00D57">
          <w:pPr>
            <w:pStyle w:val="TOC3"/>
            <w:tabs>
              <w:tab w:val="left" w:pos="1320"/>
              <w:tab w:val="right" w:leader="dot" w:pos="9350"/>
            </w:tabs>
            <w:rPr>
              <w:ins w:id="209" w:author="Curt Beckmann" w:date="2013-06-06T14:17:00Z"/>
              <w:rFonts w:eastAsiaTheme="minorEastAsia"/>
              <w:noProof/>
            </w:rPr>
          </w:pPr>
          <w:ins w:id="21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"_Toc358291618"</w:instrText>
            </w:r>
            <w:r w:rsidRPr="008C57E4">
              <w:rPr>
                <w:rStyle w:val="Hyperlink"/>
                <w:noProof/>
              </w:rPr>
              <w:instrText xml:space="preserve"> </w:instrText>
            </w:r>
            <w:r w:rsidRPr="008C57E4">
              <w:rPr>
                <w:rStyle w:val="Hyperlink"/>
                <w:noProof/>
              </w:rPr>
              <w:fldChar w:fldCharType="separate"/>
            </w:r>
            <w:r w:rsidRPr="008C57E4">
              <w:rPr>
                <w:rStyle w:val="Hyperlink"/>
                <w:noProof/>
              </w:rPr>
              <w:t>8.12.2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_Toc358291618 \h </w:instrText>
            </w:r>
          </w:ins>
          <w:r>
            <w:rPr>
              <w:noProof/>
              <w:webHidden/>
            </w:rPr>
          </w:r>
          <w:r>
            <w:rPr>
              <w:noProof/>
              <w:webHidden/>
            </w:rPr>
            <w:fldChar w:fldCharType="separate"/>
          </w:r>
          <w:ins w:id="211" w:author="Curt Beckmann" w:date="2013-06-06T14:17:00Z">
            <w:r>
              <w:rPr>
                <w:noProof/>
                <w:webHidden/>
              </w:rPr>
              <w:t>69</w:t>
            </w:r>
            <w:r>
              <w:rPr>
                <w:noProof/>
                <w:webHidden/>
              </w:rPr>
              <w:fldChar w:fldCharType="end"/>
            </w:r>
            <w:r w:rsidRPr="008C57E4">
              <w:rPr>
                <w:rStyle w:val="Hyperlink"/>
                <w:noProof/>
              </w:rPr>
              <w:fldChar w:fldCharType="end"/>
            </w:r>
          </w:ins>
        </w:p>
        <w:p w14:paraId="52C58440" w14:textId="77777777" w:rsidR="00E00D57" w:rsidRDefault="00E00D57">
          <w:pPr>
            <w:pStyle w:val="TOC3"/>
            <w:tabs>
              <w:tab w:val="left" w:pos="1320"/>
              <w:tab w:val="right" w:leader="dot" w:pos="9350"/>
            </w:tabs>
            <w:rPr>
              <w:ins w:id="212" w:author="Curt Beckmann" w:date="2013-06-06T14:17:00Z"/>
              <w:rFonts w:eastAsiaTheme="minorEastAsia"/>
              <w:noProof/>
            </w:rPr>
          </w:pPr>
          <w:ins w:id="21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"_Toc358291619"</w:instrText>
            </w:r>
            <w:r w:rsidRPr="008C57E4">
              <w:rPr>
                <w:rStyle w:val="Hyperlink"/>
                <w:noProof/>
              </w:rPr>
              <w:instrText xml:space="preserve"> </w:instrText>
            </w:r>
            <w:r w:rsidRPr="008C57E4">
              <w:rPr>
                <w:rStyle w:val="Hyperlink"/>
                <w:noProof/>
              </w:rPr>
              <w:fldChar w:fldCharType="separate"/>
            </w:r>
            <w:r w:rsidRPr="008C57E4">
              <w:rPr>
                <w:rStyle w:val="Hyperlink"/>
                <w:noProof/>
              </w:rPr>
              <w:t>8.12.3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_Toc358291619 \h </w:instrText>
            </w:r>
          </w:ins>
          <w:r>
            <w:rPr>
              <w:noProof/>
              <w:webHidden/>
            </w:rPr>
          </w:r>
          <w:r>
            <w:rPr>
              <w:noProof/>
              <w:webHidden/>
            </w:rPr>
            <w:fldChar w:fldCharType="separate"/>
          </w:r>
          <w:ins w:id="214" w:author="Curt Beckmann" w:date="2013-06-06T14:17:00Z">
            <w:r>
              <w:rPr>
                <w:noProof/>
                <w:webHidden/>
              </w:rPr>
              <w:t>70</w:t>
            </w:r>
            <w:r>
              <w:rPr>
                <w:noProof/>
                <w:webHidden/>
              </w:rPr>
              <w:fldChar w:fldCharType="end"/>
            </w:r>
            <w:r w:rsidRPr="008C57E4">
              <w:rPr>
                <w:rStyle w:val="Hyperlink"/>
                <w:noProof/>
              </w:rPr>
              <w:fldChar w:fldCharType="end"/>
            </w:r>
          </w:ins>
        </w:p>
        <w:p w14:paraId="7E6F66BC" w14:textId="77777777" w:rsidR="00E00D57" w:rsidRDefault="00E00D57">
          <w:pPr>
            <w:pStyle w:val="TOC2"/>
            <w:tabs>
              <w:tab w:val="left" w:pos="880"/>
              <w:tab w:val="right" w:leader="dot" w:pos="9350"/>
            </w:tabs>
            <w:rPr>
              <w:ins w:id="215" w:author="Curt Beckmann" w:date="2013-06-06T14:17:00Z"/>
              <w:rFonts w:eastAsiaTheme="minorEastAsia"/>
              <w:noProof/>
            </w:rPr>
          </w:pPr>
          <w:ins w:id="21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"_Toc358291620"</w:instrText>
            </w:r>
            <w:r w:rsidRPr="008C57E4">
              <w:rPr>
                <w:rStyle w:val="Hyperlink"/>
                <w:noProof/>
              </w:rPr>
              <w:instrText xml:space="preserve"> </w:instrText>
            </w:r>
            <w:r w:rsidRPr="008C57E4">
              <w:rPr>
                <w:rStyle w:val="Hyperlink"/>
                <w:noProof/>
              </w:rPr>
              <w:fldChar w:fldCharType="separate"/>
            </w:r>
            <w:r w:rsidRPr="008C57E4">
              <w:rPr>
                <w:rStyle w:val="Hyperlink"/>
                <w:noProof/>
              </w:rPr>
              <w:t>8.13</w:t>
            </w:r>
            <w:r>
              <w:rPr>
                <w:rFonts w:eastAsiaTheme="minorEastAsia"/>
                <w:noProof/>
              </w:rPr>
              <w:tab/>
            </w:r>
            <w:r w:rsidRPr="008C57E4">
              <w:rPr>
                <w:rStyle w:val="Hyperlink"/>
                <w:noProof/>
              </w:rPr>
              <w:t>Owned Certificate</w:t>
            </w:r>
            <w:r>
              <w:rPr>
                <w:noProof/>
                <w:webHidden/>
              </w:rPr>
              <w:tab/>
            </w:r>
            <w:r>
              <w:rPr>
                <w:noProof/>
                <w:webHidden/>
              </w:rPr>
              <w:fldChar w:fldCharType="begin"/>
            </w:r>
            <w:r>
              <w:rPr>
                <w:noProof/>
                <w:webHidden/>
              </w:rPr>
              <w:instrText xml:space="preserve"> PAGEREF _Toc358291620 \h </w:instrText>
            </w:r>
          </w:ins>
          <w:r>
            <w:rPr>
              <w:noProof/>
              <w:webHidden/>
            </w:rPr>
          </w:r>
          <w:r>
            <w:rPr>
              <w:noProof/>
              <w:webHidden/>
            </w:rPr>
            <w:fldChar w:fldCharType="separate"/>
          </w:r>
          <w:ins w:id="217" w:author="Curt Beckmann" w:date="2013-06-06T14:17:00Z">
            <w:r>
              <w:rPr>
                <w:noProof/>
                <w:webHidden/>
              </w:rPr>
              <w:t>70</w:t>
            </w:r>
            <w:r>
              <w:rPr>
                <w:noProof/>
                <w:webHidden/>
              </w:rPr>
              <w:fldChar w:fldCharType="end"/>
            </w:r>
            <w:r w:rsidRPr="008C57E4">
              <w:rPr>
                <w:rStyle w:val="Hyperlink"/>
                <w:noProof/>
              </w:rPr>
              <w:fldChar w:fldCharType="end"/>
            </w:r>
          </w:ins>
        </w:p>
        <w:p w14:paraId="12C5322F" w14:textId="77777777" w:rsidR="00E00D57" w:rsidRDefault="00E00D57">
          <w:pPr>
            <w:pStyle w:val="TOC3"/>
            <w:tabs>
              <w:tab w:val="left" w:pos="1320"/>
              <w:tab w:val="right" w:leader="dot" w:pos="9350"/>
            </w:tabs>
            <w:rPr>
              <w:ins w:id="218" w:author="Curt Beckmann" w:date="2013-06-06T14:17:00Z"/>
              <w:rFonts w:eastAsiaTheme="minorEastAsia"/>
              <w:noProof/>
            </w:rPr>
          </w:pPr>
          <w:ins w:id="21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"_Toc358291621"</w:instrText>
            </w:r>
            <w:r w:rsidRPr="008C57E4">
              <w:rPr>
                <w:rStyle w:val="Hyperlink"/>
                <w:noProof/>
              </w:rPr>
              <w:instrText xml:space="preserve"> </w:instrText>
            </w:r>
            <w:r w:rsidRPr="008C57E4">
              <w:rPr>
                <w:rStyle w:val="Hyperlink"/>
                <w:noProof/>
              </w:rPr>
              <w:fldChar w:fldCharType="separate"/>
            </w:r>
            <w:r w:rsidRPr="008C57E4">
              <w:rPr>
                <w:rStyle w:val="Hyperlink"/>
                <w:noProof/>
              </w:rPr>
              <w:t>8.13.1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_Toc358291621 \h </w:instrText>
            </w:r>
          </w:ins>
          <w:r>
            <w:rPr>
              <w:noProof/>
              <w:webHidden/>
            </w:rPr>
          </w:r>
          <w:r>
            <w:rPr>
              <w:noProof/>
              <w:webHidden/>
            </w:rPr>
            <w:fldChar w:fldCharType="separate"/>
          </w:r>
          <w:ins w:id="220" w:author="Curt Beckmann" w:date="2013-06-06T14:17:00Z">
            <w:r>
              <w:rPr>
                <w:noProof/>
                <w:webHidden/>
              </w:rPr>
              <w:t>71</w:t>
            </w:r>
            <w:r>
              <w:rPr>
                <w:noProof/>
                <w:webHidden/>
              </w:rPr>
              <w:fldChar w:fldCharType="end"/>
            </w:r>
            <w:r w:rsidRPr="008C57E4">
              <w:rPr>
                <w:rStyle w:val="Hyperlink"/>
                <w:noProof/>
              </w:rPr>
              <w:fldChar w:fldCharType="end"/>
            </w:r>
          </w:ins>
        </w:p>
        <w:p w14:paraId="32230087" w14:textId="77777777" w:rsidR="00E00D57" w:rsidRDefault="00E00D57">
          <w:pPr>
            <w:pStyle w:val="TOC3"/>
            <w:tabs>
              <w:tab w:val="left" w:pos="1320"/>
              <w:tab w:val="right" w:leader="dot" w:pos="9350"/>
            </w:tabs>
            <w:rPr>
              <w:ins w:id="221" w:author="Curt Beckmann" w:date="2013-06-06T14:17:00Z"/>
              <w:rFonts w:eastAsiaTheme="minorEastAsia"/>
              <w:noProof/>
            </w:rPr>
          </w:pPr>
          <w:ins w:id="22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"_Toc358291622"</w:instrText>
            </w:r>
            <w:r w:rsidRPr="008C57E4">
              <w:rPr>
                <w:rStyle w:val="Hyperlink"/>
                <w:noProof/>
              </w:rPr>
              <w:instrText xml:space="preserve"> </w:instrText>
            </w:r>
            <w:r w:rsidRPr="008C57E4">
              <w:rPr>
                <w:rStyle w:val="Hyperlink"/>
                <w:noProof/>
              </w:rPr>
              <w:fldChar w:fldCharType="separate"/>
            </w:r>
            <w:r w:rsidRPr="008C57E4">
              <w:rPr>
                <w:rStyle w:val="Hyperlink"/>
                <w:noProof/>
              </w:rPr>
              <w:t>8.13.2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_Toc358291622 \h </w:instrText>
            </w:r>
          </w:ins>
          <w:r>
            <w:rPr>
              <w:noProof/>
              <w:webHidden/>
            </w:rPr>
          </w:r>
          <w:r>
            <w:rPr>
              <w:noProof/>
              <w:webHidden/>
            </w:rPr>
            <w:fldChar w:fldCharType="separate"/>
          </w:r>
          <w:ins w:id="223" w:author="Curt Beckmann" w:date="2013-06-06T14:17:00Z">
            <w:r>
              <w:rPr>
                <w:noProof/>
                <w:webHidden/>
              </w:rPr>
              <w:t>71</w:t>
            </w:r>
            <w:r>
              <w:rPr>
                <w:noProof/>
                <w:webHidden/>
              </w:rPr>
              <w:fldChar w:fldCharType="end"/>
            </w:r>
            <w:r w:rsidRPr="008C57E4">
              <w:rPr>
                <w:rStyle w:val="Hyperlink"/>
                <w:noProof/>
              </w:rPr>
              <w:fldChar w:fldCharType="end"/>
            </w:r>
          </w:ins>
        </w:p>
        <w:p w14:paraId="03D81184" w14:textId="77777777" w:rsidR="00E00D57" w:rsidRDefault="00E00D57">
          <w:pPr>
            <w:pStyle w:val="TOC3"/>
            <w:tabs>
              <w:tab w:val="left" w:pos="1320"/>
              <w:tab w:val="right" w:leader="dot" w:pos="9350"/>
            </w:tabs>
            <w:rPr>
              <w:ins w:id="224" w:author="Curt Beckmann" w:date="2013-06-06T14:17:00Z"/>
              <w:rFonts w:eastAsiaTheme="minorEastAsia"/>
              <w:noProof/>
            </w:rPr>
          </w:pPr>
          <w:ins w:id="22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"_Toc358291623"</w:instrText>
            </w:r>
            <w:r w:rsidRPr="008C57E4">
              <w:rPr>
                <w:rStyle w:val="Hyperlink"/>
                <w:noProof/>
              </w:rPr>
              <w:instrText xml:space="preserve"> </w:instrText>
            </w:r>
            <w:r w:rsidRPr="008C57E4">
              <w:rPr>
                <w:rStyle w:val="Hyperlink"/>
                <w:noProof/>
              </w:rPr>
              <w:fldChar w:fldCharType="separate"/>
            </w:r>
            <w:r w:rsidRPr="008C57E4">
              <w:rPr>
                <w:rStyle w:val="Hyperlink"/>
                <w:noProof/>
              </w:rPr>
              <w:t>8.13.3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_Toc358291623 \h </w:instrText>
            </w:r>
          </w:ins>
          <w:r>
            <w:rPr>
              <w:noProof/>
              <w:webHidden/>
            </w:rPr>
          </w:r>
          <w:r>
            <w:rPr>
              <w:noProof/>
              <w:webHidden/>
            </w:rPr>
            <w:fldChar w:fldCharType="separate"/>
          </w:r>
          <w:ins w:id="226" w:author="Curt Beckmann" w:date="2013-06-06T14:17:00Z">
            <w:r>
              <w:rPr>
                <w:noProof/>
                <w:webHidden/>
              </w:rPr>
              <w:t>76</w:t>
            </w:r>
            <w:r>
              <w:rPr>
                <w:noProof/>
                <w:webHidden/>
              </w:rPr>
              <w:fldChar w:fldCharType="end"/>
            </w:r>
            <w:r w:rsidRPr="008C57E4">
              <w:rPr>
                <w:rStyle w:val="Hyperlink"/>
                <w:noProof/>
              </w:rPr>
              <w:fldChar w:fldCharType="end"/>
            </w:r>
          </w:ins>
        </w:p>
        <w:p w14:paraId="13249999" w14:textId="77777777" w:rsidR="00E00D57" w:rsidRDefault="00E00D57">
          <w:pPr>
            <w:pStyle w:val="TOC2"/>
            <w:tabs>
              <w:tab w:val="left" w:pos="880"/>
              <w:tab w:val="right" w:leader="dot" w:pos="9350"/>
            </w:tabs>
            <w:rPr>
              <w:ins w:id="227" w:author="Curt Beckmann" w:date="2013-06-06T14:17:00Z"/>
              <w:rFonts w:eastAsiaTheme="minorEastAsia"/>
              <w:noProof/>
            </w:rPr>
          </w:pPr>
          <w:ins w:id="22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"_Toc358291624"</w:instrText>
            </w:r>
            <w:r w:rsidRPr="008C57E4">
              <w:rPr>
                <w:rStyle w:val="Hyperlink"/>
                <w:noProof/>
              </w:rPr>
              <w:instrText xml:space="preserve"> </w:instrText>
            </w:r>
            <w:r w:rsidRPr="008C57E4">
              <w:rPr>
                <w:rStyle w:val="Hyperlink"/>
                <w:noProof/>
              </w:rPr>
              <w:fldChar w:fldCharType="separate"/>
            </w:r>
            <w:r w:rsidRPr="008C57E4">
              <w:rPr>
                <w:rStyle w:val="Hyperlink"/>
                <w:noProof/>
              </w:rPr>
              <w:t>8.14</w:t>
            </w:r>
            <w:r>
              <w:rPr>
                <w:rFonts w:eastAsiaTheme="minorEastAsia"/>
                <w:noProof/>
              </w:rPr>
              <w:tab/>
            </w:r>
            <w:r w:rsidRPr="008C57E4">
              <w:rPr>
                <w:rStyle w:val="Hyperlink"/>
                <w:noProof/>
              </w:rPr>
              <w:t>OpenFlow Flow Table</w:t>
            </w:r>
            <w:r>
              <w:rPr>
                <w:noProof/>
                <w:webHidden/>
              </w:rPr>
              <w:tab/>
            </w:r>
            <w:r>
              <w:rPr>
                <w:noProof/>
                <w:webHidden/>
              </w:rPr>
              <w:fldChar w:fldCharType="begin"/>
            </w:r>
            <w:r>
              <w:rPr>
                <w:noProof/>
                <w:webHidden/>
              </w:rPr>
              <w:instrText xml:space="preserve"> PAGEREF _Toc358291624 \h </w:instrText>
            </w:r>
          </w:ins>
          <w:r>
            <w:rPr>
              <w:noProof/>
              <w:webHidden/>
            </w:rPr>
          </w:r>
          <w:r>
            <w:rPr>
              <w:noProof/>
              <w:webHidden/>
            </w:rPr>
            <w:fldChar w:fldCharType="separate"/>
          </w:r>
          <w:ins w:id="229" w:author="Curt Beckmann" w:date="2013-06-06T14:17:00Z">
            <w:r>
              <w:rPr>
                <w:noProof/>
                <w:webHidden/>
              </w:rPr>
              <w:t>76</w:t>
            </w:r>
            <w:r>
              <w:rPr>
                <w:noProof/>
                <w:webHidden/>
              </w:rPr>
              <w:fldChar w:fldCharType="end"/>
            </w:r>
            <w:r w:rsidRPr="008C57E4">
              <w:rPr>
                <w:rStyle w:val="Hyperlink"/>
                <w:noProof/>
              </w:rPr>
              <w:fldChar w:fldCharType="end"/>
            </w:r>
          </w:ins>
        </w:p>
        <w:p w14:paraId="7E252F3C" w14:textId="77777777" w:rsidR="00E00D57" w:rsidRDefault="00E00D57">
          <w:pPr>
            <w:pStyle w:val="TOC3"/>
            <w:tabs>
              <w:tab w:val="left" w:pos="1320"/>
              <w:tab w:val="right" w:leader="dot" w:pos="9350"/>
            </w:tabs>
            <w:rPr>
              <w:ins w:id="230" w:author="Curt Beckmann" w:date="2013-06-06T14:17:00Z"/>
              <w:rFonts w:eastAsiaTheme="minorEastAsia"/>
              <w:noProof/>
            </w:rPr>
          </w:pPr>
          <w:ins w:id="23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"_Toc358291625"</w:instrText>
            </w:r>
            <w:r w:rsidRPr="008C57E4">
              <w:rPr>
                <w:rStyle w:val="Hyperlink"/>
                <w:noProof/>
              </w:rPr>
              <w:instrText xml:space="preserve"> </w:instrText>
            </w:r>
            <w:r w:rsidRPr="008C57E4">
              <w:rPr>
                <w:rStyle w:val="Hyperlink"/>
                <w:noProof/>
              </w:rPr>
              <w:fldChar w:fldCharType="separate"/>
            </w:r>
            <w:r w:rsidRPr="008C57E4">
              <w:rPr>
                <w:rStyle w:val="Hyperlink"/>
                <w:noProof/>
              </w:rPr>
              <w:t>8.14.1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_Toc358291625 \h </w:instrText>
            </w:r>
          </w:ins>
          <w:r>
            <w:rPr>
              <w:noProof/>
              <w:webHidden/>
            </w:rPr>
          </w:r>
          <w:r>
            <w:rPr>
              <w:noProof/>
              <w:webHidden/>
            </w:rPr>
            <w:fldChar w:fldCharType="separate"/>
          </w:r>
          <w:ins w:id="232" w:author="Curt Beckmann" w:date="2013-06-06T14:17:00Z">
            <w:r>
              <w:rPr>
                <w:noProof/>
                <w:webHidden/>
              </w:rPr>
              <w:t>77</w:t>
            </w:r>
            <w:r>
              <w:rPr>
                <w:noProof/>
                <w:webHidden/>
              </w:rPr>
              <w:fldChar w:fldCharType="end"/>
            </w:r>
            <w:r w:rsidRPr="008C57E4">
              <w:rPr>
                <w:rStyle w:val="Hyperlink"/>
                <w:noProof/>
              </w:rPr>
              <w:fldChar w:fldCharType="end"/>
            </w:r>
          </w:ins>
        </w:p>
        <w:p w14:paraId="73921AE3" w14:textId="77777777" w:rsidR="00E00D57" w:rsidRDefault="00E00D57">
          <w:pPr>
            <w:pStyle w:val="TOC3"/>
            <w:tabs>
              <w:tab w:val="left" w:pos="1320"/>
              <w:tab w:val="right" w:leader="dot" w:pos="9350"/>
            </w:tabs>
            <w:rPr>
              <w:ins w:id="233" w:author="Curt Beckmann" w:date="2013-06-06T14:17:00Z"/>
              <w:rFonts w:eastAsiaTheme="minorEastAsia"/>
              <w:noProof/>
            </w:rPr>
          </w:pPr>
          <w:ins w:id="23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"_Toc358291626"</w:instrText>
            </w:r>
            <w:r w:rsidRPr="008C57E4">
              <w:rPr>
                <w:rStyle w:val="Hyperlink"/>
                <w:noProof/>
              </w:rPr>
              <w:instrText xml:space="preserve"> </w:instrText>
            </w:r>
            <w:r w:rsidRPr="008C57E4">
              <w:rPr>
                <w:rStyle w:val="Hyperlink"/>
                <w:noProof/>
              </w:rPr>
              <w:fldChar w:fldCharType="separate"/>
            </w:r>
            <w:r w:rsidRPr="008C57E4">
              <w:rPr>
                <w:rStyle w:val="Hyperlink"/>
                <w:noProof/>
              </w:rPr>
              <w:t>8.14.2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_Toc358291626 \h </w:instrText>
            </w:r>
          </w:ins>
          <w:r>
            <w:rPr>
              <w:noProof/>
              <w:webHidden/>
            </w:rPr>
          </w:r>
          <w:r>
            <w:rPr>
              <w:noProof/>
              <w:webHidden/>
            </w:rPr>
            <w:fldChar w:fldCharType="separate"/>
          </w:r>
          <w:ins w:id="235" w:author="Curt Beckmann" w:date="2013-06-06T14:17:00Z">
            <w:r>
              <w:rPr>
                <w:noProof/>
                <w:webHidden/>
              </w:rPr>
              <w:t>77</w:t>
            </w:r>
            <w:r>
              <w:rPr>
                <w:noProof/>
                <w:webHidden/>
              </w:rPr>
              <w:fldChar w:fldCharType="end"/>
            </w:r>
            <w:r w:rsidRPr="008C57E4">
              <w:rPr>
                <w:rStyle w:val="Hyperlink"/>
                <w:noProof/>
              </w:rPr>
              <w:fldChar w:fldCharType="end"/>
            </w:r>
          </w:ins>
        </w:p>
        <w:p w14:paraId="471E6DAD" w14:textId="77777777" w:rsidR="00E00D57" w:rsidRDefault="00E00D57">
          <w:pPr>
            <w:pStyle w:val="TOC3"/>
            <w:tabs>
              <w:tab w:val="left" w:pos="1320"/>
              <w:tab w:val="right" w:leader="dot" w:pos="9350"/>
            </w:tabs>
            <w:rPr>
              <w:ins w:id="236" w:author="Curt Beckmann" w:date="2013-06-06T14:17:00Z"/>
              <w:rFonts w:eastAsiaTheme="minorEastAsia"/>
              <w:noProof/>
            </w:rPr>
          </w:pPr>
          <w:ins w:id="23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"_Toc358291627"</w:instrText>
            </w:r>
            <w:r w:rsidRPr="008C57E4">
              <w:rPr>
                <w:rStyle w:val="Hyperlink"/>
                <w:noProof/>
              </w:rPr>
              <w:instrText xml:space="preserve"> </w:instrText>
            </w:r>
            <w:r w:rsidRPr="008C57E4">
              <w:rPr>
                <w:rStyle w:val="Hyperlink"/>
                <w:noProof/>
              </w:rPr>
              <w:fldChar w:fldCharType="separate"/>
            </w:r>
            <w:r w:rsidRPr="008C57E4">
              <w:rPr>
                <w:rStyle w:val="Hyperlink"/>
                <w:noProof/>
              </w:rPr>
              <w:t>8.14.3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_Toc358291627 \h </w:instrText>
            </w:r>
          </w:ins>
          <w:r>
            <w:rPr>
              <w:noProof/>
              <w:webHidden/>
            </w:rPr>
          </w:r>
          <w:r>
            <w:rPr>
              <w:noProof/>
              <w:webHidden/>
            </w:rPr>
            <w:fldChar w:fldCharType="separate"/>
          </w:r>
          <w:ins w:id="238" w:author="Curt Beckmann" w:date="2013-06-06T14:17:00Z">
            <w:r>
              <w:rPr>
                <w:noProof/>
                <w:webHidden/>
              </w:rPr>
              <w:t>81</w:t>
            </w:r>
            <w:r>
              <w:rPr>
                <w:noProof/>
                <w:webHidden/>
              </w:rPr>
              <w:fldChar w:fldCharType="end"/>
            </w:r>
            <w:r w:rsidRPr="008C57E4">
              <w:rPr>
                <w:rStyle w:val="Hyperlink"/>
                <w:noProof/>
              </w:rPr>
              <w:fldChar w:fldCharType="end"/>
            </w:r>
          </w:ins>
        </w:p>
        <w:p w14:paraId="75625F62" w14:textId="77777777" w:rsidR="00E00D57" w:rsidRDefault="00E00D57">
          <w:pPr>
            <w:pStyle w:val="TOC2"/>
            <w:tabs>
              <w:tab w:val="left" w:pos="880"/>
              <w:tab w:val="right" w:leader="dot" w:pos="9350"/>
            </w:tabs>
            <w:rPr>
              <w:ins w:id="239" w:author="Curt Beckmann" w:date="2013-06-06T14:17:00Z"/>
              <w:rFonts w:eastAsiaTheme="minorEastAsia"/>
              <w:noProof/>
            </w:rPr>
          </w:pPr>
          <w:ins w:id="24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"_Toc358291628"</w:instrText>
            </w:r>
            <w:r w:rsidRPr="008C57E4">
              <w:rPr>
                <w:rStyle w:val="Hyperlink"/>
                <w:noProof/>
              </w:rPr>
              <w:instrText xml:space="preserve"> </w:instrText>
            </w:r>
            <w:r w:rsidRPr="008C57E4">
              <w:rPr>
                <w:rStyle w:val="Hyperlink"/>
                <w:noProof/>
              </w:rPr>
              <w:fldChar w:fldCharType="separate"/>
            </w:r>
            <w:r w:rsidRPr="008C57E4">
              <w:rPr>
                <w:rStyle w:val="Hyperlink"/>
                <w:noProof/>
              </w:rPr>
              <w:t>8.15</w:t>
            </w:r>
            <w:r>
              <w:rPr>
                <w:rFonts w:eastAsiaTheme="minorEastAsia"/>
                <w:noProof/>
              </w:rPr>
              <w:tab/>
            </w:r>
            <w:r w:rsidRPr="008C57E4">
              <w:rPr>
                <w:rStyle w:val="Hyperlink"/>
                <w:noProof/>
              </w:rPr>
              <w:t>NDM</w:t>
            </w:r>
            <w:r>
              <w:rPr>
                <w:noProof/>
                <w:webHidden/>
              </w:rPr>
              <w:tab/>
            </w:r>
            <w:r>
              <w:rPr>
                <w:noProof/>
                <w:webHidden/>
              </w:rPr>
              <w:fldChar w:fldCharType="begin"/>
            </w:r>
            <w:r>
              <w:rPr>
                <w:noProof/>
                <w:webHidden/>
              </w:rPr>
              <w:instrText xml:space="preserve"> PAGEREF _Toc358291628 \h </w:instrText>
            </w:r>
          </w:ins>
          <w:r>
            <w:rPr>
              <w:noProof/>
              <w:webHidden/>
            </w:rPr>
          </w:r>
          <w:r>
            <w:rPr>
              <w:noProof/>
              <w:webHidden/>
            </w:rPr>
            <w:fldChar w:fldCharType="separate"/>
          </w:r>
          <w:ins w:id="241" w:author="Curt Beckmann" w:date="2013-06-06T14:17:00Z">
            <w:r>
              <w:rPr>
                <w:noProof/>
                <w:webHidden/>
              </w:rPr>
              <w:t>82</w:t>
            </w:r>
            <w:r>
              <w:rPr>
                <w:noProof/>
                <w:webHidden/>
              </w:rPr>
              <w:fldChar w:fldCharType="end"/>
            </w:r>
            <w:r w:rsidRPr="008C57E4">
              <w:rPr>
                <w:rStyle w:val="Hyperlink"/>
                <w:noProof/>
              </w:rPr>
              <w:fldChar w:fldCharType="end"/>
            </w:r>
          </w:ins>
        </w:p>
        <w:p w14:paraId="59F23520" w14:textId="77777777" w:rsidR="00E00D57" w:rsidRDefault="00E00D57">
          <w:pPr>
            <w:pStyle w:val="TOC3"/>
            <w:tabs>
              <w:tab w:val="left" w:pos="1320"/>
              <w:tab w:val="right" w:leader="dot" w:pos="9350"/>
            </w:tabs>
            <w:rPr>
              <w:ins w:id="242" w:author="Curt Beckmann" w:date="2013-06-06T14:17:00Z"/>
              <w:rFonts w:eastAsiaTheme="minorEastAsia"/>
              <w:noProof/>
            </w:rPr>
          </w:pPr>
          <w:ins w:id="24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"_Toc358291629"</w:instrText>
            </w:r>
            <w:r w:rsidRPr="008C57E4">
              <w:rPr>
                <w:rStyle w:val="Hyperlink"/>
                <w:noProof/>
              </w:rPr>
              <w:instrText xml:space="preserve"> </w:instrText>
            </w:r>
            <w:r w:rsidRPr="008C57E4">
              <w:rPr>
                <w:rStyle w:val="Hyperlink"/>
                <w:noProof/>
              </w:rPr>
              <w:fldChar w:fldCharType="separate"/>
            </w:r>
            <w:r w:rsidRPr="008C57E4">
              <w:rPr>
                <w:rStyle w:val="Hyperlink"/>
                <w:noProof/>
              </w:rPr>
              <w:t>8.15.1</w:t>
            </w:r>
            <w:r>
              <w:rPr>
                <w:rFonts w:eastAsiaTheme="minorEastAsia"/>
                <w:noProof/>
              </w:rPr>
              <w:tab/>
            </w:r>
            <w:r w:rsidRPr="008C57E4">
              <w:rPr>
                <w:rStyle w:val="Hyperlink"/>
                <w:noProof/>
              </w:rPr>
              <w:t>UML Diagram</w:t>
            </w:r>
            <w:r>
              <w:rPr>
                <w:noProof/>
                <w:webHidden/>
              </w:rPr>
              <w:tab/>
            </w:r>
            <w:r>
              <w:rPr>
                <w:noProof/>
                <w:webHidden/>
              </w:rPr>
              <w:fldChar w:fldCharType="begin"/>
            </w:r>
            <w:r>
              <w:rPr>
                <w:noProof/>
                <w:webHidden/>
              </w:rPr>
              <w:instrText xml:space="preserve"> PAGEREF _Toc358291629 \h </w:instrText>
            </w:r>
          </w:ins>
          <w:r>
            <w:rPr>
              <w:noProof/>
              <w:webHidden/>
            </w:rPr>
          </w:r>
          <w:r>
            <w:rPr>
              <w:noProof/>
              <w:webHidden/>
            </w:rPr>
            <w:fldChar w:fldCharType="separate"/>
          </w:r>
          <w:ins w:id="244" w:author="Curt Beckmann" w:date="2013-06-06T14:17:00Z">
            <w:r>
              <w:rPr>
                <w:noProof/>
                <w:webHidden/>
              </w:rPr>
              <w:t>82</w:t>
            </w:r>
            <w:r>
              <w:rPr>
                <w:noProof/>
                <w:webHidden/>
              </w:rPr>
              <w:fldChar w:fldCharType="end"/>
            </w:r>
            <w:r w:rsidRPr="008C57E4">
              <w:rPr>
                <w:rStyle w:val="Hyperlink"/>
                <w:noProof/>
              </w:rPr>
              <w:fldChar w:fldCharType="end"/>
            </w:r>
          </w:ins>
        </w:p>
        <w:p w14:paraId="3BECF6A6" w14:textId="77777777" w:rsidR="00E00D57" w:rsidRDefault="00E00D57">
          <w:pPr>
            <w:pStyle w:val="TOC3"/>
            <w:tabs>
              <w:tab w:val="left" w:pos="1320"/>
              <w:tab w:val="right" w:leader="dot" w:pos="9350"/>
            </w:tabs>
            <w:rPr>
              <w:ins w:id="245" w:author="Curt Beckmann" w:date="2013-06-06T14:17:00Z"/>
              <w:rFonts w:eastAsiaTheme="minorEastAsia"/>
              <w:noProof/>
            </w:rPr>
          </w:pPr>
          <w:ins w:id="24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"_Toc358291630"</w:instrText>
            </w:r>
            <w:r w:rsidRPr="008C57E4">
              <w:rPr>
                <w:rStyle w:val="Hyperlink"/>
                <w:noProof/>
              </w:rPr>
              <w:instrText xml:space="preserve"> </w:instrText>
            </w:r>
            <w:r w:rsidRPr="008C57E4">
              <w:rPr>
                <w:rStyle w:val="Hyperlink"/>
                <w:noProof/>
              </w:rPr>
              <w:fldChar w:fldCharType="separate"/>
            </w:r>
            <w:r w:rsidRPr="008C57E4">
              <w:rPr>
                <w:rStyle w:val="Hyperlink"/>
                <w:noProof/>
              </w:rPr>
              <w:t>8.15.2</w:t>
            </w:r>
            <w:r>
              <w:rPr>
                <w:rFonts w:eastAsiaTheme="minorEastAsia"/>
                <w:noProof/>
              </w:rPr>
              <w:tab/>
            </w:r>
            <w:r w:rsidRPr="008C57E4">
              <w:rPr>
                <w:rStyle w:val="Hyperlink"/>
                <w:noProof/>
              </w:rPr>
              <w:t>XML Schema</w:t>
            </w:r>
            <w:r>
              <w:rPr>
                <w:noProof/>
                <w:webHidden/>
              </w:rPr>
              <w:tab/>
            </w:r>
            <w:r>
              <w:rPr>
                <w:noProof/>
                <w:webHidden/>
              </w:rPr>
              <w:fldChar w:fldCharType="begin"/>
            </w:r>
            <w:r>
              <w:rPr>
                <w:noProof/>
                <w:webHidden/>
              </w:rPr>
              <w:instrText xml:space="preserve"> PAGEREF _Toc358291630 \h </w:instrText>
            </w:r>
          </w:ins>
          <w:r>
            <w:rPr>
              <w:noProof/>
              <w:webHidden/>
            </w:rPr>
          </w:r>
          <w:r>
            <w:rPr>
              <w:noProof/>
              <w:webHidden/>
            </w:rPr>
            <w:fldChar w:fldCharType="separate"/>
          </w:r>
          <w:ins w:id="247" w:author="Curt Beckmann" w:date="2013-06-06T14:17:00Z">
            <w:r>
              <w:rPr>
                <w:noProof/>
                <w:webHidden/>
              </w:rPr>
              <w:t>82</w:t>
            </w:r>
            <w:r>
              <w:rPr>
                <w:noProof/>
                <w:webHidden/>
              </w:rPr>
              <w:fldChar w:fldCharType="end"/>
            </w:r>
            <w:r w:rsidRPr="008C57E4">
              <w:rPr>
                <w:rStyle w:val="Hyperlink"/>
                <w:noProof/>
              </w:rPr>
              <w:fldChar w:fldCharType="end"/>
            </w:r>
          </w:ins>
        </w:p>
        <w:p w14:paraId="0CBF18F9" w14:textId="77777777" w:rsidR="00E00D57" w:rsidRDefault="00E00D57">
          <w:pPr>
            <w:pStyle w:val="TOC3"/>
            <w:tabs>
              <w:tab w:val="left" w:pos="1320"/>
              <w:tab w:val="right" w:leader="dot" w:pos="9350"/>
            </w:tabs>
            <w:rPr>
              <w:ins w:id="248" w:author="Curt Beckmann" w:date="2013-06-06T14:17:00Z"/>
              <w:rFonts w:eastAsiaTheme="minorEastAsia"/>
              <w:noProof/>
            </w:rPr>
          </w:pPr>
          <w:ins w:id="249"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"_Toc358291631"</w:instrText>
            </w:r>
            <w:r w:rsidRPr="008C57E4">
              <w:rPr>
                <w:rStyle w:val="Hyperlink"/>
                <w:noProof/>
              </w:rPr>
              <w:instrText xml:space="preserve"> </w:instrText>
            </w:r>
            <w:r w:rsidRPr="008C57E4">
              <w:rPr>
                <w:rStyle w:val="Hyperlink"/>
                <w:noProof/>
              </w:rPr>
              <w:fldChar w:fldCharType="separate"/>
            </w:r>
            <w:r w:rsidRPr="008C57E4">
              <w:rPr>
                <w:rStyle w:val="Hyperlink"/>
                <w:noProof/>
              </w:rPr>
              <w:t>8.15.3</w:t>
            </w:r>
            <w:r>
              <w:rPr>
                <w:rFonts w:eastAsiaTheme="minorEastAsia"/>
                <w:noProof/>
              </w:rPr>
              <w:tab/>
            </w:r>
            <w:r w:rsidRPr="008C57E4">
              <w:rPr>
                <w:rStyle w:val="Hyperlink"/>
                <w:noProof/>
              </w:rPr>
              <w:t>XML Example</w:t>
            </w:r>
            <w:r>
              <w:rPr>
                <w:noProof/>
                <w:webHidden/>
              </w:rPr>
              <w:tab/>
            </w:r>
            <w:r>
              <w:rPr>
                <w:noProof/>
                <w:webHidden/>
              </w:rPr>
              <w:fldChar w:fldCharType="begin"/>
            </w:r>
            <w:r>
              <w:rPr>
                <w:noProof/>
                <w:webHidden/>
              </w:rPr>
              <w:instrText xml:space="preserve"> PAGEREF _Toc358291631 \h </w:instrText>
            </w:r>
          </w:ins>
          <w:r>
            <w:rPr>
              <w:noProof/>
              <w:webHidden/>
            </w:rPr>
          </w:r>
          <w:r>
            <w:rPr>
              <w:noProof/>
              <w:webHidden/>
            </w:rPr>
            <w:fldChar w:fldCharType="separate"/>
          </w:r>
          <w:ins w:id="250" w:author="Curt Beckmann" w:date="2013-06-06T14:17:00Z">
            <w:r>
              <w:rPr>
                <w:noProof/>
                <w:webHidden/>
              </w:rPr>
              <w:t>84</w:t>
            </w:r>
            <w:r>
              <w:rPr>
                <w:noProof/>
                <w:webHidden/>
              </w:rPr>
              <w:fldChar w:fldCharType="end"/>
            </w:r>
            <w:r w:rsidRPr="008C57E4">
              <w:rPr>
                <w:rStyle w:val="Hyperlink"/>
                <w:noProof/>
              </w:rPr>
              <w:fldChar w:fldCharType="end"/>
            </w:r>
          </w:ins>
        </w:p>
        <w:p w14:paraId="1A2DB3B1" w14:textId="77777777" w:rsidR="00E00D57" w:rsidRDefault="00E00D57">
          <w:pPr>
            <w:pStyle w:val="TOC1"/>
            <w:tabs>
              <w:tab w:val="left" w:pos="440"/>
              <w:tab w:val="right" w:leader="dot" w:pos="9350"/>
            </w:tabs>
            <w:rPr>
              <w:ins w:id="251" w:author="Curt Beckmann" w:date="2013-06-06T14:17:00Z"/>
              <w:rFonts w:eastAsiaTheme="minorEastAsia"/>
              <w:noProof/>
            </w:rPr>
          </w:pPr>
          <w:ins w:id="252"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"_Toc358291632"</w:instrText>
            </w:r>
            <w:r w:rsidRPr="008C57E4">
              <w:rPr>
                <w:rStyle w:val="Hyperlink"/>
                <w:noProof/>
              </w:rPr>
              <w:instrText xml:space="preserve"> </w:instrText>
            </w:r>
            <w:r w:rsidRPr="008C57E4">
              <w:rPr>
                <w:rStyle w:val="Hyperlink"/>
                <w:noProof/>
              </w:rPr>
              <w:fldChar w:fldCharType="separate"/>
            </w:r>
            <w:r w:rsidRPr="008C57E4">
              <w:rPr>
                <w:rStyle w:val="Hyperlink"/>
                <w:noProof/>
              </w:rPr>
              <w:t>9</w:t>
            </w:r>
            <w:r>
              <w:rPr>
                <w:rFonts w:eastAsiaTheme="minorEastAsia"/>
                <w:noProof/>
              </w:rPr>
              <w:tab/>
            </w:r>
            <w:r w:rsidRPr="008C57E4">
              <w:rPr>
                <w:rStyle w:val="Hyperlink"/>
                <w:noProof/>
              </w:rPr>
              <w:t>Binding to NETCONF</w:t>
            </w:r>
            <w:r>
              <w:rPr>
                <w:noProof/>
                <w:webHidden/>
              </w:rPr>
              <w:tab/>
            </w:r>
            <w:r>
              <w:rPr>
                <w:noProof/>
                <w:webHidden/>
              </w:rPr>
              <w:fldChar w:fldCharType="begin"/>
            </w:r>
            <w:r>
              <w:rPr>
                <w:noProof/>
                <w:webHidden/>
              </w:rPr>
              <w:instrText xml:space="preserve"> PAGEREF _Toc358291632 \h </w:instrText>
            </w:r>
          </w:ins>
          <w:r>
            <w:rPr>
              <w:noProof/>
              <w:webHidden/>
            </w:rPr>
          </w:r>
          <w:r>
            <w:rPr>
              <w:noProof/>
              <w:webHidden/>
            </w:rPr>
            <w:fldChar w:fldCharType="separate"/>
          </w:r>
          <w:ins w:id="253" w:author="Curt Beckmann" w:date="2013-06-06T14:17:00Z">
            <w:r>
              <w:rPr>
                <w:noProof/>
                <w:webHidden/>
              </w:rPr>
              <w:t>84</w:t>
            </w:r>
            <w:r>
              <w:rPr>
                <w:noProof/>
                <w:webHidden/>
              </w:rPr>
              <w:fldChar w:fldCharType="end"/>
            </w:r>
            <w:r w:rsidRPr="008C57E4">
              <w:rPr>
                <w:rStyle w:val="Hyperlink"/>
                <w:noProof/>
              </w:rPr>
              <w:fldChar w:fldCharType="end"/>
            </w:r>
          </w:ins>
        </w:p>
        <w:p w14:paraId="66535FB8" w14:textId="77777777" w:rsidR="00E00D57" w:rsidRDefault="00E00D57">
          <w:pPr>
            <w:pStyle w:val="TOC2"/>
            <w:tabs>
              <w:tab w:val="left" w:pos="880"/>
              <w:tab w:val="right" w:leader="dot" w:pos="9350"/>
            </w:tabs>
            <w:rPr>
              <w:ins w:id="254" w:author="Curt Beckmann" w:date="2013-06-06T14:17:00Z"/>
              <w:rFonts w:eastAsiaTheme="minorEastAsia"/>
              <w:noProof/>
            </w:rPr>
          </w:pPr>
          <w:ins w:id="255"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"_Toc358291633"</w:instrText>
            </w:r>
            <w:r w:rsidRPr="008C57E4">
              <w:rPr>
                <w:rStyle w:val="Hyperlink"/>
                <w:noProof/>
              </w:rPr>
              <w:instrText xml:space="preserve"> </w:instrText>
            </w:r>
            <w:r w:rsidRPr="008C57E4">
              <w:rPr>
                <w:rStyle w:val="Hyperlink"/>
                <w:noProof/>
              </w:rPr>
              <w:fldChar w:fldCharType="separate"/>
            </w:r>
            <w:r w:rsidRPr="008C57E4">
              <w:rPr>
                <w:rStyle w:val="Hyperlink"/>
                <w:noProof/>
              </w:rPr>
              <w:t>9.1</w:t>
            </w:r>
            <w:r>
              <w:rPr>
                <w:rFonts w:eastAsiaTheme="minorEastAsia"/>
                <w:noProof/>
              </w:rPr>
              <w:tab/>
            </w:r>
            <w:r w:rsidRPr="008C57E4">
              <w:rPr>
                <w:rStyle w:val="Hyperlink"/>
                <w:noProof/>
              </w:rPr>
              <w:t>Requirements</w:t>
            </w:r>
            <w:r>
              <w:rPr>
                <w:noProof/>
                <w:webHidden/>
              </w:rPr>
              <w:tab/>
            </w:r>
            <w:r>
              <w:rPr>
                <w:noProof/>
                <w:webHidden/>
              </w:rPr>
              <w:fldChar w:fldCharType="begin"/>
            </w:r>
            <w:r>
              <w:rPr>
                <w:noProof/>
                <w:webHidden/>
              </w:rPr>
              <w:instrText xml:space="preserve"> PAGEREF _Toc358291633 \h </w:instrText>
            </w:r>
          </w:ins>
          <w:r>
            <w:rPr>
              <w:noProof/>
              <w:webHidden/>
            </w:rPr>
          </w:r>
          <w:r>
            <w:rPr>
              <w:noProof/>
              <w:webHidden/>
            </w:rPr>
            <w:fldChar w:fldCharType="separate"/>
          </w:r>
          <w:ins w:id="256" w:author="Curt Beckmann" w:date="2013-06-06T14:17:00Z">
            <w:r>
              <w:rPr>
                <w:noProof/>
                <w:webHidden/>
              </w:rPr>
              <w:t>84</w:t>
            </w:r>
            <w:r>
              <w:rPr>
                <w:noProof/>
                <w:webHidden/>
              </w:rPr>
              <w:fldChar w:fldCharType="end"/>
            </w:r>
            <w:r w:rsidRPr="008C57E4">
              <w:rPr>
                <w:rStyle w:val="Hyperlink"/>
                <w:noProof/>
              </w:rPr>
              <w:fldChar w:fldCharType="end"/>
            </w:r>
          </w:ins>
        </w:p>
        <w:p w14:paraId="278C0E8E" w14:textId="77777777" w:rsidR="00E00D57" w:rsidRDefault="00E00D57">
          <w:pPr>
            <w:pStyle w:val="TOC2"/>
            <w:tabs>
              <w:tab w:val="left" w:pos="880"/>
              <w:tab w:val="right" w:leader="dot" w:pos="9350"/>
            </w:tabs>
            <w:rPr>
              <w:ins w:id="257" w:author="Curt Beckmann" w:date="2013-06-06T14:17:00Z"/>
              <w:rFonts w:eastAsiaTheme="minorEastAsia"/>
              <w:noProof/>
            </w:rPr>
          </w:pPr>
          <w:ins w:id="258"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"_Toc358291634"</w:instrText>
            </w:r>
            <w:r w:rsidRPr="008C57E4">
              <w:rPr>
                <w:rStyle w:val="Hyperlink"/>
                <w:noProof/>
              </w:rPr>
              <w:instrText xml:space="preserve"> </w:instrText>
            </w:r>
            <w:r w:rsidRPr="008C57E4">
              <w:rPr>
                <w:rStyle w:val="Hyperlink"/>
                <w:noProof/>
              </w:rPr>
              <w:fldChar w:fldCharType="separate"/>
            </w:r>
            <w:r w:rsidRPr="008C57E4">
              <w:rPr>
                <w:rStyle w:val="Hyperlink"/>
                <w:noProof/>
              </w:rPr>
              <w:t>9.2</w:t>
            </w:r>
            <w:r>
              <w:rPr>
                <w:rFonts w:eastAsiaTheme="minorEastAsia"/>
                <w:noProof/>
              </w:rPr>
              <w:tab/>
            </w:r>
            <w:r w:rsidRPr="008C57E4">
              <w:rPr>
                <w:rStyle w:val="Hyperlink"/>
                <w:noProof/>
              </w:rPr>
              <w:t>How the Data Model is Bound to NETCONF</w:t>
            </w:r>
            <w:r>
              <w:rPr>
                <w:noProof/>
                <w:webHidden/>
              </w:rPr>
              <w:tab/>
            </w:r>
            <w:r>
              <w:rPr>
                <w:noProof/>
                <w:webHidden/>
              </w:rPr>
              <w:fldChar w:fldCharType="begin"/>
            </w:r>
            <w:r>
              <w:rPr>
                <w:noProof/>
                <w:webHidden/>
              </w:rPr>
              <w:instrText xml:space="preserve"> PAGEREF _Toc358291634 \h </w:instrText>
            </w:r>
          </w:ins>
          <w:r>
            <w:rPr>
              <w:noProof/>
              <w:webHidden/>
            </w:rPr>
          </w:r>
          <w:r>
            <w:rPr>
              <w:noProof/>
              <w:webHidden/>
            </w:rPr>
            <w:fldChar w:fldCharType="separate"/>
          </w:r>
          <w:ins w:id="259" w:author="Curt Beckmann" w:date="2013-06-06T14:17:00Z">
            <w:r>
              <w:rPr>
                <w:noProof/>
                <w:webHidden/>
              </w:rPr>
              <w:t>85</w:t>
            </w:r>
            <w:r>
              <w:rPr>
                <w:noProof/>
                <w:webHidden/>
              </w:rPr>
              <w:fldChar w:fldCharType="end"/>
            </w:r>
            <w:r w:rsidRPr="008C57E4">
              <w:rPr>
                <w:rStyle w:val="Hyperlink"/>
                <w:noProof/>
              </w:rPr>
              <w:fldChar w:fldCharType="end"/>
            </w:r>
          </w:ins>
        </w:p>
        <w:p w14:paraId="431728F7" w14:textId="77777777" w:rsidR="00E00D57" w:rsidRDefault="00E00D57">
          <w:pPr>
            <w:pStyle w:val="TOC3"/>
            <w:tabs>
              <w:tab w:val="left" w:pos="1320"/>
              <w:tab w:val="right" w:leader="dot" w:pos="9350"/>
            </w:tabs>
            <w:rPr>
              <w:ins w:id="260" w:author="Curt Beckmann" w:date="2013-06-06T14:17:00Z"/>
              <w:rFonts w:eastAsiaTheme="minorEastAsia"/>
              <w:noProof/>
            </w:rPr>
          </w:pPr>
          <w:ins w:id="261"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"_Toc358291635"</w:instrText>
            </w:r>
            <w:r w:rsidRPr="008C57E4">
              <w:rPr>
                <w:rStyle w:val="Hyperlink"/>
                <w:noProof/>
              </w:rPr>
              <w:instrText xml:space="preserve"> </w:instrText>
            </w:r>
            <w:r w:rsidRPr="008C57E4">
              <w:rPr>
                <w:rStyle w:val="Hyperlink"/>
                <w:noProof/>
              </w:rPr>
              <w:fldChar w:fldCharType="separate"/>
            </w:r>
            <w:r w:rsidRPr="008C57E4">
              <w:rPr>
                <w:rStyle w:val="Hyperlink"/>
                <w:noProof/>
              </w:rPr>
              <w:t>9.2.1</w:t>
            </w:r>
            <w:r>
              <w:rPr>
                <w:rFonts w:eastAsiaTheme="minorEastAsia"/>
                <w:noProof/>
              </w:rPr>
              <w:tab/>
            </w:r>
            <w:r w:rsidRPr="008C57E4">
              <w:rPr>
                <w:rStyle w:val="Hyperlink"/>
                <w:noProof/>
              </w:rPr>
              <w:t>edit-config</w:t>
            </w:r>
            <w:r>
              <w:rPr>
                <w:noProof/>
                <w:webHidden/>
              </w:rPr>
              <w:tab/>
            </w:r>
            <w:r>
              <w:rPr>
                <w:noProof/>
                <w:webHidden/>
              </w:rPr>
              <w:fldChar w:fldCharType="begin"/>
            </w:r>
            <w:r>
              <w:rPr>
                <w:noProof/>
                <w:webHidden/>
              </w:rPr>
              <w:instrText xml:space="preserve"> PAGEREF _Toc358291635 \h </w:instrText>
            </w:r>
          </w:ins>
          <w:r>
            <w:rPr>
              <w:noProof/>
              <w:webHidden/>
            </w:rPr>
          </w:r>
          <w:r>
            <w:rPr>
              <w:noProof/>
              <w:webHidden/>
            </w:rPr>
            <w:fldChar w:fldCharType="separate"/>
          </w:r>
          <w:ins w:id="262" w:author="Curt Beckmann" w:date="2013-06-06T14:17:00Z">
            <w:r>
              <w:rPr>
                <w:noProof/>
                <w:webHidden/>
              </w:rPr>
              <w:t>85</w:t>
            </w:r>
            <w:r>
              <w:rPr>
                <w:noProof/>
                <w:webHidden/>
              </w:rPr>
              <w:fldChar w:fldCharType="end"/>
            </w:r>
            <w:r w:rsidRPr="008C57E4">
              <w:rPr>
                <w:rStyle w:val="Hyperlink"/>
                <w:noProof/>
              </w:rPr>
              <w:fldChar w:fldCharType="end"/>
            </w:r>
          </w:ins>
        </w:p>
        <w:p w14:paraId="6A8B5B3A" w14:textId="77777777" w:rsidR="00E00D57" w:rsidRDefault="00E00D57">
          <w:pPr>
            <w:pStyle w:val="TOC3"/>
            <w:tabs>
              <w:tab w:val="left" w:pos="1320"/>
              <w:tab w:val="right" w:leader="dot" w:pos="9350"/>
            </w:tabs>
            <w:rPr>
              <w:ins w:id="263" w:author="Curt Beckmann" w:date="2013-06-06T14:17:00Z"/>
              <w:rFonts w:eastAsiaTheme="minorEastAsia"/>
              <w:noProof/>
            </w:rPr>
          </w:pPr>
          <w:ins w:id="264"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"_Toc358291636"</w:instrText>
            </w:r>
            <w:r w:rsidRPr="008C57E4">
              <w:rPr>
                <w:rStyle w:val="Hyperlink"/>
                <w:noProof/>
              </w:rPr>
              <w:instrText xml:space="preserve"> </w:instrText>
            </w:r>
            <w:r w:rsidRPr="008C57E4">
              <w:rPr>
                <w:rStyle w:val="Hyperlink"/>
                <w:noProof/>
              </w:rPr>
              <w:fldChar w:fldCharType="separate"/>
            </w:r>
            <w:r w:rsidRPr="008C57E4">
              <w:rPr>
                <w:rStyle w:val="Hyperlink"/>
                <w:noProof/>
              </w:rPr>
              <w:t>9.2.2</w:t>
            </w:r>
            <w:r>
              <w:rPr>
                <w:rFonts w:eastAsiaTheme="minorEastAsia"/>
                <w:noProof/>
              </w:rPr>
              <w:tab/>
            </w:r>
            <w:r w:rsidRPr="008C57E4">
              <w:rPr>
                <w:rStyle w:val="Hyperlink"/>
                <w:noProof/>
              </w:rPr>
              <w:t>get-config</w:t>
            </w:r>
            <w:r>
              <w:rPr>
                <w:noProof/>
                <w:webHidden/>
              </w:rPr>
              <w:tab/>
            </w:r>
            <w:r>
              <w:rPr>
                <w:noProof/>
                <w:webHidden/>
              </w:rPr>
              <w:fldChar w:fldCharType="begin"/>
            </w:r>
            <w:r>
              <w:rPr>
                <w:noProof/>
                <w:webHidden/>
              </w:rPr>
              <w:instrText xml:space="preserve"> PAGEREF _Toc358291636 \h </w:instrText>
            </w:r>
          </w:ins>
          <w:r>
            <w:rPr>
              <w:noProof/>
              <w:webHidden/>
            </w:rPr>
          </w:r>
          <w:r>
            <w:rPr>
              <w:noProof/>
              <w:webHidden/>
            </w:rPr>
            <w:fldChar w:fldCharType="separate"/>
          </w:r>
          <w:ins w:id="265" w:author="Curt Beckmann" w:date="2013-06-06T14:17:00Z">
            <w:r>
              <w:rPr>
                <w:noProof/>
                <w:webHidden/>
              </w:rPr>
              <w:t>87</w:t>
            </w:r>
            <w:r>
              <w:rPr>
                <w:noProof/>
                <w:webHidden/>
              </w:rPr>
              <w:fldChar w:fldCharType="end"/>
            </w:r>
            <w:r w:rsidRPr="008C57E4">
              <w:rPr>
                <w:rStyle w:val="Hyperlink"/>
                <w:noProof/>
              </w:rPr>
              <w:fldChar w:fldCharType="end"/>
            </w:r>
          </w:ins>
        </w:p>
        <w:p w14:paraId="7F37B58E" w14:textId="77777777" w:rsidR="00E00D57" w:rsidRDefault="00E00D57">
          <w:pPr>
            <w:pStyle w:val="TOC3"/>
            <w:tabs>
              <w:tab w:val="left" w:pos="1320"/>
              <w:tab w:val="right" w:leader="dot" w:pos="9350"/>
            </w:tabs>
            <w:rPr>
              <w:ins w:id="266" w:author="Curt Beckmann" w:date="2013-06-06T14:17:00Z"/>
              <w:rFonts w:eastAsiaTheme="minorEastAsia"/>
              <w:noProof/>
            </w:rPr>
          </w:pPr>
          <w:ins w:id="267"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"_Toc358291637"</w:instrText>
            </w:r>
            <w:r w:rsidRPr="008C57E4">
              <w:rPr>
                <w:rStyle w:val="Hyperlink"/>
                <w:noProof/>
              </w:rPr>
              <w:instrText xml:space="preserve"> </w:instrText>
            </w:r>
            <w:r w:rsidRPr="008C57E4">
              <w:rPr>
                <w:rStyle w:val="Hyperlink"/>
                <w:noProof/>
              </w:rPr>
              <w:fldChar w:fldCharType="separate"/>
            </w:r>
            <w:r w:rsidRPr="008C57E4">
              <w:rPr>
                <w:rStyle w:val="Hyperlink"/>
                <w:noProof/>
              </w:rPr>
              <w:t>9.2.3</w:t>
            </w:r>
            <w:r>
              <w:rPr>
                <w:rFonts w:eastAsiaTheme="minorEastAsia"/>
                <w:noProof/>
              </w:rPr>
              <w:tab/>
            </w:r>
            <w:r w:rsidRPr="008C57E4">
              <w:rPr>
                <w:rStyle w:val="Hyperlink"/>
                <w:noProof/>
              </w:rPr>
              <w:t>copy-config</w:t>
            </w:r>
            <w:r>
              <w:rPr>
                <w:noProof/>
                <w:webHidden/>
              </w:rPr>
              <w:tab/>
            </w:r>
            <w:r>
              <w:rPr>
                <w:noProof/>
                <w:webHidden/>
              </w:rPr>
              <w:fldChar w:fldCharType="begin"/>
            </w:r>
            <w:r>
              <w:rPr>
                <w:noProof/>
                <w:webHidden/>
              </w:rPr>
              <w:instrText xml:space="preserve"> PAGEREF _Toc358291637 \h </w:instrText>
            </w:r>
          </w:ins>
          <w:r>
            <w:rPr>
              <w:noProof/>
              <w:webHidden/>
            </w:rPr>
          </w:r>
          <w:r>
            <w:rPr>
              <w:noProof/>
              <w:webHidden/>
            </w:rPr>
            <w:fldChar w:fldCharType="separate"/>
          </w:r>
          <w:ins w:id="268" w:author="Curt Beckmann" w:date="2013-06-06T14:17:00Z">
            <w:r>
              <w:rPr>
                <w:noProof/>
                <w:webHidden/>
              </w:rPr>
              <w:t>88</w:t>
            </w:r>
            <w:r>
              <w:rPr>
                <w:noProof/>
                <w:webHidden/>
              </w:rPr>
              <w:fldChar w:fldCharType="end"/>
            </w:r>
            <w:r w:rsidRPr="008C57E4">
              <w:rPr>
                <w:rStyle w:val="Hyperlink"/>
                <w:noProof/>
              </w:rPr>
              <w:fldChar w:fldCharType="end"/>
            </w:r>
          </w:ins>
        </w:p>
        <w:p w14:paraId="173D0199" w14:textId="77777777" w:rsidR="00E00D57" w:rsidRDefault="00E00D57">
          <w:pPr>
            <w:pStyle w:val="TOC3"/>
            <w:tabs>
              <w:tab w:val="left" w:pos="1320"/>
              <w:tab w:val="right" w:leader="dot" w:pos="9350"/>
            </w:tabs>
            <w:rPr>
              <w:ins w:id="269" w:author="Curt Beckmann" w:date="2013-06-06T14:17:00Z"/>
              <w:rFonts w:eastAsiaTheme="minorEastAsia"/>
              <w:noProof/>
            </w:rPr>
          </w:pPr>
          <w:ins w:id="270"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"_Toc358291638"</w:instrText>
            </w:r>
            <w:r w:rsidRPr="008C57E4">
              <w:rPr>
                <w:rStyle w:val="Hyperlink"/>
                <w:noProof/>
              </w:rPr>
              <w:instrText xml:space="preserve"> </w:instrText>
            </w:r>
            <w:r w:rsidRPr="008C57E4">
              <w:rPr>
                <w:rStyle w:val="Hyperlink"/>
                <w:noProof/>
              </w:rPr>
              <w:fldChar w:fldCharType="separate"/>
            </w:r>
            <w:r w:rsidRPr="008C57E4">
              <w:rPr>
                <w:rStyle w:val="Hyperlink"/>
                <w:noProof/>
              </w:rPr>
              <w:t>9.2.4</w:t>
            </w:r>
            <w:r>
              <w:rPr>
                <w:rFonts w:eastAsiaTheme="minorEastAsia"/>
                <w:noProof/>
              </w:rPr>
              <w:tab/>
            </w:r>
            <w:r w:rsidRPr="008C57E4">
              <w:rPr>
                <w:rStyle w:val="Hyperlink"/>
                <w:noProof/>
              </w:rPr>
              <w:t>delete-config</w:t>
            </w:r>
            <w:r>
              <w:rPr>
                <w:noProof/>
                <w:webHidden/>
              </w:rPr>
              <w:tab/>
            </w:r>
            <w:r>
              <w:rPr>
                <w:noProof/>
                <w:webHidden/>
              </w:rPr>
              <w:fldChar w:fldCharType="begin"/>
            </w:r>
            <w:r>
              <w:rPr>
                <w:noProof/>
                <w:webHidden/>
              </w:rPr>
              <w:instrText xml:space="preserve"> PAGEREF _Toc358291638 \h </w:instrText>
            </w:r>
          </w:ins>
          <w:r>
            <w:rPr>
              <w:noProof/>
              <w:webHidden/>
            </w:rPr>
          </w:r>
          <w:r>
            <w:rPr>
              <w:noProof/>
              <w:webHidden/>
            </w:rPr>
            <w:fldChar w:fldCharType="separate"/>
          </w:r>
          <w:ins w:id="271" w:author="Curt Beckmann" w:date="2013-06-06T14:17:00Z">
            <w:r>
              <w:rPr>
                <w:noProof/>
                <w:webHidden/>
              </w:rPr>
              <w:t>88</w:t>
            </w:r>
            <w:r>
              <w:rPr>
                <w:noProof/>
                <w:webHidden/>
              </w:rPr>
              <w:fldChar w:fldCharType="end"/>
            </w:r>
            <w:r w:rsidRPr="008C57E4">
              <w:rPr>
                <w:rStyle w:val="Hyperlink"/>
                <w:noProof/>
              </w:rPr>
              <w:fldChar w:fldCharType="end"/>
            </w:r>
          </w:ins>
        </w:p>
        <w:p w14:paraId="1A730B8C" w14:textId="77777777" w:rsidR="00E00D57" w:rsidRDefault="00E00D57">
          <w:pPr>
            <w:pStyle w:val="TOC2"/>
            <w:tabs>
              <w:tab w:val="left" w:pos="880"/>
              <w:tab w:val="right" w:leader="dot" w:pos="9350"/>
            </w:tabs>
            <w:rPr>
              <w:ins w:id="272" w:author="Curt Beckmann" w:date="2013-06-06T14:17:00Z"/>
              <w:rFonts w:eastAsiaTheme="minorEastAsia"/>
              <w:noProof/>
            </w:rPr>
          </w:pPr>
          <w:ins w:id="273"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"_Toc358291639"</w:instrText>
            </w:r>
            <w:r w:rsidRPr="008C57E4">
              <w:rPr>
                <w:rStyle w:val="Hyperlink"/>
                <w:noProof/>
              </w:rPr>
              <w:instrText xml:space="preserve"> </w:instrText>
            </w:r>
            <w:r w:rsidRPr="008C57E4">
              <w:rPr>
                <w:rStyle w:val="Hyperlink"/>
                <w:noProof/>
              </w:rPr>
              <w:fldChar w:fldCharType="separate"/>
            </w:r>
            <w:r w:rsidRPr="008C57E4">
              <w:rPr>
                <w:rStyle w:val="Hyperlink"/>
                <w:noProof/>
              </w:rPr>
              <w:t>9.3</w:t>
            </w:r>
            <w:r>
              <w:rPr>
                <w:rFonts w:eastAsiaTheme="minorEastAsia"/>
                <w:noProof/>
              </w:rPr>
              <w:tab/>
            </w:r>
            <w:r w:rsidRPr="008C57E4">
              <w:rPr>
                <w:rStyle w:val="Hyperlink"/>
                <w:noProof/>
              </w:rPr>
              <w:t>RPC error</w:t>
            </w:r>
            <w:r>
              <w:rPr>
                <w:noProof/>
                <w:webHidden/>
              </w:rPr>
              <w:tab/>
            </w:r>
            <w:r>
              <w:rPr>
                <w:noProof/>
                <w:webHidden/>
              </w:rPr>
              <w:fldChar w:fldCharType="begin"/>
            </w:r>
            <w:r>
              <w:rPr>
                <w:noProof/>
                <w:webHidden/>
              </w:rPr>
              <w:instrText xml:space="preserve"> PAGEREF _Toc358291639 \h </w:instrText>
            </w:r>
          </w:ins>
          <w:r>
            <w:rPr>
              <w:noProof/>
              <w:webHidden/>
            </w:rPr>
          </w:r>
          <w:r>
            <w:rPr>
              <w:noProof/>
              <w:webHidden/>
            </w:rPr>
            <w:fldChar w:fldCharType="separate"/>
          </w:r>
          <w:ins w:id="274" w:author="Curt Beckmann" w:date="2013-06-06T14:17:00Z">
            <w:r>
              <w:rPr>
                <w:noProof/>
                <w:webHidden/>
              </w:rPr>
              <w:t>89</w:t>
            </w:r>
            <w:r>
              <w:rPr>
                <w:noProof/>
                <w:webHidden/>
              </w:rPr>
              <w:fldChar w:fldCharType="end"/>
            </w:r>
            <w:r w:rsidRPr="008C57E4">
              <w:rPr>
                <w:rStyle w:val="Hyperlink"/>
                <w:noProof/>
              </w:rPr>
              <w:fldChar w:fldCharType="end"/>
            </w:r>
          </w:ins>
        </w:p>
        <w:p w14:paraId="4A8EBFD8" w14:textId="77777777" w:rsidR="00E00D57" w:rsidRDefault="00E00D57">
          <w:pPr>
            <w:pStyle w:val="TOC2"/>
            <w:tabs>
              <w:tab w:val="left" w:pos="1540"/>
              <w:tab w:val="right" w:leader="dot" w:pos="9350"/>
            </w:tabs>
            <w:rPr>
              <w:ins w:id="275" w:author="Curt Beckmann" w:date="2013-06-06T14:17:00Z"/>
              <w:rFonts w:eastAsiaTheme="minorEastAsia"/>
              <w:noProof/>
            </w:rPr>
          </w:pPr>
          <w:ins w:id="276" w:author="Curt Beckmann" w:date="2013-06-06T14:17:00Z">
            <w:r w:rsidRPr="008C57E4">
              <w:rPr>
                <w:rStyle w:val="Hyperlink"/>
                <w:noProof/>
              </w:rPr>
              <w:fldChar w:fldCharType="begin"/>
            </w:r>
            <w:r w:rsidRPr="008C57E4">
              <w:rPr>
                <w:rStyle w:val="Hyperlink"/>
                <w:noProof/>
              </w:rPr>
              <w:instrText xml:space="preserve"> </w:instrText>
            </w:r>
            <w:r>
              <w:rPr>
                <w:noProof/>
              </w:rPr>
              <w:instrText>HYPERLINK \l "_Toc358291640"</w:instrText>
            </w:r>
            <w:r w:rsidRPr="008C57E4">
              <w:rPr>
                <w:rStyle w:val="Hyperlink"/>
                <w:noProof/>
              </w:rPr>
              <w:instrText xml:space="preserve"> </w:instrText>
            </w:r>
            <w:r w:rsidRPr="008C57E4">
              <w:rPr>
                <w:rStyle w:val="Hyperlink"/>
                <w:noProof/>
              </w:rPr>
              <w:fldChar w:fldCharType="separate"/>
            </w:r>
            <w:r w:rsidRPr="008C57E4">
              <w:rPr>
                <w:rStyle w:val="Hyperlink"/>
                <w:noProof/>
              </w:rPr>
              <w:t>Appendix A</w:t>
            </w:r>
            <w:r>
              <w:rPr>
                <w:rFonts w:eastAsiaTheme="minorEastAsia"/>
                <w:noProof/>
              </w:rPr>
              <w:tab/>
            </w:r>
            <w:r w:rsidRPr="008C57E4">
              <w:rPr>
                <w:rStyle w:val="Hyperlink"/>
                <w:noProof/>
              </w:rPr>
              <w:t>Bibliography</w:t>
            </w:r>
            <w:r>
              <w:rPr>
                <w:noProof/>
                <w:webHidden/>
              </w:rPr>
              <w:tab/>
            </w:r>
            <w:r>
              <w:rPr>
                <w:noProof/>
                <w:webHidden/>
              </w:rPr>
              <w:fldChar w:fldCharType="begin"/>
            </w:r>
            <w:r>
              <w:rPr>
                <w:noProof/>
                <w:webHidden/>
              </w:rPr>
              <w:instrText xml:space="preserve"> PAGEREF _Toc358291640 \h </w:instrText>
            </w:r>
          </w:ins>
          <w:r>
            <w:rPr>
              <w:noProof/>
              <w:webHidden/>
            </w:rPr>
          </w:r>
          <w:r>
            <w:rPr>
              <w:noProof/>
              <w:webHidden/>
            </w:rPr>
            <w:fldChar w:fldCharType="separate"/>
          </w:r>
          <w:ins w:id="277" w:author="Curt Beckmann" w:date="2013-06-06T14:17:00Z">
            <w:r>
              <w:rPr>
                <w:noProof/>
                <w:webHidden/>
              </w:rPr>
              <w:t>90</w:t>
            </w:r>
            <w:r>
              <w:rPr>
                <w:noProof/>
                <w:webHidden/>
              </w:rPr>
              <w:fldChar w:fldCharType="end"/>
            </w:r>
            <w:r w:rsidRPr="008C57E4">
              <w:rPr>
                <w:rStyle w:val="Hyperlink"/>
                <w:noProof/>
              </w:rPr>
              <w:fldChar w:fldCharType="end"/>
            </w:r>
          </w:ins>
        </w:p>
        <w:p w14:paraId="2A65027D" w14:textId="77777777" w:rsidR="00C128FA" w:rsidDel="00E00D57" w:rsidRDefault="00C128FA">
          <w:pPr>
            <w:pStyle w:val="TOC1"/>
            <w:tabs>
              <w:tab w:val="left" w:pos="440"/>
              <w:tab w:val="right" w:leader="dot" w:pos="9350"/>
            </w:tabs>
            <w:rPr>
              <w:del w:id="278" w:author="Curt Beckmann" w:date="2013-06-06T14:17:00Z"/>
              <w:rFonts w:eastAsiaTheme="minorEastAsia"/>
              <w:noProof/>
            </w:rPr>
          </w:pPr>
          <w:del w:id="279" w:author="Curt Beckmann" w:date="2013-06-06T14:17:00Z">
            <w:r w:rsidRPr="00E00D57" w:rsidDel="00E00D57">
              <w:rPr>
                <w:rPrChange w:id="280" w:author="Curt Beckmann" w:date="2013-06-06T14:17:00Z">
                  <w:rPr>
                    <w:rStyle w:val="Hyperlink"/>
                    <w:noProof/>
                  </w:rPr>
                </w:rPrChange>
              </w:rPr>
              <w:delText>1</w:delText>
            </w:r>
            <w:r w:rsidDel="00E00D57">
              <w:rPr>
                <w:rFonts w:eastAsiaTheme="minorEastAsia"/>
                <w:noProof/>
              </w:rPr>
              <w:tab/>
            </w:r>
            <w:r w:rsidRPr="00E00D57" w:rsidDel="00E00D57">
              <w:rPr>
                <w:rPrChange w:id="281" w:author="Curt Beckmann" w:date="2013-06-06T14:17:00Z">
                  <w:rPr>
                    <w:rStyle w:val="Hyperlink"/>
                    <w:noProof/>
                  </w:rPr>
                </w:rPrChange>
              </w:rPr>
              <w:delText>Introduction</w:delText>
            </w:r>
            <w:r w:rsidDel="00E00D57">
              <w:rPr>
                <w:noProof/>
                <w:webHidden/>
              </w:rPr>
              <w:tab/>
              <w:delText>5</w:delText>
            </w:r>
          </w:del>
        </w:p>
        <w:p w14:paraId="001D49EF" w14:textId="77777777" w:rsidR="00C128FA" w:rsidDel="00E00D57" w:rsidRDefault="00C128FA">
          <w:pPr>
            <w:pStyle w:val="TOC1"/>
            <w:tabs>
              <w:tab w:val="left" w:pos="440"/>
              <w:tab w:val="right" w:leader="dot" w:pos="9350"/>
            </w:tabs>
            <w:rPr>
              <w:del w:id="282" w:author="Curt Beckmann" w:date="2013-06-06T14:17:00Z"/>
              <w:rFonts w:eastAsiaTheme="minorEastAsia"/>
              <w:noProof/>
            </w:rPr>
          </w:pPr>
          <w:del w:id="283" w:author="Curt Beckmann" w:date="2013-06-06T14:17:00Z">
            <w:r w:rsidRPr="00E00D57" w:rsidDel="00E00D57">
              <w:rPr>
                <w:rPrChange w:id="284" w:author="Curt Beckmann" w:date="2013-06-06T14:17:00Z">
                  <w:rPr>
                    <w:rStyle w:val="Hyperlink"/>
                    <w:noProof/>
                  </w:rPr>
                </w:rPrChange>
              </w:rPr>
              <w:delText>2</w:delText>
            </w:r>
            <w:r w:rsidDel="00E00D57">
              <w:rPr>
                <w:rFonts w:eastAsiaTheme="minorEastAsia"/>
                <w:noProof/>
              </w:rPr>
              <w:tab/>
            </w:r>
            <w:r w:rsidRPr="00E00D57" w:rsidDel="00E00D57">
              <w:rPr>
                <w:rPrChange w:id="285" w:author="Curt Beckmann" w:date="2013-06-06T14:17:00Z">
                  <w:rPr>
                    <w:rStyle w:val="Hyperlink"/>
                    <w:noProof/>
                  </w:rPr>
                </w:rPrChange>
              </w:rPr>
              <w:delText>Motivation</w:delText>
            </w:r>
            <w:r w:rsidDel="00E00D57">
              <w:rPr>
                <w:noProof/>
                <w:webHidden/>
              </w:rPr>
              <w:tab/>
              <w:delText>5</w:delText>
            </w:r>
          </w:del>
        </w:p>
        <w:p w14:paraId="7EAA051A" w14:textId="77777777" w:rsidR="00C128FA" w:rsidDel="00E00D57" w:rsidRDefault="00C128FA">
          <w:pPr>
            <w:pStyle w:val="TOC1"/>
            <w:tabs>
              <w:tab w:val="left" w:pos="440"/>
              <w:tab w:val="right" w:leader="dot" w:pos="9350"/>
            </w:tabs>
            <w:rPr>
              <w:del w:id="286" w:author="Curt Beckmann" w:date="2013-06-06T14:17:00Z"/>
              <w:rFonts w:eastAsiaTheme="minorEastAsia"/>
              <w:noProof/>
            </w:rPr>
          </w:pPr>
          <w:del w:id="287" w:author="Curt Beckmann" w:date="2013-06-06T14:17:00Z">
            <w:r w:rsidRPr="00E00D57" w:rsidDel="00E00D57">
              <w:rPr>
                <w:rPrChange w:id="288" w:author="Curt Beckmann" w:date="2013-06-06T14:17:00Z">
                  <w:rPr>
                    <w:rStyle w:val="Hyperlink"/>
                    <w:noProof/>
                  </w:rPr>
                </w:rPrChange>
              </w:rPr>
              <w:delText>3</w:delText>
            </w:r>
            <w:r w:rsidDel="00E00D57">
              <w:rPr>
                <w:rFonts w:eastAsiaTheme="minorEastAsia"/>
                <w:noProof/>
              </w:rPr>
              <w:tab/>
            </w:r>
            <w:r w:rsidRPr="00E00D57" w:rsidDel="00E00D57">
              <w:rPr>
                <w:rPrChange w:id="289" w:author="Curt Beckmann" w:date="2013-06-06T14:17:00Z">
                  <w:rPr>
                    <w:rStyle w:val="Hyperlink"/>
                    <w:noProof/>
                  </w:rPr>
                </w:rPrChange>
              </w:rPr>
              <w:delText>Scope</w:delText>
            </w:r>
            <w:r w:rsidDel="00E00D57">
              <w:rPr>
                <w:noProof/>
                <w:webHidden/>
              </w:rPr>
              <w:tab/>
              <w:delText>7</w:delText>
            </w:r>
          </w:del>
        </w:p>
        <w:p w14:paraId="5B92A7E3" w14:textId="77777777" w:rsidR="00C128FA" w:rsidDel="00E00D57" w:rsidRDefault="00C128FA">
          <w:pPr>
            <w:pStyle w:val="TOC1"/>
            <w:tabs>
              <w:tab w:val="left" w:pos="440"/>
              <w:tab w:val="right" w:leader="dot" w:pos="9350"/>
            </w:tabs>
            <w:rPr>
              <w:del w:id="290" w:author="Curt Beckmann" w:date="2013-06-06T14:17:00Z"/>
              <w:rFonts w:eastAsiaTheme="minorEastAsia"/>
              <w:noProof/>
            </w:rPr>
          </w:pPr>
          <w:del w:id="291" w:author="Curt Beckmann" w:date="2013-06-06T14:17:00Z">
            <w:r w:rsidRPr="00E00D57" w:rsidDel="00E00D57">
              <w:rPr>
                <w:rPrChange w:id="292" w:author="Curt Beckmann" w:date="2013-06-06T14:17:00Z">
                  <w:rPr>
                    <w:rStyle w:val="Hyperlink"/>
                    <w:noProof/>
                  </w:rPr>
                </w:rPrChange>
              </w:rPr>
              <w:delText>4</w:delText>
            </w:r>
            <w:r w:rsidDel="00E00D57">
              <w:rPr>
                <w:rFonts w:eastAsiaTheme="minorEastAsia"/>
                <w:noProof/>
              </w:rPr>
              <w:tab/>
            </w:r>
            <w:r w:rsidRPr="00E00D57" w:rsidDel="00E00D57">
              <w:rPr>
                <w:rPrChange w:id="293" w:author="Curt Beckmann" w:date="2013-06-06T14:17:00Z">
                  <w:rPr>
                    <w:rStyle w:val="Hyperlink"/>
                    <w:noProof/>
                  </w:rPr>
                </w:rPrChange>
              </w:rPr>
              <w:delText>Normative Language</w:delText>
            </w:r>
            <w:r w:rsidDel="00E00D57">
              <w:rPr>
                <w:noProof/>
                <w:webHidden/>
              </w:rPr>
              <w:tab/>
              <w:delText>8</w:delText>
            </w:r>
          </w:del>
        </w:p>
        <w:p w14:paraId="243F97D8" w14:textId="77777777" w:rsidR="00C128FA" w:rsidDel="00E00D57" w:rsidRDefault="00C128FA">
          <w:pPr>
            <w:pStyle w:val="TOC1"/>
            <w:tabs>
              <w:tab w:val="left" w:pos="440"/>
              <w:tab w:val="right" w:leader="dot" w:pos="9350"/>
            </w:tabs>
            <w:rPr>
              <w:del w:id="294" w:author="Curt Beckmann" w:date="2013-06-06T14:17:00Z"/>
              <w:rFonts w:eastAsiaTheme="minorEastAsia"/>
              <w:noProof/>
            </w:rPr>
          </w:pPr>
          <w:del w:id="295" w:author="Curt Beckmann" w:date="2013-06-06T14:17:00Z">
            <w:r w:rsidRPr="00E00D57" w:rsidDel="00E00D57">
              <w:rPr>
                <w:rPrChange w:id="296" w:author="Curt Beckmann" w:date="2013-06-06T14:17:00Z">
                  <w:rPr>
                    <w:rStyle w:val="Hyperlink"/>
                    <w:noProof/>
                  </w:rPr>
                </w:rPrChange>
              </w:rPr>
              <w:delText>5</w:delText>
            </w:r>
            <w:r w:rsidDel="00E00D57">
              <w:rPr>
                <w:rFonts w:eastAsiaTheme="minorEastAsia"/>
                <w:noProof/>
              </w:rPr>
              <w:tab/>
            </w:r>
            <w:r w:rsidRPr="00E00D57" w:rsidDel="00E00D57">
              <w:rPr>
                <w:rPrChange w:id="297" w:author="Curt Beckmann" w:date="2013-06-06T14:17:00Z">
                  <w:rPr>
                    <w:rStyle w:val="Hyperlink"/>
                    <w:noProof/>
                  </w:rPr>
                </w:rPrChange>
              </w:rPr>
              <w:delText>Terms</w:delText>
            </w:r>
            <w:r w:rsidDel="00E00D57">
              <w:rPr>
                <w:noProof/>
                <w:webHidden/>
              </w:rPr>
              <w:tab/>
              <w:delText>8</w:delText>
            </w:r>
          </w:del>
        </w:p>
        <w:p w14:paraId="36B0EDEB" w14:textId="77777777" w:rsidR="00C128FA" w:rsidDel="00E00D57" w:rsidRDefault="00C128FA">
          <w:pPr>
            <w:pStyle w:val="TOC2"/>
            <w:tabs>
              <w:tab w:val="left" w:pos="880"/>
              <w:tab w:val="right" w:leader="dot" w:pos="9350"/>
            </w:tabs>
            <w:rPr>
              <w:del w:id="298" w:author="Curt Beckmann" w:date="2013-06-06T14:17:00Z"/>
              <w:rFonts w:eastAsiaTheme="minorEastAsia"/>
              <w:noProof/>
            </w:rPr>
          </w:pPr>
          <w:del w:id="299" w:author="Curt Beckmann" w:date="2013-06-06T14:17:00Z">
            <w:r w:rsidRPr="00E00D57" w:rsidDel="00E00D57">
              <w:rPr>
                <w:rPrChange w:id="300" w:author="Curt Beckmann" w:date="2013-06-06T14:17:00Z">
                  <w:rPr>
                    <w:rStyle w:val="Hyperlink"/>
                    <w:noProof/>
                  </w:rPr>
                </w:rPrChange>
              </w:rPr>
              <w:delText>5.1</w:delText>
            </w:r>
            <w:r w:rsidDel="00E00D57">
              <w:rPr>
                <w:rFonts w:eastAsiaTheme="minorEastAsia"/>
                <w:noProof/>
              </w:rPr>
              <w:tab/>
            </w:r>
            <w:r w:rsidRPr="00E00D57" w:rsidDel="00E00D57">
              <w:rPr>
                <w:rPrChange w:id="301" w:author="Curt Beckmann" w:date="2013-06-06T14:17:00Z">
                  <w:rPr>
                    <w:rStyle w:val="Hyperlink"/>
                    <w:noProof/>
                  </w:rPr>
                </w:rPrChange>
              </w:rPr>
              <w:delText>OpenFlow Capable Switch</w:delText>
            </w:r>
            <w:r w:rsidDel="00E00D57">
              <w:rPr>
                <w:noProof/>
                <w:webHidden/>
              </w:rPr>
              <w:tab/>
              <w:delText>8</w:delText>
            </w:r>
          </w:del>
        </w:p>
        <w:p w14:paraId="3CA42FE8" w14:textId="77777777" w:rsidR="00C128FA" w:rsidDel="00E00D57" w:rsidRDefault="00C128FA">
          <w:pPr>
            <w:pStyle w:val="TOC2"/>
            <w:tabs>
              <w:tab w:val="left" w:pos="880"/>
              <w:tab w:val="right" w:leader="dot" w:pos="9350"/>
            </w:tabs>
            <w:rPr>
              <w:del w:id="302" w:author="Curt Beckmann" w:date="2013-06-06T14:17:00Z"/>
              <w:rFonts w:eastAsiaTheme="minorEastAsia"/>
              <w:noProof/>
            </w:rPr>
          </w:pPr>
          <w:del w:id="303" w:author="Curt Beckmann" w:date="2013-06-06T14:17:00Z">
            <w:r w:rsidRPr="00E00D57" w:rsidDel="00E00D57">
              <w:rPr>
                <w:rPrChange w:id="304" w:author="Curt Beckmann" w:date="2013-06-06T14:17:00Z">
                  <w:rPr>
                    <w:rStyle w:val="Hyperlink"/>
                    <w:noProof/>
                  </w:rPr>
                </w:rPrChange>
              </w:rPr>
              <w:delText>5.2</w:delText>
            </w:r>
            <w:r w:rsidDel="00E00D57">
              <w:rPr>
                <w:rFonts w:eastAsiaTheme="minorEastAsia"/>
                <w:noProof/>
              </w:rPr>
              <w:tab/>
            </w:r>
            <w:r w:rsidRPr="00E00D57" w:rsidDel="00E00D57">
              <w:rPr>
                <w:rPrChange w:id="305" w:author="Curt Beckmann" w:date="2013-06-06T14:17:00Z">
                  <w:rPr>
                    <w:rStyle w:val="Hyperlink"/>
                    <w:noProof/>
                  </w:rPr>
                </w:rPrChange>
              </w:rPr>
              <w:delText>OpenFlow Configuration Point</w:delText>
            </w:r>
            <w:r w:rsidDel="00E00D57">
              <w:rPr>
                <w:noProof/>
                <w:webHidden/>
              </w:rPr>
              <w:tab/>
              <w:delText>8</w:delText>
            </w:r>
          </w:del>
        </w:p>
        <w:p w14:paraId="01CEA177" w14:textId="77777777" w:rsidR="00C128FA" w:rsidDel="00E00D57" w:rsidRDefault="00C128FA">
          <w:pPr>
            <w:pStyle w:val="TOC2"/>
            <w:tabs>
              <w:tab w:val="left" w:pos="880"/>
              <w:tab w:val="right" w:leader="dot" w:pos="9350"/>
            </w:tabs>
            <w:rPr>
              <w:del w:id="306" w:author="Curt Beckmann" w:date="2013-06-06T14:17:00Z"/>
              <w:rFonts w:eastAsiaTheme="minorEastAsia"/>
              <w:noProof/>
            </w:rPr>
          </w:pPr>
          <w:del w:id="307" w:author="Curt Beckmann" w:date="2013-06-06T14:17:00Z">
            <w:r w:rsidRPr="00E00D57" w:rsidDel="00E00D57">
              <w:rPr>
                <w:rPrChange w:id="308" w:author="Curt Beckmann" w:date="2013-06-06T14:17:00Z">
                  <w:rPr>
                    <w:rStyle w:val="Hyperlink"/>
                    <w:noProof/>
                  </w:rPr>
                </w:rPrChange>
              </w:rPr>
              <w:delText>5.3</w:delText>
            </w:r>
            <w:r w:rsidDel="00E00D57">
              <w:rPr>
                <w:rFonts w:eastAsiaTheme="minorEastAsia"/>
                <w:noProof/>
              </w:rPr>
              <w:tab/>
            </w:r>
            <w:r w:rsidRPr="00E00D57" w:rsidDel="00E00D57">
              <w:rPr>
                <w:rPrChange w:id="309" w:author="Curt Beckmann" w:date="2013-06-06T14:17:00Z">
                  <w:rPr>
                    <w:rStyle w:val="Hyperlink"/>
                    <w:noProof/>
                  </w:rPr>
                </w:rPrChange>
              </w:rPr>
              <w:delText>OpenFlow Logical Switch</w:delText>
            </w:r>
            <w:r w:rsidDel="00E00D57">
              <w:rPr>
                <w:noProof/>
                <w:webHidden/>
              </w:rPr>
              <w:tab/>
              <w:delText>8</w:delText>
            </w:r>
          </w:del>
        </w:p>
        <w:p w14:paraId="6F14FEF6" w14:textId="77777777" w:rsidR="00C128FA" w:rsidDel="00E00D57" w:rsidRDefault="00C128FA">
          <w:pPr>
            <w:pStyle w:val="TOC2"/>
            <w:tabs>
              <w:tab w:val="left" w:pos="880"/>
              <w:tab w:val="right" w:leader="dot" w:pos="9350"/>
            </w:tabs>
            <w:rPr>
              <w:del w:id="310" w:author="Curt Beckmann" w:date="2013-06-06T14:17:00Z"/>
              <w:rFonts w:eastAsiaTheme="minorEastAsia"/>
              <w:noProof/>
            </w:rPr>
          </w:pPr>
          <w:del w:id="311" w:author="Curt Beckmann" w:date="2013-06-06T14:17:00Z">
            <w:r w:rsidRPr="00E00D57" w:rsidDel="00E00D57">
              <w:rPr>
                <w:rPrChange w:id="312" w:author="Curt Beckmann" w:date="2013-06-06T14:17:00Z">
                  <w:rPr>
                    <w:rStyle w:val="Hyperlink"/>
                    <w:noProof/>
                  </w:rPr>
                </w:rPrChange>
              </w:rPr>
              <w:delText>5.4</w:delText>
            </w:r>
            <w:r w:rsidDel="00E00D57">
              <w:rPr>
                <w:rFonts w:eastAsiaTheme="minorEastAsia"/>
                <w:noProof/>
              </w:rPr>
              <w:tab/>
            </w:r>
            <w:r w:rsidRPr="00E00D57" w:rsidDel="00E00D57">
              <w:rPr>
                <w:rPrChange w:id="313" w:author="Curt Beckmann" w:date="2013-06-06T14:17:00Z">
                  <w:rPr>
                    <w:rStyle w:val="Hyperlink"/>
                    <w:noProof/>
                  </w:rPr>
                </w:rPrChange>
              </w:rPr>
              <w:delText>OpenFlow Resource</w:delText>
            </w:r>
            <w:r w:rsidDel="00E00D57">
              <w:rPr>
                <w:noProof/>
                <w:webHidden/>
              </w:rPr>
              <w:tab/>
              <w:delText>8</w:delText>
            </w:r>
          </w:del>
        </w:p>
        <w:p w14:paraId="13860E12" w14:textId="77777777" w:rsidR="00C128FA" w:rsidDel="00E00D57" w:rsidRDefault="00C128FA">
          <w:pPr>
            <w:pStyle w:val="TOC3"/>
            <w:tabs>
              <w:tab w:val="left" w:pos="1320"/>
              <w:tab w:val="right" w:leader="dot" w:pos="9350"/>
            </w:tabs>
            <w:rPr>
              <w:del w:id="314" w:author="Curt Beckmann" w:date="2013-06-06T14:17:00Z"/>
              <w:rFonts w:eastAsiaTheme="minorEastAsia"/>
              <w:noProof/>
            </w:rPr>
          </w:pPr>
          <w:del w:id="315" w:author="Curt Beckmann" w:date="2013-06-06T14:17:00Z">
            <w:r w:rsidRPr="00E00D57" w:rsidDel="00E00D57">
              <w:rPr>
                <w:rPrChange w:id="316" w:author="Curt Beckmann" w:date="2013-06-06T14:17:00Z">
                  <w:rPr>
                    <w:rStyle w:val="Hyperlink"/>
                    <w:noProof/>
                  </w:rPr>
                </w:rPrChange>
              </w:rPr>
              <w:delText>5.4.1</w:delText>
            </w:r>
            <w:r w:rsidDel="00E00D57">
              <w:rPr>
                <w:rFonts w:eastAsiaTheme="minorEastAsia"/>
                <w:noProof/>
              </w:rPr>
              <w:tab/>
            </w:r>
            <w:r w:rsidRPr="00E00D57" w:rsidDel="00E00D57">
              <w:rPr>
                <w:rPrChange w:id="317" w:author="Curt Beckmann" w:date="2013-06-06T14:17:00Z">
                  <w:rPr>
                    <w:rStyle w:val="Hyperlink"/>
                    <w:noProof/>
                  </w:rPr>
                </w:rPrChange>
              </w:rPr>
              <w:delText>OpenFlow Queue</w:delText>
            </w:r>
            <w:r w:rsidDel="00E00D57">
              <w:rPr>
                <w:noProof/>
                <w:webHidden/>
              </w:rPr>
              <w:tab/>
              <w:delText>9</w:delText>
            </w:r>
          </w:del>
        </w:p>
        <w:p w14:paraId="18D685C2" w14:textId="77777777" w:rsidR="00C128FA" w:rsidDel="00E00D57" w:rsidRDefault="00C128FA">
          <w:pPr>
            <w:pStyle w:val="TOC3"/>
            <w:tabs>
              <w:tab w:val="left" w:pos="1320"/>
              <w:tab w:val="right" w:leader="dot" w:pos="9350"/>
            </w:tabs>
            <w:rPr>
              <w:del w:id="318" w:author="Curt Beckmann" w:date="2013-06-06T14:17:00Z"/>
              <w:rFonts w:eastAsiaTheme="minorEastAsia"/>
              <w:noProof/>
            </w:rPr>
          </w:pPr>
          <w:del w:id="319" w:author="Curt Beckmann" w:date="2013-06-06T14:17:00Z">
            <w:r w:rsidRPr="00E00D57" w:rsidDel="00E00D57">
              <w:rPr>
                <w:rPrChange w:id="320" w:author="Curt Beckmann" w:date="2013-06-06T14:17:00Z">
                  <w:rPr>
                    <w:rStyle w:val="Hyperlink"/>
                    <w:noProof/>
                  </w:rPr>
                </w:rPrChange>
              </w:rPr>
              <w:delText>5.4.2</w:delText>
            </w:r>
            <w:r w:rsidDel="00E00D57">
              <w:rPr>
                <w:rFonts w:eastAsiaTheme="minorEastAsia"/>
                <w:noProof/>
              </w:rPr>
              <w:tab/>
            </w:r>
            <w:r w:rsidRPr="00E00D57" w:rsidDel="00E00D57">
              <w:rPr>
                <w:rPrChange w:id="321" w:author="Curt Beckmann" w:date="2013-06-06T14:17:00Z">
                  <w:rPr>
                    <w:rStyle w:val="Hyperlink"/>
                    <w:noProof/>
                  </w:rPr>
                </w:rPrChange>
              </w:rPr>
              <w:delText>OpenFlow Port</w:delText>
            </w:r>
            <w:r w:rsidDel="00E00D57">
              <w:rPr>
                <w:noProof/>
                <w:webHidden/>
              </w:rPr>
              <w:tab/>
              <w:delText>9</w:delText>
            </w:r>
          </w:del>
        </w:p>
        <w:p w14:paraId="78D6264F" w14:textId="77777777" w:rsidR="00C128FA" w:rsidDel="00E00D57" w:rsidRDefault="00C128FA">
          <w:pPr>
            <w:pStyle w:val="TOC2"/>
            <w:tabs>
              <w:tab w:val="left" w:pos="880"/>
              <w:tab w:val="right" w:leader="dot" w:pos="9350"/>
            </w:tabs>
            <w:rPr>
              <w:del w:id="322" w:author="Curt Beckmann" w:date="2013-06-06T14:17:00Z"/>
              <w:rFonts w:eastAsiaTheme="minorEastAsia"/>
              <w:noProof/>
            </w:rPr>
          </w:pPr>
          <w:del w:id="323" w:author="Curt Beckmann" w:date="2013-06-06T14:17:00Z">
            <w:r w:rsidRPr="00E00D57" w:rsidDel="00E00D57">
              <w:rPr>
                <w:rPrChange w:id="324" w:author="Curt Beckmann" w:date="2013-06-06T14:17:00Z">
                  <w:rPr>
                    <w:rStyle w:val="Hyperlink"/>
                    <w:noProof/>
                  </w:rPr>
                </w:rPrChange>
              </w:rPr>
              <w:delText>5.5</w:delText>
            </w:r>
            <w:r w:rsidDel="00E00D57">
              <w:rPr>
                <w:rFonts w:eastAsiaTheme="minorEastAsia"/>
                <w:noProof/>
              </w:rPr>
              <w:tab/>
            </w:r>
            <w:r w:rsidRPr="00E00D57" w:rsidDel="00E00D57">
              <w:rPr>
                <w:rPrChange w:id="325" w:author="Curt Beckmann" w:date="2013-06-06T14:17:00Z">
                  <w:rPr>
                    <w:rStyle w:val="Hyperlink"/>
                    <w:noProof/>
                  </w:rPr>
                </w:rPrChange>
              </w:rPr>
              <w:delText>OpenFlow Controller</w:delText>
            </w:r>
            <w:r w:rsidDel="00E00D57">
              <w:rPr>
                <w:noProof/>
                <w:webHidden/>
              </w:rPr>
              <w:tab/>
              <w:delText>9</w:delText>
            </w:r>
          </w:del>
        </w:p>
        <w:p w14:paraId="4A88A5CD" w14:textId="77777777" w:rsidR="00C128FA" w:rsidDel="00E00D57" w:rsidRDefault="00C128FA">
          <w:pPr>
            <w:pStyle w:val="TOC1"/>
            <w:tabs>
              <w:tab w:val="left" w:pos="440"/>
              <w:tab w:val="right" w:leader="dot" w:pos="9350"/>
            </w:tabs>
            <w:rPr>
              <w:del w:id="326" w:author="Curt Beckmann" w:date="2013-06-06T14:17:00Z"/>
              <w:rFonts w:eastAsiaTheme="minorEastAsia"/>
              <w:noProof/>
            </w:rPr>
          </w:pPr>
          <w:del w:id="327" w:author="Curt Beckmann" w:date="2013-06-06T14:17:00Z">
            <w:r w:rsidRPr="00E00D57" w:rsidDel="00E00D57">
              <w:rPr>
                <w:rPrChange w:id="328" w:author="Curt Beckmann" w:date="2013-06-06T14:17:00Z">
                  <w:rPr>
                    <w:rStyle w:val="Hyperlink"/>
                    <w:noProof/>
                  </w:rPr>
                </w:rPrChange>
              </w:rPr>
              <w:delText>6</w:delText>
            </w:r>
            <w:r w:rsidDel="00E00D57">
              <w:rPr>
                <w:rFonts w:eastAsiaTheme="minorEastAsia"/>
                <w:noProof/>
              </w:rPr>
              <w:tab/>
            </w:r>
            <w:r w:rsidRPr="00E00D57" w:rsidDel="00E00D57">
              <w:rPr>
                <w:rPrChange w:id="329" w:author="Curt Beckmann" w:date="2013-06-06T14:17:00Z">
                  <w:rPr>
                    <w:rStyle w:val="Hyperlink"/>
                    <w:noProof/>
                  </w:rPr>
                </w:rPrChange>
              </w:rPr>
              <w:delText>Requirements</w:delText>
            </w:r>
            <w:r w:rsidDel="00E00D57">
              <w:rPr>
                <w:noProof/>
                <w:webHidden/>
              </w:rPr>
              <w:tab/>
              <w:delText>9</w:delText>
            </w:r>
          </w:del>
        </w:p>
        <w:p w14:paraId="774D821C" w14:textId="77777777" w:rsidR="00C128FA" w:rsidDel="00E00D57" w:rsidRDefault="00C128FA">
          <w:pPr>
            <w:pStyle w:val="TOC2"/>
            <w:tabs>
              <w:tab w:val="left" w:pos="880"/>
              <w:tab w:val="right" w:leader="dot" w:pos="9350"/>
            </w:tabs>
            <w:rPr>
              <w:del w:id="330" w:author="Curt Beckmann" w:date="2013-06-06T14:17:00Z"/>
              <w:rFonts w:eastAsiaTheme="minorEastAsia"/>
              <w:noProof/>
            </w:rPr>
          </w:pPr>
          <w:del w:id="331" w:author="Curt Beckmann" w:date="2013-06-06T14:17:00Z">
            <w:r w:rsidRPr="00E00D57" w:rsidDel="00E00D57">
              <w:rPr>
                <w:rPrChange w:id="332" w:author="Curt Beckmann" w:date="2013-06-06T14:17:00Z">
                  <w:rPr>
                    <w:rStyle w:val="Hyperlink"/>
                    <w:noProof/>
                  </w:rPr>
                </w:rPrChange>
              </w:rPr>
              <w:delText>6.1</w:delText>
            </w:r>
            <w:r w:rsidDel="00E00D57">
              <w:rPr>
                <w:rFonts w:eastAsiaTheme="minorEastAsia"/>
                <w:noProof/>
              </w:rPr>
              <w:tab/>
            </w:r>
            <w:r w:rsidRPr="00E00D57" w:rsidDel="00E00D57">
              <w:rPr>
                <w:rPrChange w:id="333" w:author="Curt Beckmann" w:date="2013-06-06T14:17:00Z">
                  <w:rPr>
                    <w:rStyle w:val="Hyperlink"/>
                    <w:noProof/>
                  </w:rPr>
                </w:rPrChange>
              </w:rPr>
              <w:delText>Requirements from the OpenFlow 1.3 Protocol Specification</w:delText>
            </w:r>
            <w:r w:rsidDel="00E00D57">
              <w:rPr>
                <w:noProof/>
                <w:webHidden/>
              </w:rPr>
              <w:tab/>
              <w:delText>9</w:delText>
            </w:r>
          </w:del>
        </w:p>
        <w:p w14:paraId="738567CD" w14:textId="77777777" w:rsidR="00C128FA" w:rsidDel="00E00D57" w:rsidRDefault="00C128FA">
          <w:pPr>
            <w:pStyle w:val="TOC3"/>
            <w:tabs>
              <w:tab w:val="left" w:pos="1320"/>
              <w:tab w:val="right" w:leader="dot" w:pos="9350"/>
            </w:tabs>
            <w:rPr>
              <w:del w:id="334" w:author="Curt Beckmann" w:date="2013-06-06T14:17:00Z"/>
              <w:rFonts w:eastAsiaTheme="minorEastAsia"/>
              <w:noProof/>
            </w:rPr>
          </w:pPr>
          <w:del w:id="335" w:author="Curt Beckmann" w:date="2013-06-06T14:17:00Z">
            <w:r w:rsidRPr="00E00D57" w:rsidDel="00E00D57">
              <w:rPr>
                <w:rPrChange w:id="336" w:author="Curt Beckmann" w:date="2013-06-06T14:17:00Z">
                  <w:rPr>
                    <w:rStyle w:val="Hyperlink"/>
                    <w:noProof/>
                  </w:rPr>
                </w:rPrChange>
              </w:rPr>
              <w:delText>6.1.1</w:delText>
            </w:r>
            <w:r w:rsidDel="00E00D57">
              <w:rPr>
                <w:rFonts w:eastAsiaTheme="minorEastAsia"/>
                <w:noProof/>
              </w:rPr>
              <w:tab/>
            </w:r>
            <w:r w:rsidRPr="00E00D57" w:rsidDel="00E00D57">
              <w:rPr>
                <w:rPrChange w:id="337" w:author="Curt Beckmann" w:date="2013-06-06T14:17:00Z">
                  <w:rPr>
                    <w:rStyle w:val="Hyperlink"/>
                    <w:noProof/>
                  </w:rPr>
                </w:rPrChange>
              </w:rPr>
              <w:delText>Connection Setup to a Controller</w:delText>
            </w:r>
            <w:r w:rsidDel="00E00D57">
              <w:rPr>
                <w:noProof/>
                <w:webHidden/>
              </w:rPr>
              <w:tab/>
              <w:delText>9</w:delText>
            </w:r>
          </w:del>
        </w:p>
        <w:p w14:paraId="5FEC186F" w14:textId="77777777" w:rsidR="00C128FA" w:rsidDel="00E00D57" w:rsidRDefault="00C128FA">
          <w:pPr>
            <w:pStyle w:val="TOC3"/>
            <w:tabs>
              <w:tab w:val="left" w:pos="1320"/>
              <w:tab w:val="right" w:leader="dot" w:pos="9350"/>
            </w:tabs>
            <w:rPr>
              <w:del w:id="338" w:author="Curt Beckmann" w:date="2013-06-06T14:17:00Z"/>
              <w:rFonts w:eastAsiaTheme="minorEastAsia"/>
              <w:noProof/>
            </w:rPr>
          </w:pPr>
          <w:del w:id="339" w:author="Curt Beckmann" w:date="2013-06-06T14:17:00Z">
            <w:r w:rsidRPr="00E00D57" w:rsidDel="00E00D57">
              <w:rPr>
                <w:rPrChange w:id="340" w:author="Curt Beckmann" w:date="2013-06-06T14:17:00Z">
                  <w:rPr>
                    <w:rStyle w:val="Hyperlink"/>
                    <w:noProof/>
                  </w:rPr>
                </w:rPrChange>
              </w:rPr>
              <w:delText>6.1.2</w:delText>
            </w:r>
            <w:r w:rsidDel="00E00D57">
              <w:rPr>
                <w:rFonts w:eastAsiaTheme="minorEastAsia"/>
                <w:noProof/>
              </w:rPr>
              <w:tab/>
            </w:r>
            <w:r w:rsidRPr="00E00D57" w:rsidDel="00E00D57">
              <w:rPr>
                <w:rPrChange w:id="341" w:author="Curt Beckmann" w:date="2013-06-06T14:17:00Z">
                  <w:rPr>
                    <w:rStyle w:val="Hyperlink"/>
                    <w:noProof/>
                  </w:rPr>
                </w:rPrChange>
              </w:rPr>
              <w:delText>Multiple Controllers</w:delText>
            </w:r>
            <w:r w:rsidDel="00E00D57">
              <w:rPr>
                <w:noProof/>
                <w:webHidden/>
              </w:rPr>
              <w:tab/>
              <w:delText>10</w:delText>
            </w:r>
          </w:del>
        </w:p>
        <w:p w14:paraId="7F7248FD" w14:textId="77777777" w:rsidR="00C128FA" w:rsidDel="00E00D57" w:rsidRDefault="00C128FA">
          <w:pPr>
            <w:pStyle w:val="TOC3"/>
            <w:tabs>
              <w:tab w:val="left" w:pos="1320"/>
              <w:tab w:val="right" w:leader="dot" w:pos="9350"/>
            </w:tabs>
            <w:rPr>
              <w:del w:id="342" w:author="Curt Beckmann" w:date="2013-06-06T14:17:00Z"/>
              <w:rFonts w:eastAsiaTheme="minorEastAsia"/>
              <w:noProof/>
            </w:rPr>
          </w:pPr>
          <w:del w:id="343" w:author="Curt Beckmann" w:date="2013-06-06T14:17:00Z">
            <w:r w:rsidRPr="00E00D57" w:rsidDel="00E00D57">
              <w:rPr>
                <w:rPrChange w:id="344" w:author="Curt Beckmann" w:date="2013-06-06T14:17:00Z">
                  <w:rPr>
                    <w:rStyle w:val="Hyperlink"/>
                    <w:noProof/>
                  </w:rPr>
                </w:rPrChange>
              </w:rPr>
              <w:delText>6.1.3</w:delText>
            </w:r>
            <w:r w:rsidDel="00E00D57">
              <w:rPr>
                <w:rFonts w:eastAsiaTheme="minorEastAsia"/>
                <w:noProof/>
              </w:rPr>
              <w:tab/>
            </w:r>
            <w:r w:rsidRPr="00E00D57" w:rsidDel="00E00D57">
              <w:rPr>
                <w:rPrChange w:id="345" w:author="Curt Beckmann" w:date="2013-06-06T14:17:00Z">
                  <w:rPr>
                    <w:rStyle w:val="Hyperlink"/>
                    <w:noProof/>
                  </w:rPr>
                </w:rPrChange>
              </w:rPr>
              <w:delText>OpenFlow Logical Switches</w:delText>
            </w:r>
            <w:r w:rsidDel="00E00D57">
              <w:rPr>
                <w:noProof/>
                <w:webHidden/>
              </w:rPr>
              <w:tab/>
              <w:delText>10</w:delText>
            </w:r>
          </w:del>
        </w:p>
        <w:p w14:paraId="5E671CFA" w14:textId="77777777" w:rsidR="00C128FA" w:rsidDel="00E00D57" w:rsidRDefault="00C128FA">
          <w:pPr>
            <w:pStyle w:val="TOC3"/>
            <w:tabs>
              <w:tab w:val="left" w:pos="1320"/>
              <w:tab w:val="right" w:leader="dot" w:pos="9350"/>
            </w:tabs>
            <w:rPr>
              <w:del w:id="346" w:author="Curt Beckmann" w:date="2013-06-06T14:17:00Z"/>
              <w:rFonts w:eastAsiaTheme="minorEastAsia"/>
              <w:noProof/>
            </w:rPr>
          </w:pPr>
          <w:del w:id="347" w:author="Curt Beckmann" w:date="2013-06-06T14:17:00Z">
            <w:r w:rsidRPr="00E00D57" w:rsidDel="00E00D57">
              <w:rPr>
                <w:rPrChange w:id="348" w:author="Curt Beckmann" w:date="2013-06-06T14:17:00Z">
                  <w:rPr>
                    <w:rStyle w:val="Hyperlink"/>
                    <w:noProof/>
                  </w:rPr>
                </w:rPrChange>
              </w:rPr>
              <w:delText>6.1.4</w:delText>
            </w:r>
            <w:r w:rsidDel="00E00D57">
              <w:rPr>
                <w:rFonts w:eastAsiaTheme="minorEastAsia"/>
                <w:noProof/>
              </w:rPr>
              <w:tab/>
            </w:r>
            <w:r w:rsidRPr="00E00D57" w:rsidDel="00E00D57">
              <w:rPr>
                <w:rPrChange w:id="349" w:author="Curt Beckmann" w:date="2013-06-06T14:17:00Z">
                  <w:rPr>
                    <w:rStyle w:val="Hyperlink"/>
                    <w:noProof/>
                  </w:rPr>
                </w:rPrChange>
              </w:rPr>
              <w:delText>Connection Interruption</w:delText>
            </w:r>
            <w:r w:rsidDel="00E00D57">
              <w:rPr>
                <w:noProof/>
                <w:webHidden/>
              </w:rPr>
              <w:tab/>
              <w:delText>10</w:delText>
            </w:r>
          </w:del>
        </w:p>
        <w:p w14:paraId="34CF8175" w14:textId="77777777" w:rsidR="00C128FA" w:rsidDel="00E00D57" w:rsidRDefault="00C128FA">
          <w:pPr>
            <w:pStyle w:val="TOC3"/>
            <w:tabs>
              <w:tab w:val="left" w:pos="1320"/>
              <w:tab w:val="right" w:leader="dot" w:pos="9350"/>
            </w:tabs>
            <w:rPr>
              <w:del w:id="350" w:author="Curt Beckmann" w:date="2013-06-06T14:17:00Z"/>
              <w:rFonts w:eastAsiaTheme="minorEastAsia"/>
              <w:noProof/>
            </w:rPr>
          </w:pPr>
          <w:del w:id="351" w:author="Curt Beckmann" w:date="2013-06-06T14:17:00Z">
            <w:r w:rsidRPr="00E00D57" w:rsidDel="00E00D57">
              <w:rPr>
                <w:rPrChange w:id="352" w:author="Curt Beckmann" w:date="2013-06-06T14:17:00Z">
                  <w:rPr>
                    <w:rStyle w:val="Hyperlink"/>
                    <w:noProof/>
                  </w:rPr>
                </w:rPrChange>
              </w:rPr>
              <w:delText>6.1.5</w:delText>
            </w:r>
            <w:r w:rsidDel="00E00D57">
              <w:rPr>
                <w:rFonts w:eastAsiaTheme="minorEastAsia"/>
                <w:noProof/>
              </w:rPr>
              <w:tab/>
            </w:r>
            <w:r w:rsidRPr="00E00D57" w:rsidDel="00E00D57">
              <w:rPr>
                <w:rPrChange w:id="353" w:author="Curt Beckmann" w:date="2013-06-06T14:17:00Z">
                  <w:rPr>
                    <w:rStyle w:val="Hyperlink"/>
                    <w:noProof/>
                  </w:rPr>
                </w:rPrChange>
              </w:rPr>
              <w:delText>Encryption</w:delText>
            </w:r>
            <w:r w:rsidDel="00E00D57">
              <w:rPr>
                <w:noProof/>
                <w:webHidden/>
              </w:rPr>
              <w:tab/>
              <w:delText>10</w:delText>
            </w:r>
          </w:del>
        </w:p>
        <w:p w14:paraId="17A628CB" w14:textId="77777777" w:rsidR="00C128FA" w:rsidDel="00E00D57" w:rsidRDefault="00C128FA">
          <w:pPr>
            <w:pStyle w:val="TOC3"/>
            <w:tabs>
              <w:tab w:val="left" w:pos="1320"/>
              <w:tab w:val="right" w:leader="dot" w:pos="9350"/>
            </w:tabs>
            <w:rPr>
              <w:del w:id="354" w:author="Curt Beckmann" w:date="2013-06-06T14:17:00Z"/>
              <w:rFonts w:eastAsiaTheme="minorEastAsia"/>
              <w:noProof/>
            </w:rPr>
          </w:pPr>
          <w:del w:id="355" w:author="Curt Beckmann" w:date="2013-06-06T14:17:00Z">
            <w:r w:rsidRPr="00E00D57" w:rsidDel="00E00D57">
              <w:rPr>
                <w:rPrChange w:id="356" w:author="Curt Beckmann" w:date="2013-06-06T14:17:00Z">
                  <w:rPr>
                    <w:rStyle w:val="Hyperlink"/>
                    <w:noProof/>
                  </w:rPr>
                </w:rPrChange>
              </w:rPr>
              <w:delText>6.1.6</w:delText>
            </w:r>
            <w:r w:rsidDel="00E00D57">
              <w:rPr>
                <w:rFonts w:eastAsiaTheme="minorEastAsia"/>
                <w:noProof/>
              </w:rPr>
              <w:tab/>
            </w:r>
            <w:r w:rsidRPr="00E00D57" w:rsidDel="00E00D57">
              <w:rPr>
                <w:rPrChange w:id="357" w:author="Curt Beckmann" w:date="2013-06-06T14:17:00Z">
                  <w:rPr>
                    <w:rStyle w:val="Hyperlink"/>
                    <w:noProof/>
                  </w:rPr>
                </w:rPrChange>
              </w:rPr>
              <w:delText>Queues</w:delText>
            </w:r>
            <w:r w:rsidDel="00E00D57">
              <w:rPr>
                <w:noProof/>
                <w:webHidden/>
              </w:rPr>
              <w:tab/>
              <w:delText>10</w:delText>
            </w:r>
          </w:del>
        </w:p>
        <w:p w14:paraId="5C77AB91" w14:textId="77777777" w:rsidR="00C128FA" w:rsidDel="00E00D57" w:rsidRDefault="00C128FA">
          <w:pPr>
            <w:pStyle w:val="TOC3"/>
            <w:tabs>
              <w:tab w:val="left" w:pos="1320"/>
              <w:tab w:val="right" w:leader="dot" w:pos="9350"/>
            </w:tabs>
            <w:rPr>
              <w:del w:id="358" w:author="Curt Beckmann" w:date="2013-06-06T14:17:00Z"/>
              <w:rFonts w:eastAsiaTheme="minorEastAsia"/>
              <w:noProof/>
            </w:rPr>
          </w:pPr>
          <w:del w:id="359" w:author="Curt Beckmann" w:date="2013-06-06T14:17:00Z">
            <w:r w:rsidRPr="00E00D57" w:rsidDel="00E00D57">
              <w:rPr>
                <w:rPrChange w:id="360" w:author="Curt Beckmann" w:date="2013-06-06T14:17:00Z">
                  <w:rPr>
                    <w:rStyle w:val="Hyperlink"/>
                    <w:noProof/>
                  </w:rPr>
                </w:rPrChange>
              </w:rPr>
              <w:delText>6.1.7</w:delText>
            </w:r>
            <w:r w:rsidDel="00E00D57">
              <w:rPr>
                <w:rFonts w:eastAsiaTheme="minorEastAsia"/>
                <w:noProof/>
              </w:rPr>
              <w:tab/>
            </w:r>
            <w:r w:rsidRPr="00E00D57" w:rsidDel="00E00D57">
              <w:rPr>
                <w:rPrChange w:id="361" w:author="Curt Beckmann" w:date="2013-06-06T14:17:00Z">
                  <w:rPr>
                    <w:rStyle w:val="Hyperlink"/>
                    <w:noProof/>
                  </w:rPr>
                </w:rPrChange>
              </w:rPr>
              <w:delText>Ports</w:delText>
            </w:r>
            <w:r w:rsidDel="00E00D57">
              <w:rPr>
                <w:noProof/>
                <w:webHidden/>
              </w:rPr>
              <w:tab/>
              <w:delText>11</w:delText>
            </w:r>
          </w:del>
        </w:p>
        <w:p w14:paraId="75FDBFE0" w14:textId="77777777" w:rsidR="00C128FA" w:rsidDel="00E00D57" w:rsidRDefault="00C128FA">
          <w:pPr>
            <w:pStyle w:val="TOC3"/>
            <w:tabs>
              <w:tab w:val="left" w:pos="1320"/>
              <w:tab w:val="right" w:leader="dot" w:pos="9350"/>
            </w:tabs>
            <w:rPr>
              <w:del w:id="362" w:author="Curt Beckmann" w:date="2013-06-06T14:17:00Z"/>
              <w:rFonts w:eastAsiaTheme="minorEastAsia"/>
              <w:noProof/>
            </w:rPr>
          </w:pPr>
          <w:del w:id="363" w:author="Curt Beckmann" w:date="2013-06-06T14:17:00Z">
            <w:r w:rsidRPr="00E00D57" w:rsidDel="00E00D57">
              <w:rPr>
                <w:rPrChange w:id="364" w:author="Curt Beckmann" w:date="2013-06-06T14:17:00Z">
                  <w:rPr>
                    <w:rStyle w:val="Hyperlink"/>
                    <w:noProof/>
                  </w:rPr>
                </w:rPrChange>
              </w:rPr>
              <w:delText>6.1.8</w:delText>
            </w:r>
            <w:r w:rsidDel="00E00D57">
              <w:rPr>
                <w:rFonts w:eastAsiaTheme="minorEastAsia"/>
                <w:noProof/>
              </w:rPr>
              <w:tab/>
            </w:r>
            <w:r w:rsidRPr="00E00D57" w:rsidDel="00E00D57">
              <w:rPr>
                <w:rPrChange w:id="365" w:author="Curt Beckmann" w:date="2013-06-06T14:17:00Z">
                  <w:rPr>
                    <w:rStyle w:val="Hyperlink"/>
                    <w:noProof/>
                  </w:rPr>
                </w:rPrChange>
              </w:rPr>
              <w:delText>Capability Discovery</w:delText>
            </w:r>
            <w:r w:rsidDel="00E00D57">
              <w:rPr>
                <w:noProof/>
                <w:webHidden/>
              </w:rPr>
              <w:tab/>
              <w:delText>12</w:delText>
            </w:r>
          </w:del>
        </w:p>
        <w:p w14:paraId="22B6EB4A" w14:textId="77777777" w:rsidR="00C128FA" w:rsidDel="00E00D57" w:rsidRDefault="00C128FA">
          <w:pPr>
            <w:pStyle w:val="TOC3"/>
            <w:tabs>
              <w:tab w:val="left" w:pos="1320"/>
              <w:tab w:val="right" w:leader="dot" w:pos="9350"/>
            </w:tabs>
            <w:rPr>
              <w:del w:id="366" w:author="Curt Beckmann" w:date="2013-06-06T14:17:00Z"/>
              <w:rFonts w:eastAsiaTheme="minorEastAsia"/>
              <w:noProof/>
            </w:rPr>
          </w:pPr>
          <w:del w:id="367" w:author="Curt Beckmann" w:date="2013-06-06T14:17:00Z">
            <w:r w:rsidRPr="00E00D57" w:rsidDel="00E00D57">
              <w:rPr>
                <w:rPrChange w:id="368" w:author="Curt Beckmann" w:date="2013-06-06T14:17:00Z">
                  <w:rPr>
                    <w:rStyle w:val="Hyperlink"/>
                    <w:noProof/>
                  </w:rPr>
                </w:rPrChange>
              </w:rPr>
              <w:delText>6.1.9</w:delText>
            </w:r>
            <w:r w:rsidDel="00E00D57">
              <w:rPr>
                <w:rFonts w:eastAsiaTheme="minorEastAsia"/>
                <w:noProof/>
              </w:rPr>
              <w:tab/>
            </w:r>
            <w:r w:rsidRPr="00E00D57" w:rsidDel="00E00D57">
              <w:rPr>
                <w:rPrChange w:id="369" w:author="Curt Beckmann" w:date="2013-06-06T14:17:00Z">
                  <w:rPr>
                    <w:rStyle w:val="Hyperlink"/>
                    <w:noProof/>
                  </w:rPr>
                </w:rPrChange>
              </w:rPr>
              <w:delText>Datapath ID</w:delText>
            </w:r>
            <w:r w:rsidDel="00E00D57">
              <w:rPr>
                <w:noProof/>
                <w:webHidden/>
              </w:rPr>
              <w:tab/>
              <w:delText>12</w:delText>
            </w:r>
          </w:del>
        </w:p>
        <w:p w14:paraId="5E6D338C" w14:textId="77777777" w:rsidR="00C128FA" w:rsidDel="00E00D57" w:rsidRDefault="00C128FA">
          <w:pPr>
            <w:pStyle w:val="TOC2"/>
            <w:tabs>
              <w:tab w:val="left" w:pos="880"/>
              <w:tab w:val="right" w:leader="dot" w:pos="9350"/>
            </w:tabs>
            <w:rPr>
              <w:del w:id="370" w:author="Curt Beckmann" w:date="2013-06-06T14:17:00Z"/>
              <w:rFonts w:eastAsiaTheme="minorEastAsia"/>
              <w:noProof/>
            </w:rPr>
          </w:pPr>
          <w:del w:id="371" w:author="Curt Beckmann" w:date="2013-06-06T14:17:00Z">
            <w:r w:rsidRPr="00E00D57" w:rsidDel="00E00D57">
              <w:rPr>
                <w:rPrChange w:id="372" w:author="Curt Beckmann" w:date="2013-06-06T14:17:00Z">
                  <w:rPr>
                    <w:rStyle w:val="Hyperlink"/>
                    <w:noProof/>
                  </w:rPr>
                </w:rPrChange>
              </w:rPr>
              <w:delText>6.2</w:delText>
            </w:r>
            <w:r w:rsidDel="00E00D57">
              <w:rPr>
                <w:rFonts w:eastAsiaTheme="minorEastAsia"/>
                <w:noProof/>
              </w:rPr>
              <w:tab/>
            </w:r>
            <w:r w:rsidRPr="00E00D57" w:rsidDel="00E00D57">
              <w:rPr>
                <w:rPrChange w:id="373" w:author="Curt Beckmann" w:date="2013-06-06T14:17:00Z">
                  <w:rPr>
                    <w:rStyle w:val="Hyperlink"/>
                    <w:noProof/>
                  </w:rPr>
                </w:rPrChange>
              </w:rPr>
              <w:delText>Operational Requirements</w:delText>
            </w:r>
            <w:r w:rsidDel="00E00D57">
              <w:rPr>
                <w:noProof/>
                <w:webHidden/>
              </w:rPr>
              <w:tab/>
              <w:delText>12</w:delText>
            </w:r>
          </w:del>
        </w:p>
        <w:p w14:paraId="1E5F6E82" w14:textId="77777777" w:rsidR="00C128FA" w:rsidDel="00E00D57" w:rsidRDefault="00C128FA">
          <w:pPr>
            <w:pStyle w:val="TOC2"/>
            <w:tabs>
              <w:tab w:val="left" w:pos="880"/>
              <w:tab w:val="right" w:leader="dot" w:pos="9350"/>
            </w:tabs>
            <w:rPr>
              <w:del w:id="374" w:author="Curt Beckmann" w:date="2013-06-06T14:17:00Z"/>
              <w:rFonts w:eastAsiaTheme="minorEastAsia"/>
              <w:noProof/>
            </w:rPr>
          </w:pPr>
          <w:del w:id="375" w:author="Curt Beckmann" w:date="2013-06-06T14:17:00Z">
            <w:r w:rsidRPr="00E00D57" w:rsidDel="00E00D57">
              <w:rPr>
                <w:rPrChange w:id="376" w:author="Curt Beckmann" w:date="2013-06-06T14:17:00Z">
                  <w:rPr>
                    <w:rStyle w:val="Hyperlink"/>
                    <w:noProof/>
                  </w:rPr>
                </w:rPrChange>
              </w:rPr>
              <w:delText>6.3</w:delText>
            </w:r>
            <w:r w:rsidDel="00E00D57">
              <w:rPr>
                <w:rFonts w:eastAsiaTheme="minorEastAsia"/>
                <w:noProof/>
              </w:rPr>
              <w:tab/>
            </w:r>
            <w:r w:rsidRPr="00E00D57" w:rsidDel="00E00D57">
              <w:rPr>
                <w:rPrChange w:id="377" w:author="Curt Beckmann" w:date="2013-06-06T14:17:00Z">
                  <w:rPr>
                    <w:rStyle w:val="Hyperlink"/>
                    <w:noProof/>
                  </w:rPr>
                </w:rPrChange>
              </w:rPr>
              <w:delText>Requirements for the Switch Management Protocol</w:delText>
            </w:r>
            <w:r w:rsidDel="00E00D57">
              <w:rPr>
                <w:noProof/>
                <w:webHidden/>
              </w:rPr>
              <w:tab/>
              <w:delText>12</w:delText>
            </w:r>
          </w:del>
        </w:p>
        <w:p w14:paraId="4E1F333D" w14:textId="77777777" w:rsidR="00C128FA" w:rsidDel="00E00D57" w:rsidRDefault="00C128FA">
          <w:pPr>
            <w:pStyle w:val="TOC1"/>
            <w:tabs>
              <w:tab w:val="left" w:pos="440"/>
              <w:tab w:val="right" w:leader="dot" w:pos="9350"/>
            </w:tabs>
            <w:rPr>
              <w:del w:id="378" w:author="Curt Beckmann" w:date="2013-06-06T14:17:00Z"/>
              <w:rFonts w:eastAsiaTheme="minorEastAsia"/>
              <w:noProof/>
            </w:rPr>
          </w:pPr>
          <w:del w:id="379" w:author="Curt Beckmann" w:date="2013-06-06T14:17:00Z">
            <w:r w:rsidRPr="00E00D57" w:rsidDel="00E00D57">
              <w:rPr>
                <w:rPrChange w:id="380" w:author="Curt Beckmann" w:date="2013-06-06T14:17:00Z">
                  <w:rPr>
                    <w:rStyle w:val="Hyperlink"/>
                    <w:noProof/>
                  </w:rPr>
                </w:rPrChange>
              </w:rPr>
              <w:delText>7</w:delText>
            </w:r>
            <w:r w:rsidDel="00E00D57">
              <w:rPr>
                <w:rFonts w:eastAsiaTheme="minorEastAsia"/>
                <w:noProof/>
              </w:rPr>
              <w:tab/>
            </w:r>
            <w:r w:rsidRPr="00E00D57" w:rsidDel="00E00D57">
              <w:rPr>
                <w:rPrChange w:id="381" w:author="Curt Beckmann" w:date="2013-06-06T14:17:00Z">
                  <w:rPr>
                    <w:rStyle w:val="Hyperlink"/>
                    <w:noProof/>
                  </w:rPr>
                </w:rPrChange>
              </w:rPr>
              <w:delText>NETCONF as the Transport Protocol</w:delText>
            </w:r>
            <w:r w:rsidDel="00E00D57">
              <w:rPr>
                <w:noProof/>
                <w:webHidden/>
              </w:rPr>
              <w:tab/>
              <w:delText>13</w:delText>
            </w:r>
          </w:del>
        </w:p>
        <w:p w14:paraId="1DFD85FA" w14:textId="77777777" w:rsidR="00C128FA" w:rsidDel="00E00D57" w:rsidRDefault="00C128FA">
          <w:pPr>
            <w:pStyle w:val="TOC1"/>
            <w:tabs>
              <w:tab w:val="left" w:pos="440"/>
              <w:tab w:val="right" w:leader="dot" w:pos="9350"/>
            </w:tabs>
            <w:rPr>
              <w:del w:id="382" w:author="Curt Beckmann" w:date="2013-06-06T14:17:00Z"/>
              <w:rFonts w:eastAsiaTheme="minorEastAsia"/>
              <w:noProof/>
            </w:rPr>
          </w:pPr>
          <w:del w:id="383" w:author="Curt Beckmann" w:date="2013-06-06T14:17:00Z">
            <w:r w:rsidRPr="00E00D57" w:rsidDel="00E00D57">
              <w:rPr>
                <w:rPrChange w:id="384" w:author="Curt Beckmann" w:date="2013-06-06T14:17:00Z">
                  <w:rPr>
                    <w:rStyle w:val="Hyperlink"/>
                    <w:noProof/>
                  </w:rPr>
                </w:rPrChange>
              </w:rPr>
              <w:delText>8</w:delText>
            </w:r>
            <w:r w:rsidDel="00E00D57">
              <w:rPr>
                <w:rFonts w:eastAsiaTheme="minorEastAsia"/>
                <w:noProof/>
              </w:rPr>
              <w:tab/>
            </w:r>
            <w:r w:rsidRPr="00E00D57" w:rsidDel="00E00D57">
              <w:rPr>
                <w:rPrChange w:id="385" w:author="Curt Beckmann" w:date="2013-06-06T14:17:00Z">
                  <w:rPr>
                    <w:rStyle w:val="Hyperlink"/>
                    <w:noProof/>
                  </w:rPr>
                </w:rPrChange>
              </w:rPr>
              <w:delText>Data Model</w:delText>
            </w:r>
            <w:r w:rsidDel="00E00D57">
              <w:rPr>
                <w:noProof/>
                <w:webHidden/>
              </w:rPr>
              <w:tab/>
              <w:delText>15</w:delText>
            </w:r>
          </w:del>
        </w:p>
        <w:p w14:paraId="220980FE" w14:textId="77777777" w:rsidR="00C128FA" w:rsidDel="00E00D57" w:rsidRDefault="00C128FA">
          <w:pPr>
            <w:pStyle w:val="TOC2"/>
            <w:tabs>
              <w:tab w:val="left" w:pos="880"/>
              <w:tab w:val="right" w:leader="dot" w:pos="9350"/>
            </w:tabs>
            <w:rPr>
              <w:del w:id="386" w:author="Curt Beckmann" w:date="2013-06-06T14:17:00Z"/>
              <w:rFonts w:eastAsiaTheme="minorEastAsia"/>
              <w:noProof/>
            </w:rPr>
          </w:pPr>
          <w:del w:id="387" w:author="Curt Beckmann" w:date="2013-06-06T14:17:00Z">
            <w:r w:rsidRPr="00E00D57" w:rsidDel="00E00D57">
              <w:rPr>
                <w:rPrChange w:id="388" w:author="Curt Beckmann" w:date="2013-06-06T14:17:00Z">
                  <w:rPr>
                    <w:rStyle w:val="Hyperlink"/>
                    <w:noProof/>
                  </w:rPr>
                </w:rPrChange>
              </w:rPr>
              <w:delText>8.1</w:delText>
            </w:r>
            <w:r w:rsidDel="00E00D57">
              <w:rPr>
                <w:rFonts w:eastAsiaTheme="minorEastAsia"/>
                <w:noProof/>
              </w:rPr>
              <w:tab/>
            </w:r>
            <w:r w:rsidRPr="00E00D57" w:rsidDel="00E00D57">
              <w:rPr>
                <w:rPrChange w:id="389" w:author="Curt Beckmann" w:date="2013-06-06T14:17:00Z">
                  <w:rPr>
                    <w:rStyle w:val="Hyperlink"/>
                    <w:noProof/>
                  </w:rPr>
                </w:rPrChange>
              </w:rPr>
              <w:delText>YANG Module</w:delText>
            </w:r>
            <w:r w:rsidDel="00E00D57">
              <w:rPr>
                <w:noProof/>
                <w:webHidden/>
              </w:rPr>
              <w:tab/>
              <w:delText>16</w:delText>
            </w:r>
          </w:del>
        </w:p>
        <w:p w14:paraId="61A65A73" w14:textId="77777777" w:rsidR="00C128FA" w:rsidDel="00E00D57" w:rsidRDefault="00C128FA">
          <w:pPr>
            <w:pStyle w:val="TOC2"/>
            <w:tabs>
              <w:tab w:val="left" w:pos="880"/>
              <w:tab w:val="right" w:leader="dot" w:pos="9350"/>
            </w:tabs>
            <w:rPr>
              <w:del w:id="390" w:author="Curt Beckmann" w:date="2013-06-06T14:17:00Z"/>
              <w:rFonts w:eastAsiaTheme="minorEastAsia"/>
              <w:noProof/>
            </w:rPr>
          </w:pPr>
          <w:del w:id="391" w:author="Curt Beckmann" w:date="2013-06-06T14:17:00Z">
            <w:r w:rsidRPr="00E00D57" w:rsidDel="00E00D57">
              <w:rPr>
                <w:rPrChange w:id="392" w:author="Curt Beckmann" w:date="2013-06-06T14:17:00Z">
                  <w:rPr>
                    <w:rStyle w:val="Hyperlink"/>
                    <w:noProof/>
                  </w:rPr>
                </w:rPrChange>
              </w:rPr>
              <w:delText>8.2</w:delText>
            </w:r>
            <w:r w:rsidDel="00E00D57">
              <w:rPr>
                <w:rFonts w:eastAsiaTheme="minorEastAsia"/>
                <w:noProof/>
              </w:rPr>
              <w:tab/>
            </w:r>
            <w:r w:rsidRPr="00E00D57" w:rsidDel="00E00D57">
              <w:rPr>
                <w:rPrChange w:id="393" w:author="Curt Beckmann" w:date="2013-06-06T14:17:00Z">
                  <w:rPr>
                    <w:rStyle w:val="Hyperlink"/>
                    <w:noProof/>
                  </w:rPr>
                </w:rPrChange>
              </w:rPr>
              <w:delText>Core Data Model</w:delText>
            </w:r>
            <w:r w:rsidDel="00E00D57">
              <w:rPr>
                <w:noProof/>
                <w:webHidden/>
              </w:rPr>
              <w:tab/>
              <w:delText>16</w:delText>
            </w:r>
          </w:del>
        </w:p>
        <w:p w14:paraId="45E8E73C" w14:textId="77777777" w:rsidR="00C128FA" w:rsidDel="00E00D57" w:rsidRDefault="00C128FA">
          <w:pPr>
            <w:pStyle w:val="TOC2"/>
            <w:tabs>
              <w:tab w:val="left" w:pos="880"/>
              <w:tab w:val="right" w:leader="dot" w:pos="9350"/>
            </w:tabs>
            <w:rPr>
              <w:del w:id="394" w:author="Curt Beckmann" w:date="2013-06-06T14:17:00Z"/>
              <w:rFonts w:eastAsiaTheme="minorEastAsia"/>
              <w:noProof/>
            </w:rPr>
          </w:pPr>
          <w:del w:id="395" w:author="Curt Beckmann" w:date="2013-06-06T14:17:00Z">
            <w:r w:rsidRPr="00E00D57" w:rsidDel="00E00D57">
              <w:rPr>
                <w:rPrChange w:id="396" w:author="Curt Beckmann" w:date="2013-06-06T14:17:00Z">
                  <w:rPr>
                    <w:rStyle w:val="Hyperlink"/>
                    <w:noProof/>
                  </w:rPr>
                </w:rPrChange>
              </w:rPr>
              <w:delText>8.3</w:delText>
            </w:r>
            <w:r w:rsidDel="00E00D57">
              <w:rPr>
                <w:rFonts w:eastAsiaTheme="minorEastAsia"/>
                <w:noProof/>
              </w:rPr>
              <w:tab/>
            </w:r>
            <w:r w:rsidRPr="00E00D57" w:rsidDel="00E00D57">
              <w:rPr>
                <w:rPrChange w:id="397" w:author="Curt Beckmann" w:date="2013-06-06T14:17:00Z">
                  <w:rPr>
                    <w:rStyle w:val="Hyperlink"/>
                    <w:noProof/>
                  </w:rPr>
                </w:rPrChange>
              </w:rPr>
              <w:delText>OpenFlow Capable Switch</w:delText>
            </w:r>
            <w:r w:rsidDel="00E00D57">
              <w:rPr>
                <w:noProof/>
                <w:webHidden/>
              </w:rPr>
              <w:tab/>
              <w:delText>17</w:delText>
            </w:r>
          </w:del>
        </w:p>
        <w:p w14:paraId="12FBD37F" w14:textId="77777777" w:rsidR="00C128FA" w:rsidDel="00E00D57" w:rsidRDefault="00C128FA">
          <w:pPr>
            <w:pStyle w:val="TOC3"/>
            <w:tabs>
              <w:tab w:val="left" w:pos="1320"/>
              <w:tab w:val="right" w:leader="dot" w:pos="9350"/>
            </w:tabs>
            <w:rPr>
              <w:del w:id="398" w:author="Curt Beckmann" w:date="2013-06-06T14:17:00Z"/>
              <w:rFonts w:eastAsiaTheme="minorEastAsia"/>
              <w:noProof/>
            </w:rPr>
          </w:pPr>
          <w:del w:id="399" w:author="Curt Beckmann" w:date="2013-06-06T14:17:00Z">
            <w:r w:rsidRPr="00E00D57" w:rsidDel="00E00D57">
              <w:rPr>
                <w:rPrChange w:id="400" w:author="Curt Beckmann" w:date="2013-06-06T14:17:00Z">
                  <w:rPr>
                    <w:rStyle w:val="Hyperlink"/>
                    <w:noProof/>
                  </w:rPr>
                </w:rPrChange>
              </w:rPr>
              <w:delText>8.3.1</w:delText>
            </w:r>
            <w:r w:rsidDel="00E00D57">
              <w:rPr>
                <w:rFonts w:eastAsiaTheme="minorEastAsia"/>
                <w:noProof/>
              </w:rPr>
              <w:tab/>
            </w:r>
            <w:r w:rsidRPr="00E00D57" w:rsidDel="00E00D57">
              <w:rPr>
                <w:rPrChange w:id="401" w:author="Curt Beckmann" w:date="2013-06-06T14:17:00Z">
                  <w:rPr>
                    <w:rStyle w:val="Hyperlink"/>
                    <w:noProof/>
                  </w:rPr>
                </w:rPrChange>
              </w:rPr>
              <w:delText>UML Diagram</w:delText>
            </w:r>
            <w:r w:rsidDel="00E00D57">
              <w:rPr>
                <w:noProof/>
                <w:webHidden/>
              </w:rPr>
              <w:tab/>
              <w:delText>17</w:delText>
            </w:r>
          </w:del>
        </w:p>
        <w:p w14:paraId="61ED7BC9" w14:textId="77777777" w:rsidR="00C128FA" w:rsidDel="00E00D57" w:rsidRDefault="00C128FA">
          <w:pPr>
            <w:pStyle w:val="TOC3"/>
            <w:tabs>
              <w:tab w:val="left" w:pos="1320"/>
              <w:tab w:val="right" w:leader="dot" w:pos="9350"/>
            </w:tabs>
            <w:rPr>
              <w:del w:id="402" w:author="Curt Beckmann" w:date="2013-06-06T14:17:00Z"/>
              <w:rFonts w:eastAsiaTheme="minorEastAsia"/>
              <w:noProof/>
            </w:rPr>
          </w:pPr>
          <w:del w:id="403" w:author="Curt Beckmann" w:date="2013-06-06T14:17:00Z">
            <w:r w:rsidRPr="00E00D57" w:rsidDel="00E00D57">
              <w:rPr>
                <w:rPrChange w:id="404" w:author="Curt Beckmann" w:date="2013-06-06T14:17:00Z">
                  <w:rPr>
                    <w:rStyle w:val="Hyperlink"/>
                    <w:noProof/>
                  </w:rPr>
                </w:rPrChange>
              </w:rPr>
              <w:delText>8.3.2</w:delText>
            </w:r>
            <w:r w:rsidDel="00E00D57">
              <w:rPr>
                <w:rFonts w:eastAsiaTheme="minorEastAsia"/>
                <w:noProof/>
              </w:rPr>
              <w:tab/>
            </w:r>
            <w:r w:rsidRPr="00E00D57" w:rsidDel="00E00D57">
              <w:rPr>
                <w:rPrChange w:id="405" w:author="Curt Beckmann" w:date="2013-06-06T14:17:00Z">
                  <w:rPr>
                    <w:rStyle w:val="Hyperlink"/>
                    <w:noProof/>
                  </w:rPr>
                </w:rPrChange>
              </w:rPr>
              <w:delText>XML Schema</w:delText>
            </w:r>
            <w:r w:rsidDel="00E00D57">
              <w:rPr>
                <w:noProof/>
                <w:webHidden/>
              </w:rPr>
              <w:tab/>
              <w:delText>18</w:delText>
            </w:r>
          </w:del>
        </w:p>
        <w:p w14:paraId="6EB2C740" w14:textId="77777777" w:rsidR="00C128FA" w:rsidDel="00E00D57" w:rsidRDefault="00C128FA">
          <w:pPr>
            <w:pStyle w:val="TOC3"/>
            <w:tabs>
              <w:tab w:val="left" w:pos="1320"/>
              <w:tab w:val="right" w:leader="dot" w:pos="9350"/>
            </w:tabs>
            <w:rPr>
              <w:del w:id="406" w:author="Curt Beckmann" w:date="2013-06-06T14:17:00Z"/>
              <w:rFonts w:eastAsiaTheme="minorEastAsia"/>
              <w:noProof/>
            </w:rPr>
          </w:pPr>
          <w:del w:id="407" w:author="Curt Beckmann" w:date="2013-06-06T14:17:00Z">
            <w:r w:rsidRPr="00E00D57" w:rsidDel="00E00D57">
              <w:rPr>
                <w:rPrChange w:id="408" w:author="Curt Beckmann" w:date="2013-06-06T14:17:00Z">
                  <w:rPr>
                    <w:rStyle w:val="Hyperlink"/>
                    <w:noProof/>
                  </w:rPr>
                </w:rPrChange>
              </w:rPr>
              <w:delText>8.3.3</w:delText>
            </w:r>
            <w:r w:rsidDel="00E00D57">
              <w:rPr>
                <w:rFonts w:eastAsiaTheme="minorEastAsia"/>
                <w:noProof/>
              </w:rPr>
              <w:tab/>
            </w:r>
            <w:r w:rsidRPr="00E00D57" w:rsidDel="00E00D57">
              <w:rPr>
                <w:rPrChange w:id="409" w:author="Curt Beckmann" w:date="2013-06-06T14:17:00Z">
                  <w:rPr>
                    <w:rStyle w:val="Hyperlink"/>
                    <w:noProof/>
                  </w:rPr>
                </w:rPrChange>
              </w:rPr>
              <w:delText>XML Example</w:delText>
            </w:r>
            <w:r w:rsidDel="00E00D57">
              <w:rPr>
                <w:noProof/>
                <w:webHidden/>
              </w:rPr>
              <w:tab/>
              <w:delText>22</w:delText>
            </w:r>
          </w:del>
        </w:p>
        <w:p w14:paraId="5B92DE68" w14:textId="77777777" w:rsidR="00C128FA" w:rsidDel="00E00D57" w:rsidRDefault="00C128FA">
          <w:pPr>
            <w:pStyle w:val="TOC2"/>
            <w:tabs>
              <w:tab w:val="left" w:pos="880"/>
              <w:tab w:val="right" w:leader="dot" w:pos="9350"/>
            </w:tabs>
            <w:rPr>
              <w:del w:id="410" w:author="Curt Beckmann" w:date="2013-06-06T14:17:00Z"/>
              <w:rFonts w:eastAsiaTheme="minorEastAsia"/>
              <w:noProof/>
            </w:rPr>
          </w:pPr>
          <w:del w:id="411" w:author="Curt Beckmann" w:date="2013-06-06T14:17:00Z">
            <w:r w:rsidRPr="00E00D57" w:rsidDel="00E00D57">
              <w:rPr>
                <w:rPrChange w:id="412" w:author="Curt Beckmann" w:date="2013-06-06T14:17:00Z">
                  <w:rPr>
                    <w:rStyle w:val="Hyperlink"/>
                    <w:noProof/>
                  </w:rPr>
                </w:rPrChange>
              </w:rPr>
              <w:delText>8.4</w:delText>
            </w:r>
            <w:r w:rsidDel="00E00D57">
              <w:rPr>
                <w:rFonts w:eastAsiaTheme="minorEastAsia"/>
                <w:noProof/>
              </w:rPr>
              <w:tab/>
            </w:r>
            <w:r w:rsidRPr="00E00D57" w:rsidDel="00E00D57">
              <w:rPr>
                <w:rPrChange w:id="413" w:author="Curt Beckmann" w:date="2013-06-06T14:17:00Z">
                  <w:rPr>
                    <w:rStyle w:val="Hyperlink"/>
                    <w:noProof/>
                  </w:rPr>
                </w:rPrChange>
              </w:rPr>
              <w:delText>OpenFlow Configuration Point</w:delText>
            </w:r>
            <w:r w:rsidDel="00E00D57">
              <w:rPr>
                <w:noProof/>
                <w:webHidden/>
              </w:rPr>
              <w:tab/>
              <w:delText>22</w:delText>
            </w:r>
          </w:del>
        </w:p>
        <w:p w14:paraId="2C6B14DF" w14:textId="77777777" w:rsidR="00C128FA" w:rsidDel="00E00D57" w:rsidRDefault="00C128FA">
          <w:pPr>
            <w:pStyle w:val="TOC3"/>
            <w:tabs>
              <w:tab w:val="left" w:pos="1320"/>
              <w:tab w:val="right" w:leader="dot" w:pos="9350"/>
            </w:tabs>
            <w:rPr>
              <w:del w:id="414" w:author="Curt Beckmann" w:date="2013-06-06T14:17:00Z"/>
              <w:rFonts w:eastAsiaTheme="minorEastAsia"/>
              <w:noProof/>
            </w:rPr>
          </w:pPr>
          <w:del w:id="415" w:author="Curt Beckmann" w:date="2013-06-06T14:17:00Z">
            <w:r w:rsidRPr="00E00D57" w:rsidDel="00E00D57">
              <w:rPr>
                <w:rPrChange w:id="416" w:author="Curt Beckmann" w:date="2013-06-06T14:17:00Z">
                  <w:rPr>
                    <w:rStyle w:val="Hyperlink"/>
                    <w:noProof/>
                  </w:rPr>
                </w:rPrChange>
              </w:rPr>
              <w:delText>8.4.1</w:delText>
            </w:r>
            <w:r w:rsidDel="00E00D57">
              <w:rPr>
                <w:rFonts w:eastAsiaTheme="minorEastAsia"/>
                <w:noProof/>
              </w:rPr>
              <w:tab/>
            </w:r>
            <w:r w:rsidRPr="00E00D57" w:rsidDel="00E00D57">
              <w:rPr>
                <w:rPrChange w:id="417" w:author="Curt Beckmann" w:date="2013-06-06T14:17:00Z">
                  <w:rPr>
                    <w:rStyle w:val="Hyperlink"/>
                    <w:noProof/>
                  </w:rPr>
                </w:rPrChange>
              </w:rPr>
              <w:delText>UML Diagram</w:delText>
            </w:r>
            <w:r w:rsidDel="00E00D57">
              <w:rPr>
                <w:noProof/>
                <w:webHidden/>
              </w:rPr>
              <w:tab/>
              <w:delText>23</w:delText>
            </w:r>
          </w:del>
        </w:p>
        <w:p w14:paraId="230C87BB" w14:textId="77777777" w:rsidR="00C128FA" w:rsidDel="00E00D57" w:rsidRDefault="00C128FA">
          <w:pPr>
            <w:pStyle w:val="TOC3"/>
            <w:tabs>
              <w:tab w:val="left" w:pos="1320"/>
              <w:tab w:val="right" w:leader="dot" w:pos="9350"/>
            </w:tabs>
            <w:rPr>
              <w:del w:id="418" w:author="Curt Beckmann" w:date="2013-06-06T14:17:00Z"/>
              <w:rFonts w:eastAsiaTheme="minorEastAsia"/>
              <w:noProof/>
            </w:rPr>
          </w:pPr>
          <w:del w:id="419" w:author="Curt Beckmann" w:date="2013-06-06T14:17:00Z">
            <w:r w:rsidRPr="00E00D57" w:rsidDel="00E00D57">
              <w:rPr>
                <w:rPrChange w:id="420" w:author="Curt Beckmann" w:date="2013-06-06T14:17:00Z">
                  <w:rPr>
                    <w:rStyle w:val="Hyperlink"/>
                    <w:noProof/>
                  </w:rPr>
                </w:rPrChange>
              </w:rPr>
              <w:delText>8.4.2</w:delText>
            </w:r>
            <w:r w:rsidDel="00E00D57">
              <w:rPr>
                <w:rFonts w:eastAsiaTheme="minorEastAsia"/>
                <w:noProof/>
              </w:rPr>
              <w:tab/>
            </w:r>
            <w:r w:rsidRPr="00E00D57" w:rsidDel="00E00D57">
              <w:rPr>
                <w:rPrChange w:id="421" w:author="Curt Beckmann" w:date="2013-06-06T14:17:00Z">
                  <w:rPr>
                    <w:rStyle w:val="Hyperlink"/>
                    <w:noProof/>
                  </w:rPr>
                </w:rPrChange>
              </w:rPr>
              <w:delText>XML Schema</w:delText>
            </w:r>
            <w:r w:rsidDel="00E00D57">
              <w:rPr>
                <w:noProof/>
                <w:webHidden/>
              </w:rPr>
              <w:tab/>
              <w:delText>23</w:delText>
            </w:r>
          </w:del>
        </w:p>
        <w:p w14:paraId="32BFC6CF" w14:textId="77777777" w:rsidR="00C128FA" w:rsidDel="00E00D57" w:rsidRDefault="00C128FA">
          <w:pPr>
            <w:pStyle w:val="TOC3"/>
            <w:tabs>
              <w:tab w:val="left" w:pos="1320"/>
              <w:tab w:val="right" w:leader="dot" w:pos="9350"/>
            </w:tabs>
            <w:rPr>
              <w:del w:id="422" w:author="Curt Beckmann" w:date="2013-06-06T14:17:00Z"/>
              <w:rFonts w:eastAsiaTheme="minorEastAsia"/>
              <w:noProof/>
            </w:rPr>
          </w:pPr>
          <w:del w:id="423" w:author="Curt Beckmann" w:date="2013-06-06T14:17:00Z">
            <w:r w:rsidRPr="00E00D57" w:rsidDel="00E00D57">
              <w:rPr>
                <w:rPrChange w:id="424" w:author="Curt Beckmann" w:date="2013-06-06T14:17:00Z">
                  <w:rPr>
                    <w:rStyle w:val="Hyperlink"/>
                    <w:noProof/>
                  </w:rPr>
                </w:rPrChange>
              </w:rPr>
              <w:delText>8.4.3</w:delText>
            </w:r>
            <w:r w:rsidDel="00E00D57">
              <w:rPr>
                <w:rFonts w:eastAsiaTheme="minorEastAsia"/>
                <w:noProof/>
              </w:rPr>
              <w:tab/>
            </w:r>
            <w:r w:rsidRPr="00E00D57" w:rsidDel="00E00D57">
              <w:rPr>
                <w:rPrChange w:id="425" w:author="Curt Beckmann" w:date="2013-06-06T14:17:00Z">
                  <w:rPr>
                    <w:rStyle w:val="Hyperlink"/>
                    <w:noProof/>
                  </w:rPr>
                </w:rPrChange>
              </w:rPr>
              <w:delText>XML Example</w:delText>
            </w:r>
            <w:r w:rsidDel="00E00D57">
              <w:rPr>
                <w:noProof/>
                <w:webHidden/>
              </w:rPr>
              <w:tab/>
              <w:delText>25</w:delText>
            </w:r>
          </w:del>
        </w:p>
        <w:p w14:paraId="023ABDAF" w14:textId="77777777" w:rsidR="00C128FA" w:rsidDel="00E00D57" w:rsidRDefault="00C128FA">
          <w:pPr>
            <w:pStyle w:val="TOC2"/>
            <w:tabs>
              <w:tab w:val="left" w:pos="880"/>
              <w:tab w:val="right" w:leader="dot" w:pos="9350"/>
            </w:tabs>
            <w:rPr>
              <w:del w:id="426" w:author="Curt Beckmann" w:date="2013-06-06T14:17:00Z"/>
              <w:rFonts w:eastAsiaTheme="minorEastAsia"/>
              <w:noProof/>
            </w:rPr>
          </w:pPr>
          <w:del w:id="427" w:author="Curt Beckmann" w:date="2013-06-06T14:17:00Z">
            <w:r w:rsidRPr="00E00D57" w:rsidDel="00E00D57">
              <w:rPr>
                <w:rPrChange w:id="428" w:author="Curt Beckmann" w:date="2013-06-06T14:17:00Z">
                  <w:rPr>
                    <w:rStyle w:val="Hyperlink"/>
                    <w:noProof/>
                  </w:rPr>
                </w:rPrChange>
              </w:rPr>
              <w:delText>8.5</w:delText>
            </w:r>
            <w:r w:rsidDel="00E00D57">
              <w:rPr>
                <w:rFonts w:eastAsiaTheme="minorEastAsia"/>
                <w:noProof/>
              </w:rPr>
              <w:tab/>
            </w:r>
            <w:r w:rsidRPr="00E00D57" w:rsidDel="00E00D57">
              <w:rPr>
                <w:rPrChange w:id="429" w:author="Curt Beckmann" w:date="2013-06-06T14:17:00Z">
                  <w:rPr>
                    <w:rStyle w:val="Hyperlink"/>
                    <w:noProof/>
                  </w:rPr>
                </w:rPrChange>
              </w:rPr>
              <w:delText>OpenFlow Logical Switch</w:delText>
            </w:r>
            <w:r w:rsidDel="00E00D57">
              <w:rPr>
                <w:noProof/>
                <w:webHidden/>
              </w:rPr>
              <w:tab/>
              <w:delText>25</w:delText>
            </w:r>
          </w:del>
        </w:p>
        <w:p w14:paraId="228B84D2" w14:textId="77777777" w:rsidR="00C128FA" w:rsidDel="00E00D57" w:rsidRDefault="00C128FA">
          <w:pPr>
            <w:pStyle w:val="TOC3"/>
            <w:tabs>
              <w:tab w:val="left" w:pos="1320"/>
              <w:tab w:val="right" w:leader="dot" w:pos="9350"/>
            </w:tabs>
            <w:rPr>
              <w:del w:id="430" w:author="Curt Beckmann" w:date="2013-06-06T14:17:00Z"/>
              <w:rFonts w:eastAsiaTheme="minorEastAsia"/>
              <w:noProof/>
            </w:rPr>
          </w:pPr>
          <w:del w:id="431" w:author="Curt Beckmann" w:date="2013-06-06T14:17:00Z">
            <w:r w:rsidRPr="00E00D57" w:rsidDel="00E00D57">
              <w:rPr>
                <w:rPrChange w:id="432" w:author="Curt Beckmann" w:date="2013-06-06T14:17:00Z">
                  <w:rPr>
                    <w:rStyle w:val="Hyperlink"/>
                    <w:noProof/>
                  </w:rPr>
                </w:rPrChange>
              </w:rPr>
              <w:delText>8.5.1</w:delText>
            </w:r>
            <w:r w:rsidDel="00E00D57">
              <w:rPr>
                <w:rFonts w:eastAsiaTheme="minorEastAsia"/>
                <w:noProof/>
              </w:rPr>
              <w:tab/>
            </w:r>
            <w:r w:rsidRPr="00E00D57" w:rsidDel="00E00D57">
              <w:rPr>
                <w:rPrChange w:id="433" w:author="Curt Beckmann" w:date="2013-06-06T14:17:00Z">
                  <w:rPr>
                    <w:rStyle w:val="Hyperlink"/>
                    <w:noProof/>
                  </w:rPr>
                </w:rPrChange>
              </w:rPr>
              <w:delText>UML Diagram</w:delText>
            </w:r>
            <w:r w:rsidDel="00E00D57">
              <w:rPr>
                <w:noProof/>
                <w:webHidden/>
              </w:rPr>
              <w:tab/>
              <w:delText>26</w:delText>
            </w:r>
          </w:del>
        </w:p>
        <w:p w14:paraId="5D732024" w14:textId="77777777" w:rsidR="00C128FA" w:rsidDel="00E00D57" w:rsidRDefault="00C128FA">
          <w:pPr>
            <w:pStyle w:val="TOC3"/>
            <w:tabs>
              <w:tab w:val="left" w:pos="1320"/>
              <w:tab w:val="right" w:leader="dot" w:pos="9350"/>
            </w:tabs>
            <w:rPr>
              <w:del w:id="434" w:author="Curt Beckmann" w:date="2013-06-06T14:17:00Z"/>
              <w:rFonts w:eastAsiaTheme="minorEastAsia"/>
              <w:noProof/>
            </w:rPr>
          </w:pPr>
          <w:del w:id="435" w:author="Curt Beckmann" w:date="2013-06-06T14:17:00Z">
            <w:r w:rsidRPr="00E00D57" w:rsidDel="00E00D57">
              <w:rPr>
                <w:rPrChange w:id="436" w:author="Curt Beckmann" w:date="2013-06-06T14:17:00Z">
                  <w:rPr>
                    <w:rStyle w:val="Hyperlink"/>
                    <w:noProof/>
                  </w:rPr>
                </w:rPrChange>
              </w:rPr>
              <w:delText>8.5.2</w:delText>
            </w:r>
            <w:r w:rsidDel="00E00D57">
              <w:rPr>
                <w:rFonts w:eastAsiaTheme="minorEastAsia"/>
                <w:noProof/>
              </w:rPr>
              <w:tab/>
            </w:r>
            <w:r w:rsidRPr="00E00D57" w:rsidDel="00E00D57">
              <w:rPr>
                <w:rPrChange w:id="437" w:author="Curt Beckmann" w:date="2013-06-06T14:17:00Z">
                  <w:rPr>
                    <w:rStyle w:val="Hyperlink"/>
                    <w:noProof/>
                  </w:rPr>
                </w:rPrChange>
              </w:rPr>
              <w:delText>XML Schema</w:delText>
            </w:r>
            <w:r w:rsidDel="00E00D57">
              <w:rPr>
                <w:noProof/>
                <w:webHidden/>
              </w:rPr>
              <w:tab/>
              <w:delText>26</w:delText>
            </w:r>
          </w:del>
        </w:p>
        <w:p w14:paraId="24A4EA3C" w14:textId="77777777" w:rsidR="00C128FA" w:rsidDel="00E00D57" w:rsidRDefault="00C128FA">
          <w:pPr>
            <w:pStyle w:val="TOC3"/>
            <w:tabs>
              <w:tab w:val="left" w:pos="1320"/>
              <w:tab w:val="right" w:leader="dot" w:pos="9350"/>
            </w:tabs>
            <w:rPr>
              <w:del w:id="438" w:author="Curt Beckmann" w:date="2013-06-06T14:17:00Z"/>
              <w:rFonts w:eastAsiaTheme="minorEastAsia"/>
              <w:noProof/>
            </w:rPr>
          </w:pPr>
          <w:del w:id="439" w:author="Curt Beckmann" w:date="2013-06-06T14:17:00Z">
            <w:r w:rsidRPr="00E00D57" w:rsidDel="00E00D57">
              <w:rPr>
                <w:rPrChange w:id="440" w:author="Curt Beckmann" w:date="2013-06-06T14:17:00Z">
                  <w:rPr>
                    <w:rStyle w:val="Hyperlink"/>
                    <w:noProof/>
                  </w:rPr>
                </w:rPrChange>
              </w:rPr>
              <w:delText>8.5.3</w:delText>
            </w:r>
            <w:r w:rsidDel="00E00D57">
              <w:rPr>
                <w:rFonts w:eastAsiaTheme="minorEastAsia"/>
                <w:noProof/>
              </w:rPr>
              <w:tab/>
            </w:r>
            <w:r w:rsidRPr="00E00D57" w:rsidDel="00E00D57">
              <w:rPr>
                <w:rPrChange w:id="441" w:author="Curt Beckmann" w:date="2013-06-06T14:17:00Z">
                  <w:rPr>
                    <w:rStyle w:val="Hyperlink"/>
                    <w:noProof/>
                  </w:rPr>
                </w:rPrChange>
              </w:rPr>
              <w:delText>XML Example</w:delText>
            </w:r>
            <w:r w:rsidDel="00E00D57">
              <w:rPr>
                <w:noProof/>
                <w:webHidden/>
              </w:rPr>
              <w:tab/>
              <w:delText>32</w:delText>
            </w:r>
          </w:del>
        </w:p>
        <w:p w14:paraId="65BABB83" w14:textId="77777777" w:rsidR="00C128FA" w:rsidDel="00E00D57" w:rsidRDefault="00C128FA">
          <w:pPr>
            <w:pStyle w:val="TOC2"/>
            <w:tabs>
              <w:tab w:val="left" w:pos="880"/>
              <w:tab w:val="right" w:leader="dot" w:pos="9350"/>
            </w:tabs>
            <w:rPr>
              <w:del w:id="442" w:author="Curt Beckmann" w:date="2013-06-06T14:17:00Z"/>
              <w:rFonts w:eastAsiaTheme="minorEastAsia"/>
              <w:noProof/>
            </w:rPr>
          </w:pPr>
          <w:del w:id="443" w:author="Curt Beckmann" w:date="2013-06-06T14:17:00Z">
            <w:r w:rsidRPr="00E00D57" w:rsidDel="00E00D57">
              <w:rPr>
                <w:rPrChange w:id="444" w:author="Curt Beckmann" w:date="2013-06-06T14:17:00Z">
                  <w:rPr>
                    <w:rStyle w:val="Hyperlink"/>
                    <w:noProof/>
                  </w:rPr>
                </w:rPrChange>
              </w:rPr>
              <w:delText>8.6</w:delText>
            </w:r>
            <w:r w:rsidDel="00E00D57">
              <w:rPr>
                <w:rFonts w:eastAsiaTheme="minorEastAsia"/>
                <w:noProof/>
              </w:rPr>
              <w:tab/>
            </w:r>
            <w:r w:rsidRPr="00E00D57" w:rsidDel="00E00D57">
              <w:rPr>
                <w:rPrChange w:id="445" w:author="Curt Beckmann" w:date="2013-06-06T14:17:00Z">
                  <w:rPr>
                    <w:rStyle w:val="Hyperlink"/>
                    <w:noProof/>
                  </w:rPr>
                </w:rPrChange>
              </w:rPr>
              <w:delText>Logical Switch Capabilities</w:delText>
            </w:r>
            <w:r w:rsidDel="00E00D57">
              <w:rPr>
                <w:noProof/>
                <w:webHidden/>
              </w:rPr>
              <w:tab/>
              <w:delText>33</w:delText>
            </w:r>
          </w:del>
        </w:p>
        <w:p w14:paraId="47B887E0" w14:textId="77777777" w:rsidR="00C128FA" w:rsidDel="00E00D57" w:rsidRDefault="00C128FA">
          <w:pPr>
            <w:pStyle w:val="TOC3"/>
            <w:tabs>
              <w:tab w:val="left" w:pos="1320"/>
              <w:tab w:val="right" w:leader="dot" w:pos="9350"/>
            </w:tabs>
            <w:rPr>
              <w:del w:id="446" w:author="Curt Beckmann" w:date="2013-06-06T14:17:00Z"/>
              <w:rFonts w:eastAsiaTheme="minorEastAsia"/>
              <w:noProof/>
            </w:rPr>
          </w:pPr>
          <w:del w:id="447" w:author="Curt Beckmann" w:date="2013-06-06T14:17:00Z">
            <w:r w:rsidRPr="00E00D57" w:rsidDel="00E00D57">
              <w:rPr>
                <w:rPrChange w:id="448" w:author="Curt Beckmann" w:date="2013-06-06T14:17:00Z">
                  <w:rPr>
                    <w:rStyle w:val="Hyperlink"/>
                    <w:noProof/>
                  </w:rPr>
                </w:rPrChange>
              </w:rPr>
              <w:delText>8.6.1</w:delText>
            </w:r>
            <w:r w:rsidDel="00E00D57">
              <w:rPr>
                <w:rFonts w:eastAsiaTheme="minorEastAsia"/>
                <w:noProof/>
              </w:rPr>
              <w:tab/>
            </w:r>
            <w:r w:rsidRPr="00E00D57" w:rsidDel="00E00D57">
              <w:rPr>
                <w:rPrChange w:id="449" w:author="Curt Beckmann" w:date="2013-06-06T14:17:00Z">
                  <w:rPr>
                    <w:rStyle w:val="Hyperlink"/>
                    <w:noProof/>
                  </w:rPr>
                </w:rPrChange>
              </w:rPr>
              <w:delText>UML Diagram</w:delText>
            </w:r>
            <w:r w:rsidDel="00E00D57">
              <w:rPr>
                <w:noProof/>
                <w:webHidden/>
              </w:rPr>
              <w:tab/>
              <w:delText>33</w:delText>
            </w:r>
          </w:del>
        </w:p>
        <w:p w14:paraId="0D417CD0" w14:textId="77777777" w:rsidR="00C128FA" w:rsidDel="00E00D57" w:rsidRDefault="00C128FA">
          <w:pPr>
            <w:pStyle w:val="TOC3"/>
            <w:tabs>
              <w:tab w:val="left" w:pos="1320"/>
              <w:tab w:val="right" w:leader="dot" w:pos="9350"/>
            </w:tabs>
            <w:rPr>
              <w:del w:id="450" w:author="Curt Beckmann" w:date="2013-06-06T14:17:00Z"/>
              <w:rFonts w:eastAsiaTheme="minorEastAsia"/>
              <w:noProof/>
            </w:rPr>
          </w:pPr>
          <w:del w:id="451" w:author="Curt Beckmann" w:date="2013-06-06T14:17:00Z">
            <w:r w:rsidRPr="00E00D57" w:rsidDel="00E00D57">
              <w:rPr>
                <w:rPrChange w:id="452" w:author="Curt Beckmann" w:date="2013-06-06T14:17:00Z">
                  <w:rPr>
                    <w:rStyle w:val="Hyperlink"/>
                    <w:noProof/>
                  </w:rPr>
                </w:rPrChange>
              </w:rPr>
              <w:delText>8.6.2</w:delText>
            </w:r>
            <w:r w:rsidDel="00E00D57">
              <w:rPr>
                <w:rFonts w:eastAsiaTheme="minorEastAsia"/>
                <w:noProof/>
              </w:rPr>
              <w:tab/>
            </w:r>
            <w:r w:rsidRPr="00E00D57" w:rsidDel="00E00D57">
              <w:rPr>
                <w:rPrChange w:id="453" w:author="Curt Beckmann" w:date="2013-06-06T14:17:00Z">
                  <w:rPr>
                    <w:rStyle w:val="Hyperlink"/>
                    <w:noProof/>
                  </w:rPr>
                </w:rPrChange>
              </w:rPr>
              <w:delText>XML Schema</w:delText>
            </w:r>
            <w:r w:rsidDel="00E00D57">
              <w:rPr>
                <w:noProof/>
                <w:webHidden/>
              </w:rPr>
              <w:tab/>
              <w:delText>33</w:delText>
            </w:r>
          </w:del>
        </w:p>
        <w:p w14:paraId="245DE246" w14:textId="77777777" w:rsidR="00C128FA" w:rsidDel="00E00D57" w:rsidRDefault="00C128FA">
          <w:pPr>
            <w:pStyle w:val="TOC3"/>
            <w:tabs>
              <w:tab w:val="left" w:pos="1320"/>
              <w:tab w:val="right" w:leader="dot" w:pos="9350"/>
            </w:tabs>
            <w:rPr>
              <w:del w:id="454" w:author="Curt Beckmann" w:date="2013-06-06T14:17:00Z"/>
              <w:rFonts w:eastAsiaTheme="minorEastAsia"/>
              <w:noProof/>
            </w:rPr>
          </w:pPr>
          <w:del w:id="455" w:author="Curt Beckmann" w:date="2013-06-06T14:17:00Z">
            <w:r w:rsidRPr="00E00D57" w:rsidDel="00E00D57">
              <w:rPr>
                <w:rPrChange w:id="456" w:author="Curt Beckmann" w:date="2013-06-06T14:17:00Z">
                  <w:rPr>
                    <w:rStyle w:val="Hyperlink"/>
                    <w:noProof/>
                  </w:rPr>
                </w:rPrChange>
              </w:rPr>
              <w:delText>8.6.3</w:delText>
            </w:r>
            <w:r w:rsidDel="00E00D57">
              <w:rPr>
                <w:rFonts w:eastAsiaTheme="minorEastAsia"/>
                <w:noProof/>
              </w:rPr>
              <w:tab/>
            </w:r>
            <w:r w:rsidRPr="00E00D57" w:rsidDel="00E00D57">
              <w:rPr>
                <w:rPrChange w:id="457" w:author="Curt Beckmann" w:date="2013-06-06T14:17:00Z">
                  <w:rPr>
                    <w:rStyle w:val="Hyperlink"/>
                    <w:noProof/>
                  </w:rPr>
                </w:rPrChange>
              </w:rPr>
              <w:delText>XML Example</w:delText>
            </w:r>
            <w:r w:rsidDel="00E00D57">
              <w:rPr>
                <w:noProof/>
                <w:webHidden/>
              </w:rPr>
              <w:tab/>
              <w:delText>38</w:delText>
            </w:r>
          </w:del>
        </w:p>
        <w:p w14:paraId="40BE5F70" w14:textId="77777777" w:rsidR="00C128FA" w:rsidDel="00E00D57" w:rsidRDefault="00C128FA">
          <w:pPr>
            <w:pStyle w:val="TOC2"/>
            <w:tabs>
              <w:tab w:val="left" w:pos="880"/>
              <w:tab w:val="right" w:leader="dot" w:pos="9350"/>
            </w:tabs>
            <w:rPr>
              <w:del w:id="458" w:author="Curt Beckmann" w:date="2013-06-06T14:17:00Z"/>
              <w:rFonts w:eastAsiaTheme="minorEastAsia"/>
              <w:noProof/>
            </w:rPr>
          </w:pPr>
          <w:del w:id="459" w:author="Curt Beckmann" w:date="2013-06-06T14:17:00Z">
            <w:r w:rsidRPr="00E00D57" w:rsidDel="00E00D57">
              <w:rPr>
                <w:rPrChange w:id="460" w:author="Curt Beckmann" w:date="2013-06-06T14:17:00Z">
                  <w:rPr>
                    <w:rStyle w:val="Hyperlink"/>
                    <w:noProof/>
                  </w:rPr>
                </w:rPrChange>
              </w:rPr>
              <w:delText>8.7</w:delText>
            </w:r>
            <w:r w:rsidDel="00E00D57">
              <w:rPr>
                <w:rFonts w:eastAsiaTheme="minorEastAsia"/>
                <w:noProof/>
              </w:rPr>
              <w:tab/>
            </w:r>
            <w:r w:rsidRPr="00E00D57" w:rsidDel="00E00D57">
              <w:rPr>
                <w:rPrChange w:id="461" w:author="Curt Beckmann" w:date="2013-06-06T14:17:00Z">
                  <w:rPr>
                    <w:rStyle w:val="Hyperlink"/>
                    <w:noProof/>
                  </w:rPr>
                </w:rPrChange>
              </w:rPr>
              <w:delText>OpenFlow Controller</w:delText>
            </w:r>
            <w:r w:rsidDel="00E00D57">
              <w:rPr>
                <w:noProof/>
                <w:webHidden/>
              </w:rPr>
              <w:tab/>
              <w:delText>38</w:delText>
            </w:r>
          </w:del>
        </w:p>
        <w:p w14:paraId="62601484" w14:textId="77777777" w:rsidR="00C128FA" w:rsidDel="00E00D57" w:rsidRDefault="00C128FA">
          <w:pPr>
            <w:pStyle w:val="TOC3"/>
            <w:tabs>
              <w:tab w:val="left" w:pos="1320"/>
              <w:tab w:val="right" w:leader="dot" w:pos="9350"/>
            </w:tabs>
            <w:rPr>
              <w:del w:id="462" w:author="Curt Beckmann" w:date="2013-06-06T14:17:00Z"/>
              <w:rFonts w:eastAsiaTheme="minorEastAsia"/>
              <w:noProof/>
            </w:rPr>
          </w:pPr>
          <w:del w:id="463" w:author="Curt Beckmann" w:date="2013-06-06T14:17:00Z">
            <w:r w:rsidRPr="00E00D57" w:rsidDel="00E00D57">
              <w:rPr>
                <w:rPrChange w:id="464" w:author="Curt Beckmann" w:date="2013-06-06T14:17:00Z">
                  <w:rPr>
                    <w:rStyle w:val="Hyperlink"/>
                    <w:noProof/>
                  </w:rPr>
                </w:rPrChange>
              </w:rPr>
              <w:delText>8.7.1</w:delText>
            </w:r>
            <w:r w:rsidDel="00E00D57">
              <w:rPr>
                <w:rFonts w:eastAsiaTheme="minorEastAsia"/>
                <w:noProof/>
              </w:rPr>
              <w:tab/>
            </w:r>
            <w:r w:rsidRPr="00E00D57" w:rsidDel="00E00D57">
              <w:rPr>
                <w:rPrChange w:id="465" w:author="Curt Beckmann" w:date="2013-06-06T14:17:00Z">
                  <w:rPr>
                    <w:rStyle w:val="Hyperlink"/>
                    <w:noProof/>
                  </w:rPr>
                </w:rPrChange>
              </w:rPr>
              <w:delText>UML Diagram</w:delText>
            </w:r>
            <w:r w:rsidDel="00E00D57">
              <w:rPr>
                <w:noProof/>
                <w:webHidden/>
              </w:rPr>
              <w:tab/>
              <w:delText>39</w:delText>
            </w:r>
          </w:del>
        </w:p>
        <w:p w14:paraId="1AFFFB13" w14:textId="77777777" w:rsidR="00C128FA" w:rsidDel="00E00D57" w:rsidRDefault="00C128FA">
          <w:pPr>
            <w:pStyle w:val="TOC3"/>
            <w:tabs>
              <w:tab w:val="left" w:pos="1320"/>
              <w:tab w:val="right" w:leader="dot" w:pos="9350"/>
            </w:tabs>
            <w:rPr>
              <w:del w:id="466" w:author="Curt Beckmann" w:date="2013-06-06T14:17:00Z"/>
              <w:rFonts w:eastAsiaTheme="minorEastAsia"/>
              <w:noProof/>
            </w:rPr>
          </w:pPr>
          <w:del w:id="467" w:author="Curt Beckmann" w:date="2013-06-06T14:17:00Z">
            <w:r w:rsidRPr="00E00D57" w:rsidDel="00E00D57">
              <w:rPr>
                <w:rPrChange w:id="468" w:author="Curt Beckmann" w:date="2013-06-06T14:17:00Z">
                  <w:rPr>
                    <w:rStyle w:val="Hyperlink"/>
                    <w:noProof/>
                  </w:rPr>
                </w:rPrChange>
              </w:rPr>
              <w:delText>8.7.2</w:delText>
            </w:r>
            <w:r w:rsidDel="00E00D57">
              <w:rPr>
                <w:rFonts w:eastAsiaTheme="minorEastAsia"/>
                <w:noProof/>
              </w:rPr>
              <w:tab/>
            </w:r>
            <w:r w:rsidRPr="00E00D57" w:rsidDel="00E00D57">
              <w:rPr>
                <w:rPrChange w:id="469" w:author="Curt Beckmann" w:date="2013-06-06T14:17:00Z">
                  <w:rPr>
                    <w:rStyle w:val="Hyperlink"/>
                    <w:noProof/>
                  </w:rPr>
                </w:rPrChange>
              </w:rPr>
              <w:delText>XML Schema</w:delText>
            </w:r>
            <w:r w:rsidDel="00E00D57">
              <w:rPr>
                <w:noProof/>
                <w:webHidden/>
              </w:rPr>
              <w:tab/>
              <w:delText>40</w:delText>
            </w:r>
          </w:del>
        </w:p>
        <w:p w14:paraId="694FC9B0" w14:textId="77777777" w:rsidR="00C128FA" w:rsidDel="00E00D57" w:rsidRDefault="00C128FA">
          <w:pPr>
            <w:pStyle w:val="TOC3"/>
            <w:tabs>
              <w:tab w:val="left" w:pos="1320"/>
              <w:tab w:val="right" w:leader="dot" w:pos="9350"/>
            </w:tabs>
            <w:rPr>
              <w:del w:id="470" w:author="Curt Beckmann" w:date="2013-06-06T14:17:00Z"/>
              <w:rFonts w:eastAsiaTheme="minorEastAsia"/>
              <w:noProof/>
            </w:rPr>
          </w:pPr>
          <w:del w:id="471" w:author="Curt Beckmann" w:date="2013-06-06T14:17:00Z">
            <w:r w:rsidRPr="00E00D57" w:rsidDel="00E00D57">
              <w:rPr>
                <w:rPrChange w:id="472" w:author="Curt Beckmann" w:date="2013-06-06T14:17:00Z">
                  <w:rPr>
                    <w:rStyle w:val="Hyperlink"/>
                    <w:noProof/>
                  </w:rPr>
                </w:rPrChange>
              </w:rPr>
              <w:delText>8.7.3</w:delText>
            </w:r>
            <w:r w:rsidDel="00E00D57">
              <w:rPr>
                <w:rFonts w:eastAsiaTheme="minorEastAsia"/>
                <w:noProof/>
              </w:rPr>
              <w:tab/>
            </w:r>
            <w:r w:rsidRPr="00E00D57" w:rsidDel="00E00D57">
              <w:rPr>
                <w:rPrChange w:id="473" w:author="Curt Beckmann" w:date="2013-06-06T14:17:00Z">
                  <w:rPr>
                    <w:rStyle w:val="Hyperlink"/>
                    <w:noProof/>
                  </w:rPr>
                </w:rPrChange>
              </w:rPr>
              <w:delText>XML Example</w:delText>
            </w:r>
            <w:r w:rsidDel="00E00D57">
              <w:rPr>
                <w:noProof/>
                <w:webHidden/>
              </w:rPr>
              <w:tab/>
              <w:delText>45</w:delText>
            </w:r>
          </w:del>
        </w:p>
        <w:p w14:paraId="34F95136" w14:textId="77777777" w:rsidR="00C128FA" w:rsidDel="00E00D57" w:rsidRDefault="00C128FA">
          <w:pPr>
            <w:pStyle w:val="TOC2"/>
            <w:tabs>
              <w:tab w:val="left" w:pos="880"/>
              <w:tab w:val="right" w:leader="dot" w:pos="9350"/>
            </w:tabs>
            <w:rPr>
              <w:del w:id="474" w:author="Curt Beckmann" w:date="2013-06-06T14:17:00Z"/>
              <w:rFonts w:eastAsiaTheme="minorEastAsia"/>
              <w:noProof/>
            </w:rPr>
          </w:pPr>
          <w:del w:id="475" w:author="Curt Beckmann" w:date="2013-06-06T14:17:00Z">
            <w:r w:rsidRPr="00E00D57" w:rsidDel="00E00D57">
              <w:rPr>
                <w:rPrChange w:id="476" w:author="Curt Beckmann" w:date="2013-06-06T14:17:00Z">
                  <w:rPr>
                    <w:rStyle w:val="Hyperlink"/>
                    <w:noProof/>
                  </w:rPr>
                </w:rPrChange>
              </w:rPr>
              <w:delText>8.8</w:delText>
            </w:r>
            <w:r w:rsidDel="00E00D57">
              <w:rPr>
                <w:rFonts w:eastAsiaTheme="minorEastAsia"/>
                <w:noProof/>
              </w:rPr>
              <w:tab/>
            </w:r>
            <w:r w:rsidRPr="00E00D57" w:rsidDel="00E00D57">
              <w:rPr>
                <w:rPrChange w:id="477" w:author="Curt Beckmann" w:date="2013-06-06T14:17:00Z">
                  <w:rPr>
                    <w:rStyle w:val="Hyperlink"/>
                    <w:noProof/>
                  </w:rPr>
                </w:rPrChange>
              </w:rPr>
              <w:delText>OpenFlow Resource</w:delText>
            </w:r>
            <w:r w:rsidDel="00E00D57">
              <w:rPr>
                <w:noProof/>
                <w:webHidden/>
              </w:rPr>
              <w:tab/>
              <w:delText>45</w:delText>
            </w:r>
          </w:del>
        </w:p>
        <w:p w14:paraId="5BAD4A26" w14:textId="77777777" w:rsidR="00C128FA" w:rsidDel="00E00D57" w:rsidRDefault="00C128FA">
          <w:pPr>
            <w:pStyle w:val="TOC3"/>
            <w:tabs>
              <w:tab w:val="left" w:pos="1320"/>
              <w:tab w:val="right" w:leader="dot" w:pos="9350"/>
            </w:tabs>
            <w:rPr>
              <w:del w:id="478" w:author="Curt Beckmann" w:date="2013-06-06T14:17:00Z"/>
              <w:rFonts w:eastAsiaTheme="minorEastAsia"/>
              <w:noProof/>
            </w:rPr>
          </w:pPr>
          <w:del w:id="479" w:author="Curt Beckmann" w:date="2013-06-06T14:17:00Z">
            <w:r w:rsidRPr="00E00D57" w:rsidDel="00E00D57">
              <w:rPr>
                <w:rPrChange w:id="480" w:author="Curt Beckmann" w:date="2013-06-06T14:17:00Z">
                  <w:rPr>
                    <w:rStyle w:val="Hyperlink"/>
                    <w:noProof/>
                  </w:rPr>
                </w:rPrChange>
              </w:rPr>
              <w:delText>8.8.1</w:delText>
            </w:r>
            <w:r w:rsidDel="00E00D57">
              <w:rPr>
                <w:rFonts w:eastAsiaTheme="minorEastAsia"/>
                <w:noProof/>
              </w:rPr>
              <w:tab/>
            </w:r>
            <w:r w:rsidRPr="00E00D57" w:rsidDel="00E00D57">
              <w:rPr>
                <w:rPrChange w:id="481" w:author="Curt Beckmann" w:date="2013-06-06T14:17:00Z">
                  <w:rPr>
                    <w:rStyle w:val="Hyperlink"/>
                    <w:noProof/>
                  </w:rPr>
                </w:rPrChange>
              </w:rPr>
              <w:delText>UML Diagram</w:delText>
            </w:r>
            <w:r w:rsidDel="00E00D57">
              <w:rPr>
                <w:noProof/>
                <w:webHidden/>
              </w:rPr>
              <w:tab/>
              <w:delText>45</w:delText>
            </w:r>
          </w:del>
        </w:p>
        <w:p w14:paraId="2202833A" w14:textId="77777777" w:rsidR="00C128FA" w:rsidDel="00E00D57" w:rsidRDefault="00C128FA">
          <w:pPr>
            <w:pStyle w:val="TOC3"/>
            <w:tabs>
              <w:tab w:val="left" w:pos="1320"/>
              <w:tab w:val="right" w:leader="dot" w:pos="9350"/>
            </w:tabs>
            <w:rPr>
              <w:del w:id="482" w:author="Curt Beckmann" w:date="2013-06-06T14:17:00Z"/>
              <w:rFonts w:eastAsiaTheme="minorEastAsia"/>
              <w:noProof/>
            </w:rPr>
          </w:pPr>
          <w:del w:id="483" w:author="Curt Beckmann" w:date="2013-06-06T14:17:00Z">
            <w:r w:rsidRPr="00E00D57" w:rsidDel="00E00D57">
              <w:rPr>
                <w:rPrChange w:id="484" w:author="Curt Beckmann" w:date="2013-06-06T14:17:00Z">
                  <w:rPr>
                    <w:rStyle w:val="Hyperlink"/>
                    <w:noProof/>
                  </w:rPr>
                </w:rPrChange>
              </w:rPr>
              <w:delText>8.8.2</w:delText>
            </w:r>
            <w:r w:rsidDel="00E00D57">
              <w:rPr>
                <w:rFonts w:eastAsiaTheme="minorEastAsia"/>
                <w:noProof/>
              </w:rPr>
              <w:tab/>
            </w:r>
            <w:r w:rsidRPr="00E00D57" w:rsidDel="00E00D57">
              <w:rPr>
                <w:rPrChange w:id="485" w:author="Curt Beckmann" w:date="2013-06-06T14:17:00Z">
                  <w:rPr>
                    <w:rStyle w:val="Hyperlink"/>
                    <w:noProof/>
                  </w:rPr>
                </w:rPrChange>
              </w:rPr>
              <w:delText>XML Schema</w:delText>
            </w:r>
            <w:r w:rsidDel="00E00D57">
              <w:rPr>
                <w:noProof/>
                <w:webHidden/>
              </w:rPr>
              <w:tab/>
              <w:delText>45</w:delText>
            </w:r>
          </w:del>
        </w:p>
        <w:p w14:paraId="5570FF5E" w14:textId="77777777" w:rsidR="00C128FA" w:rsidDel="00E00D57" w:rsidRDefault="00C128FA">
          <w:pPr>
            <w:pStyle w:val="TOC3"/>
            <w:tabs>
              <w:tab w:val="left" w:pos="1320"/>
              <w:tab w:val="right" w:leader="dot" w:pos="9350"/>
            </w:tabs>
            <w:rPr>
              <w:del w:id="486" w:author="Curt Beckmann" w:date="2013-06-06T14:17:00Z"/>
              <w:rFonts w:eastAsiaTheme="minorEastAsia"/>
              <w:noProof/>
            </w:rPr>
          </w:pPr>
          <w:del w:id="487" w:author="Curt Beckmann" w:date="2013-06-06T14:17:00Z">
            <w:r w:rsidRPr="00E00D57" w:rsidDel="00E00D57">
              <w:rPr>
                <w:rPrChange w:id="488" w:author="Curt Beckmann" w:date="2013-06-06T14:17:00Z">
                  <w:rPr>
                    <w:rStyle w:val="Hyperlink"/>
                    <w:noProof/>
                  </w:rPr>
                </w:rPrChange>
              </w:rPr>
              <w:delText>8.8.3</w:delText>
            </w:r>
            <w:r w:rsidDel="00E00D57">
              <w:rPr>
                <w:rFonts w:eastAsiaTheme="minorEastAsia"/>
                <w:noProof/>
              </w:rPr>
              <w:tab/>
            </w:r>
            <w:r w:rsidRPr="00E00D57" w:rsidDel="00E00D57">
              <w:rPr>
                <w:rPrChange w:id="489" w:author="Curt Beckmann" w:date="2013-06-06T14:17:00Z">
                  <w:rPr>
                    <w:rStyle w:val="Hyperlink"/>
                    <w:noProof/>
                  </w:rPr>
                </w:rPrChange>
              </w:rPr>
              <w:delText>XML Example</w:delText>
            </w:r>
            <w:r w:rsidDel="00E00D57">
              <w:rPr>
                <w:noProof/>
                <w:webHidden/>
              </w:rPr>
              <w:tab/>
              <w:delText>46</w:delText>
            </w:r>
          </w:del>
        </w:p>
        <w:p w14:paraId="6B0194EF" w14:textId="77777777" w:rsidR="00C128FA" w:rsidDel="00E00D57" w:rsidRDefault="00C128FA">
          <w:pPr>
            <w:pStyle w:val="TOC2"/>
            <w:tabs>
              <w:tab w:val="left" w:pos="880"/>
              <w:tab w:val="right" w:leader="dot" w:pos="9350"/>
            </w:tabs>
            <w:rPr>
              <w:del w:id="490" w:author="Curt Beckmann" w:date="2013-06-06T14:17:00Z"/>
              <w:rFonts w:eastAsiaTheme="minorEastAsia"/>
              <w:noProof/>
            </w:rPr>
          </w:pPr>
          <w:del w:id="491" w:author="Curt Beckmann" w:date="2013-06-06T14:17:00Z">
            <w:r w:rsidRPr="00E00D57" w:rsidDel="00E00D57">
              <w:rPr>
                <w:rPrChange w:id="492" w:author="Curt Beckmann" w:date="2013-06-06T14:17:00Z">
                  <w:rPr>
                    <w:rStyle w:val="Hyperlink"/>
                    <w:noProof/>
                  </w:rPr>
                </w:rPrChange>
              </w:rPr>
              <w:delText>8.9</w:delText>
            </w:r>
            <w:r w:rsidDel="00E00D57">
              <w:rPr>
                <w:rFonts w:eastAsiaTheme="minorEastAsia"/>
                <w:noProof/>
              </w:rPr>
              <w:tab/>
            </w:r>
            <w:r w:rsidRPr="00E00D57" w:rsidDel="00E00D57">
              <w:rPr>
                <w:rPrChange w:id="493" w:author="Curt Beckmann" w:date="2013-06-06T14:17:00Z">
                  <w:rPr>
                    <w:rStyle w:val="Hyperlink"/>
                    <w:noProof/>
                  </w:rPr>
                </w:rPrChange>
              </w:rPr>
              <w:delText>OpenFlow Port</w:delText>
            </w:r>
            <w:r w:rsidDel="00E00D57">
              <w:rPr>
                <w:noProof/>
                <w:webHidden/>
              </w:rPr>
              <w:tab/>
              <w:delText>46</w:delText>
            </w:r>
          </w:del>
        </w:p>
        <w:p w14:paraId="36BB8238" w14:textId="77777777" w:rsidR="00C128FA" w:rsidDel="00E00D57" w:rsidRDefault="00C128FA">
          <w:pPr>
            <w:pStyle w:val="TOC3"/>
            <w:tabs>
              <w:tab w:val="left" w:pos="1320"/>
              <w:tab w:val="right" w:leader="dot" w:pos="9350"/>
            </w:tabs>
            <w:rPr>
              <w:del w:id="494" w:author="Curt Beckmann" w:date="2013-06-06T14:17:00Z"/>
              <w:rFonts w:eastAsiaTheme="minorEastAsia"/>
              <w:noProof/>
            </w:rPr>
          </w:pPr>
          <w:del w:id="495" w:author="Curt Beckmann" w:date="2013-06-06T14:17:00Z">
            <w:r w:rsidRPr="00E00D57" w:rsidDel="00E00D57">
              <w:rPr>
                <w:rPrChange w:id="496" w:author="Curt Beckmann" w:date="2013-06-06T14:17:00Z">
                  <w:rPr>
                    <w:rStyle w:val="Hyperlink"/>
                    <w:noProof/>
                  </w:rPr>
                </w:rPrChange>
              </w:rPr>
              <w:delText>8.9.1</w:delText>
            </w:r>
            <w:r w:rsidDel="00E00D57">
              <w:rPr>
                <w:rFonts w:eastAsiaTheme="minorEastAsia"/>
                <w:noProof/>
              </w:rPr>
              <w:tab/>
            </w:r>
            <w:r w:rsidRPr="00E00D57" w:rsidDel="00E00D57">
              <w:rPr>
                <w:rPrChange w:id="497" w:author="Curt Beckmann" w:date="2013-06-06T14:17:00Z">
                  <w:rPr>
                    <w:rStyle w:val="Hyperlink"/>
                    <w:noProof/>
                  </w:rPr>
                </w:rPrChange>
              </w:rPr>
              <w:delText>UML Diagram</w:delText>
            </w:r>
            <w:r w:rsidDel="00E00D57">
              <w:rPr>
                <w:noProof/>
                <w:webHidden/>
              </w:rPr>
              <w:tab/>
              <w:delText>47</w:delText>
            </w:r>
          </w:del>
        </w:p>
        <w:p w14:paraId="527F7FAD" w14:textId="77777777" w:rsidR="00C128FA" w:rsidDel="00E00D57" w:rsidRDefault="00C128FA">
          <w:pPr>
            <w:pStyle w:val="TOC3"/>
            <w:tabs>
              <w:tab w:val="left" w:pos="1320"/>
              <w:tab w:val="right" w:leader="dot" w:pos="9350"/>
            </w:tabs>
            <w:rPr>
              <w:del w:id="498" w:author="Curt Beckmann" w:date="2013-06-06T14:17:00Z"/>
              <w:rFonts w:eastAsiaTheme="minorEastAsia"/>
              <w:noProof/>
            </w:rPr>
          </w:pPr>
          <w:del w:id="499" w:author="Curt Beckmann" w:date="2013-06-06T14:17:00Z">
            <w:r w:rsidRPr="00E00D57" w:rsidDel="00E00D57">
              <w:rPr>
                <w:rPrChange w:id="500" w:author="Curt Beckmann" w:date="2013-06-06T14:17:00Z">
                  <w:rPr>
                    <w:rStyle w:val="Hyperlink"/>
                    <w:noProof/>
                  </w:rPr>
                </w:rPrChange>
              </w:rPr>
              <w:delText>8.9.2</w:delText>
            </w:r>
            <w:r w:rsidDel="00E00D57">
              <w:rPr>
                <w:rFonts w:eastAsiaTheme="minorEastAsia"/>
                <w:noProof/>
              </w:rPr>
              <w:tab/>
            </w:r>
            <w:r w:rsidRPr="00E00D57" w:rsidDel="00E00D57">
              <w:rPr>
                <w:rPrChange w:id="501" w:author="Curt Beckmann" w:date="2013-06-06T14:17:00Z">
                  <w:rPr>
                    <w:rStyle w:val="Hyperlink"/>
                    <w:noProof/>
                  </w:rPr>
                </w:rPrChange>
              </w:rPr>
              <w:delText>XML Schema</w:delText>
            </w:r>
            <w:r w:rsidDel="00E00D57">
              <w:rPr>
                <w:noProof/>
                <w:webHidden/>
              </w:rPr>
              <w:tab/>
              <w:delText>48</w:delText>
            </w:r>
          </w:del>
        </w:p>
        <w:p w14:paraId="0051E7D1" w14:textId="77777777" w:rsidR="00C128FA" w:rsidDel="00E00D57" w:rsidRDefault="00C128FA">
          <w:pPr>
            <w:pStyle w:val="TOC3"/>
            <w:tabs>
              <w:tab w:val="left" w:pos="1320"/>
              <w:tab w:val="right" w:leader="dot" w:pos="9350"/>
            </w:tabs>
            <w:rPr>
              <w:del w:id="502" w:author="Curt Beckmann" w:date="2013-06-06T14:17:00Z"/>
              <w:rFonts w:eastAsiaTheme="minorEastAsia"/>
              <w:noProof/>
            </w:rPr>
          </w:pPr>
          <w:del w:id="503" w:author="Curt Beckmann" w:date="2013-06-06T14:17:00Z">
            <w:r w:rsidRPr="00E00D57" w:rsidDel="00E00D57">
              <w:rPr>
                <w:rPrChange w:id="504" w:author="Curt Beckmann" w:date="2013-06-06T14:17:00Z">
                  <w:rPr>
                    <w:rStyle w:val="Hyperlink"/>
                    <w:noProof/>
                  </w:rPr>
                </w:rPrChange>
              </w:rPr>
              <w:delText>8.9.3</w:delText>
            </w:r>
            <w:r w:rsidDel="00E00D57">
              <w:rPr>
                <w:rFonts w:eastAsiaTheme="minorEastAsia"/>
                <w:noProof/>
              </w:rPr>
              <w:tab/>
            </w:r>
            <w:r w:rsidRPr="00E00D57" w:rsidDel="00E00D57">
              <w:rPr>
                <w:rPrChange w:id="505" w:author="Curt Beckmann" w:date="2013-06-06T14:17:00Z">
                  <w:rPr>
                    <w:rStyle w:val="Hyperlink"/>
                    <w:noProof/>
                  </w:rPr>
                </w:rPrChange>
              </w:rPr>
              <w:delText>XML Examples</w:delText>
            </w:r>
            <w:r w:rsidDel="00E00D57">
              <w:rPr>
                <w:noProof/>
                <w:webHidden/>
              </w:rPr>
              <w:tab/>
              <w:delText>59</w:delText>
            </w:r>
          </w:del>
        </w:p>
        <w:p w14:paraId="6136F9D7" w14:textId="77777777" w:rsidR="00C128FA" w:rsidDel="00E00D57" w:rsidRDefault="00C128FA">
          <w:pPr>
            <w:pStyle w:val="TOC2"/>
            <w:tabs>
              <w:tab w:val="left" w:pos="880"/>
              <w:tab w:val="right" w:leader="dot" w:pos="9350"/>
            </w:tabs>
            <w:rPr>
              <w:del w:id="506" w:author="Curt Beckmann" w:date="2013-06-06T14:17:00Z"/>
              <w:rFonts w:eastAsiaTheme="minorEastAsia"/>
              <w:noProof/>
            </w:rPr>
          </w:pPr>
          <w:del w:id="507" w:author="Curt Beckmann" w:date="2013-06-06T14:17:00Z">
            <w:r w:rsidRPr="00E00D57" w:rsidDel="00E00D57">
              <w:rPr>
                <w:rPrChange w:id="508" w:author="Curt Beckmann" w:date="2013-06-06T14:17:00Z">
                  <w:rPr>
                    <w:rStyle w:val="Hyperlink"/>
                    <w:noProof/>
                  </w:rPr>
                </w:rPrChange>
              </w:rPr>
              <w:delText>8.10</w:delText>
            </w:r>
            <w:r w:rsidDel="00E00D57">
              <w:rPr>
                <w:rFonts w:eastAsiaTheme="minorEastAsia"/>
                <w:noProof/>
              </w:rPr>
              <w:tab/>
            </w:r>
            <w:r w:rsidRPr="00E00D57" w:rsidDel="00E00D57">
              <w:rPr>
                <w:rPrChange w:id="509" w:author="Curt Beckmann" w:date="2013-06-06T14:17:00Z">
                  <w:rPr>
                    <w:rStyle w:val="Hyperlink"/>
                    <w:noProof/>
                  </w:rPr>
                </w:rPrChange>
              </w:rPr>
              <w:delText>OpenFlow Port Feature</w:delText>
            </w:r>
            <w:r w:rsidDel="00E00D57">
              <w:rPr>
                <w:noProof/>
                <w:webHidden/>
              </w:rPr>
              <w:tab/>
              <w:delText>61</w:delText>
            </w:r>
          </w:del>
        </w:p>
        <w:p w14:paraId="151BA0CD" w14:textId="77777777" w:rsidR="00C128FA" w:rsidDel="00E00D57" w:rsidRDefault="00C128FA">
          <w:pPr>
            <w:pStyle w:val="TOC3"/>
            <w:tabs>
              <w:tab w:val="left" w:pos="1320"/>
              <w:tab w:val="right" w:leader="dot" w:pos="9350"/>
            </w:tabs>
            <w:rPr>
              <w:del w:id="510" w:author="Curt Beckmann" w:date="2013-06-06T14:17:00Z"/>
              <w:rFonts w:eastAsiaTheme="minorEastAsia"/>
              <w:noProof/>
            </w:rPr>
          </w:pPr>
          <w:del w:id="511" w:author="Curt Beckmann" w:date="2013-06-06T14:17:00Z">
            <w:r w:rsidRPr="00E00D57" w:rsidDel="00E00D57">
              <w:rPr>
                <w:rPrChange w:id="512" w:author="Curt Beckmann" w:date="2013-06-06T14:17:00Z">
                  <w:rPr>
                    <w:rStyle w:val="Hyperlink"/>
                    <w:noProof/>
                  </w:rPr>
                </w:rPrChange>
              </w:rPr>
              <w:delText>8.10.1</w:delText>
            </w:r>
            <w:r w:rsidDel="00E00D57">
              <w:rPr>
                <w:rFonts w:eastAsiaTheme="minorEastAsia"/>
                <w:noProof/>
              </w:rPr>
              <w:tab/>
            </w:r>
            <w:r w:rsidRPr="00E00D57" w:rsidDel="00E00D57">
              <w:rPr>
                <w:rPrChange w:id="513" w:author="Curt Beckmann" w:date="2013-06-06T14:17:00Z">
                  <w:rPr>
                    <w:rStyle w:val="Hyperlink"/>
                    <w:noProof/>
                  </w:rPr>
                </w:rPrChange>
              </w:rPr>
              <w:delText>UML Diagram</w:delText>
            </w:r>
            <w:r w:rsidDel="00E00D57">
              <w:rPr>
                <w:noProof/>
                <w:webHidden/>
              </w:rPr>
              <w:tab/>
              <w:delText>61</w:delText>
            </w:r>
          </w:del>
        </w:p>
        <w:p w14:paraId="5FF4855A" w14:textId="77777777" w:rsidR="00C128FA" w:rsidDel="00E00D57" w:rsidRDefault="00C128FA">
          <w:pPr>
            <w:pStyle w:val="TOC3"/>
            <w:tabs>
              <w:tab w:val="left" w:pos="1320"/>
              <w:tab w:val="right" w:leader="dot" w:pos="9350"/>
            </w:tabs>
            <w:rPr>
              <w:del w:id="514" w:author="Curt Beckmann" w:date="2013-06-06T14:17:00Z"/>
              <w:rFonts w:eastAsiaTheme="minorEastAsia"/>
              <w:noProof/>
            </w:rPr>
          </w:pPr>
          <w:del w:id="515" w:author="Curt Beckmann" w:date="2013-06-06T14:17:00Z">
            <w:r w:rsidRPr="00E00D57" w:rsidDel="00E00D57">
              <w:rPr>
                <w:rPrChange w:id="516" w:author="Curt Beckmann" w:date="2013-06-06T14:17:00Z">
                  <w:rPr>
                    <w:rStyle w:val="Hyperlink"/>
                    <w:noProof/>
                  </w:rPr>
                </w:rPrChange>
              </w:rPr>
              <w:delText>8.10.2</w:delText>
            </w:r>
            <w:r w:rsidDel="00E00D57">
              <w:rPr>
                <w:rFonts w:eastAsiaTheme="minorEastAsia"/>
                <w:noProof/>
              </w:rPr>
              <w:tab/>
            </w:r>
            <w:r w:rsidRPr="00E00D57" w:rsidDel="00E00D57">
              <w:rPr>
                <w:rPrChange w:id="517" w:author="Curt Beckmann" w:date="2013-06-06T14:17:00Z">
                  <w:rPr>
                    <w:rStyle w:val="Hyperlink"/>
                    <w:noProof/>
                  </w:rPr>
                </w:rPrChange>
              </w:rPr>
              <w:delText>XML Schema</w:delText>
            </w:r>
            <w:r w:rsidDel="00E00D57">
              <w:rPr>
                <w:noProof/>
                <w:webHidden/>
              </w:rPr>
              <w:tab/>
              <w:delText>61</w:delText>
            </w:r>
          </w:del>
        </w:p>
        <w:p w14:paraId="42ACC654" w14:textId="77777777" w:rsidR="00C128FA" w:rsidDel="00E00D57" w:rsidRDefault="00C128FA">
          <w:pPr>
            <w:pStyle w:val="TOC3"/>
            <w:tabs>
              <w:tab w:val="left" w:pos="1320"/>
              <w:tab w:val="right" w:leader="dot" w:pos="9350"/>
            </w:tabs>
            <w:rPr>
              <w:del w:id="518" w:author="Curt Beckmann" w:date="2013-06-06T14:17:00Z"/>
              <w:rFonts w:eastAsiaTheme="minorEastAsia"/>
              <w:noProof/>
            </w:rPr>
          </w:pPr>
          <w:del w:id="519" w:author="Curt Beckmann" w:date="2013-06-06T14:17:00Z">
            <w:r w:rsidRPr="00E00D57" w:rsidDel="00E00D57">
              <w:rPr>
                <w:rPrChange w:id="520" w:author="Curt Beckmann" w:date="2013-06-06T14:17:00Z">
                  <w:rPr>
                    <w:rStyle w:val="Hyperlink"/>
                    <w:noProof/>
                  </w:rPr>
                </w:rPrChange>
              </w:rPr>
              <w:delText>8.10.3</w:delText>
            </w:r>
            <w:r w:rsidDel="00E00D57">
              <w:rPr>
                <w:rFonts w:eastAsiaTheme="minorEastAsia"/>
                <w:noProof/>
              </w:rPr>
              <w:tab/>
            </w:r>
            <w:r w:rsidRPr="00E00D57" w:rsidDel="00E00D57">
              <w:rPr>
                <w:rPrChange w:id="521" w:author="Curt Beckmann" w:date="2013-06-06T14:17:00Z">
                  <w:rPr>
                    <w:rStyle w:val="Hyperlink"/>
                    <w:noProof/>
                  </w:rPr>
                </w:rPrChange>
              </w:rPr>
              <w:delText>XML Example</w:delText>
            </w:r>
            <w:r w:rsidDel="00E00D57">
              <w:rPr>
                <w:noProof/>
                <w:webHidden/>
              </w:rPr>
              <w:tab/>
              <w:delText>65</w:delText>
            </w:r>
          </w:del>
        </w:p>
        <w:p w14:paraId="79416F49" w14:textId="77777777" w:rsidR="00C128FA" w:rsidDel="00E00D57" w:rsidRDefault="00C128FA">
          <w:pPr>
            <w:pStyle w:val="TOC2"/>
            <w:tabs>
              <w:tab w:val="left" w:pos="880"/>
              <w:tab w:val="right" w:leader="dot" w:pos="9350"/>
            </w:tabs>
            <w:rPr>
              <w:del w:id="522" w:author="Curt Beckmann" w:date="2013-06-06T14:17:00Z"/>
              <w:rFonts w:eastAsiaTheme="minorEastAsia"/>
              <w:noProof/>
            </w:rPr>
          </w:pPr>
          <w:del w:id="523" w:author="Curt Beckmann" w:date="2013-06-06T14:17:00Z">
            <w:r w:rsidRPr="00E00D57" w:rsidDel="00E00D57">
              <w:rPr>
                <w:rPrChange w:id="524" w:author="Curt Beckmann" w:date="2013-06-06T14:17:00Z">
                  <w:rPr>
                    <w:rStyle w:val="Hyperlink"/>
                    <w:noProof/>
                  </w:rPr>
                </w:rPrChange>
              </w:rPr>
              <w:delText>8.11</w:delText>
            </w:r>
            <w:r w:rsidDel="00E00D57">
              <w:rPr>
                <w:rFonts w:eastAsiaTheme="minorEastAsia"/>
                <w:noProof/>
              </w:rPr>
              <w:tab/>
            </w:r>
            <w:r w:rsidRPr="00E00D57" w:rsidDel="00E00D57">
              <w:rPr>
                <w:rPrChange w:id="525" w:author="Curt Beckmann" w:date="2013-06-06T14:17:00Z">
                  <w:rPr>
                    <w:rStyle w:val="Hyperlink"/>
                    <w:noProof/>
                  </w:rPr>
                </w:rPrChange>
              </w:rPr>
              <w:delText>OpenFlow Queue</w:delText>
            </w:r>
            <w:r w:rsidDel="00E00D57">
              <w:rPr>
                <w:noProof/>
                <w:webHidden/>
              </w:rPr>
              <w:tab/>
              <w:delText>65</w:delText>
            </w:r>
          </w:del>
        </w:p>
        <w:p w14:paraId="5E573D80" w14:textId="77777777" w:rsidR="00C128FA" w:rsidDel="00E00D57" w:rsidRDefault="00C128FA">
          <w:pPr>
            <w:pStyle w:val="TOC3"/>
            <w:tabs>
              <w:tab w:val="left" w:pos="1320"/>
              <w:tab w:val="right" w:leader="dot" w:pos="9350"/>
            </w:tabs>
            <w:rPr>
              <w:del w:id="526" w:author="Curt Beckmann" w:date="2013-06-06T14:17:00Z"/>
              <w:rFonts w:eastAsiaTheme="minorEastAsia"/>
              <w:noProof/>
            </w:rPr>
          </w:pPr>
          <w:del w:id="527" w:author="Curt Beckmann" w:date="2013-06-06T14:17:00Z">
            <w:r w:rsidRPr="00E00D57" w:rsidDel="00E00D57">
              <w:rPr>
                <w:rPrChange w:id="528" w:author="Curt Beckmann" w:date="2013-06-06T14:17:00Z">
                  <w:rPr>
                    <w:rStyle w:val="Hyperlink"/>
                    <w:noProof/>
                  </w:rPr>
                </w:rPrChange>
              </w:rPr>
              <w:delText>8.11.1</w:delText>
            </w:r>
            <w:r w:rsidDel="00E00D57">
              <w:rPr>
                <w:rFonts w:eastAsiaTheme="minorEastAsia"/>
                <w:noProof/>
              </w:rPr>
              <w:tab/>
            </w:r>
            <w:r w:rsidRPr="00E00D57" w:rsidDel="00E00D57">
              <w:rPr>
                <w:rPrChange w:id="529" w:author="Curt Beckmann" w:date="2013-06-06T14:17:00Z">
                  <w:rPr>
                    <w:rStyle w:val="Hyperlink"/>
                    <w:noProof/>
                  </w:rPr>
                </w:rPrChange>
              </w:rPr>
              <w:delText>UML Diagram</w:delText>
            </w:r>
            <w:r w:rsidDel="00E00D57">
              <w:rPr>
                <w:noProof/>
                <w:webHidden/>
              </w:rPr>
              <w:tab/>
              <w:delText>66</w:delText>
            </w:r>
          </w:del>
        </w:p>
        <w:p w14:paraId="53DF4C9D" w14:textId="77777777" w:rsidR="00C128FA" w:rsidDel="00E00D57" w:rsidRDefault="00C128FA">
          <w:pPr>
            <w:pStyle w:val="TOC3"/>
            <w:tabs>
              <w:tab w:val="left" w:pos="1320"/>
              <w:tab w:val="right" w:leader="dot" w:pos="9350"/>
            </w:tabs>
            <w:rPr>
              <w:del w:id="530" w:author="Curt Beckmann" w:date="2013-06-06T14:17:00Z"/>
              <w:rFonts w:eastAsiaTheme="minorEastAsia"/>
              <w:noProof/>
            </w:rPr>
          </w:pPr>
          <w:del w:id="531" w:author="Curt Beckmann" w:date="2013-06-06T14:17:00Z">
            <w:r w:rsidRPr="00E00D57" w:rsidDel="00E00D57">
              <w:rPr>
                <w:rPrChange w:id="532" w:author="Curt Beckmann" w:date="2013-06-06T14:17:00Z">
                  <w:rPr>
                    <w:rStyle w:val="Hyperlink"/>
                    <w:noProof/>
                  </w:rPr>
                </w:rPrChange>
              </w:rPr>
              <w:delText>8.11.2</w:delText>
            </w:r>
            <w:r w:rsidDel="00E00D57">
              <w:rPr>
                <w:rFonts w:eastAsiaTheme="minorEastAsia"/>
                <w:noProof/>
              </w:rPr>
              <w:tab/>
            </w:r>
            <w:r w:rsidRPr="00E00D57" w:rsidDel="00E00D57">
              <w:rPr>
                <w:rPrChange w:id="533" w:author="Curt Beckmann" w:date="2013-06-06T14:17:00Z">
                  <w:rPr>
                    <w:rStyle w:val="Hyperlink"/>
                    <w:noProof/>
                  </w:rPr>
                </w:rPrChange>
              </w:rPr>
              <w:delText>XML Schema</w:delText>
            </w:r>
            <w:r w:rsidDel="00E00D57">
              <w:rPr>
                <w:noProof/>
                <w:webHidden/>
              </w:rPr>
              <w:tab/>
              <w:delText>66</w:delText>
            </w:r>
          </w:del>
        </w:p>
        <w:p w14:paraId="388AF934" w14:textId="77777777" w:rsidR="00C128FA" w:rsidDel="00E00D57" w:rsidRDefault="00C128FA">
          <w:pPr>
            <w:pStyle w:val="TOC3"/>
            <w:tabs>
              <w:tab w:val="left" w:pos="1320"/>
              <w:tab w:val="right" w:leader="dot" w:pos="9350"/>
            </w:tabs>
            <w:rPr>
              <w:del w:id="534" w:author="Curt Beckmann" w:date="2013-06-06T14:17:00Z"/>
              <w:rFonts w:eastAsiaTheme="minorEastAsia"/>
              <w:noProof/>
            </w:rPr>
          </w:pPr>
          <w:del w:id="535" w:author="Curt Beckmann" w:date="2013-06-06T14:17:00Z">
            <w:r w:rsidRPr="00E00D57" w:rsidDel="00E00D57">
              <w:rPr>
                <w:rPrChange w:id="536" w:author="Curt Beckmann" w:date="2013-06-06T14:17:00Z">
                  <w:rPr>
                    <w:rStyle w:val="Hyperlink"/>
                    <w:noProof/>
                  </w:rPr>
                </w:rPrChange>
              </w:rPr>
              <w:delText>8.11.3</w:delText>
            </w:r>
            <w:r w:rsidDel="00E00D57">
              <w:rPr>
                <w:rFonts w:eastAsiaTheme="minorEastAsia"/>
                <w:noProof/>
              </w:rPr>
              <w:tab/>
            </w:r>
            <w:r w:rsidRPr="00E00D57" w:rsidDel="00E00D57">
              <w:rPr>
                <w:rPrChange w:id="537" w:author="Curt Beckmann" w:date="2013-06-06T14:17:00Z">
                  <w:rPr>
                    <w:rStyle w:val="Hyperlink"/>
                    <w:noProof/>
                  </w:rPr>
                </w:rPrChange>
              </w:rPr>
              <w:delText>XML Example</w:delText>
            </w:r>
            <w:r w:rsidDel="00E00D57">
              <w:rPr>
                <w:noProof/>
                <w:webHidden/>
              </w:rPr>
              <w:tab/>
              <w:delText>69</w:delText>
            </w:r>
          </w:del>
        </w:p>
        <w:p w14:paraId="46871562" w14:textId="77777777" w:rsidR="00C128FA" w:rsidDel="00E00D57" w:rsidRDefault="00C128FA">
          <w:pPr>
            <w:pStyle w:val="TOC2"/>
            <w:tabs>
              <w:tab w:val="left" w:pos="880"/>
              <w:tab w:val="right" w:leader="dot" w:pos="9350"/>
            </w:tabs>
            <w:rPr>
              <w:del w:id="538" w:author="Curt Beckmann" w:date="2013-06-06T14:17:00Z"/>
              <w:rFonts w:eastAsiaTheme="minorEastAsia"/>
              <w:noProof/>
            </w:rPr>
          </w:pPr>
          <w:del w:id="539" w:author="Curt Beckmann" w:date="2013-06-06T14:17:00Z">
            <w:r w:rsidRPr="00E00D57" w:rsidDel="00E00D57">
              <w:rPr>
                <w:rPrChange w:id="540" w:author="Curt Beckmann" w:date="2013-06-06T14:17:00Z">
                  <w:rPr>
                    <w:rStyle w:val="Hyperlink"/>
                    <w:noProof/>
                  </w:rPr>
                </w:rPrChange>
              </w:rPr>
              <w:delText>8.12</w:delText>
            </w:r>
            <w:r w:rsidDel="00E00D57">
              <w:rPr>
                <w:rFonts w:eastAsiaTheme="minorEastAsia"/>
                <w:noProof/>
              </w:rPr>
              <w:tab/>
            </w:r>
            <w:r w:rsidRPr="00E00D57" w:rsidDel="00E00D57">
              <w:rPr>
                <w:rPrChange w:id="541" w:author="Curt Beckmann" w:date="2013-06-06T14:17:00Z">
                  <w:rPr>
                    <w:rStyle w:val="Hyperlink"/>
                    <w:noProof/>
                  </w:rPr>
                </w:rPrChange>
              </w:rPr>
              <w:delText>External Certificate</w:delText>
            </w:r>
            <w:r w:rsidDel="00E00D57">
              <w:rPr>
                <w:noProof/>
                <w:webHidden/>
              </w:rPr>
              <w:tab/>
              <w:delText>69</w:delText>
            </w:r>
          </w:del>
        </w:p>
        <w:p w14:paraId="474C341B" w14:textId="77777777" w:rsidR="00C128FA" w:rsidDel="00E00D57" w:rsidRDefault="00C128FA">
          <w:pPr>
            <w:pStyle w:val="TOC3"/>
            <w:tabs>
              <w:tab w:val="left" w:pos="1320"/>
              <w:tab w:val="right" w:leader="dot" w:pos="9350"/>
            </w:tabs>
            <w:rPr>
              <w:del w:id="542" w:author="Curt Beckmann" w:date="2013-06-06T14:17:00Z"/>
              <w:rFonts w:eastAsiaTheme="minorEastAsia"/>
              <w:noProof/>
            </w:rPr>
          </w:pPr>
          <w:del w:id="543" w:author="Curt Beckmann" w:date="2013-06-06T14:17:00Z">
            <w:r w:rsidRPr="00E00D57" w:rsidDel="00E00D57">
              <w:rPr>
                <w:rPrChange w:id="544" w:author="Curt Beckmann" w:date="2013-06-06T14:17:00Z">
                  <w:rPr>
                    <w:rStyle w:val="Hyperlink"/>
                    <w:noProof/>
                  </w:rPr>
                </w:rPrChange>
              </w:rPr>
              <w:delText>8.12.1</w:delText>
            </w:r>
            <w:r w:rsidDel="00E00D57">
              <w:rPr>
                <w:rFonts w:eastAsiaTheme="minorEastAsia"/>
                <w:noProof/>
              </w:rPr>
              <w:tab/>
            </w:r>
            <w:r w:rsidRPr="00E00D57" w:rsidDel="00E00D57">
              <w:rPr>
                <w:rPrChange w:id="545" w:author="Curt Beckmann" w:date="2013-06-06T14:17:00Z">
                  <w:rPr>
                    <w:rStyle w:val="Hyperlink"/>
                    <w:noProof/>
                  </w:rPr>
                </w:rPrChange>
              </w:rPr>
              <w:delText>UML Diagram</w:delText>
            </w:r>
            <w:r w:rsidDel="00E00D57">
              <w:rPr>
                <w:noProof/>
                <w:webHidden/>
              </w:rPr>
              <w:tab/>
              <w:delText>69</w:delText>
            </w:r>
          </w:del>
        </w:p>
        <w:p w14:paraId="5177D20A" w14:textId="77777777" w:rsidR="00C128FA" w:rsidDel="00E00D57" w:rsidRDefault="00C128FA">
          <w:pPr>
            <w:pStyle w:val="TOC3"/>
            <w:tabs>
              <w:tab w:val="left" w:pos="1320"/>
              <w:tab w:val="right" w:leader="dot" w:pos="9350"/>
            </w:tabs>
            <w:rPr>
              <w:del w:id="546" w:author="Curt Beckmann" w:date="2013-06-06T14:17:00Z"/>
              <w:rFonts w:eastAsiaTheme="minorEastAsia"/>
              <w:noProof/>
            </w:rPr>
          </w:pPr>
          <w:del w:id="547" w:author="Curt Beckmann" w:date="2013-06-06T14:17:00Z">
            <w:r w:rsidRPr="00E00D57" w:rsidDel="00E00D57">
              <w:rPr>
                <w:rPrChange w:id="548" w:author="Curt Beckmann" w:date="2013-06-06T14:17:00Z">
                  <w:rPr>
                    <w:rStyle w:val="Hyperlink"/>
                    <w:noProof/>
                  </w:rPr>
                </w:rPrChange>
              </w:rPr>
              <w:delText>8.12.2</w:delText>
            </w:r>
            <w:r w:rsidDel="00E00D57">
              <w:rPr>
                <w:rFonts w:eastAsiaTheme="minorEastAsia"/>
                <w:noProof/>
              </w:rPr>
              <w:tab/>
            </w:r>
            <w:r w:rsidRPr="00E00D57" w:rsidDel="00E00D57">
              <w:rPr>
                <w:rPrChange w:id="549" w:author="Curt Beckmann" w:date="2013-06-06T14:17:00Z">
                  <w:rPr>
                    <w:rStyle w:val="Hyperlink"/>
                    <w:noProof/>
                  </w:rPr>
                </w:rPrChange>
              </w:rPr>
              <w:delText>XML Schema</w:delText>
            </w:r>
            <w:r w:rsidDel="00E00D57">
              <w:rPr>
                <w:noProof/>
                <w:webHidden/>
              </w:rPr>
              <w:tab/>
              <w:delText>69</w:delText>
            </w:r>
          </w:del>
        </w:p>
        <w:p w14:paraId="7CC1A87D" w14:textId="77777777" w:rsidR="00C128FA" w:rsidDel="00E00D57" w:rsidRDefault="00C128FA">
          <w:pPr>
            <w:pStyle w:val="TOC3"/>
            <w:tabs>
              <w:tab w:val="left" w:pos="1320"/>
              <w:tab w:val="right" w:leader="dot" w:pos="9350"/>
            </w:tabs>
            <w:rPr>
              <w:del w:id="550" w:author="Curt Beckmann" w:date="2013-06-06T14:17:00Z"/>
              <w:rFonts w:eastAsiaTheme="minorEastAsia"/>
              <w:noProof/>
            </w:rPr>
          </w:pPr>
          <w:del w:id="551" w:author="Curt Beckmann" w:date="2013-06-06T14:17:00Z">
            <w:r w:rsidRPr="00E00D57" w:rsidDel="00E00D57">
              <w:rPr>
                <w:rPrChange w:id="552" w:author="Curt Beckmann" w:date="2013-06-06T14:17:00Z">
                  <w:rPr>
                    <w:rStyle w:val="Hyperlink"/>
                    <w:noProof/>
                  </w:rPr>
                </w:rPrChange>
              </w:rPr>
              <w:delText>8.12.3</w:delText>
            </w:r>
            <w:r w:rsidDel="00E00D57">
              <w:rPr>
                <w:rFonts w:eastAsiaTheme="minorEastAsia"/>
                <w:noProof/>
              </w:rPr>
              <w:tab/>
            </w:r>
            <w:r w:rsidRPr="00E00D57" w:rsidDel="00E00D57">
              <w:rPr>
                <w:rPrChange w:id="553" w:author="Curt Beckmann" w:date="2013-06-06T14:17:00Z">
                  <w:rPr>
                    <w:rStyle w:val="Hyperlink"/>
                    <w:noProof/>
                  </w:rPr>
                </w:rPrChange>
              </w:rPr>
              <w:delText>XML Example</w:delText>
            </w:r>
            <w:r w:rsidDel="00E00D57">
              <w:rPr>
                <w:noProof/>
                <w:webHidden/>
              </w:rPr>
              <w:tab/>
              <w:delText>70</w:delText>
            </w:r>
          </w:del>
        </w:p>
        <w:p w14:paraId="2C69C1F7" w14:textId="77777777" w:rsidR="00C128FA" w:rsidDel="00E00D57" w:rsidRDefault="00C128FA">
          <w:pPr>
            <w:pStyle w:val="TOC2"/>
            <w:tabs>
              <w:tab w:val="left" w:pos="880"/>
              <w:tab w:val="right" w:leader="dot" w:pos="9350"/>
            </w:tabs>
            <w:rPr>
              <w:del w:id="554" w:author="Curt Beckmann" w:date="2013-06-06T14:17:00Z"/>
              <w:rFonts w:eastAsiaTheme="minorEastAsia"/>
              <w:noProof/>
            </w:rPr>
          </w:pPr>
          <w:del w:id="555" w:author="Curt Beckmann" w:date="2013-06-06T14:17:00Z">
            <w:r w:rsidRPr="00E00D57" w:rsidDel="00E00D57">
              <w:rPr>
                <w:rPrChange w:id="556" w:author="Curt Beckmann" w:date="2013-06-06T14:17:00Z">
                  <w:rPr>
                    <w:rStyle w:val="Hyperlink"/>
                    <w:noProof/>
                  </w:rPr>
                </w:rPrChange>
              </w:rPr>
              <w:delText>8.13</w:delText>
            </w:r>
            <w:r w:rsidDel="00E00D57">
              <w:rPr>
                <w:rFonts w:eastAsiaTheme="minorEastAsia"/>
                <w:noProof/>
              </w:rPr>
              <w:tab/>
            </w:r>
            <w:r w:rsidRPr="00E00D57" w:rsidDel="00E00D57">
              <w:rPr>
                <w:rPrChange w:id="557" w:author="Curt Beckmann" w:date="2013-06-06T14:17:00Z">
                  <w:rPr>
                    <w:rStyle w:val="Hyperlink"/>
                    <w:noProof/>
                  </w:rPr>
                </w:rPrChange>
              </w:rPr>
              <w:delText>Owned Certificate</w:delText>
            </w:r>
            <w:r w:rsidDel="00E00D57">
              <w:rPr>
                <w:noProof/>
                <w:webHidden/>
              </w:rPr>
              <w:tab/>
              <w:delText>70</w:delText>
            </w:r>
          </w:del>
        </w:p>
        <w:p w14:paraId="7042F2A0" w14:textId="77777777" w:rsidR="00C128FA" w:rsidDel="00E00D57" w:rsidRDefault="00C128FA">
          <w:pPr>
            <w:pStyle w:val="TOC3"/>
            <w:tabs>
              <w:tab w:val="left" w:pos="1320"/>
              <w:tab w:val="right" w:leader="dot" w:pos="9350"/>
            </w:tabs>
            <w:rPr>
              <w:del w:id="558" w:author="Curt Beckmann" w:date="2013-06-06T14:17:00Z"/>
              <w:rFonts w:eastAsiaTheme="minorEastAsia"/>
              <w:noProof/>
            </w:rPr>
          </w:pPr>
          <w:del w:id="559" w:author="Curt Beckmann" w:date="2013-06-06T14:17:00Z">
            <w:r w:rsidRPr="00E00D57" w:rsidDel="00E00D57">
              <w:rPr>
                <w:rPrChange w:id="560" w:author="Curt Beckmann" w:date="2013-06-06T14:17:00Z">
                  <w:rPr>
                    <w:rStyle w:val="Hyperlink"/>
                    <w:noProof/>
                  </w:rPr>
                </w:rPrChange>
              </w:rPr>
              <w:delText>8.13.1</w:delText>
            </w:r>
            <w:r w:rsidDel="00E00D57">
              <w:rPr>
                <w:rFonts w:eastAsiaTheme="minorEastAsia"/>
                <w:noProof/>
              </w:rPr>
              <w:tab/>
            </w:r>
            <w:r w:rsidRPr="00E00D57" w:rsidDel="00E00D57">
              <w:rPr>
                <w:rPrChange w:id="561" w:author="Curt Beckmann" w:date="2013-06-06T14:17:00Z">
                  <w:rPr>
                    <w:rStyle w:val="Hyperlink"/>
                    <w:noProof/>
                  </w:rPr>
                </w:rPrChange>
              </w:rPr>
              <w:delText>UML Diagram</w:delText>
            </w:r>
            <w:r w:rsidDel="00E00D57">
              <w:rPr>
                <w:noProof/>
                <w:webHidden/>
              </w:rPr>
              <w:tab/>
              <w:delText>71</w:delText>
            </w:r>
          </w:del>
        </w:p>
        <w:p w14:paraId="5362D26B" w14:textId="77777777" w:rsidR="00C128FA" w:rsidDel="00E00D57" w:rsidRDefault="00C128FA">
          <w:pPr>
            <w:pStyle w:val="TOC3"/>
            <w:tabs>
              <w:tab w:val="left" w:pos="1320"/>
              <w:tab w:val="right" w:leader="dot" w:pos="9350"/>
            </w:tabs>
            <w:rPr>
              <w:del w:id="562" w:author="Curt Beckmann" w:date="2013-06-06T14:17:00Z"/>
              <w:rFonts w:eastAsiaTheme="minorEastAsia"/>
              <w:noProof/>
            </w:rPr>
          </w:pPr>
          <w:del w:id="563" w:author="Curt Beckmann" w:date="2013-06-06T14:17:00Z">
            <w:r w:rsidRPr="00E00D57" w:rsidDel="00E00D57">
              <w:rPr>
                <w:rPrChange w:id="564" w:author="Curt Beckmann" w:date="2013-06-06T14:17:00Z">
                  <w:rPr>
                    <w:rStyle w:val="Hyperlink"/>
                    <w:noProof/>
                  </w:rPr>
                </w:rPrChange>
              </w:rPr>
              <w:delText>8.13.2</w:delText>
            </w:r>
            <w:r w:rsidDel="00E00D57">
              <w:rPr>
                <w:rFonts w:eastAsiaTheme="minorEastAsia"/>
                <w:noProof/>
              </w:rPr>
              <w:tab/>
            </w:r>
            <w:r w:rsidRPr="00E00D57" w:rsidDel="00E00D57">
              <w:rPr>
                <w:rPrChange w:id="565" w:author="Curt Beckmann" w:date="2013-06-06T14:17:00Z">
                  <w:rPr>
                    <w:rStyle w:val="Hyperlink"/>
                    <w:noProof/>
                  </w:rPr>
                </w:rPrChange>
              </w:rPr>
              <w:delText>XML Schema</w:delText>
            </w:r>
            <w:r w:rsidDel="00E00D57">
              <w:rPr>
                <w:noProof/>
                <w:webHidden/>
              </w:rPr>
              <w:tab/>
              <w:delText>71</w:delText>
            </w:r>
          </w:del>
        </w:p>
        <w:p w14:paraId="112F3B19" w14:textId="77777777" w:rsidR="00C128FA" w:rsidDel="00E00D57" w:rsidRDefault="00C128FA">
          <w:pPr>
            <w:pStyle w:val="TOC3"/>
            <w:tabs>
              <w:tab w:val="left" w:pos="1320"/>
              <w:tab w:val="right" w:leader="dot" w:pos="9350"/>
            </w:tabs>
            <w:rPr>
              <w:del w:id="566" w:author="Curt Beckmann" w:date="2013-06-06T14:17:00Z"/>
              <w:rFonts w:eastAsiaTheme="minorEastAsia"/>
              <w:noProof/>
            </w:rPr>
          </w:pPr>
          <w:del w:id="567" w:author="Curt Beckmann" w:date="2013-06-06T14:17:00Z">
            <w:r w:rsidRPr="00E00D57" w:rsidDel="00E00D57">
              <w:rPr>
                <w:rPrChange w:id="568" w:author="Curt Beckmann" w:date="2013-06-06T14:17:00Z">
                  <w:rPr>
                    <w:rStyle w:val="Hyperlink"/>
                    <w:noProof/>
                  </w:rPr>
                </w:rPrChange>
              </w:rPr>
              <w:delText>8.13.3</w:delText>
            </w:r>
            <w:r w:rsidDel="00E00D57">
              <w:rPr>
                <w:rFonts w:eastAsiaTheme="minorEastAsia"/>
                <w:noProof/>
              </w:rPr>
              <w:tab/>
            </w:r>
            <w:r w:rsidRPr="00E00D57" w:rsidDel="00E00D57">
              <w:rPr>
                <w:rPrChange w:id="569" w:author="Curt Beckmann" w:date="2013-06-06T14:17:00Z">
                  <w:rPr>
                    <w:rStyle w:val="Hyperlink"/>
                    <w:noProof/>
                  </w:rPr>
                </w:rPrChange>
              </w:rPr>
              <w:delText>XML Example</w:delText>
            </w:r>
            <w:r w:rsidDel="00E00D57">
              <w:rPr>
                <w:noProof/>
                <w:webHidden/>
              </w:rPr>
              <w:tab/>
              <w:delText>76</w:delText>
            </w:r>
          </w:del>
        </w:p>
        <w:p w14:paraId="5BFAFAF5" w14:textId="77777777" w:rsidR="00C128FA" w:rsidDel="00E00D57" w:rsidRDefault="00C128FA">
          <w:pPr>
            <w:pStyle w:val="TOC2"/>
            <w:tabs>
              <w:tab w:val="left" w:pos="880"/>
              <w:tab w:val="right" w:leader="dot" w:pos="9350"/>
            </w:tabs>
            <w:rPr>
              <w:del w:id="570" w:author="Curt Beckmann" w:date="2013-06-06T14:17:00Z"/>
              <w:rFonts w:eastAsiaTheme="minorEastAsia"/>
              <w:noProof/>
            </w:rPr>
          </w:pPr>
          <w:del w:id="571" w:author="Curt Beckmann" w:date="2013-06-06T14:17:00Z">
            <w:r w:rsidRPr="00E00D57" w:rsidDel="00E00D57">
              <w:rPr>
                <w:rPrChange w:id="572" w:author="Curt Beckmann" w:date="2013-06-06T14:17:00Z">
                  <w:rPr>
                    <w:rStyle w:val="Hyperlink"/>
                    <w:noProof/>
                  </w:rPr>
                </w:rPrChange>
              </w:rPr>
              <w:delText>8.14</w:delText>
            </w:r>
            <w:r w:rsidDel="00E00D57">
              <w:rPr>
                <w:rFonts w:eastAsiaTheme="minorEastAsia"/>
                <w:noProof/>
              </w:rPr>
              <w:tab/>
            </w:r>
            <w:r w:rsidRPr="00E00D57" w:rsidDel="00E00D57">
              <w:rPr>
                <w:rPrChange w:id="573" w:author="Curt Beckmann" w:date="2013-06-06T14:17:00Z">
                  <w:rPr>
                    <w:rStyle w:val="Hyperlink"/>
                    <w:noProof/>
                  </w:rPr>
                </w:rPrChange>
              </w:rPr>
              <w:delText>OpenFlow Flow Table</w:delText>
            </w:r>
            <w:r w:rsidDel="00E00D57">
              <w:rPr>
                <w:noProof/>
                <w:webHidden/>
              </w:rPr>
              <w:tab/>
              <w:delText>76</w:delText>
            </w:r>
          </w:del>
        </w:p>
        <w:p w14:paraId="467A70C8" w14:textId="77777777" w:rsidR="00C128FA" w:rsidDel="00E00D57" w:rsidRDefault="00C128FA">
          <w:pPr>
            <w:pStyle w:val="TOC3"/>
            <w:tabs>
              <w:tab w:val="left" w:pos="1320"/>
              <w:tab w:val="right" w:leader="dot" w:pos="9350"/>
            </w:tabs>
            <w:rPr>
              <w:del w:id="574" w:author="Curt Beckmann" w:date="2013-06-06T14:17:00Z"/>
              <w:rFonts w:eastAsiaTheme="minorEastAsia"/>
              <w:noProof/>
            </w:rPr>
          </w:pPr>
          <w:del w:id="575" w:author="Curt Beckmann" w:date="2013-06-06T14:17:00Z">
            <w:r w:rsidRPr="00E00D57" w:rsidDel="00E00D57">
              <w:rPr>
                <w:rPrChange w:id="576" w:author="Curt Beckmann" w:date="2013-06-06T14:17:00Z">
                  <w:rPr>
                    <w:rStyle w:val="Hyperlink"/>
                    <w:noProof/>
                  </w:rPr>
                </w:rPrChange>
              </w:rPr>
              <w:delText>8.14.1</w:delText>
            </w:r>
            <w:r w:rsidDel="00E00D57">
              <w:rPr>
                <w:rFonts w:eastAsiaTheme="minorEastAsia"/>
                <w:noProof/>
              </w:rPr>
              <w:tab/>
            </w:r>
            <w:r w:rsidRPr="00E00D57" w:rsidDel="00E00D57">
              <w:rPr>
                <w:rPrChange w:id="577" w:author="Curt Beckmann" w:date="2013-06-06T14:17:00Z">
                  <w:rPr>
                    <w:rStyle w:val="Hyperlink"/>
                    <w:noProof/>
                  </w:rPr>
                </w:rPrChange>
              </w:rPr>
              <w:delText>UML Diagram</w:delText>
            </w:r>
            <w:r w:rsidDel="00E00D57">
              <w:rPr>
                <w:noProof/>
                <w:webHidden/>
              </w:rPr>
              <w:tab/>
              <w:delText>77</w:delText>
            </w:r>
          </w:del>
        </w:p>
        <w:p w14:paraId="62457216" w14:textId="77777777" w:rsidR="00C128FA" w:rsidDel="00E00D57" w:rsidRDefault="00C128FA">
          <w:pPr>
            <w:pStyle w:val="TOC3"/>
            <w:tabs>
              <w:tab w:val="left" w:pos="1320"/>
              <w:tab w:val="right" w:leader="dot" w:pos="9350"/>
            </w:tabs>
            <w:rPr>
              <w:del w:id="578" w:author="Curt Beckmann" w:date="2013-06-06T14:17:00Z"/>
              <w:rFonts w:eastAsiaTheme="minorEastAsia"/>
              <w:noProof/>
            </w:rPr>
          </w:pPr>
          <w:del w:id="579" w:author="Curt Beckmann" w:date="2013-06-06T14:17:00Z">
            <w:r w:rsidRPr="00E00D57" w:rsidDel="00E00D57">
              <w:rPr>
                <w:rPrChange w:id="580" w:author="Curt Beckmann" w:date="2013-06-06T14:17:00Z">
                  <w:rPr>
                    <w:rStyle w:val="Hyperlink"/>
                    <w:noProof/>
                  </w:rPr>
                </w:rPrChange>
              </w:rPr>
              <w:delText>8.14.2</w:delText>
            </w:r>
            <w:r w:rsidDel="00E00D57">
              <w:rPr>
                <w:rFonts w:eastAsiaTheme="minorEastAsia"/>
                <w:noProof/>
              </w:rPr>
              <w:tab/>
            </w:r>
            <w:r w:rsidRPr="00E00D57" w:rsidDel="00E00D57">
              <w:rPr>
                <w:rPrChange w:id="581" w:author="Curt Beckmann" w:date="2013-06-06T14:17:00Z">
                  <w:rPr>
                    <w:rStyle w:val="Hyperlink"/>
                    <w:noProof/>
                  </w:rPr>
                </w:rPrChange>
              </w:rPr>
              <w:delText>XML Schema</w:delText>
            </w:r>
            <w:r w:rsidDel="00E00D57">
              <w:rPr>
                <w:noProof/>
                <w:webHidden/>
              </w:rPr>
              <w:tab/>
              <w:delText>77</w:delText>
            </w:r>
          </w:del>
        </w:p>
        <w:p w14:paraId="1D369022" w14:textId="77777777" w:rsidR="00C128FA" w:rsidDel="00E00D57" w:rsidRDefault="00C128FA">
          <w:pPr>
            <w:pStyle w:val="TOC3"/>
            <w:tabs>
              <w:tab w:val="left" w:pos="1320"/>
              <w:tab w:val="right" w:leader="dot" w:pos="9350"/>
            </w:tabs>
            <w:rPr>
              <w:del w:id="582" w:author="Curt Beckmann" w:date="2013-06-06T14:17:00Z"/>
              <w:rFonts w:eastAsiaTheme="minorEastAsia"/>
              <w:noProof/>
            </w:rPr>
          </w:pPr>
          <w:del w:id="583" w:author="Curt Beckmann" w:date="2013-06-06T14:17:00Z">
            <w:r w:rsidRPr="00E00D57" w:rsidDel="00E00D57">
              <w:rPr>
                <w:rPrChange w:id="584" w:author="Curt Beckmann" w:date="2013-06-06T14:17:00Z">
                  <w:rPr>
                    <w:rStyle w:val="Hyperlink"/>
                    <w:noProof/>
                  </w:rPr>
                </w:rPrChange>
              </w:rPr>
              <w:delText>8.14.3</w:delText>
            </w:r>
            <w:r w:rsidDel="00E00D57">
              <w:rPr>
                <w:rFonts w:eastAsiaTheme="minorEastAsia"/>
                <w:noProof/>
              </w:rPr>
              <w:tab/>
            </w:r>
            <w:r w:rsidRPr="00E00D57" w:rsidDel="00E00D57">
              <w:rPr>
                <w:rPrChange w:id="585" w:author="Curt Beckmann" w:date="2013-06-06T14:17:00Z">
                  <w:rPr>
                    <w:rStyle w:val="Hyperlink"/>
                    <w:noProof/>
                  </w:rPr>
                </w:rPrChange>
              </w:rPr>
              <w:delText>XML Example</w:delText>
            </w:r>
            <w:r w:rsidDel="00E00D57">
              <w:rPr>
                <w:noProof/>
                <w:webHidden/>
              </w:rPr>
              <w:tab/>
              <w:delText>81</w:delText>
            </w:r>
          </w:del>
        </w:p>
        <w:p w14:paraId="51442F88" w14:textId="77777777" w:rsidR="00C128FA" w:rsidDel="00E00D57" w:rsidRDefault="00C128FA">
          <w:pPr>
            <w:pStyle w:val="TOC1"/>
            <w:tabs>
              <w:tab w:val="left" w:pos="440"/>
              <w:tab w:val="right" w:leader="dot" w:pos="9350"/>
            </w:tabs>
            <w:rPr>
              <w:del w:id="586" w:author="Curt Beckmann" w:date="2013-06-06T14:17:00Z"/>
              <w:rFonts w:eastAsiaTheme="minorEastAsia"/>
              <w:noProof/>
            </w:rPr>
          </w:pPr>
          <w:del w:id="587" w:author="Curt Beckmann" w:date="2013-06-06T14:17:00Z">
            <w:r w:rsidRPr="00E00D57" w:rsidDel="00E00D57">
              <w:rPr>
                <w:rPrChange w:id="588" w:author="Curt Beckmann" w:date="2013-06-06T14:17:00Z">
                  <w:rPr>
                    <w:rStyle w:val="Hyperlink"/>
                    <w:noProof/>
                  </w:rPr>
                </w:rPrChange>
              </w:rPr>
              <w:delText>9</w:delText>
            </w:r>
            <w:r w:rsidDel="00E00D57">
              <w:rPr>
                <w:rFonts w:eastAsiaTheme="minorEastAsia"/>
                <w:noProof/>
              </w:rPr>
              <w:tab/>
            </w:r>
            <w:r w:rsidRPr="00E00D57" w:rsidDel="00E00D57">
              <w:rPr>
                <w:rPrChange w:id="589" w:author="Curt Beckmann" w:date="2013-06-06T14:17:00Z">
                  <w:rPr>
                    <w:rStyle w:val="Hyperlink"/>
                    <w:noProof/>
                  </w:rPr>
                </w:rPrChange>
              </w:rPr>
              <w:delText>Binding to NETCONF</w:delText>
            </w:r>
            <w:r w:rsidDel="00E00D57">
              <w:rPr>
                <w:noProof/>
                <w:webHidden/>
              </w:rPr>
              <w:tab/>
              <w:delText>82</w:delText>
            </w:r>
          </w:del>
        </w:p>
        <w:p w14:paraId="3FE063AD" w14:textId="77777777" w:rsidR="00C128FA" w:rsidDel="00E00D57" w:rsidRDefault="00C128FA">
          <w:pPr>
            <w:pStyle w:val="TOC2"/>
            <w:tabs>
              <w:tab w:val="left" w:pos="880"/>
              <w:tab w:val="right" w:leader="dot" w:pos="9350"/>
            </w:tabs>
            <w:rPr>
              <w:del w:id="590" w:author="Curt Beckmann" w:date="2013-06-06T14:17:00Z"/>
              <w:rFonts w:eastAsiaTheme="minorEastAsia"/>
              <w:noProof/>
            </w:rPr>
          </w:pPr>
          <w:del w:id="591" w:author="Curt Beckmann" w:date="2013-06-06T14:17:00Z">
            <w:r w:rsidRPr="00E00D57" w:rsidDel="00E00D57">
              <w:rPr>
                <w:rPrChange w:id="592" w:author="Curt Beckmann" w:date="2013-06-06T14:17:00Z">
                  <w:rPr>
                    <w:rStyle w:val="Hyperlink"/>
                    <w:noProof/>
                  </w:rPr>
                </w:rPrChange>
              </w:rPr>
              <w:delText>9.1</w:delText>
            </w:r>
            <w:r w:rsidDel="00E00D57">
              <w:rPr>
                <w:rFonts w:eastAsiaTheme="minorEastAsia"/>
                <w:noProof/>
              </w:rPr>
              <w:tab/>
            </w:r>
            <w:r w:rsidRPr="00E00D57" w:rsidDel="00E00D57">
              <w:rPr>
                <w:rPrChange w:id="593" w:author="Curt Beckmann" w:date="2013-06-06T14:17:00Z">
                  <w:rPr>
                    <w:rStyle w:val="Hyperlink"/>
                    <w:noProof/>
                  </w:rPr>
                </w:rPrChange>
              </w:rPr>
              <w:delText>Requirements</w:delText>
            </w:r>
            <w:r w:rsidDel="00E00D57">
              <w:rPr>
                <w:noProof/>
                <w:webHidden/>
              </w:rPr>
              <w:tab/>
              <w:delText>82</w:delText>
            </w:r>
          </w:del>
        </w:p>
        <w:p w14:paraId="1E5CB393" w14:textId="77777777" w:rsidR="00C128FA" w:rsidDel="00E00D57" w:rsidRDefault="00C128FA">
          <w:pPr>
            <w:pStyle w:val="TOC2"/>
            <w:tabs>
              <w:tab w:val="left" w:pos="880"/>
              <w:tab w:val="right" w:leader="dot" w:pos="9350"/>
            </w:tabs>
            <w:rPr>
              <w:del w:id="594" w:author="Curt Beckmann" w:date="2013-06-06T14:17:00Z"/>
              <w:rFonts w:eastAsiaTheme="minorEastAsia"/>
              <w:noProof/>
            </w:rPr>
          </w:pPr>
          <w:del w:id="595" w:author="Curt Beckmann" w:date="2013-06-06T14:17:00Z">
            <w:r w:rsidRPr="00E00D57" w:rsidDel="00E00D57">
              <w:rPr>
                <w:rPrChange w:id="596" w:author="Curt Beckmann" w:date="2013-06-06T14:17:00Z">
                  <w:rPr>
                    <w:rStyle w:val="Hyperlink"/>
                    <w:noProof/>
                  </w:rPr>
                </w:rPrChange>
              </w:rPr>
              <w:delText>9.2</w:delText>
            </w:r>
            <w:r w:rsidDel="00E00D57">
              <w:rPr>
                <w:rFonts w:eastAsiaTheme="minorEastAsia"/>
                <w:noProof/>
              </w:rPr>
              <w:tab/>
            </w:r>
            <w:r w:rsidRPr="00E00D57" w:rsidDel="00E00D57">
              <w:rPr>
                <w:rPrChange w:id="597" w:author="Curt Beckmann" w:date="2013-06-06T14:17:00Z">
                  <w:rPr>
                    <w:rStyle w:val="Hyperlink"/>
                    <w:noProof/>
                  </w:rPr>
                </w:rPrChange>
              </w:rPr>
              <w:delText>How the Data Model is Bound to NETCONF</w:delText>
            </w:r>
            <w:r w:rsidDel="00E00D57">
              <w:rPr>
                <w:noProof/>
                <w:webHidden/>
              </w:rPr>
              <w:tab/>
              <w:delText>82</w:delText>
            </w:r>
          </w:del>
        </w:p>
        <w:p w14:paraId="6561CC11" w14:textId="77777777" w:rsidR="00C128FA" w:rsidDel="00E00D57" w:rsidRDefault="00C128FA">
          <w:pPr>
            <w:pStyle w:val="TOC3"/>
            <w:tabs>
              <w:tab w:val="left" w:pos="1320"/>
              <w:tab w:val="right" w:leader="dot" w:pos="9350"/>
            </w:tabs>
            <w:rPr>
              <w:del w:id="598" w:author="Curt Beckmann" w:date="2013-06-06T14:17:00Z"/>
              <w:rFonts w:eastAsiaTheme="minorEastAsia"/>
              <w:noProof/>
            </w:rPr>
          </w:pPr>
          <w:del w:id="599" w:author="Curt Beckmann" w:date="2013-06-06T14:17:00Z">
            <w:r w:rsidRPr="00E00D57" w:rsidDel="00E00D57">
              <w:rPr>
                <w:rPrChange w:id="600" w:author="Curt Beckmann" w:date="2013-06-06T14:17:00Z">
                  <w:rPr>
                    <w:rStyle w:val="Hyperlink"/>
                    <w:noProof/>
                  </w:rPr>
                </w:rPrChange>
              </w:rPr>
              <w:delText>9.2.1</w:delText>
            </w:r>
            <w:r w:rsidDel="00E00D57">
              <w:rPr>
                <w:rFonts w:eastAsiaTheme="minorEastAsia"/>
                <w:noProof/>
              </w:rPr>
              <w:tab/>
            </w:r>
            <w:r w:rsidRPr="00E00D57" w:rsidDel="00E00D57">
              <w:rPr>
                <w:rPrChange w:id="601" w:author="Curt Beckmann" w:date="2013-06-06T14:17:00Z">
                  <w:rPr>
                    <w:rStyle w:val="Hyperlink"/>
                    <w:noProof/>
                  </w:rPr>
                </w:rPrChange>
              </w:rPr>
              <w:delText>edit-config</w:delText>
            </w:r>
            <w:r w:rsidDel="00E00D57">
              <w:rPr>
                <w:noProof/>
                <w:webHidden/>
              </w:rPr>
              <w:tab/>
              <w:delText>83</w:delText>
            </w:r>
          </w:del>
        </w:p>
        <w:p w14:paraId="73DE94D2" w14:textId="77777777" w:rsidR="00C128FA" w:rsidDel="00E00D57" w:rsidRDefault="00C128FA">
          <w:pPr>
            <w:pStyle w:val="TOC3"/>
            <w:tabs>
              <w:tab w:val="left" w:pos="1320"/>
              <w:tab w:val="right" w:leader="dot" w:pos="9350"/>
            </w:tabs>
            <w:rPr>
              <w:del w:id="602" w:author="Curt Beckmann" w:date="2013-06-06T14:17:00Z"/>
              <w:rFonts w:eastAsiaTheme="minorEastAsia"/>
              <w:noProof/>
            </w:rPr>
          </w:pPr>
          <w:del w:id="603" w:author="Curt Beckmann" w:date="2013-06-06T14:17:00Z">
            <w:r w:rsidRPr="00E00D57" w:rsidDel="00E00D57">
              <w:rPr>
                <w:rPrChange w:id="604" w:author="Curt Beckmann" w:date="2013-06-06T14:17:00Z">
                  <w:rPr>
                    <w:rStyle w:val="Hyperlink"/>
                    <w:noProof/>
                  </w:rPr>
                </w:rPrChange>
              </w:rPr>
              <w:delText>9.2.2</w:delText>
            </w:r>
            <w:r w:rsidDel="00E00D57">
              <w:rPr>
                <w:rFonts w:eastAsiaTheme="minorEastAsia"/>
                <w:noProof/>
              </w:rPr>
              <w:tab/>
            </w:r>
            <w:r w:rsidRPr="00E00D57" w:rsidDel="00E00D57">
              <w:rPr>
                <w:rPrChange w:id="605" w:author="Curt Beckmann" w:date="2013-06-06T14:17:00Z">
                  <w:rPr>
                    <w:rStyle w:val="Hyperlink"/>
                    <w:noProof/>
                  </w:rPr>
                </w:rPrChange>
              </w:rPr>
              <w:delText>get-config</w:delText>
            </w:r>
            <w:r w:rsidDel="00E00D57">
              <w:rPr>
                <w:noProof/>
                <w:webHidden/>
              </w:rPr>
              <w:tab/>
              <w:delText>84</w:delText>
            </w:r>
          </w:del>
        </w:p>
        <w:p w14:paraId="3D0024AA" w14:textId="77777777" w:rsidR="00C128FA" w:rsidDel="00E00D57" w:rsidRDefault="00C128FA">
          <w:pPr>
            <w:pStyle w:val="TOC3"/>
            <w:tabs>
              <w:tab w:val="left" w:pos="1320"/>
              <w:tab w:val="right" w:leader="dot" w:pos="9350"/>
            </w:tabs>
            <w:rPr>
              <w:del w:id="606" w:author="Curt Beckmann" w:date="2013-06-06T14:17:00Z"/>
              <w:rFonts w:eastAsiaTheme="minorEastAsia"/>
              <w:noProof/>
            </w:rPr>
          </w:pPr>
          <w:del w:id="607" w:author="Curt Beckmann" w:date="2013-06-06T14:17:00Z">
            <w:r w:rsidRPr="00E00D57" w:rsidDel="00E00D57">
              <w:rPr>
                <w:rPrChange w:id="608" w:author="Curt Beckmann" w:date="2013-06-06T14:17:00Z">
                  <w:rPr>
                    <w:rStyle w:val="Hyperlink"/>
                    <w:noProof/>
                  </w:rPr>
                </w:rPrChange>
              </w:rPr>
              <w:delText>9.2.3</w:delText>
            </w:r>
            <w:r w:rsidDel="00E00D57">
              <w:rPr>
                <w:rFonts w:eastAsiaTheme="minorEastAsia"/>
                <w:noProof/>
              </w:rPr>
              <w:tab/>
            </w:r>
            <w:r w:rsidRPr="00E00D57" w:rsidDel="00E00D57">
              <w:rPr>
                <w:rPrChange w:id="609" w:author="Curt Beckmann" w:date="2013-06-06T14:17:00Z">
                  <w:rPr>
                    <w:rStyle w:val="Hyperlink"/>
                    <w:noProof/>
                  </w:rPr>
                </w:rPrChange>
              </w:rPr>
              <w:delText>copy-config</w:delText>
            </w:r>
            <w:r w:rsidDel="00E00D57">
              <w:rPr>
                <w:noProof/>
                <w:webHidden/>
              </w:rPr>
              <w:tab/>
              <w:delText>85</w:delText>
            </w:r>
          </w:del>
        </w:p>
        <w:p w14:paraId="498B68A5" w14:textId="77777777" w:rsidR="00C128FA" w:rsidDel="00E00D57" w:rsidRDefault="00C128FA">
          <w:pPr>
            <w:pStyle w:val="TOC3"/>
            <w:tabs>
              <w:tab w:val="left" w:pos="1320"/>
              <w:tab w:val="right" w:leader="dot" w:pos="9350"/>
            </w:tabs>
            <w:rPr>
              <w:del w:id="610" w:author="Curt Beckmann" w:date="2013-06-06T14:17:00Z"/>
              <w:rFonts w:eastAsiaTheme="minorEastAsia"/>
              <w:noProof/>
            </w:rPr>
          </w:pPr>
          <w:del w:id="611" w:author="Curt Beckmann" w:date="2013-06-06T14:17:00Z">
            <w:r w:rsidRPr="00E00D57" w:rsidDel="00E00D57">
              <w:rPr>
                <w:rPrChange w:id="612" w:author="Curt Beckmann" w:date="2013-06-06T14:17:00Z">
                  <w:rPr>
                    <w:rStyle w:val="Hyperlink"/>
                    <w:noProof/>
                  </w:rPr>
                </w:rPrChange>
              </w:rPr>
              <w:delText>9.2.4</w:delText>
            </w:r>
            <w:r w:rsidDel="00E00D57">
              <w:rPr>
                <w:rFonts w:eastAsiaTheme="minorEastAsia"/>
                <w:noProof/>
              </w:rPr>
              <w:tab/>
            </w:r>
            <w:r w:rsidRPr="00E00D57" w:rsidDel="00E00D57">
              <w:rPr>
                <w:rPrChange w:id="613" w:author="Curt Beckmann" w:date="2013-06-06T14:17:00Z">
                  <w:rPr>
                    <w:rStyle w:val="Hyperlink"/>
                    <w:noProof/>
                  </w:rPr>
                </w:rPrChange>
              </w:rPr>
              <w:delText>delete-config</w:delText>
            </w:r>
            <w:r w:rsidDel="00E00D57">
              <w:rPr>
                <w:noProof/>
                <w:webHidden/>
              </w:rPr>
              <w:tab/>
              <w:delText>86</w:delText>
            </w:r>
          </w:del>
        </w:p>
        <w:p w14:paraId="043A6873" w14:textId="77777777" w:rsidR="00C128FA" w:rsidDel="00E00D57" w:rsidRDefault="00C128FA">
          <w:pPr>
            <w:pStyle w:val="TOC2"/>
            <w:tabs>
              <w:tab w:val="left" w:pos="880"/>
              <w:tab w:val="right" w:leader="dot" w:pos="9350"/>
            </w:tabs>
            <w:rPr>
              <w:del w:id="614" w:author="Curt Beckmann" w:date="2013-06-06T14:17:00Z"/>
              <w:rFonts w:eastAsiaTheme="minorEastAsia"/>
              <w:noProof/>
            </w:rPr>
          </w:pPr>
          <w:del w:id="615" w:author="Curt Beckmann" w:date="2013-06-06T14:17:00Z">
            <w:r w:rsidRPr="00E00D57" w:rsidDel="00E00D57">
              <w:rPr>
                <w:rPrChange w:id="616" w:author="Curt Beckmann" w:date="2013-06-06T14:17:00Z">
                  <w:rPr>
                    <w:rStyle w:val="Hyperlink"/>
                    <w:noProof/>
                  </w:rPr>
                </w:rPrChange>
              </w:rPr>
              <w:delText>9.3</w:delText>
            </w:r>
            <w:r w:rsidDel="00E00D57">
              <w:rPr>
                <w:rFonts w:eastAsiaTheme="minorEastAsia"/>
                <w:noProof/>
              </w:rPr>
              <w:tab/>
            </w:r>
            <w:r w:rsidRPr="00E00D57" w:rsidDel="00E00D57">
              <w:rPr>
                <w:rPrChange w:id="617" w:author="Curt Beckmann" w:date="2013-06-06T14:17:00Z">
                  <w:rPr>
                    <w:rStyle w:val="Hyperlink"/>
                    <w:noProof/>
                  </w:rPr>
                </w:rPrChange>
              </w:rPr>
              <w:delText>RPC error</w:delText>
            </w:r>
            <w:r w:rsidDel="00E00D57">
              <w:rPr>
                <w:noProof/>
                <w:webHidden/>
              </w:rPr>
              <w:tab/>
              <w:delText>86</w:delText>
            </w:r>
          </w:del>
        </w:p>
        <w:p w14:paraId="4FC5A379" w14:textId="503B6890" w:rsidR="00C128FA" w:rsidDel="00E00D57" w:rsidRDefault="00E95DBE">
          <w:pPr>
            <w:pStyle w:val="TOC2"/>
            <w:tabs>
              <w:tab w:val="left" w:pos="1540"/>
              <w:tab w:val="right" w:leader="dot" w:pos="9350"/>
            </w:tabs>
            <w:rPr>
              <w:del w:id="618" w:author="Curt Beckmann" w:date="2013-06-06T14:17:00Z"/>
              <w:rFonts w:eastAsiaTheme="minorEastAsia"/>
              <w:noProof/>
            </w:rPr>
          </w:pPr>
          <w:del w:id="619" w:author="Curt Beckmann" w:date="2013-06-06T14:17:00Z">
            <w:r w:rsidRPr="00E00D57" w:rsidDel="00E00D57">
              <w:rPr>
                <w:rPrChange w:id="620" w:author="Curt Beckmann" w:date="2013-06-06T14:17:00Z">
                  <w:rPr>
                    <w:rStyle w:val="Hyperlink"/>
                    <w:noProof/>
                  </w:rPr>
                </w:rPrChange>
              </w:rPr>
              <w:delText>2013</w:delText>
            </w:r>
            <w:r w:rsidR="00C128FA" w:rsidDel="00E00D57">
              <w:rPr>
                <w:rFonts w:eastAsiaTheme="minorEastAsia"/>
                <w:noProof/>
              </w:rPr>
              <w:tab/>
            </w:r>
            <w:r w:rsidR="00C128FA" w:rsidRPr="00E00D57" w:rsidDel="00E00D57">
              <w:rPr>
                <w:rPrChange w:id="621" w:author="Curt Beckmann" w:date="2013-06-06T14:17:00Z">
                  <w:rPr>
                    <w:rStyle w:val="Hyperlink"/>
                    <w:noProof/>
                  </w:rPr>
                </w:rPrChange>
              </w:rPr>
              <w:delText>XML Schema</w:delText>
            </w:r>
            <w:r w:rsidR="00C128FA" w:rsidDel="00E00D57">
              <w:rPr>
                <w:noProof/>
                <w:webHidden/>
              </w:rPr>
              <w:tab/>
              <w:delText>88</w:delText>
            </w:r>
          </w:del>
        </w:p>
        <w:p w14:paraId="6C1D2C6D" w14:textId="77777777" w:rsidR="00C128FA" w:rsidDel="00E00D57" w:rsidRDefault="00C128FA">
          <w:pPr>
            <w:pStyle w:val="TOC2"/>
            <w:tabs>
              <w:tab w:val="left" w:pos="1540"/>
              <w:tab w:val="right" w:leader="dot" w:pos="9350"/>
            </w:tabs>
            <w:rPr>
              <w:del w:id="622" w:author="Curt Beckmann" w:date="2013-06-06T14:17:00Z"/>
              <w:rFonts w:eastAsiaTheme="minorEastAsia"/>
              <w:noProof/>
            </w:rPr>
          </w:pPr>
          <w:del w:id="623" w:author="Curt Beckmann" w:date="2013-06-06T14:17:00Z">
            <w:r w:rsidRPr="00E00D57" w:rsidDel="00E00D57">
              <w:rPr>
                <w:rPrChange w:id="624" w:author="Curt Beckmann" w:date="2013-06-06T14:17:00Z">
                  <w:rPr>
                    <w:rStyle w:val="Hyperlink"/>
                    <w:noProof/>
                  </w:rPr>
                </w:rPrChange>
              </w:rPr>
              <w:delText>Appendix B</w:delText>
            </w:r>
            <w:r w:rsidDel="00E00D57">
              <w:rPr>
                <w:rFonts w:eastAsiaTheme="minorEastAsia"/>
                <w:noProof/>
              </w:rPr>
              <w:tab/>
            </w:r>
            <w:r w:rsidRPr="00E00D57" w:rsidDel="00E00D57">
              <w:rPr>
                <w:rPrChange w:id="625" w:author="Curt Beckmann" w:date="2013-06-06T14:17:00Z">
                  <w:rPr>
                    <w:rStyle w:val="Hyperlink"/>
                    <w:noProof/>
                  </w:rPr>
                </w:rPrChange>
              </w:rPr>
              <w:delText>YANG Specification</w:delText>
            </w:r>
            <w:r w:rsidDel="00E00D57">
              <w:rPr>
                <w:noProof/>
                <w:webHidden/>
              </w:rPr>
              <w:tab/>
              <w:delText>137</w:delText>
            </w:r>
          </w:del>
        </w:p>
        <w:p w14:paraId="363E38C6" w14:textId="77777777" w:rsidR="00C128FA" w:rsidDel="00E00D57" w:rsidRDefault="00C128FA">
          <w:pPr>
            <w:pStyle w:val="TOC2"/>
            <w:tabs>
              <w:tab w:val="left" w:pos="1540"/>
              <w:tab w:val="right" w:leader="dot" w:pos="9350"/>
            </w:tabs>
            <w:rPr>
              <w:del w:id="626" w:author="Curt Beckmann" w:date="2013-06-06T14:17:00Z"/>
              <w:rFonts w:eastAsiaTheme="minorEastAsia"/>
              <w:noProof/>
            </w:rPr>
          </w:pPr>
          <w:del w:id="627" w:author="Curt Beckmann" w:date="2013-06-06T14:17:00Z">
            <w:r w:rsidRPr="00E00D57" w:rsidDel="00E00D57">
              <w:rPr>
                <w:rPrChange w:id="628" w:author="Curt Beckmann" w:date="2013-06-06T14:17:00Z">
                  <w:rPr>
                    <w:rStyle w:val="Hyperlink"/>
                    <w:noProof/>
                  </w:rPr>
                </w:rPrChange>
              </w:rPr>
              <w:delText>Appendix C</w:delText>
            </w:r>
            <w:r w:rsidDel="00E00D57">
              <w:rPr>
                <w:rFonts w:eastAsiaTheme="minorEastAsia"/>
                <w:noProof/>
              </w:rPr>
              <w:tab/>
            </w:r>
            <w:r w:rsidRPr="00E00D57" w:rsidDel="00E00D57">
              <w:rPr>
                <w:rPrChange w:id="629" w:author="Curt Beckmann" w:date="2013-06-06T14:17:00Z">
                  <w:rPr>
                    <w:rStyle w:val="Hyperlink"/>
                    <w:noProof/>
                  </w:rPr>
                </w:rPrChange>
              </w:rPr>
              <w:delText>Bibliography</w:delText>
            </w:r>
            <w:r w:rsidDel="00E00D57">
              <w:rPr>
                <w:noProof/>
                <w:webHidden/>
              </w:rPr>
              <w:tab/>
              <w:delText>172</w:delText>
            </w:r>
          </w:del>
        </w:p>
        <w:p w14:paraId="28665A73" w14:textId="77777777" w:rsidR="00FF734B" w:rsidRDefault="00554195">
          <w:r>
            <w:rPr>
              <w:b/>
              <w:bCs/>
              <w:noProof/>
            </w:rPr>
            <w:fldChar w:fldCharType="end"/>
          </w:r>
        </w:p>
      </w:sdtContent>
    </w:sdt>
    <w:p w14:paraId="79A8B75B" w14:textId="77777777" w:rsidR="00E64B71" w:rsidRDefault="00A921AB" w:rsidP="00BA30A0">
      <w:pPr>
        <w:pStyle w:val="Heading1"/>
      </w:pPr>
      <w:r>
        <w:br w:type="page"/>
      </w:r>
      <w:bookmarkStart w:id="630" w:name="_Toc358291549"/>
      <w:r w:rsidR="00E64B71" w:rsidRPr="00013F69">
        <w:lastRenderedPageBreak/>
        <w:t>Introduction</w:t>
      </w:r>
      <w:bookmarkEnd w:id="630"/>
    </w:p>
    <w:p w14:paraId="588F0622" w14:textId="1631D0B5" w:rsidR="00E64B71" w:rsidRPr="009F1B7D" w:rsidRDefault="00E64B71" w:rsidP="00E64B71">
      <w:r>
        <w:t>This document describes the motivation, scope, requirements, and specification of the standard configuration and management protocol of an operational context which is capable of containing an OpenFlow 1.</w:t>
      </w:r>
      <w:r w:rsidR="00D35927">
        <w:t>3</w:t>
      </w:r>
      <w:r>
        <w:t xml:space="preserve"> </w:t>
      </w:r>
      <w:r w:rsidR="009F3843">
        <w:t>(or previous versions</w:t>
      </w:r>
      <w:r w:rsidR="009F3B6E">
        <w:t xml:space="preserve">) </w:t>
      </w:r>
      <w:r>
        <w:t xml:space="preserve">switch as described in </w:t>
      </w:r>
      <w:r w:rsidR="00554195">
        <w:fldChar w:fldCharType="begin"/>
      </w:r>
      <w:r>
        <w:instrText xml:space="preserve"> REF _Ref316755854 \h </w:instrText>
      </w:r>
      <w:r w:rsidR="00554195">
        <w:fldChar w:fldCharType="separate"/>
      </w:r>
      <w:r>
        <w:t xml:space="preserve">Figure </w:t>
      </w:r>
      <w:r>
        <w:rPr>
          <w:noProof/>
        </w:rPr>
        <w:t>1</w:t>
      </w:r>
      <w:r w:rsidR="00554195">
        <w:fldChar w:fldCharType="end"/>
      </w:r>
      <w:r>
        <w:t>. This configuration and management protocol is referred to as OF-CONFIG and is a companion protocol to OpenFlow. This document specifies version 1.</w:t>
      </w:r>
      <w:r w:rsidR="00D35927">
        <w:t>1</w:t>
      </w:r>
      <w:r w:rsidR="009F3B6E">
        <w:t>.1</w:t>
      </w:r>
      <w:r>
        <w:t xml:space="preserve"> of OF-CONFIG.</w:t>
      </w:r>
    </w:p>
    <w:p w14:paraId="01EB2BBC" w14:textId="7BE11B99" w:rsidR="00E64B71" w:rsidRDefault="00DA1914" w:rsidP="00E64B71">
      <w:pPr>
        <w:ind w:left="2160"/>
      </w:pPr>
      <w:r>
        <w:object w:dxaOrig="4372" w:dyaOrig="4863" w14:anchorId="399A96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pt;height:243pt" o:ole="">
            <v:imagedata r:id="rId15" o:title=""/>
          </v:shape>
          <o:OLEObject Type="Embed" ProgID="Visio.Drawing.11" ShapeID="_x0000_i1025" DrawAspect="Content" ObjectID="_1316293880" r:id="rId16"/>
        </w:object>
      </w:r>
      <w:r w:rsidDel="006B018A">
        <w:rPr>
          <w:noProof/>
          <w:lang w:eastAsia="zh-CN"/>
        </w:rPr>
        <w:t xml:space="preserve"> </w:t>
      </w:r>
    </w:p>
    <w:p w14:paraId="35F9758F" w14:textId="77777777" w:rsidR="00E64B71" w:rsidRDefault="00E64B71" w:rsidP="00E64B71">
      <w:pPr>
        <w:pStyle w:val="Caption"/>
      </w:pPr>
      <w:bookmarkStart w:id="631" w:name="_Ref316755854"/>
      <w:r>
        <w:t xml:space="preserve">Figure </w:t>
      </w:r>
      <w:fldSimple w:instr=" SEQ Figure \* ARABIC ">
        <w:r w:rsidR="001F476B">
          <w:rPr>
            <w:noProof/>
          </w:rPr>
          <w:t>1</w:t>
        </w:r>
      </w:fldSimple>
      <w:bookmarkEnd w:id="631"/>
      <w:r w:rsidRPr="00825E39">
        <w:t>: An OpenFlow Configuration Point communicates with an operational context which is capable of supporting an OpenFlow Switch using the OpenFlow Configuration and Management Protocol (OF-CONFIG)</w:t>
      </w:r>
    </w:p>
    <w:p w14:paraId="3E1FB383" w14:textId="77777777" w:rsidR="00E64B71" w:rsidRDefault="00E64B71" w:rsidP="00E64B71">
      <w:r>
        <w:t>The reader of this document is assumed to be familiar with the OpenFlow protocol and OpenFlow related concepts. Reading the OpenFlow whitepaper (2) and the OpenFlow Specification (1</w:t>
      </w:r>
      <w:r w:rsidR="00920140">
        <w:t>) is</w:t>
      </w:r>
      <w:r>
        <w:t xml:space="preserve"> recommended prior to reading this document.</w:t>
      </w:r>
    </w:p>
    <w:p w14:paraId="61367AC9" w14:textId="0006E2B7" w:rsidR="00E64B71" w:rsidRDefault="00E64B71" w:rsidP="00E64B71">
      <w:r>
        <w:t xml:space="preserve">It is strongly recommended that switches which implement OF-CONFIG make changes to the OpenFlow </w:t>
      </w:r>
      <w:r w:rsidR="00C02FD7">
        <w:t>logical switch</w:t>
      </w:r>
      <w:r>
        <w:t xml:space="preserve"> described in this document via OF-CONFIG and limit changes to the OpenFlow </w:t>
      </w:r>
      <w:r w:rsidR="00C02FD7">
        <w:t>logical switch</w:t>
      </w:r>
      <w:del w:id="632" w:author="Anees Shaikh" w:date="2013-08-24T15:49:00Z">
        <w:r w:rsidR="00C02FD7" w:rsidDel="002A4D52">
          <w:delText>e</w:delText>
        </w:r>
      </w:del>
      <w:r>
        <w:t xml:space="preserve"> via other methods (e.g. command line interfaces and other legacy management protocols). Future versions may better support other methods of change with detailed notification to the OpenFlow Configuration Point via OF-CONFIG.</w:t>
      </w:r>
    </w:p>
    <w:p w14:paraId="021154D4" w14:textId="77777777" w:rsidR="00E64B71" w:rsidRDefault="00E64B71" w:rsidP="00BA30A0">
      <w:pPr>
        <w:pStyle w:val="Heading1"/>
      </w:pPr>
      <w:bookmarkStart w:id="633" w:name="_Toc358291550"/>
      <w:r>
        <w:t>Motivation</w:t>
      </w:r>
      <w:bookmarkEnd w:id="633"/>
    </w:p>
    <w:p w14:paraId="6DEFFA64" w14:textId="1F6CA62A" w:rsidR="00E64B71" w:rsidRDefault="00E64B71" w:rsidP="00E64B71">
      <w:r>
        <w:t xml:space="preserve">The OpenFlow protocol assumes that an OpenFlow datapath (e.g. an Ethernet switch which supports the OpenFlow protocol) has been configured with various artifacts such as the IP addresses of OpenFlow controllers. The motivation for the OpenFlow Configuration Protocol (OF-CONFIG) is to enable the remote configuration of OpenFlow datapaths. While the OpenFlow protocol generally operates on a </w:t>
      </w:r>
      <w:r>
        <w:lastRenderedPageBreak/>
        <w:t>time-scale of a flow (i.e. as flows are added and deleted), OF-CONFIG operates on a slower time-scale.</w:t>
      </w:r>
      <w:r w:rsidR="00B76D83">
        <w:t xml:space="preserve"> An example is building forwarding tables and deciding forwa</w:t>
      </w:r>
      <w:r w:rsidR="007C0427">
        <w:t>rding actions which are</w:t>
      </w:r>
      <w:r w:rsidR="00B76D83">
        <w:t xml:space="preserve"> done via Openflow protocol while enabling/disabling a port </w:t>
      </w:r>
      <w:ins w:id="634" w:author="Anees Shaikh" w:date="2013-08-24T15:50:00Z">
        <w:r w:rsidR="002A4D52">
          <w:t xml:space="preserve">generally </w:t>
        </w:r>
      </w:ins>
      <w:r w:rsidR="00B76D83">
        <w:t>does not need to be done at the timescale of a flow and</w:t>
      </w:r>
      <w:ins w:id="635" w:author="Anees Shaikh" w:date="2013-08-24T15:50:00Z">
        <w:r w:rsidR="002A4D52">
          <w:t>,</w:t>
        </w:r>
      </w:ins>
      <w:r w:rsidR="00B76D83">
        <w:t xml:space="preserve"> hence, is done via OF-Config protocol.</w:t>
      </w:r>
    </w:p>
    <w:p w14:paraId="2A65C312" w14:textId="77777777" w:rsidR="00E64B71" w:rsidRDefault="00E64B71" w:rsidP="00E64B71">
      <w:r>
        <w:t>OF-CONFIG frames an OpenFlow datapath as an abstraction called an OpenFlow Logical Switch. The OF-CONFIG protocol enables configuration of essential artifacts of an OpenFlow Logical Switch so that an OpenFlow controller can communicate and control the OpenFlow Logical switch via the OpenFlow protocol.</w:t>
      </w:r>
    </w:p>
    <w:p w14:paraId="1CF953F2" w14:textId="351D71BC" w:rsidR="00E64B71" w:rsidRDefault="00C128FA" w:rsidP="00E64B71">
      <w:r>
        <w:t xml:space="preserve">OF-CONFIG </w:t>
      </w:r>
      <w:r w:rsidR="00E64B71">
        <w:t xml:space="preserve">introduces an operating context </w:t>
      </w:r>
      <w:ins w:id="636" w:author="Anees Shaikh" w:date="2013-08-24T15:51:00Z">
        <w:r w:rsidR="002A4D52">
          <w:t xml:space="preserve">called an OpenFlow Capable Switch </w:t>
        </w:r>
      </w:ins>
      <w:r w:rsidR="00E64B71">
        <w:t>for one or more OpenFlow datapaths</w:t>
      </w:r>
      <w:del w:id="637" w:author="Anees Shaikh" w:date="2013-08-24T15:51:00Z">
        <w:r w:rsidR="00E64B71" w:rsidDel="002A4D52">
          <w:delText xml:space="preserve"> called an OpenFlow Capable Switch</w:delText>
        </w:r>
      </w:del>
      <w:r w:rsidR="00E64B71">
        <w:t xml:space="preserve">. An OpenFlow Capable Switch is intended to be equivalent to </w:t>
      </w:r>
      <w:r w:rsidR="00920140">
        <w:t>an</w:t>
      </w:r>
      <w:r w:rsidR="00E64B71">
        <w:t xml:space="preserve"> actual physical or virtual network element (e.g. an Ethernet switch) which is hosting one or more OpenFlow datapaths by partitioning a set of OpenFlow related resources such as ports and queues among the hosted OpenFlow datapaths. The OF-CONFIG protocol enables dynamic association of the OpenFlow related resources of an OpenFlow Capable Switch with specific OpenFlow Logical Switches which are being hosted on the OpenFlow Capable Switch. OF-CONFIG does not specify or report how the partitioning of resources on an OpenFlow Capable Switch is achieved. OF-CONFIG assumes that resources such as ports and queues are partitioned </w:t>
      </w:r>
      <w:del w:id="638" w:author="Anees Shaikh" w:date="2013-08-24T15:52:00Z">
        <w:r w:rsidR="00E64B71" w:rsidDel="002A4D52">
          <w:delText xml:space="preserve">amongst </w:delText>
        </w:r>
      </w:del>
      <w:ins w:id="639" w:author="Anees Shaikh" w:date="2013-08-24T15:52:00Z">
        <w:r w:rsidR="002A4D52">
          <w:t xml:space="preserve">between </w:t>
        </w:r>
      </w:ins>
      <w:r w:rsidR="00E64B71">
        <w:t>multiple OpenFlow Logical Switches such that each OpenFlow Logical Switch can assume full control over the resources that is assigned to it.</w:t>
      </w:r>
    </w:p>
    <w:p w14:paraId="24162C8E" w14:textId="5E848DDC" w:rsidR="00E64B71" w:rsidRDefault="00E34319" w:rsidP="00E64B71">
      <w:r>
        <w:t>OF-CONFIG 1.2</w:t>
      </w:r>
      <w:r w:rsidR="00E64B71">
        <w:t xml:space="preserve"> makes simplifying assumptions about the architecture of OpenFlow switches. The specification is deliberately decoupled from whether the switch supports flowvisor or other virtualization models</w:t>
      </w:r>
      <w:ins w:id="640" w:author="Anees Shaikh" w:date="2013-08-24T15:55:00Z">
        <w:r w:rsidR="00CB5DE8">
          <w:t>, for example.</w:t>
        </w:r>
      </w:ins>
      <w:del w:id="641" w:author="Anees Shaikh" w:date="2013-08-24T15:55:00Z">
        <w:r w:rsidR="00E64B71" w:rsidDel="00CB5DE8">
          <w:delText xml:space="preserve">. </w:delText>
        </w:r>
      </w:del>
    </w:p>
    <w:p w14:paraId="01B7FB90" w14:textId="20F77A56" w:rsidR="00E64B71" w:rsidRDefault="00E64B71" w:rsidP="00E64B71">
      <w:r>
        <w:t>The service which sends OF-CONFIG messages to an OpenFlow Capable Switch is called an OpenFlow Configuration Point. No assumptions are made about the nature of the OpenFlow Configuration Point. For example, it may be</w:t>
      </w:r>
      <w:ins w:id="642" w:author="Anees Shaikh" w:date="2013-08-24T15:55:00Z">
        <w:r w:rsidR="00CB5DE8">
          <w:t xml:space="preserve"> </w:t>
        </w:r>
      </w:ins>
      <w:del w:id="643" w:author="Anees Shaikh" w:date="2013-08-24T15:55:00Z">
        <w:r w:rsidDel="00CB5DE8">
          <w:delText xml:space="preserve"> a service </w:delText>
        </w:r>
      </w:del>
      <w:r>
        <w:t xml:space="preserve">provided by software acting as an OpenFlow controller or it may by a service provided by a traditional network management framework. </w:t>
      </w:r>
      <w:ins w:id="644" w:author="Anees Shaikh" w:date="2013-08-24T15:55:00Z">
        <w:r w:rsidR="00CB5DE8">
          <w:t xml:space="preserve"> </w:t>
        </w:r>
      </w:ins>
      <w:del w:id="645" w:author="Anees Shaikh" w:date="2013-08-24T15:56:00Z">
        <w:r w:rsidDel="00CB5DE8">
          <w:delText xml:space="preserve">Any </w:delText>
        </w:r>
      </w:del>
      <w:ins w:id="646" w:author="Anees Shaikh" w:date="2013-08-24T15:56:00Z">
        <w:r w:rsidR="00CB5DE8">
          <w:t>Interactions</w:t>
        </w:r>
      </w:ins>
      <w:del w:id="647" w:author="Anees Shaikh" w:date="2013-08-24T15:56:00Z">
        <w:r w:rsidDel="00CB5DE8">
          <w:delText>interaction</w:delText>
        </w:r>
      </w:del>
      <w:r>
        <w:t xml:space="preserve"> between the OpenFlow Configuration Points and OpenFlow controllers is outside the scope of </w:t>
      </w:r>
      <w:r w:rsidR="00E34319">
        <w:t>OF-CONFIG 1.2</w:t>
      </w:r>
      <w:ins w:id="648" w:author="Anees Shaikh" w:date="2013-08-24T15:56:00Z">
        <w:r w:rsidR="00CB5DE8">
          <w:t>, but is expected to be addressed in future versions of the specification.</w:t>
        </w:r>
      </w:ins>
      <w:del w:id="649" w:author="Anees Shaikh" w:date="2013-08-24T15:56:00Z">
        <w:r w:rsidDel="00CB5DE8">
          <w:delText>.</w:delText>
        </w:r>
      </w:del>
    </w:p>
    <w:p w14:paraId="0A3A6ABA" w14:textId="3B07BE30" w:rsidR="00E64B71" w:rsidRDefault="00554195" w:rsidP="00E64B71">
      <w:r>
        <w:fldChar w:fldCharType="begin"/>
      </w:r>
      <w:r w:rsidR="00E64B71">
        <w:instrText xml:space="preserve"> REF _Ref316755787 \h </w:instrText>
      </w:r>
      <w:r>
        <w:fldChar w:fldCharType="separate"/>
      </w:r>
      <w:r w:rsidR="00E64B71">
        <w:t xml:space="preserve">Figure </w:t>
      </w:r>
      <w:r w:rsidR="00E64B71">
        <w:rPr>
          <w:noProof/>
        </w:rPr>
        <w:t>2</w:t>
      </w:r>
      <w:r>
        <w:fldChar w:fldCharType="end"/>
      </w:r>
      <w:r w:rsidR="00E64B71">
        <w:t xml:space="preserve"> shows the basic abstractions detailed in </w:t>
      </w:r>
      <w:r w:rsidR="00E34319">
        <w:t>OF-CONFIG 1.2</w:t>
      </w:r>
      <w:r w:rsidR="00E64B71">
        <w:t xml:space="preserve"> and the lines indicate that the OpenFlow Configuration Points and OpenFlow Capable Switches communicate via OF-CONFIG</w:t>
      </w:r>
      <w:r w:rsidR="00065E25">
        <w:t xml:space="preserve">. The configuration settings </w:t>
      </w:r>
      <w:r w:rsidR="00AF34D9">
        <w:t xml:space="preserve">then </w:t>
      </w:r>
      <w:r w:rsidR="00065E25">
        <w:t>take effect on targeted logical switch(es).</w:t>
      </w:r>
      <w:r w:rsidR="00E64B71">
        <w:t xml:space="preserve"> OpenFlow Controllers and OpenFlow Logical Switches (i.e. datapaths) communicate via OpenFlow. </w:t>
      </w:r>
    </w:p>
    <w:p w14:paraId="7E1D29E0" w14:textId="77777777" w:rsidR="00E64B71" w:rsidRDefault="00E64B71" w:rsidP="00E64B71">
      <w:r w:rsidRPr="00DD363E">
        <w:rPr>
          <w:noProof/>
        </w:rPr>
        <w:lastRenderedPageBreak/>
        <w:drawing>
          <wp:inline distT="0" distB="0" distL="0" distR="0" wp14:anchorId="621D1C48" wp14:editId="11D2D0F9">
            <wp:extent cx="4985385" cy="3068955"/>
            <wp:effectExtent l="1905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985385" cy="3068955"/>
                    </a:xfrm>
                    <a:prstGeom prst="rect">
                      <a:avLst/>
                    </a:prstGeom>
                    <a:noFill/>
                    <a:ln w="9525">
                      <a:noFill/>
                      <a:miter lim="800000"/>
                      <a:headEnd/>
                      <a:tailEnd/>
                    </a:ln>
                  </pic:spPr>
                </pic:pic>
              </a:graphicData>
            </a:graphic>
          </wp:inline>
        </w:drawing>
      </w:r>
    </w:p>
    <w:p w14:paraId="3FDC7213" w14:textId="77777777" w:rsidR="00E64B71" w:rsidRDefault="00E64B71" w:rsidP="00E64B71">
      <w:pPr>
        <w:pStyle w:val="Caption"/>
      </w:pPr>
      <w:bookmarkStart w:id="650" w:name="_Ref316755787"/>
      <w:r>
        <w:t xml:space="preserve">Figure </w:t>
      </w:r>
      <w:fldSimple w:instr=" SEQ Figure \* ARABIC ">
        <w:r w:rsidR="001F476B">
          <w:rPr>
            <w:noProof/>
          </w:rPr>
          <w:t>2</w:t>
        </w:r>
      </w:fldSimple>
      <w:bookmarkEnd w:id="650"/>
      <w:r>
        <w:t xml:space="preserve">: </w:t>
      </w:r>
      <w:r w:rsidRPr="004B4623">
        <w:t>Relationship between components defined in this specification, the OF-CONFIG protocol and the OpenFlow protocol</w:t>
      </w:r>
    </w:p>
    <w:p w14:paraId="07110944" w14:textId="77777777" w:rsidR="00E64B71" w:rsidRDefault="00E64B71" w:rsidP="00E64B71">
      <w:pPr>
        <w:rPr>
          <w:ins w:id="651" w:author="Anees Shaikh" w:date="2013-08-24T16:52:00Z"/>
        </w:rPr>
      </w:pPr>
      <w:r>
        <w:t>A guiding principle in the development of this specification is to keep the protocol and schema simple and leverage existing protocols and schema models where possible. This helped in quick development of this specification and hopefully will also enable easier adoption, the motivation being to supplement the OpenFlow specification in a meaningful way to further drive the adoption of the software defined networking vision.</w:t>
      </w:r>
    </w:p>
    <w:p w14:paraId="6ECFCE31" w14:textId="5D79F6F5" w:rsidR="00CD2671" w:rsidRDefault="00CD2671">
      <w:pPr>
        <w:pStyle w:val="Heading2"/>
        <w:rPr>
          <w:ins w:id="652" w:author="Anees Shaikh" w:date="2013-08-24T16:56:00Z"/>
        </w:rPr>
        <w:pPrChange w:id="653" w:author="Anees Shaikh" w:date="2013-08-24T16:52:00Z">
          <w:pPr/>
        </w:pPrChange>
      </w:pPr>
      <w:ins w:id="654" w:author="Anees Shaikh" w:date="2013-08-24T16:52:00Z">
        <w:r>
          <w:t>OF-CONFIG and OF-</w:t>
        </w:r>
      </w:ins>
      <w:ins w:id="655" w:author="Anees Shaikh" w:date="2013-08-24T16:56:00Z">
        <w:r w:rsidR="001B345E">
          <w:t>SWITCH</w:t>
        </w:r>
      </w:ins>
    </w:p>
    <w:p w14:paraId="7533C0D7" w14:textId="401D4A83" w:rsidR="001B345E" w:rsidRDefault="001B345E">
      <w:pPr>
        <w:rPr>
          <w:ins w:id="656" w:author="Anees Shaikh" w:date="2013-08-24T16:59:00Z"/>
        </w:rPr>
      </w:pPr>
      <w:ins w:id="657" w:author="Anees Shaikh" w:date="2013-08-24T16:57:00Z">
        <w:r>
          <w:t xml:space="preserve">Although </w:t>
        </w:r>
      </w:ins>
      <w:ins w:id="658" w:author="Anees Shaikh" w:date="2013-08-24T16:56:00Z">
        <w:r>
          <w:t xml:space="preserve">OF-CONFIG is considered a complementary protocol to the </w:t>
        </w:r>
      </w:ins>
      <w:ins w:id="659" w:author="Anees Shaikh" w:date="2013-08-24T16:57:00Z">
        <w:r>
          <w:t xml:space="preserve">main </w:t>
        </w:r>
      </w:ins>
      <w:ins w:id="660" w:author="Anees Shaikh" w:date="2013-08-24T16:56:00Z">
        <w:r>
          <w:t>OpenFlow switch specification</w:t>
        </w:r>
      </w:ins>
      <w:ins w:id="661" w:author="Anees Shaikh" w:date="2013-08-24T16:57:00Z">
        <w:r>
          <w:t xml:space="preserve"> (OF-SWITCH), it is useful to describe the differences that motivate the need for a separate protocol specification in ONF.  The </w:t>
        </w:r>
      </w:ins>
      <w:ins w:id="662" w:author="Anees Shaikh" w:date="2013-08-24T16:59:00Z">
        <w:r>
          <w:t>table below summarizes the key differences.</w:t>
        </w:r>
      </w:ins>
    </w:p>
    <w:tbl>
      <w:tblPr>
        <w:tblStyle w:val="TableGrid"/>
        <w:tblW w:w="0" w:type="auto"/>
        <w:tblLook w:val="04A0" w:firstRow="1" w:lastRow="0" w:firstColumn="1" w:lastColumn="0" w:noHBand="0" w:noVBand="1"/>
        <w:tblPrChange w:id="663" w:author="Anees Shaikh" w:date="2013-08-24T17:06:00Z">
          <w:tblPr>
            <w:tblStyle w:val="TableGrid"/>
            <w:tblW w:w="0" w:type="auto"/>
            <w:tblLook w:val="04A0" w:firstRow="1" w:lastRow="0" w:firstColumn="1" w:lastColumn="0" w:noHBand="0" w:noVBand="1"/>
          </w:tblPr>
        </w:tblPrChange>
      </w:tblPr>
      <w:tblGrid>
        <w:gridCol w:w="1908"/>
        <w:gridCol w:w="3834"/>
        <w:gridCol w:w="3834"/>
        <w:tblGridChange w:id="664">
          <w:tblGrid>
            <w:gridCol w:w="1908"/>
            <w:gridCol w:w="1284"/>
            <w:gridCol w:w="2550"/>
            <w:gridCol w:w="642"/>
            <w:gridCol w:w="3192"/>
          </w:tblGrid>
        </w:tblGridChange>
      </w:tblGrid>
      <w:tr w:rsidR="001B345E" w14:paraId="15BF408D" w14:textId="77777777" w:rsidTr="00691DAE">
        <w:trPr>
          <w:ins w:id="665" w:author="Anees Shaikh" w:date="2013-08-24T17:00:00Z"/>
        </w:trPr>
        <w:tc>
          <w:tcPr>
            <w:tcW w:w="1908" w:type="dxa"/>
            <w:tcPrChange w:id="666" w:author="Anees Shaikh" w:date="2013-08-24T17:06:00Z">
              <w:tcPr>
                <w:tcW w:w="3192" w:type="dxa"/>
                <w:gridSpan w:val="2"/>
              </w:tcPr>
            </w:tcPrChange>
          </w:tcPr>
          <w:p w14:paraId="612BB45D" w14:textId="77777777" w:rsidR="001B345E" w:rsidRDefault="001B345E" w:rsidP="001B345E">
            <w:pPr>
              <w:rPr>
                <w:ins w:id="667" w:author="Anees Shaikh" w:date="2013-08-24T17:00:00Z"/>
              </w:rPr>
            </w:pPr>
          </w:p>
        </w:tc>
        <w:tc>
          <w:tcPr>
            <w:tcW w:w="3834" w:type="dxa"/>
            <w:tcPrChange w:id="668" w:author="Anees Shaikh" w:date="2013-08-24T17:06:00Z">
              <w:tcPr>
                <w:tcW w:w="3192" w:type="dxa"/>
                <w:gridSpan w:val="2"/>
              </w:tcPr>
            </w:tcPrChange>
          </w:tcPr>
          <w:p w14:paraId="64B3508A" w14:textId="192F2137" w:rsidR="001B345E" w:rsidRDefault="001B345E" w:rsidP="001B345E">
            <w:pPr>
              <w:rPr>
                <w:ins w:id="669" w:author="Anees Shaikh" w:date="2013-08-24T17:00:00Z"/>
              </w:rPr>
            </w:pPr>
            <w:ins w:id="670" w:author="Anees Shaikh" w:date="2013-08-24T17:00:00Z">
              <w:r>
                <w:t>OpenFlow</w:t>
              </w:r>
            </w:ins>
          </w:p>
        </w:tc>
        <w:tc>
          <w:tcPr>
            <w:tcW w:w="3834" w:type="dxa"/>
            <w:tcPrChange w:id="671" w:author="Anees Shaikh" w:date="2013-08-24T17:06:00Z">
              <w:tcPr>
                <w:tcW w:w="3192" w:type="dxa"/>
              </w:tcPr>
            </w:tcPrChange>
          </w:tcPr>
          <w:p w14:paraId="4E25A888" w14:textId="4019F56D" w:rsidR="001B345E" w:rsidRDefault="001B345E" w:rsidP="001B345E">
            <w:pPr>
              <w:rPr>
                <w:ins w:id="672" w:author="Anees Shaikh" w:date="2013-08-24T17:00:00Z"/>
              </w:rPr>
            </w:pPr>
            <w:ins w:id="673" w:author="Anees Shaikh" w:date="2013-08-24T17:00:00Z">
              <w:r>
                <w:t>OF-CONFIG</w:t>
              </w:r>
            </w:ins>
          </w:p>
        </w:tc>
      </w:tr>
      <w:tr w:rsidR="001B345E" w14:paraId="564A44D9" w14:textId="77777777" w:rsidTr="00691DAE">
        <w:trPr>
          <w:ins w:id="674" w:author="Anees Shaikh" w:date="2013-08-24T17:00:00Z"/>
        </w:trPr>
        <w:tc>
          <w:tcPr>
            <w:tcW w:w="1908" w:type="dxa"/>
            <w:tcPrChange w:id="675" w:author="Anees Shaikh" w:date="2013-08-24T17:06:00Z">
              <w:tcPr>
                <w:tcW w:w="3192" w:type="dxa"/>
                <w:gridSpan w:val="2"/>
              </w:tcPr>
            </w:tcPrChange>
          </w:tcPr>
          <w:p w14:paraId="651C1E36" w14:textId="4DFF4C89" w:rsidR="001B345E" w:rsidRDefault="001B345E" w:rsidP="001B345E">
            <w:pPr>
              <w:rPr>
                <w:ins w:id="676" w:author="Anees Shaikh" w:date="2013-08-24T17:00:00Z"/>
              </w:rPr>
            </w:pPr>
            <w:ins w:id="677" w:author="Anees Shaikh" w:date="2013-08-24T17:00:00Z">
              <w:r>
                <w:t>Primary purpose</w:t>
              </w:r>
            </w:ins>
          </w:p>
        </w:tc>
        <w:tc>
          <w:tcPr>
            <w:tcW w:w="3834" w:type="dxa"/>
            <w:tcPrChange w:id="678" w:author="Anees Shaikh" w:date="2013-08-24T17:06:00Z">
              <w:tcPr>
                <w:tcW w:w="3192" w:type="dxa"/>
                <w:gridSpan w:val="2"/>
              </w:tcPr>
            </w:tcPrChange>
          </w:tcPr>
          <w:p w14:paraId="02BFF847" w14:textId="6AC1ACC6" w:rsidR="001B345E" w:rsidRDefault="001B345E" w:rsidP="001B345E">
            <w:pPr>
              <w:rPr>
                <w:ins w:id="679" w:author="Anees Shaikh" w:date="2013-08-24T17:00:00Z"/>
              </w:rPr>
            </w:pPr>
            <w:ins w:id="680" w:author="Anees Shaikh" w:date="2013-08-24T17:01:00Z">
              <w:r>
                <w:t>Modification of match-action rules effecting flows of network packets across an OpenFlow datapath</w:t>
              </w:r>
            </w:ins>
          </w:p>
        </w:tc>
        <w:tc>
          <w:tcPr>
            <w:tcW w:w="3834" w:type="dxa"/>
            <w:tcPrChange w:id="681" w:author="Anees Shaikh" w:date="2013-08-24T17:06:00Z">
              <w:tcPr>
                <w:tcW w:w="3192" w:type="dxa"/>
              </w:tcPr>
            </w:tcPrChange>
          </w:tcPr>
          <w:p w14:paraId="19A47C89" w14:textId="16A9D997" w:rsidR="001B345E" w:rsidRDefault="001B345E" w:rsidP="001B345E">
            <w:pPr>
              <w:rPr>
                <w:ins w:id="682" w:author="Anees Shaikh" w:date="2013-08-24T17:00:00Z"/>
              </w:rPr>
            </w:pPr>
            <w:ins w:id="683" w:author="Anees Shaikh" w:date="2013-08-24T17:01:00Z">
              <w:r w:rsidRPr="001B345E">
                <w:t>Remote configuration of possibly multiple OpenFlow datapaths on a physical or virtual platform</w:t>
              </w:r>
            </w:ins>
          </w:p>
        </w:tc>
      </w:tr>
      <w:tr w:rsidR="001B345E" w14:paraId="056C1494" w14:textId="77777777" w:rsidTr="00691DAE">
        <w:trPr>
          <w:ins w:id="684" w:author="Anees Shaikh" w:date="2013-08-24T17:00:00Z"/>
        </w:trPr>
        <w:tc>
          <w:tcPr>
            <w:tcW w:w="1908" w:type="dxa"/>
            <w:tcPrChange w:id="685" w:author="Anees Shaikh" w:date="2013-08-24T17:06:00Z">
              <w:tcPr>
                <w:tcW w:w="3192" w:type="dxa"/>
                <w:gridSpan w:val="2"/>
              </w:tcPr>
            </w:tcPrChange>
          </w:tcPr>
          <w:p w14:paraId="7A4028B2" w14:textId="0D0D31F4" w:rsidR="001B345E" w:rsidRDefault="001B345E" w:rsidP="001B345E">
            <w:pPr>
              <w:rPr>
                <w:ins w:id="686" w:author="Anees Shaikh" w:date="2013-08-24T17:00:00Z"/>
              </w:rPr>
            </w:pPr>
            <w:ins w:id="687" w:author="Anees Shaikh" w:date="2013-08-24T17:02:00Z">
              <w:r>
                <w:t>Terminology</w:t>
              </w:r>
            </w:ins>
          </w:p>
        </w:tc>
        <w:tc>
          <w:tcPr>
            <w:tcW w:w="3834" w:type="dxa"/>
            <w:tcPrChange w:id="688" w:author="Anees Shaikh" w:date="2013-08-24T17:06:00Z">
              <w:tcPr>
                <w:tcW w:w="3192" w:type="dxa"/>
                <w:gridSpan w:val="2"/>
              </w:tcPr>
            </w:tcPrChange>
          </w:tcPr>
          <w:p w14:paraId="0A663C23" w14:textId="1592C7A8" w:rsidR="001B345E" w:rsidRDefault="001B345E" w:rsidP="001B345E">
            <w:pPr>
              <w:rPr>
                <w:ins w:id="689" w:author="Anees Shaikh" w:date="2013-08-24T17:00:00Z"/>
              </w:rPr>
            </w:pPr>
            <w:ins w:id="690" w:author="Anees Shaikh" w:date="2013-08-24T17:02:00Z">
              <w:r>
                <w:t>In the OpenFlow 1.3.1 specification and earlier, the terms OpenFlow datapath and OpenFlow Switch are essentially interchangeable</w:t>
              </w:r>
            </w:ins>
          </w:p>
        </w:tc>
        <w:tc>
          <w:tcPr>
            <w:tcW w:w="3834" w:type="dxa"/>
            <w:tcPrChange w:id="691" w:author="Anees Shaikh" w:date="2013-08-24T17:06:00Z">
              <w:tcPr>
                <w:tcW w:w="3192" w:type="dxa"/>
              </w:tcPr>
            </w:tcPrChange>
          </w:tcPr>
          <w:p w14:paraId="1A24A247" w14:textId="756189BA" w:rsidR="00691DAE" w:rsidRDefault="00691DAE" w:rsidP="00691DAE">
            <w:pPr>
              <w:rPr>
                <w:ins w:id="692" w:author="Anees Shaikh" w:date="2013-08-24T17:03:00Z"/>
              </w:rPr>
            </w:pPr>
            <w:ins w:id="693" w:author="Anees Shaikh" w:date="2013-08-24T17:03:00Z">
              <w:r>
                <w:t>In the OF-Config 1.1.1 specification and earlier, the term OpenFlow Logical Switch maps to the OpenFlow datapath in the OpenFlow 1.3.1 and earlier specs. The term OpenFlow Capable Switch</w:t>
              </w:r>
            </w:ins>
            <w:ins w:id="694" w:author="Anees Shaikh" w:date="2013-08-24T17:04:00Z">
              <w:r>
                <w:t xml:space="preserve"> </w:t>
              </w:r>
            </w:ins>
            <w:ins w:id="695" w:author="Anees Shaikh" w:date="2013-08-24T17:03:00Z">
              <w:r>
                <w:t>introduces a new abstraction</w:t>
              </w:r>
            </w:ins>
            <w:ins w:id="696" w:author="Anees Shaikh" w:date="2013-08-24T17:04:00Z">
              <w:r>
                <w:t>.</w:t>
              </w:r>
            </w:ins>
          </w:p>
          <w:p w14:paraId="0A723A44" w14:textId="77777777" w:rsidR="00691DAE" w:rsidRDefault="00691DAE" w:rsidP="00691DAE">
            <w:pPr>
              <w:rPr>
                <w:ins w:id="697" w:author="Anees Shaikh" w:date="2013-08-24T17:03:00Z"/>
              </w:rPr>
            </w:pPr>
            <w:ins w:id="698" w:author="Anees Shaikh" w:date="2013-08-24T17:03:00Z">
              <w:r>
                <w:t>OpenFlow Logical Switch = OpenFlow datapath (as defined in the OpenFlow specification)</w:t>
              </w:r>
            </w:ins>
          </w:p>
          <w:p w14:paraId="5B31E638" w14:textId="77777777" w:rsidR="00691DAE" w:rsidRDefault="00691DAE" w:rsidP="00691DAE">
            <w:pPr>
              <w:rPr>
                <w:ins w:id="699" w:author="Anees Shaikh" w:date="2013-08-24T17:03:00Z"/>
              </w:rPr>
            </w:pPr>
            <w:ins w:id="700" w:author="Anees Shaikh" w:date="2013-08-24T17:03:00Z">
              <w:r>
                <w:lastRenderedPageBreak/>
                <w:t>OpenFlow Controller = controller (as defined in the OpenFlow specification)</w:t>
              </w:r>
            </w:ins>
          </w:p>
          <w:p w14:paraId="2459CFEE" w14:textId="6BF3FBD1" w:rsidR="00691DAE" w:rsidRDefault="00691DAE" w:rsidP="00691DAE">
            <w:pPr>
              <w:rPr>
                <w:ins w:id="701" w:author="Anees Shaikh" w:date="2013-08-24T17:03:00Z"/>
              </w:rPr>
            </w:pPr>
            <w:ins w:id="702" w:author="Anees Shaikh" w:date="2013-08-24T17:03:00Z">
              <w:r>
                <w:t xml:space="preserve">OpenFlow Capable Switch = a new </w:t>
              </w:r>
            </w:ins>
            <w:ins w:id="703" w:author="Anees Shaikh" w:date="2013-08-24T17:04:00Z">
              <w:r>
                <w:t>element</w:t>
              </w:r>
            </w:ins>
          </w:p>
          <w:p w14:paraId="0F1DCDC7" w14:textId="3331639A" w:rsidR="001B345E" w:rsidRDefault="00691DAE" w:rsidP="00691DAE">
            <w:pPr>
              <w:rPr>
                <w:ins w:id="704" w:author="Anees Shaikh" w:date="2013-08-24T17:00:00Z"/>
              </w:rPr>
            </w:pPr>
            <w:ins w:id="705" w:author="Anees Shaikh" w:date="2013-08-24T17:03:00Z">
              <w:r>
                <w:t xml:space="preserve">OpenFlow Configuration Point = a new </w:t>
              </w:r>
            </w:ins>
            <w:ins w:id="706" w:author="Anees Shaikh" w:date="2013-08-24T17:04:00Z">
              <w:r>
                <w:t>element</w:t>
              </w:r>
            </w:ins>
          </w:p>
        </w:tc>
      </w:tr>
      <w:tr w:rsidR="001B345E" w14:paraId="3CF560E8" w14:textId="77777777" w:rsidTr="00691DAE">
        <w:trPr>
          <w:ins w:id="707" w:author="Anees Shaikh" w:date="2013-08-24T17:00:00Z"/>
        </w:trPr>
        <w:tc>
          <w:tcPr>
            <w:tcW w:w="1908" w:type="dxa"/>
            <w:tcPrChange w:id="708" w:author="Anees Shaikh" w:date="2013-08-24T17:06:00Z">
              <w:tcPr>
                <w:tcW w:w="3192" w:type="dxa"/>
                <w:gridSpan w:val="2"/>
              </w:tcPr>
            </w:tcPrChange>
          </w:tcPr>
          <w:p w14:paraId="1E5E179B" w14:textId="37AADACE" w:rsidR="001B345E" w:rsidRDefault="00691DAE" w:rsidP="001B345E">
            <w:pPr>
              <w:rPr>
                <w:ins w:id="709" w:author="Anees Shaikh" w:date="2013-08-24T17:00:00Z"/>
              </w:rPr>
            </w:pPr>
            <w:ins w:id="710" w:author="Anees Shaikh" w:date="2013-08-24T17:04:00Z">
              <w:r w:rsidRPr="00691DAE">
                <w:lastRenderedPageBreak/>
                <w:t>Transport</w:t>
              </w:r>
            </w:ins>
          </w:p>
        </w:tc>
        <w:tc>
          <w:tcPr>
            <w:tcW w:w="3834" w:type="dxa"/>
            <w:tcPrChange w:id="711" w:author="Anees Shaikh" w:date="2013-08-24T17:06:00Z">
              <w:tcPr>
                <w:tcW w:w="3192" w:type="dxa"/>
                <w:gridSpan w:val="2"/>
              </w:tcPr>
            </w:tcPrChange>
          </w:tcPr>
          <w:p w14:paraId="1ABC64BC" w14:textId="00BE0A03" w:rsidR="001B345E" w:rsidRDefault="00691DAE" w:rsidP="00691DAE">
            <w:pPr>
              <w:rPr>
                <w:ins w:id="712" w:author="Anees Shaikh" w:date="2013-08-24T17:00:00Z"/>
              </w:rPr>
            </w:pPr>
            <w:ins w:id="713" w:author="Anees Shaikh" w:date="2013-08-24T17:05:00Z">
              <w:r>
                <w:t>A bit-level protocol specified in the OpenFlow standard currently supported over TCP, TLS, or SSL</w:t>
              </w:r>
            </w:ins>
          </w:p>
        </w:tc>
        <w:tc>
          <w:tcPr>
            <w:tcW w:w="3834" w:type="dxa"/>
            <w:tcPrChange w:id="714" w:author="Anees Shaikh" w:date="2013-08-24T17:06:00Z">
              <w:tcPr>
                <w:tcW w:w="3192" w:type="dxa"/>
              </w:tcPr>
            </w:tcPrChange>
          </w:tcPr>
          <w:p w14:paraId="48714874" w14:textId="00E31BAA" w:rsidR="001B345E" w:rsidRDefault="000A5992" w:rsidP="000A5992">
            <w:pPr>
              <w:rPr>
                <w:ins w:id="715" w:author="Anees Shaikh" w:date="2013-08-24T17:00:00Z"/>
              </w:rPr>
            </w:pPr>
            <w:ins w:id="716" w:author="Anees Shaikh" w:date="2013-08-24T17:07:00Z">
              <w:r>
                <w:t>An XML data model and operational behavior specified in the OF-Config standard bound to the NETCONF operations and transport standard for network device configuration and management</w:t>
              </w:r>
            </w:ins>
          </w:p>
        </w:tc>
      </w:tr>
      <w:tr w:rsidR="001B345E" w14:paraId="15026D7D" w14:textId="77777777" w:rsidTr="00691DAE">
        <w:trPr>
          <w:ins w:id="717" w:author="Anees Shaikh" w:date="2013-08-24T17:00:00Z"/>
        </w:trPr>
        <w:tc>
          <w:tcPr>
            <w:tcW w:w="1908" w:type="dxa"/>
            <w:tcPrChange w:id="718" w:author="Anees Shaikh" w:date="2013-08-24T17:06:00Z">
              <w:tcPr>
                <w:tcW w:w="3192" w:type="dxa"/>
                <w:gridSpan w:val="2"/>
              </w:tcPr>
            </w:tcPrChange>
          </w:tcPr>
          <w:p w14:paraId="2C938B29" w14:textId="4BEE692F" w:rsidR="001B345E" w:rsidRDefault="007B4A83" w:rsidP="001B345E">
            <w:pPr>
              <w:rPr>
                <w:ins w:id="719" w:author="Anees Shaikh" w:date="2013-08-24T17:00:00Z"/>
              </w:rPr>
            </w:pPr>
            <w:ins w:id="720" w:author="Anees Shaikh" w:date="2013-08-24T17:08:00Z">
              <w:r>
                <w:t>Protocol endpoints</w:t>
              </w:r>
            </w:ins>
          </w:p>
        </w:tc>
        <w:tc>
          <w:tcPr>
            <w:tcW w:w="3834" w:type="dxa"/>
            <w:tcPrChange w:id="721" w:author="Anees Shaikh" w:date="2013-08-24T17:06:00Z">
              <w:tcPr>
                <w:tcW w:w="3192" w:type="dxa"/>
                <w:gridSpan w:val="2"/>
              </w:tcPr>
            </w:tcPrChange>
          </w:tcPr>
          <w:p w14:paraId="610F4E18" w14:textId="6091777A" w:rsidR="009D0127" w:rsidRDefault="009D0127" w:rsidP="009D0127">
            <w:pPr>
              <w:rPr>
                <w:ins w:id="722" w:author="Anees Shaikh" w:date="2013-08-24T17:20:00Z"/>
              </w:rPr>
            </w:pPr>
            <w:ins w:id="723" w:author="Anees Shaikh" w:date="2013-08-24T17:20:00Z">
              <w:r>
                <w:t>1) An OpenFlow datapath, also referred to as OpenFlow Logical Switch (OFLS)</w:t>
              </w:r>
            </w:ins>
          </w:p>
          <w:p w14:paraId="334E666F" w14:textId="2333E46F" w:rsidR="001B345E" w:rsidRDefault="009D0127" w:rsidP="009D0127">
            <w:pPr>
              <w:rPr>
                <w:ins w:id="724" w:author="Anees Shaikh" w:date="2013-08-24T17:00:00Z"/>
              </w:rPr>
            </w:pPr>
            <w:ins w:id="725" w:author="Anees Shaikh" w:date="2013-08-24T17:20:00Z">
              <w:r>
                <w:t>2) An OpenFlow Controller  (OFC)</w:t>
              </w:r>
            </w:ins>
          </w:p>
        </w:tc>
        <w:tc>
          <w:tcPr>
            <w:tcW w:w="3834" w:type="dxa"/>
            <w:tcPrChange w:id="726" w:author="Anees Shaikh" w:date="2013-08-24T17:06:00Z">
              <w:tcPr>
                <w:tcW w:w="3192" w:type="dxa"/>
              </w:tcPr>
            </w:tcPrChange>
          </w:tcPr>
          <w:p w14:paraId="439F1420" w14:textId="052EC637" w:rsidR="009D0127" w:rsidRDefault="009D0127" w:rsidP="009D0127">
            <w:pPr>
              <w:rPr>
                <w:ins w:id="727" w:author="Anees Shaikh" w:date="2013-08-24T17:20:00Z"/>
              </w:rPr>
            </w:pPr>
            <w:ins w:id="728" w:author="Anees Shaikh" w:date="2013-08-24T17:20:00Z">
              <w:r>
                <w:t>1) An OpenFlow Capable Switch (OFCS) able to instantiate one or more OpenFlow Logical Switches (i.e. OpenFlow datapaths)</w:t>
              </w:r>
            </w:ins>
          </w:p>
          <w:p w14:paraId="61BC6F30" w14:textId="48D3ECC3" w:rsidR="001B345E" w:rsidRDefault="009D0127" w:rsidP="009D0127">
            <w:pPr>
              <w:rPr>
                <w:ins w:id="729" w:author="Anees Shaikh" w:date="2013-08-24T17:00:00Z"/>
              </w:rPr>
            </w:pPr>
            <w:ins w:id="730" w:author="Anees Shaikh" w:date="2013-08-24T17:20:00Z">
              <w:r>
                <w:t>2) An OpenFlow Configuration Point (OFCP)</w:t>
              </w:r>
            </w:ins>
          </w:p>
        </w:tc>
      </w:tr>
      <w:tr w:rsidR="009D0127" w14:paraId="2FE6716F" w14:textId="77777777" w:rsidTr="00691DAE">
        <w:trPr>
          <w:ins w:id="731" w:author="Anees Shaikh" w:date="2013-08-24T17:21:00Z"/>
        </w:trPr>
        <w:tc>
          <w:tcPr>
            <w:tcW w:w="1908" w:type="dxa"/>
          </w:tcPr>
          <w:p w14:paraId="6FEEDE78" w14:textId="1770C10C" w:rsidR="009D0127" w:rsidRDefault="009D0127" w:rsidP="009D0127">
            <w:pPr>
              <w:rPr>
                <w:ins w:id="732" w:author="Anees Shaikh" w:date="2013-08-24T17:21:00Z"/>
              </w:rPr>
            </w:pPr>
            <w:ins w:id="733" w:author="Anees Shaikh" w:date="2013-08-24T17:21:00Z">
              <w:r w:rsidRPr="009D0127">
                <w:t xml:space="preserve">Example </w:t>
              </w:r>
              <w:r>
                <w:t>usage</w:t>
              </w:r>
            </w:ins>
          </w:p>
        </w:tc>
        <w:tc>
          <w:tcPr>
            <w:tcW w:w="3834" w:type="dxa"/>
          </w:tcPr>
          <w:p w14:paraId="39D983FA" w14:textId="4FB8390E" w:rsidR="009D0127" w:rsidRDefault="000B2CBA" w:rsidP="000B2CBA">
            <w:pPr>
              <w:rPr>
                <w:ins w:id="734" w:author="Anees Shaikh" w:date="2013-08-24T17:21:00Z"/>
              </w:rPr>
            </w:pPr>
            <w:ins w:id="735" w:author="Anees Shaikh" w:date="2013-08-24T17:21:00Z">
              <w:r>
                <w:t>An OpenFlow Controller adds a flow modification to an OpenFlow datapath (OFLS) which allows Ethernet frames containing IP packets which originated from 192.168.3.10 and are coming in</w:t>
              </w:r>
            </w:ins>
            <w:ins w:id="736" w:author="Anees Shaikh" w:date="2013-08-24T17:22:00Z">
              <w:r>
                <w:t xml:space="preserve"> </w:t>
              </w:r>
            </w:ins>
            <w:ins w:id="737" w:author="Anees Shaikh" w:date="2013-08-24T17:21:00Z">
              <w:r>
                <w:t xml:space="preserve">on the datapath's port 2 to </w:t>
              </w:r>
            </w:ins>
            <w:ins w:id="738" w:author="Anees Shaikh" w:date="2013-08-24T17:22:00Z">
              <w:r>
                <w:t>be forwarded</w:t>
              </w:r>
            </w:ins>
            <w:ins w:id="739" w:author="Anees Shaikh" w:date="2013-08-24T17:21:00Z">
              <w:r>
                <w:t xml:space="preserve"> out on the datapath's port 14</w:t>
              </w:r>
            </w:ins>
          </w:p>
        </w:tc>
        <w:tc>
          <w:tcPr>
            <w:tcW w:w="3834" w:type="dxa"/>
          </w:tcPr>
          <w:p w14:paraId="68A8D453" w14:textId="593D3E18" w:rsidR="009D0127" w:rsidRDefault="000B2CBA" w:rsidP="000B2CBA">
            <w:pPr>
              <w:rPr>
                <w:ins w:id="740" w:author="Anees Shaikh" w:date="2013-08-24T17:21:00Z"/>
              </w:rPr>
            </w:pPr>
            <w:ins w:id="741" w:author="Anees Shaikh" w:date="2013-08-24T17:22:00Z">
              <w:r>
                <w:t>An OpenFlow Configuration Point configures a particular OpenFlow Logical Switch (OF datapath) to be associated with a particular OpenFlow Controller</w:t>
              </w:r>
            </w:ins>
          </w:p>
        </w:tc>
      </w:tr>
    </w:tbl>
    <w:p w14:paraId="0CC36C45" w14:textId="58162D94" w:rsidR="001B345E" w:rsidRPr="001B345E" w:rsidRDefault="001E337C" w:rsidP="001B345E">
      <w:ins w:id="742" w:author="Anees Shaikh" w:date="2013-08-24T17:23:00Z">
        <w:r w:rsidRPr="001E337C">
          <w:t xml:space="preserve">It should be noted that some properties of the OpenFlow Logical Switch (i.e. OpenFlow datapath) are available and </w:t>
        </w:r>
        <w:r>
          <w:t>configurable</w:t>
        </w:r>
        <w:r w:rsidRPr="001E337C">
          <w:t xml:space="preserve"> via both OpenFlow and OF-</w:t>
        </w:r>
        <w:r>
          <w:t>CONFIG</w:t>
        </w:r>
        <w:r w:rsidRPr="001E337C">
          <w:t>.  Having multiple channels for some of the same data is considered appropriate since the primary purpose of OpenFlow Configuration Points and OpenFlow Controllers are quite different.   The ONF strives for synchronization of the data models and semantics between the OpenFlow and OF-</w:t>
        </w:r>
        <w:r>
          <w:t>CONFIG</w:t>
        </w:r>
        <w:r w:rsidRPr="001E337C">
          <w:t xml:space="preserve"> standards prior to </w:t>
        </w:r>
      </w:ins>
      <w:ins w:id="743" w:author="Anees Shaikh" w:date="2013-08-24T17:24:00Z">
        <w:r>
          <w:t>update</w:t>
        </w:r>
      </w:ins>
      <w:ins w:id="744" w:author="Anees Shaikh" w:date="2013-08-24T17:23:00Z">
        <w:r w:rsidRPr="001E337C">
          <w:t xml:space="preserve"> of either standard.</w:t>
        </w:r>
      </w:ins>
    </w:p>
    <w:p w14:paraId="339D1852" w14:textId="77777777" w:rsidR="00E64B71" w:rsidRDefault="00E64B71" w:rsidP="00BA30A0">
      <w:pPr>
        <w:pStyle w:val="Heading1"/>
      </w:pPr>
      <w:bookmarkStart w:id="745" w:name="_Toc358291551"/>
      <w:r>
        <w:t>Scope</w:t>
      </w:r>
      <w:bookmarkEnd w:id="745"/>
    </w:p>
    <w:p w14:paraId="195AD289" w14:textId="39C6ABB8" w:rsidR="00D35927" w:rsidRDefault="00E34319" w:rsidP="00D35927">
      <w:r>
        <w:t>OF-CONFIG 1.2</w:t>
      </w:r>
      <w:r w:rsidR="00D35927">
        <w:t xml:space="preserve"> is focused on the following functions needed to configure an OpenFlow 1.3  datapath:</w:t>
      </w:r>
    </w:p>
    <w:p w14:paraId="4C4B8731" w14:textId="013B37B7" w:rsidR="00D35927" w:rsidRDefault="00D35927" w:rsidP="00D35927">
      <w:pPr>
        <w:numPr>
          <w:ilvl w:val="0"/>
          <w:numId w:val="1"/>
        </w:numPr>
        <w:rPr>
          <w:ins w:id="746" w:author="Deepak Bansal (AZURE)" w:date="2013-09-07T19:15:00Z"/>
        </w:rPr>
      </w:pPr>
      <w:r>
        <w:t>The assignment of one or more OpenFlow controllers</w:t>
      </w:r>
      <w:ins w:id="747" w:author="Deepak Bansal (AZURE)" w:date="2013-09-07T19:15:00Z">
        <w:r w:rsidR="000D4800">
          <w:t xml:space="preserve"> to openflow data planes</w:t>
        </w:r>
      </w:ins>
    </w:p>
    <w:p w14:paraId="6DDE38F0" w14:textId="03E29291" w:rsidR="000D4800" w:rsidDel="000D4800" w:rsidRDefault="000D4800" w:rsidP="00D35927">
      <w:pPr>
        <w:numPr>
          <w:ilvl w:val="0"/>
          <w:numId w:val="1"/>
        </w:numPr>
        <w:rPr>
          <w:del w:id="748" w:author="Deepak Bansal (AZURE)" w:date="2013-09-07T19:17:00Z"/>
        </w:rPr>
      </w:pPr>
    </w:p>
    <w:p w14:paraId="088E5033" w14:textId="77777777" w:rsidR="00D35927" w:rsidRDefault="00D35927" w:rsidP="00D35927">
      <w:pPr>
        <w:numPr>
          <w:ilvl w:val="0"/>
          <w:numId w:val="1"/>
        </w:numPr>
      </w:pPr>
      <w:r>
        <w:t>The configuration of queues and ports</w:t>
      </w:r>
    </w:p>
    <w:p w14:paraId="56A76F7F" w14:textId="77777777" w:rsidR="00D35927" w:rsidRDefault="00D35927" w:rsidP="00D35927">
      <w:pPr>
        <w:numPr>
          <w:ilvl w:val="0"/>
          <w:numId w:val="1"/>
        </w:numPr>
      </w:pPr>
      <w:r>
        <w:t>The ability to remotely change some aspects of ports (e.g. up/down)</w:t>
      </w:r>
    </w:p>
    <w:p w14:paraId="706D331A" w14:textId="77777777" w:rsidR="00D35927" w:rsidRDefault="00D35927" w:rsidP="00D35927">
      <w:pPr>
        <w:numPr>
          <w:ilvl w:val="0"/>
          <w:numId w:val="1"/>
        </w:numPr>
      </w:pPr>
      <w:r>
        <w:t>Configuration of ceritificates for secure communication between the OpenFlow Logical Switches and OpenFlow Controllers</w:t>
      </w:r>
    </w:p>
    <w:p w14:paraId="284E4FBA" w14:textId="77777777" w:rsidR="00D35927" w:rsidRDefault="00D35927" w:rsidP="00D35927">
      <w:pPr>
        <w:numPr>
          <w:ilvl w:val="0"/>
          <w:numId w:val="1"/>
        </w:numPr>
      </w:pPr>
      <w:r>
        <w:lastRenderedPageBreak/>
        <w:t>Discovery of capabilities of an OpenFlow Logical Switch</w:t>
      </w:r>
    </w:p>
    <w:p w14:paraId="5F555FF8" w14:textId="724EEB74" w:rsidR="00D35927" w:rsidRDefault="00D35927" w:rsidP="00D35927">
      <w:pPr>
        <w:numPr>
          <w:ilvl w:val="0"/>
          <w:numId w:val="1"/>
        </w:numPr>
      </w:pPr>
      <w:r>
        <w:t xml:space="preserve">Configuration of a </w:t>
      </w:r>
      <w:del w:id="749" w:author="Anees Shaikh" w:date="2013-08-24T16:07:00Z">
        <w:r w:rsidDel="00DA4FF1">
          <w:delText xml:space="preserve">small </w:delText>
        </w:r>
      </w:del>
      <w:r>
        <w:t xml:space="preserve">set of </w:t>
      </w:r>
      <w:ins w:id="750" w:author="Anees Shaikh" w:date="2013-08-24T16:07:00Z">
        <w:r w:rsidR="00DA4FF1">
          <w:t xml:space="preserve">specific </w:t>
        </w:r>
      </w:ins>
      <w:r>
        <w:t>tunnel types such as IP-in-GRE, NV-GRE, VxLAN</w:t>
      </w:r>
    </w:p>
    <w:p w14:paraId="04DA5EFE" w14:textId="5261BB3E" w:rsidR="00BB7B53" w:rsidRDefault="00DA4FF1" w:rsidP="00D35927">
      <w:ins w:id="751" w:author="Anees Shaikh" w:date="2013-08-24T16:11:00Z">
        <w:r>
          <w:t xml:space="preserve">New </w:t>
        </w:r>
      </w:ins>
      <w:del w:id="752" w:author="Anees Shaikh" w:date="2013-08-24T16:11:00Z">
        <w:r w:rsidR="007A30A1" w:rsidDel="00DA4FF1">
          <w:delText>F</w:delText>
        </w:r>
      </w:del>
      <w:ins w:id="753" w:author="Anees Shaikh" w:date="2013-08-24T16:11:00Z">
        <w:r>
          <w:t>f</w:t>
        </w:r>
      </w:ins>
      <w:r w:rsidR="007A30A1">
        <w:t xml:space="preserve">unctionality introduced in </w:t>
      </w:r>
      <w:r w:rsidR="00E34319">
        <w:t>OF-CONFIG 1.2</w:t>
      </w:r>
      <w:r w:rsidR="007A30A1">
        <w:t xml:space="preserve"> includes:</w:t>
      </w:r>
    </w:p>
    <w:p w14:paraId="69D75EE6" w14:textId="04A20242" w:rsidR="000D4800" w:rsidRDefault="000D4800" w:rsidP="000D4800">
      <w:pPr>
        <w:numPr>
          <w:ilvl w:val="0"/>
          <w:numId w:val="31"/>
        </w:numPr>
        <w:rPr>
          <w:ins w:id="754" w:author="Deepak Bansal (AZURE)" w:date="2013-09-07T19:17:00Z"/>
        </w:rPr>
      </w:pPr>
      <w:ins w:id="755" w:author="Deepak Bansal (AZURE)" w:date="2013-09-07T19:17:00Z">
        <w:r>
          <w:t>Instantiation of openflow data planes (called openflow logical switches)</w:t>
        </w:r>
      </w:ins>
    </w:p>
    <w:p w14:paraId="0A05D1BD" w14:textId="1515C190" w:rsidR="00DA4FF1" w:rsidRDefault="00DA4FF1" w:rsidP="00DA4FF1">
      <w:pPr>
        <w:numPr>
          <w:ilvl w:val="0"/>
          <w:numId w:val="31"/>
        </w:numPr>
        <w:rPr>
          <w:ins w:id="756" w:author="Anees Shaikh" w:date="2013-08-24T16:07:00Z"/>
        </w:rPr>
      </w:pPr>
      <w:ins w:id="757" w:author="Anees Shaikh" w:date="2013-08-24T16:07:00Z">
        <w:r>
          <w:t>Assignment of resources o</w:t>
        </w:r>
      </w:ins>
      <w:ins w:id="758" w:author="Deepak Bansal (AZURE)" w:date="2013-09-07T19:17:00Z">
        <w:r w:rsidR="000D4800">
          <w:t>f an</w:t>
        </w:r>
      </w:ins>
      <w:ins w:id="759" w:author="Anees Shaikh" w:date="2013-08-24T16:07:00Z">
        <w:del w:id="760" w:author="Deepak Bansal (AZURE)" w:date="2013-09-07T19:17:00Z">
          <w:r w:rsidDel="000D4800">
            <w:delText>n N</w:delText>
          </w:r>
        </w:del>
        <w:r>
          <w:t xml:space="preserve"> OpenFlow Capable Switch to one or more OpenFlow Logical Switches</w:t>
        </w:r>
      </w:ins>
    </w:p>
    <w:p w14:paraId="2F19C0CA" w14:textId="12CE3D4E" w:rsidR="00DA4FF1" w:rsidRPr="00DA4FF1" w:rsidRDefault="00DA4FF1" w:rsidP="00C128FA">
      <w:pPr>
        <w:pStyle w:val="ListParagraph"/>
        <w:numPr>
          <w:ilvl w:val="0"/>
          <w:numId w:val="31"/>
        </w:numPr>
        <w:rPr>
          <w:ins w:id="761" w:author="Anees Shaikh" w:date="2013-08-24T16:07:00Z"/>
          <w:rFonts w:cstheme="minorHAnsi"/>
          <w:rPrChange w:id="762" w:author="Anees Shaikh" w:date="2013-08-24T16:07:00Z">
            <w:rPr>
              <w:ins w:id="763" w:author="Anees Shaikh" w:date="2013-08-24T16:07:00Z"/>
              <w:rFonts w:asciiTheme="minorHAnsi" w:hAnsiTheme="minorHAnsi" w:cstheme="minorHAnsi"/>
            </w:rPr>
          </w:rPrChange>
        </w:rPr>
      </w:pPr>
      <w:ins w:id="764" w:author="Anees Shaikh" w:date="2013-08-24T16:09:00Z">
        <w:r>
          <w:rPr>
            <w:rFonts w:cstheme="minorHAnsi"/>
          </w:rPr>
          <w:t>Support for the emerging Negotiable Datapath Model (NDM)</w:t>
        </w:r>
      </w:ins>
      <w:ins w:id="765" w:author="Anees Shaikh" w:date="2013-08-24T16:10:00Z">
        <w:r>
          <w:rPr>
            <w:rFonts w:cstheme="minorHAnsi"/>
          </w:rPr>
          <w:t xml:space="preserve"> being developed in the ONF</w:t>
        </w:r>
      </w:ins>
      <w:ins w:id="766" w:author="Anees Shaikh" w:date="2013-08-24T16:08:00Z">
        <w:r>
          <w:rPr>
            <w:rFonts w:cstheme="minorHAnsi"/>
          </w:rPr>
          <w:t xml:space="preserve"> </w:t>
        </w:r>
      </w:ins>
    </w:p>
    <w:p w14:paraId="6C0974AD" w14:textId="4D234B19" w:rsidR="007A30A1" w:rsidRPr="00DA4FF1" w:rsidRDefault="007A30A1" w:rsidP="00C128FA">
      <w:pPr>
        <w:pStyle w:val="ListParagraph"/>
        <w:numPr>
          <w:ilvl w:val="0"/>
          <w:numId w:val="31"/>
        </w:numPr>
        <w:rPr>
          <w:ins w:id="767" w:author="Anees Shaikh" w:date="2013-08-24T16:07:00Z"/>
          <w:rFonts w:cstheme="minorHAnsi"/>
          <w:rPrChange w:id="768" w:author="Anees Shaikh" w:date="2013-08-24T16:07:00Z">
            <w:rPr>
              <w:ins w:id="769" w:author="Anees Shaikh" w:date="2013-08-24T16:07:00Z"/>
              <w:rFonts w:asciiTheme="minorHAnsi" w:hAnsiTheme="minorHAnsi" w:cstheme="minorHAnsi"/>
            </w:rPr>
          </w:rPrChange>
        </w:rPr>
      </w:pPr>
      <w:r w:rsidRPr="00C128FA">
        <w:rPr>
          <w:rFonts w:asciiTheme="minorHAnsi" w:hAnsiTheme="minorHAnsi" w:cstheme="minorHAnsi"/>
        </w:rPr>
        <w:t>Versioning Support</w:t>
      </w:r>
    </w:p>
    <w:p w14:paraId="57A9FB47" w14:textId="77777777" w:rsidR="00DA4FF1" w:rsidRPr="00AF5EB4" w:rsidRDefault="00DA4FF1">
      <w:pPr>
        <w:pStyle w:val="ListParagraph"/>
        <w:rPr>
          <w:rFonts w:cstheme="minorHAnsi"/>
        </w:rPr>
        <w:pPrChange w:id="770" w:author="Anees Shaikh" w:date="2013-08-24T16:50:00Z">
          <w:pPr>
            <w:pStyle w:val="ListParagraph"/>
            <w:numPr>
              <w:numId w:val="31"/>
            </w:numPr>
            <w:ind w:hanging="360"/>
          </w:pPr>
        </w:pPrChange>
      </w:pPr>
    </w:p>
    <w:p w14:paraId="19D22515" w14:textId="3CB61F72" w:rsidR="007A30A1" w:rsidRDefault="007A30A1" w:rsidP="00D35927">
      <w:r>
        <w:t>Other functions and/or the description of their use have been improved.</w:t>
      </w:r>
    </w:p>
    <w:p w14:paraId="694F9F48" w14:textId="563D5054" w:rsidR="00D35927" w:rsidRDefault="00D35927" w:rsidP="00D35927">
      <w:r>
        <w:t xml:space="preserve">While limited in scope, </w:t>
      </w:r>
      <w:r w:rsidR="00E34319">
        <w:t>OF-CONFIG 1.2</w:t>
      </w:r>
      <w:r>
        <w:t xml:space="preserve"> lays the foundation on top of which various automated and more advanced configurations will be possible in future revisions</w:t>
      </w:r>
      <w:r w:rsidR="00E25161">
        <w:t>.</w:t>
      </w:r>
      <w:r w:rsidR="00BB7B53">
        <w:t xml:space="preserve"> </w:t>
      </w:r>
      <w:ins w:id="771" w:author="Anees Shaikh" w:date="2013-08-24T16:45:00Z">
        <w:r w:rsidR="005918EE">
          <w:t xml:space="preserve"> The ONF Configuration and Management working group will publish additional specifications for </w:t>
        </w:r>
      </w:ins>
      <w:ins w:id="772" w:author="Anees Shaikh" w:date="2013-08-24T16:50:00Z">
        <w:r w:rsidR="005918EE">
          <w:t>net</w:t>
        </w:r>
      </w:ins>
      <w:ins w:id="773" w:author="Deepak Bansal (AZURE)" w:date="2013-09-07T19:18:00Z">
        <w:r w:rsidR="000D4800">
          <w:t>w</w:t>
        </w:r>
      </w:ins>
      <w:ins w:id="774" w:author="Anees Shaikh" w:date="2013-08-24T16:50:00Z">
        <w:r w:rsidR="005918EE">
          <w:t>ork operations, administration, and management (OAM), including</w:t>
        </w:r>
      </w:ins>
      <w:del w:id="775" w:author="Anees Shaikh" w:date="2013-08-24T16:51:00Z">
        <w:r w:rsidDel="005918EE">
          <w:delText>Switch discovery</w:delText>
        </w:r>
      </w:del>
      <w:r>
        <w:t>, topology discovery</w:t>
      </w:r>
      <w:del w:id="776" w:author="Anees Shaikh" w:date="2013-08-24T16:51:00Z">
        <w:r w:rsidDel="005918EE">
          <w:delText>, capability configuration</w:delText>
        </w:r>
      </w:del>
      <w:r w:rsidR="009C7A8A">
        <w:t xml:space="preserve">, </w:t>
      </w:r>
      <w:r>
        <w:t xml:space="preserve">event </w:t>
      </w:r>
      <w:del w:id="777" w:author="Anees Shaikh" w:date="2013-08-24T16:51:00Z">
        <w:r w:rsidDel="005918EE">
          <w:delText>triggers</w:delText>
        </w:r>
      </w:del>
      <w:ins w:id="778" w:author="Anees Shaikh" w:date="2013-08-24T16:51:00Z">
        <w:r w:rsidR="005918EE">
          <w:t>management</w:t>
        </w:r>
      </w:ins>
      <w:del w:id="779" w:author="Anees Shaikh" w:date="2013-08-24T16:43:00Z">
        <w:r w:rsidDel="005918EE">
          <w:delText>,</w:delText>
        </w:r>
        <w:r w:rsidR="00E25161" w:rsidDel="005918EE">
          <w:delText xml:space="preserve"> </w:delText>
        </w:r>
        <w:r w:rsidDel="005918EE">
          <w:delText>instantiation of OpenFlow Logical Switches, assignment of resources such as ports and queues to OpenFlow Logical Switches</w:delText>
        </w:r>
      </w:del>
      <w:r>
        <w:t>, and bootstrap of the OpenFlow capable network</w:t>
      </w:r>
      <w:del w:id="780" w:author="Anees Shaikh" w:date="2013-08-24T16:51:00Z">
        <w:r w:rsidDel="005918EE">
          <w:delText xml:space="preserve"> are outside the scope of </w:delText>
        </w:r>
        <w:r w:rsidR="00E34319" w:rsidDel="005918EE">
          <w:delText>OF-CONFIG 1.2</w:delText>
        </w:r>
        <w:r w:rsidDel="005918EE">
          <w:delText xml:space="preserve"> protocol. These may be included in future versions</w:delText>
        </w:r>
      </w:del>
      <w:r>
        <w:t>.</w:t>
      </w:r>
    </w:p>
    <w:p w14:paraId="1A190A38" w14:textId="3E8A20B0" w:rsidR="00956990" w:rsidRDefault="00956990" w:rsidP="00D35927">
      <w:r>
        <w:t xml:space="preserve">Note that even though this specification refers to OpenFlow 1.3, </w:t>
      </w:r>
      <w:r w:rsidR="00E34319">
        <w:t>OF-CONFIG 1.2</w:t>
      </w:r>
      <w:r w:rsidR="009F3843">
        <w:t xml:space="preserve"> supports previous Op</w:t>
      </w:r>
      <w:r>
        <w:t>e</w:t>
      </w:r>
      <w:r w:rsidR="009F3843">
        <w:t>nFlow versions, specifically, Op</w:t>
      </w:r>
      <w:r>
        <w:t>enFlow 1.0, 1.1 and 1.2.</w:t>
      </w:r>
    </w:p>
    <w:p w14:paraId="474A8AFC" w14:textId="77777777" w:rsidR="00E64B71" w:rsidRDefault="00E64B71" w:rsidP="00BA30A0">
      <w:pPr>
        <w:pStyle w:val="Heading1"/>
      </w:pPr>
      <w:bookmarkStart w:id="781" w:name="_Toc358291552"/>
      <w:r>
        <w:t>Normative Language</w:t>
      </w:r>
      <w:bookmarkEnd w:id="781"/>
    </w:p>
    <w:p w14:paraId="11C2C47C" w14:textId="77777777" w:rsidR="00E64B71" w:rsidRDefault="00E64B71" w:rsidP="00E64B71">
      <w:r>
        <w:t>The key words "MUST", "MUST NOT", "REQUIRED", "SHALL", "SHALL NOT", "SHOULD", "SHOULD NOT", "RECOMMENDED", "MAY", and "OPTIONAL" in this document are to be interpreted as described in RFC 2119 (3).</w:t>
      </w:r>
    </w:p>
    <w:p w14:paraId="77F881D7" w14:textId="77777777" w:rsidR="00E64B71" w:rsidRDefault="00E64B71" w:rsidP="00BA30A0">
      <w:pPr>
        <w:pStyle w:val="Heading1"/>
      </w:pPr>
      <w:bookmarkStart w:id="782" w:name="_Toc358291553"/>
      <w:r>
        <w:t>Terms</w:t>
      </w:r>
      <w:bookmarkEnd w:id="782"/>
    </w:p>
    <w:p w14:paraId="139A092C" w14:textId="77777777" w:rsidR="00E64B71" w:rsidRDefault="00E64B71" w:rsidP="00E64B71">
      <w:r>
        <w:t xml:space="preserve">The following section lists several terms and definitions used in this document. </w:t>
      </w:r>
    </w:p>
    <w:p w14:paraId="175E9E66" w14:textId="77777777" w:rsidR="00E64B71" w:rsidRDefault="00E64B71" w:rsidP="00C128FA">
      <w:pPr>
        <w:pStyle w:val="Heading2"/>
      </w:pPr>
      <w:bookmarkStart w:id="783" w:name="_Toc358291554"/>
      <w:r>
        <w:t>OpenFlow Capable Switch</w:t>
      </w:r>
      <w:bookmarkEnd w:id="783"/>
    </w:p>
    <w:p w14:paraId="23EF787D" w14:textId="77777777" w:rsidR="00E64B71" w:rsidRDefault="00E64B71" w:rsidP="00E64B71">
      <w:r>
        <w:t>An OpenFlow Capable switch is a physical or virtual switching device which can act an as operational context for an OpenFlow Logical Switch. OpenFlow Capable Switches contain and manage OpenFlow Resources which may be associated with an OpenFlow Logical Switch context.</w:t>
      </w:r>
    </w:p>
    <w:p w14:paraId="34EE0730" w14:textId="77777777" w:rsidR="00E64B71" w:rsidRDefault="00E64B71" w:rsidP="00BA30A0">
      <w:pPr>
        <w:pStyle w:val="Heading2"/>
      </w:pPr>
      <w:bookmarkStart w:id="784" w:name="_Toc358291555"/>
      <w:r>
        <w:t>OpenFlow Configuration Point</w:t>
      </w:r>
      <w:bookmarkEnd w:id="784"/>
    </w:p>
    <w:p w14:paraId="2A96839F" w14:textId="77777777" w:rsidR="00E64B71" w:rsidRDefault="00E64B71" w:rsidP="00E64B71">
      <w:r>
        <w:t>An OpenFlow Configuration Point configures one or more OpenFlow Capable Switches via the OpenFlow Configuration and Management Protocol (OF-CONFIG).</w:t>
      </w:r>
    </w:p>
    <w:p w14:paraId="6B4433AA" w14:textId="77777777" w:rsidR="00E64B71" w:rsidRDefault="00E64B71" w:rsidP="00BA30A0">
      <w:pPr>
        <w:pStyle w:val="Heading2"/>
      </w:pPr>
      <w:bookmarkStart w:id="785" w:name="_Toc358291556"/>
      <w:r>
        <w:lastRenderedPageBreak/>
        <w:t>OpenFlow Logical Switch</w:t>
      </w:r>
      <w:bookmarkEnd w:id="785"/>
    </w:p>
    <w:p w14:paraId="327EF6D9" w14:textId="77777777" w:rsidR="00E64B71" w:rsidRDefault="00E64B71" w:rsidP="00E64B71">
      <w:r w:rsidRPr="00E83D4B">
        <w:t>An OpenFlow Logical Switch is a set of resources (e.g. ports) from an OpenFlow Capable Switch which can be associated with a specific OpenFlow Controller. An OpenFlow Logical switch is an instantiation of an OpenFlow Datapath as specified in (1).</w:t>
      </w:r>
    </w:p>
    <w:p w14:paraId="4BD0A07F" w14:textId="77777777" w:rsidR="00E64B71" w:rsidRDefault="00E64B71" w:rsidP="00BA30A0">
      <w:pPr>
        <w:pStyle w:val="Heading2"/>
      </w:pPr>
      <w:bookmarkStart w:id="786" w:name="_Toc358291557"/>
      <w:r>
        <w:t>OpenFlow Resource</w:t>
      </w:r>
      <w:bookmarkEnd w:id="786"/>
    </w:p>
    <w:p w14:paraId="1DAA14C9" w14:textId="77777777" w:rsidR="00E64B71" w:rsidRDefault="00E64B71" w:rsidP="00E64B71">
      <w:r>
        <w:t>An OpenFlow Resource is a resource (e.g. port or queue) which is associated with an OpenFlow Capable Switch and may be associated with an OpenFlow Logical Switch.</w:t>
      </w:r>
    </w:p>
    <w:p w14:paraId="20EC2509" w14:textId="77777777" w:rsidR="00E64B71" w:rsidRDefault="00E64B71" w:rsidP="00C128FA">
      <w:pPr>
        <w:pStyle w:val="Heading3"/>
      </w:pPr>
      <w:bookmarkStart w:id="787" w:name="_Toc358291558"/>
      <w:r>
        <w:t>OpenFlow Queue</w:t>
      </w:r>
      <w:bookmarkEnd w:id="787"/>
    </w:p>
    <w:p w14:paraId="1E557EB9" w14:textId="77777777" w:rsidR="00E64B71" w:rsidRDefault="00E64B71" w:rsidP="00E64B71">
      <w:r>
        <w:t>An OpenFlow Queue is a queuing resource of an OpenFlow Logical Switch as described in the OpenFlow specification as the queue component of an OpenFlow datapath.</w:t>
      </w:r>
    </w:p>
    <w:p w14:paraId="50EB3860" w14:textId="77777777" w:rsidR="00E64B71" w:rsidRDefault="00E64B71" w:rsidP="00BA30A0">
      <w:pPr>
        <w:pStyle w:val="Heading3"/>
      </w:pPr>
      <w:bookmarkStart w:id="788" w:name="_Toc358291559"/>
      <w:r>
        <w:t>OpenFlow Port</w:t>
      </w:r>
      <w:bookmarkEnd w:id="788"/>
    </w:p>
    <w:p w14:paraId="6ADEAB6A" w14:textId="2104682B" w:rsidR="00E64B71" w:rsidRDefault="00E64B71" w:rsidP="00E64B71">
      <w:r>
        <w:t>An OpenFlow Port is a forwarding interface of an OpenFlow Logical Switch as described in the OpenFlow specification as the port component of an OpenFlow datapath.</w:t>
      </w:r>
      <w:r w:rsidR="00D35927">
        <w:t xml:space="preserve"> An Openflow Port may map to a physical port on a physical switch or a logical port on a physical or virtual switch.</w:t>
      </w:r>
    </w:p>
    <w:p w14:paraId="7B62FAF7" w14:textId="77777777" w:rsidR="00E64B71" w:rsidRDefault="00E64B71" w:rsidP="00C128FA">
      <w:pPr>
        <w:pStyle w:val="Heading2"/>
      </w:pPr>
      <w:bookmarkStart w:id="789" w:name="_Toc358291560"/>
      <w:r>
        <w:t>OpenFlow Controller</w:t>
      </w:r>
      <w:bookmarkEnd w:id="789"/>
    </w:p>
    <w:p w14:paraId="1F42C081" w14:textId="77777777" w:rsidR="00E64B71" w:rsidRDefault="00E64B71" w:rsidP="00E64B71">
      <w:r>
        <w:t>An OpenFlow Controller is software which controls OpenFlow Logical Switches via the OpenFlow protocol.</w:t>
      </w:r>
    </w:p>
    <w:p w14:paraId="3AF64E1D" w14:textId="51D9A6E4" w:rsidR="00747312" w:rsidRDefault="00747312" w:rsidP="00747312">
      <w:pPr>
        <w:pStyle w:val="Heading2"/>
        <w:rPr>
          <w:ins w:id="790" w:author="Carl Moberg" w:date="2013-06-03T22:47:00Z"/>
        </w:rPr>
      </w:pPr>
      <w:bookmarkStart w:id="791" w:name="_Toc358291561"/>
      <w:ins w:id="792" w:author="Carl Moberg" w:date="2013-06-03T22:47:00Z">
        <w:r>
          <w:t>NDM</w:t>
        </w:r>
        <w:bookmarkEnd w:id="791"/>
      </w:ins>
    </w:p>
    <w:p w14:paraId="161F8262" w14:textId="35B0C90B" w:rsidR="00747312" w:rsidRPr="00747312" w:rsidRDefault="00747312" w:rsidP="00747312">
      <w:pPr>
        <w:rPr>
          <w:ins w:id="793" w:author="Carl Moberg" w:date="2013-06-03T22:47:00Z"/>
        </w:rPr>
      </w:pPr>
      <w:ins w:id="794" w:author="Carl Moberg" w:date="2013-06-03T22:47:00Z">
        <w:r w:rsidRPr="00747312">
          <w:t>A Negotiable Datapath Model (NDM) is an abstract switch model that describes specific switch forwarding behaviors controllable via the OpenFlow-Switch protocol.</w:t>
        </w:r>
        <w:r>
          <w:t xml:space="preserve"> </w:t>
        </w:r>
        <w:r w:rsidRPr="00747312">
          <w:t>The NDM describes specific requirements for switch behavior so that implementers can perform optimizations or deliver more complex forwarding behaviors (beyond what can be scalably represented in a single OpenFlow t</w:t>
        </w:r>
        <w:r>
          <w:t>able) than they could otherwise</w:t>
        </w:r>
        <w:r w:rsidRPr="00747312">
          <w:t>.</w:t>
        </w:r>
      </w:ins>
    </w:p>
    <w:p w14:paraId="5EDFE88E" w14:textId="77777777" w:rsidR="00E64B71" w:rsidRDefault="00E64B71" w:rsidP="00BA30A0">
      <w:pPr>
        <w:pStyle w:val="Heading1"/>
      </w:pPr>
      <w:bookmarkStart w:id="795" w:name="_Toc358291562"/>
      <w:r>
        <w:t>Requirements</w:t>
      </w:r>
      <w:bookmarkEnd w:id="795"/>
    </w:p>
    <w:p w14:paraId="4EE98BAB" w14:textId="3F6F1367" w:rsidR="00E64B71" w:rsidRDefault="00E64B71" w:rsidP="00E64B71">
      <w:r>
        <w:t xml:space="preserve">This section describes requirements for the design of </w:t>
      </w:r>
      <w:r w:rsidR="00E34319">
        <w:t>OF-CONFIG 1.2</w:t>
      </w:r>
      <w:r>
        <w:t>.</w:t>
      </w:r>
    </w:p>
    <w:p w14:paraId="709FF12A" w14:textId="1C9C253A" w:rsidR="00E64B71" w:rsidRDefault="00E64B71" w:rsidP="00C128FA">
      <w:pPr>
        <w:pStyle w:val="Heading2"/>
      </w:pPr>
      <w:bookmarkStart w:id="796" w:name="_Toc358291563"/>
      <w:r w:rsidRPr="008206D7">
        <w:t>Requirements</w:t>
      </w:r>
      <w:r>
        <w:t xml:space="preserve"> from the OpenFlow 1.</w:t>
      </w:r>
      <w:r w:rsidR="00D35927">
        <w:t>3</w:t>
      </w:r>
      <w:r>
        <w:t xml:space="preserve"> Protocol Specification</w:t>
      </w:r>
      <w:bookmarkEnd w:id="796"/>
    </w:p>
    <w:p w14:paraId="42F3D47D" w14:textId="3A06F336" w:rsidR="00E64B71" w:rsidRDefault="00E64B71" w:rsidP="00E64B71">
      <w:r>
        <w:t>The specification of version 1.</w:t>
      </w:r>
      <w:r w:rsidR="00D35927">
        <w:t>3</w:t>
      </w:r>
      <w:r>
        <w:t xml:space="preserve"> of the OpenFlow protocol (1) includes explicit and implicit requirements for the configuration of OpenFlow switches. In (1) the term ‘configuration’ is used for two different kinds of operations: </w:t>
      </w:r>
      <w:r w:rsidR="009C7A8A">
        <w:t>c</w:t>
      </w:r>
      <w:r>
        <w:t xml:space="preserve">onfiguration using the OpenFlow protocol and configuration outside of the OpenFlow protocol. The first kind of configuration is dealt within (1). </w:t>
      </w:r>
      <w:r w:rsidR="00E34319">
        <w:t>OF-CONFIG 1.2</w:t>
      </w:r>
      <w:r>
        <w:t xml:space="preserve"> enables other configuration of </w:t>
      </w:r>
      <w:r>
        <w:lastRenderedPageBreak/>
        <w:t>OpenFlow switches.</w:t>
      </w:r>
      <w:r w:rsidR="003C232C">
        <w:t xml:space="preserve"> The specification of </w:t>
      </w:r>
      <w:r w:rsidR="00E34319">
        <w:t>OF-CONFIG 1.2</w:t>
      </w:r>
      <w:r w:rsidR="003C232C">
        <w:t xml:space="preserve"> is written with extensibility in mind. This includes versioning and backward compatibility. </w:t>
      </w:r>
    </w:p>
    <w:p w14:paraId="093F82C2" w14:textId="5810F27B" w:rsidR="000D4800" w:rsidRDefault="000D4800" w:rsidP="00C128FA">
      <w:pPr>
        <w:pStyle w:val="Heading3"/>
        <w:rPr>
          <w:ins w:id="797" w:author="Deepak Bansal (AZURE)" w:date="2013-09-07T19:19:00Z"/>
        </w:rPr>
      </w:pPr>
      <w:bookmarkStart w:id="798" w:name="_Toc358291564"/>
      <w:ins w:id="799" w:author="Deepak Bansal (AZURE)" w:date="2013-09-07T19:18:00Z">
        <w:r>
          <w:t>Instantiation of one or more Openflow Data Plane</w:t>
        </w:r>
      </w:ins>
      <w:ins w:id="800" w:author="Deepak Bansal (AZURE)" w:date="2013-09-07T19:19:00Z">
        <w:r>
          <w:t>s on an Openflow Capable Switch</w:t>
        </w:r>
      </w:ins>
      <w:ins w:id="801" w:author="Deepak Bansal (AZURE)" w:date="2013-09-07T19:24:00Z">
        <w:r w:rsidR="00016664">
          <w:t xml:space="preserve"> and assignment of resources to these data planes</w:t>
        </w:r>
      </w:ins>
    </w:p>
    <w:p w14:paraId="750AFA41" w14:textId="549E1CE1" w:rsidR="000D4800" w:rsidRPr="00B433CD" w:rsidRDefault="000D4800">
      <w:pPr>
        <w:rPr>
          <w:ins w:id="802" w:author="Deepak Bansal (AZURE)" w:date="2013-09-07T19:18:00Z"/>
        </w:rPr>
        <w:pPrChange w:id="803" w:author="Deepak Bansal (AZURE)" w:date="2013-09-07T19:19:00Z">
          <w:pPr>
            <w:pStyle w:val="Heading3"/>
          </w:pPr>
        </w:pPrChange>
      </w:pPr>
      <w:ins w:id="804" w:author="Deepak Bansal (AZURE)" w:date="2013-09-07T19:19:00Z">
        <w:r>
          <w:t>An openflow capable switch is capable of host</w:t>
        </w:r>
      </w:ins>
      <w:ins w:id="805" w:author="Deepak Bansal (AZURE)" w:date="2013-09-07T19:21:00Z">
        <w:r>
          <w:t>ing</w:t>
        </w:r>
      </w:ins>
      <w:ins w:id="806" w:author="Deepak Bansal (AZURE)" w:date="2013-09-07T19:19:00Z">
        <w:r>
          <w:t xml:space="preserve"> one or more openflow data planes</w:t>
        </w:r>
      </w:ins>
      <w:ins w:id="807" w:author="Deepak Bansal (AZURE)" w:date="2013-09-07T19:24:00Z">
        <w:r w:rsidR="00016664">
          <w:t xml:space="preserve"> (also refered to as openflow logical switch)</w:t>
        </w:r>
      </w:ins>
      <w:ins w:id="808" w:author="Deepak Bansal (AZURE)" w:date="2013-09-07T19:19:00Z">
        <w:r>
          <w:t xml:space="preserve">. </w:t>
        </w:r>
      </w:ins>
      <w:ins w:id="809" w:author="Deepak Bansal (AZURE)" w:date="2013-09-07T19:20:00Z">
        <w:r>
          <w:t xml:space="preserve">Initially, </w:t>
        </w:r>
      </w:ins>
      <w:ins w:id="810" w:author="Deepak Bansal (AZURE)" w:date="2013-09-07T19:21:00Z">
        <w:r w:rsidR="00261194">
          <w:t xml:space="preserve">the openflow capable switch owns all the resources of the switch and does not have any data plane instantiated. Using the of-config 1.2 protocol, OFCP can instantiate one or more openflow data planes and can assign resources such as queues and ports to these openflow data planes. </w:t>
        </w:r>
      </w:ins>
      <w:ins w:id="811" w:author="Deepak Bansal (AZURE)" w:date="2013-09-07T19:25:00Z">
        <w:r w:rsidR="00016664">
          <w:t xml:space="preserve">Some of the resources like management port may not be assigned to any openflow data plane. </w:t>
        </w:r>
      </w:ins>
    </w:p>
    <w:p w14:paraId="1F2B9F8C" w14:textId="77777777" w:rsidR="00E64B71" w:rsidRDefault="00E64B71" w:rsidP="00C128FA">
      <w:pPr>
        <w:pStyle w:val="Heading3"/>
      </w:pPr>
      <w:r>
        <w:t>Connection Setup to a Controller</w:t>
      </w:r>
      <w:bookmarkEnd w:id="798"/>
    </w:p>
    <w:p w14:paraId="6794730E" w14:textId="57CA74E2" w:rsidR="00E64B71" w:rsidRDefault="00E64B71" w:rsidP="00E64B71">
      <w:r>
        <w:t xml:space="preserve">Section 6.2 (Connection Setup) of (1) </w:t>
      </w:r>
      <w:r w:rsidR="00311E03">
        <w:t xml:space="preserve">requires that an OpenFlow switch always initiate the connection to the OpenFlow controller and </w:t>
      </w:r>
      <w:r>
        <w:t>discusses the process of setting up a connection between the OpenFlow switch and an OpenFlow controller. The switch initiates the connection applying three parameters that need to be configured in advance:</w:t>
      </w:r>
    </w:p>
    <w:p w14:paraId="450EDEF1" w14:textId="77777777" w:rsidR="00E64B71" w:rsidRDefault="00E64B71" w:rsidP="002C0E22">
      <w:pPr>
        <w:numPr>
          <w:ilvl w:val="0"/>
          <w:numId w:val="3"/>
        </w:numPr>
      </w:pPr>
      <w:r>
        <w:t>the IP address of the controller</w:t>
      </w:r>
    </w:p>
    <w:p w14:paraId="668B8AE1" w14:textId="77777777" w:rsidR="00E64B71" w:rsidRDefault="00E64B71" w:rsidP="002C0E22">
      <w:pPr>
        <w:numPr>
          <w:ilvl w:val="0"/>
          <w:numId w:val="3"/>
        </w:numPr>
      </w:pPr>
      <w:r>
        <w:t>the port number at the controller</w:t>
      </w:r>
    </w:p>
    <w:p w14:paraId="125BD6F2" w14:textId="77777777" w:rsidR="00E64B71" w:rsidRDefault="00E64B71" w:rsidP="002C0E22">
      <w:pPr>
        <w:numPr>
          <w:ilvl w:val="0"/>
          <w:numId w:val="3"/>
        </w:numPr>
      </w:pPr>
      <w:r>
        <w:t>the transport protocol to use, either TLS or TCP</w:t>
      </w:r>
    </w:p>
    <w:p w14:paraId="6851C965" w14:textId="0CFC7F6D" w:rsidR="00E64B71" w:rsidRDefault="00E34319" w:rsidP="00E64B71">
      <w:r>
        <w:t>OF-CONFIG 1.2</w:t>
      </w:r>
      <w:r w:rsidR="00E64B71">
        <w:t xml:space="preserve"> must provide means for configuring these parameters.</w:t>
      </w:r>
      <w:r w:rsidR="00311E03">
        <w:t xml:space="preserve"> Note that in future, alternative mechanisms for discovering the OpenFlow controller may be supported.</w:t>
      </w:r>
    </w:p>
    <w:p w14:paraId="24A80C79" w14:textId="77777777" w:rsidR="00E64B71" w:rsidRDefault="00E64B71" w:rsidP="00BA30A0">
      <w:pPr>
        <w:pStyle w:val="Heading3"/>
      </w:pPr>
      <w:bookmarkStart w:id="812" w:name="_Toc358291565"/>
      <w:r>
        <w:t xml:space="preserve">Multiple </w:t>
      </w:r>
      <w:r w:rsidRPr="005250DF">
        <w:t>Controllers</w:t>
      </w:r>
      <w:bookmarkEnd w:id="812"/>
    </w:p>
    <w:p w14:paraId="5DF33D32" w14:textId="23532B4A" w:rsidR="00E64B71" w:rsidRDefault="00E64B71" w:rsidP="00E64B71">
      <w:r>
        <w:t xml:space="preserve">Section 6.3 of (1) discusses how a switch deals with multiple controllers simultaneously. This implicitly requires </w:t>
      </w:r>
      <w:r w:rsidR="00E34319">
        <w:t>OF-CONFIG 1.2</w:t>
      </w:r>
      <w:r>
        <w:t xml:space="preserve"> to provide means for configuring multiple instances of the parameter set listed in 6.1.1 for specifying the connection setup to multiple controllers.</w:t>
      </w:r>
    </w:p>
    <w:p w14:paraId="577F8CB1" w14:textId="77777777" w:rsidR="00E64B71" w:rsidRDefault="00920140" w:rsidP="00BA30A0">
      <w:pPr>
        <w:pStyle w:val="Heading3"/>
      </w:pPr>
      <w:bookmarkStart w:id="813" w:name="_Toc358291566"/>
      <w:r>
        <w:t>OpenFlow</w:t>
      </w:r>
      <w:r w:rsidR="00E64B71">
        <w:t xml:space="preserve"> Logical Switches</w:t>
      </w:r>
      <w:bookmarkEnd w:id="813"/>
    </w:p>
    <w:p w14:paraId="534540DC" w14:textId="073A9985" w:rsidR="00E64B71" w:rsidRDefault="00E64B71" w:rsidP="00E64B71">
      <w:r>
        <w:t xml:space="preserve">The </w:t>
      </w:r>
      <w:r w:rsidR="00920140">
        <w:t>OpenFlow</w:t>
      </w:r>
      <w:r>
        <w:t xml:space="preserve"> 1.</w:t>
      </w:r>
      <w:r w:rsidR="00D35927">
        <w:t>3</w:t>
      </w:r>
      <w:r>
        <w:t xml:space="preserve"> protocol specifies various kinds of </w:t>
      </w:r>
      <w:r w:rsidR="00920140">
        <w:t>OpenFlow</w:t>
      </w:r>
      <w:r>
        <w:t xml:space="preserve"> resources associated with an </w:t>
      </w:r>
      <w:r w:rsidR="00920140">
        <w:t>OpenFlow</w:t>
      </w:r>
      <w:r>
        <w:t xml:space="preserve"> Logical Switch. The OF-CONFIG protocol must support the configuration of these </w:t>
      </w:r>
      <w:r w:rsidR="00920140">
        <w:t>OpenFlow</w:t>
      </w:r>
      <w:r>
        <w:t xml:space="preserve"> resources associated with an </w:t>
      </w:r>
      <w:r w:rsidR="00920140">
        <w:t>OpenFlow</w:t>
      </w:r>
      <w:r>
        <w:t xml:space="preserve"> Logical Switch. Examples of resources include queues and ports that have been assigned to an </w:t>
      </w:r>
      <w:r w:rsidR="00920140">
        <w:t>OpenFlow</w:t>
      </w:r>
      <w:r>
        <w:t xml:space="preserve"> Logical Switch. It is assumed that </w:t>
      </w:r>
      <w:r w:rsidR="00920140">
        <w:t>OpenFlow</w:t>
      </w:r>
      <w:r>
        <w:t xml:space="preserve"> Logical Switches have been instantiated out of band, for example, an administrator may have created them upfront. In addition, partitioning/assignment of </w:t>
      </w:r>
      <w:r w:rsidR="00920140">
        <w:t>OpenFlow</w:t>
      </w:r>
      <w:r>
        <w:t xml:space="preserve"> resources amongst multiple </w:t>
      </w:r>
      <w:r w:rsidR="00920140">
        <w:t>OpenFlow</w:t>
      </w:r>
      <w:r>
        <w:t xml:space="preserve"> switches that may exist in an </w:t>
      </w:r>
      <w:r w:rsidR="00920140">
        <w:t>OpenFlow</w:t>
      </w:r>
      <w:r>
        <w:t xml:space="preserve"> Capable Switch has also been done out of band. </w:t>
      </w:r>
    </w:p>
    <w:p w14:paraId="22D61A9B" w14:textId="77777777" w:rsidR="00E64B71" w:rsidRDefault="00E64B71" w:rsidP="00BA30A0">
      <w:pPr>
        <w:pStyle w:val="Heading3"/>
      </w:pPr>
      <w:bookmarkStart w:id="814" w:name="_Toc358291567"/>
      <w:r>
        <w:t>Connection Interruption</w:t>
      </w:r>
      <w:bookmarkEnd w:id="814"/>
    </w:p>
    <w:p w14:paraId="0AC76841" w14:textId="77777777" w:rsidR="00E64B71" w:rsidRDefault="00E64B71" w:rsidP="00E64B71">
      <w:r>
        <w:t>Section 6.4 of (1) discusses the choice of two modes the switch should immediately enter after losing contact with all controllers. The modes are</w:t>
      </w:r>
    </w:p>
    <w:p w14:paraId="1EF74514" w14:textId="77777777" w:rsidR="00E64B71" w:rsidRDefault="00E64B71" w:rsidP="002C0E22">
      <w:pPr>
        <w:numPr>
          <w:ilvl w:val="0"/>
          <w:numId w:val="4"/>
        </w:numPr>
      </w:pPr>
      <w:r>
        <w:t>fail secure mode</w:t>
      </w:r>
    </w:p>
    <w:p w14:paraId="0F21E457" w14:textId="77777777" w:rsidR="00E64B71" w:rsidRDefault="00E64B71" w:rsidP="002C0E22">
      <w:pPr>
        <w:numPr>
          <w:ilvl w:val="0"/>
          <w:numId w:val="4"/>
        </w:numPr>
      </w:pPr>
      <w:r>
        <w:lastRenderedPageBreak/>
        <w:t>fail standalone mode</w:t>
      </w:r>
    </w:p>
    <w:p w14:paraId="22418971" w14:textId="77777777" w:rsidR="00E64B71" w:rsidRDefault="00E64B71" w:rsidP="00E64B71">
      <w:r>
        <w:t>OF-CONFIG protocol must provide means for configuring the mode to enter in such a case.</w:t>
      </w:r>
    </w:p>
    <w:p w14:paraId="4742717E" w14:textId="77777777" w:rsidR="00E64B71" w:rsidRDefault="00E64B71" w:rsidP="00BA30A0">
      <w:pPr>
        <w:pStyle w:val="Heading3"/>
      </w:pPr>
      <w:bookmarkStart w:id="815" w:name="_Toc358291568"/>
      <w:r>
        <w:t>Encryption</w:t>
      </w:r>
      <w:bookmarkEnd w:id="815"/>
    </w:p>
    <w:p w14:paraId="5B08C683" w14:textId="1C9F5C25" w:rsidR="00E64B71" w:rsidRDefault="00E64B71" w:rsidP="00E64B71">
      <w:r>
        <w:t>Section 6.</w:t>
      </w:r>
      <w:r w:rsidR="009C7A8A">
        <w:t>5</w:t>
      </w:r>
      <w:r>
        <w:t xml:space="preserve"> of (1) discusses encryption of connections to controllers that use TLS. It explicitly states “Each switch must be user-configurable with one certificate for authenticating the controller (controller certificate) and the other for authenticating to the controller (switch certificate)”. Hence, OF-CONFIG must provide means for configuring a switch certificate and a controller certificate for each controller that is configured to use TLS. </w:t>
      </w:r>
    </w:p>
    <w:p w14:paraId="7AB48453" w14:textId="77777777" w:rsidR="00E64B71" w:rsidRDefault="00E64B71" w:rsidP="00BA30A0">
      <w:pPr>
        <w:pStyle w:val="Heading3"/>
      </w:pPr>
      <w:bookmarkStart w:id="816" w:name="_Toc358291569"/>
      <w:r>
        <w:t>Queues</w:t>
      </w:r>
      <w:bookmarkEnd w:id="816"/>
    </w:p>
    <w:p w14:paraId="7A456434" w14:textId="438822B8" w:rsidR="00E64B71" w:rsidRDefault="00E64B71" w:rsidP="00E64B71">
      <w:r>
        <w:t xml:space="preserve">Section A.3.6 of (1) </w:t>
      </w:r>
      <w:r w:rsidR="00913F01">
        <w:t xml:space="preserve">describes </w:t>
      </w:r>
      <w:r>
        <w:t>the configuration of queues. Queue in (1) have three parameters that may be configurable:</w:t>
      </w:r>
    </w:p>
    <w:p w14:paraId="53220910" w14:textId="77777777" w:rsidR="00E64B71" w:rsidRDefault="00E64B71" w:rsidP="002C0E22">
      <w:pPr>
        <w:numPr>
          <w:ilvl w:val="0"/>
          <w:numId w:val="5"/>
        </w:numPr>
      </w:pPr>
      <w:r>
        <w:t>min-rate</w:t>
      </w:r>
    </w:p>
    <w:p w14:paraId="5BC2937C" w14:textId="77777777" w:rsidR="00E64B71" w:rsidRDefault="00E64B71" w:rsidP="002C0E22">
      <w:pPr>
        <w:numPr>
          <w:ilvl w:val="0"/>
          <w:numId w:val="5"/>
        </w:numPr>
      </w:pPr>
      <w:r>
        <w:t>max-rate</w:t>
      </w:r>
    </w:p>
    <w:p w14:paraId="52A0F2BC" w14:textId="77777777" w:rsidR="00E64B71" w:rsidRDefault="00E64B71" w:rsidP="002C0E22">
      <w:pPr>
        <w:numPr>
          <w:ilvl w:val="0"/>
          <w:numId w:val="5"/>
        </w:numPr>
      </w:pPr>
      <w:r>
        <w:t>experimenter</w:t>
      </w:r>
    </w:p>
    <w:p w14:paraId="038CE55A" w14:textId="34A10AC2" w:rsidR="00E64B71" w:rsidRDefault="00E34319" w:rsidP="00E64B71">
      <w:r>
        <w:t>OF-CONFIG 1.2</w:t>
      </w:r>
      <w:r w:rsidR="00E64B71">
        <w:t xml:space="preserve"> must provide means for configuring these parameters.</w:t>
      </w:r>
    </w:p>
    <w:p w14:paraId="4F475302" w14:textId="77777777" w:rsidR="00E64B71" w:rsidRDefault="00E64B71" w:rsidP="00BA30A0">
      <w:pPr>
        <w:pStyle w:val="Heading3"/>
      </w:pPr>
      <w:bookmarkStart w:id="817" w:name="_Toc358291570"/>
      <w:r>
        <w:t>Ports</w:t>
      </w:r>
      <w:bookmarkEnd w:id="817"/>
    </w:p>
    <w:p w14:paraId="7E485F18" w14:textId="5AF2DBDA" w:rsidR="00E64B71" w:rsidRDefault="00E64B71" w:rsidP="00E64B71">
      <w:r>
        <w:t xml:space="preserve">The OpenFlow protocol already contains methods to configure </w:t>
      </w:r>
      <w:r w:rsidR="00A72730">
        <w:t xml:space="preserve">a limited amount of </w:t>
      </w:r>
      <w:r>
        <w:t>port</w:t>
      </w:r>
      <w:r w:rsidR="00A72730">
        <w:t xml:space="preserve"> </w:t>
      </w:r>
      <w:r w:rsidR="00AC06DB">
        <w:t>parameters</w:t>
      </w:r>
      <w:r>
        <w:t xml:space="preserve"> of OpenFlow switches. The OpenFlow protocol specification (1) does not explicitly require an external configuration means, and therefore we cannot derive the requirement for configuring ports from (1). However, the configuration of ports is an essential step of configuring a network and thus a</w:t>
      </w:r>
      <w:r w:rsidR="007404D1">
        <w:t xml:space="preserve"> </w:t>
      </w:r>
      <w:r>
        <w:t xml:space="preserve">requirement for </w:t>
      </w:r>
      <w:r w:rsidR="00E34319">
        <w:t>OF-CONFIG 1.2</w:t>
      </w:r>
      <w:r>
        <w:t>. Section A.</w:t>
      </w:r>
      <w:r w:rsidR="00A72730">
        <w:t>3.4.3</w:t>
      </w:r>
      <w:r>
        <w:t xml:space="preserve"> of (1) defines the following parameters for port configuration:</w:t>
      </w:r>
    </w:p>
    <w:p w14:paraId="5E694B23" w14:textId="3F6A07D5" w:rsidR="00E64B71" w:rsidRDefault="00E64B71" w:rsidP="002C0E22">
      <w:pPr>
        <w:numPr>
          <w:ilvl w:val="0"/>
          <w:numId w:val="6"/>
        </w:numPr>
      </w:pPr>
      <w:r>
        <w:t>no-recv</w:t>
      </w:r>
      <w:r w:rsidR="00AC06DB">
        <w:t>eive</w:t>
      </w:r>
    </w:p>
    <w:p w14:paraId="087456E2" w14:textId="61BB41D4" w:rsidR="00E64B71" w:rsidRDefault="00E64B71" w:rsidP="002C0E22">
      <w:pPr>
        <w:numPr>
          <w:ilvl w:val="0"/>
          <w:numId w:val="6"/>
        </w:numPr>
      </w:pPr>
      <w:r>
        <w:t>no-f</w:t>
      </w:r>
      <w:r w:rsidR="00AC06DB">
        <w:t>orward</w:t>
      </w:r>
    </w:p>
    <w:p w14:paraId="7235D56B" w14:textId="67D95ED8" w:rsidR="00E64B71" w:rsidRDefault="00E64B71" w:rsidP="002C0E22">
      <w:pPr>
        <w:numPr>
          <w:ilvl w:val="0"/>
          <w:numId w:val="6"/>
        </w:numPr>
      </w:pPr>
      <w:r>
        <w:t>no-packetin</w:t>
      </w:r>
    </w:p>
    <w:p w14:paraId="1649685A" w14:textId="191875D7" w:rsidR="00E64B71" w:rsidRDefault="00AC06DB" w:rsidP="002C0E22">
      <w:pPr>
        <w:numPr>
          <w:ilvl w:val="0"/>
          <w:numId w:val="6"/>
        </w:numPr>
      </w:pPr>
      <w:r>
        <w:t>admin-state</w:t>
      </w:r>
    </w:p>
    <w:p w14:paraId="2648F14F" w14:textId="587E2EBD" w:rsidR="00E64B71" w:rsidRDefault="00E34319" w:rsidP="00E64B71">
      <w:r>
        <w:t>OF-CONFIG 1.2</w:t>
      </w:r>
      <w:r w:rsidR="00E64B71">
        <w:t xml:space="preserve"> must provide means for configuring these parameters.</w:t>
      </w:r>
    </w:p>
    <w:p w14:paraId="575E33B9" w14:textId="5D4D3F9E" w:rsidR="00E64B71" w:rsidRDefault="00E64B71" w:rsidP="00E64B71">
      <w:r>
        <w:t xml:space="preserve">Also defined in </w:t>
      </w:r>
      <w:r w:rsidR="00AC06DB">
        <w:t xml:space="preserve">Section A.2.1 of </w:t>
      </w:r>
      <w:r>
        <w:t xml:space="preserve">the OpenFlow protocol specification </w:t>
      </w:r>
      <w:r w:rsidR="00AC06DB">
        <w:t xml:space="preserve">(1) </w:t>
      </w:r>
      <w:r>
        <w:t xml:space="preserve">are port features. There are four sets of these features for current, advertised, supported, and peer-advertised features. Feature sets current, supported, and peer-advertised contain state information and </w:t>
      </w:r>
      <w:r w:rsidR="007404D1">
        <w:t>can</w:t>
      </w:r>
      <w:r>
        <w:t>not to be configured. Only advertised features could potentially be configured with the following parameters:</w:t>
      </w:r>
    </w:p>
    <w:p w14:paraId="53F319BF" w14:textId="77777777" w:rsidR="00E64B71" w:rsidRDefault="00E64B71" w:rsidP="002C0E22">
      <w:pPr>
        <w:numPr>
          <w:ilvl w:val="0"/>
          <w:numId w:val="7"/>
        </w:numPr>
      </w:pPr>
      <w:r>
        <w:t>speed</w:t>
      </w:r>
    </w:p>
    <w:p w14:paraId="302F908D" w14:textId="77777777" w:rsidR="00E64B71" w:rsidRDefault="00E64B71" w:rsidP="002C0E22">
      <w:pPr>
        <w:numPr>
          <w:ilvl w:val="0"/>
          <w:numId w:val="7"/>
        </w:numPr>
      </w:pPr>
      <w:r>
        <w:t>duplex-mode</w:t>
      </w:r>
    </w:p>
    <w:p w14:paraId="2BC934BC" w14:textId="77777777" w:rsidR="00E64B71" w:rsidRDefault="00E64B71" w:rsidP="002C0E22">
      <w:pPr>
        <w:numPr>
          <w:ilvl w:val="0"/>
          <w:numId w:val="7"/>
        </w:numPr>
      </w:pPr>
      <w:r>
        <w:lastRenderedPageBreak/>
        <w:t>copper-medium</w:t>
      </w:r>
    </w:p>
    <w:p w14:paraId="60F8DD06" w14:textId="77777777" w:rsidR="00E64B71" w:rsidRDefault="00E64B71" w:rsidP="002C0E22">
      <w:pPr>
        <w:numPr>
          <w:ilvl w:val="0"/>
          <w:numId w:val="7"/>
        </w:numPr>
      </w:pPr>
      <w:r>
        <w:t>fiber-medium</w:t>
      </w:r>
    </w:p>
    <w:p w14:paraId="46440905" w14:textId="77777777" w:rsidR="00E64B71" w:rsidRDefault="00E64B71" w:rsidP="002C0E22">
      <w:pPr>
        <w:numPr>
          <w:ilvl w:val="0"/>
          <w:numId w:val="7"/>
        </w:numPr>
      </w:pPr>
      <w:r>
        <w:t>auto-negotiation</w:t>
      </w:r>
    </w:p>
    <w:p w14:paraId="3B1AD67D" w14:textId="77777777" w:rsidR="00E64B71" w:rsidRDefault="00E64B71" w:rsidP="002C0E22">
      <w:pPr>
        <w:numPr>
          <w:ilvl w:val="0"/>
          <w:numId w:val="7"/>
        </w:numPr>
      </w:pPr>
      <w:r>
        <w:t>pause</w:t>
      </w:r>
    </w:p>
    <w:p w14:paraId="0FA352CE" w14:textId="77777777" w:rsidR="00E64B71" w:rsidRDefault="00E64B71" w:rsidP="002C0E22">
      <w:pPr>
        <w:numPr>
          <w:ilvl w:val="0"/>
          <w:numId w:val="7"/>
        </w:numPr>
      </w:pPr>
      <w:r>
        <w:t>asymmetric-pause</w:t>
      </w:r>
    </w:p>
    <w:p w14:paraId="07AC50B4" w14:textId="0C06AA45" w:rsidR="00E64B71" w:rsidRDefault="00E34319" w:rsidP="00E64B71">
      <w:r>
        <w:t>OF-CONFIG 1.2</w:t>
      </w:r>
      <w:r w:rsidR="00E64B71">
        <w:t xml:space="preserve"> must provide means for configuring these advertised features</w:t>
      </w:r>
      <w:r w:rsidR="007404D1">
        <w:t xml:space="preserve"> and for obtaining current, supported and peer-advertised state information for these features</w:t>
      </w:r>
      <w:r w:rsidR="00E64B71">
        <w:t xml:space="preserve">. </w:t>
      </w:r>
    </w:p>
    <w:p w14:paraId="727F5EBF" w14:textId="5A491B33" w:rsidR="00E25161" w:rsidRDefault="00E25161" w:rsidP="00E64B71">
      <w:r>
        <w:t xml:space="preserve">Section 4.4 of (1) defines logical ports that are higher level abstratcions and that may include encapsulation. In addition, logical ports support passing of meta data to the controller. </w:t>
      </w:r>
      <w:r w:rsidR="007404D1">
        <w:t xml:space="preserve">These logical ports may be used in for example, datacenter scenarios for setting up virtual networks. </w:t>
      </w:r>
      <w:r w:rsidR="00E34319">
        <w:t>OF-CONFIG 1.2</w:t>
      </w:r>
      <w:r>
        <w:t xml:space="preserve"> must support the configuration of these logical ports. However, the configuration of logical ports in </w:t>
      </w:r>
      <w:r w:rsidR="00E34319">
        <w:t>OF-CONFIG 1.2</w:t>
      </w:r>
      <w:r>
        <w:t xml:space="preserve"> is limited to a small number of tunnels (specifically to IPinGRE, VxLAN and NVGRE) that may be used in datacenter scenarios like network virtualization. Future versions of OF-</w:t>
      </w:r>
      <w:r w:rsidR="00E8573D">
        <w:t xml:space="preserve">CONFIG </w:t>
      </w:r>
      <w:r>
        <w:t>will support configuration of additional types of tunnels.</w:t>
      </w:r>
    </w:p>
    <w:p w14:paraId="35095525" w14:textId="77777777" w:rsidR="00D35927" w:rsidRDefault="00D35927" w:rsidP="00BA30A0">
      <w:pPr>
        <w:pStyle w:val="Heading3"/>
      </w:pPr>
      <w:bookmarkStart w:id="818" w:name="_Toc358291571"/>
      <w:r>
        <w:t>Capability Discovery</w:t>
      </w:r>
      <w:bookmarkEnd w:id="818"/>
    </w:p>
    <w:p w14:paraId="42143007" w14:textId="7E259A5A" w:rsidR="00D35927" w:rsidRDefault="00B719B3" w:rsidP="00D35927">
      <w:r>
        <w:t>OpenFlow 1.3</w:t>
      </w:r>
      <w:r w:rsidR="00D35927">
        <w:t xml:space="preserve"> describes the various capabilities that an OpenFlow Logical Switch may implement</w:t>
      </w:r>
      <w:r>
        <w:t xml:space="preserve"> eg there are several actions in OpenFlow 1.3 that are optional</w:t>
      </w:r>
      <w:r w:rsidR="00D35927">
        <w:t xml:space="preserve">. While configuration of these capabilities is outside the scope of </w:t>
      </w:r>
      <w:r w:rsidR="00E34319">
        <w:t>OF-CONFIG 1.2</w:t>
      </w:r>
      <w:r w:rsidR="00D35927">
        <w:t>, it supports discovery of these capabilities.  It is assumed that capabilities have been configured for OpenFlow Logical switches either as part of instantiation of these switches or through some out of band mechanisms.</w:t>
      </w:r>
    </w:p>
    <w:p w14:paraId="78A0AEC7" w14:textId="77777777" w:rsidR="00E64B71" w:rsidRDefault="00E64B71" w:rsidP="00BA30A0">
      <w:pPr>
        <w:pStyle w:val="Heading3"/>
      </w:pPr>
      <w:bookmarkStart w:id="819" w:name="_Toc358291572"/>
      <w:r>
        <w:t>Datapath ID</w:t>
      </w:r>
      <w:bookmarkEnd w:id="819"/>
    </w:p>
    <w:p w14:paraId="475DFAA2" w14:textId="77777777" w:rsidR="00E64B71" w:rsidRDefault="00E64B71" w:rsidP="00E64B71">
      <w:r>
        <w:t>Section A.3.1 of (1) discusses the datapath ID of a switch. It is a 64-bit filed with the lower 48 bit intended for the switch MAC address and the remaining 16 bit left to the switch operator. Although not explicitly requested by (1), OF-CONFIG should provide means for configuring the datapath ID.</w:t>
      </w:r>
    </w:p>
    <w:p w14:paraId="3071E770" w14:textId="550144AE" w:rsidR="00DF5716" w:rsidRDefault="00DF5716" w:rsidP="00C128FA">
      <w:pPr>
        <w:pStyle w:val="Heading2"/>
        <w:rPr>
          <w:ins w:id="820" w:author="Carl Moberg" w:date="2013-06-03T22:47:00Z"/>
        </w:rPr>
      </w:pPr>
      <w:bookmarkStart w:id="821" w:name="_Toc358291573"/>
      <w:ins w:id="822" w:author="Carl Moberg" w:date="2013-06-03T22:47:00Z">
        <w:r>
          <w:t>Requirements for NDMs</w:t>
        </w:r>
        <w:bookmarkEnd w:id="821"/>
      </w:ins>
    </w:p>
    <w:p w14:paraId="41264338" w14:textId="77777777" w:rsidR="00DF5716" w:rsidRDefault="00DF5716" w:rsidP="00DF5716">
      <w:pPr>
        <w:rPr>
          <w:ins w:id="823" w:author="Carl Moberg" w:date="2013-06-03T22:47:00Z"/>
        </w:rPr>
      </w:pPr>
      <w:ins w:id="824" w:author="Carl Moberg" w:date="2013-06-03T22:47:00Z">
        <w:r>
          <w:t xml:space="preserve">OF-CONFIG 1.2 includes optional support for Negotiable Datapath Models (NDMs). An NDM is </w:t>
        </w:r>
        <w:r w:rsidRPr="00DF5716">
          <w:t>an abstract switch model that describes specific switch forwarding behaviors controllable via</w:t>
        </w:r>
        <w:r>
          <w:t xml:space="preserve"> the OpenFlow-Switch protocol. </w:t>
        </w:r>
      </w:ins>
    </w:p>
    <w:p w14:paraId="32A327FD" w14:textId="77777777" w:rsidR="00DF5716" w:rsidRDefault="00DF5716" w:rsidP="00DF5716">
      <w:pPr>
        <w:rPr>
          <w:ins w:id="825" w:author="Curt Beckmann" w:date="2013-06-06T14:23:00Z"/>
        </w:rPr>
      </w:pPr>
      <w:ins w:id="826" w:author="Carl Moberg" w:date="2013-06-03T22:47:00Z">
        <w:r w:rsidRPr="00DF5716">
          <w:t xml:space="preserve">When </w:t>
        </w:r>
        <w:r>
          <w:t xml:space="preserve">a capable switch implements </w:t>
        </w:r>
        <w:r w:rsidRPr="00DF5716">
          <w:t>the NDM framework (</w:t>
        </w:r>
        <w:r>
          <w:t xml:space="preserve">which is </w:t>
        </w:r>
        <w:r w:rsidRPr="00DF5716">
          <w:t>an optional enhancement to OpenFlow), an OFCP and a capable switch agree on an NDM to be associated with a logical switch prior to sending control messages, such as fl</w:t>
        </w:r>
        <w:r>
          <w:t xml:space="preserve">owmods, to the logical switch. </w:t>
        </w:r>
        <w:r w:rsidRPr="00DF5716">
          <w:t>This agreement may be implicit (i.e., each side is configured a priori) or negotiated when the contro</w:t>
        </w:r>
        <w:r>
          <w:t>l relationship is established.</w:t>
        </w:r>
      </w:ins>
    </w:p>
    <w:p w14:paraId="1E29EB9B" w14:textId="10D43163" w:rsidR="001D0E99" w:rsidRDefault="001D0E99" w:rsidP="00DF5716">
      <w:pPr>
        <w:rPr>
          <w:ins w:id="827" w:author="Carl Moberg" w:date="2013-06-03T22:47:00Z"/>
        </w:rPr>
      </w:pPr>
      <w:ins w:id="828" w:author="Curt Beckmann" w:date="2013-06-06T14:23:00Z">
        <w:r>
          <w:t>NDMs are characterized by parameters</w:t>
        </w:r>
      </w:ins>
      <w:ins w:id="829" w:author="Curt Beckmann" w:date="2013-06-06T14:25:00Z">
        <w:r>
          <w:t xml:space="preserve"> related to table sizes or optional functionality.  </w:t>
        </w:r>
      </w:ins>
      <w:ins w:id="830" w:author="Curt Beckmann" w:date="2013-06-06T14:27:00Z">
        <w:r>
          <w:t xml:space="preserve">The NDM framework allows for implementations to have a range of flexibility in their parameters.  Some implementations may have no flexibility; others will </w:t>
        </w:r>
      </w:ins>
      <w:ins w:id="831" w:author="Curt Beckmann" w:date="2013-06-06T14:28:00Z">
        <w:r>
          <w:t xml:space="preserve">allow </w:t>
        </w:r>
      </w:ins>
      <w:ins w:id="832" w:author="Curt Beckmann" w:date="2013-06-06T14:29:00Z">
        <w:r>
          <w:t xml:space="preserve">some </w:t>
        </w:r>
      </w:ins>
      <w:ins w:id="833" w:author="Curt Beckmann" w:date="2013-06-06T14:28:00Z">
        <w:r>
          <w:t xml:space="preserve">adjustment of parameters at the time the OFCP associates </w:t>
        </w:r>
      </w:ins>
      <w:ins w:id="834" w:author="Curt Beckmann" w:date="2013-06-06T14:30:00Z">
        <w:r w:rsidR="00C61314">
          <w:t xml:space="preserve">the NDM with a logical switch.  NDM implementations that support parameter </w:t>
        </w:r>
        <w:r w:rsidR="00C61314">
          <w:lastRenderedPageBreak/>
          <w:t xml:space="preserve">adjustment </w:t>
        </w:r>
      </w:ins>
      <w:ins w:id="835" w:author="Curt Beckmann" w:date="2013-06-06T14:33:00Z">
        <w:r w:rsidR="00C61314">
          <w:t xml:space="preserve">should (?) </w:t>
        </w:r>
      </w:ins>
      <w:ins w:id="836" w:author="Curt Beckmann" w:date="2013-06-06T14:30:00Z">
        <w:r w:rsidR="00C61314">
          <w:t xml:space="preserve">also offer an RPC mechanism to allow the OFCP and the </w:t>
        </w:r>
      </w:ins>
      <w:ins w:id="837" w:author="Curt Beckmann" w:date="2013-06-06T14:32:00Z">
        <w:r w:rsidR="00C61314">
          <w:t>capable</w:t>
        </w:r>
      </w:ins>
      <w:ins w:id="838" w:author="Curt Beckmann" w:date="2013-06-06T14:33:00Z">
        <w:r w:rsidR="00C61314">
          <w:t xml:space="preserve"> </w:t>
        </w:r>
      </w:ins>
      <w:ins w:id="839" w:author="Curt Beckmann" w:date="2013-06-06T14:32:00Z">
        <w:r w:rsidR="00C61314">
          <w:t xml:space="preserve">(?) </w:t>
        </w:r>
      </w:ins>
      <w:ins w:id="840" w:author="Curt Beckmann" w:date="2013-06-06T14:30:00Z">
        <w:r w:rsidR="00C61314">
          <w:t>switch</w:t>
        </w:r>
      </w:ins>
      <w:ins w:id="841" w:author="Curt Beckmann" w:date="2013-06-06T14:32:00Z">
        <w:r w:rsidR="00C61314">
          <w:t xml:space="preserve"> to determine the parameters in a specific situation.</w:t>
        </w:r>
      </w:ins>
    </w:p>
    <w:p w14:paraId="3593CB5F" w14:textId="01EDC578" w:rsidR="00DF5716" w:rsidRDefault="00DF5716" w:rsidP="00DF5716">
      <w:pPr>
        <w:rPr>
          <w:ins w:id="842" w:author="Carl Moberg" w:date="2013-06-03T22:47:00Z"/>
        </w:rPr>
      </w:pPr>
      <w:ins w:id="843" w:author="Carl Moberg" w:date="2013-06-03T22:47:00Z">
        <w:r w:rsidRPr="00DF5716">
          <w:t xml:space="preserve">The NDM framework </w:t>
        </w:r>
        <w:r>
          <w:t>simplifies</w:t>
        </w:r>
        <w:r w:rsidRPr="00DF5716">
          <w:t xml:space="preserve"> the job of implementing an OpenFlow controller o</w:t>
        </w:r>
        <w:r>
          <w:t xml:space="preserve">r OpenFlow agent for a switch. </w:t>
        </w:r>
        <w:r w:rsidRPr="00DF5716">
          <w:t>The NDM describes specific requirements for switch behavior so that implementers can perform optimizations or deliver more complex forwarding behaviors (beyond what can be scalably represented in a single OpenFlow tab</w:t>
        </w:r>
        <w:r>
          <w:t>le) than they could otherwise.</w:t>
        </w:r>
      </w:ins>
    </w:p>
    <w:p w14:paraId="19BD4AC9" w14:textId="4830865F" w:rsidR="00DF5716" w:rsidRDefault="00DF5716" w:rsidP="00CB7B88">
      <w:pPr>
        <w:rPr>
          <w:ins w:id="844" w:author="Carl Moberg" w:date="2013-06-03T22:47:00Z"/>
        </w:rPr>
      </w:pPr>
      <w:ins w:id="845" w:author="Carl Moberg" w:date="2013-06-03T22:47:00Z">
        <w:r>
          <w:t>The optional NDM manageability feature must support the following requirements:</w:t>
        </w:r>
      </w:ins>
    </w:p>
    <w:p w14:paraId="25FFC656" w14:textId="16CBBDC1" w:rsidR="00CB7B88" w:rsidRDefault="00CB7B88" w:rsidP="00CB7B88">
      <w:pPr>
        <w:numPr>
          <w:ilvl w:val="0"/>
          <w:numId w:val="10"/>
        </w:numPr>
        <w:rPr>
          <w:ins w:id="846" w:author="Carl Moberg" w:date="2013-06-03T22:47:00Z"/>
        </w:rPr>
      </w:pPr>
      <w:ins w:id="847" w:author="Carl Moberg" w:date="2013-06-03T22:47:00Z">
        <w:r>
          <w:t>The ability to query the capable switch about support for NDMs</w:t>
        </w:r>
      </w:ins>
    </w:p>
    <w:p w14:paraId="307D0B8A" w14:textId="2E700BB0" w:rsidR="00DF5716" w:rsidRDefault="005D5382" w:rsidP="00CB7B88">
      <w:pPr>
        <w:numPr>
          <w:ilvl w:val="0"/>
          <w:numId w:val="10"/>
        </w:numPr>
        <w:rPr>
          <w:ins w:id="848" w:author="Carl Moberg" w:date="2013-06-03T22:47:00Z"/>
        </w:rPr>
      </w:pPr>
      <w:ins w:id="849" w:author="Carl Moberg" w:date="2013-06-03T22:47:00Z">
        <w:r>
          <w:t xml:space="preserve">The ability to query the capable switch for </w:t>
        </w:r>
        <w:r w:rsidR="00CB7B88">
          <w:t xml:space="preserve">the set of </w:t>
        </w:r>
        <w:r>
          <w:t xml:space="preserve">available </w:t>
        </w:r>
      </w:ins>
      <w:ins w:id="850" w:author="Curt Beckmann" w:date="2013-06-06T14:20:00Z">
        <w:r w:rsidR="001D0E99">
          <w:t xml:space="preserve">supported </w:t>
        </w:r>
      </w:ins>
      <w:ins w:id="851" w:author="Carl Moberg" w:date="2013-06-03T22:47:00Z">
        <w:r>
          <w:t>NDMs</w:t>
        </w:r>
      </w:ins>
    </w:p>
    <w:p w14:paraId="63B85B03" w14:textId="66782449" w:rsidR="005D5382" w:rsidRDefault="005D5382" w:rsidP="00CB7B88">
      <w:pPr>
        <w:numPr>
          <w:ilvl w:val="0"/>
          <w:numId w:val="10"/>
        </w:numPr>
        <w:rPr>
          <w:ins w:id="852" w:author="Carl Moberg" w:date="2013-06-03T22:47:00Z"/>
        </w:rPr>
      </w:pPr>
      <w:ins w:id="853" w:author="Carl Moberg" w:date="2013-06-03T22:47:00Z">
        <w:r>
          <w:t>The ability to associate a logical switch with a paramet</w:t>
        </w:r>
      </w:ins>
      <w:ins w:id="854" w:author="Curt Beckmann" w:date="2013-06-06T14:22:00Z">
        <w:r w:rsidR="001D0E99">
          <w:t>e</w:t>
        </w:r>
      </w:ins>
      <w:ins w:id="855" w:author="Carl Moberg" w:date="2013-06-03T22:47:00Z">
        <w:r>
          <w:t>rized NDM</w:t>
        </w:r>
      </w:ins>
    </w:p>
    <w:p w14:paraId="2EE40B41" w14:textId="2A14E421" w:rsidR="005D5382" w:rsidRPr="00DF5716" w:rsidRDefault="005D5382" w:rsidP="00CB7B88">
      <w:pPr>
        <w:numPr>
          <w:ilvl w:val="0"/>
          <w:numId w:val="10"/>
        </w:numPr>
        <w:rPr>
          <w:ins w:id="856" w:author="Carl Moberg" w:date="2013-06-03T22:47:00Z"/>
        </w:rPr>
      </w:pPr>
      <w:ins w:id="857" w:author="Carl Moberg" w:date="2013-06-03T22:47:00Z">
        <w:r>
          <w:t>The ability to remove a paramet</w:t>
        </w:r>
      </w:ins>
      <w:ins w:id="858" w:author="Curt Beckmann" w:date="2013-06-06T14:23:00Z">
        <w:r w:rsidR="001D0E99">
          <w:t>e</w:t>
        </w:r>
      </w:ins>
      <w:ins w:id="859" w:author="Carl Moberg" w:date="2013-06-03T22:47:00Z">
        <w:r>
          <w:t>rized NDM from a logical switch</w:t>
        </w:r>
      </w:ins>
    </w:p>
    <w:p w14:paraId="7B64F9E1" w14:textId="77777777" w:rsidR="00E64B71" w:rsidRDefault="00E64B71" w:rsidP="00C128FA">
      <w:pPr>
        <w:pStyle w:val="Heading2"/>
      </w:pPr>
      <w:bookmarkStart w:id="860" w:name="_Toc358291574"/>
      <w:r>
        <w:t>Operational Requirements</w:t>
      </w:r>
      <w:bookmarkEnd w:id="860"/>
    </w:p>
    <w:p w14:paraId="6BD3358E" w14:textId="3D02C145" w:rsidR="00E64B71" w:rsidRDefault="00E64B71" w:rsidP="00E64B71">
      <w:r>
        <w:t xml:space="preserve">The </w:t>
      </w:r>
      <w:r w:rsidR="00E34319">
        <w:t>OF-CONFIG 1.2</w:t>
      </w:r>
      <w:r>
        <w:t xml:space="preserve"> must meet support the following scenarios:</w:t>
      </w:r>
    </w:p>
    <w:p w14:paraId="20BA7C81" w14:textId="0E59183E" w:rsidR="00E64B71" w:rsidRPr="00B937C8" w:rsidRDefault="00E34319" w:rsidP="002C0E22">
      <w:pPr>
        <w:numPr>
          <w:ilvl w:val="0"/>
          <w:numId w:val="8"/>
        </w:numPr>
      </w:pPr>
      <w:r>
        <w:t>OF-CONFIG 1.2</w:t>
      </w:r>
      <w:r w:rsidR="00E64B71" w:rsidRPr="00B937C8">
        <w:t xml:space="preserve"> must support an OpenFlow Capable Switch being configured by multiple OpenFlow </w:t>
      </w:r>
      <w:r w:rsidR="00E64B71" w:rsidRPr="00B67448">
        <w:t>Configuration</w:t>
      </w:r>
      <w:r w:rsidR="00E64B71" w:rsidRPr="00B937C8">
        <w:t xml:space="preserve"> Points.</w:t>
      </w:r>
    </w:p>
    <w:p w14:paraId="2D471457" w14:textId="2C1025A4" w:rsidR="00E64B71" w:rsidRPr="00B937C8" w:rsidRDefault="00E34319" w:rsidP="002C0E22">
      <w:pPr>
        <w:numPr>
          <w:ilvl w:val="0"/>
          <w:numId w:val="8"/>
        </w:numPr>
      </w:pPr>
      <w:r>
        <w:t>OF-CONFIG 1.2</w:t>
      </w:r>
      <w:r w:rsidR="00E64B71" w:rsidRPr="00B937C8">
        <w:t xml:space="preserve"> must support an OpenFlow Configuration Point managing multiple OpenFlow Capable Switches.</w:t>
      </w:r>
    </w:p>
    <w:p w14:paraId="1AE41F48" w14:textId="25519B80" w:rsidR="00E64B71" w:rsidRPr="00B937C8" w:rsidRDefault="00E34319" w:rsidP="002C0E22">
      <w:pPr>
        <w:numPr>
          <w:ilvl w:val="0"/>
          <w:numId w:val="8"/>
        </w:numPr>
      </w:pPr>
      <w:r>
        <w:t>OF-CONFIG 1.2</w:t>
      </w:r>
      <w:r w:rsidR="00E64B71" w:rsidRPr="00B937C8">
        <w:t xml:space="preserve"> must support an OpenFlow Logical Switch being controlled by multiple OpenFlow Controllers.</w:t>
      </w:r>
    </w:p>
    <w:p w14:paraId="3C90C02F" w14:textId="67467A99" w:rsidR="00E64B71" w:rsidRDefault="00E34319" w:rsidP="002C0E22">
      <w:pPr>
        <w:numPr>
          <w:ilvl w:val="0"/>
          <w:numId w:val="8"/>
        </w:numPr>
      </w:pPr>
      <w:r>
        <w:t>OF-CONFIG 1.2</w:t>
      </w:r>
      <w:r w:rsidR="00E64B71" w:rsidRPr="00B937C8">
        <w:t xml:space="preserve"> must support configuring ports and queues of an OpenFlow Capable Switch that have been assigned to an OpenFlow Logical Switch.</w:t>
      </w:r>
    </w:p>
    <w:p w14:paraId="465333DF" w14:textId="6FBF9FD8" w:rsidR="00A601F7" w:rsidRDefault="00E34319" w:rsidP="00A601F7">
      <w:pPr>
        <w:numPr>
          <w:ilvl w:val="0"/>
          <w:numId w:val="8"/>
        </w:numPr>
      </w:pPr>
      <w:r>
        <w:t>OF-CONFIG 1.2</w:t>
      </w:r>
      <w:r w:rsidR="00A601F7">
        <w:t xml:space="preserve"> must support discovery of capabilities of an OpenFlow Logical Switch</w:t>
      </w:r>
      <w:r w:rsidR="00401619">
        <w:t>.</w:t>
      </w:r>
    </w:p>
    <w:p w14:paraId="00F9BBF8" w14:textId="0DEB0F8B" w:rsidR="00A601F7" w:rsidRPr="00B937C8" w:rsidRDefault="00E34319" w:rsidP="00A601F7">
      <w:pPr>
        <w:numPr>
          <w:ilvl w:val="0"/>
          <w:numId w:val="8"/>
        </w:numPr>
      </w:pPr>
      <w:r>
        <w:t>OF-CONFIG 1.2</w:t>
      </w:r>
      <w:r w:rsidR="00A601F7">
        <w:t xml:space="preserve"> must support configuration of tunnels such as IP-in-GRE, NVGRE and VxLan</w:t>
      </w:r>
      <w:r w:rsidR="00EF3488">
        <w:t xml:space="preserve"> that are represented as logical ports of an OpenFlow Logical Switch</w:t>
      </w:r>
      <w:r w:rsidR="00401619">
        <w:t>.</w:t>
      </w:r>
    </w:p>
    <w:p w14:paraId="1829994D" w14:textId="77777777" w:rsidR="00E64B71" w:rsidRDefault="00E64B71" w:rsidP="00BA30A0">
      <w:pPr>
        <w:pStyle w:val="Heading2"/>
      </w:pPr>
      <w:bookmarkStart w:id="861" w:name="_Toc358291575"/>
      <w:r>
        <w:t>Requirements for the Switch Management Protocol</w:t>
      </w:r>
      <w:bookmarkEnd w:id="861"/>
    </w:p>
    <w:p w14:paraId="0EEAEABA" w14:textId="1B9876C6" w:rsidR="00E64B71" w:rsidRDefault="00E34319" w:rsidP="00E64B71">
      <w:r>
        <w:t>OF-CONFIG 1.2</w:t>
      </w:r>
      <w:r w:rsidR="00E64B71">
        <w:t xml:space="preserve"> defines a communication standard between an OpenFlow switch and an OpenFlow Configuration Point. It consists of a network management protocol specified in Section </w:t>
      </w:r>
      <w:r w:rsidR="00C92724">
        <w:t>7</w:t>
      </w:r>
      <w:r w:rsidR="00E64B71">
        <w:t xml:space="preserve"> and a data model defined in Section </w:t>
      </w:r>
      <w:r w:rsidR="00C92724">
        <w:t>8</w:t>
      </w:r>
      <w:r w:rsidR="00E64B71">
        <w:t xml:space="preserve">. This subsection specifies requirements for the network management protocol. </w:t>
      </w:r>
      <w:r w:rsidR="007C0427">
        <w:t xml:space="preserve">Note that these requirements are a superset of the requirements that may be needed for the limited scope of configuration specified in this specifications. The intent for the below requirements is to future proof the protocol choice so that we are able to address the future scenarios without having to modify the protocol choice itself. </w:t>
      </w:r>
      <w:r w:rsidR="00E64B71">
        <w:t>The protocol must comply with the following requirements:</w:t>
      </w:r>
    </w:p>
    <w:p w14:paraId="653BAD8C" w14:textId="77777777" w:rsidR="00E64B71" w:rsidRDefault="00E64B71" w:rsidP="002C0E22">
      <w:pPr>
        <w:numPr>
          <w:ilvl w:val="0"/>
          <w:numId w:val="10"/>
        </w:numPr>
      </w:pPr>
      <w:r>
        <w:t>The protocol must be secure providing integrity, privacy, and authentication. Authentication of both ends, switch and configuration point, must be supported.</w:t>
      </w:r>
    </w:p>
    <w:p w14:paraId="3D7DB4BE" w14:textId="77777777" w:rsidR="00E64B71" w:rsidRDefault="00E64B71" w:rsidP="002C0E22">
      <w:pPr>
        <w:numPr>
          <w:ilvl w:val="0"/>
          <w:numId w:val="10"/>
        </w:numPr>
      </w:pPr>
      <w:r>
        <w:lastRenderedPageBreak/>
        <w:t>The protocol must support reliable transport of configuration requests and replies.</w:t>
      </w:r>
    </w:p>
    <w:p w14:paraId="1A8BB18C" w14:textId="77777777" w:rsidR="00E64B71" w:rsidRDefault="00E64B71" w:rsidP="002C0E22">
      <w:pPr>
        <w:numPr>
          <w:ilvl w:val="0"/>
          <w:numId w:val="10"/>
        </w:numPr>
      </w:pPr>
      <w:r>
        <w:t>The protocol must support connection setup by the configuration point.</w:t>
      </w:r>
    </w:p>
    <w:p w14:paraId="7C26F723" w14:textId="77777777" w:rsidR="00E64B71" w:rsidRDefault="00E64B71" w:rsidP="002C0E22">
      <w:pPr>
        <w:numPr>
          <w:ilvl w:val="0"/>
          <w:numId w:val="10"/>
        </w:numPr>
      </w:pPr>
      <w:r>
        <w:t>The protocol should support connection setup by the switch.</w:t>
      </w:r>
    </w:p>
    <w:p w14:paraId="7DE3EB27" w14:textId="77777777" w:rsidR="00E64B71" w:rsidRDefault="00E64B71" w:rsidP="002C0E22">
      <w:pPr>
        <w:numPr>
          <w:ilvl w:val="0"/>
          <w:numId w:val="10"/>
        </w:numPr>
      </w:pPr>
      <w:r>
        <w:t>The protocol must be able to carry partial switch configurations.</w:t>
      </w:r>
    </w:p>
    <w:p w14:paraId="2BC137AC" w14:textId="77777777" w:rsidR="00E64B71" w:rsidRDefault="00E64B71" w:rsidP="002C0E22">
      <w:pPr>
        <w:numPr>
          <w:ilvl w:val="0"/>
          <w:numId w:val="10"/>
        </w:numPr>
      </w:pPr>
      <w:r>
        <w:t>The protocol must be able to carry bulk switch configurations.</w:t>
      </w:r>
    </w:p>
    <w:p w14:paraId="2E8188BE" w14:textId="77777777" w:rsidR="00E64B71" w:rsidRDefault="00E64B71" w:rsidP="002C0E22">
      <w:pPr>
        <w:numPr>
          <w:ilvl w:val="0"/>
          <w:numId w:val="10"/>
        </w:numPr>
      </w:pPr>
      <w:r>
        <w:t>The protocol must support the configuration point setting configuration data at the switch</w:t>
      </w:r>
    </w:p>
    <w:p w14:paraId="3A67B0E6" w14:textId="77777777" w:rsidR="00E64B71" w:rsidRDefault="00E64B71" w:rsidP="002C0E22">
      <w:pPr>
        <w:numPr>
          <w:ilvl w:val="0"/>
          <w:numId w:val="10"/>
        </w:numPr>
      </w:pPr>
      <w:r>
        <w:t>The protocol must support the configuration point retrieving configuration data from the switch.</w:t>
      </w:r>
    </w:p>
    <w:p w14:paraId="36FA3329" w14:textId="77777777" w:rsidR="00E64B71" w:rsidRDefault="00E64B71" w:rsidP="002C0E22">
      <w:pPr>
        <w:numPr>
          <w:ilvl w:val="0"/>
          <w:numId w:val="10"/>
        </w:numPr>
      </w:pPr>
      <w:r>
        <w:t>The protocol should support the configuration point retrieving status information from the switch.</w:t>
      </w:r>
    </w:p>
    <w:p w14:paraId="378969F0" w14:textId="77777777" w:rsidR="00E64B71" w:rsidRDefault="00E64B71" w:rsidP="002C0E22">
      <w:pPr>
        <w:numPr>
          <w:ilvl w:val="0"/>
          <w:numId w:val="10"/>
        </w:numPr>
      </w:pPr>
      <w:r>
        <w:t>The protocol must support creation, modification and deletion of configuration information at the switch.</w:t>
      </w:r>
    </w:p>
    <w:p w14:paraId="2DB1DEF3" w14:textId="77777777" w:rsidR="00E64B71" w:rsidRDefault="00E64B71" w:rsidP="002C0E22">
      <w:pPr>
        <w:numPr>
          <w:ilvl w:val="0"/>
          <w:numId w:val="10"/>
        </w:numPr>
      </w:pPr>
      <w:r>
        <w:t>The protocol must support reporting on the result of a successful configuration request.</w:t>
      </w:r>
    </w:p>
    <w:p w14:paraId="1BC2E40D" w14:textId="77777777" w:rsidR="00E64B71" w:rsidRDefault="00E64B71" w:rsidP="002C0E22">
      <w:pPr>
        <w:numPr>
          <w:ilvl w:val="0"/>
          <w:numId w:val="10"/>
        </w:numPr>
      </w:pPr>
      <w:r>
        <w:t>The protocol must support reporting error codes for partially or completely failed configuration requests.</w:t>
      </w:r>
    </w:p>
    <w:p w14:paraId="1EB37D0C" w14:textId="77777777" w:rsidR="00E64B71" w:rsidRDefault="00E64B71" w:rsidP="002C0E22">
      <w:pPr>
        <w:numPr>
          <w:ilvl w:val="0"/>
          <w:numId w:val="10"/>
        </w:numPr>
      </w:pPr>
      <w:r>
        <w:t>The protocol should support sending configuration requests independent of the completion of previous requests.</w:t>
      </w:r>
    </w:p>
    <w:p w14:paraId="66D10348" w14:textId="77777777" w:rsidR="00E64B71" w:rsidRDefault="00E64B71" w:rsidP="002C0E22">
      <w:pPr>
        <w:numPr>
          <w:ilvl w:val="0"/>
          <w:numId w:val="10"/>
        </w:numPr>
      </w:pPr>
      <w:r>
        <w:t xml:space="preserve">The protocol should support transaction capabilities including rollback per operation. </w:t>
      </w:r>
    </w:p>
    <w:p w14:paraId="7B77DDC2" w14:textId="0AE5C87F" w:rsidR="00E64B71" w:rsidRDefault="00E64B71" w:rsidP="002C0E22">
      <w:pPr>
        <w:numPr>
          <w:ilvl w:val="0"/>
          <w:numId w:val="10"/>
        </w:numPr>
      </w:pPr>
      <w:r>
        <w:t>The protocol must provide means for asynchronous notifications from the switch to the configuration point.</w:t>
      </w:r>
      <w:r w:rsidR="007C0427">
        <w:t xml:space="preserve"> An example may be, even though this scenario is out of scope for </w:t>
      </w:r>
      <w:r w:rsidR="00E34319">
        <w:t>OF-CONFIG 1.2</w:t>
      </w:r>
      <w:r w:rsidR="007C0427">
        <w:t>, is if an administrator changes a configuration out of band, the switch may need to provide an appropriate notification to the OFCP.</w:t>
      </w:r>
    </w:p>
    <w:p w14:paraId="40835E4D" w14:textId="77777777" w:rsidR="00E64B71" w:rsidRDefault="00E64B71" w:rsidP="002C0E22">
      <w:pPr>
        <w:numPr>
          <w:ilvl w:val="0"/>
          <w:numId w:val="10"/>
        </w:numPr>
      </w:pPr>
      <w:r>
        <w:t>The protocol should be extensible.</w:t>
      </w:r>
    </w:p>
    <w:p w14:paraId="0AC58F83" w14:textId="77777777" w:rsidR="00E64B71" w:rsidRDefault="00E64B71" w:rsidP="002C0E22">
      <w:pPr>
        <w:numPr>
          <w:ilvl w:val="0"/>
          <w:numId w:val="10"/>
        </w:numPr>
      </w:pPr>
      <w:r>
        <w:t>The protocol should support reporting its capabilities.</w:t>
      </w:r>
    </w:p>
    <w:p w14:paraId="6A292A16" w14:textId="249F6B1D" w:rsidR="005A3974" w:rsidRDefault="005A3974" w:rsidP="00C128FA">
      <w:pPr>
        <w:pStyle w:val="Heading1"/>
      </w:pPr>
      <w:bookmarkStart w:id="862" w:name="_Toc358291576"/>
      <w:bookmarkStart w:id="863" w:name="_Ref316762640"/>
      <w:r>
        <w:t>N</w:t>
      </w:r>
      <w:r w:rsidR="00C92724">
        <w:t>ETCONF</w:t>
      </w:r>
      <w:r>
        <w:t xml:space="preserve"> as the </w:t>
      </w:r>
      <w:r w:rsidR="00C92724">
        <w:t>T</w:t>
      </w:r>
      <w:r>
        <w:t xml:space="preserve">ransport </w:t>
      </w:r>
      <w:r w:rsidR="00C92724">
        <w:t>P</w:t>
      </w:r>
      <w:r>
        <w:t>rotocol</w:t>
      </w:r>
      <w:bookmarkEnd w:id="862"/>
    </w:p>
    <w:p w14:paraId="5A6D7858" w14:textId="2169ED5D" w:rsidR="005A3974" w:rsidRPr="006F4495" w:rsidRDefault="005A3974" w:rsidP="005A3974">
      <w:pPr>
        <w:rPr>
          <w:rFonts w:cstheme="minorHAnsi"/>
        </w:rPr>
      </w:pPr>
      <w:r w:rsidRPr="006F4495">
        <w:rPr>
          <w:rFonts w:cstheme="minorHAnsi"/>
        </w:rPr>
        <w:t>The OF-CONFIG1.</w:t>
      </w:r>
      <w:r>
        <w:rPr>
          <w:rFonts w:cstheme="minorHAnsi"/>
        </w:rPr>
        <w:t>1.1</w:t>
      </w:r>
      <w:r w:rsidRPr="006F4495">
        <w:rPr>
          <w:rFonts w:cstheme="minorHAnsi"/>
        </w:rPr>
        <w:t xml:space="preserve"> protocol provides a standard way to modify basic OpenFlow configuration for the operation of an OpenFlow logical switch within the context of an OpenFlow Capable Switch. At the same time, it provides vendors the ability to extend and innovate by providing new and improved configuration capabilities. To achieve these goals, OF-CONFIG1.</w:t>
      </w:r>
      <w:r>
        <w:rPr>
          <w:rFonts w:cstheme="minorHAnsi"/>
        </w:rPr>
        <w:t>1.1</w:t>
      </w:r>
      <w:r w:rsidRPr="006F4495">
        <w:rPr>
          <w:rFonts w:cstheme="minorHAnsi"/>
        </w:rPr>
        <w:t xml:space="preserve"> requires that devices supporting OF-CONFIG1.</w:t>
      </w:r>
      <w:r>
        <w:rPr>
          <w:rFonts w:cstheme="minorHAnsi"/>
        </w:rPr>
        <w:t>1.1</w:t>
      </w:r>
      <w:r w:rsidRPr="006F4495">
        <w:rPr>
          <w:rFonts w:cstheme="minorHAnsi"/>
        </w:rPr>
        <w:t xml:space="preserve"> MUST implement </w:t>
      </w:r>
      <w:r w:rsidR="00C92724">
        <w:rPr>
          <w:rFonts w:cstheme="minorHAnsi"/>
        </w:rPr>
        <w:t xml:space="preserve">the </w:t>
      </w:r>
      <w:r w:rsidRPr="006F4495">
        <w:rPr>
          <w:rFonts w:cstheme="minorHAnsi"/>
        </w:rPr>
        <w:t>NETCONF protocol (4) as the</w:t>
      </w:r>
      <w:r w:rsidR="00C92724">
        <w:rPr>
          <w:rFonts w:cstheme="minorHAnsi"/>
        </w:rPr>
        <w:t>ir</w:t>
      </w:r>
      <w:r w:rsidRPr="006F4495">
        <w:rPr>
          <w:rFonts w:cstheme="minorHAnsi"/>
        </w:rPr>
        <w:t xml:space="preserve"> transport</w:t>
      </w:r>
      <w:r w:rsidR="00C92724">
        <w:rPr>
          <w:rFonts w:cstheme="minorHAnsi"/>
        </w:rPr>
        <w:t xml:space="preserve"> protocol</w:t>
      </w:r>
      <w:r w:rsidRPr="006F4495">
        <w:rPr>
          <w:rFonts w:cstheme="minorHAnsi"/>
        </w:rPr>
        <w:t xml:space="preserve">. This in turn implies as specified by </w:t>
      </w:r>
      <w:r w:rsidR="00C92724">
        <w:rPr>
          <w:rFonts w:cstheme="minorHAnsi"/>
        </w:rPr>
        <w:t xml:space="preserve">the </w:t>
      </w:r>
      <w:r w:rsidRPr="006F4495">
        <w:rPr>
          <w:rFonts w:cstheme="minorHAnsi"/>
        </w:rPr>
        <w:t>NETCONF specification that OpenFlow Capable Switches supporting OF-CONFIG1.</w:t>
      </w:r>
      <w:r>
        <w:rPr>
          <w:rFonts w:cstheme="minorHAnsi"/>
        </w:rPr>
        <w:t>1.1</w:t>
      </w:r>
      <w:r w:rsidRPr="006F4495">
        <w:rPr>
          <w:rFonts w:cstheme="minorHAnsi"/>
        </w:rPr>
        <w:t xml:space="preserve"> must implement SSH as a transport protocol. In addition, the OpenFlow Capable Switches implementing OF-CONFIG1.</w:t>
      </w:r>
      <w:r>
        <w:rPr>
          <w:rFonts w:cstheme="minorHAnsi"/>
        </w:rPr>
        <w:t>1.1</w:t>
      </w:r>
      <w:r w:rsidRPr="006F4495">
        <w:rPr>
          <w:rFonts w:cstheme="minorHAnsi"/>
        </w:rPr>
        <w:t xml:space="preserve"> protocol may implement additional transports such as Web Services-Management or something else. Future versions of OF-CONFIG may specify binding to these additional transports.</w:t>
      </w:r>
    </w:p>
    <w:p w14:paraId="34AEA375" w14:textId="12DD0FE1" w:rsidR="005A3974" w:rsidRDefault="005A3974" w:rsidP="005A3974">
      <w:pPr>
        <w:rPr>
          <w:rFonts w:cstheme="minorHAnsi"/>
        </w:rPr>
      </w:pPr>
      <w:r w:rsidRPr="006F4495">
        <w:rPr>
          <w:rFonts w:cstheme="minorHAnsi"/>
        </w:rPr>
        <w:lastRenderedPageBreak/>
        <w:t>NETCONF is a stable protocol that has been standardized for several years now. It is widely available on various platforms and achieves the needs for OF-CONFIG1.</w:t>
      </w:r>
      <w:r>
        <w:rPr>
          <w:rFonts w:cstheme="minorHAnsi"/>
        </w:rPr>
        <w:t>1.1</w:t>
      </w:r>
      <w:r w:rsidRPr="006F4495">
        <w:rPr>
          <w:rFonts w:cstheme="minorHAnsi"/>
        </w:rPr>
        <w:t xml:space="preserve">. NETCONF defines a set of operations on top of a messaging layer (RPC). </w:t>
      </w:r>
      <w:r w:rsidR="00C92724">
        <w:rPr>
          <w:rFonts w:cstheme="minorHAnsi"/>
        </w:rPr>
        <w:t xml:space="preserve">The </w:t>
      </w:r>
      <w:r w:rsidRPr="006F4495">
        <w:rPr>
          <w:rFonts w:cstheme="minorHAnsi"/>
        </w:rPr>
        <w:t xml:space="preserve">diagram </w:t>
      </w:r>
      <w:r w:rsidR="00C92724">
        <w:rPr>
          <w:rFonts w:cstheme="minorHAnsi"/>
        </w:rPr>
        <w:t xml:space="preserve">below </w:t>
      </w:r>
      <w:r w:rsidRPr="006F4495">
        <w:rPr>
          <w:rFonts w:cstheme="minorHAnsi"/>
        </w:rPr>
        <w:t xml:space="preserve">shows the various layers of </w:t>
      </w:r>
      <w:r w:rsidR="00C92724">
        <w:rPr>
          <w:rFonts w:cstheme="minorHAnsi"/>
        </w:rPr>
        <w:t xml:space="preserve">the </w:t>
      </w:r>
      <w:r w:rsidRPr="006F4495">
        <w:rPr>
          <w:rFonts w:cstheme="minorHAnsi"/>
        </w:rPr>
        <w:t>NETCONF protocol.</w:t>
      </w:r>
    </w:p>
    <w:p w14:paraId="2AC19107" w14:textId="77777777" w:rsidR="005A3974" w:rsidRPr="009F1B7D" w:rsidRDefault="005A3974" w:rsidP="005A3974"/>
    <w:p w14:paraId="5EE584FF" w14:textId="77777777" w:rsidR="005A3974" w:rsidRPr="009F1B7D" w:rsidRDefault="005A3974" w:rsidP="005A3974">
      <w:pPr>
        <w:keepNext/>
        <w:jc w:val="center"/>
      </w:pPr>
      <w:r w:rsidRPr="00DB42FD">
        <w:rPr>
          <w:noProof/>
        </w:rPr>
        <w:drawing>
          <wp:inline distT="0" distB="0" distL="0" distR="0" wp14:anchorId="47C92E2F" wp14:editId="0BFDA508">
            <wp:extent cx="4914900" cy="2867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4900" cy="2867025"/>
                    </a:xfrm>
                    <a:prstGeom prst="rect">
                      <a:avLst/>
                    </a:prstGeom>
                    <a:noFill/>
                    <a:ln>
                      <a:noFill/>
                    </a:ln>
                  </pic:spPr>
                </pic:pic>
              </a:graphicData>
            </a:graphic>
          </wp:inline>
        </w:drawing>
      </w:r>
    </w:p>
    <w:p w14:paraId="262C011B" w14:textId="77777777" w:rsidR="005A3974" w:rsidRPr="00A3202A" w:rsidRDefault="005A3974" w:rsidP="005A3974">
      <w:pPr>
        <w:pStyle w:val="Caption"/>
      </w:pPr>
      <w:r w:rsidRPr="00CE3A81">
        <w:t xml:space="preserve">Figure </w:t>
      </w:r>
      <w:fldSimple w:instr=" SEQ Figure \* ARABIC ">
        <w:r w:rsidRPr="00CE3A81">
          <w:t>1</w:t>
        </w:r>
      </w:fldSimple>
      <w:r>
        <w:t>6 NETCONF Layers and Examples</w:t>
      </w:r>
    </w:p>
    <w:p w14:paraId="013333D1" w14:textId="78AC6824" w:rsidR="005A3974" w:rsidRPr="00C31DBC" w:rsidRDefault="005A3974" w:rsidP="005A3974">
      <w:pPr>
        <w:rPr>
          <w:rFonts w:cstheme="minorHAnsi"/>
        </w:rPr>
      </w:pPr>
      <w:r w:rsidRPr="00C31DBC">
        <w:rPr>
          <w:rFonts w:cstheme="minorHAnsi"/>
        </w:rPr>
        <w:t xml:space="preserve">The OpenFlow capable switches MUST support the schema as defined in this specification as the content layer in the above diagram. The schema currently covers basic configuration elements and will be extended in </w:t>
      </w:r>
      <w:r w:rsidR="00C92724">
        <w:rPr>
          <w:rFonts w:cstheme="minorHAnsi"/>
        </w:rPr>
        <w:t xml:space="preserve">the </w:t>
      </w:r>
      <w:r w:rsidRPr="00C31DBC">
        <w:rPr>
          <w:rFonts w:cstheme="minorHAnsi"/>
        </w:rPr>
        <w:t>next versions</w:t>
      </w:r>
      <w:r w:rsidR="00C92724">
        <w:rPr>
          <w:rFonts w:cstheme="minorHAnsi"/>
        </w:rPr>
        <w:t xml:space="preserve"> of this document</w:t>
      </w:r>
      <w:r w:rsidRPr="00C31DBC">
        <w:rPr>
          <w:rFonts w:cstheme="minorHAnsi"/>
        </w:rPr>
        <w:t xml:space="preserve">. </w:t>
      </w:r>
    </w:p>
    <w:p w14:paraId="24578596" w14:textId="15517D4A" w:rsidR="005A3974" w:rsidRPr="00C31DBC" w:rsidRDefault="005A3974" w:rsidP="005A3974">
      <w:pPr>
        <w:rPr>
          <w:rFonts w:cstheme="minorHAnsi"/>
        </w:rPr>
      </w:pPr>
      <w:r w:rsidRPr="00C31DBC">
        <w:rPr>
          <w:rFonts w:cstheme="minorHAnsi"/>
        </w:rPr>
        <w:t xml:space="preserve">The NETCONF protocol meets the </w:t>
      </w:r>
      <w:r w:rsidR="00E34319">
        <w:rPr>
          <w:rFonts w:cstheme="minorHAnsi"/>
        </w:rPr>
        <w:t>OF-CONFIG 1.2</w:t>
      </w:r>
      <w:r w:rsidRPr="00C31DBC">
        <w:rPr>
          <w:rFonts w:cstheme="minorHAnsi"/>
        </w:rPr>
        <w:t xml:space="preserve"> requirements for communication between an OpenFlow Configuration Point and an OpenFlow switch as listed in Section 6.3. In addition, if future needs of OF-CONFIG are not met by </w:t>
      </w:r>
      <w:r w:rsidR="00C92724">
        <w:rPr>
          <w:rFonts w:cstheme="minorHAnsi"/>
        </w:rPr>
        <w:t xml:space="preserve">the </w:t>
      </w:r>
      <w:r w:rsidRPr="00C31DBC">
        <w:rPr>
          <w:rFonts w:cstheme="minorHAnsi"/>
        </w:rPr>
        <w:t>NETCONF protocol, NETCONF is extensible which will allow OF-CONFIG to extend NETCONF for its purpose.</w:t>
      </w:r>
    </w:p>
    <w:p w14:paraId="4CAC88DC" w14:textId="77777777" w:rsidR="005A3974" w:rsidRPr="00C31DBC" w:rsidRDefault="005A3974" w:rsidP="005A3974">
      <w:pPr>
        <w:numPr>
          <w:ilvl w:val="0"/>
          <w:numId w:val="12"/>
        </w:numPr>
        <w:rPr>
          <w:rFonts w:cstheme="minorHAnsi"/>
        </w:rPr>
      </w:pPr>
      <w:r w:rsidRPr="00C31DBC">
        <w:rPr>
          <w:rFonts w:cstheme="minorHAnsi"/>
        </w:rPr>
        <w:t>It supports TLS as communication transport protocol (directly or with SOAP or BEEP in between) that can be used for providing integrity, privacy, and mutual authentication.</w:t>
      </w:r>
    </w:p>
    <w:p w14:paraId="120B3C33" w14:textId="45B6E422" w:rsidR="005A3974" w:rsidRPr="00C31DBC" w:rsidRDefault="005A3974" w:rsidP="005A3974">
      <w:pPr>
        <w:numPr>
          <w:ilvl w:val="0"/>
          <w:numId w:val="12"/>
        </w:numPr>
        <w:rPr>
          <w:rFonts w:cstheme="minorHAnsi"/>
        </w:rPr>
      </w:pPr>
      <w:r w:rsidRPr="00C31DBC">
        <w:rPr>
          <w:rFonts w:cstheme="minorHAnsi"/>
        </w:rPr>
        <w:t>All specified transport mappings for NETCONF use TLS or TCP as underlying transport protocol and thus provide reliable transport.</w:t>
      </w:r>
    </w:p>
    <w:p w14:paraId="54112B58" w14:textId="4AFE3F82" w:rsidR="005A3974" w:rsidRPr="00C31DBC" w:rsidRDefault="005A3974" w:rsidP="005A3974">
      <w:pPr>
        <w:numPr>
          <w:ilvl w:val="0"/>
          <w:numId w:val="12"/>
        </w:numPr>
        <w:rPr>
          <w:rFonts w:cstheme="minorHAnsi"/>
        </w:rPr>
      </w:pPr>
      <w:r w:rsidRPr="00C31DBC">
        <w:rPr>
          <w:rFonts w:cstheme="minorHAnsi"/>
        </w:rPr>
        <w:t>The common way to establish a connection with NETCONF is from the Configuration Point (configuration point) to the managed device (switch).</w:t>
      </w:r>
    </w:p>
    <w:p w14:paraId="31B8BF5D" w14:textId="16D7373F" w:rsidR="005A3974" w:rsidRPr="00C31DBC" w:rsidRDefault="005A3974" w:rsidP="005A3974">
      <w:pPr>
        <w:numPr>
          <w:ilvl w:val="0"/>
          <w:numId w:val="12"/>
        </w:numPr>
        <w:rPr>
          <w:rFonts w:cstheme="minorHAnsi"/>
        </w:rPr>
      </w:pPr>
      <w:r w:rsidRPr="00C31DBC">
        <w:rPr>
          <w:rFonts w:cstheme="minorHAnsi"/>
        </w:rPr>
        <w:t>The NETCONF standard</w:t>
      </w:r>
      <w:r w:rsidR="00C92724">
        <w:rPr>
          <w:rFonts w:cstheme="minorHAnsi"/>
        </w:rPr>
        <w:t>s</w:t>
      </w:r>
      <w:r w:rsidRPr="00C31DBC">
        <w:rPr>
          <w:rFonts w:cstheme="minorHAnsi"/>
        </w:rPr>
        <w:t xml:space="preserve"> support reversed configuration setup only if BEEP is used as transport protocol.</w:t>
      </w:r>
    </w:p>
    <w:p w14:paraId="179217F2" w14:textId="77777777" w:rsidR="005A3974" w:rsidRPr="00C31DBC" w:rsidRDefault="005A3974" w:rsidP="005A3974">
      <w:pPr>
        <w:numPr>
          <w:ilvl w:val="0"/>
          <w:numId w:val="12"/>
        </w:numPr>
        <w:rPr>
          <w:rFonts w:cstheme="minorHAnsi"/>
        </w:rPr>
      </w:pPr>
      <w:r w:rsidRPr="00C31DBC">
        <w:rPr>
          <w:rFonts w:cstheme="minorHAnsi"/>
        </w:rPr>
        <w:t>It supports partial switch configuration to the most fine-grain level.</w:t>
      </w:r>
    </w:p>
    <w:p w14:paraId="5AAD6B7D" w14:textId="77777777" w:rsidR="005A3974" w:rsidRPr="00C31DBC" w:rsidRDefault="005A3974" w:rsidP="005A3974">
      <w:pPr>
        <w:numPr>
          <w:ilvl w:val="0"/>
          <w:numId w:val="12"/>
        </w:numPr>
        <w:rPr>
          <w:rFonts w:cstheme="minorHAnsi"/>
        </w:rPr>
      </w:pPr>
      <w:r w:rsidRPr="00C31DBC">
        <w:rPr>
          <w:rFonts w:cstheme="minorHAnsi"/>
        </w:rPr>
        <w:t>It supports full switch configuration with a single operation.</w:t>
      </w:r>
    </w:p>
    <w:p w14:paraId="4A018CAD" w14:textId="77777777" w:rsidR="005A3974" w:rsidRPr="00C31DBC" w:rsidRDefault="005A3974" w:rsidP="005A3974">
      <w:pPr>
        <w:numPr>
          <w:ilvl w:val="0"/>
          <w:numId w:val="12"/>
        </w:numPr>
        <w:rPr>
          <w:rFonts w:cstheme="minorHAnsi"/>
        </w:rPr>
      </w:pPr>
      <w:r w:rsidRPr="00C31DBC">
        <w:rPr>
          <w:rFonts w:cstheme="minorHAnsi"/>
        </w:rPr>
        <w:lastRenderedPageBreak/>
        <w:t>It supports setting of configuration data.</w:t>
      </w:r>
    </w:p>
    <w:p w14:paraId="387EA2C3" w14:textId="77777777" w:rsidR="005A3974" w:rsidRPr="00C31DBC" w:rsidRDefault="005A3974" w:rsidP="005A3974">
      <w:pPr>
        <w:numPr>
          <w:ilvl w:val="0"/>
          <w:numId w:val="12"/>
        </w:numPr>
        <w:rPr>
          <w:rFonts w:cstheme="minorHAnsi"/>
        </w:rPr>
      </w:pPr>
      <w:r w:rsidRPr="00C31DBC">
        <w:rPr>
          <w:rFonts w:cstheme="minorHAnsi"/>
        </w:rPr>
        <w:t>It supports the retrieval of configuration data.</w:t>
      </w:r>
    </w:p>
    <w:p w14:paraId="6D36EB7A" w14:textId="77777777" w:rsidR="005A3974" w:rsidRPr="00C31DBC" w:rsidRDefault="005A3974" w:rsidP="005A3974">
      <w:pPr>
        <w:numPr>
          <w:ilvl w:val="0"/>
          <w:numId w:val="12"/>
        </w:numPr>
        <w:rPr>
          <w:rFonts w:cstheme="minorHAnsi"/>
        </w:rPr>
      </w:pPr>
      <w:r w:rsidRPr="00C31DBC">
        <w:rPr>
          <w:rFonts w:cstheme="minorHAnsi"/>
        </w:rPr>
        <w:t>It supports the retrieval of (non-configuration) status data.</w:t>
      </w:r>
    </w:p>
    <w:p w14:paraId="6EF4A2F3" w14:textId="77777777" w:rsidR="005A3974" w:rsidRPr="00C31DBC" w:rsidRDefault="005A3974" w:rsidP="005A3974">
      <w:pPr>
        <w:numPr>
          <w:ilvl w:val="0"/>
          <w:numId w:val="12"/>
        </w:numPr>
        <w:rPr>
          <w:rFonts w:cstheme="minorHAnsi"/>
        </w:rPr>
      </w:pPr>
      <w:r w:rsidRPr="00C31DBC">
        <w:rPr>
          <w:rFonts w:cstheme="minorHAnsi"/>
        </w:rPr>
        <w:t>It supports creation, modification and deletion of configuration information.</w:t>
      </w:r>
    </w:p>
    <w:p w14:paraId="3A1C393E" w14:textId="77777777" w:rsidR="005A3974" w:rsidRPr="00C31DBC" w:rsidRDefault="005A3974" w:rsidP="005A3974">
      <w:pPr>
        <w:numPr>
          <w:ilvl w:val="0"/>
          <w:numId w:val="12"/>
        </w:numPr>
        <w:rPr>
          <w:rFonts w:cstheme="minorHAnsi"/>
        </w:rPr>
      </w:pPr>
      <w:r w:rsidRPr="00C31DBC">
        <w:rPr>
          <w:rFonts w:cstheme="minorHAnsi"/>
        </w:rPr>
        <w:t>It supports returning success codes after completing a configuration operation.</w:t>
      </w:r>
    </w:p>
    <w:p w14:paraId="67CCC7D4" w14:textId="77777777" w:rsidR="005A3974" w:rsidRPr="00C31DBC" w:rsidRDefault="005A3974" w:rsidP="005A3974">
      <w:pPr>
        <w:numPr>
          <w:ilvl w:val="0"/>
          <w:numId w:val="12"/>
        </w:numPr>
        <w:rPr>
          <w:rFonts w:cstheme="minorHAnsi"/>
        </w:rPr>
      </w:pPr>
      <w:r w:rsidRPr="00C31DBC">
        <w:rPr>
          <w:rFonts w:cstheme="minorHAnsi"/>
        </w:rPr>
        <w:t>It supports support reporting error codes for partially or completely failed configuration requests.</w:t>
      </w:r>
    </w:p>
    <w:p w14:paraId="361AF4B8" w14:textId="77777777" w:rsidR="005A3974" w:rsidRPr="00C31DBC" w:rsidRDefault="005A3974" w:rsidP="005A3974">
      <w:pPr>
        <w:numPr>
          <w:ilvl w:val="0"/>
          <w:numId w:val="12"/>
        </w:numPr>
        <w:rPr>
          <w:rFonts w:cstheme="minorHAnsi"/>
        </w:rPr>
      </w:pPr>
      <w:r w:rsidRPr="00C31DBC">
        <w:rPr>
          <w:rFonts w:cstheme="minorHAnsi"/>
        </w:rPr>
        <w:t>It supports sending configuration requests independent of the completion of previous requests. Requests may be queued or processed concurrently at a switch. Each request has a request ID. Success or failure indications can be sen</w:t>
      </w:r>
      <w:r>
        <w:rPr>
          <w:rFonts w:cstheme="minorHAnsi"/>
        </w:rPr>
        <w:t>t</w:t>
      </w:r>
      <w:r w:rsidRPr="00C31DBC">
        <w:rPr>
          <w:rFonts w:cstheme="minorHAnsi"/>
        </w:rPr>
        <w:t xml:space="preserve"> independently of other requests individually for each request ID.</w:t>
      </w:r>
    </w:p>
    <w:p w14:paraId="432B157A" w14:textId="77777777" w:rsidR="005A3974" w:rsidRPr="00C31DBC" w:rsidRDefault="005A3974" w:rsidP="005A3974">
      <w:pPr>
        <w:numPr>
          <w:ilvl w:val="0"/>
          <w:numId w:val="12"/>
        </w:numPr>
        <w:rPr>
          <w:rFonts w:cstheme="minorHAnsi"/>
        </w:rPr>
      </w:pPr>
      <w:r w:rsidRPr="00C31DBC">
        <w:rPr>
          <w:rFonts w:cstheme="minorHAnsi"/>
        </w:rPr>
        <w:t xml:space="preserve">It supports transaction capabilities including rollback per operation. </w:t>
      </w:r>
    </w:p>
    <w:p w14:paraId="66E3D2F8" w14:textId="77777777" w:rsidR="005A3974" w:rsidRPr="00C31DBC" w:rsidRDefault="005A3974" w:rsidP="005A3974">
      <w:pPr>
        <w:numPr>
          <w:ilvl w:val="0"/>
          <w:numId w:val="12"/>
        </w:numPr>
        <w:rPr>
          <w:rFonts w:cstheme="minorHAnsi"/>
        </w:rPr>
      </w:pPr>
      <w:r w:rsidRPr="00C31DBC">
        <w:rPr>
          <w:rFonts w:cstheme="minorHAnsi"/>
        </w:rPr>
        <w:t>With its extension defined in RFC 5277 it supports asynchronous notifications from the managed device (switch) to the Configuration Point (configuration point).</w:t>
      </w:r>
    </w:p>
    <w:p w14:paraId="4D215247" w14:textId="77777777" w:rsidR="005A3974" w:rsidRPr="00C31DBC" w:rsidRDefault="005A3974" w:rsidP="005A3974">
      <w:pPr>
        <w:numPr>
          <w:ilvl w:val="0"/>
          <w:numId w:val="12"/>
        </w:numPr>
        <w:rPr>
          <w:rFonts w:cstheme="minorHAnsi"/>
        </w:rPr>
      </w:pPr>
      <w:r w:rsidRPr="00C31DBC">
        <w:rPr>
          <w:rFonts w:cstheme="minorHAnsi"/>
        </w:rPr>
        <w:t>It is extensible. New operations can be added and its support can be checked by capability retrieval.</w:t>
      </w:r>
    </w:p>
    <w:p w14:paraId="312458C0" w14:textId="145ACB70" w:rsidR="005A3974" w:rsidRDefault="005A3974" w:rsidP="00C128FA">
      <w:pPr>
        <w:numPr>
          <w:ilvl w:val="0"/>
          <w:numId w:val="12"/>
        </w:numPr>
      </w:pPr>
      <w:r w:rsidRPr="00C31DBC">
        <w:rPr>
          <w:rFonts w:cstheme="minorHAnsi"/>
        </w:rPr>
        <w:t>It supports reporting its capabilities.</w:t>
      </w:r>
    </w:p>
    <w:p w14:paraId="581F3868" w14:textId="77777777" w:rsidR="00E64B71" w:rsidRDefault="00E64B71" w:rsidP="00BA30A0">
      <w:pPr>
        <w:pStyle w:val="Heading1"/>
      </w:pPr>
      <w:bookmarkStart w:id="864" w:name="_Ref333636009"/>
      <w:bookmarkStart w:id="865" w:name="_Toc358291577"/>
      <w:r>
        <w:t>Data Model</w:t>
      </w:r>
      <w:bookmarkEnd w:id="863"/>
      <w:bookmarkEnd w:id="864"/>
      <w:bookmarkEnd w:id="865"/>
    </w:p>
    <w:p w14:paraId="40C3C0E1" w14:textId="2588F061" w:rsidR="00E64B71" w:rsidRDefault="00E64B71" w:rsidP="00E64B71">
      <w:r>
        <w:t xml:space="preserve">This section specifies the data model for </w:t>
      </w:r>
      <w:r w:rsidR="00E34319">
        <w:t>OF-CONFIG 1.2</w:t>
      </w:r>
      <w:r>
        <w:t xml:space="preserve">. Configurations of an OpenFlow Capable Switch or for portions of it are encoded in XML. The data model is structured into classes and attributes of classes. Each class is described in a separate sub-section by </w:t>
      </w:r>
    </w:p>
    <w:p w14:paraId="30CB3C13" w14:textId="77777777" w:rsidR="00E64B71" w:rsidRDefault="00E64B71" w:rsidP="002C0E22">
      <w:pPr>
        <w:numPr>
          <w:ilvl w:val="0"/>
          <w:numId w:val="11"/>
        </w:numPr>
      </w:pPr>
      <w:r>
        <w:t>a UML diagram giving an overview of the class,</w:t>
      </w:r>
    </w:p>
    <w:p w14:paraId="7FCC718D" w14:textId="046C7252" w:rsidR="00E64B71" w:rsidRDefault="00E64B71" w:rsidP="002C0E22">
      <w:pPr>
        <w:numPr>
          <w:ilvl w:val="0"/>
          <w:numId w:val="11"/>
        </w:numPr>
      </w:pPr>
      <w:r>
        <w:t>a portion of an XML schema</w:t>
      </w:r>
      <w:r w:rsidR="00B719B3">
        <w:t xml:space="preserve"> </w:t>
      </w:r>
      <w:r>
        <w:t xml:space="preserve">extracted from the normative XML schema in </w:t>
      </w:r>
      <w:r w:rsidR="00E95DBE">
        <w:t>2013</w:t>
      </w:r>
      <w:r>
        <w:t>,</w:t>
      </w:r>
      <w:r w:rsidR="002B638C">
        <w:t xml:space="preserve"> including normative constraints for instances of the class extending the XML schema by semantic specifications,</w:t>
      </w:r>
    </w:p>
    <w:p w14:paraId="1C4F8973" w14:textId="340A50D4" w:rsidR="00E64B71" w:rsidRDefault="00E64B71" w:rsidP="002B638C">
      <w:pPr>
        <w:numPr>
          <w:ilvl w:val="0"/>
          <w:numId w:val="11"/>
        </w:numPr>
      </w:pPr>
      <w:r>
        <w:t>an example for XML code encoding an instance of the class</w:t>
      </w:r>
    </w:p>
    <w:p w14:paraId="3258C15E" w14:textId="1A30D9FF" w:rsidR="00E64B71" w:rsidRDefault="00E64B71" w:rsidP="00C128FA">
      <w:pPr>
        <w:ind w:left="720"/>
      </w:pPr>
    </w:p>
    <w:p w14:paraId="11FEFCA8" w14:textId="3E3F61F0" w:rsidR="00E64B71" w:rsidRDefault="00E64B71" w:rsidP="00E64B71">
      <w:r>
        <w:t xml:space="preserve">The full XML schema and the full YANG module are listed in Appendices A and B. Normative for </w:t>
      </w:r>
      <w:r w:rsidR="00E34319">
        <w:t>OF-CONFIG 1.2</w:t>
      </w:r>
      <w:r>
        <w:t xml:space="preserve"> is the XML schema in </w:t>
      </w:r>
      <w:r w:rsidR="00E95DBE">
        <w:t>2013</w:t>
      </w:r>
      <w:r>
        <w:t xml:space="preserve"> and the normative constraints in </w:t>
      </w:r>
      <w:r w:rsidR="002B638C">
        <w:t>the descriptions of the individual elements.</w:t>
      </w:r>
      <w:r>
        <w:t xml:space="preserve"> The YANG module in Appendix B incorporates the XML schema specifications as well as the normative constraints</w:t>
      </w:r>
      <w:r w:rsidR="00264303">
        <w:t xml:space="preserve"> though is not normative for this specification</w:t>
      </w:r>
      <w:r>
        <w:t>.</w:t>
      </w:r>
    </w:p>
    <w:p w14:paraId="46FB2225" w14:textId="51F0AD70" w:rsidR="00502971" w:rsidRDefault="00502971" w:rsidP="00E64B71">
      <w:r>
        <w:lastRenderedPageBreak/>
        <w:t>One of the desig</w:t>
      </w:r>
      <w:r w:rsidR="005A3974">
        <w:t>n</w:t>
      </w:r>
      <w:r>
        <w:t xml:space="preserve"> goals of the model is efficient and clear enc</w:t>
      </w:r>
      <w:r w:rsidR="00264303">
        <w:t>o</w:t>
      </w:r>
      <w:r>
        <w:t xml:space="preserve">ding of switch configurations in XML. </w:t>
      </w:r>
      <w:r w:rsidR="008D0276">
        <w:t>Human readability is a strong feature of XML. But since the XML schema will mainly be created and parsed by the protocol entity, the ease of encoding and parsing was preferred over readability. This implies that i</w:t>
      </w:r>
      <w:r>
        <w:t>n case of a trade-off between cleanness and simplicity of the XML-based configuration and simplicity of the XML schema, usually cleanness and simplicity of the XML-based configuration has been preferred.</w:t>
      </w:r>
    </w:p>
    <w:p w14:paraId="23836D22" w14:textId="4A958D16" w:rsidR="00BA474E" w:rsidRDefault="00BA474E" w:rsidP="00C128FA">
      <w:pPr>
        <w:pStyle w:val="Heading2"/>
      </w:pPr>
      <w:bookmarkStart w:id="866" w:name="_Toc358291578"/>
      <w:r>
        <w:t>YANG Module</w:t>
      </w:r>
      <w:bookmarkEnd w:id="866"/>
    </w:p>
    <w:p w14:paraId="418A4881" w14:textId="44948FB0" w:rsidR="00BA474E" w:rsidRDefault="00BA474E" w:rsidP="00BA474E">
      <w:pPr>
        <w:pStyle w:val="PlainText"/>
      </w:pPr>
      <w:r>
        <w:t xml:space="preserve">In Appendix B you can find a YANG module that conforms to the normative constraints given in XML schema of </w:t>
      </w:r>
      <w:r w:rsidR="00E95DBE">
        <w:t>2013</w:t>
      </w:r>
      <w:r>
        <w:t xml:space="preserve"> and the additional explanations in this section. Most of the constraints that are given in the description of the XML schema are automatically enforced in the YANG module by syntax elements already built into the YANG language. Implementers that already use the NETCONF tools could profit by using the YANG module to reduce implementation time. Nevertheless, they need to ensure that all normative constraints are obeyed – including those that are not expressible by the YANG syntax.</w:t>
      </w:r>
    </w:p>
    <w:p w14:paraId="06701E89" w14:textId="18BEC97C" w:rsidR="00BA474E" w:rsidRDefault="00BA474E" w:rsidP="00C128FA">
      <w:pPr>
        <w:pStyle w:val="Heading2"/>
      </w:pPr>
      <w:bookmarkStart w:id="867" w:name="_Toc358291579"/>
      <w:r>
        <w:t>Core Data Model</w:t>
      </w:r>
      <w:bookmarkEnd w:id="867"/>
    </w:p>
    <w:p w14:paraId="7E2F73C6" w14:textId="193A8D70" w:rsidR="00E64B71" w:rsidRDefault="00E64B71" w:rsidP="00E64B71">
      <w:r>
        <w:t xml:space="preserve">The following UML diagram describes the top-level classes of the data model. </w:t>
      </w:r>
    </w:p>
    <w:p w14:paraId="7D795C5A" w14:textId="7650BCCE" w:rsidR="00E64B71" w:rsidRDefault="001D1E49" w:rsidP="00E64B71">
      <w:r>
        <w:object w:dxaOrig="8965" w:dyaOrig="7275" w14:anchorId="753617CE">
          <v:shape id="_x0000_i1026" type="#_x0000_t75" style="width:6in;height:350pt" o:ole="">
            <v:imagedata r:id="rId19" o:title=""/>
          </v:shape>
          <o:OLEObject Type="Embed" ProgID="Visio.Drawing.11" ShapeID="_x0000_i1026" DrawAspect="Content" ObjectID="_1316293881" r:id="rId20"/>
        </w:object>
      </w:r>
    </w:p>
    <w:p w14:paraId="33D8D86A" w14:textId="77777777" w:rsidR="001F476B" w:rsidRDefault="001F476B" w:rsidP="001F476B">
      <w:pPr>
        <w:pStyle w:val="Caption"/>
      </w:pPr>
      <w:r>
        <w:t xml:space="preserve">Figure </w:t>
      </w:r>
      <w:fldSimple w:instr=" SEQ Figure \* ARABIC ">
        <w:r>
          <w:rPr>
            <w:noProof/>
          </w:rPr>
          <w:t>3</w:t>
        </w:r>
      </w:fldSimple>
      <w:r>
        <w:t xml:space="preserve">: </w:t>
      </w:r>
      <w:r w:rsidRPr="00A06B8E">
        <w:t>UML Class Diagram for OF-CONFIG Data Model</w:t>
      </w:r>
    </w:p>
    <w:p w14:paraId="20F32DC1" w14:textId="77777777" w:rsidR="00E64B71" w:rsidRDefault="00E64B71" w:rsidP="00E64B71">
      <w:r>
        <w:lastRenderedPageBreak/>
        <w:t xml:space="preserve">The core of the model is an OpenFlow Capable Switch that is configured by OpenFlow Configuration Points. </w:t>
      </w:r>
    </w:p>
    <w:p w14:paraId="2C2F1763" w14:textId="4F112F90" w:rsidR="00E64B71" w:rsidRDefault="00E64B71" w:rsidP="00E64B71">
      <w:r>
        <w:t xml:space="preserve">The switch contains a set of resources of different types. For </w:t>
      </w:r>
      <w:r w:rsidR="00E34319">
        <w:t>OF-CONFIG 1.2</w:t>
      </w:r>
      <w:r>
        <w:t xml:space="preserve">, </w:t>
      </w:r>
      <w:r w:rsidR="00DF0F70">
        <w:t>several</w:t>
      </w:r>
      <w:r>
        <w:t xml:space="preserve"> types of resources are included in the model: OpenFlow Ports</w:t>
      </w:r>
      <w:r w:rsidR="00DF0F70">
        <w:t xml:space="preserve">, </w:t>
      </w:r>
      <w:r>
        <w:t>OpenFlow Queues</w:t>
      </w:r>
      <w:r w:rsidR="00DF0F70">
        <w:t>, External Certificate, Owned Certificate and Flow Table</w:t>
      </w:r>
      <w:r>
        <w:t xml:space="preserve">. More resource types may be added in future revisions of OF-CONFIG. OpenFlow resources can be made available for use to OpenFlow Logical Switches. </w:t>
      </w:r>
    </w:p>
    <w:p w14:paraId="25A0F560" w14:textId="77777777" w:rsidR="00E64B71" w:rsidRDefault="00E64B71" w:rsidP="00E64B71">
      <w:r>
        <w:t xml:space="preserve">Instances of OpenFlow logical switches are contained within the OpenFlow Capable Switch. A set of OpenFlow Controllers is assigned to each OpenFlow logical switch. </w:t>
      </w:r>
    </w:p>
    <w:p w14:paraId="2AF2377F" w14:textId="66D79552" w:rsidR="00E64B71" w:rsidRDefault="00E64B71" w:rsidP="00E64B71">
      <w:r>
        <w:t xml:space="preserve">The data model contains several identifiers, most of them encoded as an XML element &lt;id&gt;. Currently these IDs are defined as strings with required uniqueness in a certain context. Beyond uniqueness requirements, no further guidance is given on how to build these strings. This may be changed in the future. Particularly, the use of Universal Resource Names (URNs) is envisioned. This requires developing a naming scheme for URNs in OF-CONFIG and registering a URN namespace for the ONF. It is expected that recommendations for URN-based identifiers will be introduced by a future version of OF-CONFIG. Since URNs are represented as strings, such recommendations can be made compatible with identifiers in </w:t>
      </w:r>
      <w:r w:rsidR="00E34319">
        <w:t>OF-CONFIG 1.2</w:t>
      </w:r>
      <w:r>
        <w:t>.</w:t>
      </w:r>
    </w:p>
    <w:p w14:paraId="434BC7A2" w14:textId="77777777" w:rsidR="00E64B71" w:rsidRDefault="00E64B71" w:rsidP="00C128FA">
      <w:pPr>
        <w:pStyle w:val="Heading2"/>
      </w:pPr>
      <w:bookmarkStart w:id="868" w:name="_Toc333522884"/>
      <w:bookmarkStart w:id="869" w:name="_Toc335146808"/>
      <w:bookmarkStart w:id="870" w:name="_Toc358291580"/>
      <w:bookmarkEnd w:id="868"/>
      <w:bookmarkEnd w:id="869"/>
      <w:r>
        <w:t>OpenFlow Capable Switch</w:t>
      </w:r>
      <w:bookmarkEnd w:id="870"/>
    </w:p>
    <w:p w14:paraId="4D366758" w14:textId="77777777" w:rsidR="00E64B71" w:rsidRDefault="00E64B71" w:rsidP="00E64B71">
      <w:r>
        <w:t xml:space="preserve">The OpenFlow Capable Switch serves as the root element for an OpenFlow configuration. It has relationships to </w:t>
      </w:r>
    </w:p>
    <w:p w14:paraId="3B277E79" w14:textId="77777777" w:rsidR="00E64B71" w:rsidRDefault="00E64B71" w:rsidP="002C0E22">
      <w:pPr>
        <w:numPr>
          <w:ilvl w:val="0"/>
          <w:numId w:val="9"/>
        </w:numPr>
      </w:pPr>
      <w:r>
        <w:t>OpenFlow Configuration Points that manage and particularly configure the OpenFlow Capable Switch,</w:t>
      </w:r>
    </w:p>
    <w:p w14:paraId="752BCA2F" w14:textId="77777777" w:rsidR="00E64B71" w:rsidRDefault="00E64B71" w:rsidP="002C0E22">
      <w:pPr>
        <w:numPr>
          <w:ilvl w:val="0"/>
          <w:numId w:val="9"/>
        </w:numPr>
      </w:pPr>
      <w:r>
        <w:t xml:space="preserve">OpenFlow logical switches that are contained and instantiated within the OpenFlow Capable Switch, </w:t>
      </w:r>
    </w:p>
    <w:p w14:paraId="2BF8724C" w14:textId="77777777" w:rsidR="00E64B71" w:rsidRDefault="00E64B71" w:rsidP="002C0E22">
      <w:pPr>
        <w:numPr>
          <w:ilvl w:val="0"/>
          <w:numId w:val="2"/>
        </w:numPr>
      </w:pPr>
      <w:r>
        <w:t>OpenFlow Resources contained in the OpenFlow Capable Switch that may be used by OpenFlow Logical Switches.</w:t>
      </w:r>
    </w:p>
    <w:p w14:paraId="7545A5F2" w14:textId="77777777" w:rsidR="00E64B71" w:rsidRDefault="00E64B71" w:rsidP="00C128FA">
      <w:pPr>
        <w:pStyle w:val="Heading3"/>
      </w:pPr>
      <w:bookmarkStart w:id="871" w:name="_Toc358291581"/>
      <w:r>
        <w:lastRenderedPageBreak/>
        <w:t>UML Diagram</w:t>
      </w:r>
      <w:bookmarkEnd w:id="871"/>
    </w:p>
    <w:p w14:paraId="0BFC3B0A" w14:textId="7F71EB9F" w:rsidR="00E64B71" w:rsidRDefault="00B80901" w:rsidP="000B2FB6">
      <w:pPr>
        <w:jc w:val="center"/>
      </w:pPr>
      <w:r>
        <w:object w:dxaOrig="8155" w:dyaOrig="4195" w14:anchorId="5AA61D9C">
          <v:shape id="_x0000_i1027" type="#_x0000_t75" style="width:408pt;height:209pt" o:ole="">
            <v:imagedata r:id="rId21" o:title=""/>
          </v:shape>
          <o:OLEObject Type="Embed" ProgID="Visio.Drawing.11" ShapeID="_x0000_i1027" DrawAspect="Content" ObjectID="_1316293882" r:id="rId22"/>
        </w:object>
      </w:r>
    </w:p>
    <w:p w14:paraId="6671A780" w14:textId="77777777" w:rsidR="00E64B71" w:rsidRDefault="001F476B" w:rsidP="001F476B">
      <w:pPr>
        <w:pStyle w:val="Caption"/>
      </w:pPr>
      <w:r>
        <w:t xml:space="preserve">Figure </w:t>
      </w:r>
      <w:fldSimple w:instr=" SEQ Figure \* ARABIC ">
        <w:r>
          <w:rPr>
            <w:noProof/>
          </w:rPr>
          <w:t>4</w:t>
        </w:r>
      </w:fldSimple>
      <w:r>
        <w:t xml:space="preserve">: </w:t>
      </w:r>
      <w:r w:rsidRPr="00337B8B">
        <w:t>Data Model Diagram for OpenFlow Capable Switch</w:t>
      </w:r>
    </w:p>
    <w:p w14:paraId="3133D489" w14:textId="77777777" w:rsidR="00D84428" w:rsidRPr="009F1B7D" w:rsidRDefault="00013F69" w:rsidP="00BA30A0">
      <w:pPr>
        <w:pStyle w:val="Heading3"/>
      </w:pPr>
      <w:bookmarkStart w:id="872" w:name="_Toc358291582"/>
      <w:r>
        <w:t xml:space="preserve">XML </w:t>
      </w:r>
      <w:r w:rsidR="001F476B">
        <w:t>Schema</w:t>
      </w:r>
      <w:bookmarkEnd w:id="872"/>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D84428" w:rsidRPr="009F1B7D" w14:paraId="5BCE7943" w14:textId="77777777" w:rsidTr="00C128FA">
        <w:tc>
          <w:tcPr>
            <w:tcW w:w="5000" w:type="pct"/>
            <w:shd w:val="clear" w:color="auto" w:fill="C8FCCD"/>
          </w:tcPr>
          <w:p w14:paraId="422E721B" w14:textId="43758D80" w:rsidR="00DC2CE4" w:rsidRDefault="00DC2CE4" w:rsidP="00DC2CE4">
            <w:pPr>
              <w:pStyle w:val="XML1"/>
            </w:pPr>
            <w:r>
              <w:t xml:space="preserve">  &lt;xs:element name="capable-switch"&gt;</w:t>
            </w:r>
          </w:p>
          <w:p w14:paraId="0ADC4875" w14:textId="77777777" w:rsidR="00DC2CE4" w:rsidRDefault="00DC2CE4" w:rsidP="00DC2CE4">
            <w:pPr>
              <w:pStyle w:val="XML1"/>
            </w:pPr>
            <w:r>
              <w:t xml:space="preserve">    &lt;xs:annotation&gt;</w:t>
            </w:r>
          </w:p>
          <w:p w14:paraId="3FD47164" w14:textId="77777777" w:rsidR="00DC2CE4" w:rsidRDefault="00DC2CE4" w:rsidP="00DC2CE4">
            <w:pPr>
              <w:pStyle w:val="XML1"/>
            </w:pPr>
            <w:r>
              <w:t xml:space="preserve">      &lt;xs:documentation&gt;</w:t>
            </w:r>
          </w:p>
          <w:p w14:paraId="540EEEB5" w14:textId="77777777" w:rsidR="00DC2CE4" w:rsidRDefault="00DC2CE4" w:rsidP="00DC2CE4">
            <w:pPr>
              <w:pStyle w:val="XML1"/>
            </w:pPr>
            <w:r>
              <w:t xml:space="preserve">        The OpenFlow Capable Switch serves as the root </w:t>
            </w:r>
          </w:p>
          <w:p w14:paraId="5BE86660" w14:textId="1AA57906" w:rsidR="00DC2CE4" w:rsidRDefault="00DC2CE4" w:rsidP="00DC2CE4">
            <w:pPr>
              <w:pStyle w:val="XML1"/>
            </w:pPr>
            <w:r>
              <w:t xml:space="preserve">        element for an OpenFlow configuration.  It contains </w:t>
            </w:r>
            <w:r w:rsidR="00076EE8">
              <w:t xml:space="preserve">OpenFlow </w:t>
            </w:r>
            <w:r>
              <w:t>logical</w:t>
            </w:r>
          </w:p>
          <w:p w14:paraId="7DAC5BCB" w14:textId="77777777" w:rsidR="00DC2CE4" w:rsidRDefault="00DC2CE4" w:rsidP="00DC2CE4">
            <w:pPr>
              <w:pStyle w:val="XML1"/>
            </w:pPr>
            <w:r>
              <w:t xml:space="preserve">        switches and resources that can be assigned to logical</w:t>
            </w:r>
          </w:p>
          <w:p w14:paraId="584A82AA" w14:textId="77777777" w:rsidR="00DC2CE4" w:rsidRDefault="00DC2CE4" w:rsidP="00DC2CE4">
            <w:pPr>
              <w:pStyle w:val="XML1"/>
            </w:pPr>
            <w:r>
              <w:t xml:space="preserve">        switches.  It may have relations to OpenFlow Configuration </w:t>
            </w:r>
          </w:p>
          <w:p w14:paraId="3D83A0A1" w14:textId="77777777" w:rsidR="00DC2CE4" w:rsidRDefault="00DC2CE4" w:rsidP="00DC2CE4">
            <w:pPr>
              <w:pStyle w:val="XML1"/>
            </w:pPr>
            <w:r>
              <w:t xml:space="preserve">        Points.</w:t>
            </w:r>
          </w:p>
          <w:p w14:paraId="7DB61767" w14:textId="77777777" w:rsidR="00DC2CE4" w:rsidRDefault="00DC2CE4" w:rsidP="00DC2CE4">
            <w:pPr>
              <w:pStyle w:val="XML1"/>
            </w:pPr>
            <w:r>
              <w:t xml:space="preserve">      &lt;/xs:documentation&gt;</w:t>
            </w:r>
          </w:p>
          <w:p w14:paraId="4DACBF3B" w14:textId="77777777" w:rsidR="00DC2CE4" w:rsidRDefault="00DC2CE4" w:rsidP="00DC2CE4">
            <w:pPr>
              <w:pStyle w:val="XML1"/>
            </w:pPr>
            <w:r>
              <w:t xml:space="preserve">    &lt;/xs:annotation&gt;</w:t>
            </w:r>
          </w:p>
          <w:p w14:paraId="77311B2A" w14:textId="77777777" w:rsidR="00DC2CE4" w:rsidRDefault="00DC2CE4" w:rsidP="00DC2CE4">
            <w:pPr>
              <w:pStyle w:val="XML1"/>
            </w:pPr>
            <w:r>
              <w:t xml:space="preserve">    &lt;xs:complexType&gt;</w:t>
            </w:r>
          </w:p>
          <w:p w14:paraId="31EC0734" w14:textId="77777777" w:rsidR="00DC2CE4" w:rsidRDefault="00DC2CE4" w:rsidP="00DC2CE4">
            <w:pPr>
              <w:pStyle w:val="XML1"/>
            </w:pPr>
            <w:r>
              <w:t xml:space="preserve">      &lt;xs:sequence&gt;</w:t>
            </w:r>
          </w:p>
          <w:p w14:paraId="46DD33C7" w14:textId="77777777" w:rsidR="00DC2CE4" w:rsidRDefault="00DC2CE4" w:rsidP="00DC2CE4">
            <w:pPr>
              <w:pStyle w:val="XML1"/>
            </w:pPr>
            <w:r>
              <w:t xml:space="preserve">        &lt;xs:element name="id"  type="inet:uri"&gt;</w:t>
            </w:r>
          </w:p>
          <w:p w14:paraId="2F1823A0" w14:textId="77777777" w:rsidR="00DC2CE4" w:rsidRDefault="00DC2CE4" w:rsidP="00DC2CE4">
            <w:pPr>
              <w:pStyle w:val="XML1"/>
            </w:pPr>
            <w:r>
              <w:t xml:space="preserve">          &lt;xs:annotation&gt;</w:t>
            </w:r>
          </w:p>
          <w:p w14:paraId="4C1B6BCB" w14:textId="77777777" w:rsidR="00DC2CE4" w:rsidRDefault="00DC2CE4" w:rsidP="00DC2CE4">
            <w:pPr>
              <w:pStyle w:val="XML1"/>
            </w:pPr>
            <w:r>
              <w:t xml:space="preserve">            &lt;xs:documentation&gt;</w:t>
            </w:r>
          </w:p>
          <w:p w14:paraId="53032D33" w14:textId="77777777" w:rsidR="00DC2CE4" w:rsidRDefault="00DC2CE4" w:rsidP="00DC2CE4">
            <w:pPr>
              <w:pStyle w:val="XML1"/>
            </w:pPr>
            <w:r>
              <w:t xml:space="preserve">              A unique but locally arbitrary identifier that</w:t>
            </w:r>
          </w:p>
          <w:p w14:paraId="3BE9F14B" w14:textId="77777777" w:rsidR="00DC2CE4" w:rsidRDefault="00DC2CE4" w:rsidP="00DC2CE4">
            <w:pPr>
              <w:pStyle w:val="XML1"/>
            </w:pPr>
            <w:r>
              <w:t xml:space="preserve">              uniquely identifies a Capable Switch within the context of </w:t>
            </w:r>
          </w:p>
          <w:p w14:paraId="18DA9614" w14:textId="77777777" w:rsidR="00DC2CE4" w:rsidRDefault="00DC2CE4" w:rsidP="00DC2CE4">
            <w:pPr>
              <w:pStyle w:val="XML1"/>
            </w:pPr>
            <w:r>
              <w:t xml:space="preserve">              potential OpenFlow Configuration Points.  It MUST be </w:t>
            </w:r>
          </w:p>
          <w:p w14:paraId="14BC29DA" w14:textId="77777777" w:rsidR="00DC2CE4" w:rsidRDefault="00DC2CE4" w:rsidP="00DC2CE4">
            <w:pPr>
              <w:pStyle w:val="XML1"/>
            </w:pPr>
            <w:r>
              <w:t xml:space="preserve">              persistent across reboots of the OpenFlow Capable Switch.</w:t>
            </w:r>
          </w:p>
          <w:p w14:paraId="119E4699" w14:textId="77777777" w:rsidR="00DC2CE4" w:rsidRDefault="00DC2CE4" w:rsidP="00DC2CE4">
            <w:pPr>
              <w:pStyle w:val="XML1"/>
            </w:pPr>
          </w:p>
          <w:p w14:paraId="00070A1E" w14:textId="77777777" w:rsidR="00DC2CE4" w:rsidRDefault="00DC2CE4" w:rsidP="00DC2CE4">
            <w:pPr>
              <w:pStyle w:val="XML1"/>
            </w:pPr>
            <w:r>
              <w:t xml:space="preserve">              This element MUST be present in the NETCONF data store.</w:t>
            </w:r>
          </w:p>
          <w:p w14:paraId="291BCCA9" w14:textId="77777777" w:rsidR="00DC2CE4" w:rsidRDefault="00DC2CE4" w:rsidP="00DC2CE4">
            <w:pPr>
              <w:pStyle w:val="XML1"/>
            </w:pPr>
            <w:r>
              <w:t xml:space="preserve">              If this element is not present in a NETCONF &amp;lt;edit-config&amp;gt;</w:t>
            </w:r>
          </w:p>
          <w:p w14:paraId="2A8725DF" w14:textId="77777777" w:rsidR="00DC2CE4" w:rsidRDefault="00DC2CE4" w:rsidP="00DC2CE4">
            <w:pPr>
              <w:pStyle w:val="XML1"/>
            </w:pPr>
            <w:r>
              <w:t xml:space="preserve">              operation 'create', 'merge' or 'replace' and the parent</w:t>
            </w:r>
          </w:p>
          <w:p w14:paraId="1DC49F26" w14:textId="77777777" w:rsidR="00DC2CE4" w:rsidRDefault="00DC2CE4" w:rsidP="00DC2CE4">
            <w:pPr>
              <w:pStyle w:val="XML1"/>
            </w:pPr>
            <w:r>
              <w:t xml:space="preserve">              element does not exist, a 'data-missing' error is</w:t>
            </w:r>
          </w:p>
          <w:p w14:paraId="1B1A450E" w14:textId="77777777" w:rsidR="00DC2CE4" w:rsidRDefault="00DC2CE4" w:rsidP="00DC2CE4">
            <w:pPr>
              <w:pStyle w:val="XML1"/>
            </w:pPr>
            <w:r>
              <w:t xml:space="preserve">              returned.</w:t>
            </w:r>
          </w:p>
          <w:p w14:paraId="59D7F22A" w14:textId="77777777" w:rsidR="00DC2CE4" w:rsidRDefault="00DC2CE4" w:rsidP="00DC2CE4">
            <w:pPr>
              <w:pStyle w:val="XML1"/>
            </w:pPr>
            <w:r>
              <w:t xml:space="preserve">            &lt;/xs:documentation&gt;</w:t>
            </w:r>
          </w:p>
          <w:p w14:paraId="4C722B6B" w14:textId="77777777" w:rsidR="00DC2CE4" w:rsidRDefault="00DC2CE4" w:rsidP="00DC2CE4">
            <w:pPr>
              <w:pStyle w:val="XML1"/>
            </w:pPr>
            <w:r>
              <w:t xml:space="preserve">          &lt;/xs:annotation&gt;</w:t>
            </w:r>
          </w:p>
          <w:p w14:paraId="52F892DE" w14:textId="77777777" w:rsidR="00DC2CE4" w:rsidRDefault="00DC2CE4" w:rsidP="00DC2CE4">
            <w:pPr>
              <w:pStyle w:val="XML1"/>
            </w:pPr>
            <w:r>
              <w:t xml:space="preserve">        &lt;/xs:element&gt;</w:t>
            </w:r>
          </w:p>
          <w:p w14:paraId="2527372D" w14:textId="77777777" w:rsidR="00DC2CE4" w:rsidRDefault="00DC2CE4" w:rsidP="00DC2CE4">
            <w:pPr>
              <w:pStyle w:val="XML1"/>
            </w:pPr>
            <w:r>
              <w:t xml:space="preserve">        &lt;xs:element name="config-version" minOccurs="0"  type="xs:string"&gt;</w:t>
            </w:r>
          </w:p>
          <w:p w14:paraId="6C7C7BBB" w14:textId="77777777" w:rsidR="00DC2CE4" w:rsidRDefault="00DC2CE4" w:rsidP="00DC2CE4">
            <w:pPr>
              <w:pStyle w:val="XML1"/>
            </w:pPr>
            <w:r>
              <w:t xml:space="preserve">          &lt;xs:annotation&gt;</w:t>
            </w:r>
          </w:p>
          <w:p w14:paraId="7EA3B296" w14:textId="77777777" w:rsidR="00DC2CE4" w:rsidRDefault="00DC2CE4" w:rsidP="00DC2CE4">
            <w:pPr>
              <w:pStyle w:val="XML1"/>
            </w:pPr>
            <w:r>
              <w:t xml:space="preserve">            &lt;xs:documentation&gt;</w:t>
            </w:r>
          </w:p>
          <w:p w14:paraId="690715DB" w14:textId="77777777" w:rsidR="00DC2CE4" w:rsidRDefault="00DC2CE4" w:rsidP="00DC2CE4">
            <w:pPr>
              <w:pStyle w:val="XML1"/>
            </w:pPr>
            <w:r>
              <w:lastRenderedPageBreak/>
              <w:t xml:space="preserve">              The maximum supported OF-CONFIG version that is</w:t>
            </w:r>
          </w:p>
          <w:p w14:paraId="4FDE6C04" w14:textId="77777777" w:rsidR="00DC2CE4" w:rsidRDefault="00DC2CE4" w:rsidP="00DC2CE4">
            <w:pPr>
              <w:pStyle w:val="XML1"/>
            </w:pPr>
            <w:r>
              <w:t xml:space="preserve">              supported by the OpenFlow Capable Switch. For switches</w:t>
            </w:r>
          </w:p>
          <w:p w14:paraId="22E2C027" w14:textId="77777777" w:rsidR="00DC2CE4" w:rsidRDefault="00DC2CE4" w:rsidP="00DC2CE4">
            <w:pPr>
              <w:pStyle w:val="XML1"/>
            </w:pPr>
            <w:r>
              <w:t xml:space="preserve">              implementing this version of the OF-CONFIG protocol this</w:t>
            </w:r>
          </w:p>
          <w:p w14:paraId="6FF264D1" w14:textId="77777777" w:rsidR="00DC2CE4" w:rsidRDefault="00DC2CE4" w:rsidP="00DC2CE4">
            <w:pPr>
              <w:pStyle w:val="XML1"/>
            </w:pPr>
            <w:r>
              <w:t xml:space="preserve">              MUST always be 1.1.1.</w:t>
            </w:r>
          </w:p>
          <w:p w14:paraId="41129F29" w14:textId="77777777" w:rsidR="00DC2CE4" w:rsidRDefault="00DC2CE4" w:rsidP="00DC2CE4">
            <w:pPr>
              <w:pStyle w:val="XML1"/>
            </w:pPr>
          </w:p>
          <w:p w14:paraId="0270BDB1" w14:textId="77777777" w:rsidR="00DC2CE4" w:rsidRDefault="00DC2CE4" w:rsidP="00DC2CE4">
            <w:pPr>
              <w:pStyle w:val="XML1"/>
            </w:pPr>
            <w:r>
              <w:t xml:space="preserve">              This object can be used to identify the OF-CONFIG version</w:t>
            </w:r>
          </w:p>
          <w:p w14:paraId="3A29E1F4" w14:textId="77777777" w:rsidR="00DC2CE4" w:rsidRDefault="00DC2CE4" w:rsidP="00DC2CE4">
            <w:pPr>
              <w:pStyle w:val="XML1"/>
            </w:pPr>
            <w:r>
              <w:t xml:space="preserve">              a capable switch supports beginning with version 1.1.1 of </w:t>
            </w:r>
          </w:p>
          <w:p w14:paraId="73CE1F63" w14:textId="08E9571C" w:rsidR="00DC2CE4" w:rsidRDefault="00DC2CE4" w:rsidP="00DC2CE4">
            <w:pPr>
              <w:pStyle w:val="XML1"/>
            </w:pPr>
            <w:r>
              <w:t xml:space="preserve">              OF-CONFIG. In add</w:t>
            </w:r>
            <w:r w:rsidR="00EF7C1F">
              <w:t>i</w:t>
            </w:r>
            <w:r>
              <w:t>tion the supported version can be</w:t>
            </w:r>
          </w:p>
          <w:p w14:paraId="45971053" w14:textId="77777777" w:rsidR="00DC2CE4" w:rsidRDefault="00DC2CE4" w:rsidP="00DC2CE4">
            <w:pPr>
              <w:pStyle w:val="XML1"/>
            </w:pPr>
            <w:r>
              <w:t xml:space="preserve">              determined by the namespace the OpenFlow Capable Switch</w:t>
            </w:r>
          </w:p>
          <w:p w14:paraId="4F5A27A1" w14:textId="77777777" w:rsidR="00DC2CE4" w:rsidRDefault="00DC2CE4" w:rsidP="00DC2CE4">
            <w:pPr>
              <w:pStyle w:val="XML1"/>
            </w:pPr>
            <w:r>
              <w:t xml:space="preserve">              returns to configuration request of an element (like </w:t>
            </w:r>
          </w:p>
          <w:p w14:paraId="50AF1F68" w14:textId="77777777" w:rsidR="00DC2CE4" w:rsidRDefault="00DC2CE4" w:rsidP="00DC2CE4">
            <w:pPr>
              <w:pStyle w:val="XML1"/>
            </w:pPr>
            <w:r>
              <w:t xml:space="preserve">              capable-switch) that is present in all OF-CONFIG versions</w:t>
            </w:r>
          </w:p>
          <w:p w14:paraId="6954C367" w14:textId="77777777" w:rsidR="00DC2CE4" w:rsidRDefault="00DC2CE4" w:rsidP="00DC2CE4">
            <w:pPr>
              <w:pStyle w:val="XML1"/>
            </w:pPr>
            <w:r>
              <w:t xml:space="preserve">              specified so far. This is the only possiblity to identify</w:t>
            </w:r>
          </w:p>
          <w:p w14:paraId="73D93276" w14:textId="479A22A7" w:rsidR="00DC2CE4" w:rsidRDefault="00DC2CE4" w:rsidP="00DC2CE4">
            <w:pPr>
              <w:pStyle w:val="XML1"/>
            </w:pPr>
            <w:r>
              <w:t xml:space="preserve">              OF-CONFIG versions prior to </w:t>
            </w:r>
            <w:r w:rsidR="00E34319">
              <w:t>OF-CONFIG 1.2</w:t>
            </w:r>
            <w:r>
              <w:t>.</w:t>
            </w:r>
          </w:p>
          <w:p w14:paraId="6E71D638" w14:textId="77777777" w:rsidR="00DC2CE4" w:rsidRDefault="00DC2CE4" w:rsidP="00DC2CE4">
            <w:pPr>
              <w:pStyle w:val="XML1"/>
            </w:pPr>
            <w:r>
              <w:t xml:space="preserve">            &lt;/xs:documentation&gt;</w:t>
            </w:r>
          </w:p>
          <w:p w14:paraId="20341E34" w14:textId="77777777" w:rsidR="00DC2CE4" w:rsidRDefault="00DC2CE4" w:rsidP="00DC2CE4">
            <w:pPr>
              <w:pStyle w:val="XML1"/>
            </w:pPr>
            <w:r>
              <w:t xml:space="preserve">          &lt;/xs:annotation&gt;</w:t>
            </w:r>
          </w:p>
          <w:p w14:paraId="0A776E1C" w14:textId="77777777" w:rsidR="00DC2CE4" w:rsidRDefault="00DC2CE4" w:rsidP="00DC2CE4">
            <w:pPr>
              <w:pStyle w:val="XML1"/>
            </w:pPr>
            <w:r>
              <w:t xml:space="preserve">        &lt;/xs:element&gt;</w:t>
            </w:r>
          </w:p>
          <w:p w14:paraId="22C7EB03" w14:textId="77777777" w:rsidR="00DC2CE4" w:rsidRDefault="00DC2CE4" w:rsidP="00DC2CE4">
            <w:pPr>
              <w:pStyle w:val="XML1"/>
            </w:pPr>
            <w:r>
              <w:t xml:space="preserve">        &lt;xs:element name="configuration-points" minOccurs="0"&gt;</w:t>
            </w:r>
          </w:p>
          <w:p w14:paraId="6A8F8676" w14:textId="77777777" w:rsidR="00DC2CE4" w:rsidRDefault="00DC2CE4" w:rsidP="00DC2CE4">
            <w:pPr>
              <w:pStyle w:val="XML1"/>
            </w:pPr>
            <w:r>
              <w:t xml:space="preserve">          &lt;xs:complexType&gt;</w:t>
            </w:r>
          </w:p>
          <w:p w14:paraId="1F265BCC" w14:textId="77777777" w:rsidR="00DC2CE4" w:rsidRDefault="00DC2CE4" w:rsidP="00DC2CE4">
            <w:pPr>
              <w:pStyle w:val="XML1"/>
            </w:pPr>
            <w:r>
              <w:t xml:space="preserve">            &lt;xs:sequence&gt;</w:t>
            </w:r>
          </w:p>
          <w:p w14:paraId="1D9C6F69" w14:textId="77777777" w:rsidR="00DC2CE4" w:rsidRDefault="00DC2CE4" w:rsidP="00DC2CE4">
            <w:pPr>
              <w:pStyle w:val="XML1"/>
            </w:pPr>
            <w:r>
              <w:t xml:space="preserve">              &lt;xs:element name="configuration-point" minOccurs="0" maxOccurs="unbounded"&gt;</w:t>
            </w:r>
          </w:p>
          <w:p w14:paraId="156AE1DE" w14:textId="77777777" w:rsidR="00DC2CE4" w:rsidRDefault="00DC2CE4" w:rsidP="00DC2CE4">
            <w:pPr>
              <w:pStyle w:val="XML1"/>
            </w:pPr>
            <w:r>
              <w:t xml:space="preserve">                &lt;xs:annotation&gt;</w:t>
            </w:r>
          </w:p>
          <w:p w14:paraId="4067C981" w14:textId="77777777" w:rsidR="00DC2CE4" w:rsidRDefault="00DC2CE4" w:rsidP="00DC2CE4">
            <w:pPr>
              <w:pStyle w:val="XML1"/>
            </w:pPr>
            <w:r>
              <w:t xml:space="preserve">                  &lt;xs:documentation&gt;</w:t>
            </w:r>
          </w:p>
          <w:p w14:paraId="68AA3B1E" w14:textId="77777777" w:rsidR="00DC2CE4" w:rsidRDefault="00DC2CE4" w:rsidP="00DC2CE4">
            <w:pPr>
              <w:pStyle w:val="XML1"/>
            </w:pPr>
            <w:r>
              <w:t xml:space="preserve">                    The list of all Configuration Points known to</w:t>
            </w:r>
          </w:p>
          <w:p w14:paraId="65AAE542" w14:textId="77777777" w:rsidR="00DC2CE4" w:rsidRDefault="00DC2CE4" w:rsidP="00DC2CE4">
            <w:pPr>
              <w:pStyle w:val="XML1"/>
            </w:pPr>
            <w:r>
              <w:t xml:space="preserve">                    the OpenFlow Capable Switch that may manage it using</w:t>
            </w:r>
          </w:p>
          <w:p w14:paraId="6829FC60" w14:textId="77777777" w:rsidR="00DC2CE4" w:rsidRDefault="00DC2CE4" w:rsidP="00DC2CE4">
            <w:pPr>
              <w:pStyle w:val="XML1"/>
            </w:pPr>
            <w:r>
              <w:t xml:space="preserve">                    OF-CONFIG.</w:t>
            </w:r>
          </w:p>
          <w:p w14:paraId="2DC3E231" w14:textId="77777777" w:rsidR="00DC2CE4" w:rsidRDefault="00DC2CE4" w:rsidP="00DC2CE4">
            <w:pPr>
              <w:pStyle w:val="XML1"/>
            </w:pPr>
          </w:p>
          <w:p w14:paraId="4EC93A2E" w14:textId="77777777" w:rsidR="00DC2CE4" w:rsidRDefault="00DC2CE4" w:rsidP="00DC2CE4">
            <w:pPr>
              <w:pStyle w:val="XML1"/>
            </w:pPr>
            <w:r>
              <w:t xml:space="preserve">                    The element 'id' of OFConfigurationType MUST be unique</w:t>
            </w:r>
          </w:p>
          <w:p w14:paraId="18C9E263" w14:textId="77777777" w:rsidR="00DC2CE4" w:rsidRDefault="00DC2CE4" w:rsidP="00DC2CE4">
            <w:pPr>
              <w:pStyle w:val="XML1"/>
            </w:pPr>
            <w:r>
              <w:t xml:space="preserve">                    within this list.</w:t>
            </w:r>
          </w:p>
          <w:p w14:paraId="13FEA41E" w14:textId="77777777" w:rsidR="00DC2CE4" w:rsidRDefault="00DC2CE4" w:rsidP="00DC2CE4">
            <w:pPr>
              <w:pStyle w:val="XML1"/>
            </w:pPr>
            <w:r>
              <w:t xml:space="preserve">                  &lt;/xs:documentation&gt;</w:t>
            </w:r>
          </w:p>
          <w:p w14:paraId="2AEAD68F" w14:textId="77777777" w:rsidR="00DC2CE4" w:rsidRDefault="00DC2CE4" w:rsidP="00DC2CE4">
            <w:pPr>
              <w:pStyle w:val="XML1"/>
            </w:pPr>
            <w:r>
              <w:t xml:space="preserve">                &lt;/xs:annotation&gt;</w:t>
            </w:r>
          </w:p>
          <w:p w14:paraId="0E36069E" w14:textId="77777777" w:rsidR="00DC2CE4" w:rsidRDefault="00DC2CE4" w:rsidP="00DC2CE4">
            <w:pPr>
              <w:pStyle w:val="XML1"/>
            </w:pPr>
            <w:r>
              <w:t xml:space="preserve">                &lt;xs:complexType&gt;</w:t>
            </w:r>
          </w:p>
          <w:p w14:paraId="49A886A2" w14:textId="77777777" w:rsidR="00DC2CE4" w:rsidRDefault="00DC2CE4" w:rsidP="00DC2CE4">
            <w:pPr>
              <w:pStyle w:val="XML1"/>
            </w:pPr>
            <w:r>
              <w:t xml:space="preserve">                  &lt;xs:sequence&gt;</w:t>
            </w:r>
          </w:p>
          <w:p w14:paraId="6141C745" w14:textId="77777777" w:rsidR="00DC2CE4" w:rsidRDefault="00DC2CE4" w:rsidP="00DC2CE4">
            <w:pPr>
              <w:pStyle w:val="XML1"/>
            </w:pPr>
            <w:r>
              <w:t xml:space="preserve">                    &lt;xs:group ref="OFConfigurationPointType"/&gt;</w:t>
            </w:r>
          </w:p>
          <w:p w14:paraId="33869AC7" w14:textId="77777777" w:rsidR="00DC2CE4" w:rsidRDefault="00DC2CE4" w:rsidP="00DC2CE4">
            <w:pPr>
              <w:pStyle w:val="XML1"/>
            </w:pPr>
            <w:r>
              <w:t xml:space="preserve">                  &lt;/xs:sequence&gt;</w:t>
            </w:r>
          </w:p>
          <w:p w14:paraId="4DEC8FAC" w14:textId="77777777" w:rsidR="00DC2CE4" w:rsidRDefault="00DC2CE4" w:rsidP="00DC2CE4">
            <w:pPr>
              <w:pStyle w:val="XML1"/>
            </w:pPr>
            <w:r>
              <w:t xml:space="preserve">                &lt;/xs:complexType&gt;</w:t>
            </w:r>
          </w:p>
          <w:p w14:paraId="075088FD" w14:textId="77777777" w:rsidR="00DC2CE4" w:rsidRDefault="00DC2CE4" w:rsidP="00DC2CE4">
            <w:pPr>
              <w:pStyle w:val="XML1"/>
            </w:pPr>
            <w:r>
              <w:t xml:space="preserve">              &lt;/xs:element&gt;</w:t>
            </w:r>
          </w:p>
          <w:p w14:paraId="37A3FAAC" w14:textId="77777777" w:rsidR="00DC2CE4" w:rsidRDefault="00DC2CE4" w:rsidP="00DC2CE4">
            <w:pPr>
              <w:pStyle w:val="XML1"/>
            </w:pPr>
            <w:r>
              <w:t xml:space="preserve">            &lt;/xs:sequence&gt;</w:t>
            </w:r>
          </w:p>
          <w:p w14:paraId="28D46B22" w14:textId="77777777" w:rsidR="00DC2CE4" w:rsidRDefault="00DC2CE4" w:rsidP="00DC2CE4">
            <w:pPr>
              <w:pStyle w:val="XML1"/>
            </w:pPr>
            <w:r>
              <w:t xml:space="preserve">          &lt;/xs:complexType&gt;</w:t>
            </w:r>
          </w:p>
          <w:p w14:paraId="781EB83D" w14:textId="77777777" w:rsidR="00DC2CE4" w:rsidRDefault="00DC2CE4" w:rsidP="00DC2CE4">
            <w:pPr>
              <w:pStyle w:val="XML1"/>
            </w:pPr>
            <w:r>
              <w:t xml:space="preserve">          &lt;xs:key name="key_configuration-points_capable-switch_configuration-point"&gt;</w:t>
            </w:r>
          </w:p>
          <w:p w14:paraId="4D8EE18A" w14:textId="77777777" w:rsidR="00DC2CE4" w:rsidRDefault="00DC2CE4" w:rsidP="00DC2CE4">
            <w:pPr>
              <w:pStyle w:val="XML1"/>
            </w:pPr>
            <w:r>
              <w:t xml:space="preserve">            &lt;xs:selector xpath="of11-config:configuration-point"/&gt;</w:t>
            </w:r>
          </w:p>
          <w:p w14:paraId="7D6F3BD4" w14:textId="77777777" w:rsidR="00DC2CE4" w:rsidRDefault="00DC2CE4" w:rsidP="00DC2CE4">
            <w:pPr>
              <w:pStyle w:val="XML1"/>
            </w:pPr>
            <w:r>
              <w:t xml:space="preserve">            &lt;xs:field xpath="of11-config:id"/&gt;</w:t>
            </w:r>
          </w:p>
          <w:p w14:paraId="2F5725E8" w14:textId="77777777" w:rsidR="00DC2CE4" w:rsidRDefault="00DC2CE4" w:rsidP="00DC2CE4">
            <w:pPr>
              <w:pStyle w:val="XML1"/>
            </w:pPr>
            <w:r>
              <w:t xml:space="preserve">          &lt;/xs:key&gt;</w:t>
            </w:r>
          </w:p>
          <w:p w14:paraId="3D5612B8" w14:textId="77777777" w:rsidR="00DC2CE4" w:rsidRDefault="00DC2CE4" w:rsidP="00DC2CE4">
            <w:pPr>
              <w:pStyle w:val="XML1"/>
            </w:pPr>
            <w:r>
              <w:t xml:space="preserve">        &lt;/xs:element&gt;</w:t>
            </w:r>
          </w:p>
          <w:p w14:paraId="2A18E3BA" w14:textId="77777777" w:rsidR="00DC2CE4" w:rsidRDefault="00DC2CE4" w:rsidP="00DC2CE4">
            <w:pPr>
              <w:pStyle w:val="XML1"/>
            </w:pPr>
            <w:r>
              <w:t xml:space="preserve">        &lt;xs:element name="resources" minOccurs="0"&gt;</w:t>
            </w:r>
          </w:p>
          <w:p w14:paraId="17E529F8" w14:textId="77777777" w:rsidR="00DC2CE4" w:rsidRDefault="00DC2CE4" w:rsidP="00DC2CE4">
            <w:pPr>
              <w:pStyle w:val="XML1"/>
            </w:pPr>
            <w:r>
              <w:t xml:space="preserve">          &lt;xs:annotation&gt;</w:t>
            </w:r>
          </w:p>
          <w:p w14:paraId="4D87C8F0" w14:textId="77777777" w:rsidR="00DC2CE4" w:rsidRDefault="00DC2CE4" w:rsidP="00DC2CE4">
            <w:pPr>
              <w:pStyle w:val="XML1"/>
            </w:pPr>
            <w:r>
              <w:t xml:space="preserve">            &lt;xs:documentation&gt;</w:t>
            </w:r>
          </w:p>
          <w:p w14:paraId="6D3481B7" w14:textId="77777777" w:rsidR="00DC2CE4" w:rsidRDefault="00DC2CE4" w:rsidP="00DC2CE4">
            <w:pPr>
              <w:pStyle w:val="XML1"/>
            </w:pPr>
            <w:r>
              <w:t xml:space="preserve">              A lists containing all resources of the OpenFlow</w:t>
            </w:r>
          </w:p>
          <w:p w14:paraId="12614437" w14:textId="77777777" w:rsidR="00DC2CE4" w:rsidRDefault="00DC2CE4" w:rsidP="00DC2CE4">
            <w:pPr>
              <w:pStyle w:val="XML1"/>
            </w:pPr>
            <w:r>
              <w:t xml:space="preserve">              Capable Switch that can be used by OpenFlow Logical</w:t>
            </w:r>
          </w:p>
          <w:p w14:paraId="3882B9B0" w14:textId="77777777" w:rsidR="00DC2CE4" w:rsidRDefault="00DC2CE4" w:rsidP="00DC2CE4">
            <w:pPr>
              <w:pStyle w:val="XML1"/>
            </w:pPr>
            <w:r>
              <w:t xml:space="preserve">              Switches.  Resources are listed here independent of their</w:t>
            </w:r>
          </w:p>
          <w:p w14:paraId="0A1A6843" w14:textId="77777777" w:rsidR="00DC2CE4" w:rsidRDefault="00DC2CE4" w:rsidP="00DC2CE4">
            <w:pPr>
              <w:pStyle w:val="XML1"/>
            </w:pPr>
            <w:r>
              <w:t xml:space="preserve">              actual assignment to OpenFlow Logical Switches.  They may</w:t>
            </w:r>
          </w:p>
          <w:p w14:paraId="321E8538" w14:textId="77777777" w:rsidR="00DC2CE4" w:rsidRDefault="00DC2CE4" w:rsidP="00DC2CE4">
            <w:pPr>
              <w:pStyle w:val="XML1"/>
            </w:pPr>
            <w:r>
              <w:t xml:space="preserve">              be available to be assigned to an OpenFlow Logical Switch</w:t>
            </w:r>
          </w:p>
          <w:p w14:paraId="57E975A2" w14:textId="77777777" w:rsidR="00DC2CE4" w:rsidRDefault="00DC2CE4" w:rsidP="00DC2CE4">
            <w:pPr>
              <w:pStyle w:val="XML1"/>
            </w:pPr>
            <w:r>
              <w:t xml:space="preserve">              or already in use by an OpenFlow Logical Switch.</w:t>
            </w:r>
          </w:p>
          <w:p w14:paraId="32529BD9" w14:textId="77777777" w:rsidR="00DC2CE4" w:rsidRDefault="00DC2CE4" w:rsidP="00DC2CE4">
            <w:pPr>
              <w:pStyle w:val="XML1"/>
            </w:pPr>
            <w:r>
              <w:t xml:space="preserve">            &lt;/xs:documentation&gt;</w:t>
            </w:r>
          </w:p>
          <w:p w14:paraId="26319F10" w14:textId="77777777" w:rsidR="00DC2CE4" w:rsidRDefault="00DC2CE4" w:rsidP="00DC2CE4">
            <w:pPr>
              <w:pStyle w:val="XML1"/>
            </w:pPr>
            <w:r>
              <w:t xml:space="preserve">          &lt;/xs:annotation&gt;</w:t>
            </w:r>
          </w:p>
          <w:p w14:paraId="58AFEA60" w14:textId="77777777" w:rsidR="00DC2CE4" w:rsidRDefault="00DC2CE4" w:rsidP="00DC2CE4">
            <w:pPr>
              <w:pStyle w:val="XML1"/>
            </w:pPr>
            <w:r>
              <w:lastRenderedPageBreak/>
              <w:t xml:space="preserve">          &lt;xs:complexType&gt;</w:t>
            </w:r>
          </w:p>
          <w:p w14:paraId="6FBF3C3D" w14:textId="77777777" w:rsidR="00DC2CE4" w:rsidRDefault="00DC2CE4" w:rsidP="00DC2CE4">
            <w:pPr>
              <w:pStyle w:val="XML1"/>
            </w:pPr>
            <w:r>
              <w:t xml:space="preserve">            &lt;xs:sequence&gt;</w:t>
            </w:r>
          </w:p>
          <w:p w14:paraId="1676E86C" w14:textId="77777777" w:rsidR="00DC2CE4" w:rsidRDefault="00DC2CE4" w:rsidP="00DC2CE4">
            <w:pPr>
              <w:pStyle w:val="XML1"/>
            </w:pPr>
            <w:r>
              <w:t xml:space="preserve">              &lt;xs:element name="port" minOccurs="0" maxOccurs="unbounded"&gt;</w:t>
            </w:r>
          </w:p>
          <w:p w14:paraId="6ABF3F3D" w14:textId="77777777" w:rsidR="00DC2CE4" w:rsidRDefault="00DC2CE4" w:rsidP="00DC2CE4">
            <w:pPr>
              <w:pStyle w:val="XML1"/>
            </w:pPr>
            <w:r>
              <w:t xml:space="preserve">                &lt;xs:annotation&gt;</w:t>
            </w:r>
          </w:p>
          <w:p w14:paraId="45E9F65B" w14:textId="77777777" w:rsidR="00DC2CE4" w:rsidRDefault="00DC2CE4" w:rsidP="00DC2CE4">
            <w:pPr>
              <w:pStyle w:val="XML1"/>
            </w:pPr>
            <w:r>
              <w:t xml:space="preserve">                  &lt;xs:documentation&gt;</w:t>
            </w:r>
          </w:p>
          <w:p w14:paraId="3B9CC9D1" w14:textId="77777777" w:rsidR="00DC2CE4" w:rsidRDefault="00DC2CE4" w:rsidP="00DC2CE4">
            <w:pPr>
              <w:pStyle w:val="XML1"/>
            </w:pPr>
            <w:r>
              <w:t xml:space="preserve">                    The list contains all port resources of the</w:t>
            </w:r>
          </w:p>
          <w:p w14:paraId="08F718B7" w14:textId="77777777" w:rsidR="00DC2CE4" w:rsidRDefault="00DC2CE4" w:rsidP="00DC2CE4">
            <w:pPr>
              <w:pStyle w:val="XML1"/>
            </w:pPr>
            <w:r>
              <w:t xml:space="preserve">                    OpenFlow Capable Switch.</w:t>
            </w:r>
          </w:p>
          <w:p w14:paraId="0A7BEA64" w14:textId="77777777" w:rsidR="00DC2CE4" w:rsidRDefault="00DC2CE4" w:rsidP="00DC2CE4">
            <w:pPr>
              <w:pStyle w:val="XML1"/>
            </w:pPr>
          </w:p>
          <w:p w14:paraId="4EDBC3DC" w14:textId="77777777" w:rsidR="00DC2CE4" w:rsidRDefault="00DC2CE4" w:rsidP="00DC2CE4">
            <w:pPr>
              <w:pStyle w:val="XML1"/>
            </w:pPr>
            <w:r>
              <w:t xml:space="preserve">                    The element 'resource-id' of OFPortType MUST be unique</w:t>
            </w:r>
          </w:p>
          <w:p w14:paraId="5FF5BE57" w14:textId="77777777" w:rsidR="00DC2CE4" w:rsidRDefault="00DC2CE4" w:rsidP="00DC2CE4">
            <w:pPr>
              <w:pStyle w:val="XML1"/>
            </w:pPr>
            <w:r>
              <w:t xml:space="preserve">                    within this list.</w:t>
            </w:r>
          </w:p>
          <w:p w14:paraId="7193ED43" w14:textId="77777777" w:rsidR="00DC2CE4" w:rsidRDefault="00DC2CE4" w:rsidP="00DC2CE4">
            <w:pPr>
              <w:pStyle w:val="XML1"/>
            </w:pPr>
            <w:r>
              <w:t xml:space="preserve">                  &lt;/xs:documentation&gt;</w:t>
            </w:r>
          </w:p>
          <w:p w14:paraId="5302257D" w14:textId="77777777" w:rsidR="00DC2CE4" w:rsidRDefault="00DC2CE4" w:rsidP="00DC2CE4">
            <w:pPr>
              <w:pStyle w:val="XML1"/>
            </w:pPr>
            <w:r>
              <w:t xml:space="preserve">                &lt;/xs:annotation&gt;</w:t>
            </w:r>
          </w:p>
          <w:p w14:paraId="146519E2" w14:textId="77777777" w:rsidR="00DC2CE4" w:rsidRDefault="00DC2CE4" w:rsidP="00DC2CE4">
            <w:pPr>
              <w:pStyle w:val="XML1"/>
            </w:pPr>
            <w:r>
              <w:t xml:space="preserve">                &lt;xs:complexType&gt;</w:t>
            </w:r>
          </w:p>
          <w:p w14:paraId="059EB50B" w14:textId="77777777" w:rsidR="00DC2CE4" w:rsidRDefault="00DC2CE4" w:rsidP="00DC2CE4">
            <w:pPr>
              <w:pStyle w:val="XML1"/>
            </w:pPr>
            <w:r>
              <w:t xml:space="preserve">                  &lt;xs:sequence&gt;</w:t>
            </w:r>
          </w:p>
          <w:p w14:paraId="3494147B" w14:textId="77777777" w:rsidR="00DC2CE4" w:rsidRDefault="00DC2CE4" w:rsidP="00DC2CE4">
            <w:pPr>
              <w:pStyle w:val="XML1"/>
            </w:pPr>
            <w:r>
              <w:t xml:space="preserve">                    &lt;xs:group ref="OFPortType"/&gt;</w:t>
            </w:r>
          </w:p>
          <w:p w14:paraId="2FE26FFA" w14:textId="77777777" w:rsidR="00DC2CE4" w:rsidRDefault="00DC2CE4" w:rsidP="00DC2CE4">
            <w:pPr>
              <w:pStyle w:val="XML1"/>
            </w:pPr>
            <w:r>
              <w:t xml:space="preserve">                  &lt;/xs:sequence&gt;</w:t>
            </w:r>
          </w:p>
          <w:p w14:paraId="1CEE93A1" w14:textId="77777777" w:rsidR="00DC2CE4" w:rsidRDefault="00DC2CE4" w:rsidP="00DC2CE4">
            <w:pPr>
              <w:pStyle w:val="XML1"/>
            </w:pPr>
            <w:r>
              <w:t xml:space="preserve">                &lt;/xs:complexType&gt;</w:t>
            </w:r>
          </w:p>
          <w:p w14:paraId="07A237BF" w14:textId="77777777" w:rsidR="00DC2CE4" w:rsidRDefault="00DC2CE4" w:rsidP="00DC2CE4">
            <w:pPr>
              <w:pStyle w:val="XML1"/>
            </w:pPr>
            <w:r>
              <w:t xml:space="preserve">              &lt;/xs:element&gt;</w:t>
            </w:r>
          </w:p>
          <w:p w14:paraId="75414CF6" w14:textId="77777777" w:rsidR="00DC2CE4" w:rsidRDefault="00DC2CE4" w:rsidP="00DC2CE4">
            <w:pPr>
              <w:pStyle w:val="XML1"/>
            </w:pPr>
            <w:r>
              <w:t xml:space="preserve">              &lt;xs:element name="queue" minOccurs="0" maxOccurs="unbounded"&gt;</w:t>
            </w:r>
          </w:p>
          <w:p w14:paraId="65326A82" w14:textId="77777777" w:rsidR="00DC2CE4" w:rsidRDefault="00DC2CE4" w:rsidP="00DC2CE4">
            <w:pPr>
              <w:pStyle w:val="XML1"/>
            </w:pPr>
            <w:r>
              <w:t xml:space="preserve">                &lt;xs:annotation&gt;</w:t>
            </w:r>
          </w:p>
          <w:p w14:paraId="5A2CE1B4" w14:textId="77777777" w:rsidR="00DC2CE4" w:rsidRDefault="00DC2CE4" w:rsidP="00DC2CE4">
            <w:pPr>
              <w:pStyle w:val="XML1"/>
            </w:pPr>
            <w:r>
              <w:t xml:space="preserve">                  &lt;xs:documentation&gt;</w:t>
            </w:r>
          </w:p>
          <w:p w14:paraId="06DBA67D" w14:textId="77777777" w:rsidR="00DC2CE4" w:rsidRDefault="00DC2CE4" w:rsidP="00DC2CE4">
            <w:pPr>
              <w:pStyle w:val="XML1"/>
            </w:pPr>
            <w:r>
              <w:t xml:space="preserve">                    The list contains all queue resources of the</w:t>
            </w:r>
          </w:p>
          <w:p w14:paraId="338EB2B2" w14:textId="77777777" w:rsidR="00DC2CE4" w:rsidRDefault="00DC2CE4" w:rsidP="00DC2CE4">
            <w:pPr>
              <w:pStyle w:val="XML1"/>
            </w:pPr>
            <w:r>
              <w:t xml:space="preserve">                    OpenFlow Capable Switch.</w:t>
            </w:r>
          </w:p>
          <w:p w14:paraId="046A33BB" w14:textId="77777777" w:rsidR="00DC2CE4" w:rsidRDefault="00DC2CE4" w:rsidP="00DC2CE4">
            <w:pPr>
              <w:pStyle w:val="XML1"/>
            </w:pPr>
          </w:p>
          <w:p w14:paraId="794F30F9" w14:textId="77777777" w:rsidR="00DC2CE4" w:rsidRDefault="00DC2CE4" w:rsidP="00DC2CE4">
            <w:pPr>
              <w:pStyle w:val="XML1"/>
            </w:pPr>
            <w:r>
              <w:t xml:space="preserve">                    The element 'resource-id' of OFQueueType MUST be unique</w:t>
            </w:r>
          </w:p>
          <w:p w14:paraId="6E16A874" w14:textId="77777777" w:rsidR="00DC2CE4" w:rsidRDefault="00DC2CE4" w:rsidP="00DC2CE4">
            <w:pPr>
              <w:pStyle w:val="XML1"/>
            </w:pPr>
            <w:r>
              <w:t xml:space="preserve">                    within this list.</w:t>
            </w:r>
          </w:p>
          <w:p w14:paraId="76496ED6" w14:textId="77777777" w:rsidR="00DC2CE4" w:rsidRDefault="00DC2CE4" w:rsidP="00DC2CE4">
            <w:pPr>
              <w:pStyle w:val="XML1"/>
            </w:pPr>
            <w:r>
              <w:t xml:space="preserve">                  &lt;/xs:documentation&gt;</w:t>
            </w:r>
          </w:p>
          <w:p w14:paraId="7A2DFBF4" w14:textId="77777777" w:rsidR="00DC2CE4" w:rsidRDefault="00DC2CE4" w:rsidP="00DC2CE4">
            <w:pPr>
              <w:pStyle w:val="XML1"/>
            </w:pPr>
            <w:r>
              <w:t xml:space="preserve">                &lt;/xs:annotation&gt;</w:t>
            </w:r>
          </w:p>
          <w:p w14:paraId="5127B55A" w14:textId="77777777" w:rsidR="00DC2CE4" w:rsidRDefault="00DC2CE4" w:rsidP="00DC2CE4">
            <w:pPr>
              <w:pStyle w:val="XML1"/>
            </w:pPr>
            <w:r>
              <w:t xml:space="preserve">                &lt;xs:complexType&gt;</w:t>
            </w:r>
          </w:p>
          <w:p w14:paraId="7B652551" w14:textId="77777777" w:rsidR="00DC2CE4" w:rsidRDefault="00DC2CE4" w:rsidP="00DC2CE4">
            <w:pPr>
              <w:pStyle w:val="XML1"/>
            </w:pPr>
            <w:r>
              <w:t xml:space="preserve">                  &lt;xs:sequence&gt;</w:t>
            </w:r>
          </w:p>
          <w:p w14:paraId="72559CA5" w14:textId="77777777" w:rsidR="00DC2CE4" w:rsidRDefault="00DC2CE4" w:rsidP="00DC2CE4">
            <w:pPr>
              <w:pStyle w:val="XML1"/>
            </w:pPr>
            <w:r>
              <w:t xml:space="preserve">                    &lt;xs:group ref="OFQueueType"/&gt;</w:t>
            </w:r>
          </w:p>
          <w:p w14:paraId="59674852" w14:textId="77777777" w:rsidR="00DC2CE4" w:rsidRDefault="00DC2CE4" w:rsidP="00DC2CE4">
            <w:pPr>
              <w:pStyle w:val="XML1"/>
            </w:pPr>
            <w:r>
              <w:t xml:space="preserve">                  &lt;/xs:sequence&gt;</w:t>
            </w:r>
          </w:p>
          <w:p w14:paraId="6A4E5EA8" w14:textId="77777777" w:rsidR="00DC2CE4" w:rsidRDefault="00DC2CE4" w:rsidP="00DC2CE4">
            <w:pPr>
              <w:pStyle w:val="XML1"/>
            </w:pPr>
            <w:r>
              <w:t xml:space="preserve">                &lt;/xs:complexType&gt;</w:t>
            </w:r>
          </w:p>
          <w:p w14:paraId="5B92504F" w14:textId="77777777" w:rsidR="00DC2CE4" w:rsidRDefault="00DC2CE4" w:rsidP="00DC2CE4">
            <w:pPr>
              <w:pStyle w:val="XML1"/>
            </w:pPr>
            <w:r>
              <w:t xml:space="preserve">              &lt;/xs:element&gt;</w:t>
            </w:r>
          </w:p>
          <w:p w14:paraId="171FDB84" w14:textId="77777777" w:rsidR="00DC2CE4" w:rsidRDefault="00DC2CE4" w:rsidP="00DC2CE4">
            <w:pPr>
              <w:pStyle w:val="XML1"/>
            </w:pPr>
            <w:r>
              <w:t xml:space="preserve">              &lt;xs:element name="owned-certificate" minOccurs="0" maxOccurs="unbounded"&gt;</w:t>
            </w:r>
          </w:p>
          <w:p w14:paraId="3C35113F" w14:textId="77777777" w:rsidR="00DC2CE4" w:rsidRDefault="00DC2CE4" w:rsidP="00DC2CE4">
            <w:pPr>
              <w:pStyle w:val="XML1"/>
            </w:pPr>
            <w:r>
              <w:t xml:space="preserve">                &lt;xs:annotation&gt;</w:t>
            </w:r>
          </w:p>
          <w:p w14:paraId="5AE383DD" w14:textId="77777777" w:rsidR="00DC2CE4" w:rsidRDefault="00DC2CE4" w:rsidP="00DC2CE4">
            <w:pPr>
              <w:pStyle w:val="XML1"/>
            </w:pPr>
            <w:r>
              <w:t xml:space="preserve">                  &lt;xs:documentation&gt;</w:t>
            </w:r>
          </w:p>
          <w:p w14:paraId="6546974A" w14:textId="77777777" w:rsidR="00DC2CE4" w:rsidRDefault="00DC2CE4" w:rsidP="00DC2CE4">
            <w:pPr>
              <w:pStyle w:val="XML1"/>
            </w:pPr>
            <w:r>
              <w:t xml:space="preserve">                    The list contains all owned certificate</w:t>
            </w:r>
          </w:p>
          <w:p w14:paraId="6026E233" w14:textId="77777777" w:rsidR="00DC2CE4" w:rsidRDefault="00DC2CE4" w:rsidP="00DC2CE4">
            <w:pPr>
              <w:pStyle w:val="XML1"/>
            </w:pPr>
            <w:r>
              <w:t xml:space="preserve">                    resources of the OpenFlow Capable Switch.</w:t>
            </w:r>
          </w:p>
          <w:p w14:paraId="4EC0A315" w14:textId="77777777" w:rsidR="00DC2CE4" w:rsidRDefault="00DC2CE4" w:rsidP="00DC2CE4">
            <w:pPr>
              <w:pStyle w:val="XML1"/>
            </w:pPr>
          </w:p>
          <w:p w14:paraId="4F3D2D53" w14:textId="77777777" w:rsidR="00DC2CE4" w:rsidRDefault="00DC2CE4" w:rsidP="00DC2CE4">
            <w:pPr>
              <w:pStyle w:val="XML1"/>
            </w:pPr>
            <w:r>
              <w:t xml:space="preserve">                    The element 'resource-id' of OFOwnedCertificateType MUST</w:t>
            </w:r>
          </w:p>
          <w:p w14:paraId="7900BB0A" w14:textId="77777777" w:rsidR="00DC2CE4" w:rsidRDefault="00DC2CE4" w:rsidP="00DC2CE4">
            <w:pPr>
              <w:pStyle w:val="XML1"/>
            </w:pPr>
            <w:r>
              <w:t xml:space="preserve">                    be unique within this list.</w:t>
            </w:r>
          </w:p>
          <w:p w14:paraId="2C14726F" w14:textId="77777777" w:rsidR="00DC2CE4" w:rsidRDefault="00DC2CE4" w:rsidP="00DC2CE4">
            <w:pPr>
              <w:pStyle w:val="XML1"/>
            </w:pPr>
            <w:r>
              <w:t xml:space="preserve">                  &lt;/xs:documentation&gt;</w:t>
            </w:r>
          </w:p>
          <w:p w14:paraId="2776D348" w14:textId="77777777" w:rsidR="00DC2CE4" w:rsidRDefault="00DC2CE4" w:rsidP="00DC2CE4">
            <w:pPr>
              <w:pStyle w:val="XML1"/>
            </w:pPr>
            <w:r>
              <w:t xml:space="preserve">                &lt;/xs:annotation&gt;</w:t>
            </w:r>
          </w:p>
          <w:p w14:paraId="14944B86" w14:textId="77777777" w:rsidR="00DC2CE4" w:rsidRDefault="00DC2CE4" w:rsidP="00DC2CE4">
            <w:pPr>
              <w:pStyle w:val="XML1"/>
            </w:pPr>
            <w:r>
              <w:t xml:space="preserve">                &lt;xs:complexType&gt;</w:t>
            </w:r>
          </w:p>
          <w:p w14:paraId="18220968" w14:textId="77777777" w:rsidR="00DC2CE4" w:rsidRDefault="00DC2CE4" w:rsidP="00DC2CE4">
            <w:pPr>
              <w:pStyle w:val="XML1"/>
            </w:pPr>
            <w:r>
              <w:t xml:space="preserve">                  &lt;xs:sequence&gt;</w:t>
            </w:r>
          </w:p>
          <w:p w14:paraId="6CCF9752" w14:textId="77777777" w:rsidR="00DC2CE4" w:rsidRDefault="00DC2CE4" w:rsidP="00DC2CE4">
            <w:pPr>
              <w:pStyle w:val="XML1"/>
            </w:pPr>
            <w:r>
              <w:t xml:space="preserve">                    &lt;xs:group ref="OFOwnedCertificateType"/&gt;</w:t>
            </w:r>
          </w:p>
          <w:p w14:paraId="72ED1BFF" w14:textId="77777777" w:rsidR="00DC2CE4" w:rsidRDefault="00DC2CE4" w:rsidP="00DC2CE4">
            <w:pPr>
              <w:pStyle w:val="XML1"/>
            </w:pPr>
            <w:r>
              <w:t xml:space="preserve">                  &lt;/xs:sequence&gt;</w:t>
            </w:r>
          </w:p>
          <w:p w14:paraId="0D58058B" w14:textId="77777777" w:rsidR="00DC2CE4" w:rsidRDefault="00DC2CE4" w:rsidP="00DC2CE4">
            <w:pPr>
              <w:pStyle w:val="XML1"/>
            </w:pPr>
            <w:r>
              <w:t xml:space="preserve">                &lt;/xs:complexType&gt;</w:t>
            </w:r>
          </w:p>
          <w:p w14:paraId="04D95B60" w14:textId="77777777" w:rsidR="00DC2CE4" w:rsidRDefault="00DC2CE4" w:rsidP="00DC2CE4">
            <w:pPr>
              <w:pStyle w:val="XML1"/>
            </w:pPr>
            <w:r>
              <w:t xml:space="preserve">              &lt;/xs:element&gt;</w:t>
            </w:r>
          </w:p>
          <w:p w14:paraId="219315FE" w14:textId="77777777" w:rsidR="00DC2CE4" w:rsidRDefault="00DC2CE4" w:rsidP="00DC2CE4">
            <w:pPr>
              <w:pStyle w:val="XML1"/>
            </w:pPr>
            <w:r>
              <w:t xml:space="preserve">              &lt;xs:element name="external-certificate" minOccurs="0" maxOccurs="unbounded"&gt;</w:t>
            </w:r>
          </w:p>
          <w:p w14:paraId="22BF79E2" w14:textId="77777777" w:rsidR="00DC2CE4" w:rsidRDefault="00DC2CE4" w:rsidP="00DC2CE4">
            <w:pPr>
              <w:pStyle w:val="XML1"/>
            </w:pPr>
            <w:r>
              <w:t xml:space="preserve">                &lt;xs:annotation&gt;</w:t>
            </w:r>
          </w:p>
          <w:p w14:paraId="26B386F4" w14:textId="77777777" w:rsidR="00DC2CE4" w:rsidRDefault="00DC2CE4" w:rsidP="00DC2CE4">
            <w:pPr>
              <w:pStyle w:val="XML1"/>
            </w:pPr>
            <w:r>
              <w:t xml:space="preserve">                  &lt;xs:documentation&gt;</w:t>
            </w:r>
          </w:p>
          <w:p w14:paraId="504D0CCA" w14:textId="77777777" w:rsidR="00DC2CE4" w:rsidRDefault="00DC2CE4" w:rsidP="00DC2CE4">
            <w:pPr>
              <w:pStyle w:val="XML1"/>
            </w:pPr>
            <w:r>
              <w:t xml:space="preserve">                    The list contains all external certificate</w:t>
            </w:r>
          </w:p>
          <w:p w14:paraId="36F08C88" w14:textId="77777777" w:rsidR="00DC2CE4" w:rsidRDefault="00DC2CE4" w:rsidP="00DC2CE4">
            <w:pPr>
              <w:pStyle w:val="XML1"/>
            </w:pPr>
            <w:r>
              <w:lastRenderedPageBreak/>
              <w:t xml:space="preserve">                    resources of the OpenFlow Capable Switch.</w:t>
            </w:r>
          </w:p>
          <w:p w14:paraId="454C0D81" w14:textId="77777777" w:rsidR="00DC2CE4" w:rsidRDefault="00DC2CE4" w:rsidP="00DC2CE4">
            <w:pPr>
              <w:pStyle w:val="XML1"/>
            </w:pPr>
          </w:p>
          <w:p w14:paraId="11AEEE60" w14:textId="77777777" w:rsidR="00DC2CE4" w:rsidRDefault="00DC2CE4" w:rsidP="00DC2CE4">
            <w:pPr>
              <w:pStyle w:val="XML1"/>
            </w:pPr>
            <w:r>
              <w:t xml:space="preserve">                    The element 'resource-id' of OFExternalCertificateType</w:t>
            </w:r>
          </w:p>
          <w:p w14:paraId="7EFB8A8D" w14:textId="77777777" w:rsidR="00DC2CE4" w:rsidRDefault="00DC2CE4" w:rsidP="00DC2CE4">
            <w:pPr>
              <w:pStyle w:val="XML1"/>
            </w:pPr>
            <w:r>
              <w:t xml:space="preserve">                    MUST be unique within this list.</w:t>
            </w:r>
          </w:p>
          <w:p w14:paraId="12FF2D79" w14:textId="77777777" w:rsidR="00DC2CE4" w:rsidRDefault="00DC2CE4" w:rsidP="00DC2CE4">
            <w:pPr>
              <w:pStyle w:val="XML1"/>
            </w:pPr>
            <w:r>
              <w:t xml:space="preserve">                  &lt;/xs:documentation&gt;</w:t>
            </w:r>
          </w:p>
          <w:p w14:paraId="62804429" w14:textId="77777777" w:rsidR="00DC2CE4" w:rsidRDefault="00DC2CE4" w:rsidP="00DC2CE4">
            <w:pPr>
              <w:pStyle w:val="XML1"/>
            </w:pPr>
            <w:r>
              <w:t xml:space="preserve">                &lt;/xs:annotation&gt;</w:t>
            </w:r>
          </w:p>
          <w:p w14:paraId="6DC3C47D" w14:textId="77777777" w:rsidR="00DC2CE4" w:rsidRDefault="00DC2CE4" w:rsidP="00DC2CE4">
            <w:pPr>
              <w:pStyle w:val="XML1"/>
            </w:pPr>
            <w:r>
              <w:t xml:space="preserve">                &lt;xs:complexType&gt;</w:t>
            </w:r>
          </w:p>
          <w:p w14:paraId="0A55E952" w14:textId="77777777" w:rsidR="00DC2CE4" w:rsidRDefault="00DC2CE4" w:rsidP="00DC2CE4">
            <w:pPr>
              <w:pStyle w:val="XML1"/>
            </w:pPr>
            <w:r>
              <w:t xml:space="preserve">                  &lt;xs:sequence&gt;</w:t>
            </w:r>
          </w:p>
          <w:p w14:paraId="1CE4B6A6" w14:textId="77777777" w:rsidR="00DC2CE4" w:rsidRDefault="00DC2CE4" w:rsidP="00DC2CE4">
            <w:pPr>
              <w:pStyle w:val="XML1"/>
            </w:pPr>
            <w:r>
              <w:t xml:space="preserve">                    &lt;xs:group ref="OFExternalCertificateType"/&gt;</w:t>
            </w:r>
          </w:p>
          <w:p w14:paraId="0D3FB934" w14:textId="77777777" w:rsidR="00DC2CE4" w:rsidRDefault="00DC2CE4" w:rsidP="00DC2CE4">
            <w:pPr>
              <w:pStyle w:val="XML1"/>
            </w:pPr>
            <w:r>
              <w:t xml:space="preserve">                  &lt;/xs:sequence&gt;</w:t>
            </w:r>
          </w:p>
          <w:p w14:paraId="60B0AA86" w14:textId="77777777" w:rsidR="00DC2CE4" w:rsidRDefault="00DC2CE4" w:rsidP="00DC2CE4">
            <w:pPr>
              <w:pStyle w:val="XML1"/>
            </w:pPr>
            <w:r>
              <w:t xml:space="preserve">                &lt;/xs:complexType&gt;</w:t>
            </w:r>
          </w:p>
          <w:p w14:paraId="748ABE14" w14:textId="77777777" w:rsidR="00DC2CE4" w:rsidRDefault="00DC2CE4" w:rsidP="00DC2CE4">
            <w:pPr>
              <w:pStyle w:val="XML1"/>
            </w:pPr>
            <w:r>
              <w:t xml:space="preserve">              &lt;/xs:element&gt;</w:t>
            </w:r>
          </w:p>
          <w:p w14:paraId="09AAF895" w14:textId="77777777" w:rsidR="00DC2CE4" w:rsidRDefault="00DC2CE4" w:rsidP="00DC2CE4">
            <w:pPr>
              <w:pStyle w:val="XML1"/>
            </w:pPr>
            <w:r>
              <w:t xml:space="preserve">              &lt;xs:element name="flow-table" minOccurs="0" maxOccurs="unbounded"&gt;</w:t>
            </w:r>
          </w:p>
          <w:p w14:paraId="7F0F3495" w14:textId="77777777" w:rsidR="00DC2CE4" w:rsidRDefault="00DC2CE4" w:rsidP="00DC2CE4">
            <w:pPr>
              <w:pStyle w:val="XML1"/>
            </w:pPr>
            <w:r>
              <w:t xml:space="preserve">                &lt;xs:annotation&gt;</w:t>
            </w:r>
          </w:p>
          <w:p w14:paraId="05612AC6" w14:textId="77777777" w:rsidR="00DC2CE4" w:rsidRDefault="00DC2CE4" w:rsidP="00DC2CE4">
            <w:pPr>
              <w:pStyle w:val="XML1"/>
            </w:pPr>
            <w:r>
              <w:t xml:space="preserve">                  &lt;xs:documentation&gt;</w:t>
            </w:r>
          </w:p>
          <w:p w14:paraId="7BB29DF5" w14:textId="77777777" w:rsidR="00DC2CE4" w:rsidRDefault="00DC2CE4" w:rsidP="00DC2CE4">
            <w:pPr>
              <w:pStyle w:val="XML1"/>
            </w:pPr>
            <w:r>
              <w:t xml:space="preserve">                    The list contains all flow table resources of</w:t>
            </w:r>
          </w:p>
          <w:p w14:paraId="0E62AA68" w14:textId="77777777" w:rsidR="00DC2CE4" w:rsidRDefault="00DC2CE4" w:rsidP="00DC2CE4">
            <w:pPr>
              <w:pStyle w:val="XML1"/>
            </w:pPr>
            <w:r>
              <w:t xml:space="preserve">                    the OpenFlow Capable Switch.</w:t>
            </w:r>
          </w:p>
          <w:p w14:paraId="7A30088E" w14:textId="77777777" w:rsidR="00DC2CE4" w:rsidRDefault="00DC2CE4" w:rsidP="00DC2CE4">
            <w:pPr>
              <w:pStyle w:val="XML1"/>
            </w:pPr>
          </w:p>
          <w:p w14:paraId="1FC5394E" w14:textId="77777777" w:rsidR="00DC2CE4" w:rsidRDefault="00DC2CE4" w:rsidP="00DC2CE4">
            <w:pPr>
              <w:pStyle w:val="XML1"/>
            </w:pPr>
            <w:r>
              <w:t xml:space="preserve">                    The element 'resource-id' of OFFlowTableType MUST be</w:t>
            </w:r>
          </w:p>
          <w:p w14:paraId="6C3439A1" w14:textId="77777777" w:rsidR="00DC2CE4" w:rsidRDefault="00DC2CE4" w:rsidP="00DC2CE4">
            <w:pPr>
              <w:pStyle w:val="XML1"/>
            </w:pPr>
            <w:r>
              <w:t xml:space="preserve">                    unique within this list.</w:t>
            </w:r>
          </w:p>
          <w:p w14:paraId="2A93BC97" w14:textId="77777777" w:rsidR="00DC2CE4" w:rsidRDefault="00DC2CE4" w:rsidP="00DC2CE4">
            <w:pPr>
              <w:pStyle w:val="XML1"/>
            </w:pPr>
            <w:r>
              <w:t xml:space="preserve">                  &lt;/xs:documentation&gt;</w:t>
            </w:r>
          </w:p>
          <w:p w14:paraId="00B6C44D" w14:textId="77777777" w:rsidR="00DC2CE4" w:rsidRDefault="00DC2CE4" w:rsidP="00DC2CE4">
            <w:pPr>
              <w:pStyle w:val="XML1"/>
            </w:pPr>
            <w:r>
              <w:t xml:space="preserve">                &lt;/xs:annotation&gt;</w:t>
            </w:r>
          </w:p>
          <w:p w14:paraId="7E957079" w14:textId="77777777" w:rsidR="00DC2CE4" w:rsidRDefault="00DC2CE4" w:rsidP="00DC2CE4">
            <w:pPr>
              <w:pStyle w:val="XML1"/>
            </w:pPr>
            <w:r>
              <w:t xml:space="preserve">                &lt;xs:complexType&gt;</w:t>
            </w:r>
          </w:p>
          <w:p w14:paraId="4608BC22" w14:textId="77777777" w:rsidR="00DC2CE4" w:rsidRDefault="00DC2CE4" w:rsidP="00DC2CE4">
            <w:pPr>
              <w:pStyle w:val="XML1"/>
            </w:pPr>
            <w:r>
              <w:t xml:space="preserve">                  &lt;xs:sequence&gt;</w:t>
            </w:r>
          </w:p>
          <w:p w14:paraId="5826320D" w14:textId="77777777" w:rsidR="00DC2CE4" w:rsidRDefault="00DC2CE4" w:rsidP="00DC2CE4">
            <w:pPr>
              <w:pStyle w:val="XML1"/>
            </w:pPr>
            <w:r>
              <w:t xml:space="preserve">                    &lt;xs:group ref="OFFlowTableType"/&gt;</w:t>
            </w:r>
          </w:p>
          <w:p w14:paraId="4C5B046C" w14:textId="77777777" w:rsidR="00DC2CE4" w:rsidRDefault="00DC2CE4" w:rsidP="00DC2CE4">
            <w:pPr>
              <w:pStyle w:val="XML1"/>
            </w:pPr>
            <w:r>
              <w:t xml:space="preserve">                  &lt;/xs:sequence&gt;</w:t>
            </w:r>
          </w:p>
          <w:p w14:paraId="5AC58C0F" w14:textId="77777777" w:rsidR="00DC2CE4" w:rsidRDefault="00DC2CE4" w:rsidP="00DC2CE4">
            <w:pPr>
              <w:pStyle w:val="XML1"/>
            </w:pPr>
            <w:r>
              <w:t xml:space="preserve">                &lt;/xs:complexType&gt;</w:t>
            </w:r>
          </w:p>
          <w:p w14:paraId="679AF9B5" w14:textId="77777777" w:rsidR="00DC2CE4" w:rsidRDefault="00DC2CE4" w:rsidP="00DC2CE4">
            <w:pPr>
              <w:pStyle w:val="XML1"/>
            </w:pPr>
            <w:r>
              <w:t xml:space="preserve">              &lt;/xs:element&gt;</w:t>
            </w:r>
          </w:p>
          <w:p w14:paraId="3F6A81ED" w14:textId="77777777" w:rsidR="00DC2CE4" w:rsidRDefault="00DC2CE4" w:rsidP="00DC2CE4">
            <w:pPr>
              <w:pStyle w:val="XML1"/>
            </w:pPr>
            <w:r>
              <w:t xml:space="preserve">            &lt;/xs:sequence&gt;</w:t>
            </w:r>
          </w:p>
          <w:p w14:paraId="74072D86" w14:textId="77777777" w:rsidR="00DC2CE4" w:rsidRDefault="00DC2CE4" w:rsidP="00DC2CE4">
            <w:pPr>
              <w:pStyle w:val="XML1"/>
            </w:pPr>
            <w:r>
              <w:t xml:space="preserve">          &lt;/xs:complexType&gt;</w:t>
            </w:r>
          </w:p>
          <w:p w14:paraId="526A5202" w14:textId="77777777" w:rsidR="00DC2CE4" w:rsidRDefault="00DC2CE4" w:rsidP="00DC2CE4">
            <w:pPr>
              <w:pStyle w:val="XML1"/>
            </w:pPr>
            <w:r>
              <w:t xml:space="preserve">          &lt;xs:key name="key_resources_capable-switch_port"&gt;</w:t>
            </w:r>
          </w:p>
          <w:p w14:paraId="53D8F8F5" w14:textId="77777777" w:rsidR="00DC2CE4" w:rsidRDefault="00DC2CE4" w:rsidP="00DC2CE4">
            <w:pPr>
              <w:pStyle w:val="XML1"/>
            </w:pPr>
            <w:r>
              <w:t xml:space="preserve">            &lt;xs:selector xpath="of11-config:port"/&gt;</w:t>
            </w:r>
          </w:p>
          <w:p w14:paraId="45D3ADDD" w14:textId="77777777" w:rsidR="00DC2CE4" w:rsidRDefault="00DC2CE4" w:rsidP="00DC2CE4">
            <w:pPr>
              <w:pStyle w:val="XML1"/>
            </w:pPr>
            <w:r>
              <w:t xml:space="preserve">            &lt;xs:field xpath="of11-config:resource-id"/&gt;</w:t>
            </w:r>
          </w:p>
          <w:p w14:paraId="64C1CF79" w14:textId="77777777" w:rsidR="00DC2CE4" w:rsidRDefault="00DC2CE4" w:rsidP="00DC2CE4">
            <w:pPr>
              <w:pStyle w:val="XML1"/>
            </w:pPr>
            <w:r>
              <w:t xml:space="preserve">          &lt;/xs:key&gt;</w:t>
            </w:r>
          </w:p>
          <w:p w14:paraId="7A414D24" w14:textId="77777777" w:rsidR="00DC2CE4" w:rsidRDefault="00DC2CE4" w:rsidP="00DC2CE4">
            <w:pPr>
              <w:pStyle w:val="XML1"/>
            </w:pPr>
            <w:r>
              <w:t xml:space="preserve">          &lt;xs:key name="key_resources_capable-switch_queue"&gt;</w:t>
            </w:r>
          </w:p>
          <w:p w14:paraId="36394568" w14:textId="77777777" w:rsidR="00DC2CE4" w:rsidRDefault="00DC2CE4" w:rsidP="00DC2CE4">
            <w:pPr>
              <w:pStyle w:val="XML1"/>
            </w:pPr>
            <w:r>
              <w:t xml:space="preserve">            &lt;xs:selector xpath="of11-config:queue"/&gt;</w:t>
            </w:r>
          </w:p>
          <w:p w14:paraId="4E286CD7" w14:textId="77777777" w:rsidR="00DC2CE4" w:rsidRDefault="00DC2CE4" w:rsidP="00DC2CE4">
            <w:pPr>
              <w:pStyle w:val="XML1"/>
            </w:pPr>
            <w:r>
              <w:t xml:space="preserve">            &lt;xs:field xpath="of11-config:resource-id"/&gt;</w:t>
            </w:r>
          </w:p>
          <w:p w14:paraId="7FE44792" w14:textId="77777777" w:rsidR="00DC2CE4" w:rsidRDefault="00DC2CE4" w:rsidP="00DC2CE4">
            <w:pPr>
              <w:pStyle w:val="XML1"/>
            </w:pPr>
            <w:r>
              <w:t xml:space="preserve">          &lt;/xs:key&gt;</w:t>
            </w:r>
          </w:p>
          <w:p w14:paraId="739AB993" w14:textId="77777777" w:rsidR="00DC2CE4" w:rsidRDefault="00DC2CE4" w:rsidP="00DC2CE4">
            <w:pPr>
              <w:pStyle w:val="XML1"/>
            </w:pPr>
            <w:r>
              <w:t xml:space="preserve">          &lt;xs:key name="key_resources_capable-switch_owned-certificate"&gt;</w:t>
            </w:r>
          </w:p>
          <w:p w14:paraId="11CE4141" w14:textId="77777777" w:rsidR="00DC2CE4" w:rsidRDefault="00DC2CE4" w:rsidP="00DC2CE4">
            <w:pPr>
              <w:pStyle w:val="XML1"/>
            </w:pPr>
            <w:r>
              <w:t xml:space="preserve">            &lt;xs:selector xpath="of11-config:owned-certificate"/&gt;</w:t>
            </w:r>
          </w:p>
          <w:p w14:paraId="30AA100A" w14:textId="77777777" w:rsidR="00DC2CE4" w:rsidRDefault="00DC2CE4" w:rsidP="00DC2CE4">
            <w:pPr>
              <w:pStyle w:val="XML1"/>
            </w:pPr>
            <w:r>
              <w:t xml:space="preserve">            &lt;xs:field xpath="of11-config:resource-id"/&gt;</w:t>
            </w:r>
          </w:p>
          <w:p w14:paraId="073616AB" w14:textId="77777777" w:rsidR="00DC2CE4" w:rsidRDefault="00DC2CE4" w:rsidP="00DC2CE4">
            <w:pPr>
              <w:pStyle w:val="XML1"/>
            </w:pPr>
            <w:r>
              <w:t xml:space="preserve">          &lt;/xs:key&gt;</w:t>
            </w:r>
          </w:p>
          <w:p w14:paraId="41105917" w14:textId="77777777" w:rsidR="00DC2CE4" w:rsidRDefault="00DC2CE4" w:rsidP="00DC2CE4">
            <w:pPr>
              <w:pStyle w:val="XML1"/>
            </w:pPr>
            <w:r>
              <w:t xml:space="preserve">          &lt;xs:key name="key_resources_capable-switch_external-certificate"&gt;</w:t>
            </w:r>
          </w:p>
          <w:p w14:paraId="2B369F53" w14:textId="77777777" w:rsidR="00DC2CE4" w:rsidRDefault="00DC2CE4" w:rsidP="00DC2CE4">
            <w:pPr>
              <w:pStyle w:val="XML1"/>
            </w:pPr>
            <w:r>
              <w:t xml:space="preserve">            &lt;xs:selector xpath="of11-config:external-certificate"/&gt;</w:t>
            </w:r>
          </w:p>
          <w:p w14:paraId="698AF011" w14:textId="77777777" w:rsidR="00DC2CE4" w:rsidRDefault="00DC2CE4" w:rsidP="00DC2CE4">
            <w:pPr>
              <w:pStyle w:val="XML1"/>
            </w:pPr>
            <w:r>
              <w:t xml:space="preserve">            &lt;xs:field xpath="of11-config:resource-id"/&gt;</w:t>
            </w:r>
          </w:p>
          <w:p w14:paraId="1228AFDE" w14:textId="77777777" w:rsidR="00DC2CE4" w:rsidRDefault="00DC2CE4" w:rsidP="00DC2CE4">
            <w:pPr>
              <w:pStyle w:val="XML1"/>
            </w:pPr>
            <w:r>
              <w:t xml:space="preserve">          &lt;/xs:key&gt;</w:t>
            </w:r>
          </w:p>
          <w:p w14:paraId="3DEF9C82" w14:textId="77777777" w:rsidR="00DC2CE4" w:rsidRDefault="00DC2CE4" w:rsidP="00DC2CE4">
            <w:pPr>
              <w:pStyle w:val="XML1"/>
            </w:pPr>
            <w:r>
              <w:t xml:space="preserve">          &lt;xs:key name="key_resources_capable-switch_flow-table"&gt;</w:t>
            </w:r>
          </w:p>
          <w:p w14:paraId="2C53FE4B" w14:textId="77777777" w:rsidR="00DC2CE4" w:rsidRDefault="00DC2CE4" w:rsidP="00DC2CE4">
            <w:pPr>
              <w:pStyle w:val="XML1"/>
            </w:pPr>
            <w:r>
              <w:t xml:space="preserve">            &lt;xs:selector xpath="of11-config:flow-table"/&gt;</w:t>
            </w:r>
          </w:p>
          <w:p w14:paraId="2D4F5FA2" w14:textId="77777777" w:rsidR="00DC2CE4" w:rsidRDefault="00DC2CE4" w:rsidP="00DC2CE4">
            <w:pPr>
              <w:pStyle w:val="XML1"/>
            </w:pPr>
            <w:r>
              <w:t xml:space="preserve">            &lt;xs:field xpath="of11-config:resource-id"/&gt;</w:t>
            </w:r>
          </w:p>
          <w:p w14:paraId="5914A244" w14:textId="77777777" w:rsidR="00DC2CE4" w:rsidRDefault="00DC2CE4" w:rsidP="00DC2CE4">
            <w:pPr>
              <w:pStyle w:val="XML1"/>
            </w:pPr>
            <w:r>
              <w:t xml:space="preserve">          &lt;/xs:key&gt;</w:t>
            </w:r>
          </w:p>
          <w:p w14:paraId="07A1F16F" w14:textId="77777777" w:rsidR="00DC2CE4" w:rsidRDefault="00DC2CE4" w:rsidP="00DC2CE4">
            <w:pPr>
              <w:pStyle w:val="XML1"/>
            </w:pPr>
            <w:r>
              <w:t xml:space="preserve">        &lt;/xs:element&gt;</w:t>
            </w:r>
          </w:p>
          <w:p w14:paraId="6AB7E3EC" w14:textId="77777777" w:rsidR="00DC2CE4" w:rsidRDefault="00DC2CE4" w:rsidP="00DC2CE4">
            <w:pPr>
              <w:pStyle w:val="XML1"/>
            </w:pPr>
            <w:r>
              <w:t xml:space="preserve">        &lt;xs:element name="logical-switches" minOccurs="0"&gt;</w:t>
            </w:r>
          </w:p>
          <w:p w14:paraId="2BAFC235" w14:textId="77777777" w:rsidR="00DC2CE4" w:rsidRDefault="00DC2CE4" w:rsidP="00DC2CE4">
            <w:pPr>
              <w:pStyle w:val="XML1"/>
            </w:pPr>
            <w:r>
              <w:t xml:space="preserve">          &lt;xs:annotation&gt;</w:t>
            </w:r>
          </w:p>
          <w:p w14:paraId="10BA2D32" w14:textId="77777777" w:rsidR="00DC2CE4" w:rsidRDefault="00DC2CE4" w:rsidP="00DC2CE4">
            <w:pPr>
              <w:pStyle w:val="XML1"/>
            </w:pPr>
            <w:r>
              <w:t xml:space="preserve">            &lt;xs:documentation&gt;</w:t>
            </w:r>
          </w:p>
          <w:p w14:paraId="516484A5" w14:textId="77777777" w:rsidR="00DC2CE4" w:rsidRDefault="00DC2CE4" w:rsidP="00DC2CE4">
            <w:pPr>
              <w:pStyle w:val="XML1"/>
            </w:pPr>
            <w:r>
              <w:t xml:space="preserve">              This element contains a list of all OpenFlow </w:t>
            </w:r>
          </w:p>
          <w:p w14:paraId="18419199" w14:textId="77777777" w:rsidR="00DC2CE4" w:rsidRDefault="00DC2CE4" w:rsidP="00DC2CE4">
            <w:pPr>
              <w:pStyle w:val="XML1"/>
            </w:pPr>
            <w:r>
              <w:lastRenderedPageBreak/>
              <w:t xml:space="preserve">              Logical Switches available at the OpenFlow Capable</w:t>
            </w:r>
          </w:p>
          <w:p w14:paraId="267B6463" w14:textId="77777777" w:rsidR="00DC2CE4" w:rsidRDefault="00DC2CE4" w:rsidP="00DC2CE4">
            <w:pPr>
              <w:pStyle w:val="XML1"/>
            </w:pPr>
            <w:r>
              <w:t xml:space="preserve">              Switch.</w:t>
            </w:r>
          </w:p>
          <w:p w14:paraId="66C70094" w14:textId="77777777" w:rsidR="00DC2CE4" w:rsidRDefault="00DC2CE4" w:rsidP="00DC2CE4">
            <w:pPr>
              <w:pStyle w:val="XML1"/>
            </w:pPr>
            <w:r>
              <w:t xml:space="preserve">            &lt;/xs:documentation&gt;</w:t>
            </w:r>
          </w:p>
          <w:p w14:paraId="7B6E2D11" w14:textId="77777777" w:rsidR="00DC2CE4" w:rsidRDefault="00DC2CE4" w:rsidP="00DC2CE4">
            <w:pPr>
              <w:pStyle w:val="XML1"/>
            </w:pPr>
            <w:r>
              <w:t xml:space="preserve">          &lt;/xs:annotation&gt;</w:t>
            </w:r>
          </w:p>
          <w:p w14:paraId="4CC3D651" w14:textId="77777777" w:rsidR="00DC2CE4" w:rsidRDefault="00DC2CE4" w:rsidP="00DC2CE4">
            <w:pPr>
              <w:pStyle w:val="XML1"/>
            </w:pPr>
            <w:r>
              <w:t xml:space="preserve">          &lt;xs:complexType&gt;</w:t>
            </w:r>
          </w:p>
          <w:p w14:paraId="1001C5E8" w14:textId="77777777" w:rsidR="00DC2CE4" w:rsidRDefault="00DC2CE4" w:rsidP="00DC2CE4">
            <w:pPr>
              <w:pStyle w:val="XML1"/>
            </w:pPr>
            <w:r>
              <w:t xml:space="preserve">            &lt;xs:sequence&gt;</w:t>
            </w:r>
          </w:p>
          <w:p w14:paraId="2F121F03" w14:textId="77777777" w:rsidR="00DC2CE4" w:rsidRDefault="00DC2CE4" w:rsidP="00DC2CE4">
            <w:pPr>
              <w:pStyle w:val="XML1"/>
            </w:pPr>
            <w:r>
              <w:t xml:space="preserve">              &lt;xs:element name="switch" minOccurs="0" maxOccurs="unbounded"&gt;</w:t>
            </w:r>
          </w:p>
          <w:p w14:paraId="653C85BD" w14:textId="77777777" w:rsidR="00DC2CE4" w:rsidRDefault="00DC2CE4" w:rsidP="00DC2CE4">
            <w:pPr>
              <w:pStyle w:val="XML1"/>
            </w:pPr>
            <w:r>
              <w:t xml:space="preserve">                &lt;xs:annotation&gt;</w:t>
            </w:r>
          </w:p>
          <w:p w14:paraId="5DE380B8" w14:textId="77777777" w:rsidR="00DC2CE4" w:rsidRDefault="00DC2CE4" w:rsidP="00DC2CE4">
            <w:pPr>
              <w:pStyle w:val="XML1"/>
            </w:pPr>
            <w:r>
              <w:t xml:space="preserve">                  &lt;xs:documentation&gt;</w:t>
            </w:r>
          </w:p>
          <w:p w14:paraId="7BCE039C" w14:textId="77777777" w:rsidR="00DC2CE4" w:rsidRDefault="00DC2CE4" w:rsidP="00DC2CE4">
            <w:pPr>
              <w:pStyle w:val="XML1"/>
            </w:pPr>
            <w:r>
              <w:t xml:space="preserve">                    The list of all OpenFlow Logical Switches on</w:t>
            </w:r>
          </w:p>
          <w:p w14:paraId="296D5FAD" w14:textId="77777777" w:rsidR="00DC2CE4" w:rsidRDefault="00DC2CE4" w:rsidP="00DC2CE4">
            <w:pPr>
              <w:pStyle w:val="XML1"/>
            </w:pPr>
            <w:r>
              <w:t xml:space="preserve">                    the OpenFlow Capable Switch.</w:t>
            </w:r>
          </w:p>
          <w:p w14:paraId="63FC27D1" w14:textId="77777777" w:rsidR="00DC2CE4" w:rsidRDefault="00DC2CE4" w:rsidP="00DC2CE4">
            <w:pPr>
              <w:pStyle w:val="XML1"/>
            </w:pPr>
          </w:p>
          <w:p w14:paraId="5B907110" w14:textId="77777777" w:rsidR="00DC2CE4" w:rsidRDefault="00DC2CE4" w:rsidP="00DC2CE4">
            <w:pPr>
              <w:pStyle w:val="XML1"/>
            </w:pPr>
            <w:r>
              <w:t xml:space="preserve">                    The element 'resource-id' of OFLogicalSwitchType MUST be</w:t>
            </w:r>
          </w:p>
          <w:p w14:paraId="4F4E617B" w14:textId="77777777" w:rsidR="00DC2CE4" w:rsidRDefault="00DC2CE4" w:rsidP="00DC2CE4">
            <w:pPr>
              <w:pStyle w:val="XML1"/>
            </w:pPr>
            <w:r>
              <w:t xml:space="preserve">                    unique within this list.</w:t>
            </w:r>
          </w:p>
          <w:p w14:paraId="0CFE9064" w14:textId="77777777" w:rsidR="00DC2CE4" w:rsidRDefault="00DC2CE4" w:rsidP="00DC2CE4">
            <w:pPr>
              <w:pStyle w:val="XML1"/>
            </w:pPr>
            <w:r>
              <w:t xml:space="preserve">                  &lt;/xs:documentation&gt;</w:t>
            </w:r>
          </w:p>
          <w:p w14:paraId="1CF6049A" w14:textId="77777777" w:rsidR="00DC2CE4" w:rsidRDefault="00DC2CE4" w:rsidP="00DC2CE4">
            <w:pPr>
              <w:pStyle w:val="XML1"/>
            </w:pPr>
            <w:r>
              <w:t xml:space="preserve">                &lt;/xs:annotation&gt;</w:t>
            </w:r>
          </w:p>
          <w:p w14:paraId="251B4B3C" w14:textId="77777777" w:rsidR="00DC2CE4" w:rsidRDefault="00DC2CE4" w:rsidP="00DC2CE4">
            <w:pPr>
              <w:pStyle w:val="XML1"/>
            </w:pPr>
            <w:r>
              <w:t xml:space="preserve">                &lt;xs:complexType&gt;</w:t>
            </w:r>
          </w:p>
          <w:p w14:paraId="2321F49F" w14:textId="77777777" w:rsidR="00DC2CE4" w:rsidRDefault="00DC2CE4" w:rsidP="00DC2CE4">
            <w:pPr>
              <w:pStyle w:val="XML1"/>
            </w:pPr>
            <w:r>
              <w:t xml:space="preserve">                  &lt;xs:sequence&gt;</w:t>
            </w:r>
          </w:p>
          <w:p w14:paraId="68B23799" w14:textId="77777777" w:rsidR="00DC2CE4" w:rsidRDefault="00DC2CE4" w:rsidP="00DC2CE4">
            <w:pPr>
              <w:pStyle w:val="XML1"/>
            </w:pPr>
            <w:r>
              <w:t xml:space="preserve">                    &lt;xs:group ref="OFLogicalSwitchType"/&gt;</w:t>
            </w:r>
          </w:p>
          <w:p w14:paraId="180BDF7F" w14:textId="77777777" w:rsidR="00DC2CE4" w:rsidRDefault="00DC2CE4" w:rsidP="00DC2CE4">
            <w:pPr>
              <w:pStyle w:val="XML1"/>
            </w:pPr>
            <w:r>
              <w:t xml:space="preserve">                  &lt;/xs:sequence&gt;</w:t>
            </w:r>
          </w:p>
          <w:p w14:paraId="1A89C8BB" w14:textId="77777777" w:rsidR="00DC2CE4" w:rsidRDefault="00DC2CE4" w:rsidP="00DC2CE4">
            <w:pPr>
              <w:pStyle w:val="XML1"/>
            </w:pPr>
            <w:r>
              <w:t xml:space="preserve">                &lt;/xs:complexType&gt;</w:t>
            </w:r>
          </w:p>
          <w:p w14:paraId="32E66D40" w14:textId="77777777" w:rsidR="00DC2CE4" w:rsidRDefault="00DC2CE4" w:rsidP="00DC2CE4">
            <w:pPr>
              <w:pStyle w:val="XML1"/>
            </w:pPr>
            <w:r>
              <w:t xml:space="preserve">              &lt;/xs:element&gt;</w:t>
            </w:r>
          </w:p>
          <w:p w14:paraId="4CF9F662" w14:textId="77777777" w:rsidR="00DC2CE4" w:rsidRDefault="00DC2CE4" w:rsidP="00DC2CE4">
            <w:pPr>
              <w:pStyle w:val="XML1"/>
            </w:pPr>
            <w:r>
              <w:t xml:space="preserve">            &lt;/xs:sequence&gt;</w:t>
            </w:r>
          </w:p>
          <w:p w14:paraId="2C6DE80B" w14:textId="77777777" w:rsidR="00DC2CE4" w:rsidRDefault="00DC2CE4" w:rsidP="00DC2CE4">
            <w:pPr>
              <w:pStyle w:val="XML1"/>
            </w:pPr>
            <w:r>
              <w:t xml:space="preserve">          &lt;/xs:complexType&gt;</w:t>
            </w:r>
          </w:p>
          <w:p w14:paraId="0F6BAAB1" w14:textId="77777777" w:rsidR="00DC2CE4" w:rsidRDefault="00DC2CE4" w:rsidP="00DC2CE4">
            <w:pPr>
              <w:pStyle w:val="XML1"/>
            </w:pPr>
            <w:r>
              <w:t xml:space="preserve">          &lt;xs:key name="key_logical-switches_capable-switch_switch"&gt;</w:t>
            </w:r>
          </w:p>
          <w:p w14:paraId="308000B9" w14:textId="77777777" w:rsidR="00DC2CE4" w:rsidRDefault="00DC2CE4" w:rsidP="00DC2CE4">
            <w:pPr>
              <w:pStyle w:val="XML1"/>
            </w:pPr>
            <w:r>
              <w:t xml:space="preserve">            &lt;xs:selector xpath="of11-config:switch"/&gt;</w:t>
            </w:r>
          </w:p>
          <w:p w14:paraId="39A88A6E" w14:textId="77777777" w:rsidR="00DC2CE4" w:rsidRDefault="00DC2CE4" w:rsidP="00DC2CE4">
            <w:pPr>
              <w:pStyle w:val="XML1"/>
            </w:pPr>
            <w:r>
              <w:t xml:space="preserve">            &lt;xs:field xpath="of11-config:id"/&gt;</w:t>
            </w:r>
          </w:p>
          <w:p w14:paraId="11D373E8" w14:textId="77777777" w:rsidR="00DC2CE4" w:rsidRDefault="00DC2CE4" w:rsidP="00DC2CE4">
            <w:pPr>
              <w:pStyle w:val="XML1"/>
            </w:pPr>
            <w:r>
              <w:t xml:space="preserve">          &lt;/xs:key&gt;</w:t>
            </w:r>
          </w:p>
          <w:p w14:paraId="78124BDE" w14:textId="77777777" w:rsidR="00DC2CE4" w:rsidRDefault="00DC2CE4" w:rsidP="00DC2CE4">
            <w:pPr>
              <w:pStyle w:val="XML1"/>
            </w:pPr>
            <w:r>
              <w:t xml:space="preserve">        &lt;/xs:element&gt;</w:t>
            </w:r>
          </w:p>
          <w:p w14:paraId="70F57384" w14:textId="77777777" w:rsidR="00DC2CE4" w:rsidRDefault="00DC2CE4" w:rsidP="00DC2CE4">
            <w:pPr>
              <w:pStyle w:val="XML1"/>
            </w:pPr>
            <w:r>
              <w:t xml:space="preserve">      &lt;/xs:sequence&gt;</w:t>
            </w:r>
          </w:p>
          <w:p w14:paraId="135D7023" w14:textId="77777777" w:rsidR="00DC2CE4" w:rsidRDefault="00DC2CE4" w:rsidP="00DC2CE4">
            <w:pPr>
              <w:pStyle w:val="XML1"/>
            </w:pPr>
            <w:r>
              <w:t xml:space="preserve">    &lt;/xs:complexType&gt;</w:t>
            </w:r>
          </w:p>
          <w:p w14:paraId="0DB109B7" w14:textId="02A3B8D3" w:rsidR="00D84428" w:rsidRPr="009F1B7D" w:rsidRDefault="00DC2CE4" w:rsidP="00DC2CE4">
            <w:pPr>
              <w:pStyle w:val="XML1"/>
            </w:pPr>
            <w:r>
              <w:t xml:space="preserve">  &lt;/xs:element&gt;</w:t>
            </w:r>
          </w:p>
        </w:tc>
      </w:tr>
    </w:tbl>
    <w:p w14:paraId="1B0ED9A2" w14:textId="77777777" w:rsidR="00D84428" w:rsidRPr="00D84428" w:rsidRDefault="00D84428" w:rsidP="00D84428"/>
    <w:p w14:paraId="23BFCA9C" w14:textId="77777777" w:rsidR="001F476B" w:rsidRPr="009F1B7D" w:rsidRDefault="001F476B" w:rsidP="00C128FA">
      <w:pPr>
        <w:pStyle w:val="Heading3"/>
      </w:pPr>
      <w:bookmarkStart w:id="873" w:name="_Toc358291583"/>
      <w:r>
        <w:t>XML Example</w:t>
      </w:r>
      <w:bookmarkEnd w:id="873"/>
    </w:p>
    <w:tbl>
      <w:tblPr>
        <w:tblStyle w:val="XMLtable"/>
        <w:tblW w:w="5000" w:type="pct"/>
        <w:tblLook w:val="04A0" w:firstRow="1" w:lastRow="0" w:firstColumn="1" w:lastColumn="0" w:noHBand="0" w:noVBand="1"/>
      </w:tblPr>
      <w:tblGrid>
        <w:gridCol w:w="9474"/>
      </w:tblGrid>
      <w:tr w:rsidR="001F476B" w:rsidRPr="009F1B7D" w14:paraId="3E714129" w14:textId="77777777" w:rsidTr="00C128FA">
        <w:tc>
          <w:tcPr>
            <w:tcW w:w="8820" w:type="dxa"/>
          </w:tcPr>
          <w:p w14:paraId="0FCC8357" w14:textId="77777777" w:rsidR="001F476B" w:rsidRPr="009F1B7D" w:rsidRDefault="001F476B" w:rsidP="00011096">
            <w:pPr>
              <w:pStyle w:val="XML1"/>
            </w:pPr>
            <w:r w:rsidRPr="009F1B7D">
              <w:t>&lt;capable-switch&gt;</w:t>
            </w:r>
          </w:p>
          <w:p w14:paraId="33D74AB7" w14:textId="77777777" w:rsidR="001F476B" w:rsidRPr="009F1B7D" w:rsidRDefault="001F476B" w:rsidP="00011096">
            <w:pPr>
              <w:pStyle w:val="XML2"/>
            </w:pPr>
            <w:r w:rsidRPr="009F1B7D">
              <w:t>&lt;id&gt;CapableSwitch0&lt;/id&gt;</w:t>
            </w:r>
          </w:p>
          <w:p w14:paraId="655A2B77" w14:textId="77777777" w:rsidR="001F476B" w:rsidRPr="009F1B7D" w:rsidRDefault="001F476B" w:rsidP="00011096">
            <w:pPr>
              <w:pStyle w:val="XML2"/>
            </w:pPr>
            <w:r w:rsidRPr="009F1B7D">
              <w:t>&lt;configuration-points&gt;</w:t>
            </w:r>
          </w:p>
          <w:p w14:paraId="4F425E07" w14:textId="77777777" w:rsidR="001F476B" w:rsidRPr="009F1B7D" w:rsidRDefault="001F476B" w:rsidP="00011096">
            <w:pPr>
              <w:pStyle w:val="XML3"/>
            </w:pPr>
            <w:r w:rsidRPr="009F1B7D">
              <w:t>...</w:t>
            </w:r>
          </w:p>
          <w:p w14:paraId="401E1EAA" w14:textId="77777777" w:rsidR="001F476B" w:rsidRPr="009F1B7D" w:rsidRDefault="001F476B" w:rsidP="00011096">
            <w:pPr>
              <w:pStyle w:val="XML2"/>
            </w:pPr>
            <w:r w:rsidRPr="009F1B7D">
              <w:t>&lt;/configuration-points&gt;</w:t>
            </w:r>
          </w:p>
          <w:p w14:paraId="5E8B3DB7" w14:textId="77777777" w:rsidR="001F476B" w:rsidRPr="009F1B7D" w:rsidRDefault="001F476B" w:rsidP="00011096">
            <w:pPr>
              <w:pStyle w:val="XML2"/>
            </w:pPr>
            <w:r w:rsidRPr="009F1B7D">
              <w:t>&lt;resources&gt;</w:t>
            </w:r>
          </w:p>
          <w:p w14:paraId="1ECB8D25" w14:textId="77777777" w:rsidR="001F476B" w:rsidRPr="009F1B7D" w:rsidRDefault="001F476B" w:rsidP="00011096">
            <w:pPr>
              <w:pStyle w:val="XML3"/>
            </w:pPr>
            <w:r w:rsidRPr="009F1B7D">
              <w:t>...</w:t>
            </w:r>
          </w:p>
          <w:p w14:paraId="01F27AFE" w14:textId="77777777" w:rsidR="001F476B" w:rsidRPr="009F1B7D" w:rsidRDefault="001F476B" w:rsidP="00011096">
            <w:pPr>
              <w:pStyle w:val="XML2"/>
            </w:pPr>
            <w:r w:rsidRPr="009F1B7D">
              <w:t>&lt;/resources&gt;</w:t>
            </w:r>
          </w:p>
          <w:p w14:paraId="4E651EBD" w14:textId="77777777" w:rsidR="001F476B" w:rsidRPr="009F1B7D" w:rsidRDefault="001F476B" w:rsidP="00011096">
            <w:pPr>
              <w:pStyle w:val="XML2"/>
            </w:pPr>
            <w:r w:rsidRPr="009F1B7D">
              <w:t>&lt;logical-switches&gt;</w:t>
            </w:r>
          </w:p>
          <w:p w14:paraId="185928E8" w14:textId="77777777" w:rsidR="001F476B" w:rsidRPr="009F1B7D" w:rsidRDefault="001F476B" w:rsidP="00011096">
            <w:pPr>
              <w:pStyle w:val="XML3"/>
            </w:pPr>
            <w:r w:rsidRPr="009F1B7D">
              <w:t>...</w:t>
            </w:r>
          </w:p>
          <w:p w14:paraId="2F831A82" w14:textId="77777777" w:rsidR="001F476B" w:rsidRPr="009F1B7D" w:rsidRDefault="001F476B" w:rsidP="00011096">
            <w:pPr>
              <w:pStyle w:val="XML2"/>
            </w:pPr>
            <w:r w:rsidRPr="009F1B7D">
              <w:t>&lt;/logical-switches&gt;</w:t>
            </w:r>
          </w:p>
          <w:p w14:paraId="539CB8FA" w14:textId="77777777" w:rsidR="001F476B" w:rsidRPr="009F1B7D" w:rsidRDefault="001F476B" w:rsidP="00011096">
            <w:pPr>
              <w:pStyle w:val="XML1"/>
            </w:pPr>
            <w:r w:rsidRPr="009F1B7D">
              <w:t>&lt;/capable-switch&gt;</w:t>
            </w:r>
          </w:p>
        </w:tc>
      </w:tr>
    </w:tbl>
    <w:p w14:paraId="1164AF3F" w14:textId="77777777" w:rsidR="00E366DF" w:rsidRDefault="00E366DF" w:rsidP="00C128FA">
      <w:pPr>
        <w:pStyle w:val="Heading2"/>
      </w:pPr>
      <w:bookmarkStart w:id="874" w:name="_Toc335146813"/>
      <w:bookmarkStart w:id="875" w:name="_Toc335146814"/>
      <w:bookmarkStart w:id="876" w:name="_Toc335146815"/>
      <w:bookmarkStart w:id="877" w:name="_Toc335146816"/>
      <w:bookmarkStart w:id="878" w:name="_Toc335146817"/>
      <w:bookmarkStart w:id="879" w:name="_Toc335146818"/>
      <w:bookmarkStart w:id="880" w:name="_Toc335146976"/>
      <w:bookmarkStart w:id="881" w:name="_Toc358291584"/>
      <w:bookmarkEnd w:id="874"/>
      <w:bookmarkEnd w:id="875"/>
      <w:bookmarkEnd w:id="876"/>
      <w:bookmarkEnd w:id="877"/>
      <w:bookmarkEnd w:id="878"/>
      <w:bookmarkEnd w:id="879"/>
      <w:bookmarkEnd w:id="880"/>
      <w:r>
        <w:t>OpenFlow Configuration Point</w:t>
      </w:r>
      <w:bookmarkEnd w:id="881"/>
    </w:p>
    <w:p w14:paraId="5EA3C479" w14:textId="77777777" w:rsidR="00E366DF" w:rsidRDefault="00E366DF" w:rsidP="00E366DF">
      <w:r>
        <w:t xml:space="preserve">The Configuration Point is an entity that manages the switch using the OF-CONFIG protocol. Attributes of an OpenFlow Configuration Point allow the OpenFlow Capable Switches to identify a Configuration Point and specify which protocol is used for communication between Configuration Point and OpenFlow Capable Switch. The OpenFlow Capable Switch stores a list of Configuration Points that manage it or </w:t>
      </w:r>
      <w:r>
        <w:lastRenderedPageBreak/>
        <w:t>have managed it. An OpenFlow Configuration Point is to an OpenFlow Capable Switch what an OpenFlow Controller is to an OpenFlow Logical switch.</w:t>
      </w:r>
    </w:p>
    <w:p w14:paraId="4BB545D3" w14:textId="781CF0F6" w:rsidR="00E366DF" w:rsidRDefault="00E366DF" w:rsidP="00E366DF">
      <w:r>
        <w:t>Instances of the Configuration Point class are used by switches to connect to a configuration point. Currently the only transport mapping that supports a connection set-up initiated by the switch to be configured is the mapping to the BEEP protocol (5). Other NETCONF transport mappings (6,7,8) may be extended in the future to also support connection set-up in this direction.</w:t>
      </w:r>
      <w:r w:rsidR="00F47EAD">
        <w:t xml:space="preserve"> Nevertheless SSH is used as a default connection protocol because connection initiation by the switch is optional.</w:t>
      </w:r>
    </w:p>
    <w:p w14:paraId="044490C3" w14:textId="77777777" w:rsidR="00A47610" w:rsidRPr="009F1B7D" w:rsidRDefault="00A47610" w:rsidP="00C128FA">
      <w:pPr>
        <w:pStyle w:val="Heading3"/>
      </w:pPr>
      <w:bookmarkStart w:id="882" w:name="_Toc315953989"/>
      <w:bookmarkStart w:id="883" w:name="_Toc316542499"/>
      <w:bookmarkStart w:id="884" w:name="_Toc358291585"/>
      <w:r w:rsidRPr="00DB42FD">
        <w:t>UML Diagram</w:t>
      </w:r>
      <w:bookmarkEnd w:id="882"/>
      <w:bookmarkEnd w:id="883"/>
      <w:bookmarkEnd w:id="884"/>
    </w:p>
    <w:p w14:paraId="55724BE6" w14:textId="679254FF" w:rsidR="00A47610" w:rsidRPr="009F1B7D" w:rsidRDefault="00CA2CAF" w:rsidP="00A47610">
      <w:pPr>
        <w:keepNext/>
        <w:jc w:val="center"/>
      </w:pPr>
      <w:r>
        <w:object w:dxaOrig="3214" w:dyaOrig="2755" w14:anchorId="7EAA552B">
          <v:shape id="_x0000_i1028" type="#_x0000_t75" style="width:160pt;height:137pt" o:ole="">
            <v:imagedata r:id="rId23" o:title=""/>
          </v:shape>
          <o:OLEObject Type="Embed" ProgID="Visio.Drawing.11" ShapeID="_x0000_i1028" DrawAspect="Content" ObjectID="_1316293883" r:id="rId24"/>
        </w:object>
      </w:r>
    </w:p>
    <w:p w14:paraId="1CD6A633" w14:textId="77777777" w:rsidR="00A47610" w:rsidRPr="00CE3A81" w:rsidRDefault="00A47610" w:rsidP="00A47610">
      <w:pPr>
        <w:pStyle w:val="Caption"/>
      </w:pPr>
      <w:r w:rsidRPr="00CE3A81">
        <w:t xml:space="preserve">Figure </w:t>
      </w:r>
      <w:fldSimple w:instr=" SEQ Figure \* ARABIC ">
        <w:r w:rsidRPr="00CE3A81">
          <w:t>5</w:t>
        </w:r>
      </w:fldSimple>
      <w:r w:rsidRPr="00CE3A81">
        <w:t>: Data Model Diagram for an OpenFlow Configuration Point</w:t>
      </w:r>
    </w:p>
    <w:p w14:paraId="71B2BEBA" w14:textId="77777777" w:rsidR="00A47610" w:rsidRPr="009F1B7D" w:rsidRDefault="00A47610" w:rsidP="00BA30A0">
      <w:pPr>
        <w:pStyle w:val="Heading3"/>
      </w:pPr>
      <w:bookmarkStart w:id="885" w:name="_Toc315953990"/>
      <w:bookmarkStart w:id="886" w:name="_Toc316542500"/>
      <w:bookmarkStart w:id="887" w:name="_Toc358291586"/>
      <w:r w:rsidRPr="00DB42FD">
        <w:t>XML Schema</w:t>
      </w:r>
      <w:bookmarkEnd w:id="885"/>
      <w:bookmarkEnd w:id="886"/>
      <w:bookmarkEnd w:id="887"/>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A47610" w:rsidRPr="009F1B7D" w14:paraId="25A1363B" w14:textId="77777777" w:rsidTr="00C128FA">
        <w:tc>
          <w:tcPr>
            <w:tcW w:w="8820" w:type="dxa"/>
            <w:shd w:val="clear" w:color="auto" w:fill="C8FCCD"/>
          </w:tcPr>
          <w:p w14:paraId="3A8F464F" w14:textId="01A87AB3" w:rsidR="00DC2CE4" w:rsidRDefault="00DC2CE4" w:rsidP="00DC2CE4">
            <w:pPr>
              <w:pStyle w:val="XML1"/>
            </w:pPr>
            <w:r>
              <w:t xml:space="preserve">  &lt;xs:group name="OFConfigurationPointType"&gt;</w:t>
            </w:r>
          </w:p>
          <w:p w14:paraId="25890C8F" w14:textId="77777777" w:rsidR="00DC2CE4" w:rsidRDefault="00DC2CE4" w:rsidP="00DC2CE4">
            <w:pPr>
              <w:pStyle w:val="XML1"/>
            </w:pPr>
            <w:r>
              <w:t xml:space="preserve">    &lt;xs:annotation&gt;</w:t>
            </w:r>
          </w:p>
          <w:p w14:paraId="15B384D9" w14:textId="77777777" w:rsidR="00DC2CE4" w:rsidRDefault="00DC2CE4" w:rsidP="00DC2CE4">
            <w:pPr>
              <w:pStyle w:val="XML1"/>
            </w:pPr>
            <w:r>
              <w:t xml:space="preserve">      &lt;xs:documentation&gt;</w:t>
            </w:r>
          </w:p>
          <w:p w14:paraId="22FC2378" w14:textId="77777777" w:rsidR="00DC2CE4" w:rsidRDefault="00DC2CE4" w:rsidP="00DC2CE4">
            <w:pPr>
              <w:pStyle w:val="XML1"/>
            </w:pPr>
            <w:r>
              <w:t xml:space="preserve">        Representation of an OpenFlow Configuration Point.</w:t>
            </w:r>
          </w:p>
          <w:p w14:paraId="3DE973A2" w14:textId="77777777" w:rsidR="00DC2CE4" w:rsidRDefault="00DC2CE4" w:rsidP="00DC2CE4">
            <w:pPr>
              <w:pStyle w:val="XML1"/>
            </w:pPr>
            <w:r>
              <w:t xml:space="preserve">        Instances of the Configuration Point class SHOULD be stored </w:t>
            </w:r>
          </w:p>
          <w:p w14:paraId="4005DACE" w14:textId="77777777" w:rsidR="00DC2CE4" w:rsidRDefault="00DC2CE4" w:rsidP="00DC2CE4">
            <w:pPr>
              <w:pStyle w:val="XML1"/>
            </w:pPr>
            <w:r>
              <w:t xml:space="preserve">        persistently across reboots of the OpenFlow Capable Switch.</w:t>
            </w:r>
          </w:p>
          <w:p w14:paraId="3BA7D938" w14:textId="77777777" w:rsidR="00DC2CE4" w:rsidRDefault="00DC2CE4" w:rsidP="00DC2CE4">
            <w:pPr>
              <w:pStyle w:val="XML1"/>
            </w:pPr>
            <w:r>
              <w:t xml:space="preserve">            </w:t>
            </w:r>
          </w:p>
          <w:p w14:paraId="3144FEA7" w14:textId="77777777" w:rsidR="00DC2CE4" w:rsidRDefault="00DC2CE4" w:rsidP="00DC2CE4">
            <w:pPr>
              <w:pStyle w:val="XML1"/>
            </w:pPr>
            <w:r>
              <w:t xml:space="preserve">        When a connection is established between an OpenFlow Capable </w:t>
            </w:r>
          </w:p>
          <w:p w14:paraId="3EEA272F" w14:textId="77777777" w:rsidR="00DC2CE4" w:rsidRDefault="00DC2CE4" w:rsidP="00DC2CE4">
            <w:pPr>
              <w:pStyle w:val="XML1"/>
            </w:pPr>
            <w:r>
              <w:t xml:space="preserve">        Switch and a Configuration Point the switch  MUST store the </w:t>
            </w:r>
          </w:p>
          <w:p w14:paraId="37EDF9BC" w14:textId="77777777" w:rsidR="00DC2CE4" w:rsidRDefault="00DC2CE4" w:rsidP="00DC2CE4">
            <w:pPr>
              <w:pStyle w:val="XML1"/>
            </w:pPr>
            <w:r>
              <w:t xml:space="preserve">        connection information in an instance of the Configuration </w:t>
            </w:r>
          </w:p>
          <w:p w14:paraId="3F927BF6" w14:textId="77777777" w:rsidR="00DC2CE4" w:rsidRDefault="00DC2CE4" w:rsidP="00DC2CE4">
            <w:pPr>
              <w:pStyle w:val="XML1"/>
            </w:pPr>
            <w:r>
              <w:t xml:space="preserve">        Point class. If such an instance does not exist, the OpenFlow</w:t>
            </w:r>
          </w:p>
          <w:p w14:paraId="71AA5DF6" w14:textId="77777777" w:rsidR="00DC2CE4" w:rsidRDefault="00DC2CE4" w:rsidP="00DC2CE4">
            <w:pPr>
              <w:pStyle w:val="XML1"/>
            </w:pPr>
            <w:r>
              <w:t xml:space="preserve">        Capable Switch MUST create an instance where it then stores </w:t>
            </w:r>
          </w:p>
          <w:p w14:paraId="2FE39F27" w14:textId="77777777" w:rsidR="00DC2CE4" w:rsidRDefault="00DC2CE4" w:rsidP="00DC2CE4">
            <w:pPr>
              <w:pStyle w:val="XML1"/>
            </w:pPr>
            <w:r>
              <w:t xml:space="preserve">        the connection information.</w:t>
            </w:r>
          </w:p>
          <w:p w14:paraId="4A5D6D84" w14:textId="77777777" w:rsidR="00DC2CE4" w:rsidRDefault="00DC2CE4" w:rsidP="00DC2CE4">
            <w:pPr>
              <w:pStyle w:val="XML1"/>
            </w:pPr>
            <w:r>
              <w:t xml:space="preserve">            </w:t>
            </w:r>
          </w:p>
          <w:p w14:paraId="7D3F2C54" w14:textId="77777777" w:rsidR="00DC2CE4" w:rsidRDefault="00DC2CE4" w:rsidP="00DC2CE4">
            <w:pPr>
              <w:pStyle w:val="XML1"/>
            </w:pPr>
            <w:r>
              <w:t xml:space="preserve">        An OpenFlow Capable Switch that cannot initiate a connection </w:t>
            </w:r>
          </w:p>
          <w:p w14:paraId="7B948860" w14:textId="77777777" w:rsidR="00DC2CE4" w:rsidRDefault="00DC2CE4" w:rsidP="00DC2CE4">
            <w:pPr>
              <w:pStyle w:val="XML1"/>
            </w:pPr>
            <w:r>
              <w:t xml:space="preserve">        to a configuration point does not have to implement the </w:t>
            </w:r>
          </w:p>
          <w:p w14:paraId="0C40C071" w14:textId="77777777" w:rsidR="00DC2CE4" w:rsidRDefault="00DC2CE4" w:rsidP="00DC2CE4">
            <w:pPr>
              <w:pStyle w:val="XML1"/>
            </w:pPr>
            <w:r>
              <w:t xml:space="preserve">        Configuration Point class. It SHOULD block attempts to write</w:t>
            </w:r>
          </w:p>
          <w:p w14:paraId="2B236261" w14:textId="77777777" w:rsidR="00DC2CE4" w:rsidRDefault="00DC2CE4" w:rsidP="00DC2CE4">
            <w:pPr>
              <w:pStyle w:val="XML1"/>
            </w:pPr>
            <w:r>
              <w:t xml:space="preserve">        to instances of the Configuration Point class with NETCONF </w:t>
            </w:r>
          </w:p>
          <w:p w14:paraId="0781E6FA" w14:textId="77777777" w:rsidR="00DC2CE4" w:rsidRDefault="00DC2CE4" w:rsidP="00DC2CE4">
            <w:pPr>
              <w:pStyle w:val="XML1"/>
            </w:pPr>
            <w:r>
              <w:t xml:space="preserve">        &amp;lt;edit-config&amp;gt; operations.</w:t>
            </w:r>
          </w:p>
          <w:p w14:paraId="1D86C017" w14:textId="77777777" w:rsidR="00DC2CE4" w:rsidRDefault="00DC2CE4" w:rsidP="00DC2CE4">
            <w:pPr>
              <w:pStyle w:val="XML1"/>
            </w:pPr>
          </w:p>
          <w:p w14:paraId="5583FFD5" w14:textId="77777777" w:rsidR="00DC2CE4" w:rsidRDefault="00DC2CE4" w:rsidP="00DC2CE4">
            <w:pPr>
              <w:pStyle w:val="XML1"/>
            </w:pPr>
            <w:r>
              <w:t xml:space="preserve">        NETCONF &amp;lt;edit-config&amp;gt; operations MUST be implemented as </w:t>
            </w:r>
          </w:p>
          <w:p w14:paraId="43FA612D" w14:textId="77777777" w:rsidR="00DC2CE4" w:rsidRDefault="00DC2CE4" w:rsidP="00DC2CE4">
            <w:pPr>
              <w:pStyle w:val="XML1"/>
            </w:pPr>
            <w:r>
              <w:t xml:space="preserve">        follows: </w:t>
            </w:r>
          </w:p>
          <w:p w14:paraId="776ECA2B" w14:textId="77777777" w:rsidR="00DC2CE4" w:rsidRDefault="00DC2CE4" w:rsidP="00DC2CE4">
            <w:pPr>
              <w:pStyle w:val="XML1"/>
            </w:pPr>
          </w:p>
          <w:p w14:paraId="704ED71E" w14:textId="77777777" w:rsidR="00DC2CE4" w:rsidRDefault="00DC2CE4" w:rsidP="00DC2CE4">
            <w:pPr>
              <w:pStyle w:val="XML1"/>
            </w:pPr>
            <w:r>
              <w:t xml:space="preserve">        * The 'id' element MUST be present at all &amp;lt;edit-config&amp;gt;</w:t>
            </w:r>
          </w:p>
          <w:p w14:paraId="1B9F91B6" w14:textId="77777777" w:rsidR="00DC2CE4" w:rsidRDefault="00DC2CE4" w:rsidP="00DC2CE4">
            <w:pPr>
              <w:pStyle w:val="XML1"/>
            </w:pPr>
            <w:r>
              <w:t xml:space="preserve">        operations to identify the configuration point.</w:t>
            </w:r>
          </w:p>
          <w:p w14:paraId="53A5B7AD" w14:textId="77777777" w:rsidR="00DC2CE4" w:rsidRDefault="00DC2CE4" w:rsidP="00DC2CE4">
            <w:pPr>
              <w:pStyle w:val="XML1"/>
            </w:pPr>
            <w:r>
              <w:t xml:space="preserve">        * If the operation is 'merge' or 'replace', the element is</w:t>
            </w:r>
          </w:p>
          <w:p w14:paraId="17844968" w14:textId="77777777" w:rsidR="00DC2CE4" w:rsidRDefault="00DC2CE4" w:rsidP="00DC2CE4">
            <w:pPr>
              <w:pStyle w:val="XML1"/>
            </w:pPr>
            <w:r>
              <w:t xml:space="preserve">        created if it does not exist, and its value is set to the</w:t>
            </w:r>
          </w:p>
          <w:p w14:paraId="4900E14A" w14:textId="77777777" w:rsidR="00DC2CE4" w:rsidRDefault="00DC2CE4" w:rsidP="00DC2CE4">
            <w:pPr>
              <w:pStyle w:val="XML1"/>
            </w:pPr>
            <w:r>
              <w:t xml:space="preserve">        value found in the XML RPC data.</w:t>
            </w:r>
          </w:p>
          <w:p w14:paraId="41CFAACD" w14:textId="77777777" w:rsidR="00DC2CE4" w:rsidRDefault="00DC2CE4" w:rsidP="00DC2CE4">
            <w:pPr>
              <w:pStyle w:val="XML1"/>
            </w:pPr>
            <w:r>
              <w:lastRenderedPageBreak/>
              <w:t xml:space="preserve">        * If the operation is 'create', the element is created if it</w:t>
            </w:r>
          </w:p>
          <w:p w14:paraId="56D848EC" w14:textId="77777777" w:rsidR="00DC2CE4" w:rsidRDefault="00DC2CE4" w:rsidP="00DC2CE4">
            <w:pPr>
              <w:pStyle w:val="XML1"/>
            </w:pPr>
            <w:r>
              <w:t xml:space="preserve">        does not exist. If the element already exists, a</w:t>
            </w:r>
          </w:p>
          <w:p w14:paraId="42726664" w14:textId="77777777" w:rsidR="00DC2CE4" w:rsidRDefault="00DC2CE4" w:rsidP="00DC2CE4">
            <w:pPr>
              <w:pStyle w:val="XML1"/>
            </w:pPr>
            <w:r>
              <w:t xml:space="preserve">        'data</w:t>
            </w:r>
            <w:r>
              <w:rPr>
                <w:rFonts w:ascii="MS Mincho" w:eastAsia="MS Mincho" w:hAnsi="MS Mincho" w:cs="MS Mincho" w:hint="eastAsia"/>
              </w:rPr>
              <w:t>‑</w:t>
            </w:r>
            <w:r>
              <w:t>exists' error is returned.</w:t>
            </w:r>
          </w:p>
          <w:p w14:paraId="39CEF04E" w14:textId="77777777" w:rsidR="00DC2CE4" w:rsidRDefault="00DC2CE4" w:rsidP="00DC2CE4">
            <w:pPr>
              <w:pStyle w:val="XML1"/>
            </w:pPr>
            <w:r>
              <w:t xml:space="preserve">        * If the operation is 'delete', the element is deleted if it</w:t>
            </w:r>
          </w:p>
          <w:p w14:paraId="52E5C257" w14:textId="77777777" w:rsidR="00DC2CE4" w:rsidRDefault="00DC2CE4" w:rsidP="00DC2CE4">
            <w:pPr>
              <w:pStyle w:val="XML1"/>
            </w:pPr>
            <w:r>
              <w:t xml:space="preserve">        exists. If the element does not exist, a 'data</w:t>
            </w:r>
            <w:r>
              <w:rPr>
                <w:rFonts w:ascii="MS Mincho" w:eastAsia="MS Mincho" w:hAnsi="MS Mincho" w:cs="MS Mincho" w:hint="eastAsia"/>
              </w:rPr>
              <w:t>‑</w:t>
            </w:r>
            <w:r>
              <w:t>missing'</w:t>
            </w:r>
          </w:p>
          <w:p w14:paraId="535D73EC" w14:textId="77777777" w:rsidR="00DC2CE4" w:rsidRDefault="00DC2CE4" w:rsidP="00DC2CE4">
            <w:pPr>
              <w:pStyle w:val="XML1"/>
            </w:pPr>
            <w:r>
              <w:t xml:space="preserve">        error is returned.</w:t>
            </w:r>
          </w:p>
          <w:p w14:paraId="4335094A" w14:textId="77777777" w:rsidR="00DC2CE4" w:rsidRDefault="00DC2CE4" w:rsidP="00DC2CE4">
            <w:pPr>
              <w:pStyle w:val="XML1"/>
            </w:pPr>
            <w:r>
              <w:t xml:space="preserve">      &lt;/xs:documentation&gt;</w:t>
            </w:r>
          </w:p>
          <w:p w14:paraId="64B22C94" w14:textId="77777777" w:rsidR="00DC2CE4" w:rsidRDefault="00DC2CE4" w:rsidP="00DC2CE4">
            <w:pPr>
              <w:pStyle w:val="XML1"/>
            </w:pPr>
            <w:r>
              <w:t xml:space="preserve">    &lt;/xs:annotation&gt;</w:t>
            </w:r>
          </w:p>
          <w:p w14:paraId="22651BA9" w14:textId="77777777" w:rsidR="00DC2CE4" w:rsidRDefault="00DC2CE4" w:rsidP="00DC2CE4">
            <w:pPr>
              <w:pStyle w:val="XML1"/>
            </w:pPr>
          </w:p>
          <w:p w14:paraId="1BE2D978" w14:textId="77777777" w:rsidR="00DC2CE4" w:rsidRDefault="00DC2CE4" w:rsidP="00DC2CE4">
            <w:pPr>
              <w:pStyle w:val="XML1"/>
            </w:pPr>
            <w:r>
              <w:t xml:space="preserve">    &lt;xs:sequence&gt;</w:t>
            </w:r>
          </w:p>
          <w:p w14:paraId="68BD9779" w14:textId="77777777" w:rsidR="00DC2CE4" w:rsidRDefault="00DC2CE4" w:rsidP="00DC2CE4">
            <w:pPr>
              <w:pStyle w:val="XML1"/>
            </w:pPr>
            <w:r>
              <w:t xml:space="preserve">      &lt;xs:element name="id"  type="OFConfigId"&gt;</w:t>
            </w:r>
          </w:p>
          <w:p w14:paraId="4C68F6B7" w14:textId="77777777" w:rsidR="00DC2CE4" w:rsidRDefault="00DC2CE4" w:rsidP="00DC2CE4">
            <w:pPr>
              <w:pStyle w:val="XML1"/>
            </w:pPr>
            <w:r>
              <w:t xml:space="preserve">        &lt;xs:annotation&gt;</w:t>
            </w:r>
          </w:p>
          <w:p w14:paraId="71CDAAB0" w14:textId="77777777" w:rsidR="00DC2CE4" w:rsidRDefault="00DC2CE4" w:rsidP="00DC2CE4">
            <w:pPr>
              <w:pStyle w:val="XML1"/>
            </w:pPr>
            <w:r>
              <w:t xml:space="preserve">          &lt;xs:documentation&gt;</w:t>
            </w:r>
          </w:p>
          <w:p w14:paraId="7A1A0477" w14:textId="77777777" w:rsidR="00DC2CE4" w:rsidRDefault="00DC2CE4" w:rsidP="00DC2CE4">
            <w:pPr>
              <w:pStyle w:val="XML1"/>
            </w:pPr>
            <w:r>
              <w:t xml:space="preserve">            A unique but locally arbitrary identifier that</w:t>
            </w:r>
          </w:p>
          <w:p w14:paraId="532A4409" w14:textId="77777777" w:rsidR="00DC2CE4" w:rsidRDefault="00DC2CE4" w:rsidP="00DC2CE4">
            <w:pPr>
              <w:pStyle w:val="XML1"/>
            </w:pPr>
            <w:r>
              <w:t xml:space="preserve">            identifies a Configuration Point within the context of an </w:t>
            </w:r>
          </w:p>
          <w:p w14:paraId="17810263" w14:textId="77777777" w:rsidR="00DC2CE4" w:rsidRDefault="00DC2CE4" w:rsidP="00DC2CE4">
            <w:pPr>
              <w:pStyle w:val="XML1"/>
            </w:pPr>
            <w:r>
              <w:t xml:space="preserve">            OpenFlow Capable Switch.</w:t>
            </w:r>
          </w:p>
          <w:p w14:paraId="4B453FC5" w14:textId="77777777" w:rsidR="00DC2CE4" w:rsidRDefault="00DC2CE4" w:rsidP="00DC2CE4">
            <w:pPr>
              <w:pStyle w:val="XML1"/>
            </w:pPr>
          </w:p>
          <w:p w14:paraId="3AAC3E0F" w14:textId="77777777" w:rsidR="00DC2CE4" w:rsidRDefault="00DC2CE4" w:rsidP="00DC2CE4">
            <w:pPr>
              <w:pStyle w:val="XML1"/>
            </w:pPr>
            <w:r>
              <w:t xml:space="preserve">            This element MUST be present to identify the configuration</w:t>
            </w:r>
          </w:p>
          <w:p w14:paraId="7CD5A8F3" w14:textId="77777777" w:rsidR="00DC2CE4" w:rsidRDefault="00DC2CE4" w:rsidP="00DC2CE4">
            <w:pPr>
              <w:pStyle w:val="XML1"/>
            </w:pPr>
            <w:r>
              <w:t xml:space="preserve">            point.</w:t>
            </w:r>
          </w:p>
          <w:p w14:paraId="2BBF7AE0" w14:textId="77777777" w:rsidR="00DC2CE4" w:rsidRDefault="00DC2CE4" w:rsidP="00DC2CE4">
            <w:pPr>
              <w:pStyle w:val="XML1"/>
            </w:pPr>
            <w:r>
              <w:t xml:space="preserve">          &lt;/xs:documentation&gt;</w:t>
            </w:r>
          </w:p>
          <w:p w14:paraId="6BD99BF2" w14:textId="77777777" w:rsidR="00DC2CE4" w:rsidRDefault="00DC2CE4" w:rsidP="00DC2CE4">
            <w:pPr>
              <w:pStyle w:val="XML1"/>
            </w:pPr>
            <w:r>
              <w:t xml:space="preserve">        &lt;/xs:annotation&gt;</w:t>
            </w:r>
          </w:p>
          <w:p w14:paraId="16407213" w14:textId="77777777" w:rsidR="00DC2CE4" w:rsidRDefault="00DC2CE4" w:rsidP="00DC2CE4">
            <w:pPr>
              <w:pStyle w:val="XML1"/>
            </w:pPr>
            <w:r>
              <w:t xml:space="preserve">      &lt;/xs:element&gt;</w:t>
            </w:r>
          </w:p>
          <w:p w14:paraId="4165109A" w14:textId="77777777" w:rsidR="00DC2CE4" w:rsidRDefault="00DC2CE4" w:rsidP="00DC2CE4">
            <w:pPr>
              <w:pStyle w:val="XML1"/>
            </w:pPr>
            <w:r>
              <w:t xml:space="preserve">      &lt;xs:element name="uri"  type="inet:uri"&gt;</w:t>
            </w:r>
          </w:p>
          <w:p w14:paraId="5D3ACBA5" w14:textId="77777777" w:rsidR="00DC2CE4" w:rsidRDefault="00DC2CE4" w:rsidP="00DC2CE4">
            <w:pPr>
              <w:pStyle w:val="XML1"/>
            </w:pPr>
            <w:r>
              <w:t xml:space="preserve">        &lt;xs:annotation&gt;</w:t>
            </w:r>
          </w:p>
          <w:p w14:paraId="33A361C4" w14:textId="77777777" w:rsidR="00DC2CE4" w:rsidRDefault="00DC2CE4" w:rsidP="00DC2CE4">
            <w:pPr>
              <w:pStyle w:val="XML1"/>
            </w:pPr>
            <w:r>
              <w:t xml:space="preserve">          &lt;xs:documentation&gt;</w:t>
            </w:r>
          </w:p>
          <w:p w14:paraId="1DEA7A77" w14:textId="77777777" w:rsidR="00DC2CE4" w:rsidRDefault="00DC2CE4" w:rsidP="00DC2CE4">
            <w:pPr>
              <w:pStyle w:val="XML1"/>
            </w:pPr>
            <w:r>
              <w:t xml:space="preserve">            A locator of the Configuration Point.  It </w:t>
            </w:r>
          </w:p>
          <w:p w14:paraId="4768EE0A" w14:textId="77777777" w:rsidR="00DC2CE4" w:rsidRDefault="00DC2CE4" w:rsidP="00DC2CE4">
            <w:pPr>
              <w:pStyle w:val="XML1"/>
            </w:pPr>
            <w:r>
              <w:t xml:space="preserve">            identifies the location of the Configuration Point as a </w:t>
            </w:r>
          </w:p>
          <w:p w14:paraId="1F80C210" w14:textId="77777777" w:rsidR="00DC2CE4" w:rsidRDefault="00DC2CE4" w:rsidP="00DC2CE4">
            <w:pPr>
              <w:pStyle w:val="XML1"/>
            </w:pPr>
            <w:r>
              <w:t xml:space="preserve">            service resource and MUST include all information necessary</w:t>
            </w:r>
          </w:p>
          <w:p w14:paraId="29A19DC8" w14:textId="77777777" w:rsidR="00DC2CE4" w:rsidRDefault="00DC2CE4" w:rsidP="00DC2CE4">
            <w:pPr>
              <w:pStyle w:val="XML1"/>
            </w:pPr>
            <w:r>
              <w:t xml:space="preserve">            for the OpenFlow Capable Switch to connect to the </w:t>
            </w:r>
          </w:p>
          <w:p w14:paraId="382EBD73" w14:textId="77777777" w:rsidR="00DC2CE4" w:rsidRDefault="00DC2CE4" w:rsidP="00DC2CE4">
            <w:pPr>
              <w:pStyle w:val="XML1"/>
            </w:pPr>
            <w:r>
              <w:t xml:space="preserve">            Configuration Point or re-connect to it should it become </w:t>
            </w:r>
          </w:p>
          <w:p w14:paraId="7426BCAA" w14:textId="77777777" w:rsidR="00DC2CE4" w:rsidRDefault="00DC2CE4" w:rsidP="00DC2CE4">
            <w:pPr>
              <w:pStyle w:val="XML1"/>
            </w:pPr>
            <w:r>
              <w:t xml:space="preserve">            disconnected.  Such information MAY include, for example, </w:t>
            </w:r>
          </w:p>
          <w:p w14:paraId="0D20C870" w14:textId="77777777" w:rsidR="00DC2CE4" w:rsidRDefault="00DC2CE4" w:rsidP="00DC2CE4">
            <w:pPr>
              <w:pStyle w:val="XML1"/>
            </w:pPr>
            <w:r>
              <w:t xml:space="preserve">            protocol, fully qualified domain name, IP address, port </w:t>
            </w:r>
          </w:p>
          <w:p w14:paraId="3DB61BC6" w14:textId="77777777" w:rsidR="00DC2CE4" w:rsidRDefault="00DC2CE4" w:rsidP="00DC2CE4">
            <w:pPr>
              <w:pStyle w:val="XML1"/>
            </w:pPr>
            <w:r>
              <w:t xml:space="preserve">            number, etc.</w:t>
            </w:r>
          </w:p>
          <w:p w14:paraId="0E543F6B" w14:textId="77777777" w:rsidR="00DC2CE4" w:rsidRDefault="00DC2CE4" w:rsidP="00DC2CE4">
            <w:pPr>
              <w:pStyle w:val="XML1"/>
            </w:pPr>
          </w:p>
          <w:p w14:paraId="5111A018" w14:textId="77777777" w:rsidR="00DC2CE4" w:rsidRDefault="00DC2CE4" w:rsidP="00DC2CE4">
            <w:pPr>
              <w:pStyle w:val="XML1"/>
            </w:pPr>
            <w:r>
              <w:t xml:space="preserve">            This element MUST be present in the NETCONF data store.</w:t>
            </w:r>
          </w:p>
          <w:p w14:paraId="2C37A9B6" w14:textId="77777777" w:rsidR="00DC2CE4" w:rsidRDefault="00DC2CE4" w:rsidP="00DC2CE4">
            <w:pPr>
              <w:pStyle w:val="XML1"/>
            </w:pPr>
            <w:r>
              <w:t xml:space="preserve">            If this element is not present in a NETCONF &amp;lt;edit-config&amp;gt;</w:t>
            </w:r>
          </w:p>
          <w:p w14:paraId="6E7681A8" w14:textId="77777777" w:rsidR="00DC2CE4" w:rsidRDefault="00DC2CE4" w:rsidP="00DC2CE4">
            <w:pPr>
              <w:pStyle w:val="XML1"/>
            </w:pPr>
            <w:r>
              <w:t xml:space="preserve">            operation 'create', 'merge' or 'replace' and the parent</w:t>
            </w:r>
          </w:p>
          <w:p w14:paraId="5359025D" w14:textId="77777777" w:rsidR="00DC2CE4" w:rsidRDefault="00DC2CE4" w:rsidP="00DC2CE4">
            <w:pPr>
              <w:pStyle w:val="XML1"/>
            </w:pPr>
            <w:r>
              <w:t xml:space="preserve">            element does not exist, a 'data-missing' error is</w:t>
            </w:r>
          </w:p>
          <w:p w14:paraId="18BC9F0D" w14:textId="77777777" w:rsidR="00DC2CE4" w:rsidRDefault="00DC2CE4" w:rsidP="00DC2CE4">
            <w:pPr>
              <w:pStyle w:val="XML1"/>
            </w:pPr>
            <w:r>
              <w:t xml:space="preserve">            returned.</w:t>
            </w:r>
          </w:p>
          <w:p w14:paraId="172E7377" w14:textId="77777777" w:rsidR="00DC2CE4" w:rsidRDefault="00DC2CE4" w:rsidP="00DC2CE4">
            <w:pPr>
              <w:pStyle w:val="XML1"/>
            </w:pPr>
            <w:r>
              <w:t xml:space="preserve">          &lt;/xs:documentation&gt;</w:t>
            </w:r>
          </w:p>
          <w:p w14:paraId="6C10697B" w14:textId="77777777" w:rsidR="00DC2CE4" w:rsidRDefault="00DC2CE4" w:rsidP="00DC2CE4">
            <w:pPr>
              <w:pStyle w:val="XML1"/>
            </w:pPr>
            <w:r>
              <w:t xml:space="preserve">        &lt;/xs:annotation&gt;</w:t>
            </w:r>
          </w:p>
          <w:p w14:paraId="4CAB77F0" w14:textId="77777777" w:rsidR="00DC2CE4" w:rsidRDefault="00DC2CE4" w:rsidP="00DC2CE4">
            <w:pPr>
              <w:pStyle w:val="XML1"/>
            </w:pPr>
            <w:r>
              <w:t xml:space="preserve">      &lt;/xs:element&gt;</w:t>
            </w:r>
          </w:p>
          <w:p w14:paraId="69250D5F" w14:textId="77777777" w:rsidR="00DC2CE4" w:rsidRDefault="00DC2CE4" w:rsidP="00DC2CE4">
            <w:pPr>
              <w:pStyle w:val="XML1"/>
            </w:pPr>
            <w:r>
              <w:t xml:space="preserve">      &lt;xs:element name="protocol"  type="OFConfigurationPointProtocolType"&gt;</w:t>
            </w:r>
          </w:p>
          <w:p w14:paraId="4D7EF7E3" w14:textId="77777777" w:rsidR="00DC2CE4" w:rsidRDefault="00DC2CE4" w:rsidP="00DC2CE4">
            <w:pPr>
              <w:pStyle w:val="XML1"/>
            </w:pPr>
            <w:r>
              <w:t xml:space="preserve">        &lt;xs:annotation&gt;</w:t>
            </w:r>
          </w:p>
          <w:p w14:paraId="1AF89B68" w14:textId="77777777" w:rsidR="00DC2CE4" w:rsidRDefault="00DC2CE4" w:rsidP="00DC2CE4">
            <w:pPr>
              <w:pStyle w:val="XML1"/>
            </w:pPr>
            <w:r>
              <w:t xml:space="preserve">          &lt;xs:documentation&gt;</w:t>
            </w:r>
          </w:p>
          <w:p w14:paraId="4E6E9363" w14:textId="77777777" w:rsidR="00DC2CE4" w:rsidRDefault="00DC2CE4" w:rsidP="00DC2CE4">
            <w:pPr>
              <w:pStyle w:val="XML1"/>
            </w:pPr>
            <w:r>
              <w:t xml:space="preserve">            The transport protocol that the Configuration</w:t>
            </w:r>
          </w:p>
          <w:p w14:paraId="0319160F" w14:textId="77777777" w:rsidR="00DC2CE4" w:rsidRDefault="00DC2CE4" w:rsidP="00DC2CE4">
            <w:pPr>
              <w:pStyle w:val="XML1"/>
            </w:pPr>
            <w:r>
              <w:t xml:space="preserve">            Point uses when communicating via NETCONF with the OpenFlow</w:t>
            </w:r>
          </w:p>
          <w:p w14:paraId="746FEFCC" w14:textId="77777777" w:rsidR="00DC2CE4" w:rsidRDefault="00DC2CE4" w:rsidP="00DC2CE4">
            <w:pPr>
              <w:pStyle w:val="XML1"/>
            </w:pPr>
            <w:r>
              <w:t xml:space="preserve">            Capable Switch.</w:t>
            </w:r>
          </w:p>
          <w:p w14:paraId="054F67B7" w14:textId="77777777" w:rsidR="00DC2CE4" w:rsidRDefault="00DC2CE4" w:rsidP="00DC2CE4">
            <w:pPr>
              <w:pStyle w:val="XML1"/>
            </w:pPr>
          </w:p>
          <w:p w14:paraId="524A9299" w14:textId="77777777" w:rsidR="00DC2CE4" w:rsidRDefault="00DC2CE4" w:rsidP="00DC2CE4">
            <w:pPr>
              <w:pStyle w:val="XML1"/>
            </w:pPr>
            <w:r>
              <w:t xml:space="preserve">            This element is optional. If it is not present its value </w:t>
            </w:r>
          </w:p>
          <w:p w14:paraId="11E6DD7D" w14:textId="77777777" w:rsidR="00DC2CE4" w:rsidRDefault="00DC2CE4" w:rsidP="00DC2CE4">
            <w:pPr>
              <w:pStyle w:val="XML1"/>
            </w:pPr>
            <w:r>
              <w:t xml:space="preserve">            defaults to 'ssh'.</w:t>
            </w:r>
          </w:p>
          <w:p w14:paraId="60CBB915" w14:textId="77777777" w:rsidR="00DC2CE4" w:rsidRDefault="00DC2CE4" w:rsidP="00DC2CE4">
            <w:pPr>
              <w:pStyle w:val="XML1"/>
            </w:pPr>
            <w:r>
              <w:t xml:space="preserve">          &lt;/xs:documentation&gt;</w:t>
            </w:r>
          </w:p>
          <w:p w14:paraId="02884F12" w14:textId="77777777" w:rsidR="00DC2CE4" w:rsidRDefault="00DC2CE4" w:rsidP="00DC2CE4">
            <w:pPr>
              <w:pStyle w:val="XML1"/>
            </w:pPr>
            <w:r>
              <w:t xml:space="preserve">        &lt;/xs:annotation&gt;</w:t>
            </w:r>
          </w:p>
          <w:p w14:paraId="424E235B" w14:textId="77777777" w:rsidR="00DC2CE4" w:rsidRDefault="00DC2CE4" w:rsidP="00DC2CE4">
            <w:pPr>
              <w:pStyle w:val="XML1"/>
            </w:pPr>
            <w:r>
              <w:t xml:space="preserve">      &lt;/xs:element&gt;</w:t>
            </w:r>
          </w:p>
          <w:p w14:paraId="4AAF2E48" w14:textId="77777777" w:rsidR="00DC2CE4" w:rsidRDefault="00DC2CE4" w:rsidP="00DC2CE4">
            <w:pPr>
              <w:pStyle w:val="XML1"/>
            </w:pPr>
            <w:r>
              <w:t xml:space="preserve">    &lt;/xs:sequence&gt;</w:t>
            </w:r>
          </w:p>
          <w:p w14:paraId="7EA67D49" w14:textId="77777777" w:rsidR="0004515F" w:rsidRDefault="00DC2CE4" w:rsidP="0004515F">
            <w:pPr>
              <w:pStyle w:val="XML1"/>
            </w:pPr>
            <w:r>
              <w:t xml:space="preserve">  &lt;/xs:group&gt;</w:t>
            </w:r>
          </w:p>
          <w:p w14:paraId="1E9E5E67" w14:textId="77777777" w:rsidR="0004515F" w:rsidRDefault="0004515F" w:rsidP="0004515F">
            <w:pPr>
              <w:pStyle w:val="XML1"/>
            </w:pPr>
          </w:p>
          <w:p w14:paraId="0FC425FC" w14:textId="54215A9F" w:rsidR="0004515F" w:rsidRDefault="0004515F" w:rsidP="0004515F">
            <w:pPr>
              <w:pStyle w:val="XML1"/>
            </w:pPr>
            <w:r>
              <w:t xml:space="preserve">  &lt;xs:simpleType name="OFConfigurationPointProtocolType"&gt;</w:t>
            </w:r>
          </w:p>
          <w:p w14:paraId="72F1F236" w14:textId="77777777" w:rsidR="0004515F" w:rsidRDefault="0004515F" w:rsidP="0004515F">
            <w:pPr>
              <w:pStyle w:val="XML1"/>
            </w:pPr>
            <w:r>
              <w:t xml:space="preserve">    &lt;xs:annotation&gt;</w:t>
            </w:r>
          </w:p>
          <w:p w14:paraId="46E5EE43" w14:textId="77777777" w:rsidR="0004515F" w:rsidRDefault="0004515F" w:rsidP="0004515F">
            <w:pPr>
              <w:pStyle w:val="XML1"/>
            </w:pPr>
            <w:r>
              <w:t xml:space="preserve">      &lt;xs:documentation&gt;</w:t>
            </w:r>
          </w:p>
          <w:p w14:paraId="7DF268B6" w14:textId="77777777" w:rsidR="0004515F" w:rsidRDefault="0004515F" w:rsidP="0004515F">
            <w:pPr>
              <w:pStyle w:val="XML1"/>
            </w:pPr>
            <w:r>
              <w:t xml:space="preserve">        Possible protocols to connect ot an OF</w:t>
            </w:r>
          </w:p>
          <w:p w14:paraId="57A80F4B" w14:textId="77777777" w:rsidR="0004515F" w:rsidRDefault="0004515F" w:rsidP="0004515F">
            <w:pPr>
              <w:pStyle w:val="XML1"/>
            </w:pPr>
            <w:r>
              <w:t xml:space="preserve">        Configuration Point</w:t>
            </w:r>
          </w:p>
          <w:p w14:paraId="655F8FC7" w14:textId="77777777" w:rsidR="0004515F" w:rsidRDefault="0004515F" w:rsidP="0004515F">
            <w:pPr>
              <w:pStyle w:val="XML1"/>
            </w:pPr>
            <w:r>
              <w:t xml:space="preserve">      &lt;/xs:documentation&gt;</w:t>
            </w:r>
          </w:p>
          <w:p w14:paraId="1E1BB5D6" w14:textId="77777777" w:rsidR="0004515F" w:rsidRDefault="0004515F" w:rsidP="0004515F">
            <w:pPr>
              <w:pStyle w:val="XML1"/>
            </w:pPr>
            <w:r>
              <w:t xml:space="preserve">    &lt;/xs:annotation&gt;</w:t>
            </w:r>
          </w:p>
          <w:p w14:paraId="281BA5D7" w14:textId="77777777" w:rsidR="0004515F" w:rsidRDefault="0004515F" w:rsidP="0004515F">
            <w:pPr>
              <w:pStyle w:val="XML1"/>
            </w:pPr>
          </w:p>
          <w:p w14:paraId="47B5ED71" w14:textId="77777777" w:rsidR="0004515F" w:rsidRDefault="0004515F" w:rsidP="0004515F">
            <w:pPr>
              <w:pStyle w:val="XML1"/>
            </w:pPr>
            <w:r>
              <w:t xml:space="preserve">    &lt;xs:restriction base="xs:string"&gt;</w:t>
            </w:r>
          </w:p>
          <w:p w14:paraId="2962D4B4" w14:textId="77777777" w:rsidR="0004515F" w:rsidRDefault="0004515F" w:rsidP="0004515F">
            <w:pPr>
              <w:pStyle w:val="XML1"/>
            </w:pPr>
            <w:r>
              <w:t xml:space="preserve">      &lt;xs:enumeration value="ssh"/&gt;</w:t>
            </w:r>
          </w:p>
          <w:p w14:paraId="4F86D043" w14:textId="77777777" w:rsidR="0004515F" w:rsidRDefault="0004515F" w:rsidP="0004515F">
            <w:pPr>
              <w:pStyle w:val="XML1"/>
            </w:pPr>
            <w:r>
              <w:t xml:space="preserve">      &lt;xs:enumeration value="soap"/&gt;</w:t>
            </w:r>
          </w:p>
          <w:p w14:paraId="01F07023" w14:textId="77777777" w:rsidR="0004515F" w:rsidRDefault="0004515F" w:rsidP="0004515F">
            <w:pPr>
              <w:pStyle w:val="XML1"/>
            </w:pPr>
            <w:r>
              <w:t xml:space="preserve">      &lt;xs:enumeration value="tls"/&gt;</w:t>
            </w:r>
          </w:p>
          <w:p w14:paraId="000AA15F" w14:textId="77777777" w:rsidR="0004515F" w:rsidRDefault="0004515F" w:rsidP="0004515F">
            <w:pPr>
              <w:pStyle w:val="XML1"/>
            </w:pPr>
            <w:r>
              <w:t xml:space="preserve">      &lt;xs:enumeration value="beep"/&gt;</w:t>
            </w:r>
          </w:p>
          <w:p w14:paraId="32DD64E6" w14:textId="77777777" w:rsidR="0004515F" w:rsidRDefault="0004515F" w:rsidP="0004515F">
            <w:pPr>
              <w:pStyle w:val="XML1"/>
            </w:pPr>
            <w:r>
              <w:t xml:space="preserve">    &lt;/xs:restriction&gt;</w:t>
            </w:r>
          </w:p>
          <w:p w14:paraId="6317DDB4" w14:textId="72749C8B" w:rsidR="00A47610" w:rsidRPr="009F1B7D" w:rsidRDefault="0004515F" w:rsidP="0004515F">
            <w:pPr>
              <w:pStyle w:val="XML1"/>
              <w:rPr>
                <w:b/>
              </w:rPr>
            </w:pPr>
            <w:r>
              <w:t xml:space="preserve">  &lt;/xs:simpleType&gt;</w:t>
            </w:r>
          </w:p>
        </w:tc>
      </w:tr>
    </w:tbl>
    <w:p w14:paraId="34AA483B" w14:textId="77777777" w:rsidR="00A47610" w:rsidRPr="009F1B7D" w:rsidRDefault="00A47610" w:rsidP="00A47610">
      <w:pPr>
        <w:pStyle w:val="BodyText"/>
      </w:pPr>
    </w:p>
    <w:p w14:paraId="03A1CE43" w14:textId="77777777" w:rsidR="00A47610" w:rsidRPr="009F1B7D" w:rsidRDefault="00A47610" w:rsidP="00C128FA">
      <w:pPr>
        <w:pStyle w:val="Heading3"/>
      </w:pPr>
      <w:bookmarkStart w:id="888" w:name="_Toc315953991"/>
      <w:bookmarkStart w:id="889" w:name="_Toc316542501"/>
      <w:bookmarkStart w:id="890" w:name="_Toc358291587"/>
      <w:r w:rsidRPr="00DB42FD">
        <w:t>XML Example</w:t>
      </w:r>
      <w:bookmarkEnd w:id="888"/>
      <w:bookmarkEnd w:id="889"/>
      <w:bookmarkEnd w:id="890"/>
    </w:p>
    <w:tbl>
      <w:tblPr>
        <w:tblStyle w:val="XMLtable"/>
        <w:tblW w:w="5000" w:type="pct"/>
        <w:tblLook w:val="04A0" w:firstRow="1" w:lastRow="0" w:firstColumn="1" w:lastColumn="0" w:noHBand="0" w:noVBand="1"/>
      </w:tblPr>
      <w:tblGrid>
        <w:gridCol w:w="9474"/>
      </w:tblGrid>
      <w:tr w:rsidR="00A47610" w:rsidRPr="009F1B7D" w14:paraId="0A3669C9" w14:textId="77777777" w:rsidTr="00C128FA">
        <w:tc>
          <w:tcPr>
            <w:tcW w:w="8820" w:type="dxa"/>
          </w:tcPr>
          <w:p w14:paraId="7172971C" w14:textId="77777777" w:rsidR="00A47610" w:rsidRPr="009F1B7D" w:rsidRDefault="00A47610" w:rsidP="00011096">
            <w:pPr>
              <w:pStyle w:val="XML1"/>
            </w:pPr>
            <w:r w:rsidRPr="009F1B7D">
              <w:t>&lt;configuration-point&gt;</w:t>
            </w:r>
          </w:p>
          <w:p w14:paraId="541C04E8" w14:textId="77777777" w:rsidR="00A47610" w:rsidRPr="009F1B7D" w:rsidRDefault="00A47610" w:rsidP="00011096">
            <w:pPr>
              <w:pStyle w:val="XML2"/>
            </w:pPr>
            <w:r w:rsidRPr="009F1B7D">
              <w:t>&lt;id&gt;ConfigurationPoint1&lt;/id&gt;</w:t>
            </w:r>
          </w:p>
          <w:p w14:paraId="51F51C4F" w14:textId="77777777" w:rsidR="00A47610" w:rsidRPr="009F1B7D" w:rsidRDefault="00A47610" w:rsidP="00011096">
            <w:pPr>
              <w:pStyle w:val="XML2"/>
            </w:pPr>
            <w:r w:rsidRPr="009F1B7D">
              <w:t>&lt;uri&gt;uri0&lt;/uri&gt;</w:t>
            </w:r>
          </w:p>
          <w:p w14:paraId="434BEF58" w14:textId="77777777" w:rsidR="00A47610" w:rsidRPr="009F1B7D" w:rsidRDefault="00A47610" w:rsidP="00011096">
            <w:pPr>
              <w:pStyle w:val="XML2"/>
            </w:pPr>
            <w:r w:rsidRPr="009F1B7D">
              <w:t>&lt;protocol&gt;ssh&lt;/protocol&gt;</w:t>
            </w:r>
          </w:p>
          <w:p w14:paraId="5329EB58" w14:textId="77777777" w:rsidR="00A47610" w:rsidRPr="009F1B7D" w:rsidRDefault="00A47610" w:rsidP="00011096">
            <w:pPr>
              <w:pStyle w:val="XML1"/>
              <w:rPr>
                <w:b/>
              </w:rPr>
            </w:pPr>
            <w:r w:rsidRPr="009F1B7D">
              <w:t>&lt;configuration-point&gt;</w:t>
            </w:r>
          </w:p>
        </w:tc>
      </w:tr>
    </w:tbl>
    <w:p w14:paraId="3A7A2342" w14:textId="77777777" w:rsidR="00C4487B" w:rsidRDefault="00C4487B" w:rsidP="00A47610"/>
    <w:p w14:paraId="7AA76035" w14:textId="77777777" w:rsidR="00C805D1" w:rsidRDefault="00C805D1" w:rsidP="00C128FA">
      <w:pPr>
        <w:pStyle w:val="Heading2"/>
      </w:pPr>
      <w:bookmarkStart w:id="891" w:name="_Toc358291588"/>
      <w:r>
        <w:t>OpenFlow Logical Switch</w:t>
      </w:r>
      <w:bookmarkEnd w:id="891"/>
    </w:p>
    <w:p w14:paraId="0222CB2B" w14:textId="50C6C691" w:rsidR="00C805D1" w:rsidRDefault="00C805D1" w:rsidP="00C805D1">
      <w:r>
        <w:t>The OpenFlow Logical Switch represents an instan</w:t>
      </w:r>
      <w:ins w:id="892" w:author="Deepak Bansal (AZURE)" w:date="2013-09-07T19:31:00Z">
        <w:r w:rsidR="00016664">
          <w:t>ce</w:t>
        </w:r>
      </w:ins>
      <w:del w:id="893" w:author="Deepak Bansal (AZURE)" w:date="2013-09-07T19:31:00Z">
        <w:r w:rsidDel="00016664">
          <w:delText>t</w:delText>
        </w:r>
      </w:del>
      <w:r>
        <w:t xml:space="preserve"> of a logical switch that is available or can be made available on an OpenFlow Capable Switch. An OpenFlow Logical switch is a logical context which behaves as the datapath as described in the OpenFlow specification. The OpenFlow Logical Switch is connected to one or more OpenFlow Controllers via the OpenFlow protocol. It uses resources of the OpenFlow Capable Switch for realizing the capabilities offered via the OpenFlow protocol. The OpenFlow Logical Switch has relationships to </w:t>
      </w:r>
    </w:p>
    <w:p w14:paraId="0BD8D21E" w14:textId="77777777" w:rsidR="00C805D1" w:rsidRDefault="00C805D1" w:rsidP="002C0E22">
      <w:pPr>
        <w:numPr>
          <w:ilvl w:val="0"/>
          <w:numId w:val="2"/>
        </w:numPr>
      </w:pPr>
      <w:r>
        <w:t>OpenFlow Controllers that control the OpenFlow Capable Switch</w:t>
      </w:r>
    </w:p>
    <w:p w14:paraId="180183CC" w14:textId="77777777" w:rsidR="00C805D1" w:rsidRDefault="00C805D1" w:rsidP="002C0E22">
      <w:pPr>
        <w:numPr>
          <w:ilvl w:val="0"/>
          <w:numId w:val="2"/>
        </w:numPr>
      </w:pPr>
      <w:r>
        <w:t xml:space="preserve">OpenFlow Resources that are available from the OpenFlow Capable Switch </w:t>
      </w:r>
    </w:p>
    <w:p w14:paraId="0D29EABE" w14:textId="77777777" w:rsidR="00C805D1" w:rsidRPr="009F1B7D" w:rsidRDefault="00C805D1" w:rsidP="00C128FA">
      <w:pPr>
        <w:pStyle w:val="Heading3"/>
      </w:pPr>
      <w:bookmarkStart w:id="894" w:name="_Toc315953995"/>
      <w:bookmarkStart w:id="895" w:name="_Toc316542505"/>
      <w:bookmarkStart w:id="896" w:name="_Toc358291589"/>
      <w:r w:rsidRPr="00DB42FD">
        <w:lastRenderedPageBreak/>
        <w:t>UML Diagram</w:t>
      </w:r>
      <w:bookmarkEnd w:id="894"/>
      <w:bookmarkEnd w:id="895"/>
      <w:bookmarkEnd w:id="896"/>
    </w:p>
    <w:p w14:paraId="1C1F23C0" w14:textId="19B7D0FB" w:rsidR="00C805D1" w:rsidRPr="009F1B7D" w:rsidRDefault="00056F2B" w:rsidP="00C805D1">
      <w:pPr>
        <w:keepNext/>
        <w:jc w:val="center"/>
      </w:pPr>
      <w:r>
        <w:object w:dxaOrig="7209" w:dyaOrig="5365" w14:anchorId="6ED26D4B">
          <v:shape id="_x0000_i1029" type="#_x0000_t75" style="width:5in;height:269pt" o:ole="">
            <v:imagedata r:id="rId25" o:title=""/>
          </v:shape>
          <o:OLEObject Type="Embed" ProgID="Visio.Drawing.11" ShapeID="_x0000_i1029" DrawAspect="Content" ObjectID="_1316293884" r:id="rId26"/>
        </w:object>
      </w:r>
    </w:p>
    <w:p w14:paraId="71AB38BA" w14:textId="77777777" w:rsidR="00C805D1" w:rsidRPr="00CE3A81" w:rsidRDefault="00C805D1" w:rsidP="00C805D1">
      <w:pPr>
        <w:pStyle w:val="Caption"/>
      </w:pPr>
      <w:r w:rsidRPr="00CE3A81">
        <w:t xml:space="preserve">Figure </w:t>
      </w:r>
      <w:fldSimple w:instr=" SEQ Figure \* ARABIC ">
        <w:r w:rsidRPr="00CE3A81">
          <w:t>6</w:t>
        </w:r>
      </w:fldSimple>
      <w:r w:rsidRPr="00CE3A81">
        <w:t>: Data Model Diagram for an OpenFlow Logical Switch</w:t>
      </w:r>
    </w:p>
    <w:p w14:paraId="50AC3410" w14:textId="77777777" w:rsidR="00C805D1" w:rsidRPr="009F1B7D" w:rsidRDefault="00C805D1" w:rsidP="00BA30A0">
      <w:pPr>
        <w:pStyle w:val="Heading3"/>
      </w:pPr>
      <w:bookmarkStart w:id="897" w:name="_Toc315953996"/>
      <w:bookmarkStart w:id="898" w:name="_Toc316542506"/>
      <w:bookmarkStart w:id="899" w:name="_Toc358291590"/>
      <w:r w:rsidRPr="00DB42FD">
        <w:t>XML Schema</w:t>
      </w:r>
      <w:bookmarkEnd w:id="897"/>
      <w:bookmarkEnd w:id="898"/>
      <w:bookmarkEnd w:id="899"/>
    </w:p>
    <w:tbl>
      <w:tblPr>
        <w:tblStyle w:val="XMLtable"/>
        <w:tblW w:w="5000" w:type="pct"/>
        <w:tblLook w:val="04A0" w:firstRow="1" w:lastRow="0" w:firstColumn="1" w:lastColumn="0" w:noHBand="0" w:noVBand="1"/>
      </w:tblPr>
      <w:tblGrid>
        <w:gridCol w:w="9474"/>
      </w:tblGrid>
      <w:tr w:rsidR="00C805D1" w:rsidRPr="009F1B7D" w14:paraId="4E1DC8D1" w14:textId="77777777" w:rsidTr="00C128FA">
        <w:tc>
          <w:tcPr>
            <w:tcW w:w="5000" w:type="pct"/>
          </w:tcPr>
          <w:p w14:paraId="79770154" w14:textId="71BB83E7" w:rsidR="00257D58" w:rsidRDefault="00257D58" w:rsidP="00257D58">
            <w:pPr>
              <w:pStyle w:val="XML1"/>
            </w:pPr>
            <w:r>
              <w:t xml:space="preserve">  &lt;xs:group name="OFLogicalSwitchType"&gt;</w:t>
            </w:r>
          </w:p>
          <w:p w14:paraId="657AF930" w14:textId="77777777" w:rsidR="00257D58" w:rsidRDefault="00257D58" w:rsidP="00257D58">
            <w:pPr>
              <w:pStyle w:val="XML1"/>
            </w:pPr>
            <w:r>
              <w:t xml:space="preserve">    &lt;xs:annotation&gt;</w:t>
            </w:r>
          </w:p>
          <w:p w14:paraId="39B68213" w14:textId="77777777" w:rsidR="00257D58" w:rsidRDefault="00257D58" w:rsidP="00257D58">
            <w:pPr>
              <w:pStyle w:val="XML1"/>
            </w:pPr>
            <w:r>
              <w:t xml:space="preserve">      &lt;xs:documentation&gt;</w:t>
            </w:r>
          </w:p>
          <w:p w14:paraId="29A8F25D" w14:textId="77777777" w:rsidR="00257D58" w:rsidRDefault="00257D58" w:rsidP="00257D58">
            <w:pPr>
              <w:pStyle w:val="XML1"/>
            </w:pPr>
            <w:r>
              <w:t xml:space="preserve">        This grouping specifies all properties of an</w:t>
            </w:r>
          </w:p>
          <w:p w14:paraId="51669CFF" w14:textId="77777777" w:rsidR="00257D58" w:rsidRDefault="00257D58" w:rsidP="00257D58">
            <w:pPr>
              <w:pStyle w:val="XML1"/>
            </w:pPr>
            <w:r>
              <w:t xml:space="preserve">        OpenFlow Logical Switch.</w:t>
            </w:r>
          </w:p>
          <w:p w14:paraId="68A1B9DA" w14:textId="77777777" w:rsidR="00257D58" w:rsidRDefault="00257D58" w:rsidP="00257D58">
            <w:pPr>
              <w:pStyle w:val="XML1"/>
            </w:pPr>
          </w:p>
          <w:p w14:paraId="1F63CA85" w14:textId="25B8E975" w:rsidR="00257D58" w:rsidRDefault="00257D58" w:rsidP="00257D58">
            <w:pPr>
              <w:pStyle w:val="XML1"/>
            </w:pPr>
            <w:r>
              <w:t xml:space="preserve">        Elements of type OFLogicalSwitchType can</w:t>
            </w:r>
            <w:del w:id="900" w:author="Deepak Bansal (AZURE)" w:date="2013-09-07T19:33:00Z">
              <w:r w:rsidDel="00016664">
                <w:delText>not</w:delText>
              </w:r>
            </w:del>
            <w:r>
              <w:t xml:space="preserve"> </w:t>
            </w:r>
            <w:ins w:id="901" w:author="Deepak Bansal (AZURE)" w:date="2013-09-07T19:49:00Z">
              <w:r w:rsidR="0079721D">
                <w:t xml:space="preserve">be </w:t>
              </w:r>
            </w:ins>
            <w:del w:id="902" w:author="Deepak Bansal (AZURE)" w:date="2013-09-07T19:46:00Z">
              <w:r w:rsidDel="00BC032D">
                <w:delText xml:space="preserve">be </w:delText>
              </w:r>
            </w:del>
            <w:r>
              <w:t>created or</w:t>
            </w:r>
          </w:p>
          <w:p w14:paraId="525D207D" w14:textId="77777777" w:rsidR="00257D58" w:rsidRDefault="00257D58" w:rsidP="00257D58">
            <w:pPr>
              <w:pStyle w:val="XML1"/>
            </w:pPr>
            <w:r>
              <w:t xml:space="preserve">        deleted with NETCONF &amp;lt;edit-config&amp;gt;</w:t>
            </w:r>
            <w:del w:id="903" w:author="Deepak Bansal (AZURE)" w:date="2013-09-07T19:56:00Z">
              <w:r w:rsidDel="00EF5448">
                <w:delText xml:space="preserve"> operations</w:delText>
              </w:r>
            </w:del>
            <w:r>
              <w:t xml:space="preserve"> 'create' or</w:t>
            </w:r>
          </w:p>
          <w:p w14:paraId="59B442E3" w14:textId="1C2FF357" w:rsidR="00257D58" w:rsidRDefault="00257D58" w:rsidP="00257D58">
            <w:pPr>
              <w:pStyle w:val="XML1"/>
            </w:pPr>
            <w:r>
              <w:t xml:space="preserve">        'delete'</w:t>
            </w:r>
            <w:ins w:id="904" w:author="Deepak Bansal (AZURE)" w:date="2013-09-07T19:56:00Z">
              <w:r w:rsidR="00EF5448">
                <w:t xml:space="preserve"> operations</w:t>
              </w:r>
            </w:ins>
            <w:r>
              <w:t xml:space="preserve">. The </w:t>
            </w:r>
            <w:del w:id="905" w:author="Deepak Bansal (AZURE)" w:date="2013-09-07T19:33:00Z">
              <w:r w:rsidDel="00016664">
                <w:delText xml:space="preserve">other </w:delText>
              </w:r>
            </w:del>
            <w:r>
              <w:t xml:space="preserve">NETCONF &amp;lt;edit-config&amp;gt; operations MUST </w:t>
            </w:r>
            <w:ins w:id="906" w:author="Deepak Bansal (AZURE)" w:date="2013-09-07T19:56:00Z">
              <w:r w:rsidR="00225723">
                <w:t xml:space="preserve">     </w:t>
              </w:r>
            </w:ins>
            <w:r>
              <w:t>be</w:t>
            </w:r>
          </w:p>
          <w:p w14:paraId="7376D262" w14:textId="77777777" w:rsidR="00257D58" w:rsidRDefault="00257D58" w:rsidP="00257D58">
            <w:pPr>
              <w:pStyle w:val="XML1"/>
            </w:pPr>
            <w:r>
              <w:t xml:space="preserve">        implemented as follows: </w:t>
            </w:r>
          </w:p>
          <w:p w14:paraId="3071E43A" w14:textId="77777777" w:rsidR="00257D58" w:rsidRDefault="00257D58" w:rsidP="00257D58">
            <w:pPr>
              <w:pStyle w:val="XML1"/>
            </w:pPr>
          </w:p>
          <w:p w14:paraId="1C4D4AD5" w14:textId="77777777" w:rsidR="00257D58" w:rsidRDefault="00257D58" w:rsidP="00257D58">
            <w:pPr>
              <w:pStyle w:val="XML1"/>
            </w:pPr>
            <w:r>
              <w:t xml:space="preserve">        * The 'id' element MUST be present at all &amp;lt;edit-config&amp;gt;</w:t>
            </w:r>
          </w:p>
          <w:p w14:paraId="5C3C84F9" w14:textId="77777777" w:rsidR="00257D58" w:rsidRDefault="00257D58" w:rsidP="00257D58">
            <w:pPr>
              <w:pStyle w:val="XML1"/>
            </w:pPr>
            <w:r>
              <w:t xml:space="preserve">        operations to identify the OpenFlow Logical Switch.</w:t>
            </w:r>
          </w:p>
          <w:p w14:paraId="18C63C1F" w14:textId="77777777" w:rsidR="00257D58" w:rsidRDefault="00257D58" w:rsidP="00257D58">
            <w:pPr>
              <w:pStyle w:val="XML1"/>
            </w:pPr>
            <w:r>
              <w:t xml:space="preserve">        * If the operation is 'merge' or 'replace', and the element</w:t>
            </w:r>
          </w:p>
          <w:p w14:paraId="07FD27D0" w14:textId="77777777" w:rsidR="00257D58" w:rsidRDefault="00257D58" w:rsidP="00257D58">
            <w:pPr>
              <w:pStyle w:val="XML1"/>
            </w:pPr>
            <w:r>
              <w:t xml:space="preserve">        does not exist, a 'data-missing' error is returned. If the</w:t>
            </w:r>
          </w:p>
          <w:p w14:paraId="15ED1308" w14:textId="77777777" w:rsidR="00257D58" w:rsidRDefault="00257D58" w:rsidP="00257D58">
            <w:pPr>
              <w:pStyle w:val="XML1"/>
            </w:pPr>
            <w:r>
              <w:t xml:space="preserve">        element exists its value is set to the value found in the</w:t>
            </w:r>
          </w:p>
          <w:p w14:paraId="42FFE3C9" w14:textId="77777777" w:rsidR="00257D58" w:rsidRDefault="00257D58" w:rsidP="00257D58">
            <w:pPr>
              <w:pStyle w:val="XML1"/>
            </w:pPr>
            <w:r>
              <w:t xml:space="preserve">        XML RPC data.</w:t>
            </w:r>
          </w:p>
          <w:p w14:paraId="6DD2739A" w14:textId="77777777" w:rsidR="00257D58" w:rsidRDefault="00257D58" w:rsidP="00257D58">
            <w:pPr>
              <w:pStyle w:val="XML1"/>
            </w:pPr>
            <w:r>
              <w:t xml:space="preserve">        * If the operation is 'create', a 'operation-not-supported'</w:t>
            </w:r>
          </w:p>
          <w:p w14:paraId="3DA9D621" w14:textId="77777777" w:rsidR="00257D58" w:rsidRDefault="00257D58" w:rsidP="00257D58">
            <w:pPr>
              <w:pStyle w:val="XML1"/>
            </w:pPr>
            <w:r>
              <w:t xml:space="preserve">        error with type 'application' is returned.</w:t>
            </w:r>
          </w:p>
          <w:p w14:paraId="37887B24" w14:textId="77777777" w:rsidR="00257D58" w:rsidRDefault="00257D58" w:rsidP="00257D58">
            <w:pPr>
              <w:pStyle w:val="XML1"/>
            </w:pPr>
            <w:r>
              <w:t xml:space="preserve">        * If the operation is 'delete', 'operation-not-supported'</w:t>
            </w:r>
          </w:p>
          <w:p w14:paraId="09E8F50A" w14:textId="77777777" w:rsidR="00257D58" w:rsidRDefault="00257D58" w:rsidP="00257D58">
            <w:pPr>
              <w:pStyle w:val="XML1"/>
            </w:pPr>
            <w:r>
              <w:t xml:space="preserve">        error with type 'application' is returned.</w:t>
            </w:r>
          </w:p>
          <w:p w14:paraId="490D35C2" w14:textId="77777777" w:rsidR="00257D58" w:rsidRDefault="00257D58" w:rsidP="00257D58">
            <w:pPr>
              <w:pStyle w:val="XML1"/>
            </w:pPr>
            <w:r>
              <w:t xml:space="preserve">      &lt;/xs:documentation&gt;</w:t>
            </w:r>
          </w:p>
          <w:p w14:paraId="1AD42500" w14:textId="77777777" w:rsidR="00257D58" w:rsidRDefault="00257D58" w:rsidP="00257D58">
            <w:pPr>
              <w:pStyle w:val="XML1"/>
            </w:pPr>
            <w:r>
              <w:t xml:space="preserve">    &lt;/xs:annotation&gt;</w:t>
            </w:r>
          </w:p>
          <w:p w14:paraId="579C3C74" w14:textId="77777777" w:rsidR="00257D58" w:rsidRDefault="00257D58" w:rsidP="00257D58">
            <w:pPr>
              <w:pStyle w:val="XML1"/>
            </w:pPr>
          </w:p>
          <w:p w14:paraId="1FC8049C" w14:textId="77777777" w:rsidR="00257D58" w:rsidRDefault="00257D58" w:rsidP="00257D58">
            <w:pPr>
              <w:pStyle w:val="XML1"/>
            </w:pPr>
            <w:r>
              <w:t xml:space="preserve">    &lt;xs:sequence&gt;</w:t>
            </w:r>
          </w:p>
          <w:p w14:paraId="57659FAD" w14:textId="77777777" w:rsidR="00257D58" w:rsidRDefault="00257D58" w:rsidP="00257D58">
            <w:pPr>
              <w:pStyle w:val="XML1"/>
            </w:pPr>
            <w:r>
              <w:lastRenderedPageBreak/>
              <w:t xml:space="preserve">      &lt;xs:element name="id"  type="OFConfigId"&gt;</w:t>
            </w:r>
          </w:p>
          <w:p w14:paraId="70AB82DE" w14:textId="77777777" w:rsidR="00257D58" w:rsidRDefault="00257D58" w:rsidP="00257D58">
            <w:pPr>
              <w:pStyle w:val="XML1"/>
            </w:pPr>
            <w:r>
              <w:t xml:space="preserve">        &lt;xs:annotation&gt;</w:t>
            </w:r>
          </w:p>
          <w:p w14:paraId="7EC86260" w14:textId="77777777" w:rsidR="00257D58" w:rsidRDefault="00257D58" w:rsidP="00257D58">
            <w:pPr>
              <w:pStyle w:val="XML1"/>
            </w:pPr>
            <w:r>
              <w:t xml:space="preserve">          &lt;xs:documentation&gt;</w:t>
            </w:r>
          </w:p>
          <w:p w14:paraId="6872F415" w14:textId="77777777" w:rsidR="00257D58" w:rsidRDefault="00257D58" w:rsidP="00257D58">
            <w:pPr>
              <w:pStyle w:val="XML1"/>
            </w:pPr>
            <w:r>
              <w:t xml:space="preserve">            A unique but locally arbitrary identifier that</w:t>
            </w:r>
          </w:p>
          <w:p w14:paraId="1D0AC989" w14:textId="77777777" w:rsidR="00257D58" w:rsidRDefault="00257D58" w:rsidP="00257D58">
            <w:pPr>
              <w:pStyle w:val="XML1"/>
            </w:pPr>
            <w:r>
              <w:t xml:space="preserve">            identifies a Logical Switch within the context of an</w:t>
            </w:r>
          </w:p>
          <w:p w14:paraId="41E24291" w14:textId="77777777" w:rsidR="00257D58" w:rsidRDefault="00257D58" w:rsidP="00257D58">
            <w:pPr>
              <w:pStyle w:val="XML1"/>
            </w:pPr>
            <w:r>
              <w:t xml:space="preserve">            OpenFlow Capable Switch. It MUST be persistent across</w:t>
            </w:r>
          </w:p>
          <w:p w14:paraId="20209E8D" w14:textId="77777777" w:rsidR="00257D58" w:rsidRDefault="00257D58" w:rsidP="00257D58">
            <w:pPr>
              <w:pStyle w:val="XML1"/>
            </w:pPr>
            <w:r>
              <w:t xml:space="preserve">            reboots of the OpenFlow Capable Switch.</w:t>
            </w:r>
          </w:p>
          <w:p w14:paraId="1E6F53F4" w14:textId="77777777" w:rsidR="00257D58" w:rsidRDefault="00257D58" w:rsidP="00257D58">
            <w:pPr>
              <w:pStyle w:val="XML1"/>
            </w:pPr>
          </w:p>
          <w:p w14:paraId="2FF46B1E" w14:textId="77777777" w:rsidR="00257D58" w:rsidRDefault="00257D58" w:rsidP="00257D58">
            <w:pPr>
              <w:pStyle w:val="XML1"/>
            </w:pPr>
            <w:r>
              <w:t xml:space="preserve">            This element MUST be present to identify the OpenFlow</w:t>
            </w:r>
          </w:p>
          <w:p w14:paraId="4EBE2F92" w14:textId="77777777" w:rsidR="00257D58" w:rsidRDefault="00257D58" w:rsidP="00257D58">
            <w:pPr>
              <w:pStyle w:val="XML1"/>
            </w:pPr>
            <w:r>
              <w:t xml:space="preserve">            Logical Switch.</w:t>
            </w:r>
          </w:p>
          <w:p w14:paraId="7133CD6D" w14:textId="77777777" w:rsidR="00257D58" w:rsidRDefault="00257D58" w:rsidP="00257D58">
            <w:pPr>
              <w:pStyle w:val="XML1"/>
            </w:pPr>
            <w:r>
              <w:t xml:space="preserve">          &lt;/xs:documentation&gt;</w:t>
            </w:r>
          </w:p>
          <w:p w14:paraId="6B5CC32F" w14:textId="77777777" w:rsidR="00257D58" w:rsidRDefault="00257D58" w:rsidP="00257D58">
            <w:pPr>
              <w:pStyle w:val="XML1"/>
            </w:pPr>
            <w:r>
              <w:t xml:space="preserve">        &lt;/xs:annotation&gt;</w:t>
            </w:r>
          </w:p>
          <w:p w14:paraId="60B8D430" w14:textId="77777777" w:rsidR="00257D58" w:rsidRDefault="00257D58" w:rsidP="00257D58">
            <w:pPr>
              <w:pStyle w:val="XML1"/>
            </w:pPr>
            <w:r>
              <w:t xml:space="preserve">      &lt;/xs:element&gt;</w:t>
            </w:r>
          </w:p>
          <w:p w14:paraId="2DB127DB" w14:textId="77777777" w:rsidR="00257D58" w:rsidRDefault="00257D58" w:rsidP="00257D58">
            <w:pPr>
              <w:pStyle w:val="XML1"/>
            </w:pPr>
            <w:r>
              <w:t xml:space="preserve">      &lt;xs:element name="capabilities"&gt;</w:t>
            </w:r>
          </w:p>
          <w:p w14:paraId="0052BE0D" w14:textId="77777777" w:rsidR="00257D58" w:rsidRDefault="00257D58" w:rsidP="00257D58">
            <w:pPr>
              <w:pStyle w:val="XML1"/>
            </w:pPr>
            <w:r>
              <w:t xml:space="preserve">        &lt;xs:annotation&gt;</w:t>
            </w:r>
          </w:p>
          <w:p w14:paraId="0151A2C3" w14:textId="77777777" w:rsidR="00257D58" w:rsidRDefault="00257D58" w:rsidP="00257D58">
            <w:pPr>
              <w:pStyle w:val="XML1"/>
            </w:pPr>
            <w:r>
              <w:t xml:space="preserve">          &lt;xs:documentation&gt;</w:t>
            </w:r>
          </w:p>
          <w:p w14:paraId="33DDC27F" w14:textId="77777777" w:rsidR="00257D58" w:rsidRDefault="00257D58" w:rsidP="00257D58">
            <w:pPr>
              <w:pStyle w:val="XML1"/>
            </w:pPr>
            <w:r>
              <w:t xml:space="preserve">            This element contains all capability items that</w:t>
            </w:r>
          </w:p>
          <w:p w14:paraId="5D7B5811" w14:textId="77777777" w:rsidR="00257D58" w:rsidRDefault="00257D58" w:rsidP="00257D58">
            <w:pPr>
              <w:pStyle w:val="XML1"/>
            </w:pPr>
            <w:r>
              <w:t xml:space="preserve">            an OpenFlow Logical Switch MAY implement.</w:t>
            </w:r>
          </w:p>
          <w:p w14:paraId="5FEE5FBD" w14:textId="77777777" w:rsidR="00257D58" w:rsidRDefault="00257D58" w:rsidP="00257D58">
            <w:pPr>
              <w:pStyle w:val="XML1"/>
            </w:pPr>
          </w:p>
          <w:p w14:paraId="56DBAE26" w14:textId="77777777" w:rsidR="00257D58" w:rsidRDefault="00257D58" w:rsidP="00257D58">
            <w:pPr>
              <w:pStyle w:val="XML1"/>
            </w:pPr>
            <w:r>
              <w:t xml:space="preserve">            This element and its children can only be retrieved by</w:t>
            </w:r>
          </w:p>
          <w:p w14:paraId="44B4D580" w14:textId="77777777" w:rsidR="00257D58" w:rsidRDefault="00257D58" w:rsidP="00257D58">
            <w:pPr>
              <w:pStyle w:val="XML1"/>
            </w:pPr>
            <w:r>
              <w:t xml:space="preserve">            NETCONF &amp;lt;get&amp;gt; operation since it contain no configuration</w:t>
            </w:r>
          </w:p>
          <w:p w14:paraId="686F6657" w14:textId="77777777" w:rsidR="00257D58" w:rsidRDefault="00257D58" w:rsidP="00257D58">
            <w:pPr>
              <w:pStyle w:val="XML1"/>
            </w:pPr>
            <w:r>
              <w:t xml:space="preserve">            data.</w:t>
            </w:r>
          </w:p>
          <w:p w14:paraId="14B60574" w14:textId="77777777" w:rsidR="00257D58" w:rsidRDefault="00257D58" w:rsidP="00257D58">
            <w:pPr>
              <w:pStyle w:val="XML1"/>
            </w:pPr>
            <w:r>
              <w:t xml:space="preserve">          &lt;/xs:documentation&gt;</w:t>
            </w:r>
          </w:p>
          <w:p w14:paraId="25FBF18F" w14:textId="77777777" w:rsidR="00257D58" w:rsidRDefault="00257D58" w:rsidP="00257D58">
            <w:pPr>
              <w:pStyle w:val="XML1"/>
            </w:pPr>
            <w:r>
              <w:t xml:space="preserve">        &lt;/xs:annotation&gt;</w:t>
            </w:r>
          </w:p>
          <w:p w14:paraId="4D6EBA30" w14:textId="77777777" w:rsidR="00257D58" w:rsidRDefault="00257D58" w:rsidP="00257D58">
            <w:pPr>
              <w:pStyle w:val="XML1"/>
            </w:pPr>
            <w:r>
              <w:t xml:space="preserve">        &lt;xs:complexType&gt;</w:t>
            </w:r>
          </w:p>
          <w:p w14:paraId="2BE9A8F8" w14:textId="77777777" w:rsidR="00257D58" w:rsidRDefault="00257D58" w:rsidP="00257D58">
            <w:pPr>
              <w:pStyle w:val="XML1"/>
            </w:pPr>
            <w:r>
              <w:t xml:space="preserve">          &lt;xs:sequence&gt;</w:t>
            </w:r>
          </w:p>
          <w:p w14:paraId="3E03EA4A" w14:textId="77777777" w:rsidR="00257D58" w:rsidRDefault="00257D58" w:rsidP="00257D58">
            <w:pPr>
              <w:pStyle w:val="XML1"/>
            </w:pPr>
            <w:r>
              <w:t xml:space="preserve">            &lt;xs:group ref="OFLogicalSwitchCapabilitiesType"/&gt;</w:t>
            </w:r>
          </w:p>
          <w:p w14:paraId="373FFB90" w14:textId="77777777" w:rsidR="00257D58" w:rsidRDefault="00257D58" w:rsidP="00257D58">
            <w:pPr>
              <w:pStyle w:val="XML1"/>
            </w:pPr>
            <w:r>
              <w:t xml:space="preserve">          &lt;/xs:sequence&gt;</w:t>
            </w:r>
          </w:p>
          <w:p w14:paraId="2CA2A59F" w14:textId="77777777" w:rsidR="00257D58" w:rsidRDefault="00257D58" w:rsidP="00257D58">
            <w:pPr>
              <w:pStyle w:val="XML1"/>
            </w:pPr>
            <w:r>
              <w:t xml:space="preserve">        &lt;/xs:complexType&gt;</w:t>
            </w:r>
          </w:p>
          <w:p w14:paraId="76B88439" w14:textId="77777777" w:rsidR="00257D58" w:rsidRDefault="00257D58" w:rsidP="00257D58">
            <w:pPr>
              <w:pStyle w:val="XML1"/>
            </w:pPr>
            <w:r>
              <w:t xml:space="preserve">      &lt;/xs:element&gt;</w:t>
            </w:r>
          </w:p>
          <w:p w14:paraId="1FB57924" w14:textId="77777777" w:rsidR="00257D58" w:rsidRDefault="00257D58" w:rsidP="00257D58">
            <w:pPr>
              <w:pStyle w:val="XML1"/>
            </w:pPr>
            <w:r>
              <w:t xml:space="preserve">      &lt;xs:element name="datapath-id"  type="datapath-id-type"&gt;</w:t>
            </w:r>
          </w:p>
          <w:p w14:paraId="0FF52C47" w14:textId="77777777" w:rsidR="00257D58" w:rsidRDefault="00257D58" w:rsidP="00257D58">
            <w:pPr>
              <w:pStyle w:val="XML1"/>
            </w:pPr>
            <w:r>
              <w:t xml:space="preserve">        &lt;xs:annotation&gt;</w:t>
            </w:r>
          </w:p>
          <w:p w14:paraId="4BB05D3C" w14:textId="77777777" w:rsidR="00257D58" w:rsidRDefault="00257D58" w:rsidP="00257D58">
            <w:pPr>
              <w:pStyle w:val="XML1"/>
            </w:pPr>
            <w:r>
              <w:t xml:space="preserve">          &lt;xs:documentation&gt;</w:t>
            </w:r>
          </w:p>
          <w:p w14:paraId="47F59E8A" w14:textId="77777777" w:rsidR="00257D58" w:rsidRDefault="00257D58" w:rsidP="00257D58">
            <w:pPr>
              <w:pStyle w:val="XML1"/>
            </w:pPr>
            <w:r>
              <w:t xml:space="preserve">            The datapath identifier of the Logical Switch</w:t>
            </w:r>
          </w:p>
          <w:p w14:paraId="34CFE282" w14:textId="77777777" w:rsidR="00257D58" w:rsidRDefault="00257D58" w:rsidP="00257D58">
            <w:pPr>
              <w:pStyle w:val="XML1"/>
            </w:pPr>
            <w:r>
              <w:t xml:space="preserve">            that uniquely identifies this Logical Switch within the</w:t>
            </w:r>
          </w:p>
          <w:p w14:paraId="26316EEB" w14:textId="77777777" w:rsidR="00257D58" w:rsidRDefault="00257D58" w:rsidP="00257D58">
            <w:pPr>
              <w:pStyle w:val="XML1"/>
            </w:pPr>
            <w:r>
              <w:t xml:space="preserve">            context of all OpenFlow Controllers associated with the</w:t>
            </w:r>
          </w:p>
          <w:p w14:paraId="5178F11B" w14:textId="77777777" w:rsidR="00257D58" w:rsidRDefault="00257D58" w:rsidP="00257D58">
            <w:pPr>
              <w:pStyle w:val="XML1"/>
            </w:pPr>
            <w:r>
              <w:t xml:space="preserve">            OpenFlow Logical Switch.  The datapath identifier is a</w:t>
            </w:r>
          </w:p>
          <w:p w14:paraId="27C67A71" w14:textId="77777777" w:rsidR="00257D58" w:rsidRDefault="00257D58" w:rsidP="00257D58">
            <w:pPr>
              <w:pStyle w:val="XML1"/>
            </w:pPr>
            <w:r>
              <w:t xml:space="preserve">            string value that MUST be formatted as a sequence of 8</w:t>
            </w:r>
          </w:p>
          <w:p w14:paraId="04540E88" w14:textId="77777777" w:rsidR="00257D58" w:rsidRDefault="00257D58" w:rsidP="00257D58">
            <w:pPr>
              <w:pStyle w:val="XML1"/>
            </w:pPr>
            <w:r>
              <w:t xml:space="preserve">            2-digit hexadecimal numbers that are separated by colons,</w:t>
            </w:r>
          </w:p>
          <w:p w14:paraId="27BE23D7" w14:textId="77777777" w:rsidR="00257D58" w:rsidRDefault="00257D58" w:rsidP="00257D58">
            <w:pPr>
              <w:pStyle w:val="XML1"/>
            </w:pPr>
            <w:r>
              <w:t xml:space="preserve">            for example, '01:23:45:67:89:ab:cd:ef'.  When processing a</w:t>
            </w:r>
          </w:p>
          <w:p w14:paraId="4471BDEE" w14:textId="77777777" w:rsidR="00257D58" w:rsidRDefault="00257D58" w:rsidP="00257D58">
            <w:pPr>
              <w:pStyle w:val="XML1"/>
            </w:pPr>
            <w:r>
              <w:t xml:space="preserve">            datapath identifier, the case of the decimal digits MUST be</w:t>
            </w:r>
          </w:p>
          <w:p w14:paraId="5A903098" w14:textId="77777777" w:rsidR="00257D58" w:rsidRDefault="00257D58" w:rsidP="00257D58">
            <w:pPr>
              <w:pStyle w:val="XML1"/>
            </w:pPr>
            <w:r>
              <w:t xml:space="preserve">            ignored.</w:t>
            </w:r>
          </w:p>
          <w:p w14:paraId="68A52EF4" w14:textId="77777777" w:rsidR="00257D58" w:rsidRDefault="00257D58" w:rsidP="00257D58">
            <w:pPr>
              <w:pStyle w:val="XML1"/>
            </w:pPr>
          </w:p>
          <w:p w14:paraId="24072A86" w14:textId="77777777" w:rsidR="00257D58" w:rsidRDefault="00257D58" w:rsidP="00257D58">
            <w:pPr>
              <w:pStyle w:val="XML1"/>
            </w:pPr>
            <w:r>
              <w:t xml:space="preserve">            This element MUST be present in the NETCONF data store.</w:t>
            </w:r>
          </w:p>
          <w:p w14:paraId="41F70F07" w14:textId="77777777" w:rsidR="00257D58" w:rsidRDefault="00257D58" w:rsidP="00257D58">
            <w:pPr>
              <w:pStyle w:val="XML1"/>
            </w:pPr>
            <w:r>
              <w:t xml:space="preserve">            If this element is not present in a NETCONF &amp;lt;edit-config&amp;gt;</w:t>
            </w:r>
          </w:p>
          <w:p w14:paraId="3E0849CC" w14:textId="77777777" w:rsidR="00257D58" w:rsidRDefault="00257D58" w:rsidP="00257D58">
            <w:pPr>
              <w:pStyle w:val="XML1"/>
            </w:pPr>
            <w:r>
              <w:t xml:space="preserve">            operation 'create', 'merge' or 'replace' and the parent</w:t>
            </w:r>
          </w:p>
          <w:p w14:paraId="5F03F12C" w14:textId="77777777" w:rsidR="00257D58" w:rsidRDefault="00257D58" w:rsidP="00257D58">
            <w:pPr>
              <w:pStyle w:val="XML1"/>
            </w:pPr>
            <w:r>
              <w:t xml:space="preserve">            element does not exist, a 'data-missing' error is</w:t>
            </w:r>
          </w:p>
          <w:p w14:paraId="35480B90" w14:textId="77777777" w:rsidR="00257D58" w:rsidRDefault="00257D58" w:rsidP="00257D58">
            <w:pPr>
              <w:pStyle w:val="XML1"/>
            </w:pPr>
            <w:r>
              <w:t xml:space="preserve">            returned.</w:t>
            </w:r>
          </w:p>
          <w:p w14:paraId="27F06057" w14:textId="77777777" w:rsidR="00257D58" w:rsidRDefault="00257D58" w:rsidP="00257D58">
            <w:pPr>
              <w:pStyle w:val="XML1"/>
            </w:pPr>
            <w:r>
              <w:t xml:space="preserve">          &lt;/xs:documentation&gt;</w:t>
            </w:r>
          </w:p>
          <w:p w14:paraId="4BACB8F4" w14:textId="77777777" w:rsidR="00257D58" w:rsidRDefault="00257D58" w:rsidP="00257D58">
            <w:pPr>
              <w:pStyle w:val="XML1"/>
            </w:pPr>
            <w:r>
              <w:t xml:space="preserve">        &lt;/xs:annotation&gt;</w:t>
            </w:r>
          </w:p>
          <w:p w14:paraId="3C405031" w14:textId="77777777" w:rsidR="00257D58" w:rsidRDefault="00257D58" w:rsidP="00257D58">
            <w:pPr>
              <w:pStyle w:val="XML1"/>
            </w:pPr>
            <w:r>
              <w:t xml:space="preserve">      &lt;/xs:element&gt;</w:t>
            </w:r>
          </w:p>
          <w:p w14:paraId="0A5142B1" w14:textId="77777777" w:rsidR="00257D58" w:rsidRDefault="00257D58" w:rsidP="00257D58">
            <w:pPr>
              <w:pStyle w:val="XML1"/>
            </w:pPr>
            <w:r>
              <w:t xml:space="preserve">      &lt;xs:element name="enabled"  type="xs:boolean"&gt;</w:t>
            </w:r>
          </w:p>
          <w:p w14:paraId="6A784070" w14:textId="77777777" w:rsidR="00257D58" w:rsidRDefault="00257D58" w:rsidP="00257D58">
            <w:pPr>
              <w:pStyle w:val="XML1"/>
            </w:pPr>
            <w:r>
              <w:t xml:space="preserve">        &lt;xs:annotation&gt;</w:t>
            </w:r>
          </w:p>
          <w:p w14:paraId="224CF51C" w14:textId="77777777" w:rsidR="00257D58" w:rsidRDefault="00257D58" w:rsidP="00257D58">
            <w:pPr>
              <w:pStyle w:val="XML1"/>
            </w:pPr>
            <w:r>
              <w:t xml:space="preserve">          &lt;xs:documentation&gt;</w:t>
            </w:r>
          </w:p>
          <w:p w14:paraId="7D6406A3" w14:textId="77777777" w:rsidR="00257D58" w:rsidRDefault="00257D58" w:rsidP="00257D58">
            <w:pPr>
              <w:pStyle w:val="XML1"/>
            </w:pPr>
            <w:r>
              <w:t xml:space="preserve">            This element indicates the administrative state</w:t>
            </w:r>
          </w:p>
          <w:p w14:paraId="015FA8C2" w14:textId="77777777" w:rsidR="00257D58" w:rsidRDefault="00257D58" w:rsidP="00257D58">
            <w:pPr>
              <w:pStyle w:val="XML1"/>
            </w:pPr>
            <w:r>
              <w:t xml:space="preserve">            of the OpenFlow Logical Switch.  A value of 'false' means</w:t>
            </w:r>
          </w:p>
          <w:p w14:paraId="4DD9D299" w14:textId="77777777" w:rsidR="00257D58" w:rsidRDefault="00257D58" w:rsidP="00257D58">
            <w:pPr>
              <w:pStyle w:val="XML1"/>
            </w:pPr>
            <w:r>
              <w:lastRenderedPageBreak/>
              <w:t xml:space="preserve">            the OpenFlow Logical Switch MUST NOT communicate with any </w:t>
            </w:r>
          </w:p>
          <w:p w14:paraId="3871134C" w14:textId="77777777" w:rsidR="00257D58" w:rsidRDefault="00257D58" w:rsidP="00257D58">
            <w:pPr>
              <w:pStyle w:val="XML1"/>
            </w:pPr>
            <w:r>
              <w:t xml:space="preserve">            OpenFlow Controllers, MUST NOT conduct any OpenFlow </w:t>
            </w:r>
          </w:p>
          <w:p w14:paraId="64FE1623" w14:textId="77777777" w:rsidR="00257D58" w:rsidRDefault="00257D58" w:rsidP="00257D58">
            <w:pPr>
              <w:pStyle w:val="XML1"/>
            </w:pPr>
            <w:r>
              <w:t xml:space="preserve">            processing, and SHOULD NOT be utilizing computational or </w:t>
            </w:r>
          </w:p>
          <w:p w14:paraId="02A41A28" w14:textId="77777777" w:rsidR="00257D58" w:rsidRDefault="00257D58" w:rsidP="00257D58">
            <w:pPr>
              <w:pStyle w:val="XML1"/>
            </w:pPr>
            <w:r>
              <w:t xml:space="preserve">            network resources of the underlying platform.</w:t>
            </w:r>
          </w:p>
          <w:p w14:paraId="6C8C110C" w14:textId="77777777" w:rsidR="00257D58" w:rsidRDefault="00257D58" w:rsidP="00257D58">
            <w:pPr>
              <w:pStyle w:val="XML1"/>
            </w:pPr>
          </w:p>
          <w:p w14:paraId="5476F31F" w14:textId="77777777" w:rsidR="00257D58" w:rsidRDefault="00257D58" w:rsidP="00257D58">
            <w:pPr>
              <w:pStyle w:val="XML1"/>
            </w:pPr>
            <w:r>
              <w:t xml:space="preserve">            This element is optional. If this element is not present it</w:t>
            </w:r>
          </w:p>
          <w:p w14:paraId="7259BD1B" w14:textId="77777777" w:rsidR="00257D58" w:rsidRDefault="00257D58" w:rsidP="00257D58">
            <w:pPr>
              <w:pStyle w:val="XML1"/>
            </w:pPr>
            <w:r>
              <w:t xml:space="preserve">            defaults to 'false'.</w:t>
            </w:r>
          </w:p>
          <w:p w14:paraId="77B8B4A2" w14:textId="77777777" w:rsidR="00257D58" w:rsidRDefault="00257D58" w:rsidP="00257D58">
            <w:pPr>
              <w:pStyle w:val="XML1"/>
            </w:pPr>
            <w:r>
              <w:t xml:space="preserve">          &lt;/xs:documentation&gt;</w:t>
            </w:r>
          </w:p>
          <w:p w14:paraId="03F6A66A" w14:textId="77777777" w:rsidR="00257D58" w:rsidRDefault="00257D58" w:rsidP="00257D58">
            <w:pPr>
              <w:pStyle w:val="XML1"/>
            </w:pPr>
            <w:r>
              <w:t xml:space="preserve">        &lt;/xs:annotation&gt;</w:t>
            </w:r>
          </w:p>
          <w:p w14:paraId="285AD1DA" w14:textId="77777777" w:rsidR="00257D58" w:rsidRDefault="00257D58" w:rsidP="00257D58">
            <w:pPr>
              <w:pStyle w:val="XML1"/>
            </w:pPr>
            <w:r>
              <w:t xml:space="preserve">      &lt;/xs:element&gt;</w:t>
            </w:r>
          </w:p>
          <w:p w14:paraId="3F316B84" w14:textId="77777777" w:rsidR="00257D58" w:rsidRDefault="00257D58" w:rsidP="00257D58">
            <w:pPr>
              <w:pStyle w:val="XML1"/>
            </w:pPr>
            <w:r>
              <w:t xml:space="preserve">      &lt;xs:element name="check-controller-certificate"  type="xs:boolean"&gt;</w:t>
            </w:r>
          </w:p>
          <w:p w14:paraId="65F68031" w14:textId="77777777" w:rsidR="00257D58" w:rsidRDefault="00257D58" w:rsidP="00257D58">
            <w:pPr>
              <w:pStyle w:val="XML1"/>
            </w:pPr>
            <w:r>
              <w:t xml:space="preserve">        &lt;xs:annotation&gt;</w:t>
            </w:r>
          </w:p>
          <w:p w14:paraId="3CA0BE74" w14:textId="77777777" w:rsidR="00257D58" w:rsidRDefault="00257D58" w:rsidP="00257D58">
            <w:pPr>
              <w:pStyle w:val="XML1"/>
            </w:pPr>
            <w:r>
              <w:t xml:space="preserve">          &lt;xs:documentation&gt;</w:t>
            </w:r>
          </w:p>
          <w:p w14:paraId="7DB73C22" w14:textId="77777777" w:rsidR="00257D58" w:rsidRDefault="00257D58" w:rsidP="00257D58">
            <w:pPr>
              <w:pStyle w:val="XML1"/>
            </w:pPr>
            <w:r>
              <w:t xml:space="preserve">            This element indicates the behavior of the </w:t>
            </w:r>
          </w:p>
          <w:p w14:paraId="798AD5F1" w14:textId="77777777" w:rsidR="00257D58" w:rsidRDefault="00257D58" w:rsidP="00257D58">
            <w:pPr>
              <w:pStyle w:val="XML1"/>
            </w:pPr>
            <w:r>
              <w:t xml:space="preserve">            OpenFlow Logical Switch when connecting to an OpenFlow</w:t>
            </w:r>
          </w:p>
          <w:p w14:paraId="5E3E667A" w14:textId="77777777" w:rsidR="00257D58" w:rsidRDefault="00257D58" w:rsidP="00257D58">
            <w:pPr>
              <w:pStyle w:val="XML1"/>
            </w:pPr>
            <w:r>
              <w:t xml:space="preserve">            Controller.  </w:t>
            </w:r>
          </w:p>
          <w:p w14:paraId="1AEE2DC4" w14:textId="77777777" w:rsidR="00257D58" w:rsidRDefault="00257D58" w:rsidP="00257D58">
            <w:pPr>
              <w:pStyle w:val="XML1"/>
            </w:pPr>
            <w:r>
              <w:t xml:space="preserve">                  </w:t>
            </w:r>
          </w:p>
          <w:p w14:paraId="3E5E6AB5" w14:textId="77777777" w:rsidR="00257D58" w:rsidRDefault="00257D58" w:rsidP="00257D58">
            <w:pPr>
              <w:pStyle w:val="XML1"/>
            </w:pPr>
            <w:r>
              <w:t xml:space="preserve">            If set to value 'false', the logical switch will connect to</w:t>
            </w:r>
          </w:p>
          <w:p w14:paraId="47306590" w14:textId="77777777" w:rsidR="00257D58" w:rsidRDefault="00257D58" w:rsidP="00257D58">
            <w:pPr>
              <w:pStyle w:val="XML1"/>
            </w:pPr>
            <w:r>
              <w:t xml:space="preserve">            a controller without checking any controller certificate.  </w:t>
            </w:r>
          </w:p>
          <w:p w14:paraId="26B52DEA" w14:textId="77777777" w:rsidR="00257D58" w:rsidRDefault="00257D58" w:rsidP="00257D58">
            <w:pPr>
              <w:pStyle w:val="XML1"/>
            </w:pPr>
            <w:r>
              <w:t xml:space="preserve">                  </w:t>
            </w:r>
          </w:p>
          <w:p w14:paraId="0FAF335E" w14:textId="77777777" w:rsidR="00257D58" w:rsidRDefault="00257D58" w:rsidP="00257D58">
            <w:pPr>
              <w:pStyle w:val="XML1"/>
            </w:pPr>
            <w:r>
              <w:t xml:space="preserve">            If set to value 'true', then the logical switch will</w:t>
            </w:r>
          </w:p>
          <w:p w14:paraId="4F5249F4" w14:textId="77777777" w:rsidR="00257D58" w:rsidRDefault="00257D58" w:rsidP="00257D58">
            <w:pPr>
              <w:pStyle w:val="XML1"/>
            </w:pPr>
            <w:r>
              <w:t xml:space="preserve">            connect to a controller with element &amp;lt;protocol&amp;gt; set to</w:t>
            </w:r>
          </w:p>
          <w:p w14:paraId="22EC074F" w14:textId="77777777" w:rsidR="00257D58" w:rsidRDefault="00257D58" w:rsidP="00257D58">
            <w:pPr>
              <w:pStyle w:val="XML1"/>
            </w:pPr>
            <w:r>
              <w:t xml:space="preserve">            'TLS', only if the controller provides a certificate that</w:t>
            </w:r>
          </w:p>
          <w:p w14:paraId="53E12A3B" w14:textId="77777777" w:rsidR="00257D58" w:rsidRDefault="00257D58" w:rsidP="00257D58">
            <w:pPr>
              <w:pStyle w:val="XML1"/>
            </w:pPr>
            <w:r>
              <w:t xml:space="preserve">            can be verified with one of the certificates stored in the</w:t>
            </w:r>
          </w:p>
          <w:p w14:paraId="001DECAF" w14:textId="77777777" w:rsidR="00257D58" w:rsidRDefault="00257D58" w:rsidP="00257D58">
            <w:pPr>
              <w:pStyle w:val="XML1"/>
            </w:pPr>
            <w:r>
              <w:t xml:space="preserve">            list called external-certificates in the OpenFlow Capable</w:t>
            </w:r>
          </w:p>
          <w:p w14:paraId="170DA17C" w14:textId="77777777" w:rsidR="00257D58" w:rsidRDefault="00257D58" w:rsidP="00257D58">
            <w:pPr>
              <w:pStyle w:val="XML1"/>
            </w:pPr>
            <w:r>
              <w:t xml:space="preserve">            Switch.  </w:t>
            </w:r>
          </w:p>
          <w:p w14:paraId="00F8D676" w14:textId="77777777" w:rsidR="00257D58" w:rsidRDefault="00257D58" w:rsidP="00257D58">
            <w:pPr>
              <w:pStyle w:val="XML1"/>
            </w:pPr>
            <w:r>
              <w:t xml:space="preserve">                  </w:t>
            </w:r>
          </w:p>
          <w:p w14:paraId="6548287D" w14:textId="77777777" w:rsidR="00257D58" w:rsidRDefault="00257D58" w:rsidP="00257D58">
            <w:pPr>
              <w:pStyle w:val="XML1"/>
            </w:pPr>
            <w:r>
              <w:t xml:space="preserve">            If a certificate cannot be validated, the OpenFlow Logical </w:t>
            </w:r>
          </w:p>
          <w:p w14:paraId="1C463B94" w14:textId="77777777" w:rsidR="00257D58" w:rsidRDefault="00257D58" w:rsidP="00257D58">
            <w:pPr>
              <w:pStyle w:val="XML1"/>
            </w:pPr>
            <w:r>
              <w:t xml:space="preserve">            Switch MUST terminate communication with the corresponding</w:t>
            </w:r>
          </w:p>
          <w:p w14:paraId="4D68710F" w14:textId="77777777" w:rsidR="00257D58" w:rsidRDefault="00257D58" w:rsidP="00257D58">
            <w:pPr>
              <w:pStyle w:val="XML1"/>
            </w:pPr>
            <w:r>
              <w:t xml:space="preserve">            OpenFlow Controller, MUST NOT conduct any OpenFlow</w:t>
            </w:r>
          </w:p>
          <w:p w14:paraId="3AC6338D" w14:textId="77777777" w:rsidR="00257D58" w:rsidRDefault="00257D58" w:rsidP="00257D58">
            <w:pPr>
              <w:pStyle w:val="XML1"/>
            </w:pPr>
            <w:r>
              <w:t xml:space="preserve">            processing on requests of this OpenFlow controller, and </w:t>
            </w:r>
          </w:p>
          <w:p w14:paraId="60B47FAA" w14:textId="77777777" w:rsidR="00257D58" w:rsidRDefault="00257D58" w:rsidP="00257D58">
            <w:pPr>
              <w:pStyle w:val="XML1"/>
            </w:pPr>
            <w:r>
              <w:t xml:space="preserve">            SHOULD NOT further utilize any computational or network </w:t>
            </w:r>
          </w:p>
          <w:p w14:paraId="079275A0" w14:textId="77777777" w:rsidR="00257D58" w:rsidRDefault="00257D58" w:rsidP="00257D58">
            <w:pPr>
              <w:pStyle w:val="XML1"/>
            </w:pPr>
            <w:r>
              <w:t xml:space="preserve">            resources of for dealing with this connection.</w:t>
            </w:r>
          </w:p>
          <w:p w14:paraId="18B73EF0" w14:textId="77777777" w:rsidR="00257D58" w:rsidRDefault="00257D58" w:rsidP="00257D58">
            <w:pPr>
              <w:pStyle w:val="XML1"/>
            </w:pPr>
            <w:r>
              <w:t xml:space="preserve">                  </w:t>
            </w:r>
          </w:p>
          <w:p w14:paraId="48F63F6D" w14:textId="77777777" w:rsidR="00257D58" w:rsidRDefault="00257D58" w:rsidP="00257D58">
            <w:pPr>
              <w:pStyle w:val="XML1"/>
            </w:pPr>
            <w:r>
              <w:t xml:space="preserve">            If set to value 'true', the OpenFlow Logical Switch MUST</w:t>
            </w:r>
          </w:p>
          <w:p w14:paraId="29EC01F4" w14:textId="77777777" w:rsidR="00257D58" w:rsidRDefault="00257D58" w:rsidP="00257D58">
            <w:pPr>
              <w:pStyle w:val="XML1"/>
            </w:pPr>
            <w:r>
              <w:t xml:space="preserve">            NOT connect to any OpenFlow Controller that does not</w:t>
            </w:r>
          </w:p>
          <w:p w14:paraId="5E13C0CF" w14:textId="77777777" w:rsidR="00257D58" w:rsidRDefault="00257D58" w:rsidP="00257D58">
            <w:pPr>
              <w:pStyle w:val="XML1"/>
            </w:pPr>
            <w:r>
              <w:t xml:space="preserve">            provide a certificate. This implies that it cannot connect</w:t>
            </w:r>
          </w:p>
          <w:p w14:paraId="36D8B6DE" w14:textId="77777777" w:rsidR="00257D58" w:rsidRDefault="00257D58" w:rsidP="00257D58">
            <w:pPr>
              <w:pStyle w:val="XML1"/>
            </w:pPr>
            <w:r>
              <w:t xml:space="preserve">            to an OpenFlow controller that has the value of element</w:t>
            </w:r>
          </w:p>
          <w:p w14:paraId="32EC2B2E" w14:textId="77777777" w:rsidR="00257D58" w:rsidRDefault="00257D58" w:rsidP="00257D58">
            <w:pPr>
              <w:pStyle w:val="XML1"/>
            </w:pPr>
            <w:r>
              <w:t xml:space="preserve">            protocol set to 'TCP'. Only connections with protocol 'TLS'</w:t>
            </w:r>
          </w:p>
          <w:p w14:paraId="294156F5" w14:textId="77777777" w:rsidR="00257D58" w:rsidRDefault="00257D58" w:rsidP="00257D58">
            <w:pPr>
              <w:pStyle w:val="XML1"/>
            </w:pPr>
            <w:r>
              <w:t xml:space="preserve">            are possible in this case.</w:t>
            </w:r>
          </w:p>
          <w:p w14:paraId="4AB1C746" w14:textId="77777777" w:rsidR="00257D58" w:rsidRDefault="00257D58" w:rsidP="00257D58">
            <w:pPr>
              <w:pStyle w:val="XML1"/>
            </w:pPr>
          </w:p>
          <w:p w14:paraId="2136B334" w14:textId="77777777" w:rsidR="00257D58" w:rsidRDefault="00257D58" w:rsidP="00257D58">
            <w:pPr>
              <w:pStyle w:val="XML1"/>
            </w:pPr>
            <w:r>
              <w:t xml:space="preserve">            This element is optional. If this element is not present it</w:t>
            </w:r>
          </w:p>
          <w:p w14:paraId="4A85A583" w14:textId="77777777" w:rsidR="00257D58" w:rsidRDefault="00257D58" w:rsidP="00257D58">
            <w:pPr>
              <w:pStyle w:val="XML1"/>
            </w:pPr>
            <w:r>
              <w:t xml:space="preserve">            defaults to 'false'.</w:t>
            </w:r>
          </w:p>
          <w:p w14:paraId="042B6158" w14:textId="77777777" w:rsidR="00257D58" w:rsidRDefault="00257D58" w:rsidP="00257D58">
            <w:pPr>
              <w:pStyle w:val="XML1"/>
            </w:pPr>
            <w:r>
              <w:t xml:space="preserve">          &lt;/xs:documentation&gt;</w:t>
            </w:r>
          </w:p>
          <w:p w14:paraId="0F421CC7" w14:textId="77777777" w:rsidR="00257D58" w:rsidRDefault="00257D58" w:rsidP="00257D58">
            <w:pPr>
              <w:pStyle w:val="XML1"/>
            </w:pPr>
            <w:r>
              <w:t xml:space="preserve">        &lt;/xs:annotation&gt;</w:t>
            </w:r>
          </w:p>
          <w:p w14:paraId="7656AD6B" w14:textId="77777777" w:rsidR="00257D58" w:rsidRDefault="00257D58" w:rsidP="00257D58">
            <w:pPr>
              <w:pStyle w:val="XML1"/>
            </w:pPr>
            <w:r>
              <w:t xml:space="preserve">      &lt;/xs:element&gt;</w:t>
            </w:r>
          </w:p>
          <w:p w14:paraId="7647EBBC" w14:textId="77777777" w:rsidR="00257D58" w:rsidRDefault="00257D58" w:rsidP="00257D58">
            <w:pPr>
              <w:pStyle w:val="XML1"/>
            </w:pPr>
            <w:r>
              <w:t xml:space="preserve">      &lt;xs:element name="lost-connection-behavior"&gt;</w:t>
            </w:r>
          </w:p>
          <w:p w14:paraId="402B93E4" w14:textId="77777777" w:rsidR="00257D58" w:rsidRDefault="00257D58" w:rsidP="00257D58">
            <w:pPr>
              <w:pStyle w:val="XML1"/>
            </w:pPr>
            <w:r>
              <w:t xml:space="preserve">        &lt;xs:annotation&gt;</w:t>
            </w:r>
          </w:p>
          <w:p w14:paraId="62D570C3" w14:textId="77777777" w:rsidR="00257D58" w:rsidRDefault="00257D58" w:rsidP="00257D58">
            <w:pPr>
              <w:pStyle w:val="XML1"/>
            </w:pPr>
            <w:r>
              <w:t xml:space="preserve">          &lt;xs:documentation&gt;</w:t>
            </w:r>
          </w:p>
          <w:p w14:paraId="3153C800" w14:textId="77777777" w:rsidR="00257D58" w:rsidRDefault="00257D58" w:rsidP="00257D58">
            <w:pPr>
              <w:pStyle w:val="XML1"/>
            </w:pPr>
            <w:r>
              <w:t xml:space="preserve">            This element indicates the the behavior of the </w:t>
            </w:r>
          </w:p>
          <w:p w14:paraId="762C75B3" w14:textId="77777777" w:rsidR="00257D58" w:rsidRDefault="00257D58" w:rsidP="00257D58">
            <w:pPr>
              <w:pStyle w:val="XML1"/>
            </w:pPr>
            <w:r>
              <w:t xml:space="preserve">            OpenFlow Logical Switch in case it loses contact with all </w:t>
            </w:r>
          </w:p>
          <w:p w14:paraId="22AC3BBB" w14:textId="77777777" w:rsidR="00257D58" w:rsidRDefault="00257D58" w:rsidP="00257D58">
            <w:pPr>
              <w:pStyle w:val="XML1"/>
            </w:pPr>
            <w:r>
              <w:t xml:space="preserve">            OpenFlow Controllers.  There are two alternative modes in</w:t>
            </w:r>
          </w:p>
          <w:p w14:paraId="447C3765" w14:textId="77777777" w:rsidR="00257D58" w:rsidRDefault="00257D58" w:rsidP="00257D58">
            <w:pPr>
              <w:pStyle w:val="XML1"/>
            </w:pPr>
            <w:r>
              <w:t xml:space="preserve">            such a case: fails secure mode and fail standalone mode as</w:t>
            </w:r>
          </w:p>
          <w:p w14:paraId="6C65FBF3" w14:textId="77777777" w:rsidR="00257D58" w:rsidRDefault="00257D58" w:rsidP="00257D58">
            <w:pPr>
              <w:pStyle w:val="XML1"/>
            </w:pPr>
            <w:r>
              <w:t xml:space="preserve">            defined by the OpenFlow protocol specification version 1.2,</w:t>
            </w:r>
          </w:p>
          <w:p w14:paraId="1F7F8673" w14:textId="77777777" w:rsidR="00257D58" w:rsidRDefault="00257D58" w:rsidP="00257D58">
            <w:pPr>
              <w:pStyle w:val="XML1"/>
            </w:pPr>
            <w:r>
              <w:t xml:space="preserve">            section 6.4.  These are the only allowed values for this</w:t>
            </w:r>
          </w:p>
          <w:p w14:paraId="7A55B647" w14:textId="77777777" w:rsidR="00257D58" w:rsidRDefault="00257D58" w:rsidP="00257D58">
            <w:pPr>
              <w:pStyle w:val="XML1"/>
            </w:pPr>
            <w:r>
              <w:t xml:space="preserve">            element. Default is the fail secure mode.</w:t>
            </w:r>
          </w:p>
          <w:p w14:paraId="453EAD17" w14:textId="77777777" w:rsidR="00257D58" w:rsidRDefault="00257D58" w:rsidP="00257D58">
            <w:pPr>
              <w:pStyle w:val="XML1"/>
            </w:pPr>
          </w:p>
          <w:p w14:paraId="10832965" w14:textId="77777777" w:rsidR="00257D58" w:rsidRDefault="00257D58" w:rsidP="00257D58">
            <w:pPr>
              <w:pStyle w:val="XML1"/>
            </w:pPr>
            <w:r>
              <w:t xml:space="preserve">            This element is optional. If this element is not present it</w:t>
            </w:r>
          </w:p>
          <w:p w14:paraId="12D7B999" w14:textId="77777777" w:rsidR="00257D58" w:rsidRDefault="00257D58" w:rsidP="00257D58">
            <w:pPr>
              <w:pStyle w:val="XML1"/>
            </w:pPr>
            <w:r>
              <w:t xml:space="preserve">            defaults to 'failSecureMode'.</w:t>
            </w:r>
          </w:p>
          <w:p w14:paraId="78F7D501" w14:textId="77777777" w:rsidR="00257D58" w:rsidRDefault="00257D58" w:rsidP="00257D58">
            <w:pPr>
              <w:pStyle w:val="XML1"/>
            </w:pPr>
            <w:r>
              <w:t xml:space="preserve">          &lt;/xs:documentation&gt;</w:t>
            </w:r>
          </w:p>
          <w:p w14:paraId="56B390EE" w14:textId="77777777" w:rsidR="00257D58" w:rsidRDefault="00257D58" w:rsidP="00257D58">
            <w:pPr>
              <w:pStyle w:val="XML1"/>
            </w:pPr>
            <w:r>
              <w:t xml:space="preserve">        &lt;/xs:annotation&gt;</w:t>
            </w:r>
          </w:p>
          <w:p w14:paraId="41CBE72F" w14:textId="77777777" w:rsidR="00257D58" w:rsidRDefault="00257D58" w:rsidP="00257D58">
            <w:pPr>
              <w:pStyle w:val="XML1"/>
            </w:pPr>
            <w:r>
              <w:t xml:space="preserve">        &lt;xs:simpleType&gt;</w:t>
            </w:r>
          </w:p>
          <w:p w14:paraId="4670BF0E" w14:textId="77777777" w:rsidR="00257D58" w:rsidRDefault="00257D58" w:rsidP="00257D58">
            <w:pPr>
              <w:pStyle w:val="XML1"/>
            </w:pPr>
            <w:r>
              <w:t xml:space="preserve">          &lt;xs:restriction base="xs:string"&gt;</w:t>
            </w:r>
          </w:p>
          <w:p w14:paraId="6E5E52C7" w14:textId="77777777" w:rsidR="00257D58" w:rsidRDefault="00257D58" w:rsidP="00257D58">
            <w:pPr>
              <w:pStyle w:val="XML1"/>
            </w:pPr>
            <w:r>
              <w:t xml:space="preserve">            &lt;xs:enumeration value="failSecureMode"/&gt;</w:t>
            </w:r>
          </w:p>
          <w:p w14:paraId="339A7C34" w14:textId="77777777" w:rsidR="00257D58" w:rsidRDefault="00257D58" w:rsidP="00257D58">
            <w:pPr>
              <w:pStyle w:val="XML1"/>
            </w:pPr>
            <w:r>
              <w:t xml:space="preserve">            &lt;xs:enumeration value="failStandaloneMode"/&gt;</w:t>
            </w:r>
          </w:p>
          <w:p w14:paraId="489B9D8C" w14:textId="77777777" w:rsidR="00257D58" w:rsidRDefault="00257D58" w:rsidP="00257D58">
            <w:pPr>
              <w:pStyle w:val="XML1"/>
            </w:pPr>
            <w:r>
              <w:t xml:space="preserve">          &lt;/xs:restriction&gt;</w:t>
            </w:r>
          </w:p>
          <w:p w14:paraId="14F7E8B7" w14:textId="77777777" w:rsidR="00257D58" w:rsidRDefault="00257D58" w:rsidP="00257D58">
            <w:pPr>
              <w:pStyle w:val="XML1"/>
            </w:pPr>
            <w:r>
              <w:t xml:space="preserve">        &lt;/xs:simpleType&gt;</w:t>
            </w:r>
          </w:p>
          <w:p w14:paraId="05A77AB1" w14:textId="77777777" w:rsidR="00257D58" w:rsidRDefault="00257D58" w:rsidP="00257D58">
            <w:pPr>
              <w:pStyle w:val="XML1"/>
            </w:pPr>
            <w:r>
              <w:t xml:space="preserve">      &lt;/xs:element&gt;</w:t>
            </w:r>
          </w:p>
          <w:p w14:paraId="051A9359" w14:textId="77777777" w:rsidR="00257D58" w:rsidRDefault="00257D58" w:rsidP="00257D58">
            <w:pPr>
              <w:pStyle w:val="XML1"/>
            </w:pPr>
            <w:r>
              <w:t xml:space="preserve">      &lt;xs:element name="controllers"&gt;</w:t>
            </w:r>
          </w:p>
          <w:p w14:paraId="679375E7" w14:textId="77777777" w:rsidR="00257D58" w:rsidRDefault="00257D58" w:rsidP="00257D58">
            <w:pPr>
              <w:pStyle w:val="XML1"/>
            </w:pPr>
            <w:r>
              <w:t xml:space="preserve">        &lt;xs:annotation&gt;</w:t>
            </w:r>
          </w:p>
          <w:p w14:paraId="1F1EFE14" w14:textId="77777777" w:rsidR="00257D58" w:rsidRDefault="00257D58" w:rsidP="00257D58">
            <w:pPr>
              <w:pStyle w:val="XML1"/>
            </w:pPr>
            <w:r>
              <w:t xml:space="preserve">          &lt;xs:documentation&gt;</w:t>
            </w:r>
          </w:p>
          <w:p w14:paraId="030612F8" w14:textId="77777777" w:rsidR="00257D58" w:rsidRDefault="00257D58" w:rsidP="00257D58">
            <w:pPr>
              <w:pStyle w:val="XML1"/>
            </w:pPr>
            <w:r>
              <w:t xml:space="preserve">            The list of controllers for this Logical switch.</w:t>
            </w:r>
          </w:p>
          <w:p w14:paraId="1B12756F" w14:textId="77777777" w:rsidR="00257D58" w:rsidRDefault="00257D58" w:rsidP="00257D58">
            <w:pPr>
              <w:pStyle w:val="XML1"/>
            </w:pPr>
          </w:p>
          <w:p w14:paraId="2E2FE5CA" w14:textId="77777777" w:rsidR="00257D58" w:rsidRDefault="00257D58" w:rsidP="00257D58">
            <w:pPr>
              <w:pStyle w:val="XML1"/>
            </w:pPr>
            <w:r>
              <w:t xml:space="preserve">            The element 'id' of OFControllerType MUST be unique within</w:t>
            </w:r>
          </w:p>
          <w:p w14:paraId="7E8F4547" w14:textId="77777777" w:rsidR="00257D58" w:rsidRDefault="00257D58" w:rsidP="00257D58">
            <w:pPr>
              <w:pStyle w:val="XML1"/>
            </w:pPr>
            <w:r>
              <w:t xml:space="preserve">            this list.</w:t>
            </w:r>
          </w:p>
          <w:p w14:paraId="5961BF42" w14:textId="77777777" w:rsidR="00257D58" w:rsidRDefault="00257D58" w:rsidP="00257D58">
            <w:pPr>
              <w:pStyle w:val="XML1"/>
            </w:pPr>
            <w:r>
              <w:t xml:space="preserve">          &lt;/xs:documentation&gt;</w:t>
            </w:r>
          </w:p>
          <w:p w14:paraId="15F33A98" w14:textId="77777777" w:rsidR="00257D58" w:rsidRDefault="00257D58" w:rsidP="00257D58">
            <w:pPr>
              <w:pStyle w:val="XML1"/>
            </w:pPr>
            <w:r>
              <w:t xml:space="preserve">        &lt;/xs:annotation&gt;</w:t>
            </w:r>
          </w:p>
          <w:p w14:paraId="2F1B971C" w14:textId="77777777" w:rsidR="00257D58" w:rsidRDefault="00257D58" w:rsidP="00257D58">
            <w:pPr>
              <w:pStyle w:val="XML1"/>
            </w:pPr>
            <w:r>
              <w:t xml:space="preserve">        &lt;xs:complexType&gt;</w:t>
            </w:r>
          </w:p>
          <w:p w14:paraId="5080E85C" w14:textId="77777777" w:rsidR="00257D58" w:rsidRDefault="00257D58" w:rsidP="00257D58">
            <w:pPr>
              <w:pStyle w:val="XML1"/>
            </w:pPr>
            <w:r>
              <w:t xml:space="preserve">          &lt;xs:sequence&gt;</w:t>
            </w:r>
          </w:p>
          <w:p w14:paraId="7C5EED6E" w14:textId="77777777" w:rsidR="00257D58" w:rsidRDefault="00257D58" w:rsidP="00257D58">
            <w:pPr>
              <w:pStyle w:val="XML1"/>
            </w:pPr>
            <w:r>
              <w:t xml:space="preserve">            &lt;xs:element name="controller" minOccurs="0" maxOccurs="unbounded"&gt;</w:t>
            </w:r>
          </w:p>
          <w:p w14:paraId="60C79742" w14:textId="77777777" w:rsidR="00257D58" w:rsidRDefault="00257D58" w:rsidP="00257D58">
            <w:pPr>
              <w:pStyle w:val="XML1"/>
            </w:pPr>
            <w:r>
              <w:t xml:space="preserve">              &lt;xs:annotation&gt;</w:t>
            </w:r>
          </w:p>
          <w:p w14:paraId="6402BA62" w14:textId="77777777" w:rsidR="00257D58" w:rsidRDefault="00257D58" w:rsidP="00257D58">
            <w:pPr>
              <w:pStyle w:val="XML1"/>
            </w:pPr>
            <w:r>
              <w:t xml:space="preserve">                &lt;xs:documentation&gt;</w:t>
            </w:r>
          </w:p>
          <w:p w14:paraId="57B521A9" w14:textId="77777777" w:rsidR="00257D58" w:rsidRDefault="00257D58" w:rsidP="00257D58">
            <w:pPr>
              <w:pStyle w:val="XML1"/>
            </w:pPr>
            <w:r>
              <w:t xml:space="preserve">                  The list of OpenFlow Controllers that are </w:t>
            </w:r>
          </w:p>
          <w:p w14:paraId="5AD924FD" w14:textId="77777777" w:rsidR="00257D58" w:rsidRDefault="00257D58" w:rsidP="00257D58">
            <w:pPr>
              <w:pStyle w:val="XML1"/>
            </w:pPr>
            <w:r>
              <w:t xml:space="preserve">                  assigned to the OpenFlow Logical Switch.  The switch MUST</w:t>
            </w:r>
          </w:p>
          <w:p w14:paraId="576CDA85" w14:textId="77777777" w:rsidR="00257D58" w:rsidRDefault="00257D58" w:rsidP="00257D58">
            <w:pPr>
              <w:pStyle w:val="XML1"/>
            </w:pPr>
            <w:r>
              <w:t xml:space="preserve">                  NOT connect to any OpenFlow Controller that is not</w:t>
            </w:r>
          </w:p>
          <w:p w14:paraId="06080DA4" w14:textId="77777777" w:rsidR="00257D58" w:rsidRDefault="00257D58" w:rsidP="00257D58">
            <w:pPr>
              <w:pStyle w:val="XML1"/>
            </w:pPr>
            <w:r>
              <w:t xml:space="preserve">                  contained in this list.</w:t>
            </w:r>
          </w:p>
          <w:p w14:paraId="7E000093" w14:textId="77777777" w:rsidR="00257D58" w:rsidRDefault="00257D58" w:rsidP="00257D58">
            <w:pPr>
              <w:pStyle w:val="XML1"/>
            </w:pPr>
          </w:p>
          <w:p w14:paraId="612309DA" w14:textId="77777777" w:rsidR="00257D58" w:rsidRDefault="00257D58" w:rsidP="00257D58">
            <w:pPr>
              <w:pStyle w:val="XML1"/>
            </w:pPr>
            <w:r>
              <w:t xml:space="preserve">                  NETCONF &amp;lt;edit-config&amp;gt; operations MUST be implemented as </w:t>
            </w:r>
          </w:p>
          <w:p w14:paraId="183DD32E" w14:textId="77777777" w:rsidR="00257D58" w:rsidRDefault="00257D58" w:rsidP="00257D58">
            <w:pPr>
              <w:pStyle w:val="XML1"/>
            </w:pPr>
            <w:r>
              <w:t xml:space="preserve">                  follows: </w:t>
            </w:r>
          </w:p>
          <w:p w14:paraId="16DB3D2B" w14:textId="77777777" w:rsidR="00257D58" w:rsidRDefault="00257D58" w:rsidP="00257D58">
            <w:pPr>
              <w:pStyle w:val="XML1"/>
            </w:pPr>
          </w:p>
          <w:p w14:paraId="73C64999" w14:textId="77777777" w:rsidR="00257D58" w:rsidRDefault="00257D58" w:rsidP="00257D58">
            <w:pPr>
              <w:pStyle w:val="XML1"/>
            </w:pPr>
            <w:r>
              <w:t xml:space="preserve">                  * The 'id' element MUST be present at all &amp;lt;edit-config&amp;gt;</w:t>
            </w:r>
          </w:p>
          <w:p w14:paraId="19026E84" w14:textId="77777777" w:rsidR="00257D58" w:rsidRDefault="00257D58" w:rsidP="00257D58">
            <w:pPr>
              <w:pStyle w:val="XML1"/>
            </w:pPr>
            <w:r>
              <w:t xml:space="preserve">                  operations to identify the controller.</w:t>
            </w:r>
          </w:p>
          <w:p w14:paraId="0D568211" w14:textId="77777777" w:rsidR="00257D58" w:rsidRDefault="00257D58" w:rsidP="00257D58">
            <w:pPr>
              <w:pStyle w:val="XML1"/>
            </w:pPr>
            <w:r>
              <w:t xml:space="preserve">                  * If the operation is 'merge' or 'replace', the element</w:t>
            </w:r>
          </w:p>
          <w:p w14:paraId="4AC87DEC" w14:textId="77777777" w:rsidR="00257D58" w:rsidRDefault="00257D58" w:rsidP="00257D58">
            <w:pPr>
              <w:pStyle w:val="XML1"/>
            </w:pPr>
            <w:r>
              <w:t xml:space="preserve">                  is created if it does not exist, and its value is set</w:t>
            </w:r>
          </w:p>
          <w:p w14:paraId="0893A5F9" w14:textId="77777777" w:rsidR="00257D58" w:rsidRDefault="00257D58" w:rsidP="00257D58">
            <w:pPr>
              <w:pStyle w:val="XML1"/>
            </w:pPr>
            <w:r>
              <w:t xml:space="preserve">                  to the value found in the XML RPC data.</w:t>
            </w:r>
          </w:p>
          <w:p w14:paraId="2352EFC4" w14:textId="77777777" w:rsidR="00257D58" w:rsidRDefault="00257D58" w:rsidP="00257D58">
            <w:pPr>
              <w:pStyle w:val="XML1"/>
            </w:pPr>
            <w:r>
              <w:t xml:space="preserve">                  * If the operation is 'create', the element is created if</w:t>
            </w:r>
          </w:p>
          <w:p w14:paraId="3FC4EF6B" w14:textId="77777777" w:rsidR="00257D58" w:rsidRDefault="00257D58" w:rsidP="00257D58">
            <w:pPr>
              <w:pStyle w:val="XML1"/>
            </w:pPr>
            <w:r>
              <w:t xml:space="preserve">                  it does not exist. If the element already exists, a</w:t>
            </w:r>
          </w:p>
          <w:p w14:paraId="0121C513" w14:textId="77777777" w:rsidR="00257D58" w:rsidRDefault="00257D58" w:rsidP="00257D58">
            <w:pPr>
              <w:pStyle w:val="XML1"/>
            </w:pPr>
            <w:r>
              <w:t xml:space="preserve">                  'data</w:t>
            </w:r>
            <w:r>
              <w:rPr>
                <w:rFonts w:ascii="MS Mincho" w:eastAsia="MS Mincho" w:hAnsi="MS Mincho" w:cs="MS Mincho" w:hint="eastAsia"/>
              </w:rPr>
              <w:t>‑</w:t>
            </w:r>
            <w:r>
              <w:t>exists' error is returned.</w:t>
            </w:r>
          </w:p>
          <w:p w14:paraId="07921E48" w14:textId="77777777" w:rsidR="00257D58" w:rsidRDefault="00257D58" w:rsidP="00257D58">
            <w:pPr>
              <w:pStyle w:val="XML1"/>
            </w:pPr>
            <w:r>
              <w:t xml:space="preserve">                  * If the operation is 'delete', the element is deleted if</w:t>
            </w:r>
          </w:p>
          <w:p w14:paraId="0BA0625D" w14:textId="77777777" w:rsidR="00257D58" w:rsidRDefault="00257D58" w:rsidP="00257D58">
            <w:pPr>
              <w:pStyle w:val="XML1"/>
            </w:pPr>
            <w:r>
              <w:t xml:space="preserve">                  it exists. If the element does not exist, a </w:t>
            </w:r>
          </w:p>
          <w:p w14:paraId="22EA3D3A" w14:textId="77777777" w:rsidR="00257D58" w:rsidRDefault="00257D58" w:rsidP="00257D58">
            <w:pPr>
              <w:pStyle w:val="XML1"/>
            </w:pPr>
            <w:r>
              <w:t xml:space="preserve">                  'data</w:t>
            </w:r>
            <w:r>
              <w:rPr>
                <w:rFonts w:ascii="MS Mincho" w:eastAsia="MS Mincho" w:hAnsi="MS Mincho" w:cs="MS Mincho" w:hint="eastAsia"/>
              </w:rPr>
              <w:t>‑</w:t>
            </w:r>
            <w:r>
              <w:t>missing' error is returned.</w:t>
            </w:r>
          </w:p>
          <w:p w14:paraId="0F3B9514" w14:textId="77777777" w:rsidR="00257D58" w:rsidRDefault="00257D58" w:rsidP="00257D58">
            <w:pPr>
              <w:pStyle w:val="XML1"/>
            </w:pPr>
            <w:r>
              <w:t xml:space="preserve">                &lt;/xs:documentation&gt;</w:t>
            </w:r>
          </w:p>
          <w:p w14:paraId="7BD2E888" w14:textId="77777777" w:rsidR="00257D58" w:rsidRDefault="00257D58" w:rsidP="00257D58">
            <w:pPr>
              <w:pStyle w:val="XML1"/>
            </w:pPr>
            <w:r>
              <w:t xml:space="preserve">              &lt;/xs:annotation&gt;</w:t>
            </w:r>
          </w:p>
          <w:p w14:paraId="652F9DCE" w14:textId="77777777" w:rsidR="00257D58" w:rsidRDefault="00257D58" w:rsidP="00257D58">
            <w:pPr>
              <w:pStyle w:val="XML1"/>
            </w:pPr>
            <w:r>
              <w:t xml:space="preserve">              &lt;xs:complexType&gt;</w:t>
            </w:r>
          </w:p>
          <w:p w14:paraId="6EC5DBBF" w14:textId="77777777" w:rsidR="00257D58" w:rsidRDefault="00257D58" w:rsidP="00257D58">
            <w:pPr>
              <w:pStyle w:val="XML1"/>
            </w:pPr>
            <w:r>
              <w:t xml:space="preserve">                &lt;xs:sequence&gt;</w:t>
            </w:r>
          </w:p>
          <w:p w14:paraId="378C2E84" w14:textId="77777777" w:rsidR="00257D58" w:rsidRDefault="00257D58" w:rsidP="00257D58">
            <w:pPr>
              <w:pStyle w:val="XML1"/>
            </w:pPr>
            <w:r>
              <w:t xml:space="preserve">                  &lt;xs:group ref="OFControllerType"/&gt;</w:t>
            </w:r>
          </w:p>
          <w:p w14:paraId="17E148A9" w14:textId="77777777" w:rsidR="00257D58" w:rsidRDefault="00257D58" w:rsidP="00257D58">
            <w:pPr>
              <w:pStyle w:val="XML1"/>
            </w:pPr>
            <w:r>
              <w:t xml:space="preserve">                &lt;/xs:sequence&gt;</w:t>
            </w:r>
          </w:p>
          <w:p w14:paraId="38AD328B" w14:textId="77777777" w:rsidR="00257D58" w:rsidRDefault="00257D58" w:rsidP="00257D58">
            <w:pPr>
              <w:pStyle w:val="XML1"/>
            </w:pPr>
            <w:r>
              <w:t xml:space="preserve">              &lt;/xs:complexType&gt;</w:t>
            </w:r>
          </w:p>
          <w:p w14:paraId="6778CC58" w14:textId="77777777" w:rsidR="00257D58" w:rsidRDefault="00257D58" w:rsidP="00257D58">
            <w:pPr>
              <w:pStyle w:val="XML1"/>
            </w:pPr>
            <w:r>
              <w:t xml:space="preserve">            &lt;/xs:element&gt;</w:t>
            </w:r>
          </w:p>
          <w:p w14:paraId="2044419C" w14:textId="77777777" w:rsidR="00257D58" w:rsidRDefault="00257D58" w:rsidP="00257D58">
            <w:pPr>
              <w:pStyle w:val="XML1"/>
            </w:pPr>
            <w:r>
              <w:lastRenderedPageBreak/>
              <w:t xml:space="preserve">          &lt;/xs:sequence&gt;</w:t>
            </w:r>
          </w:p>
          <w:p w14:paraId="7595B7E3" w14:textId="77777777" w:rsidR="00257D58" w:rsidRDefault="00257D58" w:rsidP="00257D58">
            <w:pPr>
              <w:pStyle w:val="XML1"/>
            </w:pPr>
            <w:r>
              <w:t xml:space="preserve">        &lt;/xs:complexType&gt;</w:t>
            </w:r>
          </w:p>
          <w:p w14:paraId="0BBC84D7" w14:textId="77777777" w:rsidR="00257D58" w:rsidRDefault="00257D58" w:rsidP="00257D58">
            <w:pPr>
              <w:pStyle w:val="XML1"/>
            </w:pPr>
            <w:r>
              <w:t xml:space="preserve">        &lt;xs:key name="key_controllers_controller"&gt;</w:t>
            </w:r>
          </w:p>
          <w:p w14:paraId="5A40EBDE" w14:textId="77777777" w:rsidR="00257D58" w:rsidRDefault="00257D58" w:rsidP="00257D58">
            <w:pPr>
              <w:pStyle w:val="XML1"/>
            </w:pPr>
            <w:r>
              <w:t xml:space="preserve">          &lt;xs:selector xpath="of11-config:controller"/&gt;</w:t>
            </w:r>
          </w:p>
          <w:p w14:paraId="07A59398" w14:textId="77777777" w:rsidR="00257D58" w:rsidRDefault="00257D58" w:rsidP="00257D58">
            <w:pPr>
              <w:pStyle w:val="XML1"/>
            </w:pPr>
            <w:r>
              <w:t xml:space="preserve">          &lt;xs:field xpath="of11-config:id"/&gt;</w:t>
            </w:r>
          </w:p>
          <w:p w14:paraId="761BEFEE" w14:textId="77777777" w:rsidR="00257D58" w:rsidRDefault="00257D58" w:rsidP="00257D58">
            <w:pPr>
              <w:pStyle w:val="XML1"/>
            </w:pPr>
            <w:r>
              <w:t xml:space="preserve">        &lt;/xs:key&gt;</w:t>
            </w:r>
          </w:p>
          <w:p w14:paraId="28D062C4" w14:textId="77777777" w:rsidR="00257D58" w:rsidRDefault="00257D58" w:rsidP="00257D58">
            <w:pPr>
              <w:pStyle w:val="XML1"/>
            </w:pPr>
            <w:r>
              <w:t xml:space="preserve">      &lt;/xs:element&gt;</w:t>
            </w:r>
          </w:p>
          <w:p w14:paraId="5D69C2DB" w14:textId="77777777" w:rsidR="00257D58" w:rsidRDefault="00257D58" w:rsidP="00257D58">
            <w:pPr>
              <w:pStyle w:val="XML1"/>
            </w:pPr>
            <w:r>
              <w:t xml:space="preserve">      &lt;xs:element name="resources"&gt;</w:t>
            </w:r>
          </w:p>
          <w:p w14:paraId="3D653A9A" w14:textId="77777777" w:rsidR="00257D58" w:rsidRDefault="00257D58" w:rsidP="00257D58">
            <w:pPr>
              <w:pStyle w:val="XML1"/>
            </w:pPr>
            <w:r>
              <w:t xml:space="preserve">        &lt;xs:annotation&gt;</w:t>
            </w:r>
          </w:p>
          <w:p w14:paraId="6F860720" w14:textId="77777777" w:rsidR="00257D58" w:rsidRDefault="00257D58" w:rsidP="00257D58">
            <w:pPr>
              <w:pStyle w:val="XML1"/>
            </w:pPr>
            <w:r>
              <w:t xml:space="preserve">          &lt;xs:documentation&gt;</w:t>
            </w:r>
          </w:p>
          <w:p w14:paraId="03CC4705" w14:textId="77777777" w:rsidR="00257D58" w:rsidRDefault="00257D58" w:rsidP="00257D58">
            <w:pPr>
              <w:pStyle w:val="XML1"/>
            </w:pPr>
            <w:r>
              <w:t xml:space="preserve">            The list of identifiers of all resources of the</w:t>
            </w:r>
          </w:p>
          <w:p w14:paraId="4ECD4FFA" w14:textId="77777777" w:rsidR="00257D58" w:rsidRDefault="00257D58" w:rsidP="00257D58">
            <w:pPr>
              <w:pStyle w:val="XML1"/>
            </w:pPr>
            <w:r>
              <w:t xml:space="preserve">            OpenFlow Capable Switch that the OpenFlow Logical Switch</w:t>
            </w:r>
          </w:p>
          <w:p w14:paraId="3581F666" w14:textId="77777777" w:rsidR="00257D58" w:rsidRDefault="00257D58" w:rsidP="00257D58">
            <w:pPr>
              <w:pStyle w:val="XML1"/>
            </w:pPr>
            <w:r>
              <w:t xml:space="preserve">            has exclusive or non-exclusive access to.  A resource is </w:t>
            </w:r>
          </w:p>
          <w:p w14:paraId="55D672F5" w14:textId="77777777" w:rsidR="00257D58" w:rsidRDefault="00257D58" w:rsidP="00257D58">
            <w:pPr>
              <w:pStyle w:val="XML1"/>
            </w:pPr>
            <w:r>
              <w:t xml:space="preserve">            identified by the value of its resource-identifier element.</w:t>
            </w:r>
          </w:p>
          <w:p w14:paraId="1F04FAEC" w14:textId="77777777" w:rsidR="00257D58" w:rsidRDefault="00257D58" w:rsidP="00257D58">
            <w:pPr>
              <w:pStyle w:val="XML1"/>
            </w:pPr>
            <w:r>
              <w:t xml:space="preserve">            For each resource identifier value in this list, there MUST</w:t>
            </w:r>
          </w:p>
          <w:p w14:paraId="1D1AE204" w14:textId="77777777" w:rsidR="00257D58" w:rsidRDefault="00257D58" w:rsidP="00257D58">
            <w:pPr>
              <w:pStyle w:val="XML1"/>
            </w:pPr>
            <w:r>
              <w:t xml:space="preserve">            be an element with a matching resource identifier value in </w:t>
            </w:r>
          </w:p>
          <w:p w14:paraId="2B5D625C" w14:textId="77777777" w:rsidR="00257D58" w:rsidRDefault="00257D58" w:rsidP="00257D58">
            <w:pPr>
              <w:pStyle w:val="XML1"/>
            </w:pPr>
            <w:r>
              <w:t xml:space="preserve">            the resources list of the OpenFlow Capable Switch.</w:t>
            </w:r>
          </w:p>
          <w:p w14:paraId="38933206" w14:textId="77777777" w:rsidR="00257D58" w:rsidRDefault="00257D58" w:rsidP="00257D58">
            <w:pPr>
              <w:pStyle w:val="XML1"/>
            </w:pPr>
            <w:r>
              <w:t xml:space="preserve">                  </w:t>
            </w:r>
          </w:p>
          <w:p w14:paraId="01F2D86A" w14:textId="77777777" w:rsidR="00257D58" w:rsidRDefault="00257D58" w:rsidP="00257D58">
            <w:pPr>
              <w:pStyle w:val="XML1"/>
            </w:pPr>
            <w:r>
              <w:t xml:space="preserve">            Identifiers of this list are contained in elements</w:t>
            </w:r>
          </w:p>
          <w:p w14:paraId="5C6511E1" w14:textId="77777777" w:rsidR="00257D58" w:rsidRDefault="00257D58" w:rsidP="00257D58">
            <w:pPr>
              <w:pStyle w:val="XML1"/>
            </w:pPr>
            <w:r>
              <w:t xml:space="preserve">            indicating the type of resource: 'port', 'queue',</w:t>
            </w:r>
          </w:p>
          <w:p w14:paraId="2C6BC77F" w14:textId="77777777" w:rsidR="00257D58" w:rsidRDefault="00257D58" w:rsidP="00257D58">
            <w:pPr>
              <w:pStyle w:val="XML1"/>
            </w:pPr>
            <w:r>
              <w:t xml:space="preserve">            'certificate', or 'flow-table'.  Depending on the type,</w:t>
            </w:r>
          </w:p>
          <w:p w14:paraId="3DD12D0D" w14:textId="77777777" w:rsidR="00257D58" w:rsidRDefault="00257D58" w:rsidP="00257D58">
            <w:pPr>
              <w:pStyle w:val="XML1"/>
            </w:pPr>
            <w:r>
              <w:t xml:space="preserve">            different constraints apply.  These are specified in</w:t>
            </w:r>
          </w:p>
          <w:p w14:paraId="1CBA245E" w14:textId="77777777" w:rsidR="00257D58" w:rsidRDefault="00257D58" w:rsidP="00257D58">
            <w:pPr>
              <w:pStyle w:val="XML1"/>
            </w:pPr>
            <w:r>
              <w:t xml:space="preserve">            separate descriptions per type.</w:t>
            </w:r>
          </w:p>
          <w:p w14:paraId="2C11D90E" w14:textId="77777777" w:rsidR="00257D58" w:rsidRDefault="00257D58" w:rsidP="00257D58">
            <w:pPr>
              <w:pStyle w:val="XML1"/>
            </w:pPr>
          </w:p>
          <w:p w14:paraId="41E0EF5E" w14:textId="77777777" w:rsidR="0079721D" w:rsidRDefault="00257D58">
            <w:pPr>
              <w:pStyle w:val="XML1"/>
              <w:rPr>
                <w:ins w:id="907" w:author="Deepak Bansal (AZURE)" w:date="2013-09-07T19:49:00Z"/>
              </w:rPr>
            </w:pPr>
            <w:r>
              <w:t xml:space="preserve">            </w:t>
            </w:r>
            <w:ins w:id="908" w:author="Deepak Bansal (AZURE)" w:date="2013-09-07T19:35:00Z">
              <w:r w:rsidR="00560EE0">
                <w:t>T</w:t>
              </w:r>
            </w:ins>
            <w:del w:id="909" w:author="Deepak Bansal (AZURE)" w:date="2013-09-07T19:35:00Z">
              <w:r w:rsidDel="00560EE0">
                <w:delText>At present t</w:delText>
              </w:r>
            </w:del>
            <w:r>
              <w:t xml:space="preserve">he elements in this lists </w:t>
            </w:r>
            <w:ins w:id="910" w:author="Deepak Bansal (AZURE)" w:date="2013-09-07T19:35:00Z">
              <w:r w:rsidR="00560EE0">
                <w:t xml:space="preserve">can be created, deleted or modified </w:t>
              </w:r>
            </w:ins>
          </w:p>
          <w:p w14:paraId="43C0BCB0" w14:textId="4F17D078" w:rsidR="00257D58" w:rsidDel="00560EE0" w:rsidRDefault="0079721D" w:rsidP="00257D58">
            <w:pPr>
              <w:pStyle w:val="XML1"/>
              <w:rPr>
                <w:del w:id="911" w:author="Deepak Bansal (AZURE)" w:date="2013-09-07T19:37:00Z"/>
              </w:rPr>
            </w:pPr>
            <w:ins w:id="912" w:author="Deepak Bansal (AZURE)" w:date="2013-09-07T19:49:00Z">
              <w:r>
                <w:t xml:space="preserve">            </w:t>
              </w:r>
            </w:ins>
            <w:ins w:id="913" w:author="Deepak Bansal (AZURE)" w:date="2013-09-07T19:35:00Z">
              <w:r w:rsidR="00560EE0">
                <w:t xml:space="preserve">by NETCONF </w:t>
              </w:r>
            </w:ins>
            <w:ins w:id="914" w:author="Deepak Bansal (AZURE)" w:date="2013-09-07T19:36:00Z">
              <w:r>
                <w:t>&amp;lt;create&amp;gt</w:t>
              </w:r>
            </w:ins>
            <w:ins w:id="915" w:author="Deepak Bansal (AZURE)" w:date="2013-09-07T19:54:00Z">
              <w:r>
                <w:t>;</w:t>
              </w:r>
            </w:ins>
            <w:ins w:id="916" w:author="Deepak Bansal (AZURE)" w:date="2013-09-07T19:36:00Z">
              <w:r>
                <w:t>, &amp;lt;delete&amp;gt</w:t>
              </w:r>
            </w:ins>
            <w:ins w:id="917" w:author="Deepak Bansal (AZURE)" w:date="2013-09-07T19:54:00Z">
              <w:r>
                <w:t>;</w:t>
              </w:r>
            </w:ins>
            <w:ins w:id="918" w:author="Deepak Bansal (AZURE)" w:date="2013-09-07T19:36:00Z">
              <w:r w:rsidR="00560EE0">
                <w:t xml:space="preserve">  and </w:t>
              </w:r>
            </w:ins>
            <w:ins w:id="919" w:author="Deepak Bansal (AZURE)" w:date="2013-09-07T19:50:00Z">
              <w:r>
                <w:t xml:space="preserve">                        </w:t>
              </w:r>
            </w:ins>
            <w:ins w:id="920" w:author="Deepak Bansal (AZURE)" w:date="2013-09-07T19:37:00Z">
              <w:r w:rsidR="00560EE0">
                <w:t>&amp;lt;edit-</w:t>
              </w:r>
              <w:r>
                <w:t xml:space="preserve">config&amp;gt; operations. They </w:t>
              </w:r>
            </w:ins>
            <w:del w:id="921" w:author="Deepak Bansal (AZURE)" w:date="2013-09-07T19:37:00Z">
              <w:r w:rsidR="00257D58" w:rsidDel="00560EE0">
                <w:delText>are not configurable</w:delText>
              </w:r>
            </w:del>
          </w:p>
          <w:p w14:paraId="4E183C94" w14:textId="77777777" w:rsidR="0079721D" w:rsidRDefault="00257D58">
            <w:pPr>
              <w:pStyle w:val="XML1"/>
              <w:rPr>
                <w:ins w:id="922" w:author="Deepak Bansal (AZURE)" w:date="2013-09-07T19:50:00Z"/>
              </w:rPr>
            </w:pPr>
            <w:del w:id="923" w:author="Deepak Bansal (AZURE)" w:date="2013-09-07T19:37:00Z">
              <w:r w:rsidDel="00560EE0">
                <w:delText xml:space="preserve">            and </w:delText>
              </w:r>
            </w:del>
            <w:r>
              <w:t>can</w:t>
            </w:r>
            <w:ins w:id="924" w:author="Deepak Bansal (AZURE)" w:date="2013-09-07T19:37:00Z">
              <w:r w:rsidR="00560EE0">
                <w:t xml:space="preserve"> </w:t>
              </w:r>
            </w:ins>
            <w:del w:id="925" w:author="Deepak Bansal (AZURE)" w:date="2013-09-07T19:37:00Z">
              <w:r w:rsidDel="00560EE0">
                <w:delText xml:space="preserve"> only </w:delText>
              </w:r>
            </w:del>
            <w:r>
              <w:t xml:space="preserve">be retrieved by NETCONF </w:t>
            </w:r>
          </w:p>
          <w:p w14:paraId="5413742B" w14:textId="26B5CAE4" w:rsidR="00257D58" w:rsidRDefault="0079721D">
            <w:pPr>
              <w:pStyle w:val="XML1"/>
            </w:pPr>
            <w:ins w:id="926" w:author="Deepak Bansal (AZURE)" w:date="2013-09-07T19:50:00Z">
              <w:r>
                <w:t xml:space="preserve">            </w:t>
              </w:r>
            </w:ins>
            <w:r w:rsidR="00257D58">
              <w:t>&amp;lt;get&amp;gt; or &amp;lt;get-config&amp;gt;</w:t>
            </w:r>
          </w:p>
          <w:p w14:paraId="095C735C" w14:textId="2863AACE" w:rsidR="00257D58" w:rsidDel="00560EE0" w:rsidRDefault="00257D58">
            <w:pPr>
              <w:pStyle w:val="XML1"/>
              <w:rPr>
                <w:del w:id="927" w:author="Deepak Bansal (AZURE)" w:date="2013-09-07T19:37:00Z"/>
              </w:rPr>
            </w:pPr>
            <w:r>
              <w:t xml:space="preserve">            operations. </w:t>
            </w:r>
            <w:del w:id="928" w:author="Deepak Bansal (AZURE)" w:date="2013-09-07T19:37:00Z">
              <w:r w:rsidDel="00560EE0">
                <w:delText>Attemps to modify this element and its children</w:delText>
              </w:r>
            </w:del>
          </w:p>
          <w:p w14:paraId="3AC24CD1" w14:textId="13BFC2B3" w:rsidR="00257D58" w:rsidDel="00560EE0" w:rsidRDefault="00257D58">
            <w:pPr>
              <w:pStyle w:val="XML1"/>
              <w:rPr>
                <w:del w:id="929" w:author="Deepak Bansal (AZURE)" w:date="2013-09-07T19:37:00Z"/>
              </w:rPr>
            </w:pPr>
            <w:del w:id="930" w:author="Deepak Bansal (AZURE)" w:date="2013-09-07T19:37:00Z">
              <w:r w:rsidDel="00560EE0">
                <w:delText xml:space="preserve">            with a NETCONF &amp;lt;edit-config&amp;gt; operation MUST result in an </w:delText>
              </w:r>
            </w:del>
          </w:p>
          <w:p w14:paraId="4B09B0D6" w14:textId="3E9D1A21" w:rsidR="00257D58" w:rsidRDefault="00257D58">
            <w:pPr>
              <w:pStyle w:val="XML1"/>
            </w:pPr>
            <w:del w:id="931" w:author="Deepak Bansal (AZURE)" w:date="2013-09-07T19:37:00Z">
              <w:r w:rsidDel="00560EE0">
                <w:delText xml:space="preserve">            'operation-not-supported' error with type 'application'.</w:delText>
              </w:r>
            </w:del>
          </w:p>
          <w:p w14:paraId="4DD1E373" w14:textId="77777777" w:rsidR="00257D58" w:rsidRDefault="00257D58" w:rsidP="00257D58">
            <w:pPr>
              <w:pStyle w:val="XML1"/>
            </w:pPr>
            <w:r>
              <w:t xml:space="preserve">          &lt;/xs:documentation&gt;</w:t>
            </w:r>
          </w:p>
          <w:p w14:paraId="080F873A" w14:textId="77777777" w:rsidR="00257D58" w:rsidRDefault="00257D58" w:rsidP="00257D58">
            <w:pPr>
              <w:pStyle w:val="XML1"/>
            </w:pPr>
            <w:r>
              <w:t xml:space="preserve">        &lt;/xs:annotation&gt;</w:t>
            </w:r>
          </w:p>
          <w:p w14:paraId="56C36461" w14:textId="77777777" w:rsidR="00257D58" w:rsidRDefault="00257D58" w:rsidP="00257D58">
            <w:pPr>
              <w:pStyle w:val="XML1"/>
            </w:pPr>
            <w:r>
              <w:t xml:space="preserve">        &lt;xs:complexType&gt;</w:t>
            </w:r>
          </w:p>
          <w:p w14:paraId="20EED2CE" w14:textId="77777777" w:rsidR="00257D58" w:rsidRDefault="00257D58" w:rsidP="00257D58">
            <w:pPr>
              <w:pStyle w:val="XML1"/>
            </w:pPr>
            <w:r>
              <w:t xml:space="preserve">          &lt;xs:sequence&gt;</w:t>
            </w:r>
          </w:p>
          <w:p w14:paraId="0519DC17" w14:textId="77777777" w:rsidR="00257D58" w:rsidRDefault="00257D58" w:rsidP="00257D58">
            <w:pPr>
              <w:pStyle w:val="XML1"/>
            </w:pPr>
            <w:r>
              <w:t xml:space="preserve">            &lt;xs:element name="port" minOccurs="0" maxOccurs="unbounded"&gt;</w:t>
            </w:r>
          </w:p>
          <w:p w14:paraId="4C1D1B1F" w14:textId="77777777" w:rsidR="00257D58" w:rsidRDefault="00257D58" w:rsidP="00257D58">
            <w:pPr>
              <w:pStyle w:val="XML1"/>
            </w:pPr>
            <w:r>
              <w:t xml:space="preserve">              &lt;xs:annotation&gt;</w:t>
            </w:r>
          </w:p>
          <w:p w14:paraId="13A65A04" w14:textId="77777777" w:rsidR="00257D58" w:rsidRDefault="00257D58" w:rsidP="00257D58">
            <w:pPr>
              <w:pStyle w:val="XML1"/>
            </w:pPr>
            <w:r>
              <w:t xml:space="preserve">                &lt;xs:documentation&gt;</w:t>
            </w:r>
          </w:p>
          <w:p w14:paraId="6FD8188D" w14:textId="77777777" w:rsidR="00257D58" w:rsidRDefault="00257D58" w:rsidP="00257D58">
            <w:pPr>
              <w:pStyle w:val="XML1"/>
            </w:pPr>
            <w:r>
              <w:t xml:space="preserve">                  A resource identifier of a port of the </w:t>
            </w:r>
          </w:p>
          <w:p w14:paraId="5032D5E7" w14:textId="77777777" w:rsidR="00257D58" w:rsidRDefault="00257D58" w:rsidP="00257D58">
            <w:pPr>
              <w:pStyle w:val="XML1"/>
            </w:pPr>
            <w:r>
              <w:t xml:space="preserve">                  OpenFlow Capable Switch that the OpenFlow Logical Switch</w:t>
            </w:r>
          </w:p>
          <w:p w14:paraId="4944E259" w14:textId="77777777" w:rsidR="00257D58" w:rsidRDefault="00257D58" w:rsidP="00257D58">
            <w:pPr>
              <w:pStyle w:val="XML1"/>
            </w:pPr>
            <w:r>
              <w:t xml:space="preserve">                  has exclusive access to.</w:t>
            </w:r>
          </w:p>
          <w:p w14:paraId="72AC4B98" w14:textId="77777777" w:rsidR="00257D58" w:rsidRDefault="00257D58" w:rsidP="00257D58">
            <w:pPr>
              <w:pStyle w:val="XML1"/>
            </w:pPr>
          </w:p>
          <w:p w14:paraId="56DCE933" w14:textId="77777777" w:rsidR="00257D58" w:rsidRDefault="00257D58" w:rsidP="00257D58">
            <w:pPr>
              <w:pStyle w:val="XML1"/>
            </w:pPr>
            <w:r>
              <w:t xml:space="preserve">                  The elements in this list MUST refer to elements at the</w:t>
            </w:r>
          </w:p>
          <w:p w14:paraId="73EB216A" w14:textId="77777777" w:rsidR="00257D58" w:rsidRDefault="00257D58" w:rsidP="00257D58">
            <w:pPr>
              <w:pStyle w:val="XML1"/>
            </w:pPr>
            <w:r>
              <w:t xml:space="preserve">                  following path:</w:t>
            </w:r>
          </w:p>
          <w:p w14:paraId="1E6DE22F" w14:textId="77777777" w:rsidR="00257D58" w:rsidRDefault="00257D58" w:rsidP="00257D58">
            <w:pPr>
              <w:pStyle w:val="XML1"/>
            </w:pPr>
            <w:r>
              <w:t xml:space="preserve">                  /capable-switch/resources/port/resource-id</w:t>
            </w:r>
          </w:p>
          <w:p w14:paraId="788AF685" w14:textId="77777777" w:rsidR="00257D58" w:rsidRDefault="00257D58" w:rsidP="00257D58">
            <w:pPr>
              <w:pStyle w:val="XML1"/>
            </w:pPr>
          </w:p>
          <w:p w14:paraId="0620372B" w14:textId="77777777" w:rsidR="00257D58" w:rsidRDefault="00257D58" w:rsidP="00257D58">
            <w:pPr>
              <w:pStyle w:val="XML1"/>
            </w:pPr>
            <w:r>
              <w:t xml:space="preserve">                  Elements in this list MUST be unique. This means each</w:t>
            </w:r>
          </w:p>
          <w:p w14:paraId="1CF120D9" w14:textId="77777777" w:rsidR="00257D58" w:rsidRDefault="00257D58" w:rsidP="00257D58">
            <w:pPr>
              <w:pStyle w:val="XML1"/>
            </w:pPr>
            <w:r>
              <w:t xml:space="preserve">                  port element can only be referenced once.</w:t>
            </w:r>
          </w:p>
          <w:p w14:paraId="6985EF75" w14:textId="77777777" w:rsidR="00257D58" w:rsidRDefault="00257D58" w:rsidP="00257D58">
            <w:pPr>
              <w:pStyle w:val="XML1"/>
            </w:pPr>
            <w:r>
              <w:t xml:space="preserve">                &lt;/xs:documentation&gt;</w:t>
            </w:r>
          </w:p>
          <w:p w14:paraId="52405869" w14:textId="77777777" w:rsidR="00257D58" w:rsidRDefault="00257D58" w:rsidP="00257D58">
            <w:pPr>
              <w:pStyle w:val="XML1"/>
            </w:pPr>
            <w:r>
              <w:t xml:space="preserve">              &lt;/xs:annotation&gt;</w:t>
            </w:r>
          </w:p>
          <w:p w14:paraId="098C861F" w14:textId="77777777" w:rsidR="00257D58" w:rsidRDefault="00257D58" w:rsidP="00257D58">
            <w:pPr>
              <w:pStyle w:val="XML1"/>
            </w:pPr>
            <w:r>
              <w:t xml:space="preserve">              &lt;xs:simpleType&gt;</w:t>
            </w:r>
          </w:p>
          <w:p w14:paraId="6F01FBCC" w14:textId="77777777" w:rsidR="00257D58" w:rsidRDefault="00257D58" w:rsidP="00257D58">
            <w:pPr>
              <w:pStyle w:val="XML1"/>
            </w:pPr>
            <w:r>
              <w:t xml:space="preserve">                &lt;xs:restriction base="inet:uri"&gt;</w:t>
            </w:r>
          </w:p>
          <w:p w14:paraId="3A25A537" w14:textId="77777777" w:rsidR="00257D58" w:rsidRDefault="00257D58" w:rsidP="00257D58">
            <w:pPr>
              <w:pStyle w:val="XML1"/>
            </w:pPr>
            <w:r>
              <w:t xml:space="preserve">                &lt;/xs:restriction&gt;</w:t>
            </w:r>
          </w:p>
          <w:p w14:paraId="513FFC3B" w14:textId="77777777" w:rsidR="00257D58" w:rsidRDefault="00257D58" w:rsidP="00257D58">
            <w:pPr>
              <w:pStyle w:val="XML1"/>
            </w:pPr>
            <w:r>
              <w:t xml:space="preserve">              &lt;/xs:simpleType&gt;</w:t>
            </w:r>
          </w:p>
          <w:p w14:paraId="1EBC47B1" w14:textId="77777777" w:rsidR="00257D58" w:rsidRDefault="00257D58" w:rsidP="00257D58">
            <w:pPr>
              <w:pStyle w:val="XML1"/>
            </w:pPr>
            <w:r>
              <w:t xml:space="preserve">            &lt;/xs:element&gt;</w:t>
            </w:r>
          </w:p>
          <w:p w14:paraId="38170620" w14:textId="77777777" w:rsidR="00257D58" w:rsidRDefault="00257D58" w:rsidP="00257D58">
            <w:pPr>
              <w:pStyle w:val="XML1"/>
            </w:pPr>
            <w:r>
              <w:t xml:space="preserve">            &lt;xs:element name="queue" minOccurs="0" maxOccurs="unbounded"&gt;</w:t>
            </w:r>
          </w:p>
          <w:p w14:paraId="6652D5A3" w14:textId="77777777" w:rsidR="00257D58" w:rsidRDefault="00257D58" w:rsidP="00257D58">
            <w:pPr>
              <w:pStyle w:val="XML1"/>
            </w:pPr>
            <w:r>
              <w:t xml:space="preserve">              &lt;xs:annotation&gt;</w:t>
            </w:r>
          </w:p>
          <w:p w14:paraId="12DAAA28" w14:textId="77777777" w:rsidR="00257D58" w:rsidRDefault="00257D58" w:rsidP="00257D58">
            <w:pPr>
              <w:pStyle w:val="XML1"/>
            </w:pPr>
            <w:r>
              <w:t xml:space="preserve">                &lt;xs:documentation&gt;</w:t>
            </w:r>
          </w:p>
          <w:p w14:paraId="69BE6F22" w14:textId="77777777" w:rsidR="00257D58" w:rsidRDefault="00257D58" w:rsidP="00257D58">
            <w:pPr>
              <w:pStyle w:val="XML1"/>
            </w:pPr>
            <w:r>
              <w:lastRenderedPageBreak/>
              <w:t xml:space="preserve">                  A resource identifier of a queue of the</w:t>
            </w:r>
          </w:p>
          <w:p w14:paraId="49BA6ACE" w14:textId="77777777" w:rsidR="00257D58" w:rsidRDefault="00257D58" w:rsidP="00257D58">
            <w:pPr>
              <w:pStyle w:val="XML1"/>
            </w:pPr>
            <w:r>
              <w:t xml:space="preserve">                  OpenFlow Capable Switch that the OpenFlow Logical Switch</w:t>
            </w:r>
          </w:p>
          <w:p w14:paraId="0FA0398E" w14:textId="77777777" w:rsidR="00257D58" w:rsidRDefault="00257D58" w:rsidP="00257D58">
            <w:pPr>
              <w:pStyle w:val="XML1"/>
            </w:pPr>
            <w:r>
              <w:t xml:space="preserve">                  has exclusive access to.</w:t>
            </w:r>
          </w:p>
          <w:p w14:paraId="10CCB276" w14:textId="77777777" w:rsidR="00257D58" w:rsidRDefault="00257D58" w:rsidP="00257D58">
            <w:pPr>
              <w:pStyle w:val="XML1"/>
            </w:pPr>
          </w:p>
          <w:p w14:paraId="17E72359" w14:textId="77777777" w:rsidR="00257D58" w:rsidRDefault="00257D58" w:rsidP="00257D58">
            <w:pPr>
              <w:pStyle w:val="XML1"/>
            </w:pPr>
            <w:r>
              <w:t xml:space="preserve">                  The elements in this list MUST refer to elements at the</w:t>
            </w:r>
          </w:p>
          <w:p w14:paraId="1943D5F1" w14:textId="77777777" w:rsidR="00257D58" w:rsidRDefault="00257D58" w:rsidP="00257D58">
            <w:pPr>
              <w:pStyle w:val="XML1"/>
            </w:pPr>
            <w:r>
              <w:t xml:space="preserve">                  following path:</w:t>
            </w:r>
          </w:p>
          <w:p w14:paraId="5A733266" w14:textId="77777777" w:rsidR="00257D58" w:rsidRDefault="00257D58" w:rsidP="00257D58">
            <w:pPr>
              <w:pStyle w:val="XML1"/>
            </w:pPr>
            <w:r>
              <w:t xml:space="preserve">                  /capable-switch/resources/queue/resource-id</w:t>
            </w:r>
          </w:p>
          <w:p w14:paraId="10616792" w14:textId="77777777" w:rsidR="00257D58" w:rsidRDefault="00257D58" w:rsidP="00257D58">
            <w:pPr>
              <w:pStyle w:val="XML1"/>
            </w:pPr>
          </w:p>
          <w:p w14:paraId="03CF10D4" w14:textId="77777777" w:rsidR="00257D58" w:rsidRDefault="00257D58" w:rsidP="00257D58">
            <w:pPr>
              <w:pStyle w:val="XML1"/>
            </w:pPr>
            <w:r>
              <w:t xml:space="preserve">                  Elements in this list MUST be unique. This means each</w:t>
            </w:r>
          </w:p>
          <w:p w14:paraId="39C53EC0" w14:textId="77777777" w:rsidR="00257D58" w:rsidRDefault="00257D58" w:rsidP="00257D58">
            <w:pPr>
              <w:pStyle w:val="XML1"/>
            </w:pPr>
            <w:r>
              <w:t xml:space="preserve">                  queue element can only be referenced once.</w:t>
            </w:r>
          </w:p>
          <w:p w14:paraId="5F052C42" w14:textId="77777777" w:rsidR="00257D58" w:rsidRDefault="00257D58" w:rsidP="00257D58">
            <w:pPr>
              <w:pStyle w:val="XML1"/>
            </w:pPr>
            <w:r>
              <w:t xml:space="preserve">                &lt;/xs:documentation&gt;</w:t>
            </w:r>
          </w:p>
          <w:p w14:paraId="647FB804" w14:textId="77777777" w:rsidR="00257D58" w:rsidRDefault="00257D58" w:rsidP="00257D58">
            <w:pPr>
              <w:pStyle w:val="XML1"/>
            </w:pPr>
            <w:r>
              <w:t xml:space="preserve">              &lt;/xs:annotation&gt;</w:t>
            </w:r>
          </w:p>
          <w:p w14:paraId="12C35BB4" w14:textId="77777777" w:rsidR="00257D58" w:rsidRDefault="00257D58" w:rsidP="00257D58">
            <w:pPr>
              <w:pStyle w:val="XML1"/>
            </w:pPr>
            <w:r>
              <w:t xml:space="preserve">              &lt;xs:simpleType&gt;</w:t>
            </w:r>
          </w:p>
          <w:p w14:paraId="6BA1D198" w14:textId="77777777" w:rsidR="00257D58" w:rsidRDefault="00257D58" w:rsidP="00257D58">
            <w:pPr>
              <w:pStyle w:val="XML1"/>
            </w:pPr>
            <w:r>
              <w:t xml:space="preserve">                &lt;xs:restriction base="inet:uri"&gt;</w:t>
            </w:r>
          </w:p>
          <w:p w14:paraId="39F29FD1" w14:textId="77777777" w:rsidR="00257D58" w:rsidRDefault="00257D58" w:rsidP="00257D58">
            <w:pPr>
              <w:pStyle w:val="XML1"/>
            </w:pPr>
            <w:r>
              <w:t xml:space="preserve">                &lt;/xs:restriction&gt;</w:t>
            </w:r>
          </w:p>
          <w:p w14:paraId="2BE9E879" w14:textId="77777777" w:rsidR="00257D58" w:rsidRDefault="00257D58" w:rsidP="00257D58">
            <w:pPr>
              <w:pStyle w:val="XML1"/>
            </w:pPr>
            <w:r>
              <w:t xml:space="preserve">              &lt;/xs:simpleType&gt;</w:t>
            </w:r>
          </w:p>
          <w:p w14:paraId="478831BD" w14:textId="77777777" w:rsidR="00257D58" w:rsidRDefault="00257D58" w:rsidP="00257D58">
            <w:pPr>
              <w:pStyle w:val="XML1"/>
            </w:pPr>
            <w:r>
              <w:t xml:space="preserve">            &lt;/xs:element&gt;</w:t>
            </w:r>
          </w:p>
          <w:p w14:paraId="4EE8F9F3" w14:textId="77777777" w:rsidR="00257D58" w:rsidRDefault="00257D58" w:rsidP="00257D58">
            <w:pPr>
              <w:pStyle w:val="XML1"/>
            </w:pPr>
            <w:r>
              <w:t xml:space="preserve">            &lt;xs:element name="certificate" minOccurs="0"&gt;</w:t>
            </w:r>
          </w:p>
          <w:p w14:paraId="5AC9B465" w14:textId="77777777" w:rsidR="00257D58" w:rsidRDefault="00257D58" w:rsidP="00257D58">
            <w:pPr>
              <w:pStyle w:val="XML1"/>
            </w:pPr>
            <w:r>
              <w:t xml:space="preserve">              &lt;xs:annotation&gt;</w:t>
            </w:r>
          </w:p>
          <w:p w14:paraId="071A6DB9" w14:textId="77777777" w:rsidR="00257D58" w:rsidRDefault="00257D58" w:rsidP="00257D58">
            <w:pPr>
              <w:pStyle w:val="XML1"/>
            </w:pPr>
            <w:r>
              <w:t xml:space="preserve">                &lt;xs:documentation&gt;</w:t>
            </w:r>
          </w:p>
          <w:p w14:paraId="1BEFFC52" w14:textId="77777777" w:rsidR="00257D58" w:rsidRDefault="00257D58" w:rsidP="00257D58">
            <w:pPr>
              <w:pStyle w:val="XML1"/>
            </w:pPr>
            <w:r>
              <w:t xml:space="preserve">                  The resource identifier of the owned</w:t>
            </w:r>
          </w:p>
          <w:p w14:paraId="60AF8C69" w14:textId="77777777" w:rsidR="00257D58" w:rsidRDefault="00257D58" w:rsidP="00257D58">
            <w:pPr>
              <w:pStyle w:val="XML1"/>
            </w:pPr>
            <w:r>
              <w:t xml:space="preserve">                  certificate in the OpenFlow Capable Switch that the</w:t>
            </w:r>
          </w:p>
          <w:p w14:paraId="49AA81F1" w14:textId="77777777" w:rsidR="00257D58" w:rsidRDefault="00257D58" w:rsidP="00257D58">
            <w:pPr>
              <w:pStyle w:val="XML1"/>
            </w:pPr>
            <w:r>
              <w:t xml:space="preserve">                  OpenFlow Logical Switch uses to identify itself.  This</w:t>
            </w:r>
          </w:p>
          <w:p w14:paraId="2D47E6AC" w14:textId="77777777" w:rsidR="00257D58" w:rsidRDefault="00257D58" w:rsidP="00257D58">
            <w:pPr>
              <w:pStyle w:val="XML1"/>
            </w:pPr>
            <w:r>
              <w:t xml:space="preserve">                  element MUST NOT occur more than once in an OpenFlow</w:t>
            </w:r>
          </w:p>
          <w:p w14:paraId="3A693272" w14:textId="77777777" w:rsidR="00257D58" w:rsidRDefault="00257D58" w:rsidP="00257D58">
            <w:pPr>
              <w:pStyle w:val="XML1"/>
            </w:pPr>
            <w:r>
              <w:t xml:space="preserve">                  Logical Switch's resource list.  </w:t>
            </w:r>
          </w:p>
          <w:p w14:paraId="70C110B5" w14:textId="77777777" w:rsidR="00257D58" w:rsidRDefault="00257D58" w:rsidP="00257D58">
            <w:pPr>
              <w:pStyle w:val="XML1"/>
            </w:pPr>
            <w:r>
              <w:t xml:space="preserve">                          </w:t>
            </w:r>
          </w:p>
          <w:p w14:paraId="39AAF307" w14:textId="77777777" w:rsidR="00257D58" w:rsidRDefault="00257D58" w:rsidP="00257D58">
            <w:pPr>
              <w:pStyle w:val="XML1"/>
            </w:pPr>
            <w:r>
              <w:t xml:space="preserve">                  If no such element is in an OpenFlow Logical Switch's </w:t>
            </w:r>
          </w:p>
          <w:p w14:paraId="6E3A365F" w14:textId="77777777" w:rsidR="00257D58" w:rsidRDefault="00257D58" w:rsidP="00257D58">
            <w:pPr>
              <w:pStyle w:val="XML1"/>
            </w:pPr>
            <w:r>
              <w:t xml:space="preserve">                  resource list, then the OpenFlow Logical Switch does not </w:t>
            </w:r>
          </w:p>
          <w:p w14:paraId="4A44CAC1" w14:textId="77777777" w:rsidR="00257D58" w:rsidRDefault="00257D58" w:rsidP="00257D58">
            <w:pPr>
              <w:pStyle w:val="XML1"/>
            </w:pPr>
            <w:r>
              <w:t xml:space="preserve">                  authenticate itself towards an OpenFloe Controller with a</w:t>
            </w:r>
          </w:p>
          <w:p w14:paraId="4C232BB3" w14:textId="77777777" w:rsidR="00257D58" w:rsidRDefault="00257D58" w:rsidP="00257D58">
            <w:pPr>
              <w:pStyle w:val="XML1"/>
            </w:pPr>
            <w:r>
              <w:t xml:space="preserve">                  certificate.  If this element is present, then the</w:t>
            </w:r>
          </w:p>
          <w:p w14:paraId="7C5046D8" w14:textId="77777777" w:rsidR="00257D58" w:rsidRDefault="00257D58" w:rsidP="00257D58">
            <w:pPr>
              <w:pStyle w:val="XML1"/>
            </w:pPr>
            <w:r>
              <w:t xml:space="preserve">                  OpenFlow Logical Switch MUST provide this certificate for</w:t>
            </w:r>
          </w:p>
          <w:p w14:paraId="2EBABDFD" w14:textId="77777777" w:rsidR="00257D58" w:rsidRDefault="00257D58" w:rsidP="00257D58">
            <w:pPr>
              <w:pStyle w:val="XML1"/>
            </w:pPr>
            <w:r>
              <w:t xml:space="preserve">                  authentication to an OpenFlow Controller when setting up</w:t>
            </w:r>
          </w:p>
          <w:p w14:paraId="4D174D94" w14:textId="77777777" w:rsidR="00257D58" w:rsidRDefault="00257D58" w:rsidP="00257D58">
            <w:pPr>
              <w:pStyle w:val="XML1"/>
            </w:pPr>
            <w:r>
              <w:t xml:space="preserve">                  a TLS connection.  </w:t>
            </w:r>
          </w:p>
          <w:p w14:paraId="12080939" w14:textId="77777777" w:rsidR="00257D58" w:rsidRDefault="00257D58" w:rsidP="00257D58">
            <w:pPr>
              <w:pStyle w:val="XML1"/>
            </w:pPr>
            <w:r>
              <w:t xml:space="preserve">                          </w:t>
            </w:r>
          </w:p>
          <w:p w14:paraId="59569D1B" w14:textId="77777777" w:rsidR="00257D58" w:rsidRDefault="00257D58" w:rsidP="00257D58">
            <w:pPr>
              <w:pStyle w:val="XML1"/>
            </w:pPr>
            <w:r>
              <w:t xml:space="preserve">                  For TCP connections this element is irrelevant.</w:t>
            </w:r>
          </w:p>
          <w:p w14:paraId="6AD606FF" w14:textId="77777777" w:rsidR="00257D58" w:rsidRDefault="00257D58" w:rsidP="00257D58">
            <w:pPr>
              <w:pStyle w:val="XML1"/>
            </w:pPr>
          </w:p>
          <w:p w14:paraId="2FD75DF2" w14:textId="77777777" w:rsidR="00257D58" w:rsidRDefault="00257D58" w:rsidP="00257D58">
            <w:pPr>
              <w:pStyle w:val="XML1"/>
            </w:pPr>
            <w:r>
              <w:t xml:space="preserve">                  The element MUST refer to an element at the following</w:t>
            </w:r>
          </w:p>
          <w:p w14:paraId="743BE9BF" w14:textId="77777777" w:rsidR="00257D58" w:rsidRDefault="00257D58" w:rsidP="00257D58">
            <w:pPr>
              <w:pStyle w:val="XML1"/>
            </w:pPr>
            <w:r>
              <w:t xml:space="preserve">                  path:</w:t>
            </w:r>
          </w:p>
          <w:p w14:paraId="3983469D" w14:textId="77777777" w:rsidR="00257D58" w:rsidRDefault="00257D58" w:rsidP="00257D58">
            <w:pPr>
              <w:pStyle w:val="XML1"/>
            </w:pPr>
            <w:r>
              <w:t xml:space="preserve">                  /capable-switch/resources/owned-certificate/resource-id</w:t>
            </w:r>
          </w:p>
          <w:p w14:paraId="7C38C308" w14:textId="77777777" w:rsidR="00257D58" w:rsidRDefault="00257D58" w:rsidP="00257D58">
            <w:pPr>
              <w:pStyle w:val="XML1"/>
            </w:pPr>
          </w:p>
          <w:p w14:paraId="289F0D7B" w14:textId="77777777" w:rsidR="00257D58" w:rsidRDefault="00257D58" w:rsidP="00257D58">
            <w:pPr>
              <w:pStyle w:val="XML1"/>
            </w:pPr>
            <w:r>
              <w:t xml:space="preserve">                &lt;/xs:documentation&gt;</w:t>
            </w:r>
          </w:p>
          <w:p w14:paraId="78D50005" w14:textId="77777777" w:rsidR="00257D58" w:rsidRDefault="00257D58" w:rsidP="00257D58">
            <w:pPr>
              <w:pStyle w:val="XML1"/>
            </w:pPr>
            <w:r>
              <w:t xml:space="preserve">              &lt;/xs:annotation&gt;</w:t>
            </w:r>
          </w:p>
          <w:p w14:paraId="1E6EC5F1" w14:textId="77777777" w:rsidR="00257D58" w:rsidRDefault="00257D58" w:rsidP="00257D58">
            <w:pPr>
              <w:pStyle w:val="XML1"/>
            </w:pPr>
            <w:r>
              <w:t xml:space="preserve">              &lt;xs:simpleType&gt;</w:t>
            </w:r>
          </w:p>
          <w:p w14:paraId="1AAC6746" w14:textId="77777777" w:rsidR="00257D58" w:rsidRDefault="00257D58" w:rsidP="00257D58">
            <w:pPr>
              <w:pStyle w:val="XML1"/>
            </w:pPr>
            <w:r>
              <w:t xml:space="preserve">                &lt;xs:restriction base="inet:uri"&gt;</w:t>
            </w:r>
          </w:p>
          <w:p w14:paraId="6302AF29" w14:textId="77777777" w:rsidR="00257D58" w:rsidRDefault="00257D58" w:rsidP="00257D58">
            <w:pPr>
              <w:pStyle w:val="XML1"/>
            </w:pPr>
            <w:r>
              <w:t xml:space="preserve">                &lt;/xs:restriction&gt;</w:t>
            </w:r>
          </w:p>
          <w:p w14:paraId="7906A3B7" w14:textId="77777777" w:rsidR="00257D58" w:rsidRDefault="00257D58" w:rsidP="00257D58">
            <w:pPr>
              <w:pStyle w:val="XML1"/>
            </w:pPr>
            <w:r>
              <w:t xml:space="preserve">              &lt;/xs:simpleType&gt;</w:t>
            </w:r>
          </w:p>
          <w:p w14:paraId="0EC38BEF" w14:textId="77777777" w:rsidR="00257D58" w:rsidRDefault="00257D58" w:rsidP="00257D58">
            <w:pPr>
              <w:pStyle w:val="XML1"/>
            </w:pPr>
            <w:r>
              <w:t xml:space="preserve">            &lt;/xs:element&gt;</w:t>
            </w:r>
          </w:p>
          <w:p w14:paraId="7EDC0B3D" w14:textId="77777777" w:rsidR="00257D58" w:rsidRDefault="00257D58" w:rsidP="00257D58">
            <w:pPr>
              <w:pStyle w:val="XML1"/>
            </w:pPr>
            <w:r>
              <w:t xml:space="preserve">            &lt;xs:element name="flow-table" minOccurs="0" maxOccurs="unbounded"&gt;</w:t>
            </w:r>
          </w:p>
          <w:p w14:paraId="5AA824EF" w14:textId="77777777" w:rsidR="00257D58" w:rsidRDefault="00257D58" w:rsidP="00257D58">
            <w:pPr>
              <w:pStyle w:val="XML1"/>
            </w:pPr>
            <w:r>
              <w:t xml:space="preserve">              &lt;xs:annotation&gt;</w:t>
            </w:r>
          </w:p>
          <w:p w14:paraId="7F9DD5BD" w14:textId="77777777" w:rsidR="00257D58" w:rsidRDefault="00257D58" w:rsidP="00257D58">
            <w:pPr>
              <w:pStyle w:val="XML1"/>
            </w:pPr>
            <w:r>
              <w:t xml:space="preserve">                &lt;xs:documentation&gt;</w:t>
            </w:r>
          </w:p>
          <w:p w14:paraId="651DA998" w14:textId="77777777" w:rsidR="00257D58" w:rsidRDefault="00257D58" w:rsidP="00257D58">
            <w:pPr>
              <w:pStyle w:val="XML1"/>
            </w:pPr>
            <w:r>
              <w:t xml:space="preserve">                  A resource identifier of a flow table of the </w:t>
            </w:r>
          </w:p>
          <w:p w14:paraId="3E0028AD" w14:textId="77777777" w:rsidR="00257D58" w:rsidRDefault="00257D58" w:rsidP="00257D58">
            <w:pPr>
              <w:pStyle w:val="XML1"/>
            </w:pPr>
            <w:r>
              <w:t xml:space="preserve">                  OpenFlow Capable Switch that the OpenFlow Logical Switch </w:t>
            </w:r>
          </w:p>
          <w:p w14:paraId="27254360" w14:textId="77777777" w:rsidR="00257D58" w:rsidRDefault="00257D58" w:rsidP="00257D58">
            <w:pPr>
              <w:pStyle w:val="XML1"/>
            </w:pPr>
            <w:r>
              <w:t xml:space="preserve">                  has exclusive access to.</w:t>
            </w:r>
          </w:p>
          <w:p w14:paraId="5B967B23" w14:textId="77777777" w:rsidR="00257D58" w:rsidRDefault="00257D58" w:rsidP="00257D58">
            <w:pPr>
              <w:pStyle w:val="XML1"/>
            </w:pPr>
          </w:p>
          <w:p w14:paraId="36FECF92" w14:textId="77777777" w:rsidR="00257D58" w:rsidRDefault="00257D58" w:rsidP="00257D58">
            <w:pPr>
              <w:pStyle w:val="XML1"/>
            </w:pPr>
            <w:r>
              <w:t xml:space="preserve">                  The elements in this list MUST refer to elements at the</w:t>
            </w:r>
          </w:p>
          <w:p w14:paraId="686DF66B" w14:textId="77777777" w:rsidR="00257D58" w:rsidRDefault="00257D58" w:rsidP="00257D58">
            <w:pPr>
              <w:pStyle w:val="XML1"/>
            </w:pPr>
            <w:r>
              <w:lastRenderedPageBreak/>
              <w:t xml:space="preserve">                  following path:</w:t>
            </w:r>
          </w:p>
          <w:p w14:paraId="5D9353AA" w14:textId="77777777" w:rsidR="00257D58" w:rsidRDefault="00257D58" w:rsidP="00257D58">
            <w:pPr>
              <w:pStyle w:val="XML1"/>
            </w:pPr>
            <w:r>
              <w:t xml:space="preserve">                  /capable-switch/resources/flow-table/resource-id</w:t>
            </w:r>
          </w:p>
          <w:p w14:paraId="77FD9711" w14:textId="77777777" w:rsidR="00257D58" w:rsidRDefault="00257D58" w:rsidP="00257D58">
            <w:pPr>
              <w:pStyle w:val="XML1"/>
            </w:pPr>
          </w:p>
          <w:p w14:paraId="5699601C" w14:textId="77777777" w:rsidR="00257D58" w:rsidRDefault="00257D58" w:rsidP="00257D58">
            <w:pPr>
              <w:pStyle w:val="XML1"/>
            </w:pPr>
            <w:r>
              <w:t xml:space="preserve">                  Elements in this list MUST be unique. This means each</w:t>
            </w:r>
          </w:p>
          <w:p w14:paraId="5508F274" w14:textId="77777777" w:rsidR="00257D58" w:rsidRDefault="00257D58" w:rsidP="00257D58">
            <w:pPr>
              <w:pStyle w:val="XML1"/>
            </w:pPr>
            <w:r>
              <w:t xml:space="preserve">                  flow-table element can only be referenced once.</w:t>
            </w:r>
          </w:p>
          <w:p w14:paraId="534A35A4" w14:textId="77777777" w:rsidR="00257D58" w:rsidRDefault="00257D58" w:rsidP="00257D58">
            <w:pPr>
              <w:pStyle w:val="XML1"/>
            </w:pPr>
            <w:r>
              <w:t xml:space="preserve">                &lt;/xs:documentation&gt;</w:t>
            </w:r>
          </w:p>
          <w:p w14:paraId="60F8A4D3" w14:textId="77777777" w:rsidR="00257D58" w:rsidRDefault="00257D58" w:rsidP="00257D58">
            <w:pPr>
              <w:pStyle w:val="XML1"/>
            </w:pPr>
            <w:r>
              <w:t xml:space="preserve">              &lt;/xs:annotation&gt;</w:t>
            </w:r>
          </w:p>
          <w:p w14:paraId="3DD82119" w14:textId="77777777" w:rsidR="00257D58" w:rsidRDefault="00257D58" w:rsidP="00257D58">
            <w:pPr>
              <w:pStyle w:val="XML1"/>
            </w:pPr>
            <w:r>
              <w:t xml:space="preserve">              &lt;xs:simpleType&gt;</w:t>
            </w:r>
          </w:p>
          <w:p w14:paraId="277A8BE2" w14:textId="77777777" w:rsidR="00257D58" w:rsidRDefault="00257D58" w:rsidP="00257D58">
            <w:pPr>
              <w:pStyle w:val="XML1"/>
            </w:pPr>
            <w:r>
              <w:t xml:space="preserve">                &lt;xs:restriction base="inet:uri"&gt;</w:t>
            </w:r>
          </w:p>
          <w:p w14:paraId="235521BD" w14:textId="77777777" w:rsidR="00257D58" w:rsidRDefault="00257D58" w:rsidP="00257D58">
            <w:pPr>
              <w:pStyle w:val="XML1"/>
            </w:pPr>
            <w:r>
              <w:t xml:space="preserve">                &lt;/xs:restriction&gt;</w:t>
            </w:r>
          </w:p>
          <w:p w14:paraId="13FC11D3" w14:textId="77777777" w:rsidR="00257D58" w:rsidRDefault="00257D58" w:rsidP="00257D58">
            <w:pPr>
              <w:pStyle w:val="XML1"/>
            </w:pPr>
            <w:r>
              <w:t xml:space="preserve">              &lt;/xs:simpleType&gt;</w:t>
            </w:r>
          </w:p>
          <w:p w14:paraId="48448E0A" w14:textId="77777777" w:rsidR="00257D58" w:rsidRDefault="00257D58" w:rsidP="00257D58">
            <w:pPr>
              <w:pStyle w:val="XML1"/>
            </w:pPr>
            <w:r>
              <w:t xml:space="preserve">            &lt;/xs:element&gt;</w:t>
            </w:r>
          </w:p>
          <w:p w14:paraId="0909ECEE" w14:textId="77777777" w:rsidR="00257D58" w:rsidRDefault="00257D58" w:rsidP="00257D58">
            <w:pPr>
              <w:pStyle w:val="XML1"/>
            </w:pPr>
            <w:r>
              <w:t xml:space="preserve">          &lt;/xs:sequence&gt;</w:t>
            </w:r>
          </w:p>
          <w:p w14:paraId="5CD30B06" w14:textId="77777777" w:rsidR="00257D58" w:rsidRDefault="00257D58" w:rsidP="00257D58">
            <w:pPr>
              <w:pStyle w:val="XML1"/>
            </w:pPr>
            <w:r>
              <w:t xml:space="preserve">        &lt;/xs:complexType&gt;</w:t>
            </w:r>
          </w:p>
          <w:p w14:paraId="275AD799" w14:textId="77777777" w:rsidR="00257D58" w:rsidRDefault="00257D58" w:rsidP="00257D58">
            <w:pPr>
              <w:pStyle w:val="XML1"/>
            </w:pPr>
            <w:r>
              <w:t xml:space="preserve">      &lt;/xs:element&gt;</w:t>
            </w:r>
          </w:p>
          <w:p w14:paraId="630DCA11" w14:textId="77777777" w:rsidR="00257D58" w:rsidRDefault="00257D58" w:rsidP="00257D58">
            <w:pPr>
              <w:pStyle w:val="XML1"/>
            </w:pPr>
            <w:r>
              <w:t xml:space="preserve">    &lt;/xs:sequence&gt;</w:t>
            </w:r>
          </w:p>
          <w:p w14:paraId="6A0600B3" w14:textId="77777777" w:rsidR="00C805D1" w:rsidRDefault="00257D58" w:rsidP="00257D58">
            <w:pPr>
              <w:pStyle w:val="XML1"/>
            </w:pPr>
            <w:r>
              <w:t xml:space="preserve">  &lt;/xs:group&gt;</w:t>
            </w:r>
          </w:p>
          <w:p w14:paraId="0355D029" w14:textId="77777777" w:rsidR="0004515F" w:rsidRPr="001D1E49" w:rsidRDefault="0004515F" w:rsidP="00257D58">
            <w:pPr>
              <w:pStyle w:val="XML1"/>
            </w:pPr>
          </w:p>
          <w:p w14:paraId="558AFEAE" w14:textId="77777777" w:rsidR="0004515F" w:rsidRPr="00C128FA" w:rsidRDefault="0004515F" w:rsidP="0004515F">
            <w:pPr>
              <w:pStyle w:val="XML1"/>
            </w:pPr>
            <w:r w:rsidRPr="00C128FA">
              <w:t xml:space="preserve">  &lt;xs:simpleType name="datapath-id-type"&gt;</w:t>
            </w:r>
          </w:p>
          <w:p w14:paraId="50594495" w14:textId="77777777" w:rsidR="0004515F" w:rsidRPr="00C128FA" w:rsidRDefault="0004515F" w:rsidP="0004515F">
            <w:pPr>
              <w:pStyle w:val="XML1"/>
            </w:pPr>
            <w:r w:rsidRPr="00C128FA">
              <w:t xml:space="preserve">    &lt;xs:annotation&gt;</w:t>
            </w:r>
          </w:p>
          <w:p w14:paraId="0BA8ED23" w14:textId="77777777" w:rsidR="0004515F" w:rsidRPr="00C128FA" w:rsidRDefault="0004515F" w:rsidP="0004515F">
            <w:pPr>
              <w:pStyle w:val="XML1"/>
            </w:pPr>
            <w:r w:rsidRPr="00C128FA">
              <w:t xml:space="preserve">      &lt;xs:documentation&gt;</w:t>
            </w:r>
          </w:p>
          <w:p w14:paraId="6A9E057E" w14:textId="77777777" w:rsidR="0004515F" w:rsidRPr="00C128FA" w:rsidRDefault="0004515F" w:rsidP="0004515F">
            <w:pPr>
              <w:pStyle w:val="XML1"/>
            </w:pPr>
            <w:r w:rsidRPr="00C128FA">
              <w:t xml:space="preserve">        The datapath-id type represents an OpenFlow</w:t>
            </w:r>
          </w:p>
          <w:p w14:paraId="4B45B24D" w14:textId="77777777" w:rsidR="0004515F" w:rsidRPr="00C128FA" w:rsidRDefault="0004515F" w:rsidP="0004515F">
            <w:pPr>
              <w:pStyle w:val="XML1"/>
            </w:pPr>
            <w:r w:rsidRPr="00C128FA">
              <w:t xml:space="preserve">        datapath identifier.</w:t>
            </w:r>
          </w:p>
          <w:p w14:paraId="4BD613A8" w14:textId="77777777" w:rsidR="0004515F" w:rsidRPr="00C128FA" w:rsidRDefault="0004515F" w:rsidP="0004515F">
            <w:pPr>
              <w:pStyle w:val="XML1"/>
            </w:pPr>
            <w:r w:rsidRPr="00C128FA">
              <w:t xml:space="preserve">      &lt;/xs:documentation&gt;</w:t>
            </w:r>
          </w:p>
          <w:p w14:paraId="6EBCEC25" w14:textId="77777777" w:rsidR="0004515F" w:rsidRPr="00C128FA" w:rsidRDefault="0004515F" w:rsidP="0004515F">
            <w:pPr>
              <w:pStyle w:val="XML1"/>
            </w:pPr>
            <w:r w:rsidRPr="00C128FA">
              <w:t xml:space="preserve">    &lt;/xs:annotation&gt;</w:t>
            </w:r>
          </w:p>
          <w:p w14:paraId="60BC38A8" w14:textId="77777777" w:rsidR="0004515F" w:rsidRPr="00C128FA" w:rsidRDefault="0004515F" w:rsidP="0004515F">
            <w:pPr>
              <w:pStyle w:val="XML1"/>
            </w:pPr>
          </w:p>
          <w:p w14:paraId="2FD6708E" w14:textId="77777777" w:rsidR="0004515F" w:rsidRPr="00C128FA" w:rsidRDefault="0004515F" w:rsidP="0004515F">
            <w:pPr>
              <w:pStyle w:val="XML1"/>
            </w:pPr>
            <w:r w:rsidRPr="00C128FA">
              <w:t xml:space="preserve">    &lt;xs:restriction base="xs:string"&gt;</w:t>
            </w:r>
          </w:p>
          <w:p w14:paraId="50A8C429" w14:textId="77777777" w:rsidR="0004515F" w:rsidRPr="00C128FA" w:rsidRDefault="0004515F" w:rsidP="0004515F">
            <w:pPr>
              <w:pStyle w:val="XML1"/>
            </w:pPr>
            <w:r w:rsidRPr="00C128FA">
              <w:t xml:space="preserve">    &lt;xs:pattern value="[0-9a-fA-F]{2}(:[0-9a-fA-F]{2}){7}"/&gt;</w:t>
            </w:r>
          </w:p>
          <w:p w14:paraId="757A4B28" w14:textId="77777777" w:rsidR="0004515F" w:rsidRPr="00C128FA" w:rsidRDefault="0004515F" w:rsidP="0004515F">
            <w:pPr>
              <w:pStyle w:val="XML1"/>
            </w:pPr>
            <w:r w:rsidRPr="00C128FA">
              <w:t xml:space="preserve">    &lt;/xs:restriction&gt;</w:t>
            </w:r>
          </w:p>
          <w:p w14:paraId="3581C2E0" w14:textId="6FA23DCE" w:rsidR="0004515F" w:rsidRPr="009F1B7D" w:rsidRDefault="0004515F" w:rsidP="0004515F">
            <w:pPr>
              <w:pStyle w:val="XML1"/>
              <w:rPr>
                <w:b/>
              </w:rPr>
            </w:pPr>
            <w:r w:rsidRPr="00C128FA">
              <w:t xml:space="preserve">  &lt;/xs:simpleType&gt;</w:t>
            </w:r>
          </w:p>
        </w:tc>
      </w:tr>
    </w:tbl>
    <w:p w14:paraId="67ADD1AA" w14:textId="77777777" w:rsidR="00C805D1" w:rsidRPr="009F1B7D" w:rsidRDefault="00C805D1" w:rsidP="00C805D1">
      <w:pPr>
        <w:pStyle w:val="BodyText"/>
      </w:pPr>
    </w:p>
    <w:p w14:paraId="12515B80" w14:textId="77777777" w:rsidR="00C805D1" w:rsidRPr="009F1B7D" w:rsidRDefault="00C805D1" w:rsidP="00C128FA">
      <w:pPr>
        <w:pStyle w:val="Heading3"/>
      </w:pPr>
      <w:bookmarkStart w:id="932" w:name="_Toc315953997"/>
      <w:bookmarkStart w:id="933" w:name="_Toc316542507"/>
      <w:bookmarkStart w:id="934" w:name="_Toc358291591"/>
      <w:r w:rsidRPr="00DB42FD">
        <w:t>XML Example</w:t>
      </w:r>
      <w:bookmarkEnd w:id="932"/>
      <w:bookmarkEnd w:id="933"/>
      <w:bookmarkEnd w:id="934"/>
    </w:p>
    <w:tbl>
      <w:tblPr>
        <w:tblStyle w:val="XMLtable"/>
        <w:tblW w:w="5000" w:type="pct"/>
        <w:tblLook w:val="04A0" w:firstRow="1" w:lastRow="0" w:firstColumn="1" w:lastColumn="0" w:noHBand="0" w:noVBand="1"/>
      </w:tblPr>
      <w:tblGrid>
        <w:gridCol w:w="9474"/>
      </w:tblGrid>
      <w:tr w:rsidR="00C805D1" w:rsidRPr="009F1B7D" w14:paraId="6A37CA90" w14:textId="77777777" w:rsidTr="00C128FA">
        <w:tc>
          <w:tcPr>
            <w:tcW w:w="8820" w:type="dxa"/>
          </w:tcPr>
          <w:p w14:paraId="562FF0D3" w14:textId="0F94C0BB" w:rsidR="00C805D1" w:rsidRPr="009F1B7D" w:rsidRDefault="00C805D1" w:rsidP="00011096">
            <w:pPr>
              <w:pStyle w:val="XML1"/>
            </w:pPr>
            <w:r w:rsidRPr="009F1B7D">
              <w:t>&lt;logical-switch&gt;</w:t>
            </w:r>
          </w:p>
          <w:p w14:paraId="0836B8C1" w14:textId="77777777" w:rsidR="00C805D1" w:rsidRDefault="00C805D1" w:rsidP="00011096">
            <w:pPr>
              <w:pStyle w:val="XML2"/>
            </w:pPr>
            <w:r w:rsidRPr="009F1B7D">
              <w:t>&lt;id&gt;LogicalSwitch5&lt;/id&gt;</w:t>
            </w:r>
          </w:p>
          <w:p w14:paraId="365A7F62" w14:textId="77777777" w:rsidR="00D32B1A" w:rsidRDefault="00D32B1A" w:rsidP="00F542E2">
            <w:pPr>
              <w:pStyle w:val="XML3"/>
            </w:pPr>
            <w:r>
              <w:t>&lt;capabilities&gt;</w:t>
            </w:r>
          </w:p>
          <w:p w14:paraId="1B23F9A8" w14:textId="77777777" w:rsidR="00F542E2" w:rsidRPr="00F542E2" w:rsidRDefault="00F542E2" w:rsidP="00F542E2">
            <w:pPr>
              <w:pStyle w:val="XML3"/>
            </w:pPr>
            <w:r w:rsidRPr="00F542E2">
              <w:t xml:space="preserve">    ...</w:t>
            </w:r>
          </w:p>
          <w:p w14:paraId="4E2D750D" w14:textId="77777777" w:rsidR="00F542E2" w:rsidRPr="00F542E2" w:rsidRDefault="00F542E2" w:rsidP="00F542E2">
            <w:pPr>
              <w:pStyle w:val="XML3"/>
            </w:pPr>
            <w:r w:rsidRPr="00F542E2">
              <w:t>&lt;capabilities&gt;</w:t>
            </w:r>
          </w:p>
          <w:p w14:paraId="096959EF" w14:textId="77777777" w:rsidR="00F542E2" w:rsidRDefault="00F542E2" w:rsidP="00F542E2">
            <w:pPr>
              <w:pStyle w:val="XML3"/>
            </w:pPr>
          </w:p>
          <w:p w14:paraId="5D753BB3" w14:textId="77777777" w:rsidR="00C805D1" w:rsidRPr="009F1B7D" w:rsidRDefault="00C805D1" w:rsidP="00011096">
            <w:pPr>
              <w:pStyle w:val="XML2"/>
            </w:pPr>
            <w:r w:rsidRPr="009F1B7D">
              <w:t>&lt;datapath-id&gt;datapath-id0&lt;/datapath-id&gt;</w:t>
            </w:r>
          </w:p>
          <w:p w14:paraId="75801A5D" w14:textId="77777777" w:rsidR="00C805D1" w:rsidRDefault="00C805D1" w:rsidP="00011096">
            <w:pPr>
              <w:pStyle w:val="XML2"/>
            </w:pPr>
            <w:r w:rsidRPr="009F1B7D">
              <w:t>&lt;enabled&gt;true&lt;/enabled&gt;</w:t>
            </w:r>
          </w:p>
          <w:p w14:paraId="4FD1CAA8" w14:textId="695D8E21" w:rsidR="00DC7465" w:rsidRDefault="00DC7465" w:rsidP="00011096">
            <w:pPr>
              <w:pStyle w:val="XML2"/>
            </w:pPr>
            <w:r>
              <w:t>&lt;check-controller-certificate&gt;false&lt;/check-controller-certificate&gt;</w:t>
            </w:r>
          </w:p>
          <w:p w14:paraId="4E8067E8" w14:textId="77777777" w:rsidR="00C805D1" w:rsidRPr="009F1B7D" w:rsidRDefault="00C805D1" w:rsidP="00011096">
            <w:pPr>
              <w:pStyle w:val="XML2"/>
            </w:pPr>
            <w:r>
              <w:t>&lt;lost-connection-behavior&gt;failSecureMode&lt;/lost-connection-behavior&gt;</w:t>
            </w:r>
          </w:p>
          <w:p w14:paraId="2F1F0E84" w14:textId="77777777" w:rsidR="00C805D1" w:rsidRPr="009F1B7D" w:rsidRDefault="00C805D1" w:rsidP="00011096">
            <w:pPr>
              <w:pStyle w:val="XML2"/>
            </w:pPr>
            <w:r w:rsidRPr="009F1B7D">
              <w:t>&lt;controllers&gt;</w:t>
            </w:r>
          </w:p>
          <w:p w14:paraId="557CB29F" w14:textId="77777777" w:rsidR="00C805D1" w:rsidRPr="009F1B7D" w:rsidRDefault="00C805D1" w:rsidP="00011096">
            <w:pPr>
              <w:pStyle w:val="XML3"/>
            </w:pPr>
            <w:r w:rsidRPr="009F1B7D">
              <w:t>...</w:t>
            </w:r>
          </w:p>
          <w:p w14:paraId="2BDD6158" w14:textId="77777777" w:rsidR="00C805D1" w:rsidRPr="009F1B7D" w:rsidRDefault="00C805D1" w:rsidP="00011096">
            <w:pPr>
              <w:pStyle w:val="XML2"/>
            </w:pPr>
            <w:r w:rsidRPr="009F1B7D">
              <w:t>&lt;/controllers&gt;</w:t>
            </w:r>
          </w:p>
          <w:p w14:paraId="66EC2FCE" w14:textId="77777777" w:rsidR="00C805D1" w:rsidRPr="009F1B7D" w:rsidRDefault="00C805D1" w:rsidP="00011096">
            <w:pPr>
              <w:pStyle w:val="XML2"/>
            </w:pPr>
            <w:r w:rsidRPr="009F1B7D">
              <w:t>&lt;resources&gt;</w:t>
            </w:r>
          </w:p>
          <w:p w14:paraId="0DF2CC94" w14:textId="77777777" w:rsidR="00C805D1" w:rsidRPr="009F1B7D" w:rsidRDefault="00C805D1" w:rsidP="00011096">
            <w:pPr>
              <w:pStyle w:val="XML3"/>
            </w:pPr>
            <w:r w:rsidRPr="009F1B7D">
              <w:t>&lt;port&gt;port2&lt;/port&gt;</w:t>
            </w:r>
          </w:p>
          <w:p w14:paraId="369EFBF8" w14:textId="77777777" w:rsidR="00C805D1" w:rsidRPr="00C128FA" w:rsidRDefault="00C805D1" w:rsidP="00011096">
            <w:pPr>
              <w:pStyle w:val="XML3"/>
              <w:rPr>
                <w:lang w:val="de-DE"/>
              </w:rPr>
            </w:pPr>
            <w:r w:rsidRPr="00C128FA">
              <w:rPr>
                <w:rFonts w:eastAsiaTheme="minorEastAsia"/>
                <w:lang w:val="de-DE"/>
              </w:rPr>
              <w:t>&lt;port&gt;port3&lt;/port&gt;</w:t>
            </w:r>
          </w:p>
          <w:p w14:paraId="0C352766" w14:textId="77777777" w:rsidR="00C805D1" w:rsidRPr="00C128FA" w:rsidRDefault="00C805D1" w:rsidP="00011096">
            <w:pPr>
              <w:pStyle w:val="XML3"/>
              <w:rPr>
                <w:lang w:val="de-DE"/>
              </w:rPr>
            </w:pPr>
            <w:r w:rsidRPr="00C128FA">
              <w:rPr>
                <w:rFonts w:eastAsiaTheme="minorEastAsia"/>
                <w:lang w:val="de-DE"/>
              </w:rPr>
              <w:t>&lt;queue&gt;queue0&lt;/queue&gt;</w:t>
            </w:r>
          </w:p>
          <w:p w14:paraId="6E352069" w14:textId="77777777" w:rsidR="00C805D1" w:rsidRPr="009F1B7D" w:rsidRDefault="00C805D1" w:rsidP="00011096">
            <w:pPr>
              <w:pStyle w:val="XML3"/>
            </w:pPr>
            <w:r w:rsidRPr="009F1B7D">
              <w:t>&lt;queue&gt;queue1&lt;/queue&gt;</w:t>
            </w:r>
          </w:p>
          <w:p w14:paraId="07294A5E" w14:textId="77777777" w:rsidR="00013348" w:rsidRDefault="00013348" w:rsidP="00013348">
            <w:pPr>
              <w:pStyle w:val="XML3"/>
            </w:pPr>
            <w:r>
              <w:t>&lt;certificate&gt;ownedCertificate4&lt;/certificate&gt;</w:t>
            </w:r>
          </w:p>
          <w:p w14:paraId="4A394913" w14:textId="0C8316AB" w:rsidR="00E54CB7" w:rsidRDefault="00DC7E82" w:rsidP="00013348">
            <w:pPr>
              <w:pStyle w:val="XML3"/>
            </w:pPr>
            <w:r>
              <w:t>&lt;flow-table&gt;</w:t>
            </w:r>
            <w:r w:rsidR="00E54CB7">
              <w:t>1&lt;/flow-table&gt;</w:t>
            </w:r>
          </w:p>
          <w:p w14:paraId="12B542FC" w14:textId="3B364E40" w:rsidR="00E54CB7" w:rsidRDefault="00E54CB7" w:rsidP="00013348">
            <w:pPr>
              <w:pStyle w:val="XML3"/>
            </w:pPr>
            <w:r>
              <w:t>&lt;flow-table&gt;2&lt;/flow-table&gt;</w:t>
            </w:r>
          </w:p>
          <w:p w14:paraId="3A48A2A7" w14:textId="38AE70F8" w:rsidR="00E54CB7" w:rsidRDefault="00E54CB7" w:rsidP="00013348">
            <w:pPr>
              <w:pStyle w:val="XML3"/>
            </w:pPr>
            <w:r>
              <w:t>…</w:t>
            </w:r>
          </w:p>
          <w:p w14:paraId="1730B476" w14:textId="0057080B" w:rsidR="00E54CB7" w:rsidRPr="009F1B7D" w:rsidRDefault="00E54CB7" w:rsidP="00013348">
            <w:pPr>
              <w:pStyle w:val="XML3"/>
            </w:pPr>
            <w:r>
              <w:lastRenderedPageBreak/>
              <w:t>&lt;flow-table&gt;255&lt;/flow-table&gt;</w:t>
            </w:r>
          </w:p>
          <w:p w14:paraId="5616B31E" w14:textId="77777777" w:rsidR="00C805D1" w:rsidRPr="009F1B7D" w:rsidRDefault="00C805D1" w:rsidP="00011096">
            <w:pPr>
              <w:pStyle w:val="XML2"/>
            </w:pPr>
            <w:r w:rsidRPr="009F1B7D">
              <w:t>&lt;/resources&gt;</w:t>
            </w:r>
          </w:p>
          <w:p w14:paraId="3FE25DDD" w14:textId="77777777" w:rsidR="00C805D1" w:rsidRPr="009F1B7D" w:rsidRDefault="00C805D1" w:rsidP="00011096">
            <w:pPr>
              <w:pStyle w:val="XML1"/>
            </w:pPr>
            <w:r w:rsidRPr="009F1B7D">
              <w:t>&lt;/logical-switch&gt;</w:t>
            </w:r>
          </w:p>
        </w:tc>
      </w:tr>
    </w:tbl>
    <w:p w14:paraId="7962EA00" w14:textId="77777777" w:rsidR="00C805D1" w:rsidRDefault="00C805D1" w:rsidP="00C805D1">
      <w:pPr>
        <w:ind w:left="720"/>
      </w:pPr>
    </w:p>
    <w:p w14:paraId="4F99CBD6" w14:textId="77777777" w:rsidR="00D8113B" w:rsidRDefault="00D8113B" w:rsidP="00C128FA">
      <w:pPr>
        <w:pStyle w:val="Heading2"/>
      </w:pPr>
      <w:bookmarkStart w:id="935" w:name="_Toc333522898"/>
      <w:bookmarkStart w:id="936" w:name="_Toc335146985"/>
      <w:bookmarkStart w:id="937" w:name="_Toc333522899"/>
      <w:bookmarkStart w:id="938" w:name="_Toc335146986"/>
      <w:bookmarkStart w:id="939" w:name="_Toc333522900"/>
      <w:bookmarkStart w:id="940" w:name="_Toc335146987"/>
      <w:bookmarkStart w:id="941" w:name="_Toc333522901"/>
      <w:bookmarkStart w:id="942" w:name="_Toc335146988"/>
      <w:bookmarkStart w:id="943" w:name="_Toc333522902"/>
      <w:bookmarkStart w:id="944" w:name="_Toc335146989"/>
      <w:bookmarkStart w:id="945" w:name="_Toc333522903"/>
      <w:bookmarkStart w:id="946" w:name="_Toc335146990"/>
      <w:bookmarkStart w:id="947" w:name="_Toc333522904"/>
      <w:bookmarkStart w:id="948" w:name="_Toc335146991"/>
      <w:bookmarkStart w:id="949" w:name="_Toc333522905"/>
      <w:bookmarkStart w:id="950" w:name="_Toc335146992"/>
      <w:bookmarkStart w:id="951" w:name="_Toc333522906"/>
      <w:bookmarkStart w:id="952" w:name="_Toc335146993"/>
      <w:bookmarkStart w:id="953" w:name="_Toc333522907"/>
      <w:bookmarkStart w:id="954" w:name="_Toc335146994"/>
      <w:bookmarkStart w:id="955" w:name="_Toc333522908"/>
      <w:bookmarkStart w:id="956" w:name="_Toc335146995"/>
      <w:bookmarkStart w:id="957" w:name="_Toc333522909"/>
      <w:bookmarkStart w:id="958" w:name="_Toc335146996"/>
      <w:bookmarkStart w:id="959" w:name="_Ref320556201"/>
      <w:bookmarkStart w:id="960" w:name="_Toc358291592"/>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r>
        <w:t xml:space="preserve">Logical </w:t>
      </w:r>
      <w:r w:rsidRPr="0082590C">
        <w:t>Switch</w:t>
      </w:r>
      <w:r>
        <w:t xml:space="preserve"> Capabilities</w:t>
      </w:r>
      <w:bookmarkEnd w:id="959"/>
      <w:bookmarkEnd w:id="960"/>
    </w:p>
    <w:p w14:paraId="5A2DC302" w14:textId="77777777" w:rsidR="00D8113B" w:rsidRDefault="00D8113B" w:rsidP="00C128FA">
      <w:pPr>
        <w:pStyle w:val="Heading3"/>
      </w:pPr>
      <w:bookmarkStart w:id="961" w:name="_Toc358291593"/>
      <w:r>
        <w:t>UML Diagram</w:t>
      </w:r>
      <w:bookmarkEnd w:id="961"/>
    </w:p>
    <w:p w14:paraId="6376345E" w14:textId="28853628" w:rsidR="00AF1D6D" w:rsidRDefault="00AF1D6D" w:rsidP="00AF1D6D">
      <w:pPr>
        <w:jc w:val="center"/>
      </w:pPr>
      <w:r>
        <w:object w:dxaOrig="6040" w:dyaOrig="6895" w14:anchorId="71B78564">
          <v:shape id="_x0000_i1030" type="#_x0000_t75" style="width:298pt;height:346pt" o:ole="">
            <v:imagedata r:id="rId27" o:title=""/>
          </v:shape>
          <o:OLEObject Type="Embed" ProgID="Visio.Drawing.11" ShapeID="_x0000_i1030" DrawAspect="Content" ObjectID="_1316293885" r:id="rId28"/>
        </w:object>
      </w:r>
    </w:p>
    <w:p w14:paraId="7BA027CD" w14:textId="5BC96194" w:rsidR="00AF1D6D" w:rsidRPr="00CE3A81" w:rsidRDefault="00AF1D6D" w:rsidP="00AF1D6D">
      <w:pPr>
        <w:pStyle w:val="Caption"/>
      </w:pPr>
      <w:r w:rsidRPr="00CE3A81">
        <w:t xml:space="preserve">Figure </w:t>
      </w:r>
      <w:r>
        <w:t>7</w:t>
      </w:r>
      <w:r w:rsidRPr="00CE3A81">
        <w:t>: Data Model Diagram for an OpenFlow Logical Switch</w:t>
      </w:r>
      <w:r>
        <w:t xml:space="preserve"> Capabilities</w:t>
      </w:r>
    </w:p>
    <w:p w14:paraId="289EFDA4" w14:textId="77777777" w:rsidR="00D8113B" w:rsidRPr="009F1B7D" w:rsidRDefault="00D8113B" w:rsidP="00BA30A0">
      <w:pPr>
        <w:pStyle w:val="Heading3"/>
      </w:pPr>
      <w:bookmarkStart w:id="962" w:name="_Toc358291594"/>
      <w:r>
        <w:t>XML Schema</w:t>
      </w:r>
      <w:bookmarkEnd w:id="962"/>
    </w:p>
    <w:tbl>
      <w:tblPr>
        <w:tblStyle w:val="XMLtable"/>
        <w:tblW w:w="5000" w:type="pct"/>
        <w:tblLook w:val="04A0" w:firstRow="1" w:lastRow="0" w:firstColumn="1" w:lastColumn="0" w:noHBand="0" w:noVBand="1"/>
      </w:tblPr>
      <w:tblGrid>
        <w:gridCol w:w="9474"/>
      </w:tblGrid>
      <w:tr w:rsidR="00D8113B" w:rsidRPr="009F1B7D" w14:paraId="05370D03" w14:textId="77777777" w:rsidTr="00C128FA">
        <w:tc>
          <w:tcPr>
            <w:tcW w:w="5000" w:type="pct"/>
          </w:tcPr>
          <w:p w14:paraId="0152FC18" w14:textId="77777777" w:rsidR="00860C7A" w:rsidRPr="00C128FA" w:rsidRDefault="00860C7A" w:rsidP="00860C7A">
            <w:pPr>
              <w:pStyle w:val="XML1"/>
            </w:pPr>
            <w:r w:rsidRPr="00C128FA">
              <w:t xml:space="preserve">  &lt;xs:group name="OFLogicalSwitchCapabilitiesType"&gt;</w:t>
            </w:r>
          </w:p>
          <w:p w14:paraId="679DDF89" w14:textId="77777777" w:rsidR="00860C7A" w:rsidRPr="00C128FA" w:rsidRDefault="00860C7A" w:rsidP="00860C7A">
            <w:pPr>
              <w:pStyle w:val="XML1"/>
            </w:pPr>
            <w:r w:rsidRPr="00C128FA">
              <w:t xml:space="preserve">    &lt;xs:annotation&gt;</w:t>
            </w:r>
          </w:p>
          <w:p w14:paraId="2E957B2A" w14:textId="77777777" w:rsidR="00860C7A" w:rsidRPr="00C128FA" w:rsidRDefault="00860C7A" w:rsidP="00860C7A">
            <w:pPr>
              <w:pStyle w:val="XML1"/>
            </w:pPr>
            <w:r w:rsidRPr="00C128FA">
              <w:t xml:space="preserve">      &lt;xs:documentation&gt;</w:t>
            </w:r>
          </w:p>
          <w:p w14:paraId="37A2CAE2" w14:textId="77777777" w:rsidR="00860C7A" w:rsidRPr="00C128FA" w:rsidRDefault="00860C7A" w:rsidP="00860C7A">
            <w:pPr>
              <w:pStyle w:val="XML1"/>
            </w:pPr>
            <w:r w:rsidRPr="00C128FA">
              <w:t xml:space="preserve">        This grouping specifies all properties of an</w:t>
            </w:r>
          </w:p>
          <w:p w14:paraId="7B4E04A8" w14:textId="77777777" w:rsidR="00860C7A" w:rsidRPr="00C128FA" w:rsidRDefault="00860C7A" w:rsidP="00860C7A">
            <w:pPr>
              <w:pStyle w:val="XML1"/>
            </w:pPr>
            <w:r w:rsidRPr="00C128FA">
              <w:t xml:space="preserve">        OpenFlow logical switch's capabilities.</w:t>
            </w:r>
          </w:p>
          <w:p w14:paraId="7B15A8F3" w14:textId="77777777" w:rsidR="00860C7A" w:rsidRPr="00C128FA" w:rsidRDefault="00860C7A" w:rsidP="00860C7A">
            <w:pPr>
              <w:pStyle w:val="XML1"/>
            </w:pPr>
          </w:p>
          <w:p w14:paraId="08FF5F27" w14:textId="77777777" w:rsidR="00860C7A" w:rsidRPr="00C128FA" w:rsidRDefault="00860C7A" w:rsidP="00860C7A">
            <w:pPr>
              <w:pStyle w:val="XML1"/>
            </w:pPr>
            <w:r w:rsidRPr="00C128FA">
              <w:t xml:space="preserve">        Elements in the type OFLogicalSwitchCapabilitiesType are not</w:t>
            </w:r>
          </w:p>
          <w:p w14:paraId="47F20BCC" w14:textId="77777777" w:rsidR="00860C7A" w:rsidRPr="00C128FA" w:rsidRDefault="00860C7A" w:rsidP="00860C7A">
            <w:pPr>
              <w:pStyle w:val="XML1"/>
            </w:pPr>
            <w:r w:rsidRPr="00C128FA">
              <w:t xml:space="preserve">        configurable and can only be retrieved by NETCONF &amp;lt;get&amp;gt;</w:t>
            </w:r>
          </w:p>
          <w:p w14:paraId="2BBB6687" w14:textId="77777777" w:rsidR="00860C7A" w:rsidRPr="00C128FA" w:rsidRDefault="00860C7A" w:rsidP="00860C7A">
            <w:pPr>
              <w:pStyle w:val="XML1"/>
            </w:pPr>
            <w:r w:rsidRPr="00C128FA">
              <w:t xml:space="preserve">        operations. Attemps to modify this element and its children</w:t>
            </w:r>
          </w:p>
          <w:p w14:paraId="4F592594" w14:textId="77777777" w:rsidR="00860C7A" w:rsidRPr="00C128FA" w:rsidRDefault="00860C7A" w:rsidP="00860C7A">
            <w:pPr>
              <w:pStyle w:val="XML1"/>
            </w:pPr>
            <w:r w:rsidRPr="00C128FA">
              <w:t xml:space="preserve">        with a NETCONF &amp;lt;edit-config&amp;gt; operation MUST result in an </w:t>
            </w:r>
          </w:p>
          <w:p w14:paraId="2A03851F" w14:textId="77777777" w:rsidR="00860C7A" w:rsidRPr="00C128FA" w:rsidRDefault="00860C7A" w:rsidP="00860C7A">
            <w:pPr>
              <w:pStyle w:val="XML1"/>
            </w:pPr>
            <w:r w:rsidRPr="00C128FA">
              <w:t xml:space="preserve">        'operation-not-supported' error with type 'application'.</w:t>
            </w:r>
          </w:p>
          <w:p w14:paraId="6416AE62" w14:textId="77777777" w:rsidR="00860C7A" w:rsidRPr="00C128FA" w:rsidRDefault="00860C7A" w:rsidP="00860C7A">
            <w:pPr>
              <w:pStyle w:val="XML1"/>
            </w:pPr>
            <w:r w:rsidRPr="00C128FA">
              <w:lastRenderedPageBreak/>
              <w:t xml:space="preserve">      &lt;/xs:documentation&gt;</w:t>
            </w:r>
          </w:p>
          <w:p w14:paraId="552CC150" w14:textId="77777777" w:rsidR="00860C7A" w:rsidRPr="00C128FA" w:rsidRDefault="00860C7A" w:rsidP="00860C7A">
            <w:pPr>
              <w:pStyle w:val="XML1"/>
            </w:pPr>
            <w:r w:rsidRPr="00C128FA">
              <w:t xml:space="preserve">    &lt;/xs:annotation&gt;</w:t>
            </w:r>
          </w:p>
          <w:p w14:paraId="3101007E" w14:textId="77777777" w:rsidR="00860C7A" w:rsidRPr="00C128FA" w:rsidRDefault="00860C7A" w:rsidP="00860C7A">
            <w:pPr>
              <w:pStyle w:val="XML1"/>
            </w:pPr>
          </w:p>
          <w:p w14:paraId="0E7CA0DE" w14:textId="77777777" w:rsidR="00860C7A" w:rsidRPr="00C128FA" w:rsidRDefault="00860C7A" w:rsidP="00860C7A">
            <w:pPr>
              <w:pStyle w:val="XML1"/>
            </w:pPr>
            <w:r w:rsidRPr="00C128FA">
              <w:t xml:space="preserve">    &lt;xs:sequence&gt;</w:t>
            </w:r>
          </w:p>
          <w:p w14:paraId="5E3415E0" w14:textId="77777777" w:rsidR="00860C7A" w:rsidRPr="00C128FA" w:rsidRDefault="00860C7A" w:rsidP="00860C7A">
            <w:pPr>
              <w:pStyle w:val="XML1"/>
            </w:pPr>
            <w:r w:rsidRPr="00C128FA">
              <w:t xml:space="preserve">      &lt;xs:element name="max-buffered-packets"  type="xs:unsignedInt"&gt;</w:t>
            </w:r>
          </w:p>
          <w:p w14:paraId="0F38192E" w14:textId="77777777" w:rsidR="00860C7A" w:rsidRPr="00C128FA" w:rsidRDefault="00860C7A" w:rsidP="00860C7A">
            <w:pPr>
              <w:pStyle w:val="XML1"/>
            </w:pPr>
            <w:r w:rsidRPr="00C128FA">
              <w:t xml:space="preserve">        &lt;xs:annotation&gt;</w:t>
            </w:r>
          </w:p>
          <w:p w14:paraId="762AB547" w14:textId="77777777" w:rsidR="00860C7A" w:rsidRPr="00C128FA" w:rsidRDefault="00860C7A" w:rsidP="00860C7A">
            <w:pPr>
              <w:pStyle w:val="XML1"/>
            </w:pPr>
            <w:r w:rsidRPr="00C128FA">
              <w:t xml:space="preserve">          &lt;xs:documentation&gt;</w:t>
            </w:r>
          </w:p>
          <w:p w14:paraId="5F794E24" w14:textId="77777777" w:rsidR="00860C7A" w:rsidRPr="00C128FA" w:rsidRDefault="00860C7A" w:rsidP="00860C7A">
            <w:pPr>
              <w:pStyle w:val="XML1"/>
            </w:pPr>
            <w:r w:rsidRPr="00C128FA">
              <w:t xml:space="preserve">            The maximum number of packets the logical switch</w:t>
            </w:r>
          </w:p>
          <w:p w14:paraId="4BB7A3C1" w14:textId="77777777" w:rsidR="00860C7A" w:rsidRPr="00C128FA" w:rsidRDefault="00860C7A" w:rsidP="00860C7A">
            <w:pPr>
              <w:pStyle w:val="XML1"/>
            </w:pPr>
            <w:r w:rsidRPr="00C128FA">
              <w:t xml:space="preserve">            can buffer when sending packets to the controller using</w:t>
            </w:r>
          </w:p>
          <w:p w14:paraId="5F11F36F" w14:textId="77777777" w:rsidR="00860C7A" w:rsidRPr="00C128FA" w:rsidRDefault="00860C7A" w:rsidP="00860C7A">
            <w:pPr>
              <w:pStyle w:val="XML1"/>
            </w:pPr>
            <w:r w:rsidRPr="00C128FA">
              <w:t xml:space="preserve">            packet-in messages.</w:t>
            </w:r>
          </w:p>
          <w:p w14:paraId="4EB4DEBC" w14:textId="77777777" w:rsidR="00860C7A" w:rsidRPr="00C128FA" w:rsidRDefault="00860C7A" w:rsidP="00860C7A">
            <w:pPr>
              <w:pStyle w:val="XML1"/>
            </w:pPr>
            <w:r w:rsidRPr="00C128FA">
              <w:t xml:space="preserve">          &lt;/xs:documentation&gt;</w:t>
            </w:r>
          </w:p>
          <w:p w14:paraId="0BD1C457" w14:textId="77777777" w:rsidR="00860C7A" w:rsidRPr="00C128FA" w:rsidRDefault="00860C7A" w:rsidP="00860C7A">
            <w:pPr>
              <w:pStyle w:val="XML1"/>
            </w:pPr>
            <w:r w:rsidRPr="00C128FA">
              <w:t xml:space="preserve">        &lt;/xs:annotation&gt;</w:t>
            </w:r>
          </w:p>
          <w:p w14:paraId="0966029E" w14:textId="77777777" w:rsidR="00860C7A" w:rsidRPr="00C128FA" w:rsidRDefault="00860C7A" w:rsidP="00860C7A">
            <w:pPr>
              <w:pStyle w:val="XML1"/>
            </w:pPr>
            <w:r w:rsidRPr="00C128FA">
              <w:t xml:space="preserve">      &lt;/xs:element&gt;</w:t>
            </w:r>
          </w:p>
          <w:p w14:paraId="297F260A" w14:textId="77777777" w:rsidR="00860C7A" w:rsidRPr="00C128FA" w:rsidRDefault="00860C7A" w:rsidP="00860C7A">
            <w:pPr>
              <w:pStyle w:val="XML1"/>
            </w:pPr>
            <w:r w:rsidRPr="00C128FA">
              <w:t xml:space="preserve">      &lt;xs:element name="max-tables"  type="xs:unsignedByte"&gt;</w:t>
            </w:r>
          </w:p>
          <w:p w14:paraId="0DE321C8" w14:textId="77777777" w:rsidR="00860C7A" w:rsidRPr="00C128FA" w:rsidRDefault="00860C7A" w:rsidP="00860C7A">
            <w:pPr>
              <w:pStyle w:val="XML1"/>
            </w:pPr>
            <w:r w:rsidRPr="00C128FA">
              <w:t xml:space="preserve">        &lt;xs:annotation&gt;</w:t>
            </w:r>
          </w:p>
          <w:p w14:paraId="5D93A875" w14:textId="77777777" w:rsidR="00860C7A" w:rsidRPr="00C128FA" w:rsidRDefault="00860C7A" w:rsidP="00860C7A">
            <w:pPr>
              <w:pStyle w:val="XML1"/>
            </w:pPr>
            <w:r w:rsidRPr="00C128FA">
              <w:t xml:space="preserve">          &lt;xs:documentation&gt;</w:t>
            </w:r>
          </w:p>
          <w:p w14:paraId="04B27031" w14:textId="77777777" w:rsidR="00860C7A" w:rsidRPr="00C128FA" w:rsidRDefault="00860C7A" w:rsidP="00860C7A">
            <w:pPr>
              <w:pStyle w:val="XML1"/>
            </w:pPr>
            <w:r w:rsidRPr="00C128FA">
              <w:t xml:space="preserve">            The number of flow tables supported by the</w:t>
            </w:r>
          </w:p>
          <w:p w14:paraId="4C86B98D" w14:textId="77777777" w:rsidR="00860C7A" w:rsidRPr="00C128FA" w:rsidRDefault="00860C7A" w:rsidP="00860C7A">
            <w:pPr>
              <w:pStyle w:val="XML1"/>
            </w:pPr>
            <w:r w:rsidRPr="00C128FA">
              <w:t xml:space="preserve">            logical switch.</w:t>
            </w:r>
          </w:p>
          <w:p w14:paraId="67894770" w14:textId="77777777" w:rsidR="00860C7A" w:rsidRPr="00C128FA" w:rsidRDefault="00860C7A" w:rsidP="00860C7A">
            <w:pPr>
              <w:pStyle w:val="XML1"/>
            </w:pPr>
            <w:r w:rsidRPr="00C128FA">
              <w:t xml:space="preserve">          &lt;/xs:documentation&gt;</w:t>
            </w:r>
          </w:p>
          <w:p w14:paraId="18867F23" w14:textId="77777777" w:rsidR="00860C7A" w:rsidRPr="00C128FA" w:rsidRDefault="00860C7A" w:rsidP="00860C7A">
            <w:pPr>
              <w:pStyle w:val="XML1"/>
            </w:pPr>
            <w:r w:rsidRPr="00C128FA">
              <w:t xml:space="preserve">        &lt;/xs:annotation&gt;</w:t>
            </w:r>
          </w:p>
          <w:p w14:paraId="7AC82752" w14:textId="77777777" w:rsidR="00860C7A" w:rsidRPr="00C128FA" w:rsidRDefault="00860C7A" w:rsidP="00860C7A">
            <w:pPr>
              <w:pStyle w:val="XML1"/>
            </w:pPr>
            <w:r w:rsidRPr="00C128FA">
              <w:t xml:space="preserve">      &lt;/xs:element&gt;</w:t>
            </w:r>
          </w:p>
          <w:p w14:paraId="6B996B2C" w14:textId="77777777" w:rsidR="00860C7A" w:rsidRPr="00C128FA" w:rsidRDefault="00860C7A" w:rsidP="00860C7A">
            <w:pPr>
              <w:pStyle w:val="XML1"/>
            </w:pPr>
            <w:r w:rsidRPr="00C128FA">
              <w:t xml:space="preserve">      &lt;xs:element name="max-ports"  type="xs:unsignedInt"&gt;</w:t>
            </w:r>
          </w:p>
          <w:p w14:paraId="77B176E2" w14:textId="77777777" w:rsidR="00860C7A" w:rsidRPr="00C128FA" w:rsidRDefault="00860C7A" w:rsidP="00860C7A">
            <w:pPr>
              <w:pStyle w:val="XML1"/>
            </w:pPr>
            <w:r w:rsidRPr="00C128FA">
              <w:t xml:space="preserve">        &lt;xs:annotation&gt;</w:t>
            </w:r>
          </w:p>
          <w:p w14:paraId="6E2ABEB3" w14:textId="77777777" w:rsidR="00860C7A" w:rsidRPr="00C128FA" w:rsidRDefault="00860C7A" w:rsidP="00860C7A">
            <w:pPr>
              <w:pStyle w:val="XML1"/>
            </w:pPr>
            <w:r w:rsidRPr="00C128FA">
              <w:t xml:space="preserve">          &lt;xs:documentation&gt;</w:t>
            </w:r>
          </w:p>
          <w:p w14:paraId="78E2C9F1" w14:textId="77777777" w:rsidR="00860C7A" w:rsidRPr="00C128FA" w:rsidRDefault="00860C7A" w:rsidP="00860C7A">
            <w:pPr>
              <w:pStyle w:val="XML1"/>
            </w:pPr>
            <w:r w:rsidRPr="00C128FA">
              <w:t xml:space="preserve">            The number of flow tables supported by the</w:t>
            </w:r>
          </w:p>
          <w:p w14:paraId="2F6A1890" w14:textId="77777777" w:rsidR="00860C7A" w:rsidRPr="00C128FA" w:rsidRDefault="00860C7A" w:rsidP="00860C7A">
            <w:pPr>
              <w:pStyle w:val="XML1"/>
            </w:pPr>
            <w:r w:rsidRPr="00C128FA">
              <w:t xml:space="preserve">            logical switch.</w:t>
            </w:r>
          </w:p>
          <w:p w14:paraId="143D2974" w14:textId="77777777" w:rsidR="00860C7A" w:rsidRPr="00C128FA" w:rsidRDefault="00860C7A" w:rsidP="00860C7A">
            <w:pPr>
              <w:pStyle w:val="XML1"/>
            </w:pPr>
            <w:r w:rsidRPr="00C128FA">
              <w:t xml:space="preserve">          &lt;/xs:documentation&gt;</w:t>
            </w:r>
          </w:p>
          <w:p w14:paraId="096BF227" w14:textId="77777777" w:rsidR="00860C7A" w:rsidRPr="00C128FA" w:rsidRDefault="00860C7A" w:rsidP="00860C7A">
            <w:pPr>
              <w:pStyle w:val="XML1"/>
            </w:pPr>
            <w:r w:rsidRPr="00C128FA">
              <w:t xml:space="preserve">        &lt;/xs:annotation&gt;</w:t>
            </w:r>
          </w:p>
          <w:p w14:paraId="0D357FB0" w14:textId="77777777" w:rsidR="00860C7A" w:rsidRPr="00C128FA" w:rsidRDefault="00860C7A" w:rsidP="00860C7A">
            <w:pPr>
              <w:pStyle w:val="XML1"/>
            </w:pPr>
            <w:r w:rsidRPr="00C128FA">
              <w:t xml:space="preserve">      &lt;/xs:element&gt;</w:t>
            </w:r>
          </w:p>
          <w:p w14:paraId="58703B48" w14:textId="77777777" w:rsidR="00860C7A" w:rsidRPr="00C128FA" w:rsidRDefault="00860C7A" w:rsidP="00860C7A">
            <w:pPr>
              <w:pStyle w:val="XML1"/>
            </w:pPr>
            <w:r w:rsidRPr="00C128FA">
              <w:t xml:space="preserve">      &lt;xs:element name="flow-statistics"  type="xs:boolean"&gt;</w:t>
            </w:r>
          </w:p>
          <w:p w14:paraId="649F29C6" w14:textId="77777777" w:rsidR="00860C7A" w:rsidRPr="00C128FA" w:rsidRDefault="00860C7A" w:rsidP="00860C7A">
            <w:pPr>
              <w:pStyle w:val="XML1"/>
            </w:pPr>
            <w:r w:rsidRPr="00C128FA">
              <w:t xml:space="preserve">        &lt;xs:annotation&gt;</w:t>
            </w:r>
          </w:p>
          <w:p w14:paraId="49126AFE" w14:textId="77777777" w:rsidR="00860C7A" w:rsidRPr="00C128FA" w:rsidRDefault="00860C7A" w:rsidP="00860C7A">
            <w:pPr>
              <w:pStyle w:val="XML1"/>
            </w:pPr>
            <w:r w:rsidRPr="00C128FA">
              <w:t xml:space="preserve">          &lt;xs:documentation&gt;</w:t>
            </w:r>
          </w:p>
          <w:p w14:paraId="629F78D9" w14:textId="77777777" w:rsidR="00860C7A" w:rsidRPr="00C128FA" w:rsidRDefault="00860C7A" w:rsidP="00860C7A">
            <w:pPr>
              <w:pStyle w:val="XML1"/>
            </w:pPr>
            <w:r w:rsidRPr="00C128FA">
              <w:t xml:space="preserve">            Specifies if the logical switch supports flow</w:t>
            </w:r>
          </w:p>
          <w:p w14:paraId="1AEC1039" w14:textId="77777777" w:rsidR="00860C7A" w:rsidRPr="00C128FA" w:rsidRDefault="00860C7A" w:rsidP="00860C7A">
            <w:pPr>
              <w:pStyle w:val="XML1"/>
            </w:pPr>
            <w:r w:rsidRPr="00C128FA">
              <w:t xml:space="preserve">            statistics.</w:t>
            </w:r>
          </w:p>
          <w:p w14:paraId="6D372A0E" w14:textId="77777777" w:rsidR="00860C7A" w:rsidRPr="00C128FA" w:rsidRDefault="00860C7A" w:rsidP="00860C7A">
            <w:pPr>
              <w:pStyle w:val="XML1"/>
            </w:pPr>
            <w:r w:rsidRPr="00C128FA">
              <w:t xml:space="preserve">          &lt;/xs:documentation&gt;</w:t>
            </w:r>
          </w:p>
          <w:p w14:paraId="785542A2" w14:textId="77777777" w:rsidR="00860C7A" w:rsidRPr="00C128FA" w:rsidRDefault="00860C7A" w:rsidP="00860C7A">
            <w:pPr>
              <w:pStyle w:val="XML1"/>
            </w:pPr>
            <w:r w:rsidRPr="00C128FA">
              <w:t xml:space="preserve">        &lt;/xs:annotation&gt;</w:t>
            </w:r>
          </w:p>
          <w:p w14:paraId="79EA421A" w14:textId="77777777" w:rsidR="00860C7A" w:rsidRPr="00C128FA" w:rsidRDefault="00860C7A" w:rsidP="00860C7A">
            <w:pPr>
              <w:pStyle w:val="XML1"/>
            </w:pPr>
            <w:r w:rsidRPr="00C128FA">
              <w:t xml:space="preserve">      &lt;/xs:element&gt;</w:t>
            </w:r>
          </w:p>
          <w:p w14:paraId="2AF6C606" w14:textId="77777777" w:rsidR="00860C7A" w:rsidRPr="00C128FA" w:rsidRDefault="00860C7A" w:rsidP="00860C7A">
            <w:pPr>
              <w:pStyle w:val="XML1"/>
            </w:pPr>
            <w:r w:rsidRPr="00C128FA">
              <w:t xml:space="preserve">      &lt;xs:element name="table-statistics"  type="xs:boolean"&gt;</w:t>
            </w:r>
          </w:p>
          <w:p w14:paraId="5817A148" w14:textId="77777777" w:rsidR="00860C7A" w:rsidRPr="00C128FA" w:rsidRDefault="00860C7A" w:rsidP="00860C7A">
            <w:pPr>
              <w:pStyle w:val="XML1"/>
            </w:pPr>
            <w:r w:rsidRPr="00C128FA">
              <w:t xml:space="preserve">        &lt;xs:annotation&gt;</w:t>
            </w:r>
          </w:p>
          <w:p w14:paraId="1D931D7A" w14:textId="77777777" w:rsidR="00860C7A" w:rsidRPr="00C128FA" w:rsidRDefault="00860C7A" w:rsidP="00860C7A">
            <w:pPr>
              <w:pStyle w:val="XML1"/>
            </w:pPr>
            <w:r w:rsidRPr="00C128FA">
              <w:t xml:space="preserve">          &lt;xs:documentation&gt;</w:t>
            </w:r>
          </w:p>
          <w:p w14:paraId="2FDE8E63" w14:textId="77777777" w:rsidR="00860C7A" w:rsidRPr="00C128FA" w:rsidRDefault="00860C7A" w:rsidP="00860C7A">
            <w:pPr>
              <w:pStyle w:val="XML1"/>
            </w:pPr>
            <w:r w:rsidRPr="00C128FA">
              <w:t xml:space="preserve">            Specifies if the logical switch supports table</w:t>
            </w:r>
          </w:p>
          <w:p w14:paraId="0809473B" w14:textId="77777777" w:rsidR="00860C7A" w:rsidRPr="00C128FA" w:rsidRDefault="00860C7A" w:rsidP="00860C7A">
            <w:pPr>
              <w:pStyle w:val="XML1"/>
            </w:pPr>
            <w:r w:rsidRPr="00C128FA">
              <w:t xml:space="preserve">            statistics.</w:t>
            </w:r>
          </w:p>
          <w:p w14:paraId="66FE5F0C" w14:textId="77777777" w:rsidR="00860C7A" w:rsidRPr="00C128FA" w:rsidRDefault="00860C7A" w:rsidP="00860C7A">
            <w:pPr>
              <w:pStyle w:val="XML1"/>
            </w:pPr>
            <w:r w:rsidRPr="00C128FA">
              <w:t xml:space="preserve">          &lt;/xs:documentation&gt;</w:t>
            </w:r>
          </w:p>
          <w:p w14:paraId="47914D8A" w14:textId="77777777" w:rsidR="00860C7A" w:rsidRPr="00C128FA" w:rsidRDefault="00860C7A" w:rsidP="00860C7A">
            <w:pPr>
              <w:pStyle w:val="XML1"/>
            </w:pPr>
            <w:r w:rsidRPr="00C128FA">
              <w:t xml:space="preserve">        &lt;/xs:annotation&gt;</w:t>
            </w:r>
          </w:p>
          <w:p w14:paraId="2C587C7A" w14:textId="77777777" w:rsidR="00860C7A" w:rsidRPr="00C128FA" w:rsidRDefault="00860C7A" w:rsidP="00860C7A">
            <w:pPr>
              <w:pStyle w:val="XML1"/>
            </w:pPr>
            <w:r w:rsidRPr="00C128FA">
              <w:t xml:space="preserve">      &lt;/xs:element&gt;</w:t>
            </w:r>
          </w:p>
          <w:p w14:paraId="59AC29E3" w14:textId="77777777" w:rsidR="00860C7A" w:rsidRPr="00C128FA" w:rsidRDefault="00860C7A" w:rsidP="00860C7A">
            <w:pPr>
              <w:pStyle w:val="XML1"/>
            </w:pPr>
            <w:r w:rsidRPr="00C128FA">
              <w:t xml:space="preserve">      &lt;xs:element name="port-statistics"  type="xs:boolean"&gt;</w:t>
            </w:r>
          </w:p>
          <w:p w14:paraId="3CCFD3F0" w14:textId="77777777" w:rsidR="00860C7A" w:rsidRPr="00C128FA" w:rsidRDefault="00860C7A" w:rsidP="00860C7A">
            <w:pPr>
              <w:pStyle w:val="XML1"/>
            </w:pPr>
            <w:r w:rsidRPr="00C128FA">
              <w:t xml:space="preserve">        &lt;xs:annotation&gt;</w:t>
            </w:r>
          </w:p>
          <w:p w14:paraId="0C027C4D" w14:textId="77777777" w:rsidR="00860C7A" w:rsidRPr="00C128FA" w:rsidRDefault="00860C7A" w:rsidP="00860C7A">
            <w:pPr>
              <w:pStyle w:val="XML1"/>
            </w:pPr>
            <w:r w:rsidRPr="00C128FA">
              <w:t xml:space="preserve">          &lt;xs:documentation&gt;</w:t>
            </w:r>
          </w:p>
          <w:p w14:paraId="56674ED8" w14:textId="77777777" w:rsidR="00860C7A" w:rsidRPr="00C128FA" w:rsidRDefault="00860C7A" w:rsidP="00860C7A">
            <w:pPr>
              <w:pStyle w:val="XML1"/>
            </w:pPr>
            <w:r w:rsidRPr="00C128FA">
              <w:t xml:space="preserve">            Specifies if the logical switch supports port</w:t>
            </w:r>
          </w:p>
          <w:p w14:paraId="54488923" w14:textId="77777777" w:rsidR="00860C7A" w:rsidRPr="00C128FA" w:rsidRDefault="00860C7A" w:rsidP="00860C7A">
            <w:pPr>
              <w:pStyle w:val="XML1"/>
            </w:pPr>
            <w:r w:rsidRPr="00C128FA">
              <w:t xml:space="preserve">            statistics.</w:t>
            </w:r>
          </w:p>
          <w:p w14:paraId="7DC1E74B" w14:textId="77777777" w:rsidR="00860C7A" w:rsidRPr="00C128FA" w:rsidRDefault="00860C7A" w:rsidP="00860C7A">
            <w:pPr>
              <w:pStyle w:val="XML1"/>
            </w:pPr>
            <w:r w:rsidRPr="00C128FA">
              <w:t xml:space="preserve">          &lt;/xs:documentation&gt;</w:t>
            </w:r>
          </w:p>
          <w:p w14:paraId="12D31173" w14:textId="77777777" w:rsidR="00860C7A" w:rsidRPr="00C128FA" w:rsidRDefault="00860C7A" w:rsidP="00860C7A">
            <w:pPr>
              <w:pStyle w:val="XML1"/>
            </w:pPr>
            <w:r w:rsidRPr="00C128FA">
              <w:t xml:space="preserve">        &lt;/xs:annotation&gt;</w:t>
            </w:r>
          </w:p>
          <w:p w14:paraId="46511D27" w14:textId="77777777" w:rsidR="00860C7A" w:rsidRPr="00C128FA" w:rsidRDefault="00860C7A" w:rsidP="00860C7A">
            <w:pPr>
              <w:pStyle w:val="XML1"/>
            </w:pPr>
            <w:r w:rsidRPr="00C128FA">
              <w:t xml:space="preserve">      &lt;/xs:element&gt;</w:t>
            </w:r>
          </w:p>
          <w:p w14:paraId="30D839BC" w14:textId="77777777" w:rsidR="00860C7A" w:rsidRPr="00C128FA" w:rsidRDefault="00860C7A" w:rsidP="00860C7A">
            <w:pPr>
              <w:pStyle w:val="XML1"/>
            </w:pPr>
            <w:r w:rsidRPr="00C128FA">
              <w:t xml:space="preserve">      &lt;xs:element name="group-statistics"  type="xs:boolean"&gt;</w:t>
            </w:r>
          </w:p>
          <w:p w14:paraId="722BAF98" w14:textId="77777777" w:rsidR="00860C7A" w:rsidRPr="00C128FA" w:rsidRDefault="00860C7A" w:rsidP="00860C7A">
            <w:pPr>
              <w:pStyle w:val="XML1"/>
            </w:pPr>
            <w:r w:rsidRPr="00C128FA">
              <w:t xml:space="preserve">        &lt;xs:annotation&gt;</w:t>
            </w:r>
          </w:p>
          <w:p w14:paraId="10FC534E" w14:textId="77777777" w:rsidR="00860C7A" w:rsidRPr="00C128FA" w:rsidRDefault="00860C7A" w:rsidP="00860C7A">
            <w:pPr>
              <w:pStyle w:val="XML1"/>
            </w:pPr>
            <w:r w:rsidRPr="00C128FA">
              <w:t xml:space="preserve">          &lt;xs:documentation&gt;</w:t>
            </w:r>
          </w:p>
          <w:p w14:paraId="3B149F31" w14:textId="77777777" w:rsidR="00860C7A" w:rsidRPr="00C128FA" w:rsidRDefault="00860C7A" w:rsidP="00860C7A">
            <w:pPr>
              <w:pStyle w:val="XML1"/>
            </w:pPr>
            <w:r w:rsidRPr="00C128FA">
              <w:lastRenderedPageBreak/>
              <w:t xml:space="preserve">            Specifies if the logical switch supports group</w:t>
            </w:r>
          </w:p>
          <w:p w14:paraId="212BFC0F" w14:textId="77777777" w:rsidR="00860C7A" w:rsidRPr="00C128FA" w:rsidRDefault="00860C7A" w:rsidP="00860C7A">
            <w:pPr>
              <w:pStyle w:val="XML1"/>
            </w:pPr>
            <w:r w:rsidRPr="00C128FA">
              <w:t xml:space="preserve">            statistics.</w:t>
            </w:r>
          </w:p>
          <w:p w14:paraId="2F719C73" w14:textId="77777777" w:rsidR="00860C7A" w:rsidRPr="00C128FA" w:rsidRDefault="00860C7A" w:rsidP="00860C7A">
            <w:pPr>
              <w:pStyle w:val="XML1"/>
            </w:pPr>
            <w:r w:rsidRPr="00C128FA">
              <w:t xml:space="preserve">          &lt;/xs:documentation&gt;</w:t>
            </w:r>
          </w:p>
          <w:p w14:paraId="348BA8D1" w14:textId="77777777" w:rsidR="00860C7A" w:rsidRPr="00C128FA" w:rsidRDefault="00860C7A" w:rsidP="00860C7A">
            <w:pPr>
              <w:pStyle w:val="XML1"/>
            </w:pPr>
            <w:r w:rsidRPr="00C128FA">
              <w:t xml:space="preserve">        &lt;/xs:annotation&gt;</w:t>
            </w:r>
          </w:p>
          <w:p w14:paraId="6CD826E0" w14:textId="77777777" w:rsidR="00860C7A" w:rsidRPr="00C128FA" w:rsidRDefault="00860C7A" w:rsidP="00860C7A">
            <w:pPr>
              <w:pStyle w:val="XML1"/>
            </w:pPr>
            <w:r w:rsidRPr="00C128FA">
              <w:t xml:space="preserve">      &lt;/xs:element&gt;</w:t>
            </w:r>
          </w:p>
          <w:p w14:paraId="3B584E1F" w14:textId="77777777" w:rsidR="00860C7A" w:rsidRPr="00C128FA" w:rsidRDefault="00860C7A" w:rsidP="00860C7A">
            <w:pPr>
              <w:pStyle w:val="XML1"/>
            </w:pPr>
            <w:r w:rsidRPr="00C128FA">
              <w:t xml:space="preserve">      &lt;xs:element name="queue-statistics"  type="xs:boolean"&gt;</w:t>
            </w:r>
          </w:p>
          <w:p w14:paraId="45B9C092" w14:textId="77777777" w:rsidR="00860C7A" w:rsidRPr="00C128FA" w:rsidRDefault="00860C7A" w:rsidP="00860C7A">
            <w:pPr>
              <w:pStyle w:val="XML1"/>
            </w:pPr>
            <w:r w:rsidRPr="00C128FA">
              <w:t xml:space="preserve">        &lt;xs:annotation&gt;</w:t>
            </w:r>
          </w:p>
          <w:p w14:paraId="021D7B8E" w14:textId="77777777" w:rsidR="00860C7A" w:rsidRPr="00C128FA" w:rsidRDefault="00860C7A" w:rsidP="00860C7A">
            <w:pPr>
              <w:pStyle w:val="XML1"/>
            </w:pPr>
            <w:r w:rsidRPr="00C128FA">
              <w:t xml:space="preserve">          &lt;xs:documentation&gt;</w:t>
            </w:r>
          </w:p>
          <w:p w14:paraId="4019BA3F" w14:textId="77777777" w:rsidR="00860C7A" w:rsidRPr="00C128FA" w:rsidRDefault="00860C7A" w:rsidP="00860C7A">
            <w:pPr>
              <w:pStyle w:val="XML1"/>
            </w:pPr>
            <w:r w:rsidRPr="00C128FA">
              <w:t xml:space="preserve">            Specifies if the logical switch supports queue</w:t>
            </w:r>
          </w:p>
          <w:p w14:paraId="360ADD8E" w14:textId="77777777" w:rsidR="00860C7A" w:rsidRPr="00C128FA" w:rsidRDefault="00860C7A" w:rsidP="00860C7A">
            <w:pPr>
              <w:pStyle w:val="XML1"/>
            </w:pPr>
            <w:r w:rsidRPr="00C128FA">
              <w:t xml:space="preserve">            statistics.</w:t>
            </w:r>
          </w:p>
          <w:p w14:paraId="59E252D2" w14:textId="77777777" w:rsidR="00860C7A" w:rsidRPr="00C128FA" w:rsidRDefault="00860C7A" w:rsidP="00860C7A">
            <w:pPr>
              <w:pStyle w:val="XML1"/>
            </w:pPr>
            <w:r w:rsidRPr="00C128FA">
              <w:t xml:space="preserve">          &lt;/xs:documentation&gt;</w:t>
            </w:r>
          </w:p>
          <w:p w14:paraId="5A903201" w14:textId="77777777" w:rsidR="00860C7A" w:rsidRPr="00C128FA" w:rsidRDefault="00860C7A" w:rsidP="00860C7A">
            <w:pPr>
              <w:pStyle w:val="XML1"/>
            </w:pPr>
            <w:r w:rsidRPr="00C128FA">
              <w:t xml:space="preserve">        &lt;/xs:annotation&gt;</w:t>
            </w:r>
          </w:p>
          <w:p w14:paraId="68DB49E5" w14:textId="77777777" w:rsidR="00860C7A" w:rsidRPr="00C128FA" w:rsidRDefault="00860C7A" w:rsidP="00860C7A">
            <w:pPr>
              <w:pStyle w:val="XML1"/>
            </w:pPr>
            <w:r w:rsidRPr="00C128FA">
              <w:t xml:space="preserve">      &lt;/xs:element&gt;</w:t>
            </w:r>
          </w:p>
          <w:p w14:paraId="3FAEC7DC" w14:textId="77777777" w:rsidR="00860C7A" w:rsidRPr="00C128FA" w:rsidRDefault="00860C7A" w:rsidP="00860C7A">
            <w:pPr>
              <w:pStyle w:val="XML1"/>
            </w:pPr>
            <w:r w:rsidRPr="00C128FA">
              <w:t xml:space="preserve">      &lt;xs:element name="reassemble-ip-fragments"  type="xs:boolean"&gt;</w:t>
            </w:r>
          </w:p>
          <w:p w14:paraId="2F360B74" w14:textId="77777777" w:rsidR="00860C7A" w:rsidRPr="00C128FA" w:rsidRDefault="00860C7A" w:rsidP="00860C7A">
            <w:pPr>
              <w:pStyle w:val="XML1"/>
            </w:pPr>
            <w:r w:rsidRPr="00C128FA">
              <w:t xml:space="preserve">        &lt;xs:annotation&gt;</w:t>
            </w:r>
          </w:p>
          <w:p w14:paraId="47623463" w14:textId="77777777" w:rsidR="00860C7A" w:rsidRPr="00C128FA" w:rsidRDefault="00860C7A" w:rsidP="00860C7A">
            <w:pPr>
              <w:pStyle w:val="XML1"/>
            </w:pPr>
            <w:r w:rsidRPr="00C128FA">
              <w:t xml:space="preserve">          &lt;xs:documentation&gt;</w:t>
            </w:r>
          </w:p>
          <w:p w14:paraId="1D808C3D" w14:textId="77777777" w:rsidR="00860C7A" w:rsidRPr="00C128FA" w:rsidRDefault="00860C7A" w:rsidP="00860C7A">
            <w:pPr>
              <w:pStyle w:val="XML1"/>
            </w:pPr>
            <w:r w:rsidRPr="00C128FA">
              <w:t xml:space="preserve">            Specifies if the logical switch supports</w:t>
            </w:r>
          </w:p>
          <w:p w14:paraId="6790C491" w14:textId="77777777" w:rsidR="00860C7A" w:rsidRPr="00C128FA" w:rsidRDefault="00860C7A" w:rsidP="00860C7A">
            <w:pPr>
              <w:pStyle w:val="XML1"/>
            </w:pPr>
            <w:r w:rsidRPr="00C128FA">
              <w:t xml:space="preserve">            reassemble IP fragments.</w:t>
            </w:r>
          </w:p>
          <w:p w14:paraId="37D1E8A9" w14:textId="77777777" w:rsidR="00860C7A" w:rsidRPr="00C128FA" w:rsidRDefault="00860C7A" w:rsidP="00860C7A">
            <w:pPr>
              <w:pStyle w:val="XML1"/>
            </w:pPr>
            <w:r w:rsidRPr="00C128FA">
              <w:t xml:space="preserve">          &lt;/xs:documentation&gt;</w:t>
            </w:r>
          </w:p>
          <w:p w14:paraId="0AD76A26" w14:textId="77777777" w:rsidR="00860C7A" w:rsidRPr="00C128FA" w:rsidRDefault="00860C7A" w:rsidP="00860C7A">
            <w:pPr>
              <w:pStyle w:val="XML1"/>
            </w:pPr>
            <w:r w:rsidRPr="00C128FA">
              <w:t xml:space="preserve">        &lt;/xs:annotation&gt;</w:t>
            </w:r>
          </w:p>
          <w:p w14:paraId="050FE39D" w14:textId="77777777" w:rsidR="00860C7A" w:rsidRPr="00C128FA" w:rsidRDefault="00860C7A" w:rsidP="00860C7A">
            <w:pPr>
              <w:pStyle w:val="XML1"/>
            </w:pPr>
            <w:r w:rsidRPr="00C128FA">
              <w:t xml:space="preserve">      &lt;/xs:element&gt;</w:t>
            </w:r>
          </w:p>
          <w:p w14:paraId="4D9BAD2A" w14:textId="77777777" w:rsidR="00860C7A" w:rsidRPr="00C128FA" w:rsidRDefault="00860C7A" w:rsidP="00860C7A">
            <w:pPr>
              <w:pStyle w:val="XML1"/>
            </w:pPr>
            <w:r w:rsidRPr="00C128FA">
              <w:t xml:space="preserve">      &lt;xs:element name="block-looping-ports"  type="xs:boolean"&gt;</w:t>
            </w:r>
          </w:p>
          <w:p w14:paraId="684F07C3" w14:textId="77777777" w:rsidR="00860C7A" w:rsidRPr="00C128FA" w:rsidRDefault="00860C7A" w:rsidP="00860C7A">
            <w:pPr>
              <w:pStyle w:val="XML1"/>
            </w:pPr>
            <w:r w:rsidRPr="00C128FA">
              <w:t xml:space="preserve">        &lt;xs:annotation&gt;</w:t>
            </w:r>
          </w:p>
          <w:p w14:paraId="3AE9A612" w14:textId="77777777" w:rsidR="00860C7A" w:rsidRPr="00C128FA" w:rsidRDefault="00860C7A" w:rsidP="00860C7A">
            <w:pPr>
              <w:pStyle w:val="XML1"/>
            </w:pPr>
            <w:r w:rsidRPr="00C128FA">
              <w:t xml:space="preserve">          &lt;xs:documentation&gt;</w:t>
            </w:r>
          </w:p>
          <w:p w14:paraId="3094DF66" w14:textId="77777777" w:rsidR="00860C7A" w:rsidRPr="00C128FA" w:rsidRDefault="00860C7A" w:rsidP="00860C7A">
            <w:pPr>
              <w:pStyle w:val="XML1"/>
            </w:pPr>
            <w:r w:rsidRPr="00C128FA">
              <w:t xml:space="preserve">            'true' indicates that a switch protocol outside</w:t>
            </w:r>
          </w:p>
          <w:p w14:paraId="5A4B243E" w14:textId="77777777" w:rsidR="00860C7A" w:rsidRPr="00C128FA" w:rsidRDefault="00860C7A" w:rsidP="00860C7A">
            <w:pPr>
              <w:pStyle w:val="XML1"/>
            </w:pPr>
            <w:r w:rsidRPr="00C128FA">
              <w:t xml:space="preserve">            of OpenFlow, such as 802.1D Spanning Tree, will detect</w:t>
            </w:r>
          </w:p>
          <w:p w14:paraId="0FBA56B6" w14:textId="77777777" w:rsidR="00860C7A" w:rsidRPr="00C128FA" w:rsidRDefault="00860C7A" w:rsidP="00860C7A">
            <w:pPr>
              <w:pStyle w:val="XML1"/>
            </w:pPr>
            <w:r w:rsidRPr="00C128FA">
              <w:t xml:space="preserve">            topology loops and block ports to prevent packet loops.</w:t>
            </w:r>
          </w:p>
          <w:p w14:paraId="7A9D4514" w14:textId="77777777" w:rsidR="00860C7A" w:rsidRPr="00C128FA" w:rsidRDefault="00860C7A" w:rsidP="00860C7A">
            <w:pPr>
              <w:pStyle w:val="XML1"/>
            </w:pPr>
            <w:r w:rsidRPr="00C128FA">
              <w:t xml:space="preserve">          &lt;/xs:documentation&gt;</w:t>
            </w:r>
          </w:p>
          <w:p w14:paraId="7E6FFC9C" w14:textId="77777777" w:rsidR="00860C7A" w:rsidRPr="00C128FA" w:rsidRDefault="00860C7A" w:rsidP="00860C7A">
            <w:pPr>
              <w:pStyle w:val="XML1"/>
            </w:pPr>
            <w:r w:rsidRPr="00C128FA">
              <w:t xml:space="preserve">        &lt;/xs:annotation&gt;</w:t>
            </w:r>
          </w:p>
          <w:p w14:paraId="293ADF8A" w14:textId="77777777" w:rsidR="00860C7A" w:rsidRPr="00C128FA" w:rsidRDefault="00860C7A" w:rsidP="00860C7A">
            <w:pPr>
              <w:pStyle w:val="XML1"/>
            </w:pPr>
            <w:r w:rsidRPr="00C128FA">
              <w:t xml:space="preserve">      &lt;/xs:element&gt;</w:t>
            </w:r>
          </w:p>
          <w:p w14:paraId="529E7624" w14:textId="77777777" w:rsidR="00860C7A" w:rsidRPr="00C128FA" w:rsidRDefault="00860C7A" w:rsidP="00860C7A">
            <w:pPr>
              <w:pStyle w:val="XML1"/>
            </w:pPr>
            <w:r w:rsidRPr="00C128FA">
              <w:t xml:space="preserve">      &lt;xs:element name="reserved-port-types"&gt;</w:t>
            </w:r>
          </w:p>
          <w:p w14:paraId="24272815" w14:textId="77777777" w:rsidR="00860C7A" w:rsidRPr="00C128FA" w:rsidRDefault="00860C7A" w:rsidP="00860C7A">
            <w:pPr>
              <w:pStyle w:val="XML1"/>
            </w:pPr>
            <w:r w:rsidRPr="00C128FA">
              <w:t xml:space="preserve">        &lt;xs:annotation&gt;</w:t>
            </w:r>
          </w:p>
          <w:p w14:paraId="0D3981C7" w14:textId="77777777" w:rsidR="00860C7A" w:rsidRPr="00C128FA" w:rsidRDefault="00860C7A" w:rsidP="00860C7A">
            <w:pPr>
              <w:pStyle w:val="XML1"/>
            </w:pPr>
            <w:r w:rsidRPr="00C128FA">
              <w:t xml:space="preserve">          &lt;xs:documentation&gt;</w:t>
            </w:r>
          </w:p>
          <w:p w14:paraId="72346217" w14:textId="77777777" w:rsidR="00860C7A" w:rsidRPr="00C128FA" w:rsidRDefault="00860C7A" w:rsidP="00860C7A">
            <w:pPr>
              <w:pStyle w:val="XML1"/>
            </w:pPr>
            <w:r w:rsidRPr="00C128FA">
              <w:t xml:space="preserve">            Specify generic forwarding actions such as</w:t>
            </w:r>
          </w:p>
          <w:p w14:paraId="5EA41267" w14:textId="77777777" w:rsidR="00860C7A" w:rsidRPr="00C128FA" w:rsidRDefault="00860C7A" w:rsidP="00860C7A">
            <w:pPr>
              <w:pStyle w:val="XML1"/>
            </w:pPr>
            <w:r w:rsidRPr="00C128FA">
              <w:t xml:space="preserve">            sending to the controller, flooding, or forwarding using</w:t>
            </w:r>
          </w:p>
          <w:p w14:paraId="5762D19C" w14:textId="77777777" w:rsidR="00860C7A" w:rsidRPr="00C128FA" w:rsidRDefault="00860C7A" w:rsidP="00860C7A">
            <w:pPr>
              <w:pStyle w:val="XML1"/>
            </w:pPr>
            <w:r w:rsidRPr="00C128FA">
              <w:t xml:space="preserve">            non-OpenFlow methods, such as 'normal' switch processing.</w:t>
            </w:r>
          </w:p>
          <w:p w14:paraId="05101F7F" w14:textId="77777777" w:rsidR="00860C7A" w:rsidRPr="00C128FA" w:rsidRDefault="00860C7A" w:rsidP="00860C7A">
            <w:pPr>
              <w:pStyle w:val="XML1"/>
            </w:pPr>
            <w:r w:rsidRPr="00C128FA">
              <w:t xml:space="preserve">          &lt;/xs:documentation&gt;</w:t>
            </w:r>
          </w:p>
          <w:p w14:paraId="56950C19" w14:textId="77777777" w:rsidR="00860C7A" w:rsidRPr="00C128FA" w:rsidRDefault="00860C7A" w:rsidP="00860C7A">
            <w:pPr>
              <w:pStyle w:val="XML1"/>
            </w:pPr>
            <w:r w:rsidRPr="00C128FA">
              <w:t xml:space="preserve">        &lt;/xs:annotation&gt;</w:t>
            </w:r>
          </w:p>
          <w:p w14:paraId="2EFE076E" w14:textId="77777777" w:rsidR="00860C7A" w:rsidRPr="00C128FA" w:rsidRDefault="00860C7A" w:rsidP="00860C7A">
            <w:pPr>
              <w:pStyle w:val="XML1"/>
            </w:pPr>
            <w:r w:rsidRPr="00C128FA">
              <w:t xml:space="preserve">        &lt;xs:complexType&gt;</w:t>
            </w:r>
          </w:p>
          <w:p w14:paraId="626FD376" w14:textId="77777777" w:rsidR="00860C7A" w:rsidRPr="00C128FA" w:rsidRDefault="00860C7A" w:rsidP="00860C7A">
            <w:pPr>
              <w:pStyle w:val="XML1"/>
            </w:pPr>
            <w:r w:rsidRPr="00C128FA">
              <w:t xml:space="preserve">          &lt;xs:sequence&gt;</w:t>
            </w:r>
          </w:p>
          <w:p w14:paraId="77104129" w14:textId="77777777" w:rsidR="00860C7A" w:rsidRPr="00C128FA" w:rsidRDefault="00860C7A" w:rsidP="00860C7A">
            <w:pPr>
              <w:pStyle w:val="XML1"/>
            </w:pPr>
            <w:r w:rsidRPr="00C128FA">
              <w:t xml:space="preserve">            &lt;xs:element name="type" minOccurs="0" maxOccurs="unbounded"&gt;</w:t>
            </w:r>
          </w:p>
          <w:p w14:paraId="45A0C64B" w14:textId="77777777" w:rsidR="00860C7A" w:rsidRPr="00C128FA" w:rsidRDefault="00860C7A" w:rsidP="00860C7A">
            <w:pPr>
              <w:pStyle w:val="XML1"/>
            </w:pPr>
            <w:r w:rsidRPr="00C128FA">
              <w:t xml:space="preserve">              &lt;xs:simpleType&gt;</w:t>
            </w:r>
          </w:p>
          <w:p w14:paraId="43E40396" w14:textId="77777777" w:rsidR="00860C7A" w:rsidRPr="00C128FA" w:rsidRDefault="00860C7A" w:rsidP="00860C7A">
            <w:pPr>
              <w:pStyle w:val="XML1"/>
            </w:pPr>
            <w:r w:rsidRPr="00C128FA">
              <w:t xml:space="preserve">                &lt;xs:restriction base="xs:string"&gt;</w:t>
            </w:r>
          </w:p>
          <w:p w14:paraId="1D6A7141" w14:textId="77777777" w:rsidR="00860C7A" w:rsidRPr="00C128FA" w:rsidRDefault="00860C7A" w:rsidP="00860C7A">
            <w:pPr>
              <w:pStyle w:val="XML1"/>
            </w:pPr>
            <w:r w:rsidRPr="00C128FA">
              <w:t xml:space="preserve">                  &lt;xs:enumeration value="all"/&gt;</w:t>
            </w:r>
          </w:p>
          <w:p w14:paraId="17878356" w14:textId="77777777" w:rsidR="00860C7A" w:rsidRPr="00C128FA" w:rsidRDefault="00860C7A" w:rsidP="00860C7A">
            <w:pPr>
              <w:pStyle w:val="XML1"/>
            </w:pPr>
            <w:r w:rsidRPr="00C128FA">
              <w:t xml:space="preserve">                  &lt;xs:enumeration value="controller"/&gt;</w:t>
            </w:r>
          </w:p>
          <w:p w14:paraId="44C640F9" w14:textId="77777777" w:rsidR="00860C7A" w:rsidRPr="00C128FA" w:rsidRDefault="00860C7A" w:rsidP="00860C7A">
            <w:pPr>
              <w:pStyle w:val="XML1"/>
            </w:pPr>
            <w:r w:rsidRPr="00C128FA">
              <w:t xml:space="preserve">                  &lt;xs:enumeration value="table"/&gt;</w:t>
            </w:r>
          </w:p>
          <w:p w14:paraId="04B77C48" w14:textId="77777777" w:rsidR="00860C7A" w:rsidRPr="00C128FA" w:rsidRDefault="00860C7A" w:rsidP="00860C7A">
            <w:pPr>
              <w:pStyle w:val="XML1"/>
            </w:pPr>
            <w:r w:rsidRPr="00C128FA">
              <w:t xml:space="preserve">                  &lt;xs:enumeration value="inport"/&gt;</w:t>
            </w:r>
          </w:p>
          <w:p w14:paraId="0E27983F" w14:textId="77777777" w:rsidR="00860C7A" w:rsidRPr="00C128FA" w:rsidRDefault="00860C7A" w:rsidP="00860C7A">
            <w:pPr>
              <w:pStyle w:val="XML1"/>
            </w:pPr>
            <w:r w:rsidRPr="00C128FA">
              <w:t xml:space="preserve">                  &lt;xs:enumeration value="any"/&gt;</w:t>
            </w:r>
          </w:p>
          <w:p w14:paraId="2008644F" w14:textId="77777777" w:rsidR="00860C7A" w:rsidRPr="00C128FA" w:rsidRDefault="00860C7A" w:rsidP="00860C7A">
            <w:pPr>
              <w:pStyle w:val="XML1"/>
            </w:pPr>
            <w:r w:rsidRPr="00C128FA">
              <w:t xml:space="preserve">                  &lt;xs:enumeration value="normal"/&gt;</w:t>
            </w:r>
          </w:p>
          <w:p w14:paraId="7CFCDFBF" w14:textId="77777777" w:rsidR="00860C7A" w:rsidRPr="00C128FA" w:rsidRDefault="00860C7A" w:rsidP="00860C7A">
            <w:pPr>
              <w:pStyle w:val="XML1"/>
            </w:pPr>
            <w:r w:rsidRPr="00C128FA">
              <w:t xml:space="preserve">                  &lt;xs:enumeration value="flood"/&gt;</w:t>
            </w:r>
          </w:p>
          <w:p w14:paraId="0C20934F" w14:textId="77777777" w:rsidR="00860C7A" w:rsidRPr="00C128FA" w:rsidRDefault="00860C7A" w:rsidP="00860C7A">
            <w:pPr>
              <w:pStyle w:val="XML1"/>
            </w:pPr>
            <w:r w:rsidRPr="00C128FA">
              <w:t xml:space="preserve">                &lt;/xs:restriction&gt;</w:t>
            </w:r>
          </w:p>
          <w:p w14:paraId="58BFE6FC" w14:textId="77777777" w:rsidR="00860C7A" w:rsidRPr="00C128FA" w:rsidRDefault="00860C7A" w:rsidP="00860C7A">
            <w:pPr>
              <w:pStyle w:val="XML1"/>
            </w:pPr>
            <w:r w:rsidRPr="00C128FA">
              <w:t xml:space="preserve">              &lt;/xs:simpleType&gt;</w:t>
            </w:r>
          </w:p>
          <w:p w14:paraId="550D2E9B" w14:textId="77777777" w:rsidR="00860C7A" w:rsidRPr="00C128FA" w:rsidRDefault="00860C7A" w:rsidP="00860C7A">
            <w:pPr>
              <w:pStyle w:val="XML1"/>
            </w:pPr>
            <w:r w:rsidRPr="00C128FA">
              <w:t xml:space="preserve">            &lt;/xs:element&gt;</w:t>
            </w:r>
          </w:p>
          <w:p w14:paraId="75C1E113" w14:textId="77777777" w:rsidR="00860C7A" w:rsidRPr="00C128FA" w:rsidRDefault="00860C7A" w:rsidP="00860C7A">
            <w:pPr>
              <w:pStyle w:val="XML1"/>
            </w:pPr>
            <w:r w:rsidRPr="00C128FA">
              <w:t xml:space="preserve">          &lt;/xs:sequence&gt;</w:t>
            </w:r>
          </w:p>
          <w:p w14:paraId="29E47DE8" w14:textId="77777777" w:rsidR="00860C7A" w:rsidRPr="00C128FA" w:rsidRDefault="00860C7A" w:rsidP="00860C7A">
            <w:pPr>
              <w:pStyle w:val="XML1"/>
            </w:pPr>
            <w:r w:rsidRPr="00C128FA">
              <w:t xml:space="preserve">        &lt;/xs:complexType&gt;</w:t>
            </w:r>
          </w:p>
          <w:p w14:paraId="3DBEE541" w14:textId="77777777" w:rsidR="00860C7A" w:rsidRPr="00C128FA" w:rsidRDefault="00860C7A" w:rsidP="00860C7A">
            <w:pPr>
              <w:pStyle w:val="XML1"/>
            </w:pPr>
            <w:r w:rsidRPr="00C128FA">
              <w:t xml:space="preserve">      &lt;/xs:element&gt;</w:t>
            </w:r>
          </w:p>
          <w:p w14:paraId="5F6DBC63" w14:textId="77777777" w:rsidR="00860C7A" w:rsidRPr="00C128FA" w:rsidRDefault="00860C7A" w:rsidP="00860C7A">
            <w:pPr>
              <w:pStyle w:val="XML1"/>
            </w:pPr>
            <w:r w:rsidRPr="00C128FA">
              <w:lastRenderedPageBreak/>
              <w:t xml:space="preserve">      &lt;xs:element name="group-types"&gt;</w:t>
            </w:r>
          </w:p>
          <w:p w14:paraId="0FE110A3" w14:textId="77777777" w:rsidR="00860C7A" w:rsidRPr="00C128FA" w:rsidRDefault="00860C7A" w:rsidP="00860C7A">
            <w:pPr>
              <w:pStyle w:val="XML1"/>
            </w:pPr>
            <w:r w:rsidRPr="00C128FA">
              <w:t xml:space="preserve">        &lt;xs:annotation&gt;</w:t>
            </w:r>
          </w:p>
          <w:p w14:paraId="4847FB8E" w14:textId="77777777" w:rsidR="00860C7A" w:rsidRPr="00C128FA" w:rsidRDefault="00860C7A" w:rsidP="00860C7A">
            <w:pPr>
              <w:pStyle w:val="XML1"/>
            </w:pPr>
            <w:r w:rsidRPr="00C128FA">
              <w:t xml:space="preserve">          &lt;xs:documentation&gt;</w:t>
            </w:r>
          </w:p>
          <w:p w14:paraId="0C8A5539" w14:textId="77777777" w:rsidR="00860C7A" w:rsidRPr="00C128FA" w:rsidRDefault="00860C7A" w:rsidP="00860C7A">
            <w:pPr>
              <w:pStyle w:val="XML1"/>
            </w:pPr>
            <w:r w:rsidRPr="00C128FA">
              <w:t xml:space="preserve">            Specify the group types supported by the logical</w:t>
            </w:r>
          </w:p>
          <w:p w14:paraId="31F42EFE" w14:textId="77777777" w:rsidR="00860C7A" w:rsidRPr="00C128FA" w:rsidRDefault="00860C7A" w:rsidP="00860C7A">
            <w:pPr>
              <w:pStyle w:val="XML1"/>
            </w:pPr>
            <w:r w:rsidRPr="00C128FA">
              <w:t xml:space="preserve">            switch.</w:t>
            </w:r>
          </w:p>
          <w:p w14:paraId="7FBBA474" w14:textId="77777777" w:rsidR="00860C7A" w:rsidRPr="00C128FA" w:rsidRDefault="00860C7A" w:rsidP="00860C7A">
            <w:pPr>
              <w:pStyle w:val="XML1"/>
            </w:pPr>
            <w:r w:rsidRPr="00C128FA">
              <w:t xml:space="preserve">          &lt;/xs:documentation&gt;</w:t>
            </w:r>
          </w:p>
          <w:p w14:paraId="5CA102B4" w14:textId="77777777" w:rsidR="00860C7A" w:rsidRPr="00C128FA" w:rsidRDefault="00860C7A" w:rsidP="00860C7A">
            <w:pPr>
              <w:pStyle w:val="XML1"/>
            </w:pPr>
            <w:r w:rsidRPr="00C128FA">
              <w:t xml:space="preserve">        &lt;/xs:annotation&gt;</w:t>
            </w:r>
          </w:p>
          <w:p w14:paraId="27F1AA4E" w14:textId="77777777" w:rsidR="00860C7A" w:rsidRPr="00C128FA" w:rsidRDefault="00860C7A" w:rsidP="00860C7A">
            <w:pPr>
              <w:pStyle w:val="XML1"/>
            </w:pPr>
            <w:r w:rsidRPr="00C128FA">
              <w:t xml:space="preserve">        &lt;xs:complexType&gt;</w:t>
            </w:r>
          </w:p>
          <w:p w14:paraId="7D1F2FEC" w14:textId="77777777" w:rsidR="00860C7A" w:rsidRPr="00C128FA" w:rsidRDefault="00860C7A" w:rsidP="00860C7A">
            <w:pPr>
              <w:pStyle w:val="XML1"/>
            </w:pPr>
            <w:r w:rsidRPr="00C128FA">
              <w:t xml:space="preserve">          &lt;xs:sequence&gt;</w:t>
            </w:r>
          </w:p>
          <w:p w14:paraId="307E7CC7" w14:textId="77777777" w:rsidR="00860C7A" w:rsidRPr="00C128FA" w:rsidRDefault="00860C7A" w:rsidP="00860C7A">
            <w:pPr>
              <w:pStyle w:val="XML1"/>
            </w:pPr>
            <w:r w:rsidRPr="00C128FA">
              <w:t xml:space="preserve">            &lt;xs:element name="type" minOccurs="0" maxOccurs="unbounded"&gt;</w:t>
            </w:r>
          </w:p>
          <w:p w14:paraId="7F85A47F" w14:textId="77777777" w:rsidR="00860C7A" w:rsidRPr="00C128FA" w:rsidRDefault="00860C7A" w:rsidP="00860C7A">
            <w:pPr>
              <w:pStyle w:val="XML1"/>
            </w:pPr>
            <w:r w:rsidRPr="00C128FA">
              <w:t xml:space="preserve">              &lt;xs:simpleType&gt;</w:t>
            </w:r>
          </w:p>
          <w:p w14:paraId="4504A3E8" w14:textId="77777777" w:rsidR="00860C7A" w:rsidRPr="00C128FA" w:rsidRDefault="00860C7A" w:rsidP="00860C7A">
            <w:pPr>
              <w:pStyle w:val="XML1"/>
            </w:pPr>
            <w:r w:rsidRPr="00C128FA">
              <w:t xml:space="preserve">                &lt;xs:restriction base="xs:string"&gt;</w:t>
            </w:r>
          </w:p>
          <w:p w14:paraId="5E10DA37" w14:textId="77777777" w:rsidR="00860C7A" w:rsidRPr="00C128FA" w:rsidRDefault="00860C7A" w:rsidP="00860C7A">
            <w:pPr>
              <w:pStyle w:val="XML1"/>
            </w:pPr>
            <w:r w:rsidRPr="00C128FA">
              <w:t xml:space="preserve">                  &lt;xs:enumeration value="all"/&gt;</w:t>
            </w:r>
          </w:p>
          <w:p w14:paraId="47904F24" w14:textId="77777777" w:rsidR="00860C7A" w:rsidRPr="00C128FA" w:rsidRDefault="00860C7A" w:rsidP="00860C7A">
            <w:pPr>
              <w:pStyle w:val="XML1"/>
            </w:pPr>
            <w:r w:rsidRPr="00C128FA">
              <w:t xml:space="preserve">                  &lt;xs:enumeration value="select"/&gt;</w:t>
            </w:r>
          </w:p>
          <w:p w14:paraId="0638E5C8" w14:textId="77777777" w:rsidR="00860C7A" w:rsidRPr="00C128FA" w:rsidRDefault="00860C7A" w:rsidP="00860C7A">
            <w:pPr>
              <w:pStyle w:val="XML1"/>
            </w:pPr>
            <w:r w:rsidRPr="00C128FA">
              <w:t xml:space="preserve">                  &lt;xs:enumeration value="indirect"/&gt;</w:t>
            </w:r>
          </w:p>
          <w:p w14:paraId="4FD3EAFE" w14:textId="77777777" w:rsidR="00860C7A" w:rsidRPr="00C128FA" w:rsidRDefault="00860C7A" w:rsidP="00860C7A">
            <w:pPr>
              <w:pStyle w:val="XML1"/>
            </w:pPr>
            <w:r w:rsidRPr="00C128FA">
              <w:t xml:space="preserve">                  &lt;xs:enumeration value="fast-failover"/&gt;</w:t>
            </w:r>
          </w:p>
          <w:p w14:paraId="0FEAFB1A" w14:textId="77777777" w:rsidR="00860C7A" w:rsidRPr="00C128FA" w:rsidRDefault="00860C7A" w:rsidP="00860C7A">
            <w:pPr>
              <w:pStyle w:val="XML1"/>
            </w:pPr>
            <w:r w:rsidRPr="00C128FA">
              <w:t xml:space="preserve">                &lt;/xs:restriction&gt;</w:t>
            </w:r>
          </w:p>
          <w:p w14:paraId="44AFCC58" w14:textId="77777777" w:rsidR="00860C7A" w:rsidRPr="00C128FA" w:rsidRDefault="00860C7A" w:rsidP="00860C7A">
            <w:pPr>
              <w:pStyle w:val="XML1"/>
            </w:pPr>
            <w:r w:rsidRPr="00C128FA">
              <w:t xml:space="preserve">              &lt;/xs:simpleType&gt;</w:t>
            </w:r>
          </w:p>
          <w:p w14:paraId="273F12C7" w14:textId="77777777" w:rsidR="00860C7A" w:rsidRPr="00C128FA" w:rsidRDefault="00860C7A" w:rsidP="00860C7A">
            <w:pPr>
              <w:pStyle w:val="XML1"/>
            </w:pPr>
            <w:r w:rsidRPr="00C128FA">
              <w:t xml:space="preserve">            &lt;/xs:element&gt;</w:t>
            </w:r>
          </w:p>
          <w:p w14:paraId="39C028B8" w14:textId="77777777" w:rsidR="00860C7A" w:rsidRPr="00C128FA" w:rsidRDefault="00860C7A" w:rsidP="00860C7A">
            <w:pPr>
              <w:pStyle w:val="XML1"/>
            </w:pPr>
            <w:r w:rsidRPr="00C128FA">
              <w:t xml:space="preserve">          &lt;/xs:sequence&gt;</w:t>
            </w:r>
          </w:p>
          <w:p w14:paraId="1BE6FF2D" w14:textId="77777777" w:rsidR="00860C7A" w:rsidRPr="00C128FA" w:rsidRDefault="00860C7A" w:rsidP="00860C7A">
            <w:pPr>
              <w:pStyle w:val="XML1"/>
            </w:pPr>
            <w:r w:rsidRPr="00C128FA">
              <w:t xml:space="preserve">        &lt;/xs:complexType&gt;</w:t>
            </w:r>
          </w:p>
          <w:p w14:paraId="07D81D25" w14:textId="77777777" w:rsidR="00860C7A" w:rsidRPr="00C128FA" w:rsidRDefault="00860C7A" w:rsidP="00860C7A">
            <w:pPr>
              <w:pStyle w:val="XML1"/>
            </w:pPr>
            <w:r w:rsidRPr="00C128FA">
              <w:t xml:space="preserve">      &lt;/xs:element&gt;</w:t>
            </w:r>
          </w:p>
          <w:p w14:paraId="08E2C5F9" w14:textId="77777777" w:rsidR="00860C7A" w:rsidRPr="00C128FA" w:rsidRDefault="00860C7A" w:rsidP="00860C7A">
            <w:pPr>
              <w:pStyle w:val="XML1"/>
            </w:pPr>
            <w:r w:rsidRPr="00C128FA">
              <w:t xml:space="preserve">      &lt;xs:element name="group-capabilities"&gt;</w:t>
            </w:r>
          </w:p>
          <w:p w14:paraId="7ED19767" w14:textId="77777777" w:rsidR="00860C7A" w:rsidRPr="00C128FA" w:rsidRDefault="00860C7A" w:rsidP="00860C7A">
            <w:pPr>
              <w:pStyle w:val="XML1"/>
            </w:pPr>
            <w:r w:rsidRPr="00C128FA">
              <w:t xml:space="preserve">        &lt;xs:annotation&gt;</w:t>
            </w:r>
          </w:p>
          <w:p w14:paraId="49AA423A" w14:textId="77777777" w:rsidR="00860C7A" w:rsidRPr="00C128FA" w:rsidRDefault="00860C7A" w:rsidP="00860C7A">
            <w:pPr>
              <w:pStyle w:val="XML1"/>
            </w:pPr>
            <w:r w:rsidRPr="00C128FA">
              <w:t xml:space="preserve">          &lt;xs:documentation&gt;</w:t>
            </w:r>
          </w:p>
          <w:p w14:paraId="23BB95FF" w14:textId="77777777" w:rsidR="00860C7A" w:rsidRPr="00C128FA" w:rsidRDefault="00860C7A" w:rsidP="00860C7A">
            <w:pPr>
              <w:pStyle w:val="XML1"/>
            </w:pPr>
            <w:r w:rsidRPr="00C128FA">
              <w:t xml:space="preserve">            Specify the group capabilities supported by the</w:t>
            </w:r>
          </w:p>
          <w:p w14:paraId="6E7612D4" w14:textId="77777777" w:rsidR="00860C7A" w:rsidRPr="00C128FA" w:rsidRDefault="00860C7A" w:rsidP="00860C7A">
            <w:pPr>
              <w:pStyle w:val="XML1"/>
            </w:pPr>
            <w:r w:rsidRPr="00C128FA">
              <w:t xml:space="preserve">            logical switch.</w:t>
            </w:r>
          </w:p>
          <w:p w14:paraId="42BD3BE3" w14:textId="77777777" w:rsidR="00860C7A" w:rsidRPr="00C128FA" w:rsidRDefault="00860C7A" w:rsidP="00860C7A">
            <w:pPr>
              <w:pStyle w:val="XML1"/>
            </w:pPr>
            <w:r w:rsidRPr="00C128FA">
              <w:t xml:space="preserve">          &lt;/xs:documentation&gt;</w:t>
            </w:r>
          </w:p>
          <w:p w14:paraId="70AF4A74" w14:textId="77777777" w:rsidR="00860C7A" w:rsidRPr="00C128FA" w:rsidRDefault="00860C7A" w:rsidP="00860C7A">
            <w:pPr>
              <w:pStyle w:val="XML1"/>
            </w:pPr>
            <w:r w:rsidRPr="00C128FA">
              <w:t xml:space="preserve">        &lt;/xs:annotation&gt;</w:t>
            </w:r>
          </w:p>
          <w:p w14:paraId="0FC83FED" w14:textId="77777777" w:rsidR="00860C7A" w:rsidRPr="00C128FA" w:rsidRDefault="00860C7A" w:rsidP="00860C7A">
            <w:pPr>
              <w:pStyle w:val="XML1"/>
            </w:pPr>
            <w:r w:rsidRPr="00C128FA">
              <w:t xml:space="preserve">        &lt;xs:complexType&gt;</w:t>
            </w:r>
          </w:p>
          <w:p w14:paraId="10491D46" w14:textId="77777777" w:rsidR="00860C7A" w:rsidRPr="00C128FA" w:rsidRDefault="00860C7A" w:rsidP="00860C7A">
            <w:pPr>
              <w:pStyle w:val="XML1"/>
            </w:pPr>
            <w:r w:rsidRPr="00C128FA">
              <w:t xml:space="preserve">          &lt;xs:sequence&gt;</w:t>
            </w:r>
          </w:p>
          <w:p w14:paraId="5FF4C66B" w14:textId="77777777" w:rsidR="00860C7A" w:rsidRPr="00C128FA" w:rsidRDefault="00860C7A" w:rsidP="00860C7A">
            <w:pPr>
              <w:pStyle w:val="XML1"/>
            </w:pPr>
            <w:r w:rsidRPr="00C128FA">
              <w:t xml:space="preserve">            &lt;xs:element name="capability" minOccurs="0" maxOccurs="unbounded"&gt;</w:t>
            </w:r>
          </w:p>
          <w:p w14:paraId="4C6CD55B" w14:textId="77777777" w:rsidR="00860C7A" w:rsidRPr="00C128FA" w:rsidRDefault="00860C7A" w:rsidP="00860C7A">
            <w:pPr>
              <w:pStyle w:val="XML1"/>
            </w:pPr>
            <w:r w:rsidRPr="00C128FA">
              <w:t xml:space="preserve">              &lt;xs:simpleType&gt;</w:t>
            </w:r>
          </w:p>
          <w:p w14:paraId="0641DFC6" w14:textId="77777777" w:rsidR="00860C7A" w:rsidRPr="00C128FA" w:rsidRDefault="00860C7A" w:rsidP="00860C7A">
            <w:pPr>
              <w:pStyle w:val="XML1"/>
            </w:pPr>
            <w:r w:rsidRPr="00C128FA">
              <w:t xml:space="preserve">                &lt;xs:restriction base="xs:string"&gt;</w:t>
            </w:r>
          </w:p>
          <w:p w14:paraId="28326EFF" w14:textId="77777777" w:rsidR="00860C7A" w:rsidRPr="00C128FA" w:rsidRDefault="00860C7A" w:rsidP="00860C7A">
            <w:pPr>
              <w:pStyle w:val="XML1"/>
            </w:pPr>
            <w:r w:rsidRPr="00C128FA">
              <w:t xml:space="preserve">                  &lt;xs:enumeration value="select-weight"/&gt;</w:t>
            </w:r>
          </w:p>
          <w:p w14:paraId="31D8EBBA" w14:textId="77777777" w:rsidR="00860C7A" w:rsidRPr="00C128FA" w:rsidRDefault="00860C7A" w:rsidP="00860C7A">
            <w:pPr>
              <w:pStyle w:val="XML1"/>
            </w:pPr>
            <w:r w:rsidRPr="00C128FA">
              <w:t xml:space="preserve">                  &lt;xs:enumeration value="select-liveness"/&gt;</w:t>
            </w:r>
          </w:p>
          <w:p w14:paraId="69D81629" w14:textId="77777777" w:rsidR="00860C7A" w:rsidRPr="00C128FA" w:rsidRDefault="00860C7A" w:rsidP="00860C7A">
            <w:pPr>
              <w:pStyle w:val="XML1"/>
            </w:pPr>
            <w:r w:rsidRPr="00C128FA">
              <w:t xml:space="preserve">                  &lt;xs:enumeration value="chaining"/&gt;</w:t>
            </w:r>
          </w:p>
          <w:p w14:paraId="21D709B3" w14:textId="77777777" w:rsidR="00860C7A" w:rsidRPr="00C128FA" w:rsidRDefault="00860C7A" w:rsidP="00860C7A">
            <w:pPr>
              <w:pStyle w:val="XML1"/>
            </w:pPr>
            <w:r w:rsidRPr="00C128FA">
              <w:t xml:space="preserve">                  &lt;xs:enumeration value="chaining-check"/&gt;</w:t>
            </w:r>
          </w:p>
          <w:p w14:paraId="519BD398" w14:textId="77777777" w:rsidR="00860C7A" w:rsidRPr="00C128FA" w:rsidRDefault="00860C7A" w:rsidP="00860C7A">
            <w:pPr>
              <w:pStyle w:val="XML1"/>
            </w:pPr>
            <w:r w:rsidRPr="00C128FA">
              <w:t xml:space="preserve">                &lt;/xs:restriction&gt;</w:t>
            </w:r>
          </w:p>
          <w:p w14:paraId="62115791" w14:textId="77777777" w:rsidR="00860C7A" w:rsidRPr="00C128FA" w:rsidRDefault="00860C7A" w:rsidP="00860C7A">
            <w:pPr>
              <w:pStyle w:val="XML1"/>
            </w:pPr>
            <w:r w:rsidRPr="00C128FA">
              <w:t xml:space="preserve">              &lt;/xs:simpleType&gt;</w:t>
            </w:r>
          </w:p>
          <w:p w14:paraId="4E593E5A" w14:textId="77777777" w:rsidR="00860C7A" w:rsidRPr="00C128FA" w:rsidRDefault="00860C7A" w:rsidP="00860C7A">
            <w:pPr>
              <w:pStyle w:val="XML1"/>
            </w:pPr>
            <w:r w:rsidRPr="00C128FA">
              <w:t xml:space="preserve">            &lt;/xs:element&gt;</w:t>
            </w:r>
          </w:p>
          <w:p w14:paraId="50B9D305" w14:textId="77777777" w:rsidR="00860C7A" w:rsidRPr="00C128FA" w:rsidRDefault="00860C7A" w:rsidP="00860C7A">
            <w:pPr>
              <w:pStyle w:val="XML1"/>
            </w:pPr>
            <w:r w:rsidRPr="00C128FA">
              <w:t xml:space="preserve">          &lt;/xs:sequence&gt;</w:t>
            </w:r>
          </w:p>
          <w:p w14:paraId="03E135DF" w14:textId="77777777" w:rsidR="00860C7A" w:rsidRPr="00C128FA" w:rsidRDefault="00860C7A" w:rsidP="00860C7A">
            <w:pPr>
              <w:pStyle w:val="XML1"/>
            </w:pPr>
            <w:r w:rsidRPr="00C128FA">
              <w:t xml:space="preserve">        &lt;/xs:complexType&gt;</w:t>
            </w:r>
          </w:p>
          <w:p w14:paraId="71DC5153" w14:textId="77777777" w:rsidR="00860C7A" w:rsidRPr="00C128FA" w:rsidRDefault="00860C7A" w:rsidP="00860C7A">
            <w:pPr>
              <w:pStyle w:val="XML1"/>
            </w:pPr>
            <w:r w:rsidRPr="00C128FA">
              <w:t xml:space="preserve">      &lt;/xs:element&gt;</w:t>
            </w:r>
          </w:p>
          <w:p w14:paraId="2C28C887" w14:textId="77777777" w:rsidR="00860C7A" w:rsidRPr="00C128FA" w:rsidRDefault="00860C7A" w:rsidP="00860C7A">
            <w:pPr>
              <w:pStyle w:val="XML1"/>
            </w:pPr>
            <w:r w:rsidRPr="00C128FA">
              <w:t xml:space="preserve">      &lt;xs:element name="action-types"&gt;</w:t>
            </w:r>
          </w:p>
          <w:p w14:paraId="33A1A1C2" w14:textId="77777777" w:rsidR="00860C7A" w:rsidRPr="00C128FA" w:rsidRDefault="00860C7A" w:rsidP="00860C7A">
            <w:pPr>
              <w:pStyle w:val="XML1"/>
            </w:pPr>
            <w:r w:rsidRPr="00C128FA">
              <w:t xml:space="preserve">        &lt;xs:annotation&gt;</w:t>
            </w:r>
          </w:p>
          <w:p w14:paraId="5AC76A97" w14:textId="77777777" w:rsidR="00860C7A" w:rsidRPr="00C128FA" w:rsidRDefault="00860C7A" w:rsidP="00860C7A">
            <w:pPr>
              <w:pStyle w:val="XML1"/>
            </w:pPr>
            <w:r w:rsidRPr="00C128FA">
              <w:t xml:space="preserve">          &lt;xs:documentation&gt;</w:t>
            </w:r>
          </w:p>
          <w:p w14:paraId="2F50F7E7" w14:textId="77777777" w:rsidR="00860C7A" w:rsidRPr="00C128FA" w:rsidRDefault="00860C7A" w:rsidP="00860C7A">
            <w:pPr>
              <w:pStyle w:val="XML1"/>
            </w:pPr>
            <w:r w:rsidRPr="00C128FA">
              <w:t xml:space="preserve">            Specify the action types supported by the</w:t>
            </w:r>
          </w:p>
          <w:p w14:paraId="5043129D" w14:textId="77777777" w:rsidR="00860C7A" w:rsidRPr="00C128FA" w:rsidRDefault="00860C7A" w:rsidP="00860C7A">
            <w:pPr>
              <w:pStyle w:val="XML1"/>
            </w:pPr>
            <w:r w:rsidRPr="00C128FA">
              <w:t xml:space="preserve">            logical switch.</w:t>
            </w:r>
          </w:p>
          <w:p w14:paraId="382DE5A1" w14:textId="77777777" w:rsidR="00860C7A" w:rsidRPr="00C128FA" w:rsidRDefault="00860C7A" w:rsidP="00860C7A">
            <w:pPr>
              <w:pStyle w:val="XML1"/>
            </w:pPr>
            <w:r w:rsidRPr="00C128FA">
              <w:t xml:space="preserve">          &lt;/xs:documentation&gt;</w:t>
            </w:r>
          </w:p>
          <w:p w14:paraId="53CF2E19" w14:textId="77777777" w:rsidR="00860C7A" w:rsidRPr="00C128FA" w:rsidRDefault="00860C7A" w:rsidP="00860C7A">
            <w:pPr>
              <w:pStyle w:val="XML1"/>
            </w:pPr>
            <w:r w:rsidRPr="00C128FA">
              <w:t xml:space="preserve">        &lt;/xs:annotation&gt;</w:t>
            </w:r>
          </w:p>
          <w:p w14:paraId="4E286267" w14:textId="77777777" w:rsidR="00860C7A" w:rsidRPr="00C128FA" w:rsidRDefault="00860C7A" w:rsidP="00860C7A">
            <w:pPr>
              <w:pStyle w:val="XML1"/>
            </w:pPr>
            <w:r w:rsidRPr="00C128FA">
              <w:t xml:space="preserve">        &lt;xs:complexType&gt;</w:t>
            </w:r>
          </w:p>
          <w:p w14:paraId="7E53E3C7" w14:textId="77777777" w:rsidR="00860C7A" w:rsidRPr="00C128FA" w:rsidRDefault="00860C7A" w:rsidP="00860C7A">
            <w:pPr>
              <w:pStyle w:val="XML1"/>
            </w:pPr>
            <w:r w:rsidRPr="00C128FA">
              <w:t xml:space="preserve">          &lt;xs:sequence&gt;</w:t>
            </w:r>
          </w:p>
          <w:p w14:paraId="73564BBE" w14:textId="77777777" w:rsidR="00860C7A" w:rsidRPr="00C128FA" w:rsidRDefault="00860C7A" w:rsidP="00860C7A">
            <w:pPr>
              <w:pStyle w:val="XML1"/>
            </w:pPr>
            <w:r w:rsidRPr="00C128FA">
              <w:t xml:space="preserve">            &lt;xs:element name="type" minOccurs="0" maxOccurs="unbounded"  type="OFActionType"/&gt;</w:t>
            </w:r>
          </w:p>
          <w:p w14:paraId="50A49B01" w14:textId="77777777" w:rsidR="00860C7A" w:rsidRPr="00C128FA" w:rsidRDefault="00860C7A" w:rsidP="00860C7A">
            <w:pPr>
              <w:pStyle w:val="XML1"/>
            </w:pPr>
            <w:r w:rsidRPr="00C128FA">
              <w:lastRenderedPageBreak/>
              <w:t xml:space="preserve">          &lt;/xs:sequence&gt;</w:t>
            </w:r>
          </w:p>
          <w:p w14:paraId="55DB4D41" w14:textId="77777777" w:rsidR="00860C7A" w:rsidRPr="00C128FA" w:rsidRDefault="00860C7A" w:rsidP="00860C7A">
            <w:pPr>
              <w:pStyle w:val="XML1"/>
            </w:pPr>
            <w:r w:rsidRPr="00C128FA">
              <w:t xml:space="preserve">        &lt;/xs:complexType&gt;</w:t>
            </w:r>
          </w:p>
          <w:p w14:paraId="592F92EC" w14:textId="77777777" w:rsidR="00860C7A" w:rsidRPr="00C128FA" w:rsidRDefault="00860C7A" w:rsidP="00860C7A">
            <w:pPr>
              <w:pStyle w:val="XML1"/>
            </w:pPr>
            <w:r w:rsidRPr="00C128FA">
              <w:t xml:space="preserve">      &lt;/xs:element&gt;</w:t>
            </w:r>
          </w:p>
          <w:p w14:paraId="11245F8C" w14:textId="77777777" w:rsidR="00860C7A" w:rsidRPr="00C128FA" w:rsidRDefault="00860C7A" w:rsidP="00860C7A">
            <w:pPr>
              <w:pStyle w:val="XML1"/>
            </w:pPr>
            <w:r w:rsidRPr="00C128FA">
              <w:t xml:space="preserve">      &lt;xs:element name="instruction-types"&gt;</w:t>
            </w:r>
          </w:p>
          <w:p w14:paraId="3B724258" w14:textId="77777777" w:rsidR="00860C7A" w:rsidRPr="00C128FA" w:rsidRDefault="00860C7A" w:rsidP="00860C7A">
            <w:pPr>
              <w:pStyle w:val="XML1"/>
            </w:pPr>
            <w:r w:rsidRPr="00C128FA">
              <w:t xml:space="preserve">        &lt;xs:annotation&gt;</w:t>
            </w:r>
          </w:p>
          <w:p w14:paraId="2968048F" w14:textId="77777777" w:rsidR="00860C7A" w:rsidRPr="00C128FA" w:rsidRDefault="00860C7A" w:rsidP="00860C7A">
            <w:pPr>
              <w:pStyle w:val="XML1"/>
            </w:pPr>
            <w:r w:rsidRPr="00C128FA">
              <w:t xml:space="preserve">          &lt;xs:documentation&gt;</w:t>
            </w:r>
          </w:p>
          <w:p w14:paraId="1683AC95" w14:textId="77777777" w:rsidR="00860C7A" w:rsidRPr="00C128FA" w:rsidRDefault="00860C7A" w:rsidP="00860C7A">
            <w:pPr>
              <w:pStyle w:val="XML1"/>
            </w:pPr>
            <w:r w:rsidRPr="00C128FA">
              <w:t xml:space="preserve">            Specify the instruction types supported by the</w:t>
            </w:r>
          </w:p>
          <w:p w14:paraId="5480804F" w14:textId="77777777" w:rsidR="00860C7A" w:rsidRPr="00C128FA" w:rsidRDefault="00860C7A" w:rsidP="00860C7A">
            <w:pPr>
              <w:pStyle w:val="XML1"/>
            </w:pPr>
            <w:r w:rsidRPr="00C128FA">
              <w:t xml:space="preserve">            logical switch.</w:t>
            </w:r>
          </w:p>
          <w:p w14:paraId="60C728AB" w14:textId="77777777" w:rsidR="00860C7A" w:rsidRPr="00C128FA" w:rsidRDefault="00860C7A" w:rsidP="00860C7A">
            <w:pPr>
              <w:pStyle w:val="XML1"/>
            </w:pPr>
            <w:r w:rsidRPr="00C128FA">
              <w:t xml:space="preserve">          &lt;/xs:documentation&gt;</w:t>
            </w:r>
          </w:p>
          <w:p w14:paraId="53701D62" w14:textId="77777777" w:rsidR="00860C7A" w:rsidRPr="00C128FA" w:rsidRDefault="00860C7A" w:rsidP="00860C7A">
            <w:pPr>
              <w:pStyle w:val="XML1"/>
            </w:pPr>
            <w:r w:rsidRPr="00C128FA">
              <w:t xml:space="preserve">        &lt;/xs:annotation&gt;</w:t>
            </w:r>
          </w:p>
          <w:p w14:paraId="0F241CB6" w14:textId="77777777" w:rsidR="00860C7A" w:rsidRPr="00C128FA" w:rsidRDefault="00860C7A" w:rsidP="00860C7A">
            <w:pPr>
              <w:pStyle w:val="XML1"/>
            </w:pPr>
            <w:r w:rsidRPr="00C128FA">
              <w:t xml:space="preserve">        &lt;xs:complexType&gt;</w:t>
            </w:r>
          </w:p>
          <w:p w14:paraId="776E1900" w14:textId="77777777" w:rsidR="00860C7A" w:rsidRPr="00C128FA" w:rsidRDefault="00860C7A" w:rsidP="00860C7A">
            <w:pPr>
              <w:pStyle w:val="XML1"/>
            </w:pPr>
            <w:r w:rsidRPr="00C128FA">
              <w:t xml:space="preserve">          &lt;xs:sequence&gt;</w:t>
            </w:r>
          </w:p>
          <w:p w14:paraId="55C21F9E" w14:textId="77777777" w:rsidR="00860C7A" w:rsidRPr="00C128FA" w:rsidRDefault="00860C7A" w:rsidP="00860C7A">
            <w:pPr>
              <w:pStyle w:val="XML1"/>
            </w:pPr>
            <w:r w:rsidRPr="00C128FA">
              <w:t xml:space="preserve">            &lt;xs:element name="type" minOccurs="0" maxOccurs="unbounded"  type="OFInstructionType"/&gt;</w:t>
            </w:r>
          </w:p>
          <w:p w14:paraId="1343CB97" w14:textId="77777777" w:rsidR="00860C7A" w:rsidRPr="00C128FA" w:rsidRDefault="00860C7A" w:rsidP="00860C7A">
            <w:pPr>
              <w:pStyle w:val="XML1"/>
            </w:pPr>
            <w:r w:rsidRPr="00C128FA">
              <w:t xml:space="preserve">          &lt;/xs:sequence&gt;</w:t>
            </w:r>
          </w:p>
          <w:p w14:paraId="2AE61581" w14:textId="77777777" w:rsidR="00860C7A" w:rsidRPr="00C128FA" w:rsidRDefault="00860C7A" w:rsidP="00860C7A">
            <w:pPr>
              <w:pStyle w:val="XML1"/>
            </w:pPr>
            <w:r w:rsidRPr="00C128FA">
              <w:t xml:space="preserve">        &lt;/xs:complexType&gt;</w:t>
            </w:r>
          </w:p>
          <w:p w14:paraId="57D3D1CD" w14:textId="77777777" w:rsidR="00860C7A" w:rsidRPr="00C128FA" w:rsidRDefault="00860C7A" w:rsidP="00860C7A">
            <w:pPr>
              <w:pStyle w:val="XML1"/>
            </w:pPr>
            <w:r w:rsidRPr="00C128FA">
              <w:t xml:space="preserve">      &lt;/xs:element&gt;</w:t>
            </w:r>
          </w:p>
          <w:p w14:paraId="74247A70" w14:textId="77777777" w:rsidR="00860C7A" w:rsidRPr="00C128FA" w:rsidRDefault="00860C7A" w:rsidP="00860C7A">
            <w:pPr>
              <w:pStyle w:val="XML1"/>
            </w:pPr>
            <w:r w:rsidRPr="00C128FA">
              <w:t xml:space="preserve">    &lt;/xs:sequence&gt;</w:t>
            </w:r>
          </w:p>
          <w:p w14:paraId="0549AFDF" w14:textId="77777777" w:rsidR="00D8113B" w:rsidRPr="00C128FA" w:rsidRDefault="00860C7A" w:rsidP="00860C7A">
            <w:pPr>
              <w:pStyle w:val="XML1"/>
            </w:pPr>
            <w:r w:rsidRPr="00C128FA">
              <w:t xml:space="preserve">  &lt;/xs:group&gt;</w:t>
            </w:r>
          </w:p>
          <w:p w14:paraId="76ECBADA" w14:textId="77777777" w:rsidR="00860C7A" w:rsidRPr="00C128FA" w:rsidRDefault="00860C7A" w:rsidP="00860C7A">
            <w:pPr>
              <w:pStyle w:val="XML1"/>
            </w:pPr>
          </w:p>
          <w:p w14:paraId="4D027454" w14:textId="77777777" w:rsidR="00860C7A" w:rsidRPr="00C128FA" w:rsidRDefault="00860C7A" w:rsidP="00860C7A">
            <w:pPr>
              <w:pStyle w:val="XML1"/>
            </w:pPr>
            <w:r w:rsidRPr="00C128FA">
              <w:t>&lt;xs:simpleType name="OFActionType"&gt;</w:t>
            </w:r>
          </w:p>
          <w:p w14:paraId="7235897D" w14:textId="77777777" w:rsidR="00860C7A" w:rsidRPr="00C128FA" w:rsidRDefault="00860C7A" w:rsidP="00860C7A">
            <w:pPr>
              <w:pStyle w:val="XML1"/>
            </w:pPr>
            <w:r w:rsidRPr="00C128FA">
              <w:t xml:space="preserve">    &lt;xs:annotation&gt;</w:t>
            </w:r>
          </w:p>
          <w:p w14:paraId="0AE86B7C" w14:textId="77777777" w:rsidR="00860C7A" w:rsidRPr="00C128FA" w:rsidRDefault="00860C7A" w:rsidP="00860C7A">
            <w:pPr>
              <w:pStyle w:val="XML1"/>
            </w:pPr>
            <w:r w:rsidRPr="00C128FA">
              <w:t xml:space="preserve">      &lt;xs:documentation&gt;</w:t>
            </w:r>
          </w:p>
          <w:p w14:paraId="11703D41" w14:textId="77777777" w:rsidR="00860C7A" w:rsidRPr="00C128FA" w:rsidRDefault="00860C7A" w:rsidP="00860C7A">
            <w:pPr>
              <w:pStyle w:val="XML1"/>
            </w:pPr>
            <w:r w:rsidRPr="00C128FA">
              <w:t xml:space="preserve">        The types of actions defined in OpenFlow Switch</w:t>
            </w:r>
          </w:p>
          <w:p w14:paraId="19EAABDA" w14:textId="77777777" w:rsidR="00860C7A" w:rsidRPr="00C128FA" w:rsidRDefault="00860C7A" w:rsidP="00860C7A">
            <w:pPr>
              <w:pStyle w:val="XML1"/>
            </w:pPr>
            <w:r w:rsidRPr="00C128FA">
              <w:t xml:space="preserve">        Specification versions 1.2, 1.3, and 1.3.1</w:t>
            </w:r>
          </w:p>
          <w:p w14:paraId="5ACF7760" w14:textId="77777777" w:rsidR="00860C7A" w:rsidRPr="00C128FA" w:rsidRDefault="00860C7A" w:rsidP="00860C7A">
            <w:pPr>
              <w:pStyle w:val="XML1"/>
            </w:pPr>
            <w:r w:rsidRPr="00C128FA">
              <w:t xml:space="preserve">      &lt;/xs:documentation&gt;</w:t>
            </w:r>
          </w:p>
          <w:p w14:paraId="64238C05" w14:textId="77777777" w:rsidR="00860C7A" w:rsidRPr="00C128FA" w:rsidRDefault="00860C7A" w:rsidP="00860C7A">
            <w:pPr>
              <w:pStyle w:val="XML1"/>
            </w:pPr>
            <w:r w:rsidRPr="00C128FA">
              <w:t xml:space="preserve">    &lt;/xs:annotation&gt;</w:t>
            </w:r>
          </w:p>
          <w:p w14:paraId="42BF761B" w14:textId="77777777" w:rsidR="00860C7A" w:rsidRPr="00C128FA" w:rsidRDefault="00860C7A" w:rsidP="00860C7A">
            <w:pPr>
              <w:pStyle w:val="XML1"/>
            </w:pPr>
          </w:p>
          <w:p w14:paraId="4622BEED" w14:textId="77777777" w:rsidR="00860C7A" w:rsidRPr="00C128FA" w:rsidRDefault="00860C7A" w:rsidP="00860C7A">
            <w:pPr>
              <w:pStyle w:val="XML1"/>
            </w:pPr>
            <w:r w:rsidRPr="00C128FA">
              <w:t xml:space="preserve">    &lt;xs:restriction base="xs:string"&gt;</w:t>
            </w:r>
          </w:p>
          <w:p w14:paraId="3E037120" w14:textId="77777777" w:rsidR="00860C7A" w:rsidRPr="00C128FA" w:rsidRDefault="00860C7A" w:rsidP="00860C7A">
            <w:pPr>
              <w:pStyle w:val="XML1"/>
            </w:pPr>
            <w:r w:rsidRPr="00C128FA">
              <w:t xml:space="preserve">      &lt;xs:enumeration value="output"/&gt;</w:t>
            </w:r>
          </w:p>
          <w:p w14:paraId="2517A91A" w14:textId="77777777" w:rsidR="00860C7A" w:rsidRPr="00C128FA" w:rsidRDefault="00860C7A" w:rsidP="00860C7A">
            <w:pPr>
              <w:pStyle w:val="XML1"/>
            </w:pPr>
            <w:r w:rsidRPr="00C128FA">
              <w:t xml:space="preserve">      &lt;xs:enumeration value="copy-ttl-out"/&gt;</w:t>
            </w:r>
          </w:p>
          <w:p w14:paraId="17BF0112" w14:textId="77777777" w:rsidR="00860C7A" w:rsidRPr="00C128FA" w:rsidRDefault="00860C7A" w:rsidP="00860C7A">
            <w:pPr>
              <w:pStyle w:val="XML1"/>
            </w:pPr>
            <w:r w:rsidRPr="00C128FA">
              <w:t xml:space="preserve">      &lt;xs:enumeration value="copy-ttl-in"/&gt;</w:t>
            </w:r>
          </w:p>
          <w:p w14:paraId="1598D2FA" w14:textId="77777777" w:rsidR="00860C7A" w:rsidRPr="00C128FA" w:rsidRDefault="00860C7A" w:rsidP="00860C7A">
            <w:pPr>
              <w:pStyle w:val="XML1"/>
            </w:pPr>
            <w:r w:rsidRPr="00C128FA">
              <w:t xml:space="preserve">      &lt;xs:enumeration value="set-mpls-ttl"/&gt;</w:t>
            </w:r>
          </w:p>
          <w:p w14:paraId="22E28695" w14:textId="77777777" w:rsidR="00860C7A" w:rsidRPr="00C128FA" w:rsidRDefault="00860C7A" w:rsidP="00860C7A">
            <w:pPr>
              <w:pStyle w:val="XML1"/>
            </w:pPr>
            <w:r w:rsidRPr="00C128FA">
              <w:t xml:space="preserve">      &lt;xs:enumeration value="dec-mpls-ttl"/&gt;</w:t>
            </w:r>
          </w:p>
          <w:p w14:paraId="6751B9B9" w14:textId="77777777" w:rsidR="00860C7A" w:rsidRPr="00C128FA" w:rsidRDefault="00860C7A" w:rsidP="00860C7A">
            <w:pPr>
              <w:pStyle w:val="XML1"/>
            </w:pPr>
            <w:r w:rsidRPr="00C128FA">
              <w:t xml:space="preserve">      &lt;xs:enumeration value="push-vlan"/&gt;</w:t>
            </w:r>
          </w:p>
          <w:p w14:paraId="454EE5DE" w14:textId="77777777" w:rsidR="00860C7A" w:rsidRPr="00C128FA" w:rsidRDefault="00860C7A" w:rsidP="00860C7A">
            <w:pPr>
              <w:pStyle w:val="XML1"/>
            </w:pPr>
            <w:r w:rsidRPr="00C128FA">
              <w:t xml:space="preserve">      &lt;xs:enumeration value="pop-vlan"/&gt;</w:t>
            </w:r>
          </w:p>
          <w:p w14:paraId="7ED5528E" w14:textId="77777777" w:rsidR="00860C7A" w:rsidRPr="00C128FA" w:rsidRDefault="00860C7A" w:rsidP="00860C7A">
            <w:pPr>
              <w:pStyle w:val="XML1"/>
            </w:pPr>
            <w:r w:rsidRPr="00C128FA">
              <w:t xml:space="preserve">      &lt;xs:enumeration value="push-mpls"/&gt;</w:t>
            </w:r>
          </w:p>
          <w:p w14:paraId="58CD1AC7" w14:textId="77777777" w:rsidR="00860C7A" w:rsidRPr="00C128FA" w:rsidRDefault="00860C7A" w:rsidP="00860C7A">
            <w:pPr>
              <w:pStyle w:val="XML1"/>
            </w:pPr>
            <w:r w:rsidRPr="00C128FA">
              <w:t xml:space="preserve">      &lt;xs:enumeration value="pop-mpls"/&gt;</w:t>
            </w:r>
          </w:p>
          <w:p w14:paraId="4F89349C" w14:textId="77777777" w:rsidR="00860C7A" w:rsidRPr="00C128FA" w:rsidRDefault="00860C7A" w:rsidP="00860C7A">
            <w:pPr>
              <w:pStyle w:val="XML1"/>
            </w:pPr>
            <w:r w:rsidRPr="00C128FA">
              <w:t xml:space="preserve">      &lt;xs:enumeration value="set-queue"/&gt;</w:t>
            </w:r>
          </w:p>
          <w:p w14:paraId="5DB42939" w14:textId="77777777" w:rsidR="00860C7A" w:rsidRPr="00C128FA" w:rsidRDefault="00860C7A" w:rsidP="00860C7A">
            <w:pPr>
              <w:pStyle w:val="XML1"/>
            </w:pPr>
            <w:r w:rsidRPr="00C128FA">
              <w:t xml:space="preserve">      &lt;xs:enumeration value="group"/&gt;</w:t>
            </w:r>
          </w:p>
          <w:p w14:paraId="639E66C4" w14:textId="77777777" w:rsidR="00860C7A" w:rsidRPr="00C128FA" w:rsidRDefault="00860C7A" w:rsidP="00860C7A">
            <w:pPr>
              <w:pStyle w:val="XML1"/>
            </w:pPr>
            <w:r w:rsidRPr="00C128FA">
              <w:t xml:space="preserve">      &lt;xs:enumeration value="set-nw-ttl"/&gt;</w:t>
            </w:r>
          </w:p>
          <w:p w14:paraId="4ED95F18" w14:textId="77777777" w:rsidR="00860C7A" w:rsidRPr="00C128FA" w:rsidRDefault="00860C7A" w:rsidP="00860C7A">
            <w:pPr>
              <w:pStyle w:val="XML1"/>
            </w:pPr>
            <w:r w:rsidRPr="00C128FA">
              <w:t xml:space="preserve">      &lt;xs:enumeration value="dec-nw-ttl"/&gt;</w:t>
            </w:r>
          </w:p>
          <w:p w14:paraId="0421F929" w14:textId="77777777" w:rsidR="00860C7A" w:rsidRPr="00C128FA" w:rsidRDefault="00860C7A" w:rsidP="00860C7A">
            <w:pPr>
              <w:pStyle w:val="XML1"/>
            </w:pPr>
            <w:r w:rsidRPr="00C128FA">
              <w:t xml:space="preserve">      &lt;xs:enumeration value="set-field"/&gt;</w:t>
            </w:r>
          </w:p>
          <w:p w14:paraId="26603A6A" w14:textId="77777777" w:rsidR="00860C7A" w:rsidRPr="00C128FA" w:rsidRDefault="00860C7A" w:rsidP="00860C7A">
            <w:pPr>
              <w:pStyle w:val="XML1"/>
            </w:pPr>
            <w:r w:rsidRPr="00C128FA">
              <w:t xml:space="preserve">    &lt;/xs:restriction&gt;</w:t>
            </w:r>
          </w:p>
          <w:p w14:paraId="54ADC7E7" w14:textId="77777777" w:rsidR="00860C7A" w:rsidRPr="00C128FA" w:rsidRDefault="00860C7A" w:rsidP="00860C7A">
            <w:pPr>
              <w:pStyle w:val="XML1"/>
            </w:pPr>
            <w:r w:rsidRPr="00C128FA">
              <w:t xml:space="preserve">  &lt;/xs:simpleType&gt;</w:t>
            </w:r>
          </w:p>
          <w:p w14:paraId="29DAC921" w14:textId="77777777" w:rsidR="00860C7A" w:rsidRPr="00C128FA" w:rsidRDefault="00860C7A" w:rsidP="00860C7A">
            <w:pPr>
              <w:pStyle w:val="XML1"/>
            </w:pPr>
            <w:r w:rsidRPr="00C128FA">
              <w:t xml:space="preserve">  &lt;xs:simpleType name="OFInstructionType"&gt;</w:t>
            </w:r>
          </w:p>
          <w:p w14:paraId="4962B328" w14:textId="77777777" w:rsidR="00860C7A" w:rsidRPr="00C128FA" w:rsidRDefault="00860C7A" w:rsidP="00860C7A">
            <w:pPr>
              <w:pStyle w:val="XML1"/>
            </w:pPr>
            <w:r w:rsidRPr="00C128FA">
              <w:t xml:space="preserve">    &lt;xs:annotation&gt;</w:t>
            </w:r>
          </w:p>
          <w:p w14:paraId="6A7FD9E6" w14:textId="77777777" w:rsidR="00860C7A" w:rsidRPr="00C128FA" w:rsidRDefault="00860C7A" w:rsidP="00860C7A">
            <w:pPr>
              <w:pStyle w:val="XML1"/>
            </w:pPr>
            <w:r w:rsidRPr="00C128FA">
              <w:t xml:space="preserve">      &lt;xs:documentation&gt;</w:t>
            </w:r>
          </w:p>
          <w:p w14:paraId="45D73AA0" w14:textId="77777777" w:rsidR="00860C7A" w:rsidRPr="00C128FA" w:rsidRDefault="00860C7A" w:rsidP="00860C7A">
            <w:pPr>
              <w:pStyle w:val="XML1"/>
            </w:pPr>
            <w:r w:rsidRPr="00C128FA">
              <w:t xml:space="preserve">        The types of instructions defined in OpenFlow</w:t>
            </w:r>
          </w:p>
          <w:p w14:paraId="6CF0DF71" w14:textId="77777777" w:rsidR="00860C7A" w:rsidRPr="00C128FA" w:rsidRDefault="00860C7A" w:rsidP="00860C7A">
            <w:pPr>
              <w:pStyle w:val="XML1"/>
            </w:pPr>
            <w:r w:rsidRPr="00C128FA">
              <w:t xml:space="preserve">        Switch Specification versions 1.2, 1.3, and 1.3.1.</w:t>
            </w:r>
          </w:p>
          <w:p w14:paraId="6FB8F1A7" w14:textId="77777777" w:rsidR="00860C7A" w:rsidRPr="00C128FA" w:rsidRDefault="00860C7A" w:rsidP="00860C7A">
            <w:pPr>
              <w:pStyle w:val="XML1"/>
            </w:pPr>
            <w:r w:rsidRPr="00C128FA">
              <w:t xml:space="preserve">      &lt;/xs:documentation&gt;</w:t>
            </w:r>
          </w:p>
          <w:p w14:paraId="251B7A66" w14:textId="77777777" w:rsidR="00860C7A" w:rsidRPr="00C128FA" w:rsidRDefault="00860C7A" w:rsidP="00860C7A">
            <w:pPr>
              <w:pStyle w:val="XML1"/>
            </w:pPr>
            <w:r w:rsidRPr="00C128FA">
              <w:t xml:space="preserve">    &lt;/xs:annotation&gt;</w:t>
            </w:r>
          </w:p>
          <w:p w14:paraId="2A334FBB" w14:textId="77777777" w:rsidR="00860C7A" w:rsidRPr="00C128FA" w:rsidRDefault="00860C7A" w:rsidP="00860C7A">
            <w:pPr>
              <w:pStyle w:val="XML1"/>
            </w:pPr>
          </w:p>
          <w:p w14:paraId="0D868703" w14:textId="77777777" w:rsidR="00860C7A" w:rsidRPr="00C128FA" w:rsidRDefault="00860C7A" w:rsidP="00860C7A">
            <w:pPr>
              <w:pStyle w:val="XML1"/>
            </w:pPr>
            <w:r w:rsidRPr="00C128FA">
              <w:t xml:space="preserve">    &lt;xs:restriction base="xs:string"&gt;</w:t>
            </w:r>
          </w:p>
          <w:p w14:paraId="7CF63BE7" w14:textId="77777777" w:rsidR="00860C7A" w:rsidRPr="00C128FA" w:rsidRDefault="00860C7A" w:rsidP="00860C7A">
            <w:pPr>
              <w:pStyle w:val="XML1"/>
            </w:pPr>
            <w:r w:rsidRPr="00C128FA">
              <w:t xml:space="preserve">      &lt;xs:enumeration value="apply-actions"/&gt;</w:t>
            </w:r>
          </w:p>
          <w:p w14:paraId="0D650781" w14:textId="77777777" w:rsidR="00860C7A" w:rsidRPr="00C128FA" w:rsidRDefault="00860C7A" w:rsidP="00860C7A">
            <w:pPr>
              <w:pStyle w:val="XML1"/>
            </w:pPr>
            <w:r w:rsidRPr="00C128FA">
              <w:t xml:space="preserve">      &lt;xs:enumeration value="clear-actions"/&gt;</w:t>
            </w:r>
          </w:p>
          <w:p w14:paraId="77DD99A1" w14:textId="77777777" w:rsidR="00860C7A" w:rsidRPr="00C128FA" w:rsidRDefault="00860C7A" w:rsidP="00860C7A">
            <w:pPr>
              <w:pStyle w:val="XML1"/>
            </w:pPr>
            <w:r w:rsidRPr="00C128FA">
              <w:lastRenderedPageBreak/>
              <w:t xml:space="preserve">      &lt;xs:enumeration value="write-actions"/&gt;</w:t>
            </w:r>
          </w:p>
          <w:p w14:paraId="0B5BB76B" w14:textId="77777777" w:rsidR="00860C7A" w:rsidRPr="00C128FA" w:rsidRDefault="00860C7A" w:rsidP="00860C7A">
            <w:pPr>
              <w:pStyle w:val="XML1"/>
            </w:pPr>
            <w:r w:rsidRPr="00C128FA">
              <w:t xml:space="preserve">      &lt;xs:enumeration value="write-metadata"/&gt;</w:t>
            </w:r>
          </w:p>
          <w:p w14:paraId="589835FF" w14:textId="77777777" w:rsidR="00860C7A" w:rsidRPr="00C128FA" w:rsidRDefault="00860C7A" w:rsidP="00860C7A">
            <w:pPr>
              <w:pStyle w:val="XML1"/>
            </w:pPr>
            <w:r w:rsidRPr="00C128FA">
              <w:t xml:space="preserve">      &lt;xs:enumeration value="goto-table"/&gt;</w:t>
            </w:r>
          </w:p>
          <w:p w14:paraId="625C6554" w14:textId="77777777" w:rsidR="00860C7A" w:rsidRPr="00C128FA" w:rsidRDefault="00860C7A" w:rsidP="00860C7A">
            <w:pPr>
              <w:pStyle w:val="XML1"/>
            </w:pPr>
            <w:r w:rsidRPr="00C128FA">
              <w:t xml:space="preserve">    &lt;/xs:restriction&gt;</w:t>
            </w:r>
          </w:p>
          <w:p w14:paraId="4F01701E" w14:textId="0DA844B9" w:rsidR="00860C7A" w:rsidRPr="009F1B7D" w:rsidRDefault="00860C7A" w:rsidP="00860C7A">
            <w:pPr>
              <w:pStyle w:val="XML1"/>
              <w:rPr>
                <w:b/>
              </w:rPr>
            </w:pPr>
            <w:r w:rsidRPr="00C128FA">
              <w:t xml:space="preserve">  &lt;/xs:simpleType&gt;</w:t>
            </w:r>
          </w:p>
        </w:tc>
      </w:tr>
    </w:tbl>
    <w:p w14:paraId="2BFAE4F6" w14:textId="77777777" w:rsidR="00D8113B" w:rsidRPr="00BB2984" w:rsidRDefault="00D8113B" w:rsidP="00D8113B">
      <w:pPr>
        <w:pStyle w:val="XML1"/>
      </w:pPr>
    </w:p>
    <w:p w14:paraId="532E8609" w14:textId="77777777" w:rsidR="00D8113B" w:rsidRPr="009F1B7D" w:rsidRDefault="00D8113B" w:rsidP="00C128FA">
      <w:pPr>
        <w:pStyle w:val="Heading3"/>
      </w:pPr>
      <w:bookmarkStart w:id="963" w:name="_Toc358291595"/>
      <w:r>
        <w:t>XML Example</w:t>
      </w:r>
      <w:bookmarkEnd w:id="963"/>
    </w:p>
    <w:tbl>
      <w:tblPr>
        <w:tblStyle w:val="XMLtable"/>
        <w:tblW w:w="5000" w:type="pct"/>
        <w:tblLook w:val="04A0" w:firstRow="1" w:lastRow="0" w:firstColumn="1" w:lastColumn="0" w:noHBand="0" w:noVBand="1"/>
      </w:tblPr>
      <w:tblGrid>
        <w:gridCol w:w="9474"/>
      </w:tblGrid>
      <w:tr w:rsidR="00D8113B" w:rsidRPr="009F1B7D" w14:paraId="0FAAFBF6" w14:textId="77777777" w:rsidTr="00C128FA">
        <w:tc>
          <w:tcPr>
            <w:tcW w:w="8820" w:type="dxa"/>
          </w:tcPr>
          <w:p w14:paraId="3AD8EADA" w14:textId="6690B1BA" w:rsidR="00D8113B" w:rsidRDefault="00D8113B" w:rsidP="00D96E11">
            <w:pPr>
              <w:pStyle w:val="XML1"/>
            </w:pPr>
            <w:r>
              <w:t>&lt;capabilities&gt;</w:t>
            </w:r>
          </w:p>
          <w:p w14:paraId="2EB67008" w14:textId="4CA01917" w:rsidR="00D8113B" w:rsidRDefault="00D8113B" w:rsidP="00D96E11">
            <w:pPr>
              <w:pStyle w:val="XML2"/>
            </w:pPr>
            <w:r>
              <w:t>&lt;max-buffered-packets&gt;512&lt;/max-buffered-packets&gt;</w:t>
            </w:r>
          </w:p>
          <w:p w14:paraId="27F4BDA5" w14:textId="34EF664A" w:rsidR="00D8113B" w:rsidRDefault="00D8113B" w:rsidP="00D96E11">
            <w:pPr>
              <w:pStyle w:val="XML2"/>
            </w:pPr>
            <w:r>
              <w:t>&lt;max-tables&gt;1024&lt;/max-tables&gt;</w:t>
            </w:r>
          </w:p>
          <w:p w14:paraId="731C3B81" w14:textId="5F34040A" w:rsidR="00D8113B" w:rsidRDefault="00D8113B" w:rsidP="00D96E11">
            <w:pPr>
              <w:pStyle w:val="XML2"/>
            </w:pPr>
            <w:r>
              <w:t>&lt;max-ports&gt;2048&lt;/max-ports&gt;</w:t>
            </w:r>
          </w:p>
          <w:p w14:paraId="1D23B887" w14:textId="698BE7B2" w:rsidR="00D8113B" w:rsidRDefault="00D8113B" w:rsidP="00D96E11">
            <w:pPr>
              <w:pStyle w:val="XML2"/>
            </w:pPr>
            <w:r>
              <w:t>&lt;flow-statistics&gt;true&lt;/flow-statistics&gt;</w:t>
            </w:r>
          </w:p>
          <w:p w14:paraId="7E6AE5D6" w14:textId="37447F5E" w:rsidR="00D8113B" w:rsidRDefault="00D8113B" w:rsidP="00D96E11">
            <w:pPr>
              <w:pStyle w:val="XML2"/>
            </w:pPr>
            <w:r>
              <w:t>&lt;table-statistics&gt;false&lt;/table-statistics&gt;</w:t>
            </w:r>
          </w:p>
          <w:p w14:paraId="660037EE" w14:textId="59D6FB9C" w:rsidR="00D8113B" w:rsidRDefault="00D8113B" w:rsidP="00D96E11">
            <w:pPr>
              <w:pStyle w:val="XML2"/>
            </w:pPr>
            <w:r>
              <w:t>&lt;port-statistics&gt;true&lt;/port-statistics&gt;</w:t>
            </w:r>
          </w:p>
          <w:p w14:paraId="316E8299" w14:textId="277F6DEF" w:rsidR="00D8113B" w:rsidRDefault="00D8113B" w:rsidP="00D96E11">
            <w:pPr>
              <w:pStyle w:val="XML2"/>
            </w:pPr>
            <w:r>
              <w:t>&lt;group-statistics&gt;false&lt;/group-statistics&gt;</w:t>
            </w:r>
          </w:p>
          <w:p w14:paraId="7794F8F3" w14:textId="5EA930A1" w:rsidR="00D8113B" w:rsidRDefault="00D8113B" w:rsidP="00D96E11">
            <w:pPr>
              <w:pStyle w:val="XML2"/>
            </w:pPr>
            <w:r>
              <w:t>&lt;queue-statistics&gt;true&lt;/queue-statistics&gt;</w:t>
            </w:r>
          </w:p>
          <w:p w14:paraId="291F8C86" w14:textId="1BBB8348" w:rsidR="00D8113B" w:rsidRDefault="00D8113B" w:rsidP="00D96E11">
            <w:pPr>
              <w:pStyle w:val="XML2"/>
            </w:pPr>
            <w:r>
              <w:t>&lt;reassemble-ip-fragments&gt;false&lt;/reassemble-ip-fragments&gt;</w:t>
            </w:r>
          </w:p>
          <w:p w14:paraId="3A5EA91A" w14:textId="03A81F20" w:rsidR="00D8113B" w:rsidRDefault="00D8113B" w:rsidP="00D96E11">
            <w:pPr>
              <w:pStyle w:val="XML2"/>
            </w:pPr>
            <w:r>
              <w:t>&lt;block-looping-ports&gt;false&lt;/block-looping-ports&gt;</w:t>
            </w:r>
          </w:p>
          <w:p w14:paraId="5C8A1BAB" w14:textId="63BECA6A" w:rsidR="00D8113B" w:rsidRDefault="00D8113B" w:rsidP="00D96E11">
            <w:pPr>
              <w:pStyle w:val="XML2"/>
            </w:pPr>
            <w:r>
              <w:t>&lt;reserved-port-types&gt;</w:t>
            </w:r>
          </w:p>
          <w:p w14:paraId="39544511" w14:textId="6F269DE1" w:rsidR="00D8113B" w:rsidRDefault="00D8113B" w:rsidP="00D96E11">
            <w:pPr>
              <w:pStyle w:val="XML3"/>
            </w:pPr>
            <w:r>
              <w:t>&lt;type&gt;all&lt;/type&gt;</w:t>
            </w:r>
          </w:p>
          <w:p w14:paraId="70EA5DC3" w14:textId="3783C1D7" w:rsidR="00D8113B" w:rsidRDefault="00D8113B" w:rsidP="00D96E11">
            <w:pPr>
              <w:pStyle w:val="XML2"/>
            </w:pPr>
            <w:r>
              <w:t>&lt;/reserved-port-types&gt;</w:t>
            </w:r>
          </w:p>
          <w:p w14:paraId="6A1BF1B5" w14:textId="54B02DBF" w:rsidR="00D8113B" w:rsidRDefault="00D8113B" w:rsidP="00D96E11">
            <w:pPr>
              <w:pStyle w:val="XML2"/>
            </w:pPr>
            <w:r>
              <w:t>&lt;group-types&gt;</w:t>
            </w:r>
          </w:p>
          <w:p w14:paraId="4D148DEF" w14:textId="05D7CDA9" w:rsidR="00D8113B" w:rsidRDefault="00D8113B" w:rsidP="00D96E11">
            <w:pPr>
              <w:pStyle w:val="XML3"/>
            </w:pPr>
            <w:r>
              <w:t>&lt;type&gt;all&lt;/type&gt;</w:t>
            </w:r>
          </w:p>
          <w:p w14:paraId="2895FA38" w14:textId="1842AC04" w:rsidR="00D8113B" w:rsidRDefault="00D8113B" w:rsidP="00D96E11">
            <w:pPr>
              <w:pStyle w:val="XML2"/>
            </w:pPr>
            <w:r>
              <w:t>&lt;/group-types&gt;</w:t>
            </w:r>
          </w:p>
          <w:p w14:paraId="1CACFB81" w14:textId="50CDE002" w:rsidR="00D8113B" w:rsidRDefault="00D8113B" w:rsidP="00D96E11">
            <w:pPr>
              <w:pStyle w:val="XML2"/>
            </w:pPr>
            <w:r>
              <w:t>&lt;group-capabilities&gt;</w:t>
            </w:r>
          </w:p>
          <w:p w14:paraId="33395071" w14:textId="05177C4E" w:rsidR="00D8113B" w:rsidRDefault="00D8113B" w:rsidP="00D96E11">
            <w:pPr>
              <w:pStyle w:val="XML3"/>
            </w:pPr>
            <w:r>
              <w:t>&lt;capability&gt;select-weight&lt;/capability&gt;</w:t>
            </w:r>
          </w:p>
          <w:p w14:paraId="38CFCAF4" w14:textId="71086C10" w:rsidR="00D8113B" w:rsidRDefault="00D8113B" w:rsidP="00D96E11">
            <w:pPr>
              <w:pStyle w:val="XML2"/>
            </w:pPr>
            <w:r>
              <w:t>&lt;/group-capabilities&gt;</w:t>
            </w:r>
          </w:p>
          <w:p w14:paraId="16A9CC8F" w14:textId="6B2696B3" w:rsidR="00D8113B" w:rsidRDefault="00D8113B" w:rsidP="00D96E11">
            <w:pPr>
              <w:pStyle w:val="XML2"/>
            </w:pPr>
            <w:r>
              <w:t>&lt;action-types&gt;</w:t>
            </w:r>
          </w:p>
          <w:p w14:paraId="0B193C3B" w14:textId="427038A7" w:rsidR="00D8113B" w:rsidRDefault="00D8113B" w:rsidP="00D96E11">
            <w:pPr>
              <w:pStyle w:val="XML3"/>
            </w:pPr>
            <w:r>
              <w:t>&lt;type&gt;output&lt;/type&gt;</w:t>
            </w:r>
          </w:p>
          <w:p w14:paraId="62285256" w14:textId="663A4099" w:rsidR="00D8113B" w:rsidRDefault="00D8113B" w:rsidP="00D96E11">
            <w:pPr>
              <w:pStyle w:val="XML2"/>
            </w:pPr>
            <w:r>
              <w:t>&lt;/action-types&gt;</w:t>
            </w:r>
          </w:p>
          <w:p w14:paraId="3FEBA235" w14:textId="63CD16EE" w:rsidR="00D8113B" w:rsidRDefault="00D8113B" w:rsidP="00D96E11">
            <w:pPr>
              <w:pStyle w:val="XML2"/>
            </w:pPr>
            <w:r>
              <w:t>&lt;instruction-types&gt;</w:t>
            </w:r>
          </w:p>
          <w:p w14:paraId="4DBA937C" w14:textId="4DF59123" w:rsidR="00D8113B" w:rsidRDefault="00D8113B" w:rsidP="00D96E11">
            <w:pPr>
              <w:pStyle w:val="XML3"/>
            </w:pPr>
            <w:r>
              <w:t>&lt;type&gt;apply-actions&lt;/type&gt;</w:t>
            </w:r>
          </w:p>
          <w:p w14:paraId="09B8D9C9" w14:textId="26B2534A" w:rsidR="00D8113B" w:rsidRDefault="00D8113B" w:rsidP="00D96E11">
            <w:pPr>
              <w:pStyle w:val="XML3"/>
            </w:pPr>
            <w:r>
              <w:t>&lt;type&gt;write-actions&lt;/type&gt;</w:t>
            </w:r>
          </w:p>
          <w:p w14:paraId="1387B06A" w14:textId="6A21A3BB" w:rsidR="00D8113B" w:rsidRDefault="00D8113B" w:rsidP="00D96E11">
            <w:pPr>
              <w:pStyle w:val="XML2"/>
            </w:pPr>
            <w:r>
              <w:t>&lt;/instruction-types&gt;</w:t>
            </w:r>
          </w:p>
          <w:p w14:paraId="68974E7D" w14:textId="1C80B646" w:rsidR="00D8113B" w:rsidRPr="009F1B7D" w:rsidRDefault="00D8113B" w:rsidP="00D96E11">
            <w:pPr>
              <w:pStyle w:val="XML1"/>
            </w:pPr>
            <w:r>
              <w:t>&lt;/capabilities&gt;</w:t>
            </w:r>
          </w:p>
        </w:tc>
      </w:tr>
    </w:tbl>
    <w:p w14:paraId="6ACBE270" w14:textId="77777777" w:rsidR="00F86237" w:rsidRDefault="00F86237" w:rsidP="00C128FA">
      <w:pPr>
        <w:pStyle w:val="Heading2"/>
      </w:pPr>
      <w:bookmarkStart w:id="964" w:name="_Toc333523234"/>
      <w:bookmarkStart w:id="965" w:name="_Toc335147321"/>
      <w:bookmarkStart w:id="966" w:name="_Toc333523235"/>
      <w:bookmarkStart w:id="967" w:name="_Toc335147322"/>
      <w:bookmarkStart w:id="968" w:name="_Toc333523236"/>
      <w:bookmarkStart w:id="969" w:name="_Toc335147323"/>
      <w:bookmarkStart w:id="970" w:name="_Toc333523237"/>
      <w:bookmarkStart w:id="971" w:name="_Toc335147324"/>
      <w:bookmarkStart w:id="972" w:name="_Toc333523238"/>
      <w:bookmarkStart w:id="973" w:name="_Toc335147325"/>
      <w:bookmarkStart w:id="974" w:name="_Toc333523239"/>
      <w:bookmarkStart w:id="975" w:name="_Toc335147326"/>
      <w:bookmarkStart w:id="976" w:name="_Toc333523240"/>
      <w:bookmarkStart w:id="977" w:name="_Toc335147327"/>
      <w:bookmarkStart w:id="978" w:name="_Toc333523241"/>
      <w:bookmarkStart w:id="979" w:name="_Toc335147328"/>
      <w:bookmarkStart w:id="980" w:name="_Toc333523242"/>
      <w:bookmarkStart w:id="981" w:name="_Toc335147329"/>
      <w:bookmarkStart w:id="982" w:name="_Toc333523243"/>
      <w:bookmarkStart w:id="983" w:name="_Toc335147330"/>
      <w:bookmarkStart w:id="984" w:name="_Toc333523244"/>
      <w:bookmarkStart w:id="985" w:name="_Toc335147331"/>
      <w:bookmarkStart w:id="986" w:name="_Toc333523245"/>
      <w:bookmarkStart w:id="987" w:name="_Toc335147332"/>
      <w:bookmarkStart w:id="988" w:name="_Toc333523246"/>
      <w:bookmarkStart w:id="989" w:name="_Toc335147333"/>
      <w:bookmarkStart w:id="990" w:name="_Toc333523247"/>
      <w:bookmarkStart w:id="991" w:name="_Toc335147334"/>
      <w:bookmarkStart w:id="992" w:name="_Toc333523248"/>
      <w:bookmarkStart w:id="993" w:name="_Toc335147335"/>
      <w:bookmarkStart w:id="994" w:name="_Toc333523249"/>
      <w:bookmarkStart w:id="995" w:name="_Toc335147336"/>
      <w:bookmarkStart w:id="996" w:name="_Toc333523250"/>
      <w:bookmarkStart w:id="997" w:name="_Toc335147337"/>
      <w:bookmarkStart w:id="998" w:name="_Toc333523251"/>
      <w:bookmarkStart w:id="999" w:name="_Toc335147338"/>
      <w:bookmarkStart w:id="1000" w:name="_Toc333523252"/>
      <w:bookmarkStart w:id="1001" w:name="_Toc335147339"/>
      <w:bookmarkStart w:id="1002" w:name="_Toc358291596"/>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r>
        <w:t>OpenFlow Controller</w:t>
      </w:r>
      <w:bookmarkEnd w:id="1002"/>
    </w:p>
    <w:p w14:paraId="2ABAD7F4" w14:textId="77777777" w:rsidR="00F86237" w:rsidRDefault="00F86237" w:rsidP="00F86237">
      <w:r>
        <w:t>The OpenFlow Controller class represents an entity that acts as OpenFlow Controller of an OpenFlow Logical Switch. Attributes of the class indicate the role of the controller and parameters of the OpenFlow connection to the controller.</w:t>
      </w:r>
    </w:p>
    <w:p w14:paraId="5CFB6974" w14:textId="77777777" w:rsidR="00F86237" w:rsidRPr="009F1B7D" w:rsidRDefault="00F86237" w:rsidP="00D14D27">
      <w:pPr>
        <w:pStyle w:val="Heading3"/>
      </w:pPr>
      <w:bookmarkStart w:id="1003" w:name="_Toc315954001"/>
      <w:bookmarkStart w:id="1004" w:name="_Toc316542511"/>
      <w:bookmarkStart w:id="1005" w:name="_Toc358291597"/>
      <w:r w:rsidRPr="00DB42FD">
        <w:lastRenderedPageBreak/>
        <w:t>UML Diagram</w:t>
      </w:r>
      <w:bookmarkEnd w:id="1003"/>
      <w:bookmarkEnd w:id="1004"/>
      <w:bookmarkEnd w:id="1005"/>
    </w:p>
    <w:p w14:paraId="340981B9" w14:textId="61B954D8" w:rsidR="00F86237" w:rsidRPr="009F1B7D" w:rsidRDefault="005A093D" w:rsidP="00F86237">
      <w:pPr>
        <w:keepNext/>
        <w:jc w:val="center"/>
      </w:pPr>
      <w:r>
        <w:object w:dxaOrig="6939" w:dyaOrig="6962" w14:anchorId="3092B4DD">
          <v:shape id="_x0000_i1031" type="#_x0000_t75" style="width:347pt;height:348pt" o:ole="">
            <v:imagedata r:id="rId29" o:title=""/>
          </v:shape>
          <o:OLEObject Type="Embed" ProgID="Visio.Drawing.11" ShapeID="_x0000_i1031" DrawAspect="Content" ObjectID="_1316293886" r:id="rId30"/>
        </w:object>
      </w:r>
    </w:p>
    <w:p w14:paraId="6BC27656" w14:textId="413D6122" w:rsidR="00F86237" w:rsidRPr="00CE3A81" w:rsidRDefault="00F86237" w:rsidP="00F86237">
      <w:pPr>
        <w:pStyle w:val="Caption"/>
      </w:pPr>
      <w:r w:rsidRPr="00CE3A81">
        <w:t xml:space="preserve">Figure </w:t>
      </w:r>
      <w:r w:rsidR="00C834EB">
        <w:t>8</w:t>
      </w:r>
      <w:r w:rsidRPr="00CE3A81">
        <w:t>: Data Model Diagram for an OpenFlow Controller</w:t>
      </w:r>
    </w:p>
    <w:p w14:paraId="1E42C32C" w14:textId="77777777" w:rsidR="00F86237" w:rsidRPr="009F1B7D" w:rsidRDefault="00F86237" w:rsidP="00F86237">
      <w:pPr>
        <w:rPr>
          <w:rFonts w:eastAsiaTheme="majorEastAsia" w:cstheme="majorBidi"/>
          <w:b/>
          <w:bCs/>
        </w:rPr>
      </w:pPr>
      <w:r w:rsidRPr="00DB42FD">
        <w:br w:type="page"/>
      </w:r>
    </w:p>
    <w:p w14:paraId="02462144" w14:textId="77777777" w:rsidR="00F86237" w:rsidRPr="009F1B7D" w:rsidRDefault="00F86237" w:rsidP="00D14D27">
      <w:pPr>
        <w:pStyle w:val="Heading3"/>
      </w:pPr>
      <w:bookmarkStart w:id="1006" w:name="_Toc315954002"/>
      <w:bookmarkStart w:id="1007" w:name="_Toc316542512"/>
      <w:bookmarkStart w:id="1008" w:name="_Toc358291598"/>
      <w:r w:rsidRPr="00DB42FD">
        <w:lastRenderedPageBreak/>
        <w:t>XML Schema</w:t>
      </w:r>
      <w:bookmarkEnd w:id="1006"/>
      <w:bookmarkEnd w:id="1007"/>
      <w:bookmarkEnd w:id="1008"/>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38C4A1E8" w14:textId="77777777" w:rsidTr="00C128FA">
        <w:tc>
          <w:tcPr>
            <w:tcW w:w="5000" w:type="pct"/>
            <w:shd w:val="clear" w:color="auto" w:fill="C8FCCD"/>
          </w:tcPr>
          <w:p w14:paraId="49AAEE1E" w14:textId="6624745D" w:rsidR="0058493D" w:rsidRDefault="0058493D" w:rsidP="0058493D">
            <w:pPr>
              <w:pStyle w:val="XML1"/>
            </w:pPr>
            <w:r>
              <w:t xml:space="preserve">  &lt;xs:group name="OFControllerType"&gt;</w:t>
            </w:r>
          </w:p>
          <w:p w14:paraId="3D7DE358" w14:textId="77777777" w:rsidR="0058493D" w:rsidRDefault="0058493D" w:rsidP="0058493D">
            <w:pPr>
              <w:pStyle w:val="XML1"/>
            </w:pPr>
            <w:r>
              <w:t xml:space="preserve">    &lt;xs:annotation&gt;</w:t>
            </w:r>
          </w:p>
          <w:p w14:paraId="218776C5" w14:textId="77777777" w:rsidR="0058493D" w:rsidRDefault="0058493D" w:rsidP="0058493D">
            <w:pPr>
              <w:pStyle w:val="XML1"/>
            </w:pPr>
            <w:r>
              <w:t xml:space="preserve">      &lt;xs:documentation&gt;</w:t>
            </w:r>
          </w:p>
          <w:p w14:paraId="64E42833" w14:textId="77777777" w:rsidR="0058493D" w:rsidRDefault="0058493D" w:rsidP="0058493D">
            <w:pPr>
              <w:pStyle w:val="XML1"/>
            </w:pPr>
            <w:r>
              <w:t xml:space="preserve">        This grouping specifies all properties of an</w:t>
            </w:r>
          </w:p>
          <w:p w14:paraId="1FE7150E" w14:textId="77777777" w:rsidR="0058493D" w:rsidRDefault="0058493D" w:rsidP="0058493D">
            <w:pPr>
              <w:pStyle w:val="XML1"/>
            </w:pPr>
            <w:r>
              <w:t xml:space="preserve">        OpenFlow Logical Switch Controller.</w:t>
            </w:r>
          </w:p>
          <w:p w14:paraId="7F1F7C78" w14:textId="77777777" w:rsidR="0058493D" w:rsidRDefault="0058493D" w:rsidP="0058493D">
            <w:pPr>
              <w:pStyle w:val="XML1"/>
            </w:pPr>
          </w:p>
          <w:p w14:paraId="75F7053F" w14:textId="77777777" w:rsidR="0058493D" w:rsidRDefault="0058493D" w:rsidP="0058493D">
            <w:pPr>
              <w:pStyle w:val="XML1"/>
            </w:pPr>
            <w:r>
              <w:t xml:space="preserve">        NETCONF &amp;lt;edit-config&amp;gt; operations MUST be implemented as </w:t>
            </w:r>
          </w:p>
          <w:p w14:paraId="20913341" w14:textId="77777777" w:rsidR="0058493D" w:rsidRDefault="0058493D" w:rsidP="0058493D">
            <w:pPr>
              <w:pStyle w:val="XML1"/>
            </w:pPr>
            <w:r>
              <w:t xml:space="preserve">        follows: </w:t>
            </w:r>
          </w:p>
          <w:p w14:paraId="7D6817B5" w14:textId="77777777" w:rsidR="0058493D" w:rsidRDefault="0058493D" w:rsidP="0058493D">
            <w:pPr>
              <w:pStyle w:val="XML1"/>
            </w:pPr>
          </w:p>
          <w:p w14:paraId="1D626574" w14:textId="77777777" w:rsidR="0058493D" w:rsidRDefault="0058493D" w:rsidP="0058493D">
            <w:pPr>
              <w:pStyle w:val="XML1"/>
            </w:pPr>
            <w:r>
              <w:t xml:space="preserve">        * The 'id' element MUST be present at all &amp;lt;edit-config&amp;gt;</w:t>
            </w:r>
          </w:p>
          <w:p w14:paraId="62DADFCA" w14:textId="77777777" w:rsidR="0058493D" w:rsidRDefault="0058493D" w:rsidP="0058493D">
            <w:pPr>
              <w:pStyle w:val="XML1"/>
            </w:pPr>
            <w:r>
              <w:t xml:space="preserve">        operations to identify the controller.</w:t>
            </w:r>
          </w:p>
          <w:p w14:paraId="01C8419F" w14:textId="77777777" w:rsidR="0058493D" w:rsidRDefault="0058493D" w:rsidP="0058493D">
            <w:pPr>
              <w:pStyle w:val="XML1"/>
            </w:pPr>
            <w:r>
              <w:t xml:space="preserve">        * If the operation is 'merge' or 'replace', the element is</w:t>
            </w:r>
          </w:p>
          <w:p w14:paraId="7A8A2030" w14:textId="77777777" w:rsidR="0058493D" w:rsidRDefault="0058493D" w:rsidP="0058493D">
            <w:pPr>
              <w:pStyle w:val="XML1"/>
            </w:pPr>
            <w:r>
              <w:t xml:space="preserve">        created if it does not exist, and its value is set to the</w:t>
            </w:r>
          </w:p>
          <w:p w14:paraId="2001D0D2" w14:textId="77777777" w:rsidR="0058493D" w:rsidRDefault="0058493D" w:rsidP="0058493D">
            <w:pPr>
              <w:pStyle w:val="XML1"/>
            </w:pPr>
            <w:r>
              <w:t xml:space="preserve">        value found in the XML RPC data.</w:t>
            </w:r>
          </w:p>
          <w:p w14:paraId="00B4CA9B" w14:textId="77777777" w:rsidR="0058493D" w:rsidRDefault="0058493D" w:rsidP="0058493D">
            <w:pPr>
              <w:pStyle w:val="XML1"/>
            </w:pPr>
            <w:r>
              <w:t xml:space="preserve">        * If the operation is 'create', the element is created if it</w:t>
            </w:r>
          </w:p>
          <w:p w14:paraId="32CD4645" w14:textId="77777777" w:rsidR="0058493D" w:rsidRDefault="0058493D" w:rsidP="0058493D">
            <w:pPr>
              <w:pStyle w:val="XML1"/>
            </w:pPr>
            <w:r>
              <w:t xml:space="preserve">        does not exist. If the element already exists, a</w:t>
            </w:r>
          </w:p>
          <w:p w14:paraId="080D941F"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0BF81A15" w14:textId="77777777" w:rsidR="0058493D" w:rsidRDefault="0058493D" w:rsidP="0058493D">
            <w:pPr>
              <w:pStyle w:val="XML1"/>
            </w:pPr>
            <w:r>
              <w:t xml:space="preserve">        * If the operation is 'delete', the element is deleted if it</w:t>
            </w:r>
          </w:p>
          <w:p w14:paraId="480D44EC"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4019F726" w14:textId="77777777" w:rsidR="0058493D" w:rsidRDefault="0058493D" w:rsidP="0058493D">
            <w:pPr>
              <w:pStyle w:val="XML1"/>
            </w:pPr>
            <w:r>
              <w:t xml:space="preserve">        error is returned.</w:t>
            </w:r>
          </w:p>
          <w:p w14:paraId="3F2B5422" w14:textId="77777777" w:rsidR="0058493D" w:rsidRDefault="0058493D" w:rsidP="0058493D">
            <w:pPr>
              <w:pStyle w:val="XML1"/>
            </w:pPr>
            <w:r>
              <w:t xml:space="preserve">      &lt;/xs:documentation&gt;</w:t>
            </w:r>
          </w:p>
          <w:p w14:paraId="7C476255" w14:textId="77777777" w:rsidR="0058493D" w:rsidRDefault="0058493D" w:rsidP="0058493D">
            <w:pPr>
              <w:pStyle w:val="XML1"/>
            </w:pPr>
            <w:r>
              <w:t xml:space="preserve">    &lt;/xs:annotation&gt;</w:t>
            </w:r>
          </w:p>
          <w:p w14:paraId="599449BE" w14:textId="77777777" w:rsidR="0058493D" w:rsidRDefault="0058493D" w:rsidP="0058493D">
            <w:pPr>
              <w:pStyle w:val="XML1"/>
            </w:pPr>
          </w:p>
          <w:p w14:paraId="28DDE966" w14:textId="77777777" w:rsidR="0058493D" w:rsidRDefault="0058493D" w:rsidP="0058493D">
            <w:pPr>
              <w:pStyle w:val="XML1"/>
            </w:pPr>
            <w:r>
              <w:t xml:space="preserve">    &lt;xs:sequence&gt;</w:t>
            </w:r>
          </w:p>
          <w:p w14:paraId="644FACB1" w14:textId="77777777" w:rsidR="0058493D" w:rsidRDefault="0058493D" w:rsidP="0058493D">
            <w:pPr>
              <w:pStyle w:val="XML1"/>
            </w:pPr>
            <w:r>
              <w:t xml:space="preserve">      &lt;xs:element name="id"  type="OFConfigId"&gt;</w:t>
            </w:r>
          </w:p>
          <w:p w14:paraId="5FA0FCCF" w14:textId="77777777" w:rsidR="0058493D" w:rsidRDefault="0058493D" w:rsidP="0058493D">
            <w:pPr>
              <w:pStyle w:val="XML1"/>
            </w:pPr>
            <w:r>
              <w:t xml:space="preserve">        &lt;xs:annotation&gt;</w:t>
            </w:r>
          </w:p>
          <w:p w14:paraId="3E0F6A5D" w14:textId="77777777" w:rsidR="0058493D" w:rsidRDefault="0058493D" w:rsidP="0058493D">
            <w:pPr>
              <w:pStyle w:val="XML1"/>
            </w:pPr>
            <w:r>
              <w:t xml:space="preserve">          &lt;xs:documentation&gt;</w:t>
            </w:r>
          </w:p>
          <w:p w14:paraId="70705177" w14:textId="77777777" w:rsidR="0058493D" w:rsidRDefault="0058493D" w:rsidP="0058493D">
            <w:pPr>
              <w:pStyle w:val="XML1"/>
            </w:pPr>
            <w:r>
              <w:t xml:space="preserve">            A unique but locally arbitrary identifier that</w:t>
            </w:r>
          </w:p>
          <w:p w14:paraId="1FF240B6" w14:textId="77777777" w:rsidR="0058493D" w:rsidRDefault="0058493D" w:rsidP="0058493D">
            <w:pPr>
              <w:pStyle w:val="XML1"/>
            </w:pPr>
            <w:r>
              <w:t xml:space="preserve">            uniquely identifies an OpenFlow Controller within the</w:t>
            </w:r>
          </w:p>
          <w:p w14:paraId="2BA950F9" w14:textId="77777777" w:rsidR="0058493D" w:rsidRDefault="0058493D" w:rsidP="0058493D">
            <w:pPr>
              <w:pStyle w:val="XML1"/>
            </w:pPr>
            <w:r>
              <w:t xml:space="preserve">            context of an OpenFlow Capable Switch.  It MUST be</w:t>
            </w:r>
          </w:p>
          <w:p w14:paraId="1994258B" w14:textId="77777777" w:rsidR="0058493D" w:rsidRDefault="0058493D" w:rsidP="0058493D">
            <w:pPr>
              <w:pStyle w:val="XML1"/>
            </w:pPr>
            <w:r>
              <w:t xml:space="preserve">            persistent across reboots of the OpenFlow Capable Switch.</w:t>
            </w:r>
          </w:p>
          <w:p w14:paraId="63710B1A" w14:textId="77777777" w:rsidR="0058493D" w:rsidRDefault="0058493D" w:rsidP="0058493D">
            <w:pPr>
              <w:pStyle w:val="XML1"/>
            </w:pPr>
          </w:p>
          <w:p w14:paraId="02C3DAD6" w14:textId="77777777" w:rsidR="0058493D" w:rsidRDefault="0058493D" w:rsidP="0058493D">
            <w:pPr>
              <w:pStyle w:val="XML1"/>
            </w:pPr>
            <w:r>
              <w:t xml:space="preserve">            This element MUST be present to identify the OpenFlow</w:t>
            </w:r>
          </w:p>
          <w:p w14:paraId="2EAEF6EB" w14:textId="77777777" w:rsidR="0058493D" w:rsidRDefault="0058493D" w:rsidP="0058493D">
            <w:pPr>
              <w:pStyle w:val="XML1"/>
            </w:pPr>
            <w:r>
              <w:t xml:space="preserve">            controller.</w:t>
            </w:r>
          </w:p>
          <w:p w14:paraId="0943718A" w14:textId="77777777" w:rsidR="0058493D" w:rsidRDefault="0058493D" w:rsidP="0058493D">
            <w:pPr>
              <w:pStyle w:val="XML1"/>
            </w:pPr>
            <w:r>
              <w:t xml:space="preserve">          &lt;/xs:documentation&gt;</w:t>
            </w:r>
          </w:p>
          <w:p w14:paraId="7B676F48" w14:textId="77777777" w:rsidR="0058493D" w:rsidRDefault="0058493D" w:rsidP="0058493D">
            <w:pPr>
              <w:pStyle w:val="XML1"/>
            </w:pPr>
            <w:r>
              <w:t xml:space="preserve">        &lt;/xs:annotation&gt;</w:t>
            </w:r>
          </w:p>
          <w:p w14:paraId="4A25072E" w14:textId="77777777" w:rsidR="0058493D" w:rsidRDefault="0058493D" w:rsidP="0058493D">
            <w:pPr>
              <w:pStyle w:val="XML1"/>
            </w:pPr>
            <w:r>
              <w:t xml:space="preserve">      &lt;/xs:element&gt;</w:t>
            </w:r>
          </w:p>
          <w:p w14:paraId="09914A74" w14:textId="77777777" w:rsidR="0058493D" w:rsidRDefault="0058493D" w:rsidP="0058493D">
            <w:pPr>
              <w:pStyle w:val="XML1"/>
            </w:pPr>
            <w:r>
              <w:t xml:space="preserve">      &lt;xs:element name="role"&gt;</w:t>
            </w:r>
          </w:p>
          <w:p w14:paraId="25E1F658" w14:textId="77777777" w:rsidR="0058493D" w:rsidRDefault="0058493D" w:rsidP="0058493D">
            <w:pPr>
              <w:pStyle w:val="XML1"/>
            </w:pPr>
            <w:r>
              <w:t xml:space="preserve">        &lt;xs:annotation&gt;</w:t>
            </w:r>
          </w:p>
          <w:p w14:paraId="68B45C44" w14:textId="77777777" w:rsidR="0058493D" w:rsidRDefault="0058493D" w:rsidP="0058493D">
            <w:pPr>
              <w:pStyle w:val="XML1"/>
            </w:pPr>
            <w:r>
              <w:t xml:space="preserve">          &lt;xs:documentation&gt;</w:t>
            </w:r>
          </w:p>
          <w:p w14:paraId="6A4495C9" w14:textId="77777777" w:rsidR="0058493D" w:rsidRDefault="0058493D" w:rsidP="0058493D">
            <w:pPr>
              <w:pStyle w:val="XML1"/>
            </w:pPr>
            <w:r>
              <w:t xml:space="preserve">            This element indicates the role of the OpenFlow </w:t>
            </w:r>
          </w:p>
          <w:p w14:paraId="64332E3D" w14:textId="77777777" w:rsidR="0058493D" w:rsidRDefault="0058493D" w:rsidP="0058493D">
            <w:pPr>
              <w:pStyle w:val="XML1"/>
            </w:pPr>
            <w:r>
              <w:t xml:space="preserve">            Controller.  Semantics of these roles are specified in the </w:t>
            </w:r>
          </w:p>
          <w:p w14:paraId="1A81BB6B" w14:textId="77777777" w:rsidR="0058493D" w:rsidRDefault="0058493D" w:rsidP="0058493D">
            <w:pPr>
              <w:pStyle w:val="XML1"/>
            </w:pPr>
            <w:r>
              <w:t xml:space="preserve">            OpenFlow specifications 1.0 - 1.3.1.  It is RECOMMENDED</w:t>
            </w:r>
          </w:p>
          <w:p w14:paraId="7DFFC8DD" w14:textId="77777777" w:rsidR="0058493D" w:rsidRDefault="0058493D" w:rsidP="0058493D">
            <w:pPr>
              <w:pStyle w:val="XML1"/>
            </w:pPr>
            <w:r>
              <w:t xml:space="preserve">            that the roles of controllers are not configured by</w:t>
            </w:r>
          </w:p>
          <w:p w14:paraId="58C9D40C" w14:textId="77C2E496" w:rsidR="0058493D" w:rsidRDefault="0058493D" w:rsidP="0058493D">
            <w:pPr>
              <w:pStyle w:val="XML1"/>
            </w:pPr>
            <w:r>
              <w:t xml:space="preserve">            </w:t>
            </w:r>
            <w:r w:rsidR="00E34319">
              <w:t>OF-CONFIG 1.2</w:t>
            </w:r>
            <w:r>
              <w:t xml:space="preserve"> but determined using the OpenFlow protocol.</w:t>
            </w:r>
          </w:p>
          <w:p w14:paraId="51D8C3AC" w14:textId="3FE1E709" w:rsidR="0058493D" w:rsidRDefault="0058493D" w:rsidP="0058493D">
            <w:pPr>
              <w:pStyle w:val="XML1"/>
            </w:pPr>
            <w:r>
              <w:t xml:space="preserve">            OpenFlow Controllers configured by </w:t>
            </w:r>
            <w:r w:rsidR="00E34319">
              <w:t>OF-CONFIG 1.2</w:t>
            </w:r>
            <w:r>
              <w:t xml:space="preserve"> have the</w:t>
            </w:r>
          </w:p>
          <w:p w14:paraId="03D78C3B" w14:textId="77777777" w:rsidR="0058493D" w:rsidRDefault="0058493D" w:rsidP="0058493D">
            <w:pPr>
              <w:pStyle w:val="XML1"/>
            </w:pPr>
            <w:r>
              <w:t xml:space="preserve">            default role 'equal'.  A role other than 'equal' MAY be</w:t>
            </w:r>
          </w:p>
          <w:p w14:paraId="7F2B78BD" w14:textId="77777777" w:rsidR="0058493D" w:rsidRDefault="0058493D" w:rsidP="0058493D">
            <w:pPr>
              <w:pStyle w:val="XML1"/>
            </w:pPr>
            <w:r>
              <w:t xml:space="preserve">            assigned to a controller.  Roles 'slave' and 'equal' MAY be</w:t>
            </w:r>
          </w:p>
          <w:p w14:paraId="41C3EB89" w14:textId="77777777" w:rsidR="0058493D" w:rsidRDefault="0058493D" w:rsidP="0058493D">
            <w:pPr>
              <w:pStyle w:val="XML1"/>
            </w:pPr>
            <w:r>
              <w:t xml:space="preserve">            assigned to multiple controllers.  Role 'master' MUST NOT</w:t>
            </w:r>
          </w:p>
          <w:p w14:paraId="142FD0CC" w14:textId="77777777" w:rsidR="0058493D" w:rsidRDefault="0058493D" w:rsidP="0058493D">
            <w:pPr>
              <w:pStyle w:val="XML1"/>
            </w:pPr>
            <w:r>
              <w:t xml:space="preserve">            be assigned to more than one controller.</w:t>
            </w:r>
          </w:p>
          <w:p w14:paraId="0969D66A" w14:textId="77777777" w:rsidR="0058493D" w:rsidRDefault="0058493D" w:rsidP="0058493D">
            <w:pPr>
              <w:pStyle w:val="XML1"/>
            </w:pPr>
          </w:p>
          <w:p w14:paraId="3C534BBE" w14:textId="77777777" w:rsidR="0058493D" w:rsidRDefault="0058493D" w:rsidP="0058493D">
            <w:pPr>
              <w:pStyle w:val="XML1"/>
            </w:pPr>
            <w:r>
              <w:t xml:space="preserve">            This element is optional. If this element is not present it</w:t>
            </w:r>
          </w:p>
          <w:p w14:paraId="628D8A71" w14:textId="77777777" w:rsidR="0058493D" w:rsidRDefault="0058493D" w:rsidP="0058493D">
            <w:pPr>
              <w:pStyle w:val="XML1"/>
            </w:pPr>
            <w:r>
              <w:t xml:space="preserve">            defaults to 'equal'.</w:t>
            </w:r>
          </w:p>
          <w:p w14:paraId="6B0509C2" w14:textId="77777777" w:rsidR="0058493D" w:rsidRDefault="0058493D" w:rsidP="0058493D">
            <w:pPr>
              <w:pStyle w:val="XML1"/>
            </w:pPr>
            <w:r>
              <w:t xml:space="preserve">          &lt;/xs:documentation&gt;</w:t>
            </w:r>
          </w:p>
          <w:p w14:paraId="3B544938" w14:textId="77777777" w:rsidR="0058493D" w:rsidRDefault="0058493D" w:rsidP="0058493D">
            <w:pPr>
              <w:pStyle w:val="XML1"/>
            </w:pPr>
            <w:r>
              <w:lastRenderedPageBreak/>
              <w:t xml:space="preserve">        &lt;/xs:annotation&gt;</w:t>
            </w:r>
          </w:p>
          <w:p w14:paraId="2B89B8D8" w14:textId="77777777" w:rsidR="0058493D" w:rsidRDefault="0058493D" w:rsidP="0058493D">
            <w:pPr>
              <w:pStyle w:val="XML1"/>
            </w:pPr>
            <w:r>
              <w:t xml:space="preserve">        &lt;xs:simpleType&gt;</w:t>
            </w:r>
          </w:p>
          <w:p w14:paraId="5D850597" w14:textId="77777777" w:rsidR="0058493D" w:rsidRDefault="0058493D" w:rsidP="0058493D">
            <w:pPr>
              <w:pStyle w:val="XML1"/>
            </w:pPr>
            <w:r>
              <w:t xml:space="preserve">          &lt;xs:restriction base="xs:string"&gt;</w:t>
            </w:r>
          </w:p>
          <w:p w14:paraId="53346ADD" w14:textId="77777777" w:rsidR="0058493D" w:rsidRDefault="0058493D" w:rsidP="0058493D">
            <w:pPr>
              <w:pStyle w:val="XML1"/>
            </w:pPr>
            <w:r>
              <w:t xml:space="preserve">            &lt;xs:enumeration value="master"/&gt;</w:t>
            </w:r>
          </w:p>
          <w:p w14:paraId="1CF4878A" w14:textId="77777777" w:rsidR="0058493D" w:rsidRDefault="0058493D" w:rsidP="0058493D">
            <w:pPr>
              <w:pStyle w:val="XML1"/>
            </w:pPr>
            <w:r>
              <w:t xml:space="preserve">            &lt;xs:enumeration value="slave"/&gt;</w:t>
            </w:r>
          </w:p>
          <w:p w14:paraId="6C007825" w14:textId="77777777" w:rsidR="0058493D" w:rsidRDefault="0058493D" w:rsidP="0058493D">
            <w:pPr>
              <w:pStyle w:val="XML1"/>
            </w:pPr>
            <w:r>
              <w:t xml:space="preserve">            &lt;xs:enumeration value="equal"/&gt;</w:t>
            </w:r>
          </w:p>
          <w:p w14:paraId="690E1A6D" w14:textId="77777777" w:rsidR="0058493D" w:rsidRDefault="0058493D" w:rsidP="0058493D">
            <w:pPr>
              <w:pStyle w:val="XML1"/>
            </w:pPr>
            <w:r>
              <w:t xml:space="preserve">          &lt;/xs:restriction&gt;</w:t>
            </w:r>
          </w:p>
          <w:p w14:paraId="5D18B285" w14:textId="77777777" w:rsidR="0058493D" w:rsidRDefault="0058493D" w:rsidP="0058493D">
            <w:pPr>
              <w:pStyle w:val="XML1"/>
            </w:pPr>
            <w:r>
              <w:t xml:space="preserve">        &lt;/xs:simpleType&gt;</w:t>
            </w:r>
          </w:p>
          <w:p w14:paraId="178579E0" w14:textId="77777777" w:rsidR="0058493D" w:rsidRDefault="0058493D" w:rsidP="0058493D">
            <w:pPr>
              <w:pStyle w:val="XML1"/>
            </w:pPr>
            <w:r>
              <w:t xml:space="preserve">      &lt;/xs:element&gt;</w:t>
            </w:r>
          </w:p>
          <w:p w14:paraId="76A14CE1" w14:textId="77777777" w:rsidR="0058493D" w:rsidRDefault="0058493D" w:rsidP="0058493D">
            <w:pPr>
              <w:pStyle w:val="XML1"/>
            </w:pPr>
            <w:r>
              <w:t xml:space="preserve">      &lt;xs:element name="ip-address"  type="inet:ip-address"&gt;</w:t>
            </w:r>
          </w:p>
          <w:p w14:paraId="250F5105" w14:textId="77777777" w:rsidR="0058493D" w:rsidRDefault="0058493D" w:rsidP="0058493D">
            <w:pPr>
              <w:pStyle w:val="XML1"/>
            </w:pPr>
            <w:r>
              <w:t xml:space="preserve">        &lt;xs:annotation&gt;</w:t>
            </w:r>
          </w:p>
          <w:p w14:paraId="57A3FB44" w14:textId="77777777" w:rsidR="0058493D" w:rsidRDefault="0058493D" w:rsidP="0058493D">
            <w:pPr>
              <w:pStyle w:val="XML1"/>
            </w:pPr>
            <w:r>
              <w:t xml:space="preserve">          &lt;xs:documentation&gt;</w:t>
            </w:r>
          </w:p>
          <w:p w14:paraId="48EB405C" w14:textId="77777777" w:rsidR="0058493D" w:rsidRDefault="0058493D" w:rsidP="0058493D">
            <w:pPr>
              <w:pStyle w:val="XML1"/>
            </w:pPr>
            <w:r>
              <w:t xml:space="preserve">            The IP address of the OpenFlow Controller.  This</w:t>
            </w:r>
          </w:p>
          <w:p w14:paraId="0410EF67" w14:textId="77777777" w:rsidR="0058493D" w:rsidRDefault="0058493D" w:rsidP="0058493D">
            <w:pPr>
              <w:pStyle w:val="XML1"/>
            </w:pPr>
            <w:r>
              <w:t xml:space="preserve">            IP address is used by the OpenFlow Logical Switch when</w:t>
            </w:r>
          </w:p>
          <w:p w14:paraId="18BCFE10" w14:textId="77777777" w:rsidR="0058493D" w:rsidRDefault="0058493D" w:rsidP="0058493D">
            <w:pPr>
              <w:pStyle w:val="XML1"/>
            </w:pPr>
            <w:r>
              <w:t xml:space="preserve">            connecting to the OpenFlow Controller.</w:t>
            </w:r>
          </w:p>
          <w:p w14:paraId="256B75C5" w14:textId="77777777" w:rsidR="0058493D" w:rsidRDefault="0058493D" w:rsidP="0058493D">
            <w:pPr>
              <w:pStyle w:val="XML1"/>
            </w:pPr>
          </w:p>
          <w:p w14:paraId="2691C4C2" w14:textId="77777777" w:rsidR="0058493D" w:rsidRDefault="0058493D" w:rsidP="0058493D">
            <w:pPr>
              <w:pStyle w:val="XML1"/>
            </w:pPr>
            <w:r>
              <w:t xml:space="preserve">            This element MUST be present in the NETCONF data store.</w:t>
            </w:r>
          </w:p>
          <w:p w14:paraId="4136172D" w14:textId="77777777" w:rsidR="0058493D" w:rsidRDefault="0058493D" w:rsidP="0058493D">
            <w:pPr>
              <w:pStyle w:val="XML1"/>
            </w:pPr>
            <w:r>
              <w:t xml:space="preserve">            If this element is not present in a NETCONF &amp;lt;edit-config&amp;gt;</w:t>
            </w:r>
          </w:p>
          <w:p w14:paraId="5323E4E0" w14:textId="77777777" w:rsidR="0058493D" w:rsidRDefault="0058493D" w:rsidP="0058493D">
            <w:pPr>
              <w:pStyle w:val="XML1"/>
            </w:pPr>
            <w:r>
              <w:t xml:space="preserve">            operation 'create', 'merge' or 'replace' and the parent</w:t>
            </w:r>
          </w:p>
          <w:p w14:paraId="231042D0" w14:textId="77777777" w:rsidR="0058493D" w:rsidRDefault="0058493D" w:rsidP="0058493D">
            <w:pPr>
              <w:pStyle w:val="XML1"/>
            </w:pPr>
            <w:r>
              <w:t xml:space="preserve">            element does not exist, a 'data-missing' error is</w:t>
            </w:r>
          </w:p>
          <w:p w14:paraId="41DFEC72" w14:textId="77777777" w:rsidR="0058493D" w:rsidRDefault="0058493D" w:rsidP="0058493D">
            <w:pPr>
              <w:pStyle w:val="XML1"/>
            </w:pPr>
            <w:r>
              <w:t xml:space="preserve">            returned.</w:t>
            </w:r>
          </w:p>
          <w:p w14:paraId="467EA4CF" w14:textId="77777777" w:rsidR="0058493D" w:rsidRDefault="0058493D" w:rsidP="0058493D">
            <w:pPr>
              <w:pStyle w:val="XML1"/>
            </w:pPr>
            <w:r>
              <w:t xml:space="preserve">          &lt;/xs:documentation&gt;</w:t>
            </w:r>
          </w:p>
          <w:p w14:paraId="03857969" w14:textId="77777777" w:rsidR="0058493D" w:rsidRDefault="0058493D" w:rsidP="0058493D">
            <w:pPr>
              <w:pStyle w:val="XML1"/>
            </w:pPr>
            <w:r>
              <w:t xml:space="preserve">        &lt;/xs:annotation&gt;</w:t>
            </w:r>
          </w:p>
          <w:p w14:paraId="328F6D50" w14:textId="77777777" w:rsidR="0058493D" w:rsidRDefault="0058493D" w:rsidP="0058493D">
            <w:pPr>
              <w:pStyle w:val="XML1"/>
            </w:pPr>
            <w:r>
              <w:t xml:space="preserve">      &lt;/xs:element&gt;</w:t>
            </w:r>
          </w:p>
          <w:p w14:paraId="43616A6F" w14:textId="77777777" w:rsidR="0058493D" w:rsidRDefault="0058493D" w:rsidP="0058493D">
            <w:pPr>
              <w:pStyle w:val="XML1"/>
            </w:pPr>
            <w:r>
              <w:t xml:space="preserve">      &lt;xs:element name="port"  type="inet:port-number"&gt;</w:t>
            </w:r>
          </w:p>
          <w:p w14:paraId="0B3CEC09" w14:textId="77777777" w:rsidR="0058493D" w:rsidRDefault="0058493D" w:rsidP="0058493D">
            <w:pPr>
              <w:pStyle w:val="XML1"/>
            </w:pPr>
            <w:r>
              <w:t xml:space="preserve">        &lt;xs:annotation&gt;</w:t>
            </w:r>
          </w:p>
          <w:p w14:paraId="3B37C23A" w14:textId="77777777" w:rsidR="0058493D" w:rsidRDefault="0058493D" w:rsidP="0058493D">
            <w:pPr>
              <w:pStyle w:val="XML1"/>
            </w:pPr>
            <w:r>
              <w:t xml:space="preserve">          &lt;xs:documentation&gt;</w:t>
            </w:r>
          </w:p>
          <w:p w14:paraId="6523044F" w14:textId="77777777" w:rsidR="0058493D" w:rsidRDefault="0058493D" w:rsidP="0058493D">
            <w:pPr>
              <w:pStyle w:val="XML1"/>
            </w:pPr>
            <w:r>
              <w:t xml:space="preserve">            The TCP port number at the OpenFlow Controller.</w:t>
            </w:r>
          </w:p>
          <w:p w14:paraId="0B69315B" w14:textId="77777777" w:rsidR="0058493D" w:rsidRDefault="0058493D" w:rsidP="0058493D">
            <w:pPr>
              <w:pStyle w:val="XML1"/>
            </w:pPr>
            <w:r>
              <w:t xml:space="preserve">            This port number is used by the OpenFlow Logical Switch</w:t>
            </w:r>
          </w:p>
          <w:p w14:paraId="5D971DB0" w14:textId="77777777" w:rsidR="0058493D" w:rsidRDefault="0058493D" w:rsidP="0058493D">
            <w:pPr>
              <w:pStyle w:val="XML1"/>
            </w:pPr>
            <w:r>
              <w:t xml:space="preserve">            when connecting to the OpenFlow Controller using TCP or</w:t>
            </w:r>
          </w:p>
          <w:p w14:paraId="095ADA88" w14:textId="77777777" w:rsidR="0058493D" w:rsidRDefault="0058493D" w:rsidP="0058493D">
            <w:pPr>
              <w:pStyle w:val="XML1"/>
            </w:pPr>
            <w:r>
              <w:t xml:space="preserve">            TLS.  The default value is 6633.</w:t>
            </w:r>
          </w:p>
          <w:p w14:paraId="7D7E54F7" w14:textId="77777777" w:rsidR="0058493D" w:rsidRDefault="0058493D" w:rsidP="0058493D">
            <w:pPr>
              <w:pStyle w:val="XML1"/>
            </w:pPr>
          </w:p>
          <w:p w14:paraId="728E8575" w14:textId="77777777" w:rsidR="0058493D" w:rsidRDefault="0058493D" w:rsidP="0058493D">
            <w:pPr>
              <w:pStyle w:val="XML1"/>
            </w:pPr>
            <w:r>
              <w:t xml:space="preserve">            This element is optional. If this element is not present it</w:t>
            </w:r>
          </w:p>
          <w:p w14:paraId="60A2D1C3" w14:textId="77777777" w:rsidR="0058493D" w:rsidRDefault="0058493D" w:rsidP="0058493D">
            <w:pPr>
              <w:pStyle w:val="XML1"/>
            </w:pPr>
            <w:r>
              <w:t xml:space="preserve">            defaults to 6633.</w:t>
            </w:r>
          </w:p>
          <w:p w14:paraId="61561435" w14:textId="77777777" w:rsidR="0058493D" w:rsidRDefault="0058493D" w:rsidP="0058493D">
            <w:pPr>
              <w:pStyle w:val="XML1"/>
            </w:pPr>
            <w:r>
              <w:t xml:space="preserve">          &lt;/xs:documentation&gt;</w:t>
            </w:r>
          </w:p>
          <w:p w14:paraId="3E522473" w14:textId="77777777" w:rsidR="0058493D" w:rsidRDefault="0058493D" w:rsidP="0058493D">
            <w:pPr>
              <w:pStyle w:val="XML1"/>
            </w:pPr>
            <w:r>
              <w:t xml:space="preserve">        &lt;/xs:annotation&gt;</w:t>
            </w:r>
          </w:p>
          <w:p w14:paraId="704D1888" w14:textId="77777777" w:rsidR="0058493D" w:rsidRDefault="0058493D" w:rsidP="0058493D">
            <w:pPr>
              <w:pStyle w:val="XML1"/>
            </w:pPr>
            <w:r>
              <w:t xml:space="preserve">      &lt;/xs:element&gt;</w:t>
            </w:r>
          </w:p>
          <w:p w14:paraId="58B3018E" w14:textId="77777777" w:rsidR="0058493D" w:rsidRDefault="0058493D" w:rsidP="0058493D">
            <w:pPr>
              <w:pStyle w:val="XML1"/>
            </w:pPr>
            <w:r>
              <w:t xml:space="preserve">      &lt;xs:element name="local-ip-address"  type="inet:ip-address"&gt;</w:t>
            </w:r>
          </w:p>
          <w:p w14:paraId="664F90DB" w14:textId="77777777" w:rsidR="0058493D" w:rsidRDefault="0058493D" w:rsidP="0058493D">
            <w:pPr>
              <w:pStyle w:val="XML1"/>
            </w:pPr>
            <w:r>
              <w:t xml:space="preserve">        &lt;xs:annotation&gt;</w:t>
            </w:r>
          </w:p>
          <w:p w14:paraId="15750D75" w14:textId="77777777" w:rsidR="0058493D" w:rsidRDefault="0058493D" w:rsidP="0058493D">
            <w:pPr>
              <w:pStyle w:val="XML1"/>
            </w:pPr>
            <w:r>
              <w:t xml:space="preserve">          &lt;xs:documentation&gt;</w:t>
            </w:r>
          </w:p>
          <w:p w14:paraId="46920A8F" w14:textId="77777777" w:rsidR="0058493D" w:rsidRDefault="0058493D" w:rsidP="0058493D">
            <w:pPr>
              <w:pStyle w:val="XML1"/>
            </w:pPr>
            <w:r>
              <w:t xml:space="preserve">            The local IP address of the OpenFlow Logical</w:t>
            </w:r>
          </w:p>
          <w:p w14:paraId="6BABED9B" w14:textId="77777777" w:rsidR="0058493D" w:rsidRDefault="0058493D" w:rsidP="0058493D">
            <w:pPr>
              <w:pStyle w:val="XML1"/>
            </w:pPr>
            <w:r>
              <w:t xml:space="preserve">            Switch when connecting to this OpenFlow Controller.  It is</w:t>
            </w:r>
          </w:p>
          <w:p w14:paraId="3DC75576" w14:textId="77777777" w:rsidR="0058493D" w:rsidRDefault="0058493D" w:rsidP="0058493D">
            <w:pPr>
              <w:pStyle w:val="XML1"/>
            </w:pPr>
            <w:r>
              <w:t xml:space="preserve">            the source IP address of packets sent to this OpenFlow</w:t>
            </w:r>
          </w:p>
          <w:p w14:paraId="232656FA" w14:textId="77777777" w:rsidR="0058493D" w:rsidRDefault="0058493D" w:rsidP="0058493D">
            <w:pPr>
              <w:pStyle w:val="XML1"/>
            </w:pPr>
            <w:r>
              <w:t xml:space="preserve">            Controller.  If present, this element overrides any default</w:t>
            </w:r>
          </w:p>
          <w:p w14:paraId="10E376C3" w14:textId="77777777" w:rsidR="0058493D" w:rsidRDefault="0058493D" w:rsidP="0058493D">
            <w:pPr>
              <w:pStyle w:val="XML1"/>
            </w:pPr>
            <w:r>
              <w:t xml:space="preserve">            IP address.</w:t>
            </w:r>
          </w:p>
          <w:p w14:paraId="014FC453" w14:textId="77777777" w:rsidR="0058493D" w:rsidRDefault="0058493D" w:rsidP="0058493D">
            <w:pPr>
              <w:pStyle w:val="XML1"/>
            </w:pPr>
            <w:r>
              <w:t xml:space="preserve">                </w:t>
            </w:r>
          </w:p>
          <w:p w14:paraId="6C2B6171" w14:textId="77777777" w:rsidR="0058493D" w:rsidRDefault="0058493D" w:rsidP="0058493D">
            <w:pPr>
              <w:pStyle w:val="XML1"/>
            </w:pPr>
            <w:r>
              <w:t xml:space="preserve">                    </w:t>
            </w:r>
          </w:p>
          <w:p w14:paraId="57461C38" w14:textId="77777777" w:rsidR="0058493D" w:rsidRDefault="0058493D" w:rsidP="0058493D">
            <w:pPr>
              <w:pStyle w:val="XML1"/>
            </w:pPr>
            <w:r>
              <w:t xml:space="preserve">            This element is optional. Attempts to set this element to</w:t>
            </w:r>
          </w:p>
          <w:p w14:paraId="37B5726D" w14:textId="77777777" w:rsidR="0058493D" w:rsidRDefault="0058493D" w:rsidP="0058493D">
            <w:pPr>
              <w:pStyle w:val="XML1"/>
            </w:pPr>
            <w:r>
              <w:t xml:space="preserve">            an IP address that cannot be used by the OpenFlow Logical</w:t>
            </w:r>
          </w:p>
          <w:p w14:paraId="46F39085" w14:textId="77777777" w:rsidR="0058493D" w:rsidRDefault="0058493D" w:rsidP="0058493D">
            <w:pPr>
              <w:pStyle w:val="XML1"/>
            </w:pPr>
            <w:r>
              <w:t xml:space="preserve">            Switch MUST result in an 'bad-element' error with type</w:t>
            </w:r>
          </w:p>
          <w:p w14:paraId="08FC1EC1" w14:textId="77777777" w:rsidR="0058493D" w:rsidRDefault="0058493D" w:rsidP="0058493D">
            <w:pPr>
              <w:pStyle w:val="XML1"/>
            </w:pPr>
            <w:r>
              <w:t xml:space="preserve">            'application'. The &amp;lt;error-info&amp;gt; element MUST contain the</w:t>
            </w:r>
          </w:p>
          <w:p w14:paraId="4B347CD2" w14:textId="77777777" w:rsidR="0058493D" w:rsidRDefault="0058493D" w:rsidP="0058493D">
            <w:pPr>
              <w:pStyle w:val="XML1"/>
            </w:pPr>
            <w:r>
              <w:t xml:space="preserve">            name of this element in the &amp;lt;bad-element&amp;gt; element.</w:t>
            </w:r>
          </w:p>
          <w:p w14:paraId="37A572A9" w14:textId="77777777" w:rsidR="0058493D" w:rsidRDefault="0058493D" w:rsidP="0058493D">
            <w:pPr>
              <w:pStyle w:val="XML1"/>
            </w:pPr>
            <w:r>
              <w:t xml:space="preserve">          &lt;/xs:documentation&gt;</w:t>
            </w:r>
          </w:p>
          <w:p w14:paraId="612C8639" w14:textId="77777777" w:rsidR="0058493D" w:rsidRDefault="0058493D" w:rsidP="0058493D">
            <w:pPr>
              <w:pStyle w:val="XML1"/>
            </w:pPr>
            <w:r>
              <w:t xml:space="preserve">        &lt;/xs:annotation&gt;</w:t>
            </w:r>
          </w:p>
          <w:p w14:paraId="042627D4" w14:textId="77777777" w:rsidR="0058493D" w:rsidRDefault="0058493D" w:rsidP="0058493D">
            <w:pPr>
              <w:pStyle w:val="XML1"/>
            </w:pPr>
            <w:r>
              <w:t xml:space="preserve">      &lt;/xs:element&gt;</w:t>
            </w:r>
          </w:p>
          <w:p w14:paraId="46D2B1CD" w14:textId="77777777" w:rsidR="0058493D" w:rsidRDefault="0058493D" w:rsidP="0058493D">
            <w:pPr>
              <w:pStyle w:val="XML1"/>
            </w:pPr>
            <w:r>
              <w:t xml:space="preserve">      &lt;xs:element name="local-port"  type="inet:port-number"&gt;</w:t>
            </w:r>
          </w:p>
          <w:p w14:paraId="1BFBF1BF" w14:textId="77777777" w:rsidR="0058493D" w:rsidRDefault="0058493D" w:rsidP="0058493D">
            <w:pPr>
              <w:pStyle w:val="XML1"/>
            </w:pPr>
            <w:r>
              <w:lastRenderedPageBreak/>
              <w:t xml:space="preserve">        &lt;xs:annotation&gt;</w:t>
            </w:r>
          </w:p>
          <w:p w14:paraId="2B75F1EC" w14:textId="77777777" w:rsidR="0058493D" w:rsidRDefault="0058493D" w:rsidP="0058493D">
            <w:pPr>
              <w:pStyle w:val="XML1"/>
            </w:pPr>
            <w:r>
              <w:t xml:space="preserve">          &lt;xs:documentation&gt;</w:t>
            </w:r>
          </w:p>
          <w:p w14:paraId="66CEB3CA" w14:textId="77777777" w:rsidR="0058493D" w:rsidRDefault="0058493D" w:rsidP="0058493D">
            <w:pPr>
              <w:pStyle w:val="XML1"/>
            </w:pPr>
            <w:r>
              <w:t xml:space="preserve">            The local TCP port number of the OpenFlow</w:t>
            </w:r>
          </w:p>
          <w:p w14:paraId="22D42A0C" w14:textId="77777777" w:rsidR="0058493D" w:rsidRDefault="0058493D" w:rsidP="0058493D">
            <w:pPr>
              <w:pStyle w:val="XML1"/>
            </w:pPr>
            <w:r>
              <w:t xml:space="preserve">            Logical Switch when connecting to this OpenFlow Controller.</w:t>
            </w:r>
          </w:p>
          <w:p w14:paraId="405DC3C9" w14:textId="77777777" w:rsidR="0058493D" w:rsidRDefault="0058493D" w:rsidP="0058493D">
            <w:pPr>
              <w:pStyle w:val="XML1"/>
            </w:pPr>
            <w:r>
              <w:t xml:space="preserve">            It is the source TCP port number of packets sent to this</w:t>
            </w:r>
          </w:p>
          <w:p w14:paraId="682CBD0D" w14:textId="77777777" w:rsidR="0058493D" w:rsidRDefault="0058493D" w:rsidP="0058493D">
            <w:pPr>
              <w:pStyle w:val="XML1"/>
            </w:pPr>
            <w:r>
              <w:t xml:space="preserve">            OpenFlow Controller.  If this element is not present, then</w:t>
            </w:r>
          </w:p>
          <w:p w14:paraId="175D7D0F" w14:textId="77777777" w:rsidR="0058493D" w:rsidRDefault="0058493D" w:rsidP="0058493D">
            <w:pPr>
              <w:pStyle w:val="XML1"/>
            </w:pPr>
            <w:r>
              <w:t xml:space="preserve">            the port number is chosen arbitrarily by the OpenFlow</w:t>
            </w:r>
          </w:p>
          <w:p w14:paraId="78935A0C" w14:textId="77777777" w:rsidR="0058493D" w:rsidRDefault="0058493D" w:rsidP="0058493D">
            <w:pPr>
              <w:pStyle w:val="XML1"/>
            </w:pPr>
            <w:r>
              <w:t xml:space="preserve">            Logical Switch.</w:t>
            </w:r>
          </w:p>
          <w:p w14:paraId="47F28801" w14:textId="77777777" w:rsidR="0058493D" w:rsidRDefault="0058493D" w:rsidP="0058493D">
            <w:pPr>
              <w:pStyle w:val="XML1"/>
            </w:pPr>
            <w:r>
              <w:t xml:space="preserve">                  </w:t>
            </w:r>
          </w:p>
          <w:p w14:paraId="3E585BC4" w14:textId="77777777" w:rsidR="0058493D" w:rsidRDefault="0058493D" w:rsidP="0058493D">
            <w:pPr>
              <w:pStyle w:val="XML1"/>
            </w:pPr>
            <w:r>
              <w:t xml:space="preserve">            This element is optional. Attempts to set this element to a</w:t>
            </w:r>
          </w:p>
          <w:p w14:paraId="5EC53A07" w14:textId="77777777" w:rsidR="0058493D" w:rsidRDefault="0058493D" w:rsidP="0058493D">
            <w:pPr>
              <w:pStyle w:val="XML1"/>
            </w:pPr>
            <w:r>
              <w:t xml:space="preserve">            port number that cannot be used by the OpenFlow Logical</w:t>
            </w:r>
          </w:p>
          <w:p w14:paraId="4F5017DA" w14:textId="77777777" w:rsidR="0058493D" w:rsidRDefault="0058493D" w:rsidP="0058493D">
            <w:pPr>
              <w:pStyle w:val="XML1"/>
            </w:pPr>
            <w:r>
              <w:t xml:space="preserve">            Switch MUST result in an 'bad-element' error with type</w:t>
            </w:r>
          </w:p>
          <w:p w14:paraId="4EAFE2F5" w14:textId="77777777" w:rsidR="0058493D" w:rsidRDefault="0058493D" w:rsidP="0058493D">
            <w:pPr>
              <w:pStyle w:val="XML1"/>
            </w:pPr>
            <w:r>
              <w:t xml:space="preserve">            'application'. The &amp;lt;error-info&amp;gt; element MUST contain the</w:t>
            </w:r>
          </w:p>
          <w:p w14:paraId="4CA2A5E6" w14:textId="77777777" w:rsidR="0058493D" w:rsidRDefault="0058493D" w:rsidP="0058493D">
            <w:pPr>
              <w:pStyle w:val="XML1"/>
            </w:pPr>
            <w:r>
              <w:t xml:space="preserve">            name of this element in the &amp;lt;bad-element&amp;gt; element.</w:t>
            </w:r>
          </w:p>
          <w:p w14:paraId="16C33AAE" w14:textId="77777777" w:rsidR="0058493D" w:rsidRDefault="0058493D" w:rsidP="0058493D">
            <w:pPr>
              <w:pStyle w:val="XML1"/>
            </w:pPr>
            <w:r>
              <w:t xml:space="preserve">          &lt;/xs:documentation&gt;</w:t>
            </w:r>
          </w:p>
          <w:p w14:paraId="5AAEDBAF" w14:textId="77777777" w:rsidR="0058493D" w:rsidRDefault="0058493D" w:rsidP="0058493D">
            <w:pPr>
              <w:pStyle w:val="XML1"/>
            </w:pPr>
            <w:r>
              <w:t xml:space="preserve">        &lt;/xs:annotation&gt;</w:t>
            </w:r>
          </w:p>
          <w:p w14:paraId="012EA471" w14:textId="77777777" w:rsidR="0058493D" w:rsidRDefault="0058493D" w:rsidP="0058493D">
            <w:pPr>
              <w:pStyle w:val="XML1"/>
            </w:pPr>
            <w:r>
              <w:t xml:space="preserve">      &lt;/xs:element&gt;</w:t>
            </w:r>
          </w:p>
          <w:p w14:paraId="75672AAF" w14:textId="77777777" w:rsidR="0058493D" w:rsidRDefault="0058493D" w:rsidP="0058493D">
            <w:pPr>
              <w:pStyle w:val="XML1"/>
            </w:pPr>
            <w:r>
              <w:t xml:space="preserve">      &lt;xs:element name="protocol"&gt;</w:t>
            </w:r>
          </w:p>
          <w:p w14:paraId="11DD7F27" w14:textId="77777777" w:rsidR="0058493D" w:rsidRDefault="0058493D" w:rsidP="0058493D">
            <w:pPr>
              <w:pStyle w:val="XML1"/>
            </w:pPr>
            <w:r>
              <w:t xml:space="preserve">        &lt;xs:annotation&gt;</w:t>
            </w:r>
          </w:p>
          <w:p w14:paraId="7963B8AE" w14:textId="77777777" w:rsidR="0058493D" w:rsidRDefault="0058493D" w:rsidP="0058493D">
            <w:pPr>
              <w:pStyle w:val="XML1"/>
            </w:pPr>
            <w:r>
              <w:t xml:space="preserve">          &lt;xs:documentation&gt;</w:t>
            </w:r>
          </w:p>
          <w:p w14:paraId="01B0F04A" w14:textId="77777777" w:rsidR="0058493D" w:rsidRDefault="0058493D" w:rsidP="0058493D">
            <w:pPr>
              <w:pStyle w:val="XML1"/>
            </w:pPr>
            <w:r>
              <w:t xml:space="preserve">            The default protocol tha the OpenFlow Logical </w:t>
            </w:r>
          </w:p>
          <w:p w14:paraId="7BFEEAC5" w14:textId="77777777" w:rsidR="0058493D" w:rsidRDefault="0058493D" w:rsidP="0058493D">
            <w:pPr>
              <w:pStyle w:val="XML1"/>
            </w:pPr>
            <w:r>
              <w:t xml:space="preserve">            Switch uses to connect to this OpenFlow Controller.  'tls'</w:t>
            </w:r>
          </w:p>
          <w:p w14:paraId="7D8187FE" w14:textId="77777777" w:rsidR="0058493D" w:rsidRDefault="0058493D" w:rsidP="0058493D">
            <w:pPr>
              <w:pStyle w:val="XML1"/>
            </w:pPr>
            <w:r>
              <w:t xml:space="preserve">            is the default value.</w:t>
            </w:r>
          </w:p>
          <w:p w14:paraId="6D4B18C7" w14:textId="77777777" w:rsidR="0058493D" w:rsidRDefault="0058493D" w:rsidP="0058493D">
            <w:pPr>
              <w:pStyle w:val="XML1"/>
            </w:pPr>
          </w:p>
          <w:p w14:paraId="75026DB8" w14:textId="77777777" w:rsidR="0058493D" w:rsidRDefault="0058493D" w:rsidP="0058493D">
            <w:pPr>
              <w:pStyle w:val="XML1"/>
            </w:pPr>
            <w:r>
              <w:t xml:space="preserve">            This element is optional. If this element is not present it</w:t>
            </w:r>
          </w:p>
          <w:p w14:paraId="79382D8B" w14:textId="77777777" w:rsidR="0058493D" w:rsidRDefault="0058493D" w:rsidP="0058493D">
            <w:pPr>
              <w:pStyle w:val="XML1"/>
            </w:pPr>
            <w:r>
              <w:t xml:space="preserve">            defaults to 'tls'.</w:t>
            </w:r>
          </w:p>
          <w:p w14:paraId="7B381784" w14:textId="77777777" w:rsidR="0058493D" w:rsidRDefault="0058493D" w:rsidP="0058493D">
            <w:pPr>
              <w:pStyle w:val="XML1"/>
            </w:pPr>
            <w:r>
              <w:t xml:space="preserve">          &lt;/xs:documentation&gt;</w:t>
            </w:r>
          </w:p>
          <w:p w14:paraId="31EB240E" w14:textId="77777777" w:rsidR="0058493D" w:rsidRDefault="0058493D" w:rsidP="0058493D">
            <w:pPr>
              <w:pStyle w:val="XML1"/>
            </w:pPr>
            <w:r>
              <w:t xml:space="preserve">        &lt;/xs:annotation&gt;</w:t>
            </w:r>
          </w:p>
          <w:p w14:paraId="24D305BA" w14:textId="77777777" w:rsidR="0058493D" w:rsidRDefault="0058493D" w:rsidP="0058493D">
            <w:pPr>
              <w:pStyle w:val="XML1"/>
            </w:pPr>
            <w:r>
              <w:t xml:space="preserve">        &lt;xs:simpleType&gt;</w:t>
            </w:r>
          </w:p>
          <w:p w14:paraId="4E8F85D7" w14:textId="77777777" w:rsidR="0058493D" w:rsidRDefault="0058493D" w:rsidP="0058493D">
            <w:pPr>
              <w:pStyle w:val="XML1"/>
            </w:pPr>
            <w:r>
              <w:t xml:space="preserve">          &lt;xs:restriction base="xs:string"&gt;</w:t>
            </w:r>
          </w:p>
          <w:p w14:paraId="730E57B4" w14:textId="77777777" w:rsidR="0058493D" w:rsidRDefault="0058493D" w:rsidP="0058493D">
            <w:pPr>
              <w:pStyle w:val="XML1"/>
            </w:pPr>
            <w:r>
              <w:t xml:space="preserve">            &lt;xs:enumeration value="tcp"/&gt;</w:t>
            </w:r>
          </w:p>
          <w:p w14:paraId="084782FD" w14:textId="77777777" w:rsidR="0058493D" w:rsidRDefault="0058493D" w:rsidP="0058493D">
            <w:pPr>
              <w:pStyle w:val="XML1"/>
            </w:pPr>
            <w:r>
              <w:t xml:space="preserve">            &lt;xs:enumeration value="tls"/&gt;</w:t>
            </w:r>
          </w:p>
          <w:p w14:paraId="3A78DB48" w14:textId="77777777" w:rsidR="0058493D" w:rsidRDefault="0058493D" w:rsidP="0058493D">
            <w:pPr>
              <w:pStyle w:val="XML1"/>
            </w:pPr>
            <w:r>
              <w:t xml:space="preserve">          &lt;/xs:restriction&gt;</w:t>
            </w:r>
          </w:p>
          <w:p w14:paraId="49813BE9" w14:textId="77777777" w:rsidR="0058493D" w:rsidRDefault="0058493D" w:rsidP="0058493D">
            <w:pPr>
              <w:pStyle w:val="XML1"/>
            </w:pPr>
            <w:r>
              <w:t xml:space="preserve">        &lt;/xs:simpleType&gt;</w:t>
            </w:r>
          </w:p>
          <w:p w14:paraId="7DE442EA" w14:textId="77777777" w:rsidR="0058493D" w:rsidRDefault="0058493D" w:rsidP="0058493D">
            <w:pPr>
              <w:pStyle w:val="XML1"/>
            </w:pPr>
            <w:r>
              <w:t xml:space="preserve">      &lt;/xs:element&gt;</w:t>
            </w:r>
          </w:p>
          <w:p w14:paraId="38E81314" w14:textId="77777777" w:rsidR="0058493D" w:rsidRDefault="0058493D" w:rsidP="0058493D">
            <w:pPr>
              <w:pStyle w:val="XML1"/>
            </w:pPr>
            <w:r>
              <w:t xml:space="preserve">      &lt;xs:element name="state"&gt;</w:t>
            </w:r>
          </w:p>
          <w:p w14:paraId="3A30BAB6" w14:textId="77777777" w:rsidR="0058493D" w:rsidRDefault="0058493D" w:rsidP="0058493D">
            <w:pPr>
              <w:pStyle w:val="XML1"/>
            </w:pPr>
            <w:r>
              <w:t xml:space="preserve">        &lt;xs:annotation&gt;</w:t>
            </w:r>
          </w:p>
          <w:p w14:paraId="7A77A6CA" w14:textId="77777777" w:rsidR="0058493D" w:rsidRDefault="0058493D" w:rsidP="0058493D">
            <w:pPr>
              <w:pStyle w:val="XML1"/>
            </w:pPr>
            <w:r>
              <w:t xml:space="preserve">          &lt;xs:documentation&gt;</w:t>
            </w:r>
          </w:p>
          <w:p w14:paraId="5B4688F2" w14:textId="77777777" w:rsidR="0058493D" w:rsidRDefault="0058493D" w:rsidP="0058493D">
            <w:pPr>
              <w:pStyle w:val="XML1"/>
            </w:pPr>
            <w:r>
              <w:t xml:space="preserve">            This container holds connection state</w:t>
            </w:r>
          </w:p>
          <w:p w14:paraId="3C00859B" w14:textId="77777777" w:rsidR="0058493D" w:rsidRDefault="0058493D" w:rsidP="0058493D">
            <w:pPr>
              <w:pStyle w:val="XML1"/>
            </w:pPr>
            <w:r>
              <w:t xml:space="preserve">            information that indicate the connection state of the</w:t>
            </w:r>
          </w:p>
          <w:p w14:paraId="7B124F0A" w14:textId="77777777" w:rsidR="0058493D" w:rsidRDefault="0058493D" w:rsidP="0058493D">
            <w:pPr>
              <w:pStyle w:val="XML1"/>
            </w:pPr>
            <w:r>
              <w:t xml:space="preserve">            OpenFlow Logical Switch and the OpenFlow protocol version</w:t>
            </w:r>
          </w:p>
          <w:p w14:paraId="086F3AA2" w14:textId="77777777" w:rsidR="0058493D" w:rsidRDefault="0058493D" w:rsidP="0058493D">
            <w:pPr>
              <w:pStyle w:val="XML1"/>
            </w:pPr>
            <w:r>
              <w:t xml:space="preserve">            used for the connection.</w:t>
            </w:r>
          </w:p>
          <w:p w14:paraId="2E29000A" w14:textId="77777777" w:rsidR="0058493D" w:rsidRDefault="0058493D" w:rsidP="0058493D">
            <w:pPr>
              <w:pStyle w:val="XML1"/>
            </w:pPr>
          </w:p>
          <w:p w14:paraId="75F35965" w14:textId="77777777" w:rsidR="0058493D" w:rsidRDefault="0058493D" w:rsidP="0058493D">
            <w:pPr>
              <w:pStyle w:val="XML1"/>
            </w:pPr>
            <w:r>
              <w:t xml:space="preserve">            Children of this element are not configurable and can only</w:t>
            </w:r>
          </w:p>
          <w:p w14:paraId="13B968C3" w14:textId="77777777" w:rsidR="0058493D" w:rsidRDefault="0058493D" w:rsidP="0058493D">
            <w:pPr>
              <w:pStyle w:val="XML1"/>
            </w:pPr>
            <w:r>
              <w:t xml:space="preserve">            be retrieved by NETCONF &amp;lt;get&amp;gt; operations. Attemps to modify</w:t>
            </w:r>
          </w:p>
          <w:p w14:paraId="4AF4B810" w14:textId="77777777" w:rsidR="0058493D" w:rsidRDefault="0058493D" w:rsidP="0058493D">
            <w:pPr>
              <w:pStyle w:val="XML1"/>
            </w:pPr>
            <w:r>
              <w:t xml:space="preserve">            this element and its children with a NETCONF &amp;lt;edit-config&amp;gt;</w:t>
            </w:r>
          </w:p>
          <w:p w14:paraId="294612A2" w14:textId="77777777" w:rsidR="0058493D" w:rsidRDefault="0058493D" w:rsidP="0058493D">
            <w:pPr>
              <w:pStyle w:val="XML1"/>
            </w:pPr>
            <w:r>
              <w:t xml:space="preserve">            operation MUST result in an 'operation-not-supported' error</w:t>
            </w:r>
          </w:p>
          <w:p w14:paraId="00459C02" w14:textId="77777777" w:rsidR="0058493D" w:rsidRDefault="0058493D" w:rsidP="0058493D">
            <w:pPr>
              <w:pStyle w:val="XML1"/>
            </w:pPr>
            <w:r>
              <w:t xml:space="preserve">            with type 'application'.</w:t>
            </w:r>
          </w:p>
          <w:p w14:paraId="097EB353" w14:textId="77777777" w:rsidR="0058493D" w:rsidRDefault="0058493D" w:rsidP="0058493D">
            <w:pPr>
              <w:pStyle w:val="XML1"/>
            </w:pPr>
            <w:r>
              <w:t xml:space="preserve">          &lt;/xs:documentation&gt;</w:t>
            </w:r>
          </w:p>
          <w:p w14:paraId="5CB22C47" w14:textId="77777777" w:rsidR="0058493D" w:rsidRDefault="0058493D" w:rsidP="0058493D">
            <w:pPr>
              <w:pStyle w:val="XML1"/>
            </w:pPr>
            <w:r>
              <w:t xml:space="preserve">        &lt;/xs:annotation&gt;</w:t>
            </w:r>
          </w:p>
          <w:p w14:paraId="3A597FB1" w14:textId="77777777" w:rsidR="0058493D" w:rsidRDefault="0058493D" w:rsidP="0058493D">
            <w:pPr>
              <w:pStyle w:val="XML1"/>
            </w:pPr>
            <w:r>
              <w:t xml:space="preserve">        &lt;xs:complexType&gt;</w:t>
            </w:r>
          </w:p>
          <w:p w14:paraId="1684870A" w14:textId="77777777" w:rsidR="0058493D" w:rsidRDefault="0058493D" w:rsidP="0058493D">
            <w:pPr>
              <w:pStyle w:val="XML1"/>
            </w:pPr>
            <w:r>
              <w:t xml:space="preserve">          &lt;xs:sequence&gt;</w:t>
            </w:r>
          </w:p>
          <w:p w14:paraId="753D4706" w14:textId="77777777" w:rsidR="0058493D" w:rsidRDefault="0058493D" w:rsidP="0058493D">
            <w:pPr>
              <w:pStyle w:val="XML1"/>
            </w:pPr>
            <w:r>
              <w:t xml:space="preserve">            &lt;xs:element name="connection-state" minOccurs="0"  type="OFUpDownStateType"&gt;</w:t>
            </w:r>
          </w:p>
          <w:p w14:paraId="4ADA9A74" w14:textId="77777777" w:rsidR="0058493D" w:rsidRDefault="0058493D" w:rsidP="0058493D">
            <w:pPr>
              <w:pStyle w:val="XML1"/>
            </w:pPr>
            <w:r>
              <w:t xml:space="preserve">              &lt;xs:annotation&gt;</w:t>
            </w:r>
          </w:p>
          <w:p w14:paraId="3F6435EC" w14:textId="77777777" w:rsidR="0058493D" w:rsidRDefault="0058493D" w:rsidP="0058493D">
            <w:pPr>
              <w:pStyle w:val="XML1"/>
            </w:pPr>
            <w:r>
              <w:t xml:space="preserve">                &lt;xs:documentation&gt;</w:t>
            </w:r>
          </w:p>
          <w:p w14:paraId="02757A27" w14:textId="77777777" w:rsidR="0058493D" w:rsidRDefault="0058493D" w:rsidP="0058493D">
            <w:pPr>
              <w:pStyle w:val="XML1"/>
            </w:pPr>
            <w:r>
              <w:lastRenderedPageBreak/>
              <w:t xml:space="preserve">                  This object indicates the connections state of</w:t>
            </w:r>
          </w:p>
          <w:p w14:paraId="6FDBCE5B" w14:textId="77777777" w:rsidR="0058493D" w:rsidRDefault="0058493D" w:rsidP="0058493D">
            <w:pPr>
              <w:pStyle w:val="XML1"/>
            </w:pPr>
            <w:r>
              <w:t xml:space="preserve">                  the OpenFlow Logical Switch to this controller.</w:t>
            </w:r>
          </w:p>
          <w:p w14:paraId="5E886EFF" w14:textId="77777777" w:rsidR="0058493D" w:rsidRDefault="0058493D" w:rsidP="0058493D">
            <w:pPr>
              <w:pStyle w:val="XML1"/>
            </w:pPr>
            <w:r>
              <w:t xml:space="preserve">                &lt;/xs:documentation&gt;</w:t>
            </w:r>
          </w:p>
          <w:p w14:paraId="331719A9" w14:textId="77777777" w:rsidR="0058493D" w:rsidRDefault="0058493D" w:rsidP="0058493D">
            <w:pPr>
              <w:pStyle w:val="XML1"/>
            </w:pPr>
            <w:r>
              <w:t xml:space="preserve">              &lt;/xs:annotation&gt;</w:t>
            </w:r>
          </w:p>
          <w:p w14:paraId="184026E3" w14:textId="77777777" w:rsidR="0058493D" w:rsidRDefault="0058493D" w:rsidP="0058493D">
            <w:pPr>
              <w:pStyle w:val="XML1"/>
            </w:pPr>
            <w:r>
              <w:t xml:space="preserve">            &lt;/xs:element&gt;</w:t>
            </w:r>
          </w:p>
          <w:p w14:paraId="702098AC" w14:textId="77777777" w:rsidR="0058493D" w:rsidRDefault="0058493D" w:rsidP="0058493D">
            <w:pPr>
              <w:pStyle w:val="XML1"/>
            </w:pPr>
            <w:r>
              <w:t xml:space="preserve">            &lt;xs:element name="current-version" minOccurs="0"  type="OFOpenFlowVersionType"&gt;</w:t>
            </w:r>
          </w:p>
          <w:p w14:paraId="2D8DDFE5" w14:textId="77777777" w:rsidR="0058493D" w:rsidRDefault="0058493D" w:rsidP="0058493D">
            <w:pPr>
              <w:pStyle w:val="XML1"/>
            </w:pPr>
            <w:r>
              <w:t xml:space="preserve">              &lt;xs:annotation&gt;</w:t>
            </w:r>
          </w:p>
          <w:p w14:paraId="36D30CC3" w14:textId="77777777" w:rsidR="0058493D" w:rsidRDefault="0058493D" w:rsidP="0058493D">
            <w:pPr>
              <w:pStyle w:val="XML1"/>
            </w:pPr>
            <w:r>
              <w:t xml:space="preserve">                &lt;xs:documentation&gt;</w:t>
            </w:r>
          </w:p>
          <w:p w14:paraId="599D73FF" w14:textId="77777777" w:rsidR="0058493D" w:rsidRDefault="0058493D" w:rsidP="0058493D">
            <w:pPr>
              <w:pStyle w:val="XML1"/>
            </w:pPr>
            <w:r>
              <w:t xml:space="preserve">                  This object indicates the version of the</w:t>
            </w:r>
          </w:p>
          <w:p w14:paraId="0877F1B4" w14:textId="77777777" w:rsidR="0058493D" w:rsidRDefault="0058493D" w:rsidP="0058493D">
            <w:pPr>
              <w:pStyle w:val="XML1"/>
            </w:pPr>
            <w:r>
              <w:t xml:space="preserve">                  OpenFlow protocol used between the OpenFlow Logical</w:t>
            </w:r>
          </w:p>
          <w:p w14:paraId="7C8047BA" w14:textId="77777777" w:rsidR="0058493D" w:rsidRDefault="0058493D" w:rsidP="0058493D">
            <w:pPr>
              <w:pStyle w:val="XML1"/>
            </w:pPr>
            <w:r>
              <w:t xml:space="preserve">                  Switch and this Controller.  If element connection-state</w:t>
            </w:r>
          </w:p>
          <w:p w14:paraId="604C9365" w14:textId="77777777" w:rsidR="0058493D" w:rsidRDefault="0058493D" w:rsidP="0058493D">
            <w:pPr>
              <w:pStyle w:val="XML1"/>
            </w:pPr>
            <w:r>
              <w:t xml:space="preserve">                  has value 'up', then this element indicates the actual</w:t>
            </w:r>
          </w:p>
          <w:p w14:paraId="74BF6806" w14:textId="77777777" w:rsidR="0058493D" w:rsidRDefault="0058493D" w:rsidP="0058493D">
            <w:pPr>
              <w:pStyle w:val="XML1"/>
            </w:pPr>
            <w:r>
              <w:t xml:space="preserve">                  version in use.  If element connection-state has value</w:t>
            </w:r>
          </w:p>
          <w:p w14:paraId="6E06A251" w14:textId="77777777" w:rsidR="0058493D" w:rsidRDefault="0058493D" w:rsidP="0058493D">
            <w:pPr>
              <w:pStyle w:val="XML1"/>
            </w:pPr>
            <w:r>
              <w:t xml:space="preserve">                  'down', then this element indicates the version number of</w:t>
            </w:r>
          </w:p>
          <w:p w14:paraId="0F8DEC19" w14:textId="77777777" w:rsidR="0058493D" w:rsidRDefault="0058493D" w:rsidP="0058493D">
            <w:pPr>
              <w:pStyle w:val="XML1"/>
            </w:pPr>
            <w:r>
              <w:t xml:space="preserve">                  the last established connection with this OpenFlow</w:t>
            </w:r>
          </w:p>
          <w:p w14:paraId="52A7397F" w14:textId="77777777" w:rsidR="0058493D" w:rsidRDefault="0058493D" w:rsidP="0058493D">
            <w:pPr>
              <w:pStyle w:val="XML1"/>
            </w:pPr>
            <w:r>
              <w:t xml:space="preserve">                  Controller.  The value of this element MAY be persistent</w:t>
            </w:r>
          </w:p>
          <w:p w14:paraId="7455A2BD" w14:textId="77777777" w:rsidR="0058493D" w:rsidRDefault="0058493D" w:rsidP="0058493D">
            <w:pPr>
              <w:pStyle w:val="XML1"/>
            </w:pPr>
            <w:r>
              <w:t xml:space="preserve">                  across reboots of the OpenFlow Logical Switch in such a</w:t>
            </w:r>
          </w:p>
          <w:p w14:paraId="14511231" w14:textId="77777777" w:rsidR="0058493D" w:rsidRDefault="0058493D" w:rsidP="0058493D">
            <w:pPr>
              <w:pStyle w:val="XML1"/>
            </w:pPr>
            <w:r>
              <w:t xml:space="preserve">                  case.  If element connection-state has value 'down'and</w:t>
            </w:r>
          </w:p>
          <w:p w14:paraId="05339A13" w14:textId="77777777" w:rsidR="0058493D" w:rsidRDefault="0058493D" w:rsidP="0058493D">
            <w:pPr>
              <w:pStyle w:val="XML1"/>
            </w:pPr>
            <w:r>
              <w:t xml:space="preserve">                  there is no information about previous connections to</w:t>
            </w:r>
          </w:p>
          <w:p w14:paraId="27AA8E31" w14:textId="77777777" w:rsidR="0058493D" w:rsidRDefault="0058493D" w:rsidP="0058493D">
            <w:pPr>
              <w:pStyle w:val="XML1"/>
            </w:pPr>
            <w:r>
              <w:t xml:space="preserve">                  this OpenFlow controller, then this element is not</w:t>
            </w:r>
          </w:p>
          <w:p w14:paraId="551DA59F" w14:textId="77777777" w:rsidR="0058493D" w:rsidRDefault="0058493D" w:rsidP="0058493D">
            <w:pPr>
              <w:pStyle w:val="XML1"/>
            </w:pPr>
            <w:r>
              <w:t xml:space="preserve">                  present or has the value '0'.</w:t>
            </w:r>
          </w:p>
          <w:p w14:paraId="6D67AAF6" w14:textId="77777777" w:rsidR="0058493D" w:rsidRDefault="0058493D" w:rsidP="0058493D">
            <w:pPr>
              <w:pStyle w:val="XML1"/>
            </w:pPr>
            <w:r>
              <w:t xml:space="preserve">                &lt;/xs:documentation&gt;</w:t>
            </w:r>
          </w:p>
          <w:p w14:paraId="3D169647" w14:textId="77777777" w:rsidR="0058493D" w:rsidRDefault="0058493D" w:rsidP="0058493D">
            <w:pPr>
              <w:pStyle w:val="XML1"/>
            </w:pPr>
            <w:r>
              <w:t xml:space="preserve">              &lt;/xs:annotation&gt;</w:t>
            </w:r>
          </w:p>
          <w:p w14:paraId="269005D3" w14:textId="77777777" w:rsidR="0058493D" w:rsidRDefault="0058493D" w:rsidP="0058493D">
            <w:pPr>
              <w:pStyle w:val="XML1"/>
            </w:pPr>
            <w:r>
              <w:t xml:space="preserve">            &lt;/xs:element&gt;</w:t>
            </w:r>
          </w:p>
          <w:p w14:paraId="7E3C35EE" w14:textId="77777777" w:rsidR="0058493D" w:rsidRDefault="0058493D" w:rsidP="0058493D">
            <w:pPr>
              <w:pStyle w:val="XML1"/>
            </w:pPr>
            <w:r>
              <w:t xml:space="preserve">            &lt;xs:element name="supported-versions" minOccurs="0" maxOccurs="unbounded"  type="OFOpenFlowVersionType"&gt;</w:t>
            </w:r>
          </w:p>
          <w:p w14:paraId="66EDFA33" w14:textId="77777777" w:rsidR="0058493D" w:rsidRDefault="0058493D" w:rsidP="0058493D">
            <w:pPr>
              <w:pStyle w:val="XML1"/>
            </w:pPr>
            <w:r>
              <w:t xml:space="preserve">              &lt;xs:annotation&gt;</w:t>
            </w:r>
          </w:p>
          <w:p w14:paraId="52A4516A" w14:textId="77777777" w:rsidR="0058493D" w:rsidRDefault="0058493D" w:rsidP="0058493D">
            <w:pPr>
              <w:pStyle w:val="XML1"/>
            </w:pPr>
            <w:r>
              <w:t xml:space="preserve">                &lt;xs:documentation&gt;</w:t>
            </w:r>
          </w:p>
          <w:p w14:paraId="04D43603" w14:textId="77777777" w:rsidR="0058493D" w:rsidRDefault="0058493D" w:rsidP="0058493D">
            <w:pPr>
              <w:pStyle w:val="XML1"/>
            </w:pPr>
            <w:r>
              <w:t xml:space="preserve">                  This list of elements includes one entry for</w:t>
            </w:r>
          </w:p>
          <w:p w14:paraId="5C28D725" w14:textId="77777777" w:rsidR="0058493D" w:rsidRDefault="0058493D" w:rsidP="0058493D">
            <w:pPr>
              <w:pStyle w:val="XML1"/>
            </w:pPr>
            <w:r>
              <w:t xml:space="preserve">                  each OpenFlow protocol version that this OpenFlow</w:t>
            </w:r>
          </w:p>
          <w:p w14:paraId="25D2A047" w14:textId="77777777" w:rsidR="0058493D" w:rsidRDefault="0058493D" w:rsidP="0058493D">
            <w:pPr>
              <w:pStyle w:val="XML1"/>
            </w:pPr>
            <w:r>
              <w:t xml:space="preserve">                  controller supports.  It SHOULD contain all</w:t>
            </w:r>
          </w:p>
          <w:p w14:paraId="1C5B849C" w14:textId="77777777" w:rsidR="0058493D" w:rsidRDefault="0058493D" w:rsidP="0058493D">
            <w:pPr>
              <w:pStyle w:val="XML1"/>
            </w:pPr>
            <w:r>
              <w:t xml:space="preserve">                &lt;/xs:documentation&gt;</w:t>
            </w:r>
          </w:p>
          <w:p w14:paraId="7DFB0CB7" w14:textId="77777777" w:rsidR="0058493D" w:rsidRDefault="0058493D" w:rsidP="0058493D">
            <w:pPr>
              <w:pStyle w:val="XML1"/>
            </w:pPr>
            <w:r>
              <w:t xml:space="preserve">              &lt;/xs:annotation&gt;</w:t>
            </w:r>
          </w:p>
          <w:p w14:paraId="2323C397" w14:textId="77777777" w:rsidR="0058493D" w:rsidRDefault="0058493D" w:rsidP="0058493D">
            <w:pPr>
              <w:pStyle w:val="XML1"/>
            </w:pPr>
            <w:r>
              <w:t xml:space="preserve">            &lt;/xs:element&gt;</w:t>
            </w:r>
          </w:p>
          <w:p w14:paraId="2E133C1E" w14:textId="77777777" w:rsidR="0058493D" w:rsidRDefault="0058493D" w:rsidP="0058493D">
            <w:pPr>
              <w:pStyle w:val="XML1"/>
            </w:pPr>
            <w:r>
              <w:t xml:space="preserve">            &lt;xs:element name="local-ip-address-in-use" minOccurs="0"  type="inet:ip-address"&gt;</w:t>
            </w:r>
          </w:p>
          <w:p w14:paraId="32F61095" w14:textId="77777777" w:rsidR="0058493D" w:rsidRDefault="0058493D" w:rsidP="0058493D">
            <w:pPr>
              <w:pStyle w:val="XML1"/>
            </w:pPr>
            <w:r>
              <w:t xml:space="preserve">              &lt;xs:annotation&gt;</w:t>
            </w:r>
          </w:p>
          <w:p w14:paraId="24E6FB1F" w14:textId="77777777" w:rsidR="0058493D" w:rsidRDefault="0058493D" w:rsidP="0058493D">
            <w:pPr>
              <w:pStyle w:val="XML1"/>
            </w:pPr>
            <w:r>
              <w:t xml:space="preserve">                &lt;xs:documentation&gt;</w:t>
            </w:r>
          </w:p>
          <w:p w14:paraId="4C3CA9AE" w14:textId="77777777" w:rsidR="0058493D" w:rsidRDefault="0058493D" w:rsidP="0058493D">
            <w:pPr>
              <w:pStyle w:val="XML1"/>
            </w:pPr>
            <w:r>
              <w:t xml:space="preserve">                  The local IP address of the OpenFlow Logical</w:t>
            </w:r>
          </w:p>
          <w:p w14:paraId="4E4654BF" w14:textId="77777777" w:rsidR="0058493D" w:rsidRDefault="0058493D" w:rsidP="0058493D">
            <w:pPr>
              <w:pStyle w:val="XML1"/>
            </w:pPr>
            <w:r>
              <w:t xml:space="preserve">                  Switch when connecting to this OpenFlow Controller.  It</w:t>
            </w:r>
          </w:p>
          <w:p w14:paraId="7B2E09BC" w14:textId="77777777" w:rsidR="0058493D" w:rsidRDefault="0058493D" w:rsidP="0058493D">
            <w:pPr>
              <w:pStyle w:val="XML1"/>
            </w:pPr>
            <w:r>
              <w:t xml:space="preserve">                  is the source IP address of packets sent to this OpenFlow</w:t>
            </w:r>
          </w:p>
          <w:p w14:paraId="30387625" w14:textId="77777777" w:rsidR="0058493D" w:rsidRDefault="0058493D" w:rsidP="0058493D">
            <w:pPr>
              <w:pStyle w:val="XML1"/>
            </w:pPr>
            <w:r>
              <w:t xml:space="preserve">                  Controller.  If present, this element overrides any</w:t>
            </w:r>
          </w:p>
          <w:p w14:paraId="0119453C" w14:textId="77777777" w:rsidR="0058493D" w:rsidRDefault="0058493D" w:rsidP="0058493D">
            <w:pPr>
              <w:pStyle w:val="XML1"/>
            </w:pPr>
            <w:r>
              <w:t xml:space="preserve">                  default IP address.</w:t>
            </w:r>
          </w:p>
          <w:p w14:paraId="4181AF77" w14:textId="77777777" w:rsidR="0058493D" w:rsidRDefault="0058493D" w:rsidP="0058493D">
            <w:pPr>
              <w:pStyle w:val="XML1"/>
            </w:pPr>
            <w:r>
              <w:t xml:space="preserve">                &lt;/xs:documentation&gt;</w:t>
            </w:r>
          </w:p>
          <w:p w14:paraId="27354991" w14:textId="77777777" w:rsidR="0058493D" w:rsidRDefault="0058493D" w:rsidP="0058493D">
            <w:pPr>
              <w:pStyle w:val="XML1"/>
            </w:pPr>
            <w:r>
              <w:t xml:space="preserve">              &lt;/xs:annotation&gt;</w:t>
            </w:r>
          </w:p>
          <w:p w14:paraId="4253FCBE" w14:textId="77777777" w:rsidR="0058493D" w:rsidRDefault="0058493D" w:rsidP="0058493D">
            <w:pPr>
              <w:pStyle w:val="XML1"/>
            </w:pPr>
            <w:r>
              <w:t xml:space="preserve">            &lt;/xs:element&gt;</w:t>
            </w:r>
          </w:p>
          <w:p w14:paraId="2B13E04A" w14:textId="77777777" w:rsidR="0058493D" w:rsidRDefault="0058493D" w:rsidP="0058493D">
            <w:pPr>
              <w:pStyle w:val="XML1"/>
            </w:pPr>
            <w:r>
              <w:t xml:space="preserve">            &lt;xs:element name="local-port-in-use" minOccurs="0"  type="inet:port-number"&gt;</w:t>
            </w:r>
          </w:p>
          <w:p w14:paraId="34903380" w14:textId="77777777" w:rsidR="0058493D" w:rsidRDefault="0058493D" w:rsidP="0058493D">
            <w:pPr>
              <w:pStyle w:val="XML1"/>
            </w:pPr>
            <w:r>
              <w:t xml:space="preserve">              &lt;xs:annotation&gt;</w:t>
            </w:r>
          </w:p>
          <w:p w14:paraId="1B148D52" w14:textId="77777777" w:rsidR="0058493D" w:rsidRDefault="0058493D" w:rsidP="0058493D">
            <w:pPr>
              <w:pStyle w:val="XML1"/>
            </w:pPr>
            <w:r>
              <w:t xml:space="preserve">                &lt;xs:documentation&gt;</w:t>
            </w:r>
          </w:p>
          <w:p w14:paraId="7E7E31C4" w14:textId="77777777" w:rsidR="0058493D" w:rsidRDefault="0058493D" w:rsidP="0058493D">
            <w:pPr>
              <w:pStyle w:val="XML1"/>
            </w:pPr>
            <w:r>
              <w:t xml:space="preserve">                  The local TCP port number of the OpenFlow</w:t>
            </w:r>
          </w:p>
          <w:p w14:paraId="4A482822" w14:textId="77777777" w:rsidR="0058493D" w:rsidRDefault="0058493D" w:rsidP="0058493D">
            <w:pPr>
              <w:pStyle w:val="XML1"/>
            </w:pPr>
            <w:r>
              <w:t xml:space="preserve">                  Logical Switch.  If element connection-state has value</w:t>
            </w:r>
          </w:p>
          <w:p w14:paraId="4D388AD3" w14:textId="77777777" w:rsidR="0058493D" w:rsidRDefault="0058493D" w:rsidP="0058493D">
            <w:pPr>
              <w:pStyle w:val="XML1"/>
            </w:pPr>
            <w:r>
              <w:t xml:space="preserve">                  'up', then this element indicates the actual port number</w:t>
            </w:r>
          </w:p>
          <w:p w14:paraId="0D329EC4" w14:textId="77777777" w:rsidR="0058493D" w:rsidRDefault="0058493D" w:rsidP="0058493D">
            <w:pPr>
              <w:pStyle w:val="XML1"/>
            </w:pPr>
            <w:r>
              <w:t xml:space="preserve">                  in use.  If element connection-state has value 'down',</w:t>
            </w:r>
          </w:p>
          <w:p w14:paraId="6A017E12" w14:textId="77777777" w:rsidR="0058493D" w:rsidRDefault="0058493D" w:rsidP="0058493D">
            <w:pPr>
              <w:pStyle w:val="XML1"/>
            </w:pPr>
            <w:r>
              <w:t xml:space="preserve">                  then this element indicates the port number used for the</w:t>
            </w:r>
          </w:p>
          <w:p w14:paraId="564E7392" w14:textId="77777777" w:rsidR="0058493D" w:rsidRDefault="0058493D" w:rsidP="0058493D">
            <w:pPr>
              <w:pStyle w:val="XML1"/>
            </w:pPr>
            <w:r>
              <w:lastRenderedPageBreak/>
              <w:t xml:space="preserve">                  last attempt to establish a connection with this OpenFlow</w:t>
            </w:r>
          </w:p>
          <w:p w14:paraId="1AB48B9F" w14:textId="77777777" w:rsidR="0058493D" w:rsidRDefault="0058493D" w:rsidP="0058493D">
            <w:pPr>
              <w:pStyle w:val="XML1"/>
            </w:pPr>
            <w:r>
              <w:t xml:space="preserve">                  Controller.??? </w:t>
            </w:r>
          </w:p>
          <w:p w14:paraId="1B5D159A" w14:textId="77777777" w:rsidR="0058493D" w:rsidRDefault="0058493D" w:rsidP="0058493D">
            <w:pPr>
              <w:pStyle w:val="XML1"/>
            </w:pPr>
            <w:r>
              <w:t xml:space="preserve">                  When connecting to this OpenFlow Controller, it is the </w:t>
            </w:r>
          </w:p>
          <w:p w14:paraId="5D126952" w14:textId="77777777" w:rsidR="0058493D" w:rsidRDefault="0058493D" w:rsidP="0058493D">
            <w:pPr>
              <w:pStyle w:val="XML1"/>
            </w:pPr>
            <w:r>
              <w:t xml:space="preserve">                  source TCP port number of packets sent to this OpenFlow </w:t>
            </w:r>
          </w:p>
          <w:p w14:paraId="265F475B" w14:textId="77777777" w:rsidR="0058493D" w:rsidRDefault="0058493D" w:rsidP="0058493D">
            <w:pPr>
              <w:pStyle w:val="XML1"/>
            </w:pPr>
            <w:r>
              <w:t xml:space="preserve">                  Controller.  If this element has its defaqult value 0,</w:t>
            </w:r>
          </w:p>
          <w:p w14:paraId="30413C5C" w14:textId="77777777" w:rsidR="0058493D" w:rsidRDefault="0058493D" w:rsidP="0058493D">
            <w:pPr>
              <w:pStyle w:val="XML1"/>
            </w:pPr>
            <w:r>
              <w:t xml:space="preserve">                  then port number is chosen arbitrarily by the OpenFlow</w:t>
            </w:r>
          </w:p>
          <w:p w14:paraId="51B56824" w14:textId="77777777" w:rsidR="0058493D" w:rsidRDefault="0058493D" w:rsidP="0058493D">
            <w:pPr>
              <w:pStyle w:val="XML1"/>
            </w:pPr>
            <w:r>
              <w:t xml:space="preserve">                  Logical Switch.</w:t>
            </w:r>
          </w:p>
          <w:p w14:paraId="37691B4C" w14:textId="77777777" w:rsidR="0058493D" w:rsidRDefault="0058493D" w:rsidP="0058493D">
            <w:pPr>
              <w:pStyle w:val="XML1"/>
            </w:pPr>
            <w:r>
              <w:t xml:space="preserve">                &lt;/xs:documentation&gt;</w:t>
            </w:r>
          </w:p>
          <w:p w14:paraId="564913DE" w14:textId="77777777" w:rsidR="0058493D" w:rsidRDefault="0058493D" w:rsidP="0058493D">
            <w:pPr>
              <w:pStyle w:val="XML1"/>
            </w:pPr>
            <w:r>
              <w:t xml:space="preserve">              &lt;/xs:annotation&gt;</w:t>
            </w:r>
          </w:p>
          <w:p w14:paraId="4C8BFCA5" w14:textId="77777777" w:rsidR="0058493D" w:rsidRDefault="0058493D" w:rsidP="0058493D">
            <w:pPr>
              <w:pStyle w:val="XML1"/>
            </w:pPr>
            <w:r>
              <w:t xml:space="preserve">            &lt;/xs:element&gt;</w:t>
            </w:r>
          </w:p>
          <w:p w14:paraId="31682D58" w14:textId="77777777" w:rsidR="0058493D" w:rsidRDefault="0058493D" w:rsidP="0058493D">
            <w:pPr>
              <w:pStyle w:val="XML1"/>
            </w:pPr>
            <w:r>
              <w:t xml:space="preserve">          &lt;/xs:sequence&gt;</w:t>
            </w:r>
          </w:p>
          <w:p w14:paraId="04A055ED" w14:textId="77777777" w:rsidR="0058493D" w:rsidRDefault="0058493D" w:rsidP="0058493D">
            <w:pPr>
              <w:pStyle w:val="XML1"/>
            </w:pPr>
            <w:r>
              <w:t xml:space="preserve">        &lt;/xs:complexType&gt;</w:t>
            </w:r>
          </w:p>
          <w:p w14:paraId="160D071E" w14:textId="77777777" w:rsidR="0058493D" w:rsidRDefault="0058493D" w:rsidP="0058493D">
            <w:pPr>
              <w:pStyle w:val="XML1"/>
            </w:pPr>
            <w:r>
              <w:t xml:space="preserve">      &lt;/xs:element&gt;</w:t>
            </w:r>
          </w:p>
          <w:p w14:paraId="0CD6CF36" w14:textId="77777777" w:rsidR="0058493D" w:rsidRDefault="0058493D" w:rsidP="0058493D">
            <w:pPr>
              <w:pStyle w:val="XML1"/>
            </w:pPr>
            <w:r>
              <w:t xml:space="preserve">    &lt;/xs:sequence&gt;</w:t>
            </w:r>
          </w:p>
          <w:p w14:paraId="24558F3B" w14:textId="77777777" w:rsidR="00F86237" w:rsidRDefault="0058493D" w:rsidP="0058493D">
            <w:pPr>
              <w:pStyle w:val="XML1"/>
            </w:pPr>
            <w:r>
              <w:t xml:space="preserve">  &lt;/xs:group&gt;</w:t>
            </w:r>
          </w:p>
          <w:p w14:paraId="01647EBD" w14:textId="77777777" w:rsidR="0058493D" w:rsidRDefault="0058493D" w:rsidP="0058493D">
            <w:pPr>
              <w:pStyle w:val="XML1"/>
            </w:pPr>
          </w:p>
          <w:p w14:paraId="3B4B49D6" w14:textId="77777777" w:rsidR="0058493D" w:rsidRDefault="0058493D" w:rsidP="0058493D">
            <w:pPr>
              <w:pStyle w:val="XML1"/>
            </w:pPr>
            <w:r>
              <w:t xml:space="preserve">  &lt;xs:simpleType name="OFConfigId"&gt;</w:t>
            </w:r>
          </w:p>
          <w:p w14:paraId="525C7D3E" w14:textId="77777777" w:rsidR="0058493D" w:rsidRDefault="0058493D" w:rsidP="0058493D">
            <w:pPr>
              <w:pStyle w:val="XML1"/>
            </w:pPr>
            <w:r>
              <w:t xml:space="preserve">    &lt;xs:annotation&gt;</w:t>
            </w:r>
          </w:p>
          <w:p w14:paraId="413D9FF2" w14:textId="77777777" w:rsidR="0058493D" w:rsidRDefault="0058493D" w:rsidP="0058493D">
            <w:pPr>
              <w:pStyle w:val="XML1"/>
            </w:pPr>
            <w:r>
              <w:t xml:space="preserve">      &lt;xs:documentation&gt;</w:t>
            </w:r>
          </w:p>
          <w:p w14:paraId="742DDA62" w14:textId="77777777" w:rsidR="0058493D" w:rsidRDefault="0058493D" w:rsidP="0058493D">
            <w:pPr>
              <w:pStyle w:val="XML1"/>
            </w:pPr>
            <w:r>
              <w:t xml:space="preserve">        Generic type of an identifier in OF-CONFIG</w:t>
            </w:r>
          </w:p>
          <w:p w14:paraId="1E1FC8C8" w14:textId="77777777" w:rsidR="0058493D" w:rsidRDefault="0058493D" w:rsidP="0058493D">
            <w:pPr>
              <w:pStyle w:val="XML1"/>
            </w:pPr>
            <w:r>
              <w:t xml:space="preserve">      &lt;/xs:documentation&gt;</w:t>
            </w:r>
          </w:p>
          <w:p w14:paraId="446658C7" w14:textId="77777777" w:rsidR="0058493D" w:rsidRDefault="0058493D" w:rsidP="0058493D">
            <w:pPr>
              <w:pStyle w:val="XML1"/>
            </w:pPr>
            <w:r>
              <w:t xml:space="preserve">    &lt;/xs:annotation&gt;</w:t>
            </w:r>
          </w:p>
          <w:p w14:paraId="2FC104AF" w14:textId="77777777" w:rsidR="0058493D" w:rsidRDefault="0058493D" w:rsidP="0058493D">
            <w:pPr>
              <w:pStyle w:val="XML1"/>
            </w:pPr>
            <w:r>
              <w:t xml:space="preserve">    &lt;xs:restriction base="inet:uri"&gt;</w:t>
            </w:r>
          </w:p>
          <w:p w14:paraId="1ADD6925" w14:textId="77777777" w:rsidR="0058493D" w:rsidRDefault="0058493D" w:rsidP="0058493D">
            <w:pPr>
              <w:pStyle w:val="XML1"/>
            </w:pPr>
            <w:r>
              <w:t xml:space="preserve">    &lt;/xs:restriction&gt;</w:t>
            </w:r>
          </w:p>
          <w:p w14:paraId="0DB40547" w14:textId="77777777" w:rsidR="0058493D" w:rsidRDefault="0058493D" w:rsidP="0058493D">
            <w:pPr>
              <w:pStyle w:val="XML1"/>
            </w:pPr>
            <w:r>
              <w:t xml:space="preserve">  &lt;/xs:simpleType&gt;</w:t>
            </w:r>
          </w:p>
          <w:p w14:paraId="4E3B1EC1" w14:textId="77777777" w:rsidR="0058493D" w:rsidRDefault="0058493D" w:rsidP="0058493D">
            <w:pPr>
              <w:pStyle w:val="XML1"/>
            </w:pPr>
          </w:p>
          <w:p w14:paraId="55577D7A" w14:textId="77777777" w:rsidR="0058493D" w:rsidRDefault="0058493D" w:rsidP="0058493D">
            <w:pPr>
              <w:pStyle w:val="XML1"/>
            </w:pPr>
            <w:r>
              <w:t xml:space="preserve">  &lt;xs:simpleType name="OFOpenFlowVersionType"&gt;</w:t>
            </w:r>
          </w:p>
          <w:p w14:paraId="1875A4CA" w14:textId="77777777" w:rsidR="0058493D" w:rsidRDefault="0058493D" w:rsidP="0058493D">
            <w:pPr>
              <w:pStyle w:val="XML1"/>
            </w:pPr>
            <w:r>
              <w:t xml:space="preserve">    &lt;xs:annotation&gt;</w:t>
            </w:r>
          </w:p>
          <w:p w14:paraId="743F8956" w14:textId="77777777" w:rsidR="0058493D" w:rsidRDefault="0058493D" w:rsidP="0058493D">
            <w:pPr>
              <w:pStyle w:val="XML1"/>
            </w:pPr>
            <w:r>
              <w:t xml:space="preserve">      &lt;xs:documentation&gt;</w:t>
            </w:r>
          </w:p>
          <w:p w14:paraId="44848BAC" w14:textId="77777777" w:rsidR="0058493D" w:rsidRDefault="0058493D" w:rsidP="0058493D">
            <w:pPr>
              <w:pStyle w:val="XML1"/>
            </w:pPr>
            <w:r>
              <w:t xml:space="preserve">        This enumeration contains the all OpenFlow</w:t>
            </w:r>
          </w:p>
          <w:p w14:paraId="2BEF20D3" w14:textId="77777777" w:rsidR="0058493D" w:rsidRDefault="0058493D" w:rsidP="0058493D">
            <w:pPr>
              <w:pStyle w:val="XML1"/>
            </w:pPr>
            <w:r>
              <w:t xml:space="preserve">        versions released so far.</w:t>
            </w:r>
          </w:p>
          <w:p w14:paraId="0FCB023E" w14:textId="77777777" w:rsidR="0058493D" w:rsidRDefault="0058493D" w:rsidP="0058493D">
            <w:pPr>
              <w:pStyle w:val="XML1"/>
            </w:pPr>
            <w:r>
              <w:t xml:space="preserve">      &lt;/xs:documentation&gt;</w:t>
            </w:r>
          </w:p>
          <w:p w14:paraId="7A21B1DA" w14:textId="77777777" w:rsidR="0058493D" w:rsidRDefault="0058493D" w:rsidP="0058493D">
            <w:pPr>
              <w:pStyle w:val="XML1"/>
            </w:pPr>
            <w:r>
              <w:t xml:space="preserve">    &lt;/xs:annotation&gt;</w:t>
            </w:r>
          </w:p>
          <w:p w14:paraId="79B0F446" w14:textId="77777777" w:rsidR="0058493D" w:rsidRDefault="0058493D" w:rsidP="0058493D">
            <w:pPr>
              <w:pStyle w:val="XML1"/>
            </w:pPr>
          </w:p>
          <w:p w14:paraId="149819D8" w14:textId="77777777" w:rsidR="0058493D" w:rsidRDefault="0058493D" w:rsidP="0058493D">
            <w:pPr>
              <w:pStyle w:val="XML1"/>
            </w:pPr>
            <w:r>
              <w:t xml:space="preserve">    &lt;xs:restriction base="xs:string"&gt;</w:t>
            </w:r>
          </w:p>
          <w:p w14:paraId="2A24230D" w14:textId="77777777" w:rsidR="0058493D" w:rsidRDefault="0058493D" w:rsidP="0058493D">
            <w:pPr>
              <w:pStyle w:val="XML1"/>
            </w:pPr>
            <w:r>
              <w:t xml:space="preserve">      &lt;xs:enumeration value="not-applicable"/&gt;</w:t>
            </w:r>
          </w:p>
          <w:p w14:paraId="47616A50" w14:textId="77777777" w:rsidR="0058493D" w:rsidRDefault="0058493D" w:rsidP="0058493D">
            <w:pPr>
              <w:pStyle w:val="XML1"/>
            </w:pPr>
            <w:r>
              <w:t xml:space="preserve">      &lt;xs:enumeration value="1.0"/&gt;</w:t>
            </w:r>
          </w:p>
          <w:p w14:paraId="7F384890" w14:textId="77777777" w:rsidR="0058493D" w:rsidRDefault="0058493D" w:rsidP="0058493D">
            <w:pPr>
              <w:pStyle w:val="XML1"/>
            </w:pPr>
            <w:r>
              <w:t xml:space="preserve">      &lt;xs:enumeration value="1.0.1"/&gt;</w:t>
            </w:r>
          </w:p>
          <w:p w14:paraId="2D44C3C9" w14:textId="77777777" w:rsidR="0058493D" w:rsidRDefault="0058493D" w:rsidP="0058493D">
            <w:pPr>
              <w:pStyle w:val="XML1"/>
            </w:pPr>
            <w:r>
              <w:t xml:space="preserve">      &lt;xs:enumeration value="1.1"/&gt;</w:t>
            </w:r>
          </w:p>
          <w:p w14:paraId="4217B915" w14:textId="77777777" w:rsidR="0058493D" w:rsidRDefault="0058493D" w:rsidP="0058493D">
            <w:pPr>
              <w:pStyle w:val="XML1"/>
            </w:pPr>
            <w:r>
              <w:t xml:space="preserve">      &lt;xs:enumeration value="1.2"/&gt;</w:t>
            </w:r>
          </w:p>
          <w:p w14:paraId="232423E9" w14:textId="77777777" w:rsidR="0058493D" w:rsidRDefault="0058493D" w:rsidP="0058493D">
            <w:pPr>
              <w:pStyle w:val="XML1"/>
            </w:pPr>
            <w:r>
              <w:t xml:space="preserve">      &lt;xs:enumeration value="1.3"/&gt;</w:t>
            </w:r>
          </w:p>
          <w:p w14:paraId="3C826DD9" w14:textId="77777777" w:rsidR="0058493D" w:rsidRDefault="0058493D" w:rsidP="0058493D">
            <w:pPr>
              <w:pStyle w:val="XML1"/>
            </w:pPr>
            <w:r>
              <w:t xml:space="preserve">      &lt;xs:enumeration value="1.3.1"/&gt;</w:t>
            </w:r>
          </w:p>
          <w:p w14:paraId="72BCED41" w14:textId="77777777" w:rsidR="0058493D" w:rsidRDefault="0058493D" w:rsidP="0058493D">
            <w:pPr>
              <w:pStyle w:val="XML1"/>
            </w:pPr>
            <w:r>
              <w:t xml:space="preserve">    &lt;/xs:restriction&gt;</w:t>
            </w:r>
          </w:p>
          <w:p w14:paraId="34258032" w14:textId="77777777" w:rsidR="0058493D" w:rsidRDefault="0058493D" w:rsidP="0058493D">
            <w:pPr>
              <w:pStyle w:val="XML1"/>
            </w:pPr>
            <w:r>
              <w:t xml:space="preserve">  &lt;/xs:simpleType&gt;</w:t>
            </w:r>
          </w:p>
          <w:p w14:paraId="1DB3C5A6" w14:textId="77777777" w:rsidR="0058493D" w:rsidRDefault="0058493D" w:rsidP="0058493D">
            <w:pPr>
              <w:pStyle w:val="XML1"/>
            </w:pPr>
          </w:p>
          <w:p w14:paraId="6B9D4E3A" w14:textId="77777777" w:rsidR="0058493D" w:rsidRDefault="0058493D" w:rsidP="0058493D">
            <w:pPr>
              <w:pStyle w:val="XML1"/>
            </w:pPr>
            <w:r>
              <w:t xml:space="preserve">  &lt;xs:simpleType name="OFUpDownStateType"&gt;</w:t>
            </w:r>
          </w:p>
          <w:p w14:paraId="0CCEEFD3" w14:textId="77777777" w:rsidR="0058493D" w:rsidRDefault="0058493D" w:rsidP="0058493D">
            <w:pPr>
              <w:pStyle w:val="XML1"/>
            </w:pPr>
            <w:r>
              <w:t xml:space="preserve">    &lt;xs:annotation&gt;</w:t>
            </w:r>
          </w:p>
          <w:p w14:paraId="79D32E1E" w14:textId="77777777" w:rsidR="0058493D" w:rsidRDefault="0058493D" w:rsidP="0058493D">
            <w:pPr>
              <w:pStyle w:val="XML1"/>
            </w:pPr>
            <w:r>
              <w:t xml:space="preserve">      &lt;xs:documentation&gt;</w:t>
            </w:r>
          </w:p>
          <w:p w14:paraId="359D2524" w14:textId="77777777" w:rsidR="0058493D" w:rsidRDefault="0058493D" w:rsidP="0058493D">
            <w:pPr>
              <w:pStyle w:val="XML1"/>
            </w:pPr>
            <w:r>
              <w:t xml:space="preserve">        Type to specify state information for a port or a</w:t>
            </w:r>
          </w:p>
          <w:p w14:paraId="68A6B3A9" w14:textId="77777777" w:rsidR="0058493D" w:rsidRDefault="0058493D" w:rsidP="0058493D">
            <w:pPr>
              <w:pStyle w:val="XML1"/>
            </w:pPr>
            <w:r>
              <w:t xml:space="preserve">        connection.</w:t>
            </w:r>
          </w:p>
          <w:p w14:paraId="5E475593" w14:textId="77777777" w:rsidR="0058493D" w:rsidRDefault="0058493D" w:rsidP="0058493D">
            <w:pPr>
              <w:pStyle w:val="XML1"/>
            </w:pPr>
            <w:r>
              <w:t xml:space="preserve">      &lt;/xs:documentation&gt;</w:t>
            </w:r>
          </w:p>
          <w:p w14:paraId="71AAD9EA" w14:textId="77777777" w:rsidR="0058493D" w:rsidRDefault="0058493D" w:rsidP="0058493D">
            <w:pPr>
              <w:pStyle w:val="XML1"/>
            </w:pPr>
            <w:r>
              <w:t xml:space="preserve">    &lt;/xs:annotation&gt;</w:t>
            </w:r>
          </w:p>
          <w:p w14:paraId="4276ED54" w14:textId="77777777" w:rsidR="0058493D" w:rsidRDefault="0058493D" w:rsidP="0058493D">
            <w:pPr>
              <w:pStyle w:val="XML1"/>
            </w:pPr>
          </w:p>
          <w:p w14:paraId="677B8B00" w14:textId="77777777" w:rsidR="0058493D" w:rsidRDefault="0058493D" w:rsidP="0058493D">
            <w:pPr>
              <w:pStyle w:val="XML1"/>
            </w:pPr>
            <w:r>
              <w:t xml:space="preserve">    &lt;xs:restriction base="xs:string"&gt;</w:t>
            </w:r>
          </w:p>
          <w:p w14:paraId="099076E4" w14:textId="77777777" w:rsidR="0058493D" w:rsidRDefault="0058493D" w:rsidP="0058493D">
            <w:pPr>
              <w:pStyle w:val="XML1"/>
            </w:pPr>
            <w:r>
              <w:t xml:space="preserve">      &lt;xs:enumeration value="up"/&gt;</w:t>
            </w:r>
          </w:p>
          <w:p w14:paraId="062DADEC" w14:textId="77777777" w:rsidR="0058493D" w:rsidRDefault="0058493D" w:rsidP="0058493D">
            <w:pPr>
              <w:pStyle w:val="XML1"/>
            </w:pPr>
            <w:r>
              <w:t xml:space="preserve">      &lt;xs:enumeration value="down"/&gt;</w:t>
            </w:r>
          </w:p>
          <w:p w14:paraId="2175E6D7" w14:textId="77777777" w:rsidR="0058493D" w:rsidRDefault="0058493D" w:rsidP="0058493D">
            <w:pPr>
              <w:pStyle w:val="XML1"/>
            </w:pPr>
            <w:r>
              <w:lastRenderedPageBreak/>
              <w:t xml:space="preserve">    &lt;/xs:restriction&gt;</w:t>
            </w:r>
          </w:p>
          <w:p w14:paraId="5D344194" w14:textId="4325911C" w:rsidR="0058493D" w:rsidRPr="009F1B7D" w:rsidRDefault="0058493D" w:rsidP="0058493D">
            <w:pPr>
              <w:pStyle w:val="XML1"/>
            </w:pPr>
            <w:r>
              <w:t xml:space="preserve">  &lt;/xs:simpleType&gt;</w:t>
            </w:r>
          </w:p>
        </w:tc>
      </w:tr>
    </w:tbl>
    <w:p w14:paraId="6A8424A2" w14:textId="77777777" w:rsidR="00F86237" w:rsidRPr="009F1B7D" w:rsidRDefault="00F86237" w:rsidP="00F86237">
      <w:pPr>
        <w:pStyle w:val="BodyText"/>
      </w:pPr>
    </w:p>
    <w:p w14:paraId="6A7E5582" w14:textId="77777777" w:rsidR="00F86237" w:rsidRPr="009F1B7D" w:rsidRDefault="00F86237" w:rsidP="00D14D27">
      <w:pPr>
        <w:pStyle w:val="Heading3"/>
      </w:pPr>
      <w:bookmarkStart w:id="1009" w:name="_Toc315954003"/>
      <w:bookmarkStart w:id="1010" w:name="_Toc316542513"/>
      <w:bookmarkStart w:id="1011" w:name="_Toc358291599"/>
      <w:r w:rsidRPr="00DB42FD">
        <w:t>XML Example</w:t>
      </w:r>
      <w:bookmarkEnd w:id="1009"/>
      <w:bookmarkEnd w:id="1010"/>
      <w:bookmarkEnd w:id="1011"/>
    </w:p>
    <w:tbl>
      <w:tblPr>
        <w:tblStyle w:val="XMLtable"/>
        <w:tblW w:w="5000" w:type="pct"/>
        <w:tblLook w:val="04A0" w:firstRow="1" w:lastRow="0" w:firstColumn="1" w:lastColumn="0" w:noHBand="0" w:noVBand="1"/>
      </w:tblPr>
      <w:tblGrid>
        <w:gridCol w:w="9474"/>
      </w:tblGrid>
      <w:tr w:rsidR="00F86237" w:rsidRPr="009F1B7D" w14:paraId="026852F0" w14:textId="77777777" w:rsidTr="00C128FA">
        <w:tc>
          <w:tcPr>
            <w:tcW w:w="8820" w:type="dxa"/>
          </w:tcPr>
          <w:p w14:paraId="0BA34355" w14:textId="77777777" w:rsidR="00F86237" w:rsidRPr="009F1B7D" w:rsidRDefault="00F86237" w:rsidP="00011096">
            <w:pPr>
              <w:pStyle w:val="XML1"/>
            </w:pPr>
            <w:r w:rsidRPr="009F1B7D">
              <w:t>&lt;controller&gt;</w:t>
            </w:r>
          </w:p>
          <w:p w14:paraId="115AC4F6" w14:textId="77777777" w:rsidR="00F86237" w:rsidRPr="009F1B7D" w:rsidRDefault="00F86237" w:rsidP="00011096">
            <w:pPr>
              <w:pStyle w:val="XML2"/>
            </w:pPr>
            <w:r w:rsidRPr="009F1B7D">
              <w:t>&lt;id&gt;Controller3&lt;/id&gt;</w:t>
            </w:r>
          </w:p>
          <w:p w14:paraId="6242C3DE" w14:textId="77777777" w:rsidR="00F86237" w:rsidRPr="009F1B7D" w:rsidRDefault="00F86237" w:rsidP="00011096">
            <w:pPr>
              <w:pStyle w:val="XML2"/>
            </w:pPr>
            <w:r w:rsidRPr="009F1B7D">
              <w:t>&lt;role&gt;master&lt;/role&gt;</w:t>
            </w:r>
          </w:p>
          <w:p w14:paraId="366105D3" w14:textId="77777777" w:rsidR="00F86237" w:rsidRPr="009F1B7D" w:rsidRDefault="00F86237" w:rsidP="00011096">
            <w:pPr>
              <w:pStyle w:val="XML2"/>
            </w:pPr>
            <w:r w:rsidRPr="009F1B7D">
              <w:t>&lt;ip-address&gt;192.168.2.1/26&lt;/ip-address&gt;</w:t>
            </w:r>
          </w:p>
          <w:p w14:paraId="432931E4" w14:textId="77777777" w:rsidR="00F86237" w:rsidRPr="009F1B7D" w:rsidRDefault="00F86237" w:rsidP="00011096">
            <w:pPr>
              <w:pStyle w:val="XML2"/>
            </w:pPr>
            <w:r w:rsidRPr="009F1B7D">
              <w:t>&lt;port&gt;6633&lt;/port&gt;</w:t>
            </w:r>
          </w:p>
          <w:p w14:paraId="1E6BC12F" w14:textId="77777777" w:rsidR="00F86237" w:rsidRPr="009F1B7D" w:rsidRDefault="00F86237" w:rsidP="00011096">
            <w:pPr>
              <w:pStyle w:val="XML2"/>
            </w:pPr>
            <w:r w:rsidRPr="009F1B7D">
              <w:t>&lt;local-ip-address&gt;192.168.2.129&lt;/local-ip-address&gt;</w:t>
            </w:r>
          </w:p>
          <w:p w14:paraId="26DEFB3F" w14:textId="77777777" w:rsidR="00F86237" w:rsidRPr="009F1B7D" w:rsidRDefault="00F86237" w:rsidP="00011096">
            <w:pPr>
              <w:pStyle w:val="XML2"/>
            </w:pPr>
            <w:r w:rsidRPr="009F1B7D">
              <w:t>&lt;local-port&gt;32768&lt;/local-port&gt;</w:t>
            </w:r>
          </w:p>
          <w:p w14:paraId="53596B30" w14:textId="77777777" w:rsidR="00F86237" w:rsidRPr="009F1B7D" w:rsidRDefault="00F86237" w:rsidP="00011096">
            <w:pPr>
              <w:pStyle w:val="XML2"/>
            </w:pPr>
            <w:r w:rsidRPr="009F1B7D">
              <w:t>&lt;protocol&gt;tcp&lt;/protocol&gt;</w:t>
            </w:r>
          </w:p>
          <w:p w14:paraId="2871FF55" w14:textId="77777777" w:rsidR="00F86237" w:rsidRPr="009F1B7D" w:rsidRDefault="00F86237" w:rsidP="00011096">
            <w:pPr>
              <w:pStyle w:val="XML2"/>
            </w:pPr>
            <w:r w:rsidRPr="009F1B7D">
              <w:t>&lt;state&gt;</w:t>
            </w:r>
          </w:p>
          <w:p w14:paraId="385D3320" w14:textId="77777777" w:rsidR="00F86237" w:rsidRPr="009F1B7D" w:rsidRDefault="00F86237" w:rsidP="00011096">
            <w:pPr>
              <w:pStyle w:val="XML3"/>
            </w:pPr>
            <w:r w:rsidRPr="009F1B7D">
              <w:t>&lt;connection-state&gt;up&lt;/connection-state&gt;</w:t>
            </w:r>
          </w:p>
          <w:p w14:paraId="6A7F24E5" w14:textId="77777777" w:rsidR="00F86237" w:rsidRPr="009F1B7D" w:rsidRDefault="00F86237" w:rsidP="00011096">
            <w:pPr>
              <w:pStyle w:val="XML3"/>
            </w:pPr>
            <w:r w:rsidRPr="009F1B7D">
              <w:t>&lt;current-version&gt;1.2&lt;/current-version&gt;</w:t>
            </w:r>
          </w:p>
          <w:p w14:paraId="2AB74FF7" w14:textId="77777777" w:rsidR="00F86237" w:rsidRPr="009F1B7D" w:rsidRDefault="00F86237" w:rsidP="00011096">
            <w:pPr>
              <w:pStyle w:val="XML3"/>
            </w:pPr>
            <w:r w:rsidRPr="009F1B7D">
              <w:t>&lt;supported-versions&gt;</w:t>
            </w:r>
          </w:p>
          <w:p w14:paraId="55838A59" w14:textId="77777777" w:rsidR="00F86237" w:rsidRPr="009F1B7D" w:rsidRDefault="00F86237" w:rsidP="00011096">
            <w:pPr>
              <w:pStyle w:val="XML4"/>
            </w:pPr>
            <w:r w:rsidRPr="009F1B7D">
              <w:t>&lt;version&gt;1.2&lt;/version&gt;</w:t>
            </w:r>
          </w:p>
          <w:p w14:paraId="325F6D72" w14:textId="77777777" w:rsidR="00F86237" w:rsidRPr="009F1B7D" w:rsidRDefault="00F86237" w:rsidP="00011096">
            <w:pPr>
              <w:pStyle w:val="XML4"/>
            </w:pPr>
            <w:r w:rsidRPr="009F1B7D">
              <w:t>&lt;version&gt;1.1&lt;/version&gt;</w:t>
            </w:r>
          </w:p>
          <w:p w14:paraId="11F68496" w14:textId="77777777" w:rsidR="00F86237" w:rsidRPr="009F1B7D" w:rsidRDefault="00F86237" w:rsidP="00011096">
            <w:pPr>
              <w:pStyle w:val="XML3"/>
            </w:pPr>
            <w:r w:rsidRPr="009F1B7D">
              <w:t>&lt;/supported-versions&gt;</w:t>
            </w:r>
          </w:p>
          <w:p w14:paraId="39491D9F" w14:textId="77777777" w:rsidR="00F86237" w:rsidRPr="009F1B7D" w:rsidRDefault="00F86237" w:rsidP="00011096">
            <w:pPr>
              <w:pStyle w:val="XML2"/>
            </w:pPr>
            <w:r w:rsidRPr="009F1B7D">
              <w:t>&lt;/state&gt;</w:t>
            </w:r>
          </w:p>
          <w:p w14:paraId="45024044" w14:textId="77777777" w:rsidR="00F86237" w:rsidRPr="009F1B7D" w:rsidRDefault="00F86237" w:rsidP="00011096">
            <w:pPr>
              <w:pStyle w:val="XML1"/>
            </w:pPr>
            <w:r w:rsidRPr="009F1B7D">
              <w:t>&lt;/controller&gt;</w:t>
            </w:r>
          </w:p>
        </w:tc>
      </w:tr>
    </w:tbl>
    <w:p w14:paraId="774279AE" w14:textId="77777777" w:rsidR="00F86237" w:rsidRDefault="00F86237" w:rsidP="00F86237">
      <w:r>
        <w:cr/>
      </w:r>
    </w:p>
    <w:p w14:paraId="3A741457" w14:textId="77777777" w:rsidR="00F86237" w:rsidRDefault="00F86237" w:rsidP="00D14D27">
      <w:pPr>
        <w:pStyle w:val="Heading2"/>
      </w:pPr>
      <w:bookmarkStart w:id="1012" w:name="_Toc333523611"/>
      <w:bookmarkStart w:id="1013" w:name="_Toc335147698"/>
      <w:bookmarkStart w:id="1014" w:name="_Toc333523612"/>
      <w:bookmarkStart w:id="1015" w:name="_Toc335147699"/>
      <w:bookmarkStart w:id="1016" w:name="_Toc333523613"/>
      <w:bookmarkStart w:id="1017" w:name="_Toc335147700"/>
      <w:bookmarkStart w:id="1018" w:name="_Toc333523614"/>
      <w:bookmarkStart w:id="1019" w:name="_Toc335147701"/>
      <w:bookmarkStart w:id="1020" w:name="_Toc333523615"/>
      <w:bookmarkStart w:id="1021" w:name="_Toc335147702"/>
      <w:bookmarkStart w:id="1022" w:name="_Toc333523616"/>
      <w:bookmarkStart w:id="1023" w:name="_Toc335147703"/>
      <w:bookmarkStart w:id="1024" w:name="_Toc333523617"/>
      <w:bookmarkStart w:id="1025" w:name="_Toc335147704"/>
      <w:bookmarkStart w:id="1026" w:name="_Toc333523618"/>
      <w:bookmarkStart w:id="1027" w:name="_Toc335147705"/>
      <w:bookmarkStart w:id="1028" w:name="_Toc333523619"/>
      <w:bookmarkStart w:id="1029" w:name="_Toc335147706"/>
      <w:bookmarkStart w:id="1030" w:name="_Toc358291600"/>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r>
        <w:t>OpenFlow Resource</w:t>
      </w:r>
      <w:bookmarkEnd w:id="1030"/>
    </w:p>
    <w:p w14:paraId="123D21C1" w14:textId="3A9A492E" w:rsidR="00F86237" w:rsidRDefault="00F86237" w:rsidP="00F86237">
      <w:r>
        <w:t>OpenFlow Resource is a superclass of OpenFlow Port</w:t>
      </w:r>
      <w:r w:rsidR="00E159CE">
        <w:t>,</w:t>
      </w:r>
      <w:r>
        <w:t xml:space="preserve"> OpenFlow Queue</w:t>
      </w:r>
      <w:r w:rsidR="00E159CE">
        <w:t>, Owned Certificate and External Certificate</w:t>
      </w:r>
      <w:r>
        <w:t>. The superclass contains the identifier attribute that is inherited by all subclasses in addition to their individual identifiers.</w:t>
      </w:r>
    </w:p>
    <w:p w14:paraId="4E449BEA" w14:textId="77777777" w:rsidR="00F86237" w:rsidRPr="009F1B7D" w:rsidRDefault="00F86237" w:rsidP="00D14D27">
      <w:pPr>
        <w:pStyle w:val="Heading3"/>
      </w:pPr>
      <w:bookmarkStart w:id="1031" w:name="_Toc315954007"/>
      <w:bookmarkStart w:id="1032" w:name="_Toc316542517"/>
      <w:bookmarkStart w:id="1033" w:name="_Toc358291601"/>
      <w:r w:rsidRPr="00DB42FD">
        <w:t>UML Diagram</w:t>
      </w:r>
      <w:bookmarkEnd w:id="1031"/>
      <w:bookmarkEnd w:id="1032"/>
      <w:bookmarkEnd w:id="1033"/>
    </w:p>
    <w:p w14:paraId="391E3FB1" w14:textId="6B85638F" w:rsidR="00F86237" w:rsidRPr="009F1B7D" w:rsidRDefault="00C834EB" w:rsidP="00F86237">
      <w:pPr>
        <w:keepNext/>
        <w:jc w:val="center"/>
      </w:pPr>
      <w:r>
        <w:object w:dxaOrig="7871" w:dyaOrig="3119" w14:anchorId="2992459D">
          <v:shape id="_x0000_i1032" type="#_x0000_t75" style="width:394pt;height:155pt" o:ole="">
            <v:imagedata r:id="rId31" o:title=""/>
          </v:shape>
          <o:OLEObject Type="Embed" ProgID="Visio.Drawing.11" ShapeID="_x0000_i1032" DrawAspect="Content" ObjectID="_1316293887" r:id="rId32"/>
        </w:object>
      </w:r>
    </w:p>
    <w:p w14:paraId="587E416A" w14:textId="5B7E1D0F" w:rsidR="00F86237" w:rsidRPr="00CE3A81" w:rsidRDefault="00F86237" w:rsidP="00F86237">
      <w:pPr>
        <w:pStyle w:val="Caption"/>
      </w:pPr>
      <w:r w:rsidRPr="00CE3A81">
        <w:t xml:space="preserve">Figure </w:t>
      </w:r>
      <w:r w:rsidR="00C834EB">
        <w:t>9</w:t>
      </w:r>
      <w:r w:rsidRPr="00CE3A81">
        <w:t>: Data Model Diagram for an OpenFlow Resource</w:t>
      </w:r>
    </w:p>
    <w:p w14:paraId="7EA070B9" w14:textId="77777777" w:rsidR="00F86237" w:rsidRPr="009F1B7D" w:rsidRDefault="00F86237" w:rsidP="00D14D27">
      <w:pPr>
        <w:pStyle w:val="Heading3"/>
      </w:pPr>
      <w:bookmarkStart w:id="1034" w:name="_Toc315954008"/>
      <w:bookmarkStart w:id="1035" w:name="_Toc316542518"/>
      <w:bookmarkStart w:id="1036" w:name="_Toc358291602"/>
      <w:bookmarkStart w:id="1037" w:name="OLE_LINK9"/>
      <w:bookmarkStart w:id="1038" w:name="OLE_LINK10"/>
      <w:r w:rsidRPr="00DB42FD">
        <w:t>XML Schema</w:t>
      </w:r>
      <w:bookmarkEnd w:id="1034"/>
      <w:bookmarkEnd w:id="1035"/>
      <w:bookmarkEnd w:id="1036"/>
    </w:p>
    <w:tbl>
      <w:tblPr>
        <w:tblStyle w:val="TableGrid"/>
        <w:tblW w:w="5000" w:type="pct"/>
        <w:shd w:val="clear" w:color="auto" w:fill="C8FCCD"/>
        <w:tblCellMar>
          <w:left w:w="57" w:type="dxa"/>
          <w:right w:w="57" w:type="dxa"/>
        </w:tblCellMar>
        <w:tblLook w:val="04A0" w:firstRow="1" w:lastRow="0" w:firstColumn="1" w:lastColumn="0" w:noHBand="0" w:noVBand="1"/>
      </w:tblPr>
      <w:tblGrid>
        <w:gridCol w:w="9474"/>
      </w:tblGrid>
      <w:tr w:rsidR="00F86237" w:rsidRPr="009F1B7D" w14:paraId="296FAAF6" w14:textId="77777777" w:rsidTr="00C128FA">
        <w:tc>
          <w:tcPr>
            <w:tcW w:w="5000" w:type="pct"/>
            <w:shd w:val="clear" w:color="auto" w:fill="C8FCCD"/>
          </w:tcPr>
          <w:p w14:paraId="70327264" w14:textId="77777777" w:rsidR="0058493D" w:rsidRDefault="0058493D" w:rsidP="0058493D">
            <w:pPr>
              <w:pStyle w:val="XML1"/>
            </w:pPr>
            <w:r>
              <w:t xml:space="preserve">  &lt;xs:group name="OFResourceType"&gt;</w:t>
            </w:r>
          </w:p>
          <w:p w14:paraId="5A5B5EA9" w14:textId="77777777" w:rsidR="0058493D" w:rsidRDefault="0058493D" w:rsidP="0058493D">
            <w:pPr>
              <w:pStyle w:val="XML1"/>
            </w:pPr>
            <w:r>
              <w:t xml:space="preserve">    &lt;xs:annotation&gt;</w:t>
            </w:r>
          </w:p>
          <w:p w14:paraId="7E4B6EA7" w14:textId="77777777" w:rsidR="0058493D" w:rsidRDefault="0058493D" w:rsidP="0058493D">
            <w:pPr>
              <w:pStyle w:val="XML1"/>
            </w:pPr>
            <w:r>
              <w:lastRenderedPageBreak/>
              <w:t xml:space="preserve">      &lt;xs:documentation&gt;</w:t>
            </w:r>
          </w:p>
          <w:p w14:paraId="2EE10723" w14:textId="77777777" w:rsidR="0058493D" w:rsidRDefault="0058493D" w:rsidP="0058493D">
            <w:pPr>
              <w:pStyle w:val="XML1"/>
            </w:pPr>
            <w:r>
              <w:t xml:space="preserve">        This element specifies a generic OpenFlow resource</w:t>
            </w:r>
          </w:p>
          <w:p w14:paraId="09DB96F8" w14:textId="77777777" w:rsidR="0058493D" w:rsidRDefault="0058493D" w:rsidP="0058493D">
            <w:pPr>
              <w:pStyle w:val="XML1"/>
            </w:pPr>
            <w:r>
              <w:t xml:space="preserve">        that is used as a basis for specific resources. Even though</w:t>
            </w:r>
          </w:p>
          <w:p w14:paraId="483B65FC" w14:textId="77777777" w:rsidR="0058493D" w:rsidRDefault="0058493D" w:rsidP="0058493D">
            <w:pPr>
              <w:pStyle w:val="XML1"/>
            </w:pPr>
            <w:r>
              <w:t xml:space="preserve">        this element is not used on its own the following rules for</w:t>
            </w:r>
          </w:p>
          <w:p w14:paraId="29C44FBC" w14:textId="77777777" w:rsidR="0058493D" w:rsidRDefault="0058493D" w:rsidP="0058493D">
            <w:pPr>
              <w:pStyle w:val="XML1"/>
            </w:pPr>
            <w:r>
              <w:t xml:space="preserve">        NETCONF operations MUST be obeyed also by elemnts using this</w:t>
            </w:r>
          </w:p>
          <w:p w14:paraId="6B33BB4E" w14:textId="77777777" w:rsidR="0058493D" w:rsidRDefault="0058493D" w:rsidP="0058493D">
            <w:pPr>
              <w:pStyle w:val="XML1"/>
            </w:pPr>
            <w:r>
              <w:t xml:space="preserve">        element.</w:t>
            </w:r>
          </w:p>
          <w:p w14:paraId="3AA5A1A3" w14:textId="77777777" w:rsidR="0058493D" w:rsidRDefault="0058493D" w:rsidP="0058493D">
            <w:pPr>
              <w:pStyle w:val="XML1"/>
            </w:pPr>
          </w:p>
          <w:p w14:paraId="7F36BF41" w14:textId="77777777" w:rsidR="0058493D" w:rsidRDefault="0058493D" w:rsidP="0058493D">
            <w:pPr>
              <w:pStyle w:val="XML1"/>
            </w:pPr>
            <w:r>
              <w:t xml:space="preserve">        NETCONF &amp;lt;edit-config&amp;gt; operations MUST be implemented as </w:t>
            </w:r>
          </w:p>
          <w:p w14:paraId="72542708" w14:textId="77777777" w:rsidR="0058493D" w:rsidRDefault="0058493D" w:rsidP="0058493D">
            <w:pPr>
              <w:pStyle w:val="XML1"/>
            </w:pPr>
            <w:r>
              <w:t xml:space="preserve">        follows: </w:t>
            </w:r>
          </w:p>
          <w:p w14:paraId="216A58DE" w14:textId="77777777" w:rsidR="0058493D" w:rsidRDefault="0058493D" w:rsidP="0058493D">
            <w:pPr>
              <w:pStyle w:val="XML1"/>
            </w:pPr>
          </w:p>
          <w:p w14:paraId="07DFF2FA" w14:textId="77777777" w:rsidR="0058493D" w:rsidRDefault="0058493D" w:rsidP="0058493D">
            <w:pPr>
              <w:pStyle w:val="XML1"/>
            </w:pPr>
            <w:r>
              <w:t xml:space="preserve">        * The 'id' element MUST be present at all &amp;lt;edit-config&amp;gt;</w:t>
            </w:r>
          </w:p>
          <w:p w14:paraId="35790862" w14:textId="77777777" w:rsidR="0058493D" w:rsidRDefault="0058493D" w:rsidP="0058493D">
            <w:pPr>
              <w:pStyle w:val="XML1"/>
            </w:pPr>
            <w:r>
              <w:t xml:space="preserve">        operations to identify the resource.</w:t>
            </w:r>
          </w:p>
          <w:p w14:paraId="7F436DD7" w14:textId="77777777" w:rsidR="0058493D" w:rsidRDefault="0058493D" w:rsidP="0058493D">
            <w:pPr>
              <w:pStyle w:val="XML1"/>
            </w:pPr>
            <w:r>
              <w:t xml:space="preserve">        * If the operation is 'merge' or 'replace', the element is</w:t>
            </w:r>
          </w:p>
          <w:p w14:paraId="58D9D3EE" w14:textId="77777777" w:rsidR="0058493D" w:rsidRDefault="0058493D" w:rsidP="0058493D">
            <w:pPr>
              <w:pStyle w:val="XML1"/>
            </w:pPr>
            <w:r>
              <w:t xml:space="preserve">        created if it does not exist, and its value is set to the</w:t>
            </w:r>
          </w:p>
          <w:p w14:paraId="37A430D8" w14:textId="77777777" w:rsidR="0058493D" w:rsidRDefault="0058493D" w:rsidP="0058493D">
            <w:pPr>
              <w:pStyle w:val="XML1"/>
            </w:pPr>
            <w:r>
              <w:t xml:space="preserve">        value found in the XML RPC data.</w:t>
            </w:r>
          </w:p>
          <w:p w14:paraId="30F2B113" w14:textId="77777777" w:rsidR="0058493D" w:rsidRDefault="0058493D" w:rsidP="0058493D">
            <w:pPr>
              <w:pStyle w:val="XML1"/>
            </w:pPr>
            <w:r>
              <w:t xml:space="preserve">        * If the operation is 'create', the element is created if it</w:t>
            </w:r>
          </w:p>
          <w:p w14:paraId="6980013D" w14:textId="77777777" w:rsidR="0058493D" w:rsidRDefault="0058493D" w:rsidP="0058493D">
            <w:pPr>
              <w:pStyle w:val="XML1"/>
            </w:pPr>
            <w:r>
              <w:t xml:space="preserve">        does not exist. If the element already exists, a</w:t>
            </w:r>
          </w:p>
          <w:p w14:paraId="6EBC6B1B" w14:textId="77777777" w:rsidR="0058493D" w:rsidRDefault="0058493D" w:rsidP="0058493D">
            <w:pPr>
              <w:pStyle w:val="XML1"/>
            </w:pPr>
            <w:r>
              <w:t xml:space="preserve">        'data</w:t>
            </w:r>
            <w:r>
              <w:rPr>
                <w:rFonts w:ascii="MS Mincho" w:eastAsia="MS Mincho" w:hAnsi="MS Mincho" w:cs="MS Mincho" w:hint="eastAsia"/>
              </w:rPr>
              <w:t>‑</w:t>
            </w:r>
            <w:r>
              <w:t>exists' error is returned.</w:t>
            </w:r>
          </w:p>
          <w:p w14:paraId="4D65E4DE" w14:textId="77777777" w:rsidR="0058493D" w:rsidRDefault="0058493D" w:rsidP="0058493D">
            <w:pPr>
              <w:pStyle w:val="XML1"/>
            </w:pPr>
            <w:r>
              <w:t xml:space="preserve">        * If the operation is 'delete', the element is deleted if it</w:t>
            </w:r>
          </w:p>
          <w:p w14:paraId="5909EE71" w14:textId="77777777" w:rsidR="0058493D" w:rsidRDefault="0058493D" w:rsidP="0058493D">
            <w:pPr>
              <w:pStyle w:val="XML1"/>
            </w:pPr>
            <w:r>
              <w:t xml:space="preserve">        exists. If the element does not exist, a 'data</w:t>
            </w:r>
            <w:r>
              <w:rPr>
                <w:rFonts w:ascii="MS Mincho" w:eastAsia="MS Mincho" w:hAnsi="MS Mincho" w:cs="MS Mincho" w:hint="eastAsia"/>
              </w:rPr>
              <w:t>‑</w:t>
            </w:r>
            <w:r>
              <w:t>missing'</w:t>
            </w:r>
          </w:p>
          <w:p w14:paraId="6D0D3E10" w14:textId="77777777" w:rsidR="0058493D" w:rsidRDefault="0058493D" w:rsidP="0058493D">
            <w:pPr>
              <w:pStyle w:val="XML1"/>
            </w:pPr>
            <w:r>
              <w:t xml:space="preserve">        error is returned.</w:t>
            </w:r>
          </w:p>
          <w:p w14:paraId="3012E3ED" w14:textId="77777777" w:rsidR="0058493D" w:rsidRDefault="0058493D" w:rsidP="0058493D">
            <w:pPr>
              <w:pStyle w:val="XML1"/>
            </w:pPr>
            <w:r>
              <w:t xml:space="preserve">      &lt;/xs:documentation&gt;</w:t>
            </w:r>
          </w:p>
          <w:p w14:paraId="5FBEB52A" w14:textId="77777777" w:rsidR="0058493D" w:rsidRDefault="0058493D" w:rsidP="0058493D">
            <w:pPr>
              <w:pStyle w:val="XML1"/>
            </w:pPr>
            <w:r>
              <w:t xml:space="preserve">    &lt;/xs:annotation&gt;</w:t>
            </w:r>
          </w:p>
          <w:p w14:paraId="323903B2" w14:textId="77777777" w:rsidR="0058493D" w:rsidRDefault="0058493D" w:rsidP="0058493D">
            <w:pPr>
              <w:pStyle w:val="XML1"/>
            </w:pPr>
          </w:p>
          <w:p w14:paraId="504F8BAB" w14:textId="77777777" w:rsidR="0058493D" w:rsidRDefault="0058493D" w:rsidP="0058493D">
            <w:pPr>
              <w:pStyle w:val="XML1"/>
            </w:pPr>
            <w:r>
              <w:t xml:space="preserve">    &lt;xs:sequence&gt;</w:t>
            </w:r>
          </w:p>
          <w:p w14:paraId="16AE0E51" w14:textId="77777777" w:rsidR="0058493D" w:rsidRDefault="0058493D" w:rsidP="0058493D">
            <w:pPr>
              <w:pStyle w:val="XML1"/>
            </w:pPr>
            <w:r>
              <w:t xml:space="preserve">      &lt;xs:element name="resource-id"  type="inet:uri"&gt;</w:t>
            </w:r>
          </w:p>
          <w:p w14:paraId="2E68022F" w14:textId="77777777" w:rsidR="0058493D" w:rsidRDefault="0058493D" w:rsidP="0058493D">
            <w:pPr>
              <w:pStyle w:val="XML1"/>
            </w:pPr>
            <w:r>
              <w:t xml:space="preserve">        &lt;xs:annotation&gt;</w:t>
            </w:r>
          </w:p>
          <w:p w14:paraId="672886DC" w14:textId="77777777" w:rsidR="0058493D" w:rsidRDefault="0058493D" w:rsidP="0058493D">
            <w:pPr>
              <w:pStyle w:val="XML1"/>
            </w:pPr>
            <w:r>
              <w:t xml:space="preserve">          &lt;xs:documentation&gt;</w:t>
            </w:r>
          </w:p>
          <w:p w14:paraId="18CA9232" w14:textId="77777777" w:rsidR="0058493D" w:rsidRDefault="0058493D" w:rsidP="0058493D">
            <w:pPr>
              <w:pStyle w:val="XML1"/>
            </w:pPr>
            <w:r>
              <w:t xml:space="preserve">            A unique but locally arbitrary identifier that</w:t>
            </w:r>
          </w:p>
          <w:p w14:paraId="2E574DB3" w14:textId="77777777" w:rsidR="0058493D" w:rsidRDefault="0058493D" w:rsidP="0058493D">
            <w:pPr>
              <w:pStyle w:val="XML1"/>
            </w:pPr>
            <w:r>
              <w:t xml:space="preserve">            uniquely identifies an OpenFlow Port within the context  </w:t>
            </w:r>
          </w:p>
          <w:p w14:paraId="664C9515" w14:textId="77777777" w:rsidR="0058493D" w:rsidRDefault="0058493D" w:rsidP="0058493D">
            <w:pPr>
              <w:pStyle w:val="XML1"/>
            </w:pPr>
            <w:r>
              <w:t xml:space="preserve">            of an OpenFlow Logical Switch.  It MUST be persistent</w:t>
            </w:r>
          </w:p>
          <w:p w14:paraId="2300244B" w14:textId="77777777" w:rsidR="0058493D" w:rsidRDefault="0058493D" w:rsidP="0058493D">
            <w:pPr>
              <w:pStyle w:val="XML1"/>
            </w:pPr>
            <w:r>
              <w:t xml:space="preserve">            across reboots of the OpenFlow Capable Switch.</w:t>
            </w:r>
          </w:p>
          <w:p w14:paraId="577D06AB" w14:textId="77777777" w:rsidR="0058493D" w:rsidRDefault="0058493D" w:rsidP="0058493D">
            <w:pPr>
              <w:pStyle w:val="XML1"/>
            </w:pPr>
          </w:p>
          <w:p w14:paraId="7275BB83" w14:textId="77777777" w:rsidR="0058493D" w:rsidRDefault="0058493D" w:rsidP="0058493D">
            <w:pPr>
              <w:pStyle w:val="XML1"/>
            </w:pPr>
            <w:r>
              <w:t xml:space="preserve">            This element MUST be present to identify the OpenFlow</w:t>
            </w:r>
          </w:p>
          <w:p w14:paraId="29A79849" w14:textId="77777777" w:rsidR="0058493D" w:rsidRDefault="0058493D" w:rsidP="0058493D">
            <w:pPr>
              <w:pStyle w:val="XML1"/>
            </w:pPr>
            <w:r>
              <w:t xml:space="preserve">            resource.</w:t>
            </w:r>
          </w:p>
          <w:p w14:paraId="1D8A0090" w14:textId="77777777" w:rsidR="0058493D" w:rsidRDefault="0058493D" w:rsidP="0058493D">
            <w:pPr>
              <w:pStyle w:val="XML1"/>
            </w:pPr>
            <w:r>
              <w:t xml:space="preserve">          &lt;/xs:documentation&gt;</w:t>
            </w:r>
          </w:p>
          <w:p w14:paraId="52445832" w14:textId="77777777" w:rsidR="0058493D" w:rsidRDefault="0058493D" w:rsidP="0058493D">
            <w:pPr>
              <w:pStyle w:val="XML1"/>
            </w:pPr>
            <w:r>
              <w:t xml:space="preserve">        &lt;/xs:annotation&gt;</w:t>
            </w:r>
          </w:p>
          <w:p w14:paraId="22F865BC" w14:textId="77777777" w:rsidR="0058493D" w:rsidRDefault="0058493D" w:rsidP="0058493D">
            <w:pPr>
              <w:pStyle w:val="XML1"/>
            </w:pPr>
            <w:r>
              <w:t xml:space="preserve">      &lt;/xs:element&gt;</w:t>
            </w:r>
          </w:p>
          <w:p w14:paraId="2E63A288" w14:textId="77777777" w:rsidR="0058493D" w:rsidRDefault="0058493D" w:rsidP="0058493D">
            <w:pPr>
              <w:pStyle w:val="XML1"/>
            </w:pPr>
            <w:r>
              <w:t xml:space="preserve">    &lt;/xs:sequence&gt;</w:t>
            </w:r>
          </w:p>
          <w:p w14:paraId="5E6D7D60" w14:textId="2634AFD6" w:rsidR="00F86237" w:rsidRPr="009F1B7D" w:rsidRDefault="0058493D" w:rsidP="00011096">
            <w:pPr>
              <w:pStyle w:val="XML1"/>
            </w:pPr>
            <w:r>
              <w:t xml:space="preserve">  &lt;/xs:group&gt;</w:t>
            </w:r>
          </w:p>
        </w:tc>
      </w:tr>
    </w:tbl>
    <w:p w14:paraId="3BFE661A" w14:textId="77777777" w:rsidR="00F86237" w:rsidRPr="009F1B7D" w:rsidRDefault="00F86237" w:rsidP="00F86237"/>
    <w:p w14:paraId="299FB8E8" w14:textId="77777777" w:rsidR="00F86237" w:rsidRPr="009F1B7D" w:rsidRDefault="00F86237" w:rsidP="00D14D27">
      <w:pPr>
        <w:pStyle w:val="Heading3"/>
      </w:pPr>
      <w:bookmarkStart w:id="1039" w:name="_Toc315954009"/>
      <w:bookmarkStart w:id="1040" w:name="_Toc316542519"/>
      <w:bookmarkStart w:id="1041" w:name="_Toc358291603"/>
      <w:bookmarkEnd w:id="1037"/>
      <w:bookmarkEnd w:id="1038"/>
      <w:r w:rsidRPr="00DB42FD">
        <w:t>XML Example</w:t>
      </w:r>
      <w:bookmarkEnd w:id="1039"/>
      <w:bookmarkEnd w:id="1040"/>
      <w:bookmarkEnd w:id="1041"/>
    </w:p>
    <w:p w14:paraId="6F855E5E" w14:textId="77777777" w:rsidR="00F86237" w:rsidRPr="009F1B7D" w:rsidRDefault="00F86237" w:rsidP="00F86237">
      <w:r w:rsidRPr="00DB42FD">
        <w:t>The superclass is not instantiated.</w:t>
      </w:r>
    </w:p>
    <w:p w14:paraId="23668A92" w14:textId="77777777" w:rsidR="009E6267" w:rsidRDefault="009E6267" w:rsidP="00D14D27">
      <w:pPr>
        <w:pStyle w:val="Heading2"/>
      </w:pPr>
      <w:bookmarkStart w:id="1042" w:name="_Toc333523901"/>
      <w:bookmarkStart w:id="1043" w:name="_Toc335147988"/>
      <w:bookmarkStart w:id="1044" w:name="_Toc333523902"/>
      <w:bookmarkStart w:id="1045" w:name="_Toc335147989"/>
      <w:bookmarkStart w:id="1046" w:name="_Toc333523903"/>
      <w:bookmarkStart w:id="1047" w:name="_Toc335147990"/>
      <w:bookmarkStart w:id="1048" w:name="_Toc333523904"/>
      <w:bookmarkStart w:id="1049" w:name="_Toc335147991"/>
      <w:bookmarkStart w:id="1050" w:name="_Toc333523939"/>
      <w:bookmarkStart w:id="1051" w:name="_Toc335148026"/>
      <w:bookmarkStart w:id="1052" w:name="_Toc358291604"/>
      <w:bookmarkEnd w:id="1042"/>
      <w:bookmarkEnd w:id="1043"/>
      <w:bookmarkEnd w:id="1044"/>
      <w:bookmarkEnd w:id="1045"/>
      <w:bookmarkEnd w:id="1046"/>
      <w:bookmarkEnd w:id="1047"/>
      <w:bookmarkEnd w:id="1048"/>
      <w:bookmarkEnd w:id="1049"/>
      <w:bookmarkEnd w:id="1050"/>
      <w:bookmarkEnd w:id="1051"/>
      <w:r>
        <w:t>OpenFlow Port</w:t>
      </w:r>
      <w:bookmarkEnd w:id="1052"/>
    </w:p>
    <w:p w14:paraId="53473C4E" w14:textId="77777777" w:rsidR="00712E70" w:rsidRDefault="009E6267" w:rsidP="00712E70">
      <w:r>
        <w:t xml:space="preserve">The OpenFlow Port is an instance of an OpenFlow resource. </w:t>
      </w:r>
      <w:r w:rsidR="00712E70">
        <w:t>It may represent a physical port or a logical port. A logical port represents a tunel endpoint as described in the OpenFlow protocol specification.</w:t>
      </w:r>
    </w:p>
    <w:p w14:paraId="2FDEBEAF" w14:textId="2EB2D39F" w:rsidR="00F86237" w:rsidRDefault="00712E70" w:rsidP="00712E70">
      <w:r>
        <w:t xml:space="preserve">An OpenFlow Port contains a port configuration object and a port state object. A physical port contains a list of port feature objects. While there can’t be more than one instance of the Port Configuration and </w:t>
      </w:r>
      <w:r>
        <w:lastRenderedPageBreak/>
        <w:t xml:space="preserve">the Port State, there may be multiple Port Features. In the </w:t>
      </w:r>
      <w:r w:rsidR="00EF3488">
        <w:t xml:space="preserve">case where a </w:t>
      </w:r>
      <w:r>
        <w:t>port represents a tunnel endpoint, then the port does not contain Port Feature objects, but a Port tunnel object.</w:t>
      </w:r>
    </w:p>
    <w:p w14:paraId="0F460988" w14:textId="77777777" w:rsidR="00B7089E" w:rsidRPr="009F1B7D" w:rsidRDefault="00B7089E" w:rsidP="00D14D27">
      <w:pPr>
        <w:pStyle w:val="Heading3"/>
      </w:pPr>
      <w:bookmarkStart w:id="1053" w:name="_Toc315954013"/>
      <w:bookmarkStart w:id="1054" w:name="_Toc316542523"/>
      <w:bookmarkStart w:id="1055" w:name="_Toc358291605"/>
      <w:r w:rsidRPr="00DB42FD">
        <w:t>UML Diagram</w:t>
      </w:r>
      <w:bookmarkEnd w:id="1053"/>
      <w:bookmarkEnd w:id="1054"/>
      <w:bookmarkEnd w:id="1055"/>
    </w:p>
    <w:p w14:paraId="0CE8649A" w14:textId="588E6616" w:rsidR="00B7089E" w:rsidRPr="009F1B7D" w:rsidRDefault="00B53283" w:rsidP="00B7089E">
      <w:pPr>
        <w:keepNext/>
        <w:jc w:val="center"/>
      </w:pPr>
      <w:r>
        <w:object w:dxaOrig="11183" w:dyaOrig="9687" w14:anchorId="25EAB785">
          <v:shape id="_x0000_i1033" type="#_x0000_t75" style="width:467pt;height:405pt" o:ole="">
            <v:imagedata r:id="rId33" o:title=""/>
          </v:shape>
          <o:OLEObject Type="Embed" ProgID="Visio.Drawing.11" ShapeID="_x0000_i1033" DrawAspect="Content" ObjectID="_1316293888" r:id="rId34"/>
        </w:object>
      </w:r>
      <w:r w:rsidR="00B139CC" w:rsidDel="0037252E">
        <w:t xml:space="preserve"> </w:t>
      </w:r>
    </w:p>
    <w:p w14:paraId="4A681248" w14:textId="564454B5" w:rsidR="00B7089E" w:rsidRPr="00CE3A81" w:rsidRDefault="00B7089E" w:rsidP="00B7089E">
      <w:pPr>
        <w:pStyle w:val="Caption"/>
      </w:pPr>
      <w:r w:rsidRPr="00CE3A81">
        <w:t xml:space="preserve">Figure </w:t>
      </w:r>
      <w:r w:rsidR="00C834EB">
        <w:t>10</w:t>
      </w:r>
      <w:r w:rsidRPr="00CE3A81">
        <w:t>: Data Model Diagram for an OpenFlow Port</w:t>
      </w:r>
    </w:p>
    <w:p w14:paraId="15921FB0" w14:textId="77777777" w:rsidR="00B7089E" w:rsidRPr="009F1B7D" w:rsidRDefault="00B7089E" w:rsidP="00B7089E">
      <w:pPr>
        <w:rPr>
          <w:rFonts w:eastAsiaTheme="majorEastAsia" w:cstheme="majorBidi"/>
          <w:b/>
          <w:bCs/>
        </w:rPr>
      </w:pPr>
      <w:r w:rsidRPr="00DB42FD">
        <w:br w:type="page"/>
      </w:r>
    </w:p>
    <w:p w14:paraId="21D65A03" w14:textId="77777777" w:rsidR="00B7089E" w:rsidRPr="009F1B7D" w:rsidRDefault="00B7089E" w:rsidP="00D14D27">
      <w:pPr>
        <w:pStyle w:val="Heading3"/>
      </w:pPr>
      <w:bookmarkStart w:id="1056" w:name="_Toc315954014"/>
      <w:bookmarkStart w:id="1057" w:name="_Toc316542524"/>
      <w:bookmarkStart w:id="1058" w:name="_Toc358291606"/>
      <w:r w:rsidRPr="00DB42FD">
        <w:lastRenderedPageBreak/>
        <w:t>XML Schema</w:t>
      </w:r>
      <w:bookmarkEnd w:id="1056"/>
      <w:bookmarkEnd w:id="1057"/>
      <w:bookmarkEnd w:id="1058"/>
    </w:p>
    <w:tbl>
      <w:tblPr>
        <w:tblStyle w:val="XMLtable"/>
        <w:tblW w:w="5000" w:type="pct"/>
        <w:tblLook w:val="04A0" w:firstRow="1" w:lastRow="0" w:firstColumn="1" w:lastColumn="0" w:noHBand="0" w:noVBand="1"/>
      </w:tblPr>
      <w:tblGrid>
        <w:gridCol w:w="9474"/>
      </w:tblGrid>
      <w:tr w:rsidR="00B7089E" w:rsidRPr="009F1B7D" w14:paraId="049CBE8D" w14:textId="77777777" w:rsidTr="00C128FA">
        <w:tc>
          <w:tcPr>
            <w:tcW w:w="5000" w:type="pct"/>
          </w:tcPr>
          <w:p w14:paraId="00718A2B" w14:textId="32F90CF0" w:rsidR="00E02224" w:rsidRDefault="00E02224" w:rsidP="00E02224">
            <w:pPr>
              <w:pStyle w:val="XML1"/>
            </w:pPr>
            <w:r>
              <w:t xml:space="preserve">  &lt;xs:group name="OFPortType"&gt;</w:t>
            </w:r>
          </w:p>
          <w:p w14:paraId="1ECE51E4" w14:textId="77777777" w:rsidR="00E02224" w:rsidRDefault="00E02224" w:rsidP="00E02224">
            <w:pPr>
              <w:pStyle w:val="XML1"/>
            </w:pPr>
            <w:r>
              <w:t xml:space="preserve">    &lt;xs:annotation&gt;</w:t>
            </w:r>
          </w:p>
          <w:p w14:paraId="6C284921" w14:textId="77777777" w:rsidR="00E02224" w:rsidRDefault="00E02224" w:rsidP="00E02224">
            <w:pPr>
              <w:pStyle w:val="XML1"/>
            </w:pPr>
            <w:r>
              <w:t xml:space="preserve">      &lt;xs:documentation&gt;</w:t>
            </w:r>
          </w:p>
          <w:p w14:paraId="608A7042" w14:textId="77777777" w:rsidR="00E02224" w:rsidRDefault="00E02224" w:rsidP="00E02224">
            <w:pPr>
              <w:pStyle w:val="XML1"/>
            </w:pPr>
            <w:r>
              <w:t xml:space="preserve">        This element specifies all properties of an</w:t>
            </w:r>
          </w:p>
          <w:p w14:paraId="3A018066" w14:textId="77777777" w:rsidR="00E02224" w:rsidRDefault="00E02224" w:rsidP="00E02224">
            <w:pPr>
              <w:pStyle w:val="XML1"/>
            </w:pPr>
            <w:r>
              <w:t xml:space="preserve">        OpenFlow resource of type OpenFlow Port. It represent a</w:t>
            </w:r>
          </w:p>
          <w:p w14:paraId="66A79C86" w14:textId="77777777" w:rsidR="00E02224" w:rsidRDefault="00E02224" w:rsidP="00E02224">
            <w:pPr>
              <w:pStyle w:val="XML1"/>
            </w:pPr>
            <w:r>
              <w:t xml:space="preserve">        physical port or a logical port of the OpenFlow Capable</w:t>
            </w:r>
          </w:p>
          <w:p w14:paraId="472CA7DB" w14:textId="77777777" w:rsidR="00E02224" w:rsidRDefault="00E02224" w:rsidP="00E02224">
            <w:pPr>
              <w:pStyle w:val="XML1"/>
            </w:pPr>
            <w:r>
              <w:t xml:space="preserve">        Switch and can be assigned for exclusive use to an OpenFlow</w:t>
            </w:r>
          </w:p>
          <w:p w14:paraId="17305AF9" w14:textId="77777777" w:rsidR="00E02224" w:rsidRDefault="00E02224" w:rsidP="00E02224">
            <w:pPr>
              <w:pStyle w:val="XML1"/>
            </w:pPr>
            <w:r>
              <w:t xml:space="preserve">        Logical Switch.  A logical port represents a tunnel endpoint</w:t>
            </w:r>
          </w:p>
          <w:p w14:paraId="351EB0D7" w14:textId="77777777" w:rsidR="00E02224" w:rsidRDefault="00E02224" w:rsidP="00E02224">
            <w:pPr>
              <w:pStyle w:val="XML1"/>
            </w:pPr>
            <w:r>
              <w:t xml:space="preserve">        as described in the OpenFlow protocol specification versions</w:t>
            </w:r>
          </w:p>
          <w:p w14:paraId="7572EC4A" w14:textId="77777777" w:rsidR="00E02224" w:rsidRDefault="00E02224" w:rsidP="00E02224">
            <w:pPr>
              <w:pStyle w:val="XML1"/>
            </w:pPr>
            <w:r>
              <w:t xml:space="preserve">        1.3 - 1.3.1.</w:t>
            </w:r>
          </w:p>
          <w:p w14:paraId="54DFB7F6" w14:textId="77777777" w:rsidR="00E02224" w:rsidRDefault="00E02224" w:rsidP="00E02224">
            <w:pPr>
              <w:pStyle w:val="XML1"/>
            </w:pPr>
          </w:p>
          <w:p w14:paraId="25A1338F" w14:textId="77777777" w:rsidR="00E02224" w:rsidRDefault="00E02224" w:rsidP="00E02224">
            <w:pPr>
              <w:pStyle w:val="XML1"/>
            </w:pPr>
            <w:r>
              <w:t xml:space="preserve">        NETCONF &amp;lt;edit-config&amp;gt; operations MUST be implemented as </w:t>
            </w:r>
          </w:p>
          <w:p w14:paraId="3443AA99" w14:textId="77777777" w:rsidR="00E02224" w:rsidRDefault="00E02224" w:rsidP="00E02224">
            <w:pPr>
              <w:pStyle w:val="XML1"/>
            </w:pPr>
            <w:r>
              <w:t xml:space="preserve">        follows: </w:t>
            </w:r>
          </w:p>
          <w:p w14:paraId="22F48B85" w14:textId="77777777" w:rsidR="00E02224" w:rsidRDefault="00E02224" w:rsidP="00E02224">
            <w:pPr>
              <w:pStyle w:val="XML1"/>
            </w:pPr>
          </w:p>
          <w:p w14:paraId="1A99424A" w14:textId="77777777" w:rsidR="00E02224" w:rsidRDefault="00E02224" w:rsidP="00E02224">
            <w:pPr>
              <w:pStyle w:val="XML1"/>
            </w:pPr>
            <w:r>
              <w:t xml:space="preserve">        * The 'resource-id' element of OFResoureType MUST be present</w:t>
            </w:r>
          </w:p>
          <w:p w14:paraId="0490C39D" w14:textId="77777777" w:rsidR="00E02224" w:rsidRDefault="00E02224" w:rsidP="00E02224">
            <w:pPr>
              <w:pStyle w:val="XML1"/>
            </w:pPr>
            <w:r>
              <w:t xml:space="preserve">        at all &amp;lt;edit-config&amp;gt; operations to identify the port.</w:t>
            </w:r>
          </w:p>
          <w:p w14:paraId="40AD1063" w14:textId="77777777" w:rsidR="00E02224" w:rsidRDefault="00E02224" w:rsidP="00E02224">
            <w:pPr>
              <w:pStyle w:val="XML1"/>
            </w:pPr>
            <w:r>
              <w:t xml:space="preserve">        * If the operation is 'merge' or 'replace', the element is</w:t>
            </w:r>
          </w:p>
          <w:p w14:paraId="4A5A8234" w14:textId="77777777" w:rsidR="00E02224" w:rsidRDefault="00E02224" w:rsidP="00E02224">
            <w:pPr>
              <w:pStyle w:val="XML1"/>
            </w:pPr>
            <w:r>
              <w:t xml:space="preserve">        created if it does not exist, and its value is set to the</w:t>
            </w:r>
          </w:p>
          <w:p w14:paraId="0D41CF5F" w14:textId="77777777" w:rsidR="00E02224" w:rsidRDefault="00E02224" w:rsidP="00E02224">
            <w:pPr>
              <w:pStyle w:val="XML1"/>
            </w:pPr>
            <w:r>
              <w:t xml:space="preserve">        value found in the XML RPC data.</w:t>
            </w:r>
          </w:p>
          <w:p w14:paraId="30BD381E" w14:textId="77777777" w:rsidR="00E02224" w:rsidRDefault="00E02224" w:rsidP="00E02224">
            <w:pPr>
              <w:pStyle w:val="XML1"/>
            </w:pPr>
            <w:r>
              <w:t xml:space="preserve">        * If the operation is 'create', the element is created if it</w:t>
            </w:r>
          </w:p>
          <w:p w14:paraId="661EB11C" w14:textId="77777777" w:rsidR="00E02224" w:rsidRDefault="00E02224" w:rsidP="00E02224">
            <w:pPr>
              <w:pStyle w:val="XML1"/>
            </w:pPr>
            <w:r>
              <w:t xml:space="preserve">        does not exist. If the element already exists, a</w:t>
            </w:r>
          </w:p>
          <w:p w14:paraId="427D73AF"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61CBEBB8" w14:textId="77777777" w:rsidR="00E02224" w:rsidRDefault="00E02224" w:rsidP="00E02224">
            <w:pPr>
              <w:pStyle w:val="XML1"/>
            </w:pPr>
            <w:r>
              <w:t xml:space="preserve">        * If the operation is 'delete', the element is deleted if it</w:t>
            </w:r>
          </w:p>
          <w:p w14:paraId="671EE84E" w14:textId="77777777" w:rsidR="00E02224" w:rsidRDefault="00E02224" w:rsidP="00E02224">
            <w:pPr>
              <w:pStyle w:val="XML1"/>
            </w:pPr>
            <w:r>
              <w:t xml:space="preserve">        exists. If the element does not exist, a 'data</w:t>
            </w:r>
            <w:r>
              <w:rPr>
                <w:rFonts w:ascii="MS Mincho" w:eastAsia="MS Mincho" w:hAnsi="MS Mincho" w:cs="MS Mincho" w:hint="eastAsia"/>
              </w:rPr>
              <w:t>‑</w:t>
            </w:r>
            <w:r>
              <w:t>missing'</w:t>
            </w:r>
          </w:p>
          <w:p w14:paraId="27C2D8D8" w14:textId="77777777" w:rsidR="00E02224" w:rsidRDefault="00E02224" w:rsidP="00E02224">
            <w:pPr>
              <w:pStyle w:val="XML1"/>
            </w:pPr>
            <w:r>
              <w:t xml:space="preserve">        error is returned.</w:t>
            </w:r>
          </w:p>
          <w:p w14:paraId="7905AE82" w14:textId="77777777" w:rsidR="00E02224" w:rsidRDefault="00E02224" w:rsidP="00E02224">
            <w:pPr>
              <w:pStyle w:val="XML1"/>
            </w:pPr>
            <w:r>
              <w:t xml:space="preserve">      &lt;/xs:documentation&gt;</w:t>
            </w:r>
          </w:p>
          <w:p w14:paraId="6A049B79" w14:textId="77777777" w:rsidR="00E02224" w:rsidRDefault="00E02224" w:rsidP="00E02224">
            <w:pPr>
              <w:pStyle w:val="XML1"/>
            </w:pPr>
            <w:r>
              <w:t xml:space="preserve">    &lt;/xs:annotation&gt;</w:t>
            </w:r>
          </w:p>
          <w:p w14:paraId="4DCD6086" w14:textId="77777777" w:rsidR="00E02224" w:rsidRDefault="00E02224" w:rsidP="00E02224">
            <w:pPr>
              <w:pStyle w:val="XML1"/>
            </w:pPr>
          </w:p>
          <w:p w14:paraId="5AFCE047" w14:textId="77777777" w:rsidR="00E02224" w:rsidRDefault="00E02224" w:rsidP="00E02224">
            <w:pPr>
              <w:pStyle w:val="XML1"/>
            </w:pPr>
            <w:r>
              <w:t xml:space="preserve">    &lt;xs:sequence&gt;</w:t>
            </w:r>
          </w:p>
          <w:p w14:paraId="3234D757" w14:textId="77777777" w:rsidR="00E02224" w:rsidRDefault="00E02224" w:rsidP="00E02224">
            <w:pPr>
              <w:pStyle w:val="XML1"/>
            </w:pPr>
            <w:r>
              <w:t xml:space="preserve">      &lt;xs:group ref="OFResourceType"/&gt;</w:t>
            </w:r>
          </w:p>
          <w:p w14:paraId="3035EC63" w14:textId="77777777" w:rsidR="00E02224" w:rsidRDefault="00E02224" w:rsidP="00E02224">
            <w:pPr>
              <w:pStyle w:val="XML1"/>
            </w:pPr>
            <w:r>
              <w:t xml:space="preserve">      &lt;xs:element name="number"  type="xs:unsignedLong"&gt;</w:t>
            </w:r>
          </w:p>
          <w:p w14:paraId="1FBA6C41" w14:textId="77777777" w:rsidR="00E02224" w:rsidRDefault="00E02224" w:rsidP="00E02224">
            <w:pPr>
              <w:pStyle w:val="XML1"/>
            </w:pPr>
            <w:r>
              <w:t xml:space="preserve">        &lt;xs:annotation&gt;</w:t>
            </w:r>
          </w:p>
          <w:p w14:paraId="4DD7CEBB" w14:textId="77777777" w:rsidR="00E02224" w:rsidRDefault="00E02224" w:rsidP="00E02224">
            <w:pPr>
              <w:pStyle w:val="XML1"/>
            </w:pPr>
            <w:r>
              <w:t xml:space="preserve">          &lt;xs:documentation&gt;</w:t>
            </w:r>
          </w:p>
          <w:p w14:paraId="6B22C2F5" w14:textId="77777777" w:rsidR="00E02224" w:rsidRDefault="00E02224" w:rsidP="00E02224">
            <w:pPr>
              <w:pStyle w:val="XML1"/>
            </w:pPr>
            <w:r>
              <w:t xml:space="preserve">            This number identifies the OpenFlow Port to </w:t>
            </w:r>
          </w:p>
          <w:p w14:paraId="2F9E27D7" w14:textId="77777777" w:rsidR="00E02224" w:rsidRDefault="00E02224" w:rsidP="00E02224">
            <w:pPr>
              <w:pStyle w:val="XML1"/>
            </w:pPr>
            <w:r>
              <w:t xml:space="preserve">            OpenFlow Controllers. It is assigned to an OpenFlow Port </w:t>
            </w:r>
          </w:p>
          <w:p w14:paraId="616B4017" w14:textId="77777777" w:rsidR="00E02224" w:rsidRDefault="00E02224" w:rsidP="00E02224">
            <w:pPr>
              <w:pStyle w:val="XML1"/>
            </w:pPr>
            <w:r>
              <w:t xml:space="preserve">            latest when the OpenFlow Port is associated with and</w:t>
            </w:r>
          </w:p>
          <w:p w14:paraId="6A869C27" w14:textId="77777777" w:rsidR="00E02224" w:rsidRDefault="00E02224" w:rsidP="00E02224">
            <w:pPr>
              <w:pStyle w:val="XML1"/>
            </w:pPr>
            <w:r>
              <w:t xml:space="preserve">            OpenFlow Logical Switch.  If the OpenFlow Port is</w:t>
            </w:r>
          </w:p>
          <w:p w14:paraId="4921704A" w14:textId="77777777" w:rsidR="00E02224" w:rsidRDefault="00E02224" w:rsidP="00E02224">
            <w:pPr>
              <w:pStyle w:val="XML1"/>
            </w:pPr>
            <w:r>
              <w:t xml:space="preserve">            associated with an OpenFlow Logical Switch, this element</w:t>
            </w:r>
          </w:p>
          <w:p w14:paraId="22DDA4D8" w14:textId="77777777" w:rsidR="00E02224" w:rsidRDefault="00E02224" w:rsidP="00E02224">
            <w:pPr>
              <w:pStyle w:val="XML1"/>
            </w:pPr>
            <w:r>
              <w:t xml:space="preserve">            MUST be unique within the context of the OpenFlow Logical</w:t>
            </w:r>
          </w:p>
          <w:p w14:paraId="2C09C3C4" w14:textId="77777777" w:rsidR="00E02224" w:rsidRDefault="00E02224" w:rsidP="00E02224">
            <w:pPr>
              <w:pStyle w:val="XML1"/>
            </w:pPr>
            <w:r>
              <w:t xml:space="preserve">            Switch.  </w:t>
            </w:r>
          </w:p>
          <w:p w14:paraId="0DA8131E" w14:textId="77777777" w:rsidR="00E02224" w:rsidRDefault="00E02224" w:rsidP="00E02224">
            <w:pPr>
              <w:pStyle w:val="XML1"/>
            </w:pPr>
            <w:r>
              <w:t xml:space="preserve">                  </w:t>
            </w:r>
          </w:p>
          <w:p w14:paraId="03F2225F" w14:textId="77777777" w:rsidR="00E02224" w:rsidRDefault="00E02224" w:rsidP="00E02224">
            <w:pPr>
              <w:pStyle w:val="XML1"/>
            </w:pPr>
            <w:r>
              <w:t xml:space="preserve">            OpenFlow Capable Switch implementations may choose to</w:t>
            </w:r>
          </w:p>
          <w:p w14:paraId="7B1D3A06" w14:textId="77777777" w:rsidR="00E02224" w:rsidRDefault="00E02224" w:rsidP="00E02224">
            <w:pPr>
              <w:pStyle w:val="XML1"/>
            </w:pPr>
            <w:r>
              <w:t xml:space="preserve">            assign values to OpenFlow Ports that are unique within the</w:t>
            </w:r>
          </w:p>
          <w:p w14:paraId="2B47FC21" w14:textId="77777777" w:rsidR="00E02224" w:rsidRDefault="00E02224" w:rsidP="00E02224">
            <w:pPr>
              <w:pStyle w:val="XML1"/>
            </w:pPr>
            <w:r>
              <w:t xml:space="preserve">            context of the OpenFlow Logical Switch.  These numbers can</w:t>
            </w:r>
          </w:p>
          <w:p w14:paraId="03A052E3" w14:textId="77777777" w:rsidR="00E02224" w:rsidRDefault="00E02224" w:rsidP="00E02224">
            <w:pPr>
              <w:pStyle w:val="XML1"/>
            </w:pPr>
            <w:r>
              <w:t xml:space="preserve">            be used independent of assignments to OpenFlow Logical</w:t>
            </w:r>
          </w:p>
          <w:p w14:paraId="38987A39" w14:textId="77777777" w:rsidR="00E02224" w:rsidRDefault="00E02224" w:rsidP="00E02224">
            <w:pPr>
              <w:pStyle w:val="XML1"/>
            </w:pPr>
            <w:r>
              <w:t xml:space="preserve">            Switches. </w:t>
            </w:r>
          </w:p>
          <w:p w14:paraId="4C95B98B" w14:textId="77777777" w:rsidR="00E02224" w:rsidRDefault="00E02224" w:rsidP="00E02224">
            <w:pPr>
              <w:pStyle w:val="XML1"/>
            </w:pPr>
            <w:r>
              <w:t xml:space="preserve">                  </w:t>
            </w:r>
          </w:p>
          <w:p w14:paraId="26FBE55C" w14:textId="77777777" w:rsidR="00E02224" w:rsidRDefault="00E02224" w:rsidP="00E02224">
            <w:pPr>
              <w:pStyle w:val="XML1"/>
            </w:pPr>
            <w:r>
              <w:t xml:space="preserve">            Other implementations may assign values to this element</w:t>
            </w:r>
          </w:p>
          <w:p w14:paraId="289AC86D" w14:textId="77777777" w:rsidR="00E02224" w:rsidRDefault="00E02224" w:rsidP="00E02224">
            <w:pPr>
              <w:pStyle w:val="XML1"/>
            </w:pPr>
            <w:r>
              <w:t xml:space="preserve">            only if the OpenFlow Port is assigned to an OpenFlow</w:t>
            </w:r>
          </w:p>
          <w:p w14:paraId="5507B472" w14:textId="77777777" w:rsidR="00E02224" w:rsidRDefault="00E02224" w:rsidP="00E02224">
            <w:pPr>
              <w:pStyle w:val="XML1"/>
            </w:pPr>
            <w:r>
              <w:t xml:space="preserve">            Logical Switch.  If no value is currently assigned to this</w:t>
            </w:r>
          </w:p>
          <w:p w14:paraId="23A251C2" w14:textId="77777777" w:rsidR="00E02224" w:rsidRDefault="00E02224" w:rsidP="00E02224">
            <w:pPr>
              <w:pStyle w:val="XML1"/>
            </w:pPr>
            <w:r>
              <w:t xml:space="preserve">            element then this element MUST NOT be included in replies</w:t>
            </w:r>
          </w:p>
          <w:p w14:paraId="252738E0" w14:textId="77777777" w:rsidR="00E02224" w:rsidRDefault="00E02224" w:rsidP="00E02224">
            <w:pPr>
              <w:pStyle w:val="XML1"/>
            </w:pPr>
            <w:r>
              <w:t xml:space="preserve">            to NETCONF &amp;lt;get&amp;gt; requests. Since this element is not</w:t>
            </w:r>
          </w:p>
          <w:p w14:paraId="6CBDA218" w14:textId="77777777" w:rsidR="00E02224" w:rsidRDefault="00E02224" w:rsidP="00E02224">
            <w:pPr>
              <w:pStyle w:val="XML1"/>
            </w:pPr>
            <w:r>
              <w:t xml:space="preserve">            configurable with the NETCONF protocol it MUST NOT be</w:t>
            </w:r>
          </w:p>
          <w:p w14:paraId="42005FD1" w14:textId="77777777" w:rsidR="00E02224" w:rsidRDefault="00E02224" w:rsidP="00E02224">
            <w:pPr>
              <w:pStyle w:val="XML1"/>
            </w:pPr>
            <w:r>
              <w:t xml:space="preserve">            included in replies to NETCONF &amp;lt;get-config&amp;gt; requests.</w:t>
            </w:r>
          </w:p>
          <w:p w14:paraId="23689A63" w14:textId="77777777" w:rsidR="00E02224" w:rsidRDefault="00E02224" w:rsidP="00E02224">
            <w:pPr>
              <w:pStyle w:val="XML1"/>
            </w:pPr>
            <w:r>
              <w:lastRenderedPageBreak/>
              <w:t xml:space="preserve">          &lt;/xs:documentation&gt;</w:t>
            </w:r>
          </w:p>
          <w:p w14:paraId="7EF78A0C" w14:textId="77777777" w:rsidR="00E02224" w:rsidRDefault="00E02224" w:rsidP="00E02224">
            <w:pPr>
              <w:pStyle w:val="XML1"/>
            </w:pPr>
            <w:r>
              <w:t xml:space="preserve">        &lt;/xs:annotation&gt;</w:t>
            </w:r>
          </w:p>
          <w:p w14:paraId="7977F680" w14:textId="77777777" w:rsidR="00E02224" w:rsidRDefault="00E02224" w:rsidP="00E02224">
            <w:pPr>
              <w:pStyle w:val="XML1"/>
            </w:pPr>
            <w:r>
              <w:t xml:space="preserve">      &lt;/xs:element&gt;</w:t>
            </w:r>
          </w:p>
          <w:p w14:paraId="0A388E5B" w14:textId="77777777" w:rsidR="00E02224" w:rsidRDefault="00E02224" w:rsidP="00E02224">
            <w:pPr>
              <w:pStyle w:val="XML1"/>
            </w:pPr>
            <w:r>
              <w:t xml:space="preserve">      &lt;xs:element name="name"&gt;</w:t>
            </w:r>
          </w:p>
          <w:p w14:paraId="36B9E44B" w14:textId="77777777" w:rsidR="00E02224" w:rsidRDefault="00E02224" w:rsidP="00E02224">
            <w:pPr>
              <w:pStyle w:val="XML1"/>
            </w:pPr>
            <w:r>
              <w:t xml:space="preserve">        &lt;xs:annotation&gt;</w:t>
            </w:r>
          </w:p>
          <w:p w14:paraId="1477E3AC" w14:textId="77777777" w:rsidR="00E02224" w:rsidRDefault="00E02224" w:rsidP="00E02224">
            <w:pPr>
              <w:pStyle w:val="XML1"/>
            </w:pPr>
            <w:r>
              <w:t xml:space="preserve">          &lt;xs:documentation&gt;</w:t>
            </w:r>
          </w:p>
          <w:p w14:paraId="5665E977" w14:textId="77777777" w:rsidR="00E02224" w:rsidRDefault="00E02224" w:rsidP="00E02224">
            <w:pPr>
              <w:pStyle w:val="XML1"/>
            </w:pPr>
            <w:r>
              <w:t xml:space="preserve">            This element assists OpenFlow Controllers in </w:t>
            </w:r>
          </w:p>
          <w:p w14:paraId="1EBA6BF9" w14:textId="77777777" w:rsidR="00E02224" w:rsidRDefault="00E02224" w:rsidP="00E02224">
            <w:pPr>
              <w:pStyle w:val="XML1"/>
            </w:pPr>
            <w:r>
              <w:t xml:space="preserve">            identifying OpenFlow Ports.  </w:t>
            </w:r>
          </w:p>
          <w:p w14:paraId="70CCFEF4" w14:textId="77777777" w:rsidR="00E02224" w:rsidRDefault="00E02224" w:rsidP="00E02224">
            <w:pPr>
              <w:pStyle w:val="XML1"/>
            </w:pPr>
            <w:r>
              <w:t xml:space="preserve">                  </w:t>
            </w:r>
          </w:p>
          <w:p w14:paraId="035DCC22" w14:textId="77777777" w:rsidR="00E02224" w:rsidRDefault="00E02224" w:rsidP="00E02224">
            <w:pPr>
              <w:pStyle w:val="XML1"/>
            </w:pPr>
            <w:r>
              <w:t xml:space="preserve">            This element is not to be set by the OP-CONFIG protocol,</w:t>
            </w:r>
          </w:p>
          <w:p w14:paraId="406CE0A2" w14:textId="77777777" w:rsidR="00E02224" w:rsidRDefault="00E02224" w:rsidP="00E02224">
            <w:pPr>
              <w:pStyle w:val="XML1"/>
            </w:pPr>
            <w:r>
              <w:t xml:space="preserve">            but it is set by the switch implementation.  It may be set</w:t>
            </w:r>
          </w:p>
          <w:p w14:paraId="2BF28E1B" w14:textId="77777777" w:rsidR="00E02224" w:rsidRDefault="00E02224" w:rsidP="00E02224">
            <w:pPr>
              <w:pStyle w:val="XML1"/>
            </w:pPr>
            <w:r>
              <w:t xml:space="preserve">            at start-up time of an OpenFlow Capable Switch or when the </w:t>
            </w:r>
          </w:p>
          <w:p w14:paraId="134260D4" w14:textId="77777777" w:rsidR="00E02224" w:rsidRDefault="00E02224" w:rsidP="00E02224">
            <w:pPr>
              <w:pStyle w:val="XML1"/>
            </w:pPr>
            <w:r>
              <w:t xml:space="preserve">            OpenFlow Port is assigned to an OpenFlow Logical Switch.</w:t>
            </w:r>
          </w:p>
          <w:p w14:paraId="74894F46" w14:textId="77777777" w:rsidR="00E02224" w:rsidRDefault="00E02224" w:rsidP="00E02224">
            <w:pPr>
              <w:pStyle w:val="XML1"/>
            </w:pPr>
            <w:r>
              <w:t xml:space="preserve">            It MAY also be not set at all.  If this element is set to a</w:t>
            </w:r>
          </w:p>
          <w:p w14:paraId="52B31B5A" w14:textId="77777777" w:rsidR="00E02224" w:rsidRDefault="00E02224" w:rsidP="00E02224">
            <w:pPr>
              <w:pStyle w:val="XML1"/>
            </w:pPr>
            <w:r>
              <w:t xml:space="preserve">            value other than the empty string when being assigned to an</w:t>
            </w:r>
          </w:p>
          <w:p w14:paraId="3C2D2D54" w14:textId="77777777" w:rsidR="00E02224" w:rsidRDefault="00E02224" w:rsidP="00E02224">
            <w:pPr>
              <w:pStyle w:val="XML1"/>
            </w:pPr>
            <w:r>
              <w:t xml:space="preserve">            OpenFlow Logical Switch, then the value of this element</w:t>
            </w:r>
          </w:p>
          <w:p w14:paraId="2C30BCFE" w14:textId="77777777" w:rsidR="00E02224" w:rsidRDefault="00E02224" w:rsidP="00E02224">
            <w:pPr>
              <w:pStyle w:val="XML1"/>
            </w:pPr>
            <w:r>
              <w:t xml:space="preserve">            MUST be unique within the context of the OpenFlow Logical</w:t>
            </w:r>
          </w:p>
          <w:p w14:paraId="64CF2F11" w14:textId="77777777" w:rsidR="00E02224" w:rsidRDefault="00E02224" w:rsidP="00E02224">
            <w:pPr>
              <w:pStyle w:val="XML1"/>
            </w:pPr>
            <w:r>
              <w:t xml:space="preserve">            Switch.  </w:t>
            </w:r>
          </w:p>
          <w:p w14:paraId="7B4D945C" w14:textId="77777777" w:rsidR="00E02224" w:rsidRDefault="00E02224" w:rsidP="00E02224">
            <w:pPr>
              <w:pStyle w:val="XML1"/>
            </w:pPr>
            <w:r>
              <w:t xml:space="preserve">                  </w:t>
            </w:r>
          </w:p>
          <w:p w14:paraId="6A4190EB" w14:textId="77777777" w:rsidR="00E02224" w:rsidRDefault="00E02224" w:rsidP="00E02224">
            <w:pPr>
              <w:pStyle w:val="XML1"/>
            </w:pPr>
            <w:r>
              <w:t xml:space="preserve">            If no value or the empty string is currently assigned to</w:t>
            </w:r>
          </w:p>
          <w:p w14:paraId="70617F2E" w14:textId="77777777" w:rsidR="00E02224" w:rsidRDefault="00E02224" w:rsidP="00E02224">
            <w:pPr>
              <w:pStyle w:val="XML1"/>
            </w:pPr>
            <w:r>
              <w:t xml:space="preserve">            this element then this element MUST not be included in</w:t>
            </w:r>
          </w:p>
          <w:p w14:paraId="6758F28E" w14:textId="77777777" w:rsidR="00E02224" w:rsidRDefault="00E02224" w:rsidP="00E02224">
            <w:pPr>
              <w:pStyle w:val="XML1"/>
            </w:pPr>
            <w:r>
              <w:t xml:space="preserve">            replies to NETCONF &amp;lt;get&amp;gt; requests. Since this element is</w:t>
            </w:r>
          </w:p>
          <w:p w14:paraId="5A5E3289" w14:textId="77777777" w:rsidR="00E02224" w:rsidRDefault="00E02224" w:rsidP="00E02224">
            <w:pPr>
              <w:pStyle w:val="XML1"/>
            </w:pPr>
            <w:r>
              <w:t xml:space="preserve">            not configurable with the NETCONF protocol it MUST NOT be</w:t>
            </w:r>
          </w:p>
          <w:p w14:paraId="6AC5A2C2" w14:textId="77777777" w:rsidR="00E02224" w:rsidRDefault="00E02224" w:rsidP="00E02224">
            <w:pPr>
              <w:pStyle w:val="XML1"/>
            </w:pPr>
            <w:r>
              <w:t xml:space="preserve">            included in replies to NETCONF &amp;lt;get-config&amp;gt; requests.</w:t>
            </w:r>
          </w:p>
          <w:p w14:paraId="3B01E962" w14:textId="77777777" w:rsidR="00E02224" w:rsidRDefault="00E02224" w:rsidP="00E02224">
            <w:pPr>
              <w:pStyle w:val="XML1"/>
            </w:pPr>
            <w:r>
              <w:t xml:space="preserve">          &lt;/xs:documentation&gt;</w:t>
            </w:r>
          </w:p>
          <w:p w14:paraId="536326A6" w14:textId="77777777" w:rsidR="00E02224" w:rsidRDefault="00E02224" w:rsidP="00E02224">
            <w:pPr>
              <w:pStyle w:val="XML1"/>
            </w:pPr>
            <w:r>
              <w:t xml:space="preserve">        &lt;/xs:annotation&gt;</w:t>
            </w:r>
          </w:p>
          <w:p w14:paraId="1DCE842D" w14:textId="77777777" w:rsidR="00E02224" w:rsidRDefault="00E02224" w:rsidP="00E02224">
            <w:pPr>
              <w:pStyle w:val="XML1"/>
            </w:pPr>
            <w:r>
              <w:t xml:space="preserve">        &lt;xs:simpleType&gt;</w:t>
            </w:r>
          </w:p>
          <w:p w14:paraId="16B16BF8" w14:textId="77777777" w:rsidR="00E02224" w:rsidRDefault="00E02224" w:rsidP="00E02224">
            <w:pPr>
              <w:pStyle w:val="XML1"/>
            </w:pPr>
            <w:r>
              <w:t xml:space="preserve">          &lt;xs:restriction base="xs:string"&gt;</w:t>
            </w:r>
          </w:p>
          <w:p w14:paraId="2F87D6B9" w14:textId="77777777" w:rsidR="00E02224" w:rsidRDefault="00E02224" w:rsidP="00E02224">
            <w:pPr>
              <w:pStyle w:val="XML1"/>
            </w:pPr>
            <w:r>
              <w:t xml:space="preserve">            &lt;xs:minLength value="1"/&gt;</w:t>
            </w:r>
          </w:p>
          <w:p w14:paraId="09453194" w14:textId="77777777" w:rsidR="00E02224" w:rsidRDefault="00E02224" w:rsidP="00E02224">
            <w:pPr>
              <w:pStyle w:val="XML1"/>
            </w:pPr>
            <w:r>
              <w:t xml:space="preserve">            &lt;xs:maxLength value="16"/&gt;</w:t>
            </w:r>
          </w:p>
          <w:p w14:paraId="3E8BC159" w14:textId="77777777" w:rsidR="00E02224" w:rsidRDefault="00E02224" w:rsidP="00E02224">
            <w:pPr>
              <w:pStyle w:val="XML1"/>
            </w:pPr>
            <w:r>
              <w:t xml:space="preserve">          &lt;/xs:restriction&gt;</w:t>
            </w:r>
          </w:p>
          <w:p w14:paraId="12855138" w14:textId="77777777" w:rsidR="00E02224" w:rsidRDefault="00E02224" w:rsidP="00E02224">
            <w:pPr>
              <w:pStyle w:val="XML1"/>
            </w:pPr>
            <w:r>
              <w:t xml:space="preserve">        &lt;/xs:simpleType&gt;</w:t>
            </w:r>
          </w:p>
          <w:p w14:paraId="1F899BAD" w14:textId="77777777" w:rsidR="00E02224" w:rsidRDefault="00E02224" w:rsidP="00E02224">
            <w:pPr>
              <w:pStyle w:val="XML1"/>
            </w:pPr>
            <w:r>
              <w:t xml:space="preserve">      &lt;/xs:element&gt;</w:t>
            </w:r>
          </w:p>
          <w:p w14:paraId="7D25F683" w14:textId="77777777" w:rsidR="00E02224" w:rsidRDefault="00E02224" w:rsidP="00E02224">
            <w:pPr>
              <w:pStyle w:val="XML1"/>
            </w:pPr>
            <w:r>
              <w:t xml:space="preserve">      &lt;xs:element name="current-rate"  type="xs:unsignedInt"&gt;</w:t>
            </w:r>
          </w:p>
          <w:p w14:paraId="346F0869" w14:textId="77777777" w:rsidR="00E02224" w:rsidRDefault="00E02224" w:rsidP="00E02224">
            <w:pPr>
              <w:pStyle w:val="XML1"/>
            </w:pPr>
            <w:r>
              <w:t xml:space="preserve">        &lt;xs:annotation&gt;</w:t>
            </w:r>
          </w:p>
          <w:p w14:paraId="22A2718C" w14:textId="77777777" w:rsidR="00E02224" w:rsidRDefault="00E02224" w:rsidP="00E02224">
            <w:pPr>
              <w:pStyle w:val="XML1"/>
            </w:pPr>
            <w:r>
              <w:t xml:space="preserve">          &lt;xs:documentation&gt;</w:t>
            </w:r>
          </w:p>
          <w:p w14:paraId="4CEAD3B0" w14:textId="77777777" w:rsidR="00E02224" w:rsidRDefault="00E02224" w:rsidP="00E02224">
            <w:pPr>
              <w:pStyle w:val="XML1"/>
            </w:pPr>
            <w:r>
              <w:t xml:space="preserve">            This element indicates the current bit rate of </w:t>
            </w:r>
          </w:p>
          <w:p w14:paraId="67C7D9E2" w14:textId="77777777" w:rsidR="00E02224" w:rsidRDefault="00E02224" w:rsidP="00E02224">
            <w:pPr>
              <w:pStyle w:val="XML1"/>
            </w:pPr>
            <w:r>
              <w:t xml:space="preserve">            the port. Its values is to be provided in units of kilobit </w:t>
            </w:r>
          </w:p>
          <w:p w14:paraId="78FE8FDC" w14:textId="77777777" w:rsidR="00E02224" w:rsidRDefault="00E02224" w:rsidP="00E02224">
            <w:pPr>
              <w:pStyle w:val="XML1"/>
            </w:pPr>
            <w:r>
              <w:t xml:space="preserve">            per second (kbps). This element is only valid if the </w:t>
            </w:r>
          </w:p>
          <w:p w14:paraId="58E1E62D" w14:textId="77777777" w:rsidR="00E02224" w:rsidRDefault="00E02224" w:rsidP="00E02224">
            <w:pPr>
              <w:pStyle w:val="XML1"/>
            </w:pPr>
            <w:r>
              <w:t xml:space="preserve">            element called 'rate' in the current Port Features has a </w:t>
            </w:r>
          </w:p>
          <w:p w14:paraId="6D4844E8" w14:textId="77777777" w:rsidR="00E02224" w:rsidRDefault="00E02224" w:rsidP="00E02224">
            <w:pPr>
              <w:pStyle w:val="XML1"/>
            </w:pPr>
            <w:r>
              <w:t xml:space="preserve">            value of 'other'.</w:t>
            </w:r>
          </w:p>
          <w:p w14:paraId="08885C17" w14:textId="77777777" w:rsidR="00E02224" w:rsidRDefault="00E02224" w:rsidP="00E02224">
            <w:pPr>
              <w:pStyle w:val="XML1"/>
            </w:pPr>
          </w:p>
          <w:p w14:paraId="72418FBB" w14:textId="77777777" w:rsidR="00E02224" w:rsidRDefault="00E02224" w:rsidP="00E02224">
            <w:pPr>
              <w:pStyle w:val="XML1"/>
            </w:pPr>
            <w:r>
              <w:t xml:space="preserve">            Since this element is not configurable with the NETCONF</w:t>
            </w:r>
          </w:p>
          <w:p w14:paraId="5833EDAC" w14:textId="77777777" w:rsidR="00E02224" w:rsidRDefault="00E02224" w:rsidP="00E02224">
            <w:pPr>
              <w:pStyle w:val="XML1"/>
            </w:pPr>
            <w:r>
              <w:t xml:space="preserve">            protocol it MUST NOT be included in replies to NETCONF</w:t>
            </w:r>
          </w:p>
          <w:p w14:paraId="5B31B92C" w14:textId="77777777" w:rsidR="00E02224" w:rsidRDefault="00E02224" w:rsidP="00E02224">
            <w:pPr>
              <w:pStyle w:val="XML1"/>
            </w:pPr>
            <w:r>
              <w:t xml:space="preserve">            &amp;lt;get-config&amp;gt; requests.</w:t>
            </w:r>
          </w:p>
          <w:p w14:paraId="1D99B716" w14:textId="77777777" w:rsidR="00E02224" w:rsidRDefault="00E02224" w:rsidP="00E02224">
            <w:pPr>
              <w:pStyle w:val="XML1"/>
            </w:pPr>
            <w:r>
              <w:t xml:space="preserve">          &lt;/xs:documentation&gt;</w:t>
            </w:r>
          </w:p>
          <w:p w14:paraId="2D118243" w14:textId="77777777" w:rsidR="00E02224" w:rsidRDefault="00E02224" w:rsidP="00E02224">
            <w:pPr>
              <w:pStyle w:val="XML1"/>
            </w:pPr>
            <w:r>
              <w:t xml:space="preserve">        &lt;/xs:annotation&gt;</w:t>
            </w:r>
          </w:p>
          <w:p w14:paraId="13BF11D2" w14:textId="77777777" w:rsidR="00E02224" w:rsidRDefault="00E02224" w:rsidP="00E02224">
            <w:pPr>
              <w:pStyle w:val="XML1"/>
            </w:pPr>
            <w:r>
              <w:t xml:space="preserve">      &lt;/xs:element&gt;</w:t>
            </w:r>
          </w:p>
          <w:p w14:paraId="241B51B9" w14:textId="77777777" w:rsidR="00E02224" w:rsidRDefault="00E02224" w:rsidP="00E02224">
            <w:pPr>
              <w:pStyle w:val="XML1"/>
            </w:pPr>
            <w:r>
              <w:t xml:space="preserve">      &lt;xs:element name="max-rate"  type="xs:unsignedInt"&gt;</w:t>
            </w:r>
          </w:p>
          <w:p w14:paraId="471AF508" w14:textId="77777777" w:rsidR="00E02224" w:rsidRDefault="00E02224" w:rsidP="00E02224">
            <w:pPr>
              <w:pStyle w:val="XML1"/>
            </w:pPr>
            <w:r>
              <w:t xml:space="preserve">        &lt;xs:annotation&gt;</w:t>
            </w:r>
          </w:p>
          <w:p w14:paraId="7037110A" w14:textId="77777777" w:rsidR="00E02224" w:rsidRDefault="00E02224" w:rsidP="00E02224">
            <w:pPr>
              <w:pStyle w:val="XML1"/>
            </w:pPr>
            <w:r>
              <w:t xml:space="preserve">          &lt;xs:documentation&gt;</w:t>
            </w:r>
          </w:p>
          <w:p w14:paraId="0B95A45F" w14:textId="77777777" w:rsidR="00E02224" w:rsidRDefault="00E02224" w:rsidP="00E02224">
            <w:pPr>
              <w:pStyle w:val="XML1"/>
            </w:pPr>
            <w:r>
              <w:t xml:space="preserve">            This element indicates the maximum bit rate of </w:t>
            </w:r>
          </w:p>
          <w:p w14:paraId="06CF8E08" w14:textId="77777777" w:rsidR="00E02224" w:rsidRDefault="00E02224" w:rsidP="00E02224">
            <w:pPr>
              <w:pStyle w:val="XML1"/>
            </w:pPr>
            <w:r>
              <w:t xml:space="preserve">            the port. Its values is to be provided in units of kilobit </w:t>
            </w:r>
          </w:p>
          <w:p w14:paraId="63888140" w14:textId="77777777" w:rsidR="00E02224" w:rsidRDefault="00E02224" w:rsidP="00E02224">
            <w:pPr>
              <w:pStyle w:val="XML1"/>
            </w:pPr>
            <w:r>
              <w:t xml:space="preserve">            per second (kbps). This element is only valid if the </w:t>
            </w:r>
          </w:p>
          <w:p w14:paraId="06D364DF" w14:textId="77777777" w:rsidR="00E02224" w:rsidRDefault="00E02224" w:rsidP="00E02224">
            <w:pPr>
              <w:pStyle w:val="XML1"/>
            </w:pPr>
            <w:r>
              <w:t xml:space="preserve">            element called 'rate' in the current Port Features has a </w:t>
            </w:r>
          </w:p>
          <w:p w14:paraId="76D172B6" w14:textId="77777777" w:rsidR="00E02224" w:rsidRDefault="00E02224" w:rsidP="00E02224">
            <w:pPr>
              <w:pStyle w:val="XML1"/>
            </w:pPr>
            <w:r>
              <w:t xml:space="preserve">            value of 'other'.</w:t>
            </w:r>
          </w:p>
          <w:p w14:paraId="5C2A96B1" w14:textId="77777777" w:rsidR="00E02224" w:rsidRDefault="00E02224" w:rsidP="00E02224">
            <w:pPr>
              <w:pStyle w:val="XML1"/>
            </w:pPr>
          </w:p>
          <w:p w14:paraId="68E3F7C3" w14:textId="77777777" w:rsidR="00E02224" w:rsidRDefault="00E02224" w:rsidP="00E02224">
            <w:pPr>
              <w:pStyle w:val="XML1"/>
            </w:pPr>
            <w:r>
              <w:t xml:space="preserve">            Since this element is not configurable with the NETCONF</w:t>
            </w:r>
          </w:p>
          <w:p w14:paraId="0CA4F086" w14:textId="77777777" w:rsidR="00E02224" w:rsidRDefault="00E02224" w:rsidP="00E02224">
            <w:pPr>
              <w:pStyle w:val="XML1"/>
            </w:pPr>
            <w:r>
              <w:t xml:space="preserve">            protocol it MUST NOT be included in replies to NETCONF</w:t>
            </w:r>
          </w:p>
          <w:p w14:paraId="2EAC01BF" w14:textId="77777777" w:rsidR="00E02224" w:rsidRDefault="00E02224" w:rsidP="00E02224">
            <w:pPr>
              <w:pStyle w:val="XML1"/>
            </w:pPr>
            <w:r>
              <w:t xml:space="preserve">            &amp;lt;get-config&amp;gt; requests.</w:t>
            </w:r>
          </w:p>
          <w:p w14:paraId="17CBD7A7" w14:textId="77777777" w:rsidR="00E02224" w:rsidRDefault="00E02224" w:rsidP="00E02224">
            <w:pPr>
              <w:pStyle w:val="XML1"/>
            </w:pPr>
            <w:r>
              <w:t xml:space="preserve">          &lt;/xs:documentation&gt;</w:t>
            </w:r>
          </w:p>
          <w:p w14:paraId="021CDE4A" w14:textId="77777777" w:rsidR="00E02224" w:rsidRDefault="00E02224" w:rsidP="00E02224">
            <w:pPr>
              <w:pStyle w:val="XML1"/>
            </w:pPr>
            <w:r>
              <w:t xml:space="preserve">        &lt;/xs:annotation&gt;</w:t>
            </w:r>
          </w:p>
          <w:p w14:paraId="28886E56" w14:textId="77777777" w:rsidR="00E02224" w:rsidRDefault="00E02224" w:rsidP="00E02224">
            <w:pPr>
              <w:pStyle w:val="XML1"/>
            </w:pPr>
            <w:r>
              <w:t xml:space="preserve">      &lt;/xs:element&gt;</w:t>
            </w:r>
          </w:p>
          <w:p w14:paraId="14FDAE97" w14:textId="77777777" w:rsidR="00E02224" w:rsidRDefault="00E02224" w:rsidP="00E02224">
            <w:pPr>
              <w:pStyle w:val="XML1"/>
            </w:pPr>
            <w:r>
              <w:t xml:space="preserve">      &lt;xs:element name="configuration"&gt;</w:t>
            </w:r>
          </w:p>
          <w:p w14:paraId="631F9D10" w14:textId="77777777" w:rsidR="00E02224" w:rsidRDefault="00E02224" w:rsidP="00E02224">
            <w:pPr>
              <w:pStyle w:val="XML1"/>
            </w:pPr>
            <w:r>
              <w:t xml:space="preserve">        &lt;xs:annotation&gt;</w:t>
            </w:r>
          </w:p>
          <w:p w14:paraId="4ED95038" w14:textId="77777777" w:rsidR="00E02224" w:rsidRDefault="00E02224" w:rsidP="00E02224">
            <w:pPr>
              <w:pStyle w:val="XML1"/>
            </w:pPr>
            <w:r>
              <w:t xml:space="preserve">          &lt;xs:documentation&gt;</w:t>
            </w:r>
          </w:p>
          <w:p w14:paraId="01E75348" w14:textId="77777777" w:rsidR="00E02224" w:rsidRDefault="00E02224" w:rsidP="00E02224">
            <w:pPr>
              <w:pStyle w:val="XML1"/>
            </w:pPr>
            <w:r>
              <w:t xml:space="preserve">            This element represents the general</w:t>
            </w:r>
          </w:p>
          <w:p w14:paraId="2272A9F4" w14:textId="77777777" w:rsidR="00E02224" w:rsidRDefault="00E02224" w:rsidP="00E02224">
            <w:pPr>
              <w:pStyle w:val="XML1"/>
            </w:pPr>
            <w:r>
              <w:t xml:space="preserve">            adminitrative configuration of the OpenFlow Port.</w:t>
            </w:r>
          </w:p>
          <w:p w14:paraId="23EEC358" w14:textId="77777777" w:rsidR="00E02224" w:rsidRDefault="00E02224" w:rsidP="00E02224">
            <w:pPr>
              <w:pStyle w:val="XML1"/>
            </w:pPr>
            <w:r>
              <w:t xml:space="preserve">          &lt;/xs:documentation&gt;</w:t>
            </w:r>
          </w:p>
          <w:p w14:paraId="19C8DF50" w14:textId="77777777" w:rsidR="00E02224" w:rsidRDefault="00E02224" w:rsidP="00E02224">
            <w:pPr>
              <w:pStyle w:val="XML1"/>
            </w:pPr>
            <w:r>
              <w:t xml:space="preserve">        &lt;/xs:annotation&gt;</w:t>
            </w:r>
          </w:p>
          <w:p w14:paraId="4A2BB975" w14:textId="77777777" w:rsidR="00E02224" w:rsidRDefault="00E02224" w:rsidP="00E02224">
            <w:pPr>
              <w:pStyle w:val="XML1"/>
            </w:pPr>
            <w:r>
              <w:t xml:space="preserve">        &lt;xs:complexType&gt;</w:t>
            </w:r>
          </w:p>
          <w:p w14:paraId="0A769C97" w14:textId="77777777" w:rsidR="00E02224" w:rsidRDefault="00E02224" w:rsidP="00E02224">
            <w:pPr>
              <w:pStyle w:val="XML1"/>
            </w:pPr>
            <w:r>
              <w:t xml:space="preserve">          &lt;xs:sequence&gt;</w:t>
            </w:r>
          </w:p>
          <w:p w14:paraId="03621398" w14:textId="77777777" w:rsidR="00E02224" w:rsidRDefault="00E02224" w:rsidP="00E02224">
            <w:pPr>
              <w:pStyle w:val="XML1"/>
            </w:pPr>
            <w:r>
              <w:t xml:space="preserve">            &lt;xs:element name="admin-state" minOccurs="0"  type="OFUpDownStateType"&gt;</w:t>
            </w:r>
          </w:p>
          <w:p w14:paraId="64964D50" w14:textId="77777777" w:rsidR="00E02224" w:rsidRDefault="00E02224" w:rsidP="00E02224">
            <w:pPr>
              <w:pStyle w:val="XML1"/>
            </w:pPr>
            <w:r>
              <w:t xml:space="preserve">              &lt;xs:annotation&gt;</w:t>
            </w:r>
          </w:p>
          <w:p w14:paraId="7520DE82" w14:textId="77777777" w:rsidR="00E02224" w:rsidRDefault="00E02224" w:rsidP="00E02224">
            <w:pPr>
              <w:pStyle w:val="XML1"/>
            </w:pPr>
            <w:r>
              <w:t xml:space="preserve">                &lt;xs:documentation&gt;</w:t>
            </w:r>
          </w:p>
          <w:p w14:paraId="09052960" w14:textId="77777777" w:rsidR="00E02224" w:rsidRDefault="00E02224" w:rsidP="00E02224">
            <w:pPr>
              <w:pStyle w:val="XML1"/>
            </w:pPr>
            <w:r>
              <w:t xml:space="preserve">                  The administrative state of the port.  If</w:t>
            </w:r>
          </w:p>
          <w:p w14:paraId="2610FD00" w14:textId="77777777" w:rsidR="00E02224" w:rsidRDefault="00E02224" w:rsidP="00E02224">
            <w:pPr>
              <w:pStyle w:val="XML1"/>
            </w:pPr>
            <w:r>
              <w:t xml:space="preserve">                  true, the port has been administratively brought down and</w:t>
            </w:r>
          </w:p>
          <w:p w14:paraId="74C6BA85" w14:textId="77777777" w:rsidR="00E02224" w:rsidRDefault="00E02224" w:rsidP="00E02224">
            <w:pPr>
              <w:pStyle w:val="XML1"/>
            </w:pPr>
            <w:r>
              <w:t xml:space="preserve">                  SHOULD not be used by OpenFlow.</w:t>
            </w:r>
          </w:p>
          <w:p w14:paraId="06EE7223" w14:textId="77777777" w:rsidR="00E02224" w:rsidRDefault="00E02224" w:rsidP="00E02224">
            <w:pPr>
              <w:pStyle w:val="XML1"/>
            </w:pPr>
          </w:p>
          <w:p w14:paraId="049D58E6" w14:textId="77777777" w:rsidR="00E02224" w:rsidRDefault="00E02224" w:rsidP="00E02224">
            <w:pPr>
              <w:pStyle w:val="XML1"/>
            </w:pPr>
            <w:r>
              <w:t xml:space="preserve">                  This element is optional. If this element is not present</w:t>
            </w:r>
          </w:p>
          <w:p w14:paraId="23681B2A" w14:textId="77777777" w:rsidR="00E02224" w:rsidRDefault="00E02224" w:rsidP="00E02224">
            <w:pPr>
              <w:pStyle w:val="XML1"/>
            </w:pPr>
            <w:r>
              <w:t xml:space="preserve">                  it defaults to 'up'.</w:t>
            </w:r>
          </w:p>
          <w:p w14:paraId="6BE6E928" w14:textId="77777777" w:rsidR="00E02224" w:rsidRDefault="00E02224" w:rsidP="00E02224">
            <w:pPr>
              <w:pStyle w:val="XML1"/>
            </w:pPr>
            <w:r>
              <w:t xml:space="preserve">                &lt;/xs:documentation&gt;</w:t>
            </w:r>
          </w:p>
          <w:p w14:paraId="148B87A3" w14:textId="77777777" w:rsidR="00E02224" w:rsidRDefault="00E02224" w:rsidP="00E02224">
            <w:pPr>
              <w:pStyle w:val="XML1"/>
            </w:pPr>
            <w:r>
              <w:t xml:space="preserve">              &lt;/xs:annotation&gt;</w:t>
            </w:r>
          </w:p>
          <w:p w14:paraId="47DF4577" w14:textId="77777777" w:rsidR="00E02224" w:rsidRDefault="00E02224" w:rsidP="00E02224">
            <w:pPr>
              <w:pStyle w:val="XML1"/>
            </w:pPr>
            <w:r>
              <w:t xml:space="preserve">            &lt;/xs:element&gt;</w:t>
            </w:r>
          </w:p>
          <w:p w14:paraId="5B78CA7C" w14:textId="77777777" w:rsidR="00E02224" w:rsidRDefault="00E02224" w:rsidP="00E02224">
            <w:pPr>
              <w:pStyle w:val="XML1"/>
            </w:pPr>
            <w:r>
              <w:t xml:space="preserve">            &lt;xs:element name="no-receive" minOccurs="0"  type="xs:boolean"&gt;</w:t>
            </w:r>
          </w:p>
          <w:p w14:paraId="43FCD23C" w14:textId="77777777" w:rsidR="00E02224" w:rsidRDefault="00E02224" w:rsidP="00E02224">
            <w:pPr>
              <w:pStyle w:val="XML1"/>
            </w:pPr>
            <w:r>
              <w:t xml:space="preserve">              &lt;xs:annotation&gt;</w:t>
            </w:r>
          </w:p>
          <w:p w14:paraId="551A23CF" w14:textId="77777777" w:rsidR="00E02224" w:rsidRDefault="00E02224" w:rsidP="00E02224">
            <w:pPr>
              <w:pStyle w:val="XML1"/>
            </w:pPr>
            <w:r>
              <w:t xml:space="preserve">                &lt;xs:documentation&gt;</w:t>
            </w:r>
          </w:p>
          <w:p w14:paraId="66DC9822" w14:textId="77777777" w:rsidR="00E02224" w:rsidRDefault="00E02224" w:rsidP="00E02224">
            <w:pPr>
              <w:pStyle w:val="XML1"/>
            </w:pPr>
            <w:r>
              <w:t xml:space="preserve">                  If true, packets received at this OpenFlow</w:t>
            </w:r>
          </w:p>
          <w:p w14:paraId="37C54BAF" w14:textId="77777777" w:rsidR="00E02224" w:rsidRDefault="00E02224" w:rsidP="00E02224">
            <w:pPr>
              <w:pStyle w:val="XML1"/>
            </w:pPr>
            <w:r>
              <w:t xml:space="preserve">                  port SHOULD be dropped.</w:t>
            </w:r>
          </w:p>
          <w:p w14:paraId="26F551AA" w14:textId="77777777" w:rsidR="00E02224" w:rsidRDefault="00E02224" w:rsidP="00E02224">
            <w:pPr>
              <w:pStyle w:val="XML1"/>
            </w:pPr>
          </w:p>
          <w:p w14:paraId="2C4ABF79" w14:textId="77777777" w:rsidR="00E02224" w:rsidRDefault="00E02224" w:rsidP="00E02224">
            <w:pPr>
              <w:pStyle w:val="XML1"/>
            </w:pPr>
            <w:r>
              <w:t xml:space="preserve">                  This element is optional. If this element is not present</w:t>
            </w:r>
          </w:p>
          <w:p w14:paraId="4AA06132" w14:textId="77777777" w:rsidR="00E02224" w:rsidRDefault="00E02224" w:rsidP="00E02224">
            <w:pPr>
              <w:pStyle w:val="XML1"/>
            </w:pPr>
            <w:r>
              <w:t xml:space="preserve">                  it defaults to 'false'.</w:t>
            </w:r>
          </w:p>
          <w:p w14:paraId="05BD85A6" w14:textId="77777777" w:rsidR="00E02224" w:rsidRDefault="00E02224" w:rsidP="00E02224">
            <w:pPr>
              <w:pStyle w:val="XML1"/>
            </w:pPr>
            <w:r>
              <w:t xml:space="preserve">                &lt;/xs:documentation&gt;</w:t>
            </w:r>
          </w:p>
          <w:p w14:paraId="52BCD38C" w14:textId="77777777" w:rsidR="00E02224" w:rsidRDefault="00E02224" w:rsidP="00E02224">
            <w:pPr>
              <w:pStyle w:val="XML1"/>
            </w:pPr>
            <w:r>
              <w:t xml:space="preserve">              &lt;/xs:annotation&gt;</w:t>
            </w:r>
          </w:p>
          <w:p w14:paraId="310C7C13" w14:textId="77777777" w:rsidR="00E02224" w:rsidRDefault="00E02224" w:rsidP="00E02224">
            <w:pPr>
              <w:pStyle w:val="XML1"/>
            </w:pPr>
            <w:r>
              <w:t xml:space="preserve">            &lt;/xs:element&gt;</w:t>
            </w:r>
          </w:p>
          <w:p w14:paraId="4700B30D" w14:textId="77777777" w:rsidR="00E02224" w:rsidRDefault="00E02224" w:rsidP="00E02224">
            <w:pPr>
              <w:pStyle w:val="XML1"/>
            </w:pPr>
            <w:r>
              <w:t xml:space="preserve">            &lt;xs:element name="no-forward" minOccurs="0"  type="xs:boolean"&gt;</w:t>
            </w:r>
          </w:p>
          <w:p w14:paraId="00E1E4E0" w14:textId="77777777" w:rsidR="00E02224" w:rsidRDefault="00E02224" w:rsidP="00E02224">
            <w:pPr>
              <w:pStyle w:val="XML1"/>
            </w:pPr>
            <w:r>
              <w:t xml:space="preserve">              &lt;xs:annotation&gt;</w:t>
            </w:r>
          </w:p>
          <w:p w14:paraId="75160F1B" w14:textId="77777777" w:rsidR="00E02224" w:rsidRDefault="00E02224" w:rsidP="00E02224">
            <w:pPr>
              <w:pStyle w:val="XML1"/>
            </w:pPr>
            <w:r>
              <w:t xml:space="preserve">                &lt;xs:documentation&gt;</w:t>
            </w:r>
          </w:p>
          <w:p w14:paraId="6A4E85AE" w14:textId="77777777" w:rsidR="00E02224" w:rsidRDefault="00E02224" w:rsidP="00E02224">
            <w:pPr>
              <w:pStyle w:val="XML1"/>
            </w:pPr>
            <w:r>
              <w:t xml:space="preserve">                  If true, packets forwarded to this OpenFlow</w:t>
            </w:r>
          </w:p>
          <w:p w14:paraId="616B47CA" w14:textId="77777777" w:rsidR="00E02224" w:rsidRDefault="00E02224" w:rsidP="00E02224">
            <w:pPr>
              <w:pStyle w:val="XML1"/>
            </w:pPr>
            <w:r>
              <w:t xml:space="preserve">                  port SHOULD be dropped.</w:t>
            </w:r>
          </w:p>
          <w:p w14:paraId="6BADF994" w14:textId="77777777" w:rsidR="00E02224" w:rsidRDefault="00E02224" w:rsidP="00E02224">
            <w:pPr>
              <w:pStyle w:val="XML1"/>
            </w:pPr>
          </w:p>
          <w:p w14:paraId="0C4CA3DF" w14:textId="77777777" w:rsidR="00E02224" w:rsidRDefault="00E02224" w:rsidP="00E02224">
            <w:pPr>
              <w:pStyle w:val="XML1"/>
            </w:pPr>
            <w:r>
              <w:t xml:space="preserve">                  This element is optional. If this element is not present</w:t>
            </w:r>
          </w:p>
          <w:p w14:paraId="73375449" w14:textId="77777777" w:rsidR="00E02224" w:rsidRDefault="00E02224" w:rsidP="00E02224">
            <w:pPr>
              <w:pStyle w:val="XML1"/>
            </w:pPr>
            <w:r>
              <w:t xml:space="preserve">                  it defaults to 'false'.</w:t>
            </w:r>
          </w:p>
          <w:p w14:paraId="2CA97027" w14:textId="77777777" w:rsidR="00E02224" w:rsidRDefault="00E02224" w:rsidP="00E02224">
            <w:pPr>
              <w:pStyle w:val="XML1"/>
            </w:pPr>
            <w:r>
              <w:t xml:space="preserve">                &lt;/xs:documentation&gt;</w:t>
            </w:r>
          </w:p>
          <w:p w14:paraId="7B4056C4" w14:textId="77777777" w:rsidR="00E02224" w:rsidRDefault="00E02224" w:rsidP="00E02224">
            <w:pPr>
              <w:pStyle w:val="XML1"/>
            </w:pPr>
            <w:r>
              <w:t xml:space="preserve">              &lt;/xs:annotation&gt;</w:t>
            </w:r>
          </w:p>
          <w:p w14:paraId="6E4D8BCB" w14:textId="77777777" w:rsidR="00E02224" w:rsidRDefault="00E02224" w:rsidP="00E02224">
            <w:pPr>
              <w:pStyle w:val="XML1"/>
            </w:pPr>
            <w:r>
              <w:t xml:space="preserve">            &lt;/xs:element&gt;</w:t>
            </w:r>
          </w:p>
          <w:p w14:paraId="2FF8EED9" w14:textId="77777777" w:rsidR="00E02224" w:rsidRDefault="00E02224" w:rsidP="00E02224">
            <w:pPr>
              <w:pStyle w:val="XML1"/>
            </w:pPr>
            <w:r>
              <w:t xml:space="preserve">            &lt;xs:element name="no-packet-in" minOccurs="0"  type="xs:boolean"&gt;</w:t>
            </w:r>
          </w:p>
          <w:p w14:paraId="7BEFB74C" w14:textId="77777777" w:rsidR="00E02224" w:rsidRDefault="00E02224" w:rsidP="00E02224">
            <w:pPr>
              <w:pStyle w:val="XML1"/>
            </w:pPr>
            <w:r>
              <w:t xml:space="preserve">              &lt;xs:annotation&gt;</w:t>
            </w:r>
          </w:p>
          <w:p w14:paraId="3657CEDA" w14:textId="77777777" w:rsidR="00E02224" w:rsidRDefault="00E02224" w:rsidP="00E02224">
            <w:pPr>
              <w:pStyle w:val="XML1"/>
            </w:pPr>
            <w:r>
              <w:t xml:space="preserve">                &lt;xs:documentation&gt;</w:t>
            </w:r>
          </w:p>
          <w:p w14:paraId="61A75EC7" w14:textId="77777777" w:rsidR="00E02224" w:rsidRDefault="00E02224" w:rsidP="00E02224">
            <w:pPr>
              <w:pStyle w:val="XML1"/>
            </w:pPr>
            <w:r>
              <w:t xml:space="preserve">                  If true, packets received on that port that </w:t>
            </w:r>
          </w:p>
          <w:p w14:paraId="6CEBF379" w14:textId="77777777" w:rsidR="00E02224" w:rsidRDefault="00E02224" w:rsidP="00E02224">
            <w:pPr>
              <w:pStyle w:val="XML1"/>
            </w:pPr>
            <w:r>
              <w:t xml:space="preserve">                  generate a table miss should never trigger a packet-in </w:t>
            </w:r>
          </w:p>
          <w:p w14:paraId="32E85A79" w14:textId="77777777" w:rsidR="00E02224" w:rsidRDefault="00E02224" w:rsidP="00E02224">
            <w:pPr>
              <w:pStyle w:val="XML1"/>
            </w:pPr>
            <w:r>
              <w:lastRenderedPageBreak/>
              <w:t xml:space="preserve">                  message to the OpenFlow Controller.</w:t>
            </w:r>
          </w:p>
          <w:p w14:paraId="16E3B4FE" w14:textId="77777777" w:rsidR="00E02224" w:rsidRDefault="00E02224" w:rsidP="00E02224">
            <w:pPr>
              <w:pStyle w:val="XML1"/>
            </w:pPr>
          </w:p>
          <w:p w14:paraId="38A3305E" w14:textId="77777777" w:rsidR="00E02224" w:rsidRDefault="00E02224" w:rsidP="00E02224">
            <w:pPr>
              <w:pStyle w:val="XML1"/>
            </w:pPr>
            <w:r>
              <w:t xml:space="preserve">                  This element is optional. If this element is not present</w:t>
            </w:r>
          </w:p>
          <w:p w14:paraId="6783538C" w14:textId="77777777" w:rsidR="00E02224" w:rsidRDefault="00E02224" w:rsidP="00E02224">
            <w:pPr>
              <w:pStyle w:val="XML1"/>
            </w:pPr>
            <w:r>
              <w:t xml:space="preserve">                  it defaults to 'false'.</w:t>
            </w:r>
          </w:p>
          <w:p w14:paraId="3429140D" w14:textId="77777777" w:rsidR="00E02224" w:rsidRDefault="00E02224" w:rsidP="00E02224">
            <w:pPr>
              <w:pStyle w:val="XML1"/>
            </w:pPr>
            <w:r>
              <w:t xml:space="preserve">                &lt;/xs:documentation&gt;</w:t>
            </w:r>
          </w:p>
          <w:p w14:paraId="26F309AC" w14:textId="77777777" w:rsidR="00E02224" w:rsidRDefault="00E02224" w:rsidP="00E02224">
            <w:pPr>
              <w:pStyle w:val="XML1"/>
            </w:pPr>
            <w:r>
              <w:t xml:space="preserve">              &lt;/xs:annotation&gt;</w:t>
            </w:r>
          </w:p>
          <w:p w14:paraId="54C6C1E2" w14:textId="77777777" w:rsidR="00E02224" w:rsidRDefault="00E02224" w:rsidP="00E02224">
            <w:pPr>
              <w:pStyle w:val="XML1"/>
            </w:pPr>
            <w:r>
              <w:t xml:space="preserve">            &lt;/xs:element&gt;</w:t>
            </w:r>
          </w:p>
          <w:p w14:paraId="6808CFFE" w14:textId="77777777" w:rsidR="00E02224" w:rsidRDefault="00E02224" w:rsidP="00E02224">
            <w:pPr>
              <w:pStyle w:val="XML1"/>
            </w:pPr>
            <w:r>
              <w:t xml:space="preserve">          &lt;/xs:sequence&gt;</w:t>
            </w:r>
          </w:p>
          <w:p w14:paraId="35203BC2" w14:textId="77777777" w:rsidR="00E02224" w:rsidRDefault="00E02224" w:rsidP="00E02224">
            <w:pPr>
              <w:pStyle w:val="XML1"/>
            </w:pPr>
            <w:r>
              <w:t xml:space="preserve">        &lt;/xs:complexType&gt;</w:t>
            </w:r>
          </w:p>
          <w:p w14:paraId="30A15E50" w14:textId="77777777" w:rsidR="00E02224" w:rsidRDefault="00E02224" w:rsidP="00E02224">
            <w:pPr>
              <w:pStyle w:val="XML1"/>
            </w:pPr>
            <w:r>
              <w:t xml:space="preserve">      &lt;/xs:element&gt;</w:t>
            </w:r>
          </w:p>
          <w:p w14:paraId="39ABFEED" w14:textId="77777777" w:rsidR="00E02224" w:rsidRDefault="00E02224" w:rsidP="00E02224">
            <w:pPr>
              <w:pStyle w:val="XML1"/>
            </w:pPr>
            <w:r>
              <w:t xml:space="preserve">      &lt;xs:element name="state"&gt;</w:t>
            </w:r>
          </w:p>
          <w:p w14:paraId="165F981A" w14:textId="77777777" w:rsidR="00E02224" w:rsidRDefault="00E02224" w:rsidP="00E02224">
            <w:pPr>
              <w:pStyle w:val="XML1"/>
            </w:pPr>
            <w:r>
              <w:t xml:space="preserve">        &lt;xs:annotation&gt;</w:t>
            </w:r>
          </w:p>
          <w:p w14:paraId="6C5AD44A" w14:textId="77777777" w:rsidR="00E02224" w:rsidRDefault="00E02224" w:rsidP="00E02224">
            <w:pPr>
              <w:pStyle w:val="XML1"/>
            </w:pPr>
            <w:r>
              <w:t xml:space="preserve">          &lt;xs:documentation&gt;</w:t>
            </w:r>
          </w:p>
          <w:p w14:paraId="738F1995" w14:textId="77777777" w:rsidR="00E02224" w:rsidRDefault="00E02224" w:rsidP="00E02224">
            <w:pPr>
              <w:pStyle w:val="XML1"/>
            </w:pPr>
            <w:r>
              <w:t xml:space="preserve">            This element represents the general operational </w:t>
            </w:r>
          </w:p>
          <w:p w14:paraId="53D56F53" w14:textId="77777777" w:rsidR="00E02224" w:rsidRDefault="00E02224" w:rsidP="00E02224">
            <w:pPr>
              <w:pStyle w:val="XML1"/>
            </w:pPr>
            <w:r>
              <w:t xml:space="preserve">            state of the OpenFlow Port.</w:t>
            </w:r>
          </w:p>
          <w:p w14:paraId="3E1CA948" w14:textId="77777777" w:rsidR="00E02224" w:rsidRDefault="00E02224" w:rsidP="00E02224">
            <w:pPr>
              <w:pStyle w:val="XML1"/>
            </w:pPr>
          </w:p>
          <w:p w14:paraId="6C96F8BC" w14:textId="77777777" w:rsidR="00E02224" w:rsidRDefault="00E02224" w:rsidP="00E02224">
            <w:pPr>
              <w:pStyle w:val="XML1"/>
            </w:pPr>
            <w:r>
              <w:t xml:space="preserve">            Children of this element are not configurable and can only be</w:t>
            </w:r>
          </w:p>
          <w:p w14:paraId="76D12C5F" w14:textId="77777777" w:rsidR="00E02224" w:rsidRDefault="00E02224" w:rsidP="00E02224">
            <w:pPr>
              <w:pStyle w:val="XML1"/>
            </w:pPr>
            <w:r>
              <w:t xml:space="preserve">            retrieved by NETCONF &amp;lt;get&amp;gt; operations. Attemps to modify this</w:t>
            </w:r>
          </w:p>
          <w:p w14:paraId="51A01DE4" w14:textId="77777777" w:rsidR="00E02224" w:rsidRDefault="00E02224" w:rsidP="00E02224">
            <w:pPr>
              <w:pStyle w:val="XML1"/>
            </w:pPr>
            <w:r>
              <w:t xml:space="preserve">            element and its children with a NETCONF &amp;lt;edit-config&amp;gt;</w:t>
            </w:r>
          </w:p>
          <w:p w14:paraId="06A78488" w14:textId="77777777" w:rsidR="00E02224" w:rsidRDefault="00E02224" w:rsidP="00E02224">
            <w:pPr>
              <w:pStyle w:val="XML1"/>
            </w:pPr>
            <w:r>
              <w:t xml:space="preserve">            operation MUST result in an 'operation-not-supported' error</w:t>
            </w:r>
          </w:p>
          <w:p w14:paraId="6393FA92" w14:textId="77777777" w:rsidR="00E02224" w:rsidRDefault="00E02224" w:rsidP="00E02224">
            <w:pPr>
              <w:pStyle w:val="XML1"/>
            </w:pPr>
            <w:r>
              <w:t xml:space="preserve">            with type 'application'.</w:t>
            </w:r>
          </w:p>
          <w:p w14:paraId="3F00907A" w14:textId="77777777" w:rsidR="00E02224" w:rsidRDefault="00E02224" w:rsidP="00E02224">
            <w:pPr>
              <w:pStyle w:val="XML1"/>
            </w:pPr>
            <w:r>
              <w:t xml:space="preserve">          &lt;/xs:documentation&gt;</w:t>
            </w:r>
          </w:p>
          <w:p w14:paraId="13B35F35" w14:textId="77777777" w:rsidR="00E02224" w:rsidRDefault="00E02224" w:rsidP="00E02224">
            <w:pPr>
              <w:pStyle w:val="XML1"/>
            </w:pPr>
            <w:r>
              <w:t xml:space="preserve">        &lt;/xs:annotation&gt;</w:t>
            </w:r>
          </w:p>
          <w:p w14:paraId="63582149" w14:textId="77777777" w:rsidR="00E02224" w:rsidRDefault="00E02224" w:rsidP="00E02224">
            <w:pPr>
              <w:pStyle w:val="XML1"/>
            </w:pPr>
            <w:r>
              <w:t xml:space="preserve">        &lt;xs:complexType&gt;</w:t>
            </w:r>
          </w:p>
          <w:p w14:paraId="4701CDBA" w14:textId="77777777" w:rsidR="00E02224" w:rsidRDefault="00E02224" w:rsidP="00E02224">
            <w:pPr>
              <w:pStyle w:val="XML1"/>
            </w:pPr>
            <w:r>
              <w:t xml:space="preserve">          &lt;xs:sequence&gt;</w:t>
            </w:r>
          </w:p>
          <w:p w14:paraId="2B3E3B1A" w14:textId="77777777" w:rsidR="00E02224" w:rsidRDefault="00E02224" w:rsidP="00E02224">
            <w:pPr>
              <w:pStyle w:val="XML1"/>
            </w:pPr>
            <w:r>
              <w:t xml:space="preserve">            &lt;xs:element name="oper-state" minOccurs="0"  type="OFUpDownStateType"&gt;</w:t>
            </w:r>
          </w:p>
          <w:p w14:paraId="0D6E28D1" w14:textId="77777777" w:rsidR="00E02224" w:rsidRDefault="00E02224" w:rsidP="00E02224">
            <w:pPr>
              <w:pStyle w:val="XML1"/>
            </w:pPr>
            <w:r>
              <w:t xml:space="preserve">              &lt;xs:annotation&gt;</w:t>
            </w:r>
          </w:p>
          <w:p w14:paraId="5620A1A2" w14:textId="77777777" w:rsidR="00E02224" w:rsidRDefault="00E02224" w:rsidP="00E02224">
            <w:pPr>
              <w:pStyle w:val="XML1"/>
            </w:pPr>
            <w:r>
              <w:t xml:space="preserve">                &lt;xs:documentation&gt;</w:t>
            </w:r>
          </w:p>
          <w:p w14:paraId="3CE5972C" w14:textId="77777777" w:rsidR="00E02224" w:rsidRDefault="00E02224" w:rsidP="00E02224">
            <w:pPr>
              <w:pStyle w:val="XML1"/>
            </w:pPr>
            <w:r>
              <w:t xml:space="preserve">                  If the value of this element is 'down', it </w:t>
            </w:r>
          </w:p>
          <w:p w14:paraId="4EE54C39" w14:textId="77777777" w:rsidR="00E02224" w:rsidRDefault="00E02224" w:rsidP="00E02224">
            <w:pPr>
              <w:pStyle w:val="XML1"/>
            </w:pPr>
            <w:r>
              <w:t xml:space="preserve">                  indicates that there is no physical link present.</w:t>
            </w:r>
          </w:p>
          <w:p w14:paraId="4DAA0D5C" w14:textId="77777777" w:rsidR="00E02224" w:rsidRDefault="00E02224" w:rsidP="00E02224">
            <w:pPr>
              <w:pStyle w:val="XML1"/>
            </w:pPr>
            <w:r>
              <w:t xml:space="preserve">                &lt;/xs:documentation&gt;</w:t>
            </w:r>
          </w:p>
          <w:p w14:paraId="0FCF566B" w14:textId="77777777" w:rsidR="00E02224" w:rsidRDefault="00E02224" w:rsidP="00E02224">
            <w:pPr>
              <w:pStyle w:val="XML1"/>
            </w:pPr>
            <w:r>
              <w:t xml:space="preserve">              &lt;/xs:annotation&gt;</w:t>
            </w:r>
          </w:p>
          <w:p w14:paraId="2033121A" w14:textId="77777777" w:rsidR="00E02224" w:rsidRDefault="00E02224" w:rsidP="00E02224">
            <w:pPr>
              <w:pStyle w:val="XML1"/>
            </w:pPr>
            <w:r>
              <w:t xml:space="preserve">            &lt;/xs:element&gt;</w:t>
            </w:r>
          </w:p>
          <w:p w14:paraId="624A3101" w14:textId="77777777" w:rsidR="00E02224" w:rsidRDefault="00E02224" w:rsidP="00E02224">
            <w:pPr>
              <w:pStyle w:val="XML1"/>
            </w:pPr>
            <w:r>
              <w:t xml:space="preserve">            &lt;xs:element name="blocked" minOccurs="0"  type="xs:boolean"&gt;</w:t>
            </w:r>
          </w:p>
          <w:p w14:paraId="5346F118" w14:textId="77777777" w:rsidR="00E02224" w:rsidRDefault="00E02224" w:rsidP="00E02224">
            <w:pPr>
              <w:pStyle w:val="XML1"/>
            </w:pPr>
            <w:r>
              <w:t xml:space="preserve">              &lt;xs:annotation&gt;</w:t>
            </w:r>
          </w:p>
          <w:p w14:paraId="639BF79D" w14:textId="77777777" w:rsidR="00E02224" w:rsidRDefault="00E02224" w:rsidP="00E02224">
            <w:pPr>
              <w:pStyle w:val="XML1"/>
            </w:pPr>
            <w:r>
              <w:t xml:space="preserve">                &lt;xs:documentation&gt;</w:t>
            </w:r>
          </w:p>
          <w:p w14:paraId="71773054" w14:textId="77777777" w:rsidR="00E02224" w:rsidRDefault="00E02224" w:rsidP="00E02224">
            <w:pPr>
              <w:pStyle w:val="XML1"/>
            </w:pPr>
            <w:r>
              <w:t xml:space="preserve">                  If the value of this element is 'true', it </w:t>
            </w:r>
          </w:p>
          <w:p w14:paraId="0485EEBF" w14:textId="77777777" w:rsidR="00E02224" w:rsidRDefault="00E02224" w:rsidP="00E02224">
            <w:pPr>
              <w:pStyle w:val="XML1"/>
            </w:pPr>
            <w:r>
              <w:t xml:space="preserve">                  indicates that a switch protocol outside of OpenFlow,</w:t>
            </w:r>
          </w:p>
          <w:p w14:paraId="2124BBFA" w14:textId="77777777" w:rsidR="00E02224" w:rsidRDefault="00E02224" w:rsidP="00E02224">
            <w:pPr>
              <w:pStyle w:val="XML1"/>
            </w:pPr>
            <w:r>
              <w:t xml:space="preserve">                  such as 802.1D Spanning Tree, is preventing the use of</w:t>
            </w:r>
          </w:p>
          <w:p w14:paraId="194C2E34" w14:textId="77777777" w:rsidR="00E02224" w:rsidRDefault="00E02224" w:rsidP="00E02224">
            <w:pPr>
              <w:pStyle w:val="XML1"/>
            </w:pPr>
            <w:r>
              <w:t xml:space="preserve">                  this OpenFlow port for OpenFlow flooding.</w:t>
            </w:r>
          </w:p>
          <w:p w14:paraId="1A954634" w14:textId="77777777" w:rsidR="00E02224" w:rsidRDefault="00E02224" w:rsidP="00E02224">
            <w:pPr>
              <w:pStyle w:val="XML1"/>
            </w:pPr>
            <w:r>
              <w:t xml:space="preserve">                &lt;/xs:documentation&gt;</w:t>
            </w:r>
          </w:p>
          <w:p w14:paraId="6BB2ED0A" w14:textId="77777777" w:rsidR="00E02224" w:rsidRDefault="00E02224" w:rsidP="00E02224">
            <w:pPr>
              <w:pStyle w:val="XML1"/>
            </w:pPr>
            <w:r>
              <w:t xml:space="preserve">              &lt;/xs:annotation&gt;</w:t>
            </w:r>
          </w:p>
          <w:p w14:paraId="4A3C82A8" w14:textId="77777777" w:rsidR="00E02224" w:rsidRDefault="00E02224" w:rsidP="00E02224">
            <w:pPr>
              <w:pStyle w:val="XML1"/>
            </w:pPr>
            <w:r>
              <w:t xml:space="preserve">            &lt;/xs:element&gt;</w:t>
            </w:r>
          </w:p>
          <w:p w14:paraId="0E6D41C6" w14:textId="77777777" w:rsidR="00E02224" w:rsidRDefault="00E02224" w:rsidP="00E02224">
            <w:pPr>
              <w:pStyle w:val="XML1"/>
            </w:pPr>
            <w:r>
              <w:t xml:space="preserve">            &lt;xs:element name="live" minOccurs="0"  type="xs:boolean"&gt;</w:t>
            </w:r>
          </w:p>
          <w:p w14:paraId="1080FB23" w14:textId="77777777" w:rsidR="00E02224" w:rsidRDefault="00E02224" w:rsidP="00E02224">
            <w:pPr>
              <w:pStyle w:val="XML1"/>
            </w:pPr>
            <w:r>
              <w:t xml:space="preserve">              &lt;xs:annotation&gt;</w:t>
            </w:r>
          </w:p>
          <w:p w14:paraId="3F2F15A7" w14:textId="77777777" w:rsidR="00E02224" w:rsidRDefault="00E02224" w:rsidP="00E02224">
            <w:pPr>
              <w:pStyle w:val="XML1"/>
            </w:pPr>
            <w:r>
              <w:t xml:space="preserve">                &lt;xs:documentation&gt;</w:t>
            </w:r>
          </w:p>
          <w:p w14:paraId="0C5E7A64" w14:textId="77777777" w:rsidR="00E02224" w:rsidRDefault="00E02224" w:rsidP="00E02224">
            <w:pPr>
              <w:pStyle w:val="XML1"/>
            </w:pPr>
            <w:r>
              <w:t xml:space="preserve">                  If the value of this element is 'true', it </w:t>
            </w:r>
          </w:p>
          <w:p w14:paraId="1F8A1630" w14:textId="77777777" w:rsidR="00E02224" w:rsidRDefault="00E02224" w:rsidP="00E02224">
            <w:pPr>
              <w:pStyle w:val="XML1"/>
            </w:pPr>
            <w:r>
              <w:t xml:space="preserve">                  indicates that this OpenFlow Port is live and can be used</w:t>
            </w:r>
          </w:p>
          <w:p w14:paraId="0F81EA56" w14:textId="77777777" w:rsidR="00E02224" w:rsidRDefault="00E02224" w:rsidP="00E02224">
            <w:pPr>
              <w:pStyle w:val="XML1"/>
            </w:pPr>
            <w:r>
              <w:t xml:space="preserve">                  for fast failover.</w:t>
            </w:r>
          </w:p>
          <w:p w14:paraId="06078FE1" w14:textId="77777777" w:rsidR="00E02224" w:rsidRDefault="00E02224" w:rsidP="00E02224">
            <w:pPr>
              <w:pStyle w:val="XML1"/>
            </w:pPr>
            <w:r>
              <w:t xml:space="preserve">                &lt;/xs:documentation&gt;</w:t>
            </w:r>
          </w:p>
          <w:p w14:paraId="6B276BC6" w14:textId="77777777" w:rsidR="00E02224" w:rsidRDefault="00E02224" w:rsidP="00E02224">
            <w:pPr>
              <w:pStyle w:val="XML1"/>
            </w:pPr>
            <w:r>
              <w:t xml:space="preserve">              &lt;/xs:annotation&gt;</w:t>
            </w:r>
          </w:p>
          <w:p w14:paraId="625E7E3E" w14:textId="77777777" w:rsidR="00E02224" w:rsidRDefault="00E02224" w:rsidP="00E02224">
            <w:pPr>
              <w:pStyle w:val="XML1"/>
            </w:pPr>
            <w:r>
              <w:t xml:space="preserve">            &lt;/xs:element&gt;</w:t>
            </w:r>
          </w:p>
          <w:p w14:paraId="5E1DFF57" w14:textId="77777777" w:rsidR="00E02224" w:rsidRDefault="00E02224" w:rsidP="00E02224">
            <w:pPr>
              <w:pStyle w:val="XML1"/>
            </w:pPr>
            <w:r>
              <w:t xml:space="preserve">          &lt;/xs:sequence&gt;</w:t>
            </w:r>
          </w:p>
          <w:p w14:paraId="3FD99F3F" w14:textId="77777777" w:rsidR="00E02224" w:rsidRDefault="00E02224" w:rsidP="00E02224">
            <w:pPr>
              <w:pStyle w:val="XML1"/>
            </w:pPr>
            <w:r>
              <w:t xml:space="preserve">        &lt;/xs:complexType&gt;</w:t>
            </w:r>
          </w:p>
          <w:p w14:paraId="1ABF0A48" w14:textId="77777777" w:rsidR="00E02224" w:rsidRDefault="00E02224" w:rsidP="00E02224">
            <w:pPr>
              <w:pStyle w:val="XML1"/>
            </w:pPr>
            <w:r>
              <w:lastRenderedPageBreak/>
              <w:t xml:space="preserve">      &lt;/xs:element&gt;</w:t>
            </w:r>
          </w:p>
          <w:p w14:paraId="2DFA3031" w14:textId="77777777" w:rsidR="00E02224" w:rsidRDefault="00E02224" w:rsidP="00E02224">
            <w:pPr>
              <w:pStyle w:val="XML1"/>
            </w:pPr>
            <w:r>
              <w:t xml:space="preserve">      &lt;xs:element name="features"&gt;</w:t>
            </w:r>
          </w:p>
          <w:p w14:paraId="72179EF1" w14:textId="77777777" w:rsidR="00E02224" w:rsidRDefault="00E02224" w:rsidP="00E02224">
            <w:pPr>
              <w:pStyle w:val="XML1"/>
            </w:pPr>
            <w:r>
              <w:t xml:space="preserve">        &lt;xs:complexType&gt;</w:t>
            </w:r>
          </w:p>
          <w:p w14:paraId="0F3966E9" w14:textId="77777777" w:rsidR="00E02224" w:rsidRDefault="00E02224" w:rsidP="00E02224">
            <w:pPr>
              <w:pStyle w:val="XML1"/>
            </w:pPr>
            <w:r>
              <w:t xml:space="preserve">          &lt;xs:sequence&gt;</w:t>
            </w:r>
          </w:p>
          <w:p w14:paraId="282DA694" w14:textId="77777777" w:rsidR="00E02224" w:rsidRDefault="00E02224" w:rsidP="00E02224">
            <w:pPr>
              <w:pStyle w:val="XML1"/>
            </w:pPr>
            <w:r>
              <w:t xml:space="preserve">            &lt;xs:element name="current" minOccurs="0"&gt;</w:t>
            </w:r>
          </w:p>
          <w:p w14:paraId="7A5C3C80" w14:textId="77777777" w:rsidR="00E02224" w:rsidRDefault="00E02224" w:rsidP="00E02224">
            <w:pPr>
              <w:pStyle w:val="XML1"/>
            </w:pPr>
            <w:r>
              <w:t xml:space="preserve">              &lt;xs:annotation&gt;</w:t>
            </w:r>
          </w:p>
          <w:p w14:paraId="3F89F84E" w14:textId="77777777" w:rsidR="00E02224" w:rsidRDefault="00E02224" w:rsidP="00E02224">
            <w:pPr>
              <w:pStyle w:val="XML1"/>
            </w:pPr>
            <w:r>
              <w:t xml:space="preserve">                &lt;xs:documentation&gt;</w:t>
            </w:r>
          </w:p>
          <w:p w14:paraId="2B07A147" w14:textId="77777777" w:rsidR="00E02224" w:rsidRDefault="00E02224" w:rsidP="00E02224">
            <w:pPr>
              <w:pStyle w:val="XML1"/>
            </w:pPr>
            <w:r>
              <w:t xml:space="preserve">                  The features (rates, duplex, etc.) of the</w:t>
            </w:r>
          </w:p>
          <w:p w14:paraId="5EC2EB92" w14:textId="77777777" w:rsidR="00E02224" w:rsidRDefault="00E02224" w:rsidP="00E02224">
            <w:pPr>
              <w:pStyle w:val="XML1"/>
            </w:pPr>
            <w:r>
              <w:t xml:space="preserve">                  port, that are currently in use.</w:t>
            </w:r>
          </w:p>
          <w:p w14:paraId="76D42484" w14:textId="77777777" w:rsidR="00E02224" w:rsidRDefault="00E02224" w:rsidP="00E02224">
            <w:pPr>
              <w:pStyle w:val="XML1"/>
            </w:pPr>
          </w:p>
          <w:p w14:paraId="4389CC0C" w14:textId="77777777" w:rsidR="00E02224" w:rsidRDefault="00E02224" w:rsidP="00E02224">
            <w:pPr>
              <w:pStyle w:val="XML1"/>
            </w:pPr>
            <w:r>
              <w:t xml:space="preserve">                  Children of this element are not configurable and can</w:t>
            </w:r>
          </w:p>
          <w:p w14:paraId="1865B803" w14:textId="77777777" w:rsidR="00E02224" w:rsidRDefault="00E02224" w:rsidP="00E02224">
            <w:pPr>
              <w:pStyle w:val="XML1"/>
            </w:pPr>
            <w:r>
              <w:t xml:space="preserve">                  only be retrieved by NETCONF &amp;lt;get&amp;gt; operations. Attemps to</w:t>
            </w:r>
          </w:p>
          <w:p w14:paraId="115101CA" w14:textId="77777777" w:rsidR="00E02224" w:rsidRDefault="00E02224" w:rsidP="00E02224">
            <w:pPr>
              <w:pStyle w:val="XML1"/>
            </w:pPr>
            <w:r>
              <w:t xml:space="preserve">                  modify this element and its children with a NETCONF</w:t>
            </w:r>
          </w:p>
          <w:p w14:paraId="6BBE6CC9" w14:textId="77777777" w:rsidR="00E02224" w:rsidRDefault="00E02224" w:rsidP="00E02224">
            <w:pPr>
              <w:pStyle w:val="XML1"/>
            </w:pPr>
            <w:r>
              <w:t xml:space="preserve">                  &amp;lt;edit-config&amp;gt; operation MUST result in an</w:t>
            </w:r>
          </w:p>
          <w:p w14:paraId="03604306" w14:textId="77777777" w:rsidR="00E02224" w:rsidRDefault="00E02224" w:rsidP="00E02224">
            <w:pPr>
              <w:pStyle w:val="XML1"/>
            </w:pPr>
            <w:r>
              <w:t xml:space="preserve">                  'operation-not-supported' error with type</w:t>
            </w:r>
          </w:p>
          <w:p w14:paraId="1EF7F527" w14:textId="77777777" w:rsidR="00E02224" w:rsidRDefault="00E02224" w:rsidP="00E02224">
            <w:pPr>
              <w:pStyle w:val="XML1"/>
            </w:pPr>
            <w:r>
              <w:t xml:space="preserve">                  'application'.</w:t>
            </w:r>
          </w:p>
          <w:p w14:paraId="2984A6F2" w14:textId="77777777" w:rsidR="00E02224" w:rsidRDefault="00E02224" w:rsidP="00E02224">
            <w:pPr>
              <w:pStyle w:val="XML1"/>
            </w:pPr>
            <w:r>
              <w:t xml:space="preserve">                &lt;/xs:documentation&gt;</w:t>
            </w:r>
          </w:p>
          <w:p w14:paraId="61055A38" w14:textId="77777777" w:rsidR="00E02224" w:rsidRDefault="00E02224" w:rsidP="00E02224">
            <w:pPr>
              <w:pStyle w:val="XML1"/>
            </w:pPr>
            <w:r>
              <w:t xml:space="preserve">              &lt;/xs:annotation&gt;</w:t>
            </w:r>
          </w:p>
          <w:p w14:paraId="2562FB0D" w14:textId="77777777" w:rsidR="00E02224" w:rsidRDefault="00E02224" w:rsidP="00E02224">
            <w:pPr>
              <w:pStyle w:val="XML1"/>
            </w:pPr>
            <w:r>
              <w:t xml:space="preserve">              &lt;xs:complexType&gt;</w:t>
            </w:r>
          </w:p>
          <w:p w14:paraId="6145D9FE" w14:textId="77777777" w:rsidR="00E02224" w:rsidRDefault="00E02224" w:rsidP="00E02224">
            <w:pPr>
              <w:pStyle w:val="XML1"/>
            </w:pPr>
            <w:r>
              <w:t xml:space="preserve">                &lt;xs:sequence&gt;</w:t>
            </w:r>
          </w:p>
          <w:p w14:paraId="4FC8CEEC" w14:textId="77777777" w:rsidR="00E02224" w:rsidRDefault="00E02224" w:rsidP="00E02224">
            <w:pPr>
              <w:pStyle w:val="XML1"/>
            </w:pPr>
            <w:r>
              <w:t xml:space="preserve">                  &lt;xs:group ref="OFPortCurrentFeatureListType"/&gt;</w:t>
            </w:r>
          </w:p>
          <w:p w14:paraId="65B711EB" w14:textId="77777777" w:rsidR="00E02224" w:rsidRDefault="00E02224" w:rsidP="00E02224">
            <w:pPr>
              <w:pStyle w:val="XML1"/>
            </w:pPr>
            <w:r>
              <w:t xml:space="preserve">                &lt;/xs:sequence&gt;</w:t>
            </w:r>
          </w:p>
          <w:p w14:paraId="3B374A93" w14:textId="77777777" w:rsidR="00E02224" w:rsidRDefault="00E02224" w:rsidP="00E02224">
            <w:pPr>
              <w:pStyle w:val="XML1"/>
            </w:pPr>
            <w:r>
              <w:t xml:space="preserve">              &lt;/xs:complexType&gt;</w:t>
            </w:r>
          </w:p>
          <w:p w14:paraId="5334B9F3" w14:textId="77777777" w:rsidR="00E02224" w:rsidRDefault="00E02224" w:rsidP="00E02224">
            <w:pPr>
              <w:pStyle w:val="XML1"/>
            </w:pPr>
            <w:r>
              <w:t xml:space="preserve">            &lt;/xs:element&gt;</w:t>
            </w:r>
          </w:p>
          <w:p w14:paraId="28CE833C" w14:textId="77777777" w:rsidR="00E02224" w:rsidRDefault="00E02224" w:rsidP="00E02224">
            <w:pPr>
              <w:pStyle w:val="XML1"/>
            </w:pPr>
            <w:r>
              <w:t xml:space="preserve">            &lt;xs:element name="advertised" minOccurs="0"&gt;</w:t>
            </w:r>
          </w:p>
          <w:p w14:paraId="158D541D" w14:textId="77777777" w:rsidR="00E02224" w:rsidRDefault="00E02224" w:rsidP="00E02224">
            <w:pPr>
              <w:pStyle w:val="XML1"/>
            </w:pPr>
            <w:r>
              <w:t xml:space="preserve">              &lt;xs:annotation&gt;</w:t>
            </w:r>
          </w:p>
          <w:p w14:paraId="69E0A2AA" w14:textId="77777777" w:rsidR="00E02224" w:rsidRDefault="00E02224" w:rsidP="00E02224">
            <w:pPr>
              <w:pStyle w:val="XML1"/>
            </w:pPr>
            <w:r>
              <w:t xml:space="preserve">                &lt;xs:documentation&gt;</w:t>
            </w:r>
          </w:p>
          <w:p w14:paraId="69CD548F" w14:textId="77777777" w:rsidR="00E02224" w:rsidRDefault="00E02224" w:rsidP="00E02224">
            <w:pPr>
              <w:pStyle w:val="XML1"/>
            </w:pPr>
            <w:r>
              <w:t xml:space="preserve">                  The features (rates, duplex, etc.) of the</w:t>
            </w:r>
          </w:p>
          <w:p w14:paraId="0531D502" w14:textId="77777777" w:rsidR="00E02224" w:rsidRDefault="00E02224" w:rsidP="00E02224">
            <w:pPr>
              <w:pStyle w:val="XML1"/>
            </w:pPr>
            <w:r>
              <w:t xml:space="preserve">                  port, that are advertised to the peer port.</w:t>
            </w:r>
          </w:p>
          <w:p w14:paraId="63C56625" w14:textId="77777777" w:rsidR="00E02224" w:rsidRDefault="00E02224" w:rsidP="00E02224">
            <w:pPr>
              <w:pStyle w:val="XML1"/>
            </w:pPr>
          </w:p>
          <w:p w14:paraId="26EC9107" w14:textId="77777777" w:rsidR="00E02224" w:rsidRDefault="00E02224" w:rsidP="00E02224">
            <w:pPr>
              <w:pStyle w:val="XML1"/>
            </w:pPr>
            <w:r>
              <w:t xml:space="preserve">                  NETCONF &amp;lt;edit-config&amp;gt; operations MUST be implemented as </w:t>
            </w:r>
          </w:p>
          <w:p w14:paraId="5C848F7C" w14:textId="77777777" w:rsidR="00E02224" w:rsidRDefault="00E02224" w:rsidP="00E02224">
            <w:pPr>
              <w:pStyle w:val="XML1"/>
            </w:pPr>
            <w:r>
              <w:t xml:space="preserve">                  follows: </w:t>
            </w:r>
          </w:p>
          <w:p w14:paraId="64816EFF" w14:textId="77777777" w:rsidR="00E02224" w:rsidRDefault="00E02224" w:rsidP="00E02224">
            <w:pPr>
              <w:pStyle w:val="XML1"/>
            </w:pPr>
          </w:p>
          <w:p w14:paraId="548C1C81" w14:textId="77777777" w:rsidR="00E02224" w:rsidRDefault="00E02224" w:rsidP="00E02224">
            <w:pPr>
              <w:pStyle w:val="XML1"/>
            </w:pPr>
            <w:r>
              <w:t xml:space="preserve">                  * The 'resource-id' element of OFResoureType MUST be</w:t>
            </w:r>
          </w:p>
          <w:p w14:paraId="1E2E61F9" w14:textId="77777777" w:rsidR="00E02224" w:rsidRDefault="00E02224" w:rsidP="00E02224">
            <w:pPr>
              <w:pStyle w:val="XML1"/>
            </w:pPr>
            <w:r>
              <w:t xml:space="preserve">                  present in the path or in the filter at all</w:t>
            </w:r>
          </w:p>
          <w:p w14:paraId="74715084" w14:textId="77777777" w:rsidR="00E02224" w:rsidRDefault="00E02224" w:rsidP="00E02224">
            <w:pPr>
              <w:pStyle w:val="XML1"/>
            </w:pPr>
            <w:r>
              <w:t xml:space="preserve">                  &amp;lt;edit-config&amp;gt; operations to identify the port.</w:t>
            </w:r>
          </w:p>
          <w:p w14:paraId="3A2AC799" w14:textId="77777777" w:rsidR="00E02224" w:rsidRDefault="00E02224" w:rsidP="00E02224">
            <w:pPr>
              <w:pStyle w:val="XML1"/>
            </w:pPr>
            <w:r>
              <w:t xml:space="preserve">                  * If the operation is 'merge' or 'replace', the element</w:t>
            </w:r>
          </w:p>
          <w:p w14:paraId="163804C9" w14:textId="77777777" w:rsidR="00E02224" w:rsidRDefault="00E02224" w:rsidP="00E02224">
            <w:pPr>
              <w:pStyle w:val="XML1"/>
            </w:pPr>
            <w:r>
              <w:t xml:space="preserve">                  is created if it does not exist, and its value is set</w:t>
            </w:r>
          </w:p>
          <w:p w14:paraId="7E1C6271" w14:textId="77777777" w:rsidR="00E02224" w:rsidRDefault="00E02224" w:rsidP="00E02224">
            <w:pPr>
              <w:pStyle w:val="XML1"/>
            </w:pPr>
            <w:r>
              <w:t xml:space="preserve">                  to the value found in the XML RPC data.</w:t>
            </w:r>
          </w:p>
          <w:p w14:paraId="21F97792" w14:textId="77777777" w:rsidR="00E02224" w:rsidRDefault="00E02224" w:rsidP="00E02224">
            <w:pPr>
              <w:pStyle w:val="XML1"/>
            </w:pPr>
            <w:r>
              <w:t xml:space="preserve">                  * If the operation is 'create', the element is created if</w:t>
            </w:r>
          </w:p>
          <w:p w14:paraId="7A6CF2E1" w14:textId="77777777" w:rsidR="00E02224" w:rsidRDefault="00E02224" w:rsidP="00E02224">
            <w:pPr>
              <w:pStyle w:val="XML1"/>
            </w:pPr>
            <w:r>
              <w:t xml:space="preserve">                  it does not exist. If the element already exists, a</w:t>
            </w:r>
          </w:p>
          <w:p w14:paraId="40AE8F95" w14:textId="77777777" w:rsidR="00E02224" w:rsidRDefault="00E02224" w:rsidP="00E02224">
            <w:pPr>
              <w:pStyle w:val="XML1"/>
            </w:pPr>
            <w:r>
              <w:t xml:space="preserve">                  'data</w:t>
            </w:r>
            <w:r>
              <w:rPr>
                <w:rFonts w:ascii="MS Mincho" w:eastAsia="MS Mincho" w:hAnsi="MS Mincho" w:cs="MS Mincho" w:hint="eastAsia"/>
              </w:rPr>
              <w:t>‑</w:t>
            </w:r>
            <w:r>
              <w:t>exists' error is returned.</w:t>
            </w:r>
          </w:p>
          <w:p w14:paraId="03C72BE9" w14:textId="77777777" w:rsidR="00E02224" w:rsidRDefault="00E02224" w:rsidP="00E02224">
            <w:pPr>
              <w:pStyle w:val="XML1"/>
            </w:pPr>
            <w:r>
              <w:t xml:space="preserve">                  * If the operation is 'delete', the element is deleted if</w:t>
            </w:r>
          </w:p>
          <w:p w14:paraId="0AEC48E3" w14:textId="77777777" w:rsidR="00E02224" w:rsidRDefault="00E02224" w:rsidP="00E02224">
            <w:pPr>
              <w:pStyle w:val="XML1"/>
            </w:pPr>
            <w:r>
              <w:t xml:space="preserve">                  it exists. If the element does not exist, a</w:t>
            </w:r>
          </w:p>
          <w:p w14:paraId="25B4EBA2" w14:textId="77777777" w:rsidR="00E02224" w:rsidRDefault="00E02224" w:rsidP="00E02224">
            <w:pPr>
              <w:pStyle w:val="XML1"/>
            </w:pPr>
            <w:r>
              <w:t xml:space="preserve">                  'data</w:t>
            </w:r>
            <w:r>
              <w:rPr>
                <w:rFonts w:ascii="MS Mincho" w:eastAsia="MS Mincho" w:hAnsi="MS Mincho" w:cs="MS Mincho" w:hint="eastAsia"/>
              </w:rPr>
              <w:t>‑</w:t>
            </w:r>
            <w:r>
              <w:t>missing' error is returned.</w:t>
            </w:r>
          </w:p>
          <w:p w14:paraId="28C05E0D" w14:textId="77777777" w:rsidR="00E02224" w:rsidRDefault="00E02224" w:rsidP="00E02224">
            <w:pPr>
              <w:pStyle w:val="XML1"/>
            </w:pPr>
            <w:r>
              <w:t xml:space="preserve">                &lt;/xs:documentation&gt;</w:t>
            </w:r>
          </w:p>
          <w:p w14:paraId="76E4D509" w14:textId="77777777" w:rsidR="00E02224" w:rsidRDefault="00E02224" w:rsidP="00E02224">
            <w:pPr>
              <w:pStyle w:val="XML1"/>
            </w:pPr>
            <w:r>
              <w:t xml:space="preserve">              &lt;/xs:annotation&gt;</w:t>
            </w:r>
          </w:p>
          <w:p w14:paraId="43CDC2F0" w14:textId="77777777" w:rsidR="00E02224" w:rsidRDefault="00E02224" w:rsidP="00E02224">
            <w:pPr>
              <w:pStyle w:val="XML1"/>
            </w:pPr>
            <w:r>
              <w:t xml:space="preserve">              &lt;xs:complexType&gt;</w:t>
            </w:r>
          </w:p>
          <w:p w14:paraId="47BC5704" w14:textId="77777777" w:rsidR="00E02224" w:rsidRDefault="00E02224" w:rsidP="00E02224">
            <w:pPr>
              <w:pStyle w:val="XML1"/>
            </w:pPr>
            <w:r>
              <w:t xml:space="preserve">                &lt;xs:sequence&gt;</w:t>
            </w:r>
          </w:p>
          <w:p w14:paraId="1F630886" w14:textId="77777777" w:rsidR="00E02224" w:rsidRDefault="00E02224" w:rsidP="00E02224">
            <w:pPr>
              <w:pStyle w:val="XML1"/>
            </w:pPr>
            <w:r>
              <w:t xml:space="preserve">                  &lt;xs:group ref="OFPortOtherFeatureListType"/&gt;</w:t>
            </w:r>
          </w:p>
          <w:p w14:paraId="354ACEE1" w14:textId="77777777" w:rsidR="00E02224" w:rsidRDefault="00E02224" w:rsidP="00E02224">
            <w:pPr>
              <w:pStyle w:val="XML1"/>
            </w:pPr>
            <w:r>
              <w:t xml:space="preserve">                &lt;/xs:sequence&gt;</w:t>
            </w:r>
          </w:p>
          <w:p w14:paraId="11EF4B2F" w14:textId="77777777" w:rsidR="00E02224" w:rsidRDefault="00E02224" w:rsidP="00E02224">
            <w:pPr>
              <w:pStyle w:val="XML1"/>
            </w:pPr>
            <w:r>
              <w:t xml:space="preserve">              &lt;/xs:complexType&gt;</w:t>
            </w:r>
          </w:p>
          <w:p w14:paraId="2423FB74" w14:textId="77777777" w:rsidR="00E02224" w:rsidRDefault="00E02224" w:rsidP="00E02224">
            <w:pPr>
              <w:pStyle w:val="XML1"/>
            </w:pPr>
            <w:r>
              <w:t xml:space="preserve">            &lt;/xs:element&gt;</w:t>
            </w:r>
          </w:p>
          <w:p w14:paraId="13725F85" w14:textId="77777777" w:rsidR="00E02224" w:rsidRDefault="00E02224" w:rsidP="00E02224">
            <w:pPr>
              <w:pStyle w:val="XML1"/>
            </w:pPr>
            <w:r>
              <w:t xml:space="preserve">            &lt;xs:element name="supported" minOccurs="0"&gt;</w:t>
            </w:r>
          </w:p>
          <w:p w14:paraId="25C724A5" w14:textId="77777777" w:rsidR="00E02224" w:rsidRDefault="00E02224" w:rsidP="00E02224">
            <w:pPr>
              <w:pStyle w:val="XML1"/>
            </w:pPr>
            <w:r>
              <w:lastRenderedPageBreak/>
              <w:t xml:space="preserve">              &lt;xs:annotation&gt;</w:t>
            </w:r>
          </w:p>
          <w:p w14:paraId="63D591AD" w14:textId="77777777" w:rsidR="00E02224" w:rsidRDefault="00E02224" w:rsidP="00E02224">
            <w:pPr>
              <w:pStyle w:val="XML1"/>
            </w:pPr>
            <w:r>
              <w:t xml:space="preserve">                &lt;xs:documentation&gt;</w:t>
            </w:r>
          </w:p>
          <w:p w14:paraId="13427B7B" w14:textId="77777777" w:rsidR="00E02224" w:rsidRDefault="00E02224" w:rsidP="00E02224">
            <w:pPr>
              <w:pStyle w:val="XML1"/>
            </w:pPr>
            <w:r>
              <w:t xml:space="preserve">                  The features (rates, duplex, etc.) of the</w:t>
            </w:r>
          </w:p>
          <w:p w14:paraId="7887EB28" w14:textId="77777777" w:rsidR="00E02224" w:rsidRDefault="00E02224" w:rsidP="00E02224">
            <w:pPr>
              <w:pStyle w:val="XML1"/>
            </w:pPr>
            <w:r>
              <w:t xml:space="preserve">                  port, that are supported on the port.</w:t>
            </w:r>
          </w:p>
          <w:p w14:paraId="115556B2" w14:textId="77777777" w:rsidR="00E02224" w:rsidRDefault="00E02224" w:rsidP="00E02224">
            <w:pPr>
              <w:pStyle w:val="XML1"/>
            </w:pPr>
          </w:p>
          <w:p w14:paraId="11EB9334" w14:textId="77777777" w:rsidR="00E02224" w:rsidRDefault="00E02224" w:rsidP="00E02224">
            <w:pPr>
              <w:pStyle w:val="XML1"/>
            </w:pPr>
            <w:r>
              <w:t xml:space="preserve">                  Children of this element are not configurable and can</w:t>
            </w:r>
          </w:p>
          <w:p w14:paraId="157AEFA2" w14:textId="77777777" w:rsidR="00E02224" w:rsidRDefault="00E02224" w:rsidP="00E02224">
            <w:pPr>
              <w:pStyle w:val="XML1"/>
            </w:pPr>
            <w:r>
              <w:t xml:space="preserve">                  only be retrieved by NETCONF &amp;lt;get&amp;gt; operations. Attemps to</w:t>
            </w:r>
          </w:p>
          <w:p w14:paraId="2847E71B" w14:textId="77777777" w:rsidR="00E02224" w:rsidRDefault="00E02224" w:rsidP="00E02224">
            <w:pPr>
              <w:pStyle w:val="XML1"/>
            </w:pPr>
            <w:r>
              <w:t xml:space="preserve">                  modify this element and its children with a NETCONF</w:t>
            </w:r>
          </w:p>
          <w:p w14:paraId="6979B4B2" w14:textId="77777777" w:rsidR="00E02224" w:rsidRDefault="00E02224" w:rsidP="00E02224">
            <w:pPr>
              <w:pStyle w:val="XML1"/>
            </w:pPr>
            <w:r>
              <w:t xml:space="preserve">                  &amp;lt;edit-config&amp;gt; operation MUST result in an</w:t>
            </w:r>
          </w:p>
          <w:p w14:paraId="7D161236" w14:textId="77777777" w:rsidR="00E02224" w:rsidRDefault="00E02224" w:rsidP="00E02224">
            <w:pPr>
              <w:pStyle w:val="XML1"/>
            </w:pPr>
            <w:r>
              <w:t xml:space="preserve">                  'operation-not-supported' error with type</w:t>
            </w:r>
          </w:p>
          <w:p w14:paraId="52C5A3FE" w14:textId="77777777" w:rsidR="00E02224" w:rsidRDefault="00E02224" w:rsidP="00E02224">
            <w:pPr>
              <w:pStyle w:val="XML1"/>
            </w:pPr>
            <w:r>
              <w:t xml:space="preserve">                  'application'.</w:t>
            </w:r>
          </w:p>
          <w:p w14:paraId="03312337" w14:textId="77777777" w:rsidR="00E02224" w:rsidRDefault="00E02224" w:rsidP="00E02224">
            <w:pPr>
              <w:pStyle w:val="XML1"/>
            </w:pPr>
            <w:r>
              <w:t xml:space="preserve">                &lt;/xs:documentation&gt;</w:t>
            </w:r>
          </w:p>
          <w:p w14:paraId="0F20A397" w14:textId="77777777" w:rsidR="00E02224" w:rsidRDefault="00E02224" w:rsidP="00E02224">
            <w:pPr>
              <w:pStyle w:val="XML1"/>
            </w:pPr>
            <w:r>
              <w:t xml:space="preserve">              &lt;/xs:annotation&gt;</w:t>
            </w:r>
          </w:p>
          <w:p w14:paraId="72308A95" w14:textId="77777777" w:rsidR="00E02224" w:rsidRDefault="00E02224" w:rsidP="00E02224">
            <w:pPr>
              <w:pStyle w:val="XML1"/>
            </w:pPr>
            <w:r>
              <w:t xml:space="preserve">              &lt;xs:complexType&gt;</w:t>
            </w:r>
          </w:p>
          <w:p w14:paraId="4B4165D9" w14:textId="77777777" w:rsidR="00E02224" w:rsidRDefault="00E02224" w:rsidP="00E02224">
            <w:pPr>
              <w:pStyle w:val="XML1"/>
            </w:pPr>
            <w:r>
              <w:t xml:space="preserve">                &lt;xs:sequence&gt;</w:t>
            </w:r>
          </w:p>
          <w:p w14:paraId="26ED0914" w14:textId="77777777" w:rsidR="00E02224" w:rsidRDefault="00E02224" w:rsidP="00E02224">
            <w:pPr>
              <w:pStyle w:val="XML1"/>
            </w:pPr>
            <w:r>
              <w:t xml:space="preserve">                  &lt;xs:group ref="OFPortOtherFeatureListType"/&gt;</w:t>
            </w:r>
          </w:p>
          <w:p w14:paraId="6E821689" w14:textId="77777777" w:rsidR="00E02224" w:rsidRDefault="00E02224" w:rsidP="00E02224">
            <w:pPr>
              <w:pStyle w:val="XML1"/>
            </w:pPr>
            <w:r>
              <w:t xml:space="preserve">                &lt;/xs:sequence&gt;</w:t>
            </w:r>
          </w:p>
          <w:p w14:paraId="0FA7708C" w14:textId="77777777" w:rsidR="00E02224" w:rsidRDefault="00E02224" w:rsidP="00E02224">
            <w:pPr>
              <w:pStyle w:val="XML1"/>
            </w:pPr>
            <w:r>
              <w:t xml:space="preserve">              &lt;/xs:complexType&gt;</w:t>
            </w:r>
          </w:p>
          <w:p w14:paraId="25955831" w14:textId="77777777" w:rsidR="00E02224" w:rsidRDefault="00E02224" w:rsidP="00E02224">
            <w:pPr>
              <w:pStyle w:val="XML1"/>
            </w:pPr>
            <w:r>
              <w:t xml:space="preserve">            &lt;/xs:element&gt;</w:t>
            </w:r>
          </w:p>
          <w:p w14:paraId="6D652584" w14:textId="77777777" w:rsidR="00E02224" w:rsidRDefault="00E02224" w:rsidP="00E02224">
            <w:pPr>
              <w:pStyle w:val="XML1"/>
            </w:pPr>
            <w:r>
              <w:t xml:space="preserve">            &lt;xs:element name="advertised-peer" minOccurs="0"&gt;</w:t>
            </w:r>
          </w:p>
          <w:p w14:paraId="5C5D315D" w14:textId="77777777" w:rsidR="00E02224" w:rsidRDefault="00E02224" w:rsidP="00E02224">
            <w:pPr>
              <w:pStyle w:val="XML1"/>
            </w:pPr>
            <w:r>
              <w:t xml:space="preserve">              &lt;xs:annotation&gt;</w:t>
            </w:r>
          </w:p>
          <w:p w14:paraId="7E3B92B9" w14:textId="77777777" w:rsidR="00E02224" w:rsidRDefault="00E02224" w:rsidP="00E02224">
            <w:pPr>
              <w:pStyle w:val="XML1"/>
            </w:pPr>
            <w:r>
              <w:t xml:space="preserve">                &lt;xs:documentation&gt;</w:t>
            </w:r>
          </w:p>
          <w:p w14:paraId="4E78D085" w14:textId="77777777" w:rsidR="00E02224" w:rsidRDefault="00E02224" w:rsidP="00E02224">
            <w:pPr>
              <w:pStyle w:val="XML1"/>
            </w:pPr>
            <w:r>
              <w:t xml:space="preserve">                  The features (rates, duplex, etc.) that are</w:t>
            </w:r>
          </w:p>
          <w:p w14:paraId="0BE46E30" w14:textId="77777777" w:rsidR="00E02224" w:rsidRDefault="00E02224" w:rsidP="00E02224">
            <w:pPr>
              <w:pStyle w:val="XML1"/>
            </w:pPr>
            <w:r>
              <w:t xml:space="preserve">                  currently advertised by the peer port.</w:t>
            </w:r>
          </w:p>
          <w:p w14:paraId="5563E22E" w14:textId="77777777" w:rsidR="00E02224" w:rsidRDefault="00E02224" w:rsidP="00E02224">
            <w:pPr>
              <w:pStyle w:val="XML1"/>
            </w:pPr>
          </w:p>
          <w:p w14:paraId="73E8E822" w14:textId="77777777" w:rsidR="00E02224" w:rsidRDefault="00E02224" w:rsidP="00E02224">
            <w:pPr>
              <w:pStyle w:val="XML1"/>
            </w:pPr>
            <w:r>
              <w:t xml:space="preserve">                  Children of this element are not configurable and can</w:t>
            </w:r>
          </w:p>
          <w:p w14:paraId="491E4FFF" w14:textId="77777777" w:rsidR="00E02224" w:rsidRDefault="00E02224" w:rsidP="00E02224">
            <w:pPr>
              <w:pStyle w:val="XML1"/>
            </w:pPr>
            <w:r>
              <w:t xml:space="preserve">                  only be retrieved by NETCONF &amp;lt;get&amp;gt; operations. Attemps to</w:t>
            </w:r>
          </w:p>
          <w:p w14:paraId="2AEFB5D7" w14:textId="77777777" w:rsidR="00E02224" w:rsidRDefault="00E02224" w:rsidP="00E02224">
            <w:pPr>
              <w:pStyle w:val="XML1"/>
            </w:pPr>
            <w:r>
              <w:t xml:space="preserve">                  modify this element and its children with a NETCONF</w:t>
            </w:r>
          </w:p>
          <w:p w14:paraId="491FC887" w14:textId="77777777" w:rsidR="00E02224" w:rsidRDefault="00E02224" w:rsidP="00E02224">
            <w:pPr>
              <w:pStyle w:val="XML1"/>
            </w:pPr>
            <w:r>
              <w:t xml:space="preserve">                  &amp;lt;edit-config&amp;gt; operation MUST result in an</w:t>
            </w:r>
          </w:p>
          <w:p w14:paraId="635CD18F" w14:textId="77777777" w:rsidR="00E02224" w:rsidRDefault="00E02224" w:rsidP="00E02224">
            <w:pPr>
              <w:pStyle w:val="XML1"/>
            </w:pPr>
            <w:r>
              <w:t xml:space="preserve">                  'operation-not-supported' error with type</w:t>
            </w:r>
          </w:p>
          <w:p w14:paraId="7AE05814" w14:textId="77777777" w:rsidR="00E02224" w:rsidRDefault="00E02224" w:rsidP="00E02224">
            <w:pPr>
              <w:pStyle w:val="XML1"/>
            </w:pPr>
            <w:r>
              <w:t xml:space="preserve">                  'application'.</w:t>
            </w:r>
          </w:p>
          <w:p w14:paraId="0B9FDE25" w14:textId="77777777" w:rsidR="00E02224" w:rsidRDefault="00E02224" w:rsidP="00E02224">
            <w:pPr>
              <w:pStyle w:val="XML1"/>
            </w:pPr>
            <w:r>
              <w:t xml:space="preserve">                &lt;/xs:documentation&gt;</w:t>
            </w:r>
          </w:p>
          <w:p w14:paraId="0F19F40E" w14:textId="77777777" w:rsidR="00E02224" w:rsidRDefault="00E02224" w:rsidP="00E02224">
            <w:pPr>
              <w:pStyle w:val="XML1"/>
            </w:pPr>
            <w:r>
              <w:t xml:space="preserve">              &lt;/xs:annotation&gt;</w:t>
            </w:r>
          </w:p>
          <w:p w14:paraId="71B482EB" w14:textId="77777777" w:rsidR="00E02224" w:rsidRDefault="00E02224" w:rsidP="00E02224">
            <w:pPr>
              <w:pStyle w:val="XML1"/>
            </w:pPr>
            <w:r>
              <w:t xml:space="preserve">              &lt;xs:complexType&gt;</w:t>
            </w:r>
          </w:p>
          <w:p w14:paraId="350F564D" w14:textId="77777777" w:rsidR="00E02224" w:rsidRDefault="00E02224" w:rsidP="00E02224">
            <w:pPr>
              <w:pStyle w:val="XML1"/>
            </w:pPr>
            <w:r>
              <w:t xml:space="preserve">                &lt;xs:sequence&gt;</w:t>
            </w:r>
          </w:p>
          <w:p w14:paraId="286E953A" w14:textId="77777777" w:rsidR="00E02224" w:rsidRDefault="00E02224" w:rsidP="00E02224">
            <w:pPr>
              <w:pStyle w:val="XML1"/>
            </w:pPr>
            <w:r>
              <w:t xml:space="preserve">                  &lt;xs:group ref="OFPortOtherFeatureListType"/&gt;</w:t>
            </w:r>
          </w:p>
          <w:p w14:paraId="355F8FF6" w14:textId="77777777" w:rsidR="00E02224" w:rsidRDefault="00E02224" w:rsidP="00E02224">
            <w:pPr>
              <w:pStyle w:val="XML1"/>
            </w:pPr>
            <w:r>
              <w:t xml:space="preserve">                &lt;/xs:sequence&gt;</w:t>
            </w:r>
          </w:p>
          <w:p w14:paraId="2E22AB8E" w14:textId="77777777" w:rsidR="00E02224" w:rsidRDefault="00E02224" w:rsidP="00E02224">
            <w:pPr>
              <w:pStyle w:val="XML1"/>
            </w:pPr>
            <w:r>
              <w:t xml:space="preserve">              &lt;/xs:complexType&gt;</w:t>
            </w:r>
          </w:p>
          <w:p w14:paraId="031C429A" w14:textId="77777777" w:rsidR="00E02224" w:rsidRDefault="00E02224" w:rsidP="00E02224">
            <w:pPr>
              <w:pStyle w:val="XML1"/>
            </w:pPr>
            <w:r>
              <w:t xml:space="preserve">            &lt;/xs:element&gt;</w:t>
            </w:r>
          </w:p>
          <w:p w14:paraId="6E33C384" w14:textId="77777777" w:rsidR="00E02224" w:rsidRDefault="00E02224" w:rsidP="00E02224">
            <w:pPr>
              <w:pStyle w:val="XML1"/>
            </w:pPr>
            <w:r>
              <w:t xml:space="preserve">          &lt;/xs:sequence&gt;</w:t>
            </w:r>
          </w:p>
          <w:p w14:paraId="52E09A49" w14:textId="77777777" w:rsidR="00E02224" w:rsidRDefault="00E02224" w:rsidP="00E02224">
            <w:pPr>
              <w:pStyle w:val="XML1"/>
            </w:pPr>
            <w:r>
              <w:t xml:space="preserve">        &lt;/xs:complexType&gt;</w:t>
            </w:r>
          </w:p>
          <w:p w14:paraId="0D8BD28A" w14:textId="77777777" w:rsidR="00E02224" w:rsidRDefault="00E02224" w:rsidP="00E02224">
            <w:pPr>
              <w:pStyle w:val="XML1"/>
            </w:pPr>
            <w:r>
              <w:t xml:space="preserve">      &lt;/xs:element&gt;</w:t>
            </w:r>
          </w:p>
          <w:p w14:paraId="4818C0D0" w14:textId="77777777" w:rsidR="00E02224" w:rsidRDefault="00E02224" w:rsidP="00E02224">
            <w:pPr>
              <w:pStyle w:val="XML1"/>
            </w:pPr>
            <w:r>
              <w:t xml:space="preserve">      &lt;xs:choice&gt;</w:t>
            </w:r>
          </w:p>
          <w:p w14:paraId="78A9CCBE" w14:textId="77777777" w:rsidR="00E02224" w:rsidRDefault="00E02224" w:rsidP="00E02224">
            <w:pPr>
              <w:pStyle w:val="XML1"/>
            </w:pPr>
            <w:r>
              <w:t xml:space="preserve">        &lt;xs:annotation&gt;</w:t>
            </w:r>
          </w:p>
          <w:p w14:paraId="2520856B" w14:textId="77777777" w:rsidR="00E02224" w:rsidRDefault="00E02224" w:rsidP="00E02224">
            <w:pPr>
              <w:pStyle w:val="XML1"/>
            </w:pPr>
            <w:r>
              <w:t xml:space="preserve">          &lt;xs:documentation&gt;</w:t>
            </w:r>
          </w:p>
          <w:p w14:paraId="6BAB1F07" w14:textId="77777777" w:rsidR="00E02224" w:rsidRDefault="00E02224" w:rsidP="00E02224">
            <w:pPr>
              <w:pStyle w:val="XML1"/>
            </w:pPr>
            <w:r>
              <w:t xml:space="preserve">            Tunnels are modeled as logical ports.</w:t>
            </w:r>
          </w:p>
          <w:p w14:paraId="1ED2427C" w14:textId="77777777" w:rsidR="00E02224" w:rsidRDefault="00E02224" w:rsidP="00E02224">
            <w:pPr>
              <w:pStyle w:val="XML1"/>
            </w:pPr>
          </w:p>
          <w:p w14:paraId="034D5AF4" w14:textId="77777777" w:rsidR="00E02224" w:rsidRDefault="00E02224" w:rsidP="00E02224">
            <w:pPr>
              <w:pStyle w:val="XML1"/>
            </w:pPr>
            <w:r>
              <w:t xml:space="preserve">            Elements in this choice are not configurable and can only</w:t>
            </w:r>
          </w:p>
          <w:p w14:paraId="49A6F631" w14:textId="77777777" w:rsidR="00E02224" w:rsidRDefault="00E02224" w:rsidP="00E02224">
            <w:pPr>
              <w:pStyle w:val="XML1"/>
            </w:pPr>
            <w:r>
              <w:t xml:space="preserve">            be retrieved by NETCONF &amp;lt;get&amp;gt; operations. Attemps to modify</w:t>
            </w:r>
          </w:p>
          <w:p w14:paraId="253F8E72" w14:textId="77777777" w:rsidR="00E02224" w:rsidRDefault="00E02224" w:rsidP="00E02224">
            <w:pPr>
              <w:pStyle w:val="XML1"/>
            </w:pPr>
            <w:r>
              <w:t xml:space="preserve">            this element and its children with a NETCONF &amp;lt;edit-config&amp;gt;</w:t>
            </w:r>
          </w:p>
          <w:p w14:paraId="12487153" w14:textId="77777777" w:rsidR="00E02224" w:rsidRDefault="00E02224" w:rsidP="00E02224">
            <w:pPr>
              <w:pStyle w:val="XML1"/>
            </w:pPr>
            <w:r>
              <w:t xml:space="preserve">            operation MUST result in an 'operation-not-supported' error</w:t>
            </w:r>
          </w:p>
          <w:p w14:paraId="003042B1" w14:textId="77777777" w:rsidR="00E02224" w:rsidRDefault="00E02224" w:rsidP="00E02224">
            <w:pPr>
              <w:pStyle w:val="XML1"/>
            </w:pPr>
            <w:r>
              <w:t xml:space="preserve">            with type 'application'.</w:t>
            </w:r>
          </w:p>
          <w:p w14:paraId="567B22FE" w14:textId="77777777" w:rsidR="00E02224" w:rsidRDefault="00E02224" w:rsidP="00E02224">
            <w:pPr>
              <w:pStyle w:val="XML1"/>
            </w:pPr>
          </w:p>
          <w:p w14:paraId="4CFA47EF" w14:textId="77777777" w:rsidR="00E02224" w:rsidRDefault="00E02224" w:rsidP="00E02224">
            <w:pPr>
              <w:pStyle w:val="XML1"/>
            </w:pPr>
            <w:r>
              <w:t xml:space="preserve">            Only elements from one choice must exist at a time.</w:t>
            </w:r>
          </w:p>
          <w:p w14:paraId="38A68600" w14:textId="77777777" w:rsidR="00E02224" w:rsidRDefault="00E02224" w:rsidP="00E02224">
            <w:pPr>
              <w:pStyle w:val="XML1"/>
            </w:pPr>
            <w:r>
              <w:lastRenderedPageBreak/>
              <w:t xml:space="preserve">          &lt;/xs:documentation&gt;</w:t>
            </w:r>
          </w:p>
          <w:p w14:paraId="676F703C" w14:textId="77777777" w:rsidR="00E02224" w:rsidRDefault="00E02224" w:rsidP="00E02224">
            <w:pPr>
              <w:pStyle w:val="XML1"/>
            </w:pPr>
            <w:r>
              <w:t xml:space="preserve">        &lt;/xs:annotation&gt;</w:t>
            </w:r>
          </w:p>
          <w:p w14:paraId="39319D84" w14:textId="77777777" w:rsidR="00E02224" w:rsidRDefault="00E02224" w:rsidP="00E02224">
            <w:pPr>
              <w:pStyle w:val="XML1"/>
            </w:pPr>
          </w:p>
          <w:p w14:paraId="3F74A420" w14:textId="77777777" w:rsidR="00E02224" w:rsidRDefault="00E02224" w:rsidP="00E02224">
            <w:pPr>
              <w:pStyle w:val="XML1"/>
            </w:pPr>
            <w:r>
              <w:t xml:space="preserve">        &lt;xs:sequence&gt;</w:t>
            </w:r>
          </w:p>
          <w:p w14:paraId="78C92AED" w14:textId="77777777" w:rsidR="00E02224" w:rsidRDefault="00E02224" w:rsidP="00E02224">
            <w:pPr>
              <w:pStyle w:val="XML1"/>
            </w:pPr>
            <w:r>
              <w:t xml:space="preserve">          &lt;xs:element name="tunnel"&gt;</w:t>
            </w:r>
          </w:p>
          <w:p w14:paraId="5880B4FE" w14:textId="77777777" w:rsidR="00E02224" w:rsidRDefault="00E02224" w:rsidP="00E02224">
            <w:pPr>
              <w:pStyle w:val="XML1"/>
            </w:pPr>
            <w:r>
              <w:t xml:space="preserve">            &lt;xs:annotation&gt;</w:t>
            </w:r>
          </w:p>
          <w:p w14:paraId="5CAC4784" w14:textId="77777777" w:rsidR="00E02224" w:rsidRDefault="00E02224" w:rsidP="00E02224">
            <w:pPr>
              <w:pStyle w:val="XML1"/>
            </w:pPr>
            <w:r>
              <w:t xml:space="preserve">              &lt;xs:documentation&gt;</w:t>
            </w:r>
          </w:p>
          <w:p w14:paraId="58408B96" w14:textId="77777777" w:rsidR="00E02224" w:rsidRDefault="00E02224" w:rsidP="00E02224">
            <w:pPr>
              <w:pStyle w:val="XML1"/>
            </w:pPr>
            <w:r>
              <w:t xml:space="preserve">                Properties of a basic IP-in-GRE tunnel.</w:t>
            </w:r>
          </w:p>
          <w:p w14:paraId="3F37E444" w14:textId="77777777" w:rsidR="00E02224" w:rsidRDefault="00E02224" w:rsidP="00E02224">
            <w:pPr>
              <w:pStyle w:val="XML1"/>
            </w:pPr>
            <w:r>
              <w:t xml:space="preserve">              &lt;/xs:documentation&gt;</w:t>
            </w:r>
          </w:p>
          <w:p w14:paraId="5E3CD852" w14:textId="77777777" w:rsidR="00E02224" w:rsidRDefault="00E02224" w:rsidP="00E02224">
            <w:pPr>
              <w:pStyle w:val="XML1"/>
            </w:pPr>
            <w:r>
              <w:t xml:space="preserve">            &lt;/xs:annotation&gt;</w:t>
            </w:r>
          </w:p>
          <w:p w14:paraId="5F43B6E7" w14:textId="77777777" w:rsidR="00E02224" w:rsidRDefault="00E02224" w:rsidP="00E02224">
            <w:pPr>
              <w:pStyle w:val="XML1"/>
            </w:pPr>
            <w:r>
              <w:t xml:space="preserve">            &lt;xs:complexType&gt;</w:t>
            </w:r>
          </w:p>
          <w:p w14:paraId="43CC9216" w14:textId="77777777" w:rsidR="00E02224" w:rsidRDefault="00E02224" w:rsidP="00E02224">
            <w:pPr>
              <w:pStyle w:val="XML1"/>
            </w:pPr>
            <w:r>
              <w:t xml:space="preserve">              &lt;xs:sequence&gt;</w:t>
            </w:r>
          </w:p>
          <w:p w14:paraId="1A0D2B7D" w14:textId="77777777" w:rsidR="00E02224" w:rsidRDefault="00E02224" w:rsidP="00E02224">
            <w:pPr>
              <w:pStyle w:val="XML1"/>
            </w:pPr>
            <w:r>
              <w:t xml:space="preserve">                &lt;xs:group ref="OFPortBaseTunnelType"/&gt;</w:t>
            </w:r>
          </w:p>
          <w:p w14:paraId="064A178E" w14:textId="77777777" w:rsidR="00E02224" w:rsidRDefault="00E02224" w:rsidP="00E02224">
            <w:pPr>
              <w:pStyle w:val="XML1"/>
            </w:pPr>
            <w:r>
              <w:t xml:space="preserve">              &lt;/xs:sequence&gt;</w:t>
            </w:r>
          </w:p>
          <w:p w14:paraId="63765E74" w14:textId="77777777" w:rsidR="00E02224" w:rsidRDefault="00E02224" w:rsidP="00E02224">
            <w:pPr>
              <w:pStyle w:val="XML1"/>
            </w:pPr>
            <w:r>
              <w:t xml:space="preserve">            &lt;/xs:complexType&gt;</w:t>
            </w:r>
          </w:p>
          <w:p w14:paraId="4F126700" w14:textId="77777777" w:rsidR="00E02224" w:rsidRDefault="00E02224" w:rsidP="00E02224">
            <w:pPr>
              <w:pStyle w:val="XML1"/>
            </w:pPr>
            <w:r>
              <w:t xml:space="preserve">          &lt;/xs:element&gt;</w:t>
            </w:r>
          </w:p>
          <w:p w14:paraId="10064332" w14:textId="77777777" w:rsidR="00E02224" w:rsidRDefault="00E02224" w:rsidP="00E02224">
            <w:pPr>
              <w:pStyle w:val="XML1"/>
            </w:pPr>
            <w:r>
              <w:t xml:space="preserve">        &lt;/xs:sequence&gt;</w:t>
            </w:r>
          </w:p>
          <w:p w14:paraId="5B4C809F" w14:textId="77777777" w:rsidR="00E02224" w:rsidRDefault="00E02224" w:rsidP="00E02224">
            <w:pPr>
              <w:pStyle w:val="XML1"/>
            </w:pPr>
            <w:r>
              <w:t xml:space="preserve">        &lt;xs:sequence&gt;</w:t>
            </w:r>
          </w:p>
          <w:p w14:paraId="20EF3B17" w14:textId="77777777" w:rsidR="00E02224" w:rsidRDefault="00E02224" w:rsidP="00E02224">
            <w:pPr>
              <w:pStyle w:val="XML1"/>
            </w:pPr>
            <w:r>
              <w:t xml:space="preserve">          &lt;xs:element name="ipgre-tunnel"&gt;</w:t>
            </w:r>
          </w:p>
          <w:p w14:paraId="14BAA757" w14:textId="77777777" w:rsidR="00E02224" w:rsidRDefault="00E02224" w:rsidP="00E02224">
            <w:pPr>
              <w:pStyle w:val="XML1"/>
            </w:pPr>
            <w:r>
              <w:t xml:space="preserve">            &lt;xs:annotation&gt;</w:t>
            </w:r>
          </w:p>
          <w:p w14:paraId="57B2811B" w14:textId="77777777" w:rsidR="00E02224" w:rsidRDefault="00E02224" w:rsidP="00E02224">
            <w:pPr>
              <w:pStyle w:val="XML1"/>
            </w:pPr>
            <w:r>
              <w:t xml:space="preserve">              &lt;xs:documentation&gt;</w:t>
            </w:r>
          </w:p>
          <w:p w14:paraId="760FD41A" w14:textId="77777777" w:rsidR="00E02224" w:rsidRDefault="00E02224" w:rsidP="00E02224">
            <w:pPr>
              <w:pStyle w:val="XML1"/>
            </w:pPr>
            <w:r>
              <w:t xml:space="preserve">                Properties of a IP-in-GRE tunnel.</w:t>
            </w:r>
          </w:p>
          <w:p w14:paraId="5848EDD8" w14:textId="77777777" w:rsidR="00E02224" w:rsidRDefault="00E02224" w:rsidP="00E02224">
            <w:pPr>
              <w:pStyle w:val="XML1"/>
            </w:pPr>
            <w:r>
              <w:t xml:space="preserve">              &lt;/xs:documentation&gt;</w:t>
            </w:r>
          </w:p>
          <w:p w14:paraId="00D94FD0" w14:textId="77777777" w:rsidR="00E02224" w:rsidRDefault="00E02224" w:rsidP="00E02224">
            <w:pPr>
              <w:pStyle w:val="XML1"/>
            </w:pPr>
            <w:r>
              <w:t xml:space="preserve">            &lt;/xs:annotation&gt;</w:t>
            </w:r>
          </w:p>
          <w:p w14:paraId="2BD797F6" w14:textId="77777777" w:rsidR="00E02224" w:rsidRDefault="00E02224" w:rsidP="00E02224">
            <w:pPr>
              <w:pStyle w:val="XML1"/>
            </w:pPr>
            <w:r>
              <w:t xml:space="preserve">            &lt;xs:complexType&gt;</w:t>
            </w:r>
          </w:p>
          <w:p w14:paraId="08ED7118" w14:textId="77777777" w:rsidR="00E02224" w:rsidRDefault="00E02224" w:rsidP="00E02224">
            <w:pPr>
              <w:pStyle w:val="XML1"/>
            </w:pPr>
            <w:r>
              <w:t xml:space="preserve">              &lt;xs:sequence&gt;</w:t>
            </w:r>
          </w:p>
          <w:p w14:paraId="18185198" w14:textId="77777777" w:rsidR="00E02224" w:rsidRDefault="00E02224" w:rsidP="00E02224">
            <w:pPr>
              <w:pStyle w:val="XML1"/>
            </w:pPr>
            <w:r>
              <w:t xml:space="preserve">                &lt;xs:group ref="OFPortIPGRETunnelType"/&gt;</w:t>
            </w:r>
          </w:p>
          <w:p w14:paraId="77FEE1F6" w14:textId="77777777" w:rsidR="00E02224" w:rsidRDefault="00E02224" w:rsidP="00E02224">
            <w:pPr>
              <w:pStyle w:val="XML1"/>
            </w:pPr>
            <w:r>
              <w:t xml:space="preserve">              &lt;/xs:sequence&gt;</w:t>
            </w:r>
          </w:p>
          <w:p w14:paraId="082F833C" w14:textId="77777777" w:rsidR="00E02224" w:rsidRDefault="00E02224" w:rsidP="00E02224">
            <w:pPr>
              <w:pStyle w:val="XML1"/>
            </w:pPr>
            <w:r>
              <w:t xml:space="preserve">            &lt;/xs:complexType&gt;</w:t>
            </w:r>
          </w:p>
          <w:p w14:paraId="21CA3D09" w14:textId="77777777" w:rsidR="00E02224" w:rsidRDefault="00E02224" w:rsidP="00E02224">
            <w:pPr>
              <w:pStyle w:val="XML1"/>
            </w:pPr>
            <w:r>
              <w:t xml:space="preserve">          &lt;/xs:element&gt;</w:t>
            </w:r>
          </w:p>
          <w:p w14:paraId="66944A80" w14:textId="77777777" w:rsidR="00E02224" w:rsidRDefault="00E02224" w:rsidP="00E02224">
            <w:pPr>
              <w:pStyle w:val="XML1"/>
            </w:pPr>
            <w:r>
              <w:t xml:space="preserve">        &lt;/xs:sequence&gt;</w:t>
            </w:r>
          </w:p>
          <w:p w14:paraId="61FAEE3C" w14:textId="77777777" w:rsidR="00E02224" w:rsidRDefault="00E02224" w:rsidP="00E02224">
            <w:pPr>
              <w:pStyle w:val="XML1"/>
            </w:pPr>
            <w:r>
              <w:t xml:space="preserve">        &lt;xs:sequence&gt;</w:t>
            </w:r>
          </w:p>
          <w:p w14:paraId="7292568D" w14:textId="77777777" w:rsidR="00E02224" w:rsidRDefault="00E02224" w:rsidP="00E02224">
            <w:pPr>
              <w:pStyle w:val="XML1"/>
            </w:pPr>
            <w:r>
              <w:t xml:space="preserve">          &lt;xs:element name="vxlan-tunnel"&gt;</w:t>
            </w:r>
          </w:p>
          <w:p w14:paraId="730F487E" w14:textId="77777777" w:rsidR="00E02224" w:rsidRDefault="00E02224" w:rsidP="00E02224">
            <w:pPr>
              <w:pStyle w:val="XML1"/>
            </w:pPr>
            <w:r>
              <w:t xml:space="preserve">            &lt;xs:annotation&gt;</w:t>
            </w:r>
          </w:p>
          <w:p w14:paraId="2C5D11EB" w14:textId="77777777" w:rsidR="00E02224" w:rsidRDefault="00E02224" w:rsidP="00E02224">
            <w:pPr>
              <w:pStyle w:val="XML1"/>
            </w:pPr>
            <w:r>
              <w:t xml:space="preserve">              &lt;xs:documentation&gt;</w:t>
            </w:r>
          </w:p>
          <w:p w14:paraId="09853FDD" w14:textId="77777777" w:rsidR="00E02224" w:rsidRDefault="00E02224" w:rsidP="00E02224">
            <w:pPr>
              <w:pStyle w:val="XML1"/>
            </w:pPr>
            <w:r>
              <w:t xml:space="preserve">                Properties of a VxLAN tunnel.</w:t>
            </w:r>
          </w:p>
          <w:p w14:paraId="57EFAC71" w14:textId="77777777" w:rsidR="00E02224" w:rsidRDefault="00E02224" w:rsidP="00E02224">
            <w:pPr>
              <w:pStyle w:val="XML1"/>
            </w:pPr>
            <w:r>
              <w:t xml:space="preserve">              &lt;/xs:documentation&gt;</w:t>
            </w:r>
          </w:p>
          <w:p w14:paraId="20B75CDE" w14:textId="77777777" w:rsidR="00E02224" w:rsidRDefault="00E02224" w:rsidP="00E02224">
            <w:pPr>
              <w:pStyle w:val="XML1"/>
            </w:pPr>
            <w:r>
              <w:t xml:space="preserve">            &lt;/xs:annotation&gt;</w:t>
            </w:r>
          </w:p>
          <w:p w14:paraId="3572871E" w14:textId="77777777" w:rsidR="00E02224" w:rsidRDefault="00E02224" w:rsidP="00E02224">
            <w:pPr>
              <w:pStyle w:val="XML1"/>
            </w:pPr>
            <w:r>
              <w:t xml:space="preserve">            &lt;xs:complexType&gt;</w:t>
            </w:r>
          </w:p>
          <w:p w14:paraId="05B654E8" w14:textId="77777777" w:rsidR="00E02224" w:rsidRDefault="00E02224" w:rsidP="00E02224">
            <w:pPr>
              <w:pStyle w:val="XML1"/>
            </w:pPr>
            <w:r>
              <w:t xml:space="preserve">              &lt;xs:sequence&gt;</w:t>
            </w:r>
          </w:p>
          <w:p w14:paraId="3EE3F4F0" w14:textId="77777777" w:rsidR="00E02224" w:rsidRDefault="00E02224" w:rsidP="00E02224">
            <w:pPr>
              <w:pStyle w:val="XML1"/>
            </w:pPr>
            <w:r>
              <w:t xml:space="preserve">                &lt;xs:group ref="OFPortVXLANTunnelType"/&gt;</w:t>
            </w:r>
          </w:p>
          <w:p w14:paraId="4A387EEB" w14:textId="77777777" w:rsidR="00E02224" w:rsidRDefault="00E02224" w:rsidP="00E02224">
            <w:pPr>
              <w:pStyle w:val="XML1"/>
            </w:pPr>
            <w:r>
              <w:t xml:space="preserve">              &lt;/xs:sequence&gt;</w:t>
            </w:r>
          </w:p>
          <w:p w14:paraId="7469CE24" w14:textId="77777777" w:rsidR="00E02224" w:rsidRDefault="00E02224" w:rsidP="00E02224">
            <w:pPr>
              <w:pStyle w:val="XML1"/>
            </w:pPr>
            <w:r>
              <w:t xml:space="preserve">            &lt;/xs:complexType&gt;</w:t>
            </w:r>
          </w:p>
          <w:p w14:paraId="1A1633F1" w14:textId="77777777" w:rsidR="00E02224" w:rsidRDefault="00E02224" w:rsidP="00E02224">
            <w:pPr>
              <w:pStyle w:val="XML1"/>
            </w:pPr>
            <w:r>
              <w:t xml:space="preserve">          &lt;/xs:element&gt;</w:t>
            </w:r>
          </w:p>
          <w:p w14:paraId="60D35793" w14:textId="77777777" w:rsidR="00E02224" w:rsidRDefault="00E02224" w:rsidP="00E02224">
            <w:pPr>
              <w:pStyle w:val="XML1"/>
            </w:pPr>
            <w:r>
              <w:t xml:space="preserve">        &lt;/xs:sequence&gt;</w:t>
            </w:r>
          </w:p>
          <w:p w14:paraId="26D396FE" w14:textId="77777777" w:rsidR="00E02224" w:rsidRDefault="00E02224" w:rsidP="00E02224">
            <w:pPr>
              <w:pStyle w:val="XML1"/>
            </w:pPr>
            <w:r>
              <w:t xml:space="preserve">        &lt;xs:sequence&gt;</w:t>
            </w:r>
          </w:p>
          <w:p w14:paraId="1E545A07" w14:textId="77777777" w:rsidR="00E02224" w:rsidRDefault="00E02224" w:rsidP="00E02224">
            <w:pPr>
              <w:pStyle w:val="XML1"/>
            </w:pPr>
            <w:r>
              <w:t xml:space="preserve">          &lt;xs:element name="nvgre-tunnel"&gt;</w:t>
            </w:r>
          </w:p>
          <w:p w14:paraId="250E8A86" w14:textId="77777777" w:rsidR="00E02224" w:rsidRDefault="00E02224" w:rsidP="00E02224">
            <w:pPr>
              <w:pStyle w:val="XML1"/>
            </w:pPr>
            <w:r>
              <w:t xml:space="preserve">            &lt;xs:annotation&gt;</w:t>
            </w:r>
          </w:p>
          <w:p w14:paraId="39E4F133" w14:textId="77777777" w:rsidR="00E02224" w:rsidRDefault="00E02224" w:rsidP="00E02224">
            <w:pPr>
              <w:pStyle w:val="XML1"/>
            </w:pPr>
            <w:r>
              <w:t xml:space="preserve">              &lt;xs:documentation&gt;</w:t>
            </w:r>
          </w:p>
          <w:p w14:paraId="1F06060C" w14:textId="77777777" w:rsidR="00E02224" w:rsidRDefault="00E02224" w:rsidP="00E02224">
            <w:pPr>
              <w:pStyle w:val="XML1"/>
            </w:pPr>
            <w:r>
              <w:t xml:space="preserve">                Properties of a NVGRE tunnel.</w:t>
            </w:r>
          </w:p>
          <w:p w14:paraId="4522D001" w14:textId="77777777" w:rsidR="00E02224" w:rsidRDefault="00E02224" w:rsidP="00E02224">
            <w:pPr>
              <w:pStyle w:val="XML1"/>
            </w:pPr>
            <w:r>
              <w:t xml:space="preserve">              &lt;/xs:documentation&gt;</w:t>
            </w:r>
          </w:p>
          <w:p w14:paraId="63928171" w14:textId="77777777" w:rsidR="00E02224" w:rsidRDefault="00E02224" w:rsidP="00E02224">
            <w:pPr>
              <w:pStyle w:val="XML1"/>
            </w:pPr>
            <w:r>
              <w:t xml:space="preserve">            &lt;/xs:annotation&gt;</w:t>
            </w:r>
          </w:p>
          <w:p w14:paraId="067CA60B" w14:textId="77777777" w:rsidR="00E02224" w:rsidRDefault="00E02224" w:rsidP="00E02224">
            <w:pPr>
              <w:pStyle w:val="XML1"/>
            </w:pPr>
            <w:r>
              <w:t xml:space="preserve">            &lt;xs:complexType&gt;</w:t>
            </w:r>
          </w:p>
          <w:p w14:paraId="76FAAD3D" w14:textId="77777777" w:rsidR="00E02224" w:rsidRDefault="00E02224" w:rsidP="00E02224">
            <w:pPr>
              <w:pStyle w:val="XML1"/>
            </w:pPr>
            <w:r>
              <w:t xml:space="preserve">              &lt;xs:sequence&gt;</w:t>
            </w:r>
          </w:p>
          <w:p w14:paraId="09D4F4AD" w14:textId="77777777" w:rsidR="00E02224" w:rsidRDefault="00E02224" w:rsidP="00E02224">
            <w:pPr>
              <w:pStyle w:val="XML1"/>
            </w:pPr>
            <w:r>
              <w:t xml:space="preserve">                &lt;xs:group ref="OFPortNVGRETunnelType"/&gt;</w:t>
            </w:r>
          </w:p>
          <w:p w14:paraId="49BB3989" w14:textId="77777777" w:rsidR="00E02224" w:rsidRDefault="00E02224" w:rsidP="00E02224">
            <w:pPr>
              <w:pStyle w:val="XML1"/>
            </w:pPr>
            <w:r>
              <w:t xml:space="preserve">              &lt;/xs:sequence&gt;</w:t>
            </w:r>
          </w:p>
          <w:p w14:paraId="2E9B0873" w14:textId="77777777" w:rsidR="00E02224" w:rsidRDefault="00E02224" w:rsidP="00E02224">
            <w:pPr>
              <w:pStyle w:val="XML1"/>
            </w:pPr>
            <w:r>
              <w:lastRenderedPageBreak/>
              <w:t xml:space="preserve">            &lt;/xs:complexType&gt;</w:t>
            </w:r>
          </w:p>
          <w:p w14:paraId="0C9FE8CA" w14:textId="77777777" w:rsidR="00E02224" w:rsidRDefault="00E02224" w:rsidP="00E02224">
            <w:pPr>
              <w:pStyle w:val="XML1"/>
            </w:pPr>
            <w:r>
              <w:t xml:space="preserve">          &lt;/xs:element&gt;</w:t>
            </w:r>
          </w:p>
          <w:p w14:paraId="6DB24C05" w14:textId="77777777" w:rsidR="00E02224" w:rsidRDefault="00E02224" w:rsidP="00E02224">
            <w:pPr>
              <w:pStyle w:val="XML1"/>
            </w:pPr>
            <w:r>
              <w:t xml:space="preserve">        &lt;/xs:sequence&gt;</w:t>
            </w:r>
          </w:p>
          <w:p w14:paraId="6C1B5652" w14:textId="77777777" w:rsidR="00E02224" w:rsidRDefault="00E02224" w:rsidP="00E02224">
            <w:pPr>
              <w:pStyle w:val="XML1"/>
            </w:pPr>
            <w:r>
              <w:t xml:space="preserve">      &lt;/xs:choice&gt;</w:t>
            </w:r>
          </w:p>
          <w:p w14:paraId="6FCB8764" w14:textId="77777777" w:rsidR="00E02224" w:rsidRDefault="00E02224" w:rsidP="00E02224">
            <w:pPr>
              <w:pStyle w:val="XML1"/>
            </w:pPr>
            <w:r>
              <w:t xml:space="preserve">    &lt;/xs:sequence&gt;</w:t>
            </w:r>
          </w:p>
          <w:p w14:paraId="7A457257" w14:textId="6E15EE0D" w:rsidR="00E02224" w:rsidRDefault="00E02224" w:rsidP="00E02224">
            <w:pPr>
              <w:pStyle w:val="XML1"/>
            </w:pPr>
            <w:r>
              <w:t xml:space="preserve">  &lt;/xs:group&gt;</w:t>
            </w:r>
          </w:p>
          <w:p w14:paraId="55407528" w14:textId="77777777" w:rsidR="00E02224" w:rsidRDefault="00E02224" w:rsidP="00E02224">
            <w:pPr>
              <w:pStyle w:val="XML1"/>
            </w:pPr>
          </w:p>
          <w:p w14:paraId="0159676C" w14:textId="77777777" w:rsidR="00E02224" w:rsidRDefault="00E02224" w:rsidP="00E02224">
            <w:pPr>
              <w:pStyle w:val="XML1"/>
            </w:pPr>
            <w:r>
              <w:t xml:space="preserve">  &lt;xs:group name="OFPortBaseTunnelType"&gt;</w:t>
            </w:r>
          </w:p>
          <w:p w14:paraId="5DE14C36" w14:textId="77777777" w:rsidR="00E02224" w:rsidRDefault="00E02224" w:rsidP="00E02224">
            <w:pPr>
              <w:pStyle w:val="XML1"/>
            </w:pPr>
            <w:r>
              <w:t xml:space="preserve">    &lt;xs:annotation&gt;</w:t>
            </w:r>
          </w:p>
          <w:p w14:paraId="27359361" w14:textId="77777777" w:rsidR="00E02224" w:rsidRDefault="00E02224" w:rsidP="00E02224">
            <w:pPr>
              <w:pStyle w:val="XML1"/>
            </w:pPr>
            <w:r>
              <w:t xml:space="preserve">      &lt;xs:documentation&gt;</w:t>
            </w:r>
          </w:p>
          <w:p w14:paraId="4D63B46C" w14:textId="77777777" w:rsidR="00E02224" w:rsidRDefault="00E02224" w:rsidP="00E02224">
            <w:pPr>
              <w:pStyle w:val="XML1"/>
            </w:pPr>
            <w:r>
              <w:t xml:space="preserve">        A group of common elements that are included</w:t>
            </w:r>
          </w:p>
          <w:p w14:paraId="050D7851" w14:textId="77777777" w:rsidR="00E02224" w:rsidRDefault="00E02224" w:rsidP="00E02224">
            <w:pPr>
              <w:pStyle w:val="XML1"/>
            </w:pPr>
            <w:r>
              <w:t xml:space="preserve">        in every supported tunnel type.  Tunnels are modeled as </w:t>
            </w:r>
          </w:p>
          <w:p w14:paraId="70CD702C" w14:textId="77777777" w:rsidR="00E02224" w:rsidRDefault="00E02224" w:rsidP="00E02224">
            <w:pPr>
              <w:pStyle w:val="XML1"/>
            </w:pPr>
            <w:r>
              <w:t xml:space="preserve">        logical ports.</w:t>
            </w:r>
          </w:p>
          <w:p w14:paraId="14554365" w14:textId="77777777" w:rsidR="00E02224" w:rsidRDefault="00E02224" w:rsidP="00E02224">
            <w:pPr>
              <w:pStyle w:val="XML1"/>
            </w:pPr>
          </w:p>
          <w:p w14:paraId="26073377" w14:textId="77777777" w:rsidR="00E02224" w:rsidRDefault="00E02224" w:rsidP="00E02224">
            <w:pPr>
              <w:pStyle w:val="XML1"/>
            </w:pPr>
            <w:r>
              <w:t xml:space="preserve">        One pair of local/remote endpoints must exist for a tunnel</w:t>
            </w:r>
          </w:p>
          <w:p w14:paraId="7D4E116D" w14:textId="77777777" w:rsidR="00E02224" w:rsidRDefault="00E02224" w:rsidP="00E02224">
            <w:pPr>
              <w:pStyle w:val="XML1"/>
            </w:pPr>
            <w:r>
              <w:t xml:space="preserve">        configuration.</w:t>
            </w:r>
          </w:p>
          <w:p w14:paraId="36FF8174" w14:textId="77777777" w:rsidR="00E02224" w:rsidRDefault="00E02224" w:rsidP="00E02224">
            <w:pPr>
              <w:pStyle w:val="XML1"/>
            </w:pPr>
          </w:p>
          <w:p w14:paraId="0316068D" w14:textId="77777777" w:rsidR="00E02224" w:rsidRDefault="00E02224" w:rsidP="00E02224">
            <w:pPr>
              <w:pStyle w:val="XML1"/>
            </w:pPr>
            <w:r>
              <w:t xml:space="preserve">        Only elements from one choice must exist at a time.</w:t>
            </w:r>
          </w:p>
          <w:p w14:paraId="7F0606AB" w14:textId="77777777" w:rsidR="00E02224" w:rsidRDefault="00E02224" w:rsidP="00E02224">
            <w:pPr>
              <w:pStyle w:val="XML1"/>
            </w:pPr>
            <w:r>
              <w:t xml:space="preserve">      &lt;/xs:documentation&gt;</w:t>
            </w:r>
          </w:p>
          <w:p w14:paraId="253AB7D9" w14:textId="77777777" w:rsidR="00E02224" w:rsidRDefault="00E02224" w:rsidP="00E02224">
            <w:pPr>
              <w:pStyle w:val="XML1"/>
            </w:pPr>
            <w:r>
              <w:t xml:space="preserve">    &lt;/xs:annotation&gt;</w:t>
            </w:r>
          </w:p>
          <w:p w14:paraId="58ABD5A0" w14:textId="77777777" w:rsidR="00E02224" w:rsidRDefault="00E02224" w:rsidP="00E02224">
            <w:pPr>
              <w:pStyle w:val="XML1"/>
            </w:pPr>
          </w:p>
          <w:p w14:paraId="532F3424" w14:textId="77777777" w:rsidR="00E02224" w:rsidRDefault="00E02224" w:rsidP="00E02224">
            <w:pPr>
              <w:pStyle w:val="XML1"/>
            </w:pPr>
            <w:r>
              <w:t xml:space="preserve">    &lt;xs:sequence&gt;</w:t>
            </w:r>
          </w:p>
          <w:p w14:paraId="54F01AD3" w14:textId="77777777" w:rsidR="00E02224" w:rsidRDefault="00E02224" w:rsidP="00E02224">
            <w:pPr>
              <w:pStyle w:val="XML1"/>
            </w:pPr>
            <w:r>
              <w:t xml:space="preserve">      &lt;xs:choice&gt;</w:t>
            </w:r>
          </w:p>
          <w:p w14:paraId="1A41F103" w14:textId="77777777" w:rsidR="00E02224" w:rsidRDefault="00E02224" w:rsidP="00E02224">
            <w:pPr>
              <w:pStyle w:val="XML1"/>
            </w:pPr>
            <w:r>
              <w:t xml:space="preserve">        &lt;xs:sequence&gt;</w:t>
            </w:r>
          </w:p>
          <w:p w14:paraId="6EC7CA31" w14:textId="77777777" w:rsidR="00E02224" w:rsidRDefault="00E02224" w:rsidP="00E02224">
            <w:pPr>
              <w:pStyle w:val="XML1"/>
            </w:pPr>
            <w:r>
              <w:t xml:space="preserve">          &lt;xs:element name="local-endpoint-ipv4-adress"  type="inet:ipv4-address"&gt;</w:t>
            </w:r>
          </w:p>
          <w:p w14:paraId="01A4AC4C" w14:textId="77777777" w:rsidR="00E02224" w:rsidRDefault="00E02224" w:rsidP="00E02224">
            <w:pPr>
              <w:pStyle w:val="XML1"/>
            </w:pPr>
            <w:r>
              <w:t xml:space="preserve">            &lt;xs:annotation&gt;</w:t>
            </w:r>
          </w:p>
          <w:p w14:paraId="257281B4" w14:textId="77777777" w:rsidR="00E02224" w:rsidRDefault="00E02224" w:rsidP="00E02224">
            <w:pPr>
              <w:pStyle w:val="XML1"/>
            </w:pPr>
            <w:r>
              <w:t xml:space="preserve">              &lt;xs:documentation&gt;</w:t>
            </w:r>
          </w:p>
          <w:p w14:paraId="34E6A2AB" w14:textId="77777777" w:rsidR="00E02224" w:rsidRDefault="00E02224" w:rsidP="00E02224">
            <w:pPr>
              <w:pStyle w:val="XML1"/>
            </w:pPr>
            <w:r>
              <w:t xml:space="preserve">                The IPv4 address of the local tunnel</w:t>
            </w:r>
          </w:p>
          <w:p w14:paraId="0EFB5C05" w14:textId="77777777" w:rsidR="00E02224" w:rsidRDefault="00E02224" w:rsidP="00E02224">
            <w:pPr>
              <w:pStyle w:val="XML1"/>
            </w:pPr>
            <w:r>
              <w:t xml:space="preserve">                endpoint.</w:t>
            </w:r>
          </w:p>
          <w:p w14:paraId="5C05D823" w14:textId="77777777" w:rsidR="00E02224" w:rsidRDefault="00E02224" w:rsidP="00E02224">
            <w:pPr>
              <w:pStyle w:val="XML1"/>
            </w:pPr>
            <w:r>
              <w:t xml:space="preserve">              &lt;/xs:documentation&gt;</w:t>
            </w:r>
          </w:p>
          <w:p w14:paraId="67418E44" w14:textId="77777777" w:rsidR="00E02224" w:rsidRDefault="00E02224" w:rsidP="00E02224">
            <w:pPr>
              <w:pStyle w:val="XML1"/>
            </w:pPr>
            <w:r>
              <w:t xml:space="preserve">            &lt;/xs:annotation&gt;</w:t>
            </w:r>
          </w:p>
          <w:p w14:paraId="58FBBD3D" w14:textId="77777777" w:rsidR="00E02224" w:rsidRDefault="00E02224" w:rsidP="00E02224">
            <w:pPr>
              <w:pStyle w:val="XML1"/>
            </w:pPr>
            <w:r>
              <w:t xml:space="preserve">          &lt;/xs:element&gt;</w:t>
            </w:r>
          </w:p>
          <w:p w14:paraId="4C97B4A3" w14:textId="77777777" w:rsidR="00E02224" w:rsidRDefault="00E02224" w:rsidP="00E02224">
            <w:pPr>
              <w:pStyle w:val="XML1"/>
            </w:pPr>
            <w:r>
              <w:t xml:space="preserve">          &lt;xs:element name="remote-endpoint-ipv4-adress"  type="inet:ipv4-address"&gt;</w:t>
            </w:r>
          </w:p>
          <w:p w14:paraId="72F9A522" w14:textId="77777777" w:rsidR="00E02224" w:rsidRDefault="00E02224" w:rsidP="00E02224">
            <w:pPr>
              <w:pStyle w:val="XML1"/>
            </w:pPr>
            <w:r>
              <w:t xml:space="preserve">            &lt;xs:annotation&gt;</w:t>
            </w:r>
          </w:p>
          <w:p w14:paraId="6E40F3F9" w14:textId="77777777" w:rsidR="00E02224" w:rsidRDefault="00E02224" w:rsidP="00E02224">
            <w:pPr>
              <w:pStyle w:val="XML1"/>
            </w:pPr>
            <w:r>
              <w:t xml:space="preserve">              &lt;xs:documentation&gt;</w:t>
            </w:r>
          </w:p>
          <w:p w14:paraId="4CDC8394" w14:textId="77777777" w:rsidR="00E02224" w:rsidRDefault="00E02224" w:rsidP="00E02224">
            <w:pPr>
              <w:pStyle w:val="XML1"/>
            </w:pPr>
            <w:r>
              <w:t xml:space="preserve">                The IPv4 address of the remote tunnel</w:t>
            </w:r>
          </w:p>
          <w:p w14:paraId="42B0A2CD" w14:textId="77777777" w:rsidR="00E02224" w:rsidRDefault="00E02224" w:rsidP="00E02224">
            <w:pPr>
              <w:pStyle w:val="XML1"/>
            </w:pPr>
            <w:r>
              <w:t xml:space="preserve">                endpoint.</w:t>
            </w:r>
          </w:p>
          <w:p w14:paraId="0D626ABE" w14:textId="77777777" w:rsidR="00E02224" w:rsidRDefault="00E02224" w:rsidP="00E02224">
            <w:pPr>
              <w:pStyle w:val="XML1"/>
            </w:pPr>
            <w:r>
              <w:t xml:space="preserve">              &lt;/xs:documentation&gt;</w:t>
            </w:r>
          </w:p>
          <w:p w14:paraId="13A5AD74" w14:textId="77777777" w:rsidR="00E02224" w:rsidRDefault="00E02224" w:rsidP="00E02224">
            <w:pPr>
              <w:pStyle w:val="XML1"/>
            </w:pPr>
            <w:r>
              <w:t xml:space="preserve">            &lt;/xs:annotation&gt;</w:t>
            </w:r>
          </w:p>
          <w:p w14:paraId="55FBF7FB" w14:textId="77777777" w:rsidR="00E02224" w:rsidRDefault="00E02224" w:rsidP="00E02224">
            <w:pPr>
              <w:pStyle w:val="XML1"/>
            </w:pPr>
            <w:r>
              <w:t xml:space="preserve">          &lt;/xs:element&gt;</w:t>
            </w:r>
          </w:p>
          <w:p w14:paraId="3E6544E8" w14:textId="77777777" w:rsidR="00E02224" w:rsidRDefault="00E02224" w:rsidP="00E02224">
            <w:pPr>
              <w:pStyle w:val="XML1"/>
            </w:pPr>
            <w:r>
              <w:t xml:space="preserve">        &lt;/xs:sequence&gt;</w:t>
            </w:r>
          </w:p>
          <w:p w14:paraId="4E114143" w14:textId="77777777" w:rsidR="00E02224" w:rsidRDefault="00E02224" w:rsidP="00E02224">
            <w:pPr>
              <w:pStyle w:val="XML1"/>
            </w:pPr>
            <w:r>
              <w:t xml:space="preserve">        &lt;xs:sequence&gt;</w:t>
            </w:r>
          </w:p>
          <w:p w14:paraId="07017E09" w14:textId="77777777" w:rsidR="00E02224" w:rsidRDefault="00E02224" w:rsidP="00E02224">
            <w:pPr>
              <w:pStyle w:val="XML1"/>
            </w:pPr>
            <w:r>
              <w:t xml:space="preserve">          &lt;xs:element name="local-endpoint-ipv6-adress"  type="inet:ipv6-address"&gt;</w:t>
            </w:r>
          </w:p>
          <w:p w14:paraId="5F4CD8D0" w14:textId="77777777" w:rsidR="00E02224" w:rsidRDefault="00E02224" w:rsidP="00E02224">
            <w:pPr>
              <w:pStyle w:val="XML1"/>
            </w:pPr>
            <w:r>
              <w:t xml:space="preserve">            &lt;xs:annotation&gt;</w:t>
            </w:r>
          </w:p>
          <w:p w14:paraId="22269096" w14:textId="77777777" w:rsidR="00E02224" w:rsidRDefault="00E02224" w:rsidP="00E02224">
            <w:pPr>
              <w:pStyle w:val="XML1"/>
            </w:pPr>
            <w:r>
              <w:t xml:space="preserve">              &lt;xs:documentation&gt;</w:t>
            </w:r>
          </w:p>
          <w:p w14:paraId="3C8588FC" w14:textId="77777777" w:rsidR="00E02224" w:rsidRDefault="00E02224" w:rsidP="00E02224">
            <w:pPr>
              <w:pStyle w:val="XML1"/>
            </w:pPr>
            <w:r>
              <w:t xml:space="preserve">                The IPv6 address of the local tunnel</w:t>
            </w:r>
          </w:p>
          <w:p w14:paraId="69E4F1C1" w14:textId="77777777" w:rsidR="00E02224" w:rsidRDefault="00E02224" w:rsidP="00E02224">
            <w:pPr>
              <w:pStyle w:val="XML1"/>
            </w:pPr>
            <w:r>
              <w:t xml:space="preserve">                endpoint.</w:t>
            </w:r>
          </w:p>
          <w:p w14:paraId="0F1B5A86" w14:textId="77777777" w:rsidR="00E02224" w:rsidRDefault="00E02224" w:rsidP="00E02224">
            <w:pPr>
              <w:pStyle w:val="XML1"/>
            </w:pPr>
            <w:r>
              <w:t xml:space="preserve">              &lt;/xs:documentation&gt;</w:t>
            </w:r>
          </w:p>
          <w:p w14:paraId="276C7F41" w14:textId="77777777" w:rsidR="00E02224" w:rsidRDefault="00E02224" w:rsidP="00E02224">
            <w:pPr>
              <w:pStyle w:val="XML1"/>
            </w:pPr>
            <w:r>
              <w:t xml:space="preserve">            &lt;/xs:annotation&gt;</w:t>
            </w:r>
          </w:p>
          <w:p w14:paraId="085A996A" w14:textId="77777777" w:rsidR="00E02224" w:rsidRDefault="00E02224" w:rsidP="00E02224">
            <w:pPr>
              <w:pStyle w:val="XML1"/>
            </w:pPr>
            <w:r>
              <w:t xml:space="preserve">          &lt;/xs:element&gt;</w:t>
            </w:r>
          </w:p>
          <w:p w14:paraId="16BC1ED9" w14:textId="77777777" w:rsidR="00E02224" w:rsidRDefault="00E02224" w:rsidP="00E02224">
            <w:pPr>
              <w:pStyle w:val="XML1"/>
            </w:pPr>
            <w:r>
              <w:t xml:space="preserve">          &lt;xs:element name="remote-endpoint-ipv6-adress"  type="inet:ipv6-address"&gt;</w:t>
            </w:r>
          </w:p>
          <w:p w14:paraId="49F82C2B" w14:textId="77777777" w:rsidR="00E02224" w:rsidRDefault="00E02224" w:rsidP="00E02224">
            <w:pPr>
              <w:pStyle w:val="XML1"/>
            </w:pPr>
            <w:r>
              <w:t xml:space="preserve">            &lt;xs:annotation&gt;</w:t>
            </w:r>
          </w:p>
          <w:p w14:paraId="50C35672" w14:textId="77777777" w:rsidR="00E02224" w:rsidRDefault="00E02224" w:rsidP="00E02224">
            <w:pPr>
              <w:pStyle w:val="XML1"/>
            </w:pPr>
            <w:r>
              <w:lastRenderedPageBreak/>
              <w:t xml:space="preserve">              &lt;xs:documentation&gt;</w:t>
            </w:r>
          </w:p>
          <w:p w14:paraId="70D831AC" w14:textId="77777777" w:rsidR="00E02224" w:rsidRDefault="00E02224" w:rsidP="00E02224">
            <w:pPr>
              <w:pStyle w:val="XML1"/>
            </w:pPr>
            <w:r>
              <w:t xml:space="preserve">                The IPv6 address of the remote tunnel</w:t>
            </w:r>
          </w:p>
          <w:p w14:paraId="30F680A8" w14:textId="77777777" w:rsidR="00E02224" w:rsidRDefault="00E02224" w:rsidP="00E02224">
            <w:pPr>
              <w:pStyle w:val="XML1"/>
            </w:pPr>
            <w:r>
              <w:t xml:space="preserve">                endpoint.</w:t>
            </w:r>
          </w:p>
          <w:p w14:paraId="7BB27988" w14:textId="77777777" w:rsidR="00E02224" w:rsidRDefault="00E02224" w:rsidP="00E02224">
            <w:pPr>
              <w:pStyle w:val="XML1"/>
            </w:pPr>
            <w:r>
              <w:t xml:space="preserve">              &lt;/xs:documentation&gt;</w:t>
            </w:r>
          </w:p>
          <w:p w14:paraId="08ED41B5" w14:textId="77777777" w:rsidR="00E02224" w:rsidRDefault="00E02224" w:rsidP="00E02224">
            <w:pPr>
              <w:pStyle w:val="XML1"/>
            </w:pPr>
            <w:r>
              <w:t xml:space="preserve">            &lt;/xs:annotation&gt;</w:t>
            </w:r>
          </w:p>
          <w:p w14:paraId="10FE746E" w14:textId="77777777" w:rsidR="00E02224" w:rsidRDefault="00E02224" w:rsidP="00E02224">
            <w:pPr>
              <w:pStyle w:val="XML1"/>
            </w:pPr>
            <w:r>
              <w:t xml:space="preserve">          &lt;/xs:element&gt;</w:t>
            </w:r>
          </w:p>
          <w:p w14:paraId="0CC551DE" w14:textId="77777777" w:rsidR="00E02224" w:rsidRDefault="00E02224" w:rsidP="00E02224">
            <w:pPr>
              <w:pStyle w:val="XML1"/>
            </w:pPr>
            <w:r>
              <w:t xml:space="preserve">        &lt;/xs:sequence&gt;</w:t>
            </w:r>
          </w:p>
          <w:p w14:paraId="08E26414" w14:textId="77777777" w:rsidR="00E02224" w:rsidRDefault="00E02224" w:rsidP="00E02224">
            <w:pPr>
              <w:pStyle w:val="XML1"/>
            </w:pPr>
            <w:r>
              <w:t xml:space="preserve">        &lt;xs:sequence&gt;</w:t>
            </w:r>
          </w:p>
          <w:p w14:paraId="7026101B" w14:textId="77777777" w:rsidR="00E02224" w:rsidRDefault="00E02224" w:rsidP="00E02224">
            <w:pPr>
              <w:pStyle w:val="XML1"/>
            </w:pPr>
            <w:r>
              <w:t xml:space="preserve">          &lt;xs:element name="local-endpoint-mac-adress"  type="yang:mac-address"&gt;</w:t>
            </w:r>
          </w:p>
          <w:p w14:paraId="7F44C887" w14:textId="77777777" w:rsidR="00E02224" w:rsidRDefault="00E02224" w:rsidP="00E02224">
            <w:pPr>
              <w:pStyle w:val="XML1"/>
            </w:pPr>
            <w:r>
              <w:t xml:space="preserve">            &lt;xs:annotation&gt;</w:t>
            </w:r>
          </w:p>
          <w:p w14:paraId="0CCDD277" w14:textId="77777777" w:rsidR="00E02224" w:rsidRDefault="00E02224" w:rsidP="00E02224">
            <w:pPr>
              <w:pStyle w:val="XML1"/>
            </w:pPr>
            <w:r>
              <w:t xml:space="preserve">              &lt;xs:documentation&gt;</w:t>
            </w:r>
          </w:p>
          <w:p w14:paraId="4F0FD69A" w14:textId="77777777" w:rsidR="00E02224" w:rsidRDefault="00E02224" w:rsidP="00E02224">
            <w:pPr>
              <w:pStyle w:val="XML1"/>
            </w:pPr>
            <w:r>
              <w:t xml:space="preserve">                The MAC address of the local tunnel</w:t>
            </w:r>
          </w:p>
          <w:p w14:paraId="2DA8B4B4" w14:textId="77777777" w:rsidR="00E02224" w:rsidRDefault="00E02224" w:rsidP="00E02224">
            <w:pPr>
              <w:pStyle w:val="XML1"/>
            </w:pPr>
            <w:r>
              <w:t xml:space="preserve">                endpoint.</w:t>
            </w:r>
          </w:p>
          <w:p w14:paraId="3C29204D" w14:textId="77777777" w:rsidR="00E02224" w:rsidRDefault="00E02224" w:rsidP="00E02224">
            <w:pPr>
              <w:pStyle w:val="XML1"/>
            </w:pPr>
            <w:r>
              <w:t xml:space="preserve">              &lt;/xs:documentation&gt;</w:t>
            </w:r>
          </w:p>
          <w:p w14:paraId="10C90BAF" w14:textId="77777777" w:rsidR="00E02224" w:rsidRDefault="00E02224" w:rsidP="00E02224">
            <w:pPr>
              <w:pStyle w:val="XML1"/>
            </w:pPr>
            <w:r>
              <w:t xml:space="preserve">            &lt;/xs:annotation&gt;</w:t>
            </w:r>
          </w:p>
          <w:p w14:paraId="0BD1E6A9" w14:textId="77777777" w:rsidR="00E02224" w:rsidRDefault="00E02224" w:rsidP="00E02224">
            <w:pPr>
              <w:pStyle w:val="XML1"/>
            </w:pPr>
            <w:r>
              <w:t xml:space="preserve">          &lt;/xs:element&gt;</w:t>
            </w:r>
          </w:p>
          <w:p w14:paraId="0E8A89B6" w14:textId="77777777" w:rsidR="00E02224" w:rsidRDefault="00E02224" w:rsidP="00E02224">
            <w:pPr>
              <w:pStyle w:val="XML1"/>
            </w:pPr>
            <w:r>
              <w:t xml:space="preserve">          &lt;xs:element name="remote-endpoint-mac-adress"  type="yang:mac-address"&gt;</w:t>
            </w:r>
          </w:p>
          <w:p w14:paraId="73D1B3F3" w14:textId="77777777" w:rsidR="00E02224" w:rsidRDefault="00E02224" w:rsidP="00E02224">
            <w:pPr>
              <w:pStyle w:val="XML1"/>
            </w:pPr>
            <w:r>
              <w:t xml:space="preserve">            &lt;xs:annotation&gt;</w:t>
            </w:r>
          </w:p>
          <w:p w14:paraId="4EF17141" w14:textId="77777777" w:rsidR="00E02224" w:rsidRDefault="00E02224" w:rsidP="00E02224">
            <w:pPr>
              <w:pStyle w:val="XML1"/>
            </w:pPr>
            <w:r>
              <w:t xml:space="preserve">              &lt;xs:documentation&gt;</w:t>
            </w:r>
          </w:p>
          <w:p w14:paraId="1F92ADBF" w14:textId="77777777" w:rsidR="00E02224" w:rsidRDefault="00E02224" w:rsidP="00E02224">
            <w:pPr>
              <w:pStyle w:val="XML1"/>
            </w:pPr>
            <w:r>
              <w:t xml:space="preserve">                The MAC address of the remote tunnel</w:t>
            </w:r>
          </w:p>
          <w:p w14:paraId="592037C6" w14:textId="77777777" w:rsidR="00E02224" w:rsidRDefault="00E02224" w:rsidP="00E02224">
            <w:pPr>
              <w:pStyle w:val="XML1"/>
            </w:pPr>
            <w:r>
              <w:t xml:space="preserve">                endpoint.</w:t>
            </w:r>
          </w:p>
          <w:p w14:paraId="44089A65" w14:textId="77777777" w:rsidR="00E02224" w:rsidRDefault="00E02224" w:rsidP="00E02224">
            <w:pPr>
              <w:pStyle w:val="XML1"/>
            </w:pPr>
            <w:r>
              <w:t xml:space="preserve">              &lt;/xs:documentation&gt;</w:t>
            </w:r>
          </w:p>
          <w:p w14:paraId="1917EB03" w14:textId="77777777" w:rsidR="00E02224" w:rsidRDefault="00E02224" w:rsidP="00E02224">
            <w:pPr>
              <w:pStyle w:val="XML1"/>
            </w:pPr>
            <w:r>
              <w:t xml:space="preserve">            &lt;/xs:annotation&gt;</w:t>
            </w:r>
          </w:p>
          <w:p w14:paraId="459F8F28" w14:textId="77777777" w:rsidR="00E02224" w:rsidRDefault="00E02224" w:rsidP="00E02224">
            <w:pPr>
              <w:pStyle w:val="XML1"/>
            </w:pPr>
            <w:r>
              <w:t xml:space="preserve">          &lt;/xs:element&gt;</w:t>
            </w:r>
          </w:p>
          <w:p w14:paraId="1543CCCC" w14:textId="77777777" w:rsidR="00E02224" w:rsidRDefault="00E02224" w:rsidP="00E02224">
            <w:pPr>
              <w:pStyle w:val="XML1"/>
            </w:pPr>
            <w:r>
              <w:t xml:space="preserve">        &lt;/xs:sequence&gt;</w:t>
            </w:r>
          </w:p>
          <w:p w14:paraId="65146AB9" w14:textId="77777777" w:rsidR="00E02224" w:rsidRDefault="00E02224" w:rsidP="00E02224">
            <w:pPr>
              <w:pStyle w:val="XML1"/>
            </w:pPr>
            <w:r>
              <w:t xml:space="preserve">      &lt;/xs:choice&gt;</w:t>
            </w:r>
          </w:p>
          <w:p w14:paraId="5B4F3963" w14:textId="77777777" w:rsidR="00E02224" w:rsidRDefault="00E02224" w:rsidP="00E02224">
            <w:pPr>
              <w:pStyle w:val="XML1"/>
            </w:pPr>
            <w:r>
              <w:t xml:space="preserve">    &lt;/xs:sequence&gt;</w:t>
            </w:r>
          </w:p>
          <w:p w14:paraId="09596050" w14:textId="77777777" w:rsidR="00E02224" w:rsidRDefault="00E02224" w:rsidP="00E02224">
            <w:pPr>
              <w:pStyle w:val="XML1"/>
            </w:pPr>
            <w:r>
              <w:t xml:space="preserve">  &lt;/xs:group&gt;</w:t>
            </w:r>
          </w:p>
          <w:p w14:paraId="44D08C44" w14:textId="77777777" w:rsidR="00E02224" w:rsidRDefault="00E02224" w:rsidP="00E02224">
            <w:pPr>
              <w:pStyle w:val="XML1"/>
            </w:pPr>
          </w:p>
          <w:p w14:paraId="0FA1F72E" w14:textId="77777777" w:rsidR="00E02224" w:rsidRDefault="00E02224" w:rsidP="00E02224">
            <w:pPr>
              <w:pStyle w:val="XML1"/>
            </w:pPr>
            <w:r>
              <w:t xml:space="preserve">  &lt;xs:group name="OFPortIPGRETunnelType"&gt;</w:t>
            </w:r>
          </w:p>
          <w:p w14:paraId="53945775" w14:textId="77777777" w:rsidR="00E02224" w:rsidRDefault="00E02224" w:rsidP="00E02224">
            <w:pPr>
              <w:pStyle w:val="XML1"/>
            </w:pPr>
            <w:r>
              <w:t xml:space="preserve">    &lt;xs:annotation&gt;</w:t>
            </w:r>
          </w:p>
          <w:p w14:paraId="7CEC02BC" w14:textId="77777777" w:rsidR="00E02224" w:rsidRDefault="00E02224" w:rsidP="00E02224">
            <w:pPr>
              <w:pStyle w:val="XML1"/>
            </w:pPr>
            <w:r>
              <w:t xml:space="preserve">      &lt;xs:documentation&gt;</w:t>
            </w:r>
          </w:p>
          <w:p w14:paraId="0531E155" w14:textId="77777777" w:rsidR="00E02224" w:rsidRDefault="00E02224" w:rsidP="00E02224">
            <w:pPr>
              <w:pStyle w:val="XML1"/>
            </w:pPr>
            <w:r>
              <w:t xml:space="preserve">        Properties of a IP-in-GRE tunnel with key,</w:t>
            </w:r>
          </w:p>
          <w:p w14:paraId="659E3718" w14:textId="77777777" w:rsidR="00E02224" w:rsidRDefault="00E02224" w:rsidP="00E02224">
            <w:pPr>
              <w:pStyle w:val="XML1"/>
            </w:pPr>
            <w:r>
              <w:t xml:space="preserve">        checksum, and sequence number information.</w:t>
            </w:r>
          </w:p>
          <w:p w14:paraId="01B47CEC" w14:textId="77777777" w:rsidR="00E02224" w:rsidRDefault="00E02224" w:rsidP="00E02224">
            <w:pPr>
              <w:pStyle w:val="XML1"/>
            </w:pPr>
            <w:r>
              <w:t xml:space="preserve">      &lt;/xs:documentation&gt;</w:t>
            </w:r>
          </w:p>
          <w:p w14:paraId="04291E1D" w14:textId="77777777" w:rsidR="00E02224" w:rsidRDefault="00E02224" w:rsidP="00E02224">
            <w:pPr>
              <w:pStyle w:val="XML1"/>
            </w:pPr>
            <w:r>
              <w:t xml:space="preserve">    &lt;/xs:annotation&gt;</w:t>
            </w:r>
          </w:p>
          <w:p w14:paraId="3874F0BE" w14:textId="77777777" w:rsidR="00E02224" w:rsidRDefault="00E02224" w:rsidP="00E02224">
            <w:pPr>
              <w:pStyle w:val="XML1"/>
            </w:pPr>
          </w:p>
          <w:p w14:paraId="794467F5" w14:textId="77777777" w:rsidR="00E02224" w:rsidRDefault="00E02224" w:rsidP="00E02224">
            <w:pPr>
              <w:pStyle w:val="XML1"/>
            </w:pPr>
            <w:r>
              <w:t xml:space="preserve">    &lt;xs:sequence&gt;</w:t>
            </w:r>
          </w:p>
          <w:p w14:paraId="50550A61" w14:textId="77777777" w:rsidR="00E02224" w:rsidRDefault="00E02224" w:rsidP="00E02224">
            <w:pPr>
              <w:pStyle w:val="XML1"/>
            </w:pPr>
            <w:r>
              <w:t xml:space="preserve">      &lt;xs:group ref="OFPortBaseTunnelType"/&gt;</w:t>
            </w:r>
          </w:p>
          <w:p w14:paraId="697C0620" w14:textId="77777777" w:rsidR="00E02224" w:rsidRDefault="00E02224" w:rsidP="00E02224">
            <w:pPr>
              <w:pStyle w:val="XML1"/>
            </w:pPr>
            <w:r>
              <w:t xml:space="preserve">      &lt;xs:element name="checksum-present"  type="xs:boolean"&gt;</w:t>
            </w:r>
          </w:p>
          <w:p w14:paraId="5603E020" w14:textId="77777777" w:rsidR="00E02224" w:rsidRDefault="00E02224" w:rsidP="00E02224">
            <w:pPr>
              <w:pStyle w:val="XML1"/>
            </w:pPr>
            <w:r>
              <w:t xml:space="preserve">        &lt;xs:annotation&gt;</w:t>
            </w:r>
          </w:p>
          <w:p w14:paraId="6DBA180B" w14:textId="77777777" w:rsidR="00E02224" w:rsidRDefault="00E02224" w:rsidP="00E02224">
            <w:pPr>
              <w:pStyle w:val="XML1"/>
            </w:pPr>
            <w:r>
              <w:t xml:space="preserve">          &lt;xs:documentation&gt;</w:t>
            </w:r>
          </w:p>
          <w:p w14:paraId="173957D5" w14:textId="77777777" w:rsidR="00E02224" w:rsidRDefault="00E02224" w:rsidP="00E02224">
            <w:pPr>
              <w:pStyle w:val="XML1"/>
            </w:pPr>
            <w:r>
              <w:t xml:space="preserve">            Indicates presence of the GRE checksum.</w:t>
            </w:r>
          </w:p>
          <w:p w14:paraId="0DEB4732" w14:textId="77777777" w:rsidR="00E02224" w:rsidRDefault="00E02224" w:rsidP="00E02224">
            <w:pPr>
              <w:pStyle w:val="XML1"/>
            </w:pPr>
            <w:r>
              <w:t xml:space="preserve">          &lt;/xs:documentation&gt;</w:t>
            </w:r>
          </w:p>
          <w:p w14:paraId="16170137" w14:textId="77777777" w:rsidR="00E02224" w:rsidRDefault="00E02224" w:rsidP="00E02224">
            <w:pPr>
              <w:pStyle w:val="XML1"/>
            </w:pPr>
            <w:r>
              <w:t xml:space="preserve">        &lt;/xs:annotation&gt;</w:t>
            </w:r>
          </w:p>
          <w:p w14:paraId="0B96495D" w14:textId="77777777" w:rsidR="00E02224" w:rsidRDefault="00E02224" w:rsidP="00E02224">
            <w:pPr>
              <w:pStyle w:val="XML1"/>
            </w:pPr>
            <w:r>
              <w:t xml:space="preserve">      &lt;/xs:element&gt;</w:t>
            </w:r>
          </w:p>
          <w:p w14:paraId="1F8938F9" w14:textId="77777777" w:rsidR="00E02224" w:rsidRDefault="00E02224" w:rsidP="00E02224">
            <w:pPr>
              <w:pStyle w:val="XML1"/>
            </w:pPr>
            <w:r>
              <w:t xml:space="preserve">      &lt;xs:element name="key-present"  type="xs:boolean"&gt;</w:t>
            </w:r>
          </w:p>
          <w:p w14:paraId="6E5B672B" w14:textId="77777777" w:rsidR="00E02224" w:rsidRDefault="00E02224" w:rsidP="00E02224">
            <w:pPr>
              <w:pStyle w:val="XML1"/>
            </w:pPr>
            <w:r>
              <w:t xml:space="preserve">        &lt;xs:annotation&gt;</w:t>
            </w:r>
          </w:p>
          <w:p w14:paraId="4391DE19" w14:textId="77777777" w:rsidR="00E02224" w:rsidRDefault="00E02224" w:rsidP="00E02224">
            <w:pPr>
              <w:pStyle w:val="XML1"/>
            </w:pPr>
            <w:r>
              <w:t xml:space="preserve">          &lt;xs:documentation&gt;</w:t>
            </w:r>
          </w:p>
          <w:p w14:paraId="4E023A20" w14:textId="77777777" w:rsidR="00E02224" w:rsidRDefault="00E02224" w:rsidP="00E02224">
            <w:pPr>
              <w:pStyle w:val="XML1"/>
            </w:pPr>
            <w:r>
              <w:t xml:space="preserve">            Indicates presence of the GRE key.</w:t>
            </w:r>
          </w:p>
          <w:p w14:paraId="467CBDAF" w14:textId="77777777" w:rsidR="00E02224" w:rsidRDefault="00E02224" w:rsidP="00E02224">
            <w:pPr>
              <w:pStyle w:val="XML1"/>
            </w:pPr>
            <w:r>
              <w:t xml:space="preserve">          &lt;/xs:documentation&gt;</w:t>
            </w:r>
          </w:p>
          <w:p w14:paraId="3A85B72B" w14:textId="77777777" w:rsidR="00E02224" w:rsidRDefault="00E02224" w:rsidP="00E02224">
            <w:pPr>
              <w:pStyle w:val="XML1"/>
            </w:pPr>
            <w:r>
              <w:t xml:space="preserve">        &lt;/xs:annotation&gt;</w:t>
            </w:r>
          </w:p>
          <w:p w14:paraId="36D0C93C" w14:textId="77777777" w:rsidR="00E02224" w:rsidRDefault="00E02224" w:rsidP="00E02224">
            <w:pPr>
              <w:pStyle w:val="XML1"/>
            </w:pPr>
            <w:r>
              <w:t xml:space="preserve">      &lt;/xs:element&gt;</w:t>
            </w:r>
          </w:p>
          <w:p w14:paraId="02C4C9C2" w14:textId="77777777" w:rsidR="00E02224" w:rsidRDefault="00E02224" w:rsidP="00E02224">
            <w:pPr>
              <w:pStyle w:val="XML1"/>
            </w:pPr>
            <w:r>
              <w:t xml:space="preserve">      &lt;xs:element name="key"  type="xs:unsignedInt"&gt;</w:t>
            </w:r>
          </w:p>
          <w:p w14:paraId="527CCB7A" w14:textId="77777777" w:rsidR="00E02224" w:rsidRDefault="00E02224" w:rsidP="00E02224">
            <w:pPr>
              <w:pStyle w:val="XML1"/>
            </w:pPr>
            <w:r>
              <w:lastRenderedPageBreak/>
              <w:t xml:space="preserve">        &lt;xs:annotation&gt;</w:t>
            </w:r>
          </w:p>
          <w:p w14:paraId="1896E36A" w14:textId="77777777" w:rsidR="00E02224" w:rsidRDefault="00E02224" w:rsidP="00E02224">
            <w:pPr>
              <w:pStyle w:val="XML1"/>
            </w:pPr>
            <w:r>
              <w:t xml:space="preserve">          &lt;xs:documentation&gt;</w:t>
            </w:r>
          </w:p>
          <w:p w14:paraId="6F9F06B0" w14:textId="77777777" w:rsidR="00E02224" w:rsidRDefault="00E02224" w:rsidP="00E02224">
            <w:pPr>
              <w:pStyle w:val="XML1"/>
            </w:pPr>
            <w:r>
              <w:t xml:space="preserve">            The (optional) key of the GRE tunnel.  It MAY</w:t>
            </w:r>
          </w:p>
          <w:p w14:paraId="42D07C15" w14:textId="77777777" w:rsidR="00E02224" w:rsidRDefault="00E02224" w:rsidP="00E02224">
            <w:pPr>
              <w:pStyle w:val="XML1"/>
            </w:pPr>
            <w:r>
              <w:t xml:space="preserve">            be used to set the OXM_OF_TUNNEL_ID match field metadata </w:t>
            </w:r>
          </w:p>
          <w:p w14:paraId="53350BEB" w14:textId="77777777" w:rsidR="00E02224" w:rsidRDefault="00E02224" w:rsidP="00E02224">
            <w:pPr>
              <w:pStyle w:val="XML1"/>
            </w:pPr>
            <w:r>
              <w:t xml:space="preserve">            in the OpenFlow protocol</w:t>
            </w:r>
          </w:p>
          <w:p w14:paraId="35170B7E" w14:textId="77777777" w:rsidR="00E02224" w:rsidRDefault="00E02224" w:rsidP="00E02224">
            <w:pPr>
              <w:pStyle w:val="XML1"/>
            </w:pPr>
            <w:r>
              <w:t xml:space="preserve">          &lt;/xs:documentation&gt;</w:t>
            </w:r>
          </w:p>
          <w:p w14:paraId="5020A170" w14:textId="77777777" w:rsidR="00E02224" w:rsidRDefault="00E02224" w:rsidP="00E02224">
            <w:pPr>
              <w:pStyle w:val="XML1"/>
            </w:pPr>
            <w:r>
              <w:t xml:space="preserve">        &lt;/xs:annotation&gt;</w:t>
            </w:r>
          </w:p>
          <w:p w14:paraId="0EDE162A" w14:textId="77777777" w:rsidR="00E02224" w:rsidRDefault="00E02224" w:rsidP="00E02224">
            <w:pPr>
              <w:pStyle w:val="XML1"/>
            </w:pPr>
            <w:r>
              <w:t xml:space="preserve">      &lt;/xs:element&gt;</w:t>
            </w:r>
          </w:p>
          <w:p w14:paraId="7904FFE1" w14:textId="77777777" w:rsidR="00E02224" w:rsidRDefault="00E02224" w:rsidP="00E02224">
            <w:pPr>
              <w:pStyle w:val="XML1"/>
            </w:pPr>
            <w:r>
              <w:t xml:space="preserve">      &lt;xs:element name="sequence-number-present"  type="xs:boolean"&gt;</w:t>
            </w:r>
          </w:p>
          <w:p w14:paraId="4FD94489" w14:textId="77777777" w:rsidR="00E02224" w:rsidRDefault="00E02224" w:rsidP="00E02224">
            <w:pPr>
              <w:pStyle w:val="XML1"/>
            </w:pPr>
            <w:r>
              <w:t xml:space="preserve">        &lt;xs:annotation&gt;</w:t>
            </w:r>
          </w:p>
          <w:p w14:paraId="5D2727E4" w14:textId="77777777" w:rsidR="00E02224" w:rsidRDefault="00E02224" w:rsidP="00E02224">
            <w:pPr>
              <w:pStyle w:val="XML1"/>
            </w:pPr>
            <w:r>
              <w:t xml:space="preserve">          &lt;xs:documentation&gt;</w:t>
            </w:r>
          </w:p>
          <w:p w14:paraId="423233CA" w14:textId="77777777" w:rsidR="00E02224" w:rsidRDefault="00E02224" w:rsidP="00E02224">
            <w:pPr>
              <w:pStyle w:val="XML1"/>
            </w:pPr>
            <w:r>
              <w:t xml:space="preserve">            Indicates presence of the GRE sequence</w:t>
            </w:r>
          </w:p>
          <w:p w14:paraId="1AF99DAF" w14:textId="77777777" w:rsidR="00E02224" w:rsidRDefault="00E02224" w:rsidP="00E02224">
            <w:pPr>
              <w:pStyle w:val="XML1"/>
            </w:pPr>
            <w:r>
              <w:t xml:space="preserve">            number.</w:t>
            </w:r>
          </w:p>
          <w:p w14:paraId="7522F91E" w14:textId="77777777" w:rsidR="00E02224" w:rsidRDefault="00E02224" w:rsidP="00E02224">
            <w:pPr>
              <w:pStyle w:val="XML1"/>
            </w:pPr>
            <w:r>
              <w:t xml:space="preserve">          &lt;/xs:documentation&gt;</w:t>
            </w:r>
          </w:p>
          <w:p w14:paraId="59BBFD17" w14:textId="77777777" w:rsidR="00E02224" w:rsidRDefault="00E02224" w:rsidP="00E02224">
            <w:pPr>
              <w:pStyle w:val="XML1"/>
            </w:pPr>
            <w:r>
              <w:t xml:space="preserve">        &lt;/xs:annotation&gt;</w:t>
            </w:r>
          </w:p>
          <w:p w14:paraId="1BE94BAD" w14:textId="77777777" w:rsidR="00E02224" w:rsidRDefault="00E02224" w:rsidP="00E02224">
            <w:pPr>
              <w:pStyle w:val="XML1"/>
            </w:pPr>
            <w:r>
              <w:t xml:space="preserve">      &lt;/xs:element&gt;</w:t>
            </w:r>
          </w:p>
          <w:p w14:paraId="6008EA09" w14:textId="77777777" w:rsidR="00E02224" w:rsidRDefault="00E02224" w:rsidP="00E02224">
            <w:pPr>
              <w:pStyle w:val="XML1"/>
            </w:pPr>
            <w:r>
              <w:t xml:space="preserve">    &lt;/xs:sequence&gt;</w:t>
            </w:r>
          </w:p>
          <w:p w14:paraId="51075254" w14:textId="77777777" w:rsidR="00E02224" w:rsidRDefault="00E02224" w:rsidP="00E02224">
            <w:pPr>
              <w:pStyle w:val="XML1"/>
            </w:pPr>
            <w:r>
              <w:t xml:space="preserve">  &lt;/xs:group&gt;</w:t>
            </w:r>
          </w:p>
          <w:p w14:paraId="20EE5269" w14:textId="77777777" w:rsidR="00E02224" w:rsidRDefault="00E02224" w:rsidP="00E02224">
            <w:pPr>
              <w:pStyle w:val="XML1"/>
            </w:pPr>
          </w:p>
          <w:p w14:paraId="51A621FC" w14:textId="77777777" w:rsidR="00E02224" w:rsidRDefault="00E02224" w:rsidP="00E02224">
            <w:pPr>
              <w:pStyle w:val="XML1"/>
            </w:pPr>
            <w:r>
              <w:t xml:space="preserve">  &lt;xs:group name="OFPortVXLANTunnelType"&gt;</w:t>
            </w:r>
          </w:p>
          <w:p w14:paraId="6D72A852" w14:textId="77777777" w:rsidR="00E02224" w:rsidRDefault="00E02224" w:rsidP="00E02224">
            <w:pPr>
              <w:pStyle w:val="XML1"/>
            </w:pPr>
            <w:r>
              <w:t xml:space="preserve">    &lt;xs:annotation&gt;</w:t>
            </w:r>
          </w:p>
          <w:p w14:paraId="62B04D0B" w14:textId="77777777" w:rsidR="00E02224" w:rsidRDefault="00E02224" w:rsidP="00E02224">
            <w:pPr>
              <w:pStyle w:val="XML1"/>
            </w:pPr>
            <w:r>
              <w:t xml:space="preserve">      &lt;xs:documentation&gt;</w:t>
            </w:r>
          </w:p>
          <w:p w14:paraId="2088978F" w14:textId="77777777" w:rsidR="00E02224" w:rsidRDefault="00E02224" w:rsidP="00E02224">
            <w:pPr>
              <w:pStyle w:val="XML1"/>
            </w:pPr>
            <w:r>
              <w:t xml:space="preserve">        Properties of a VxLAN tunnel.</w:t>
            </w:r>
          </w:p>
          <w:p w14:paraId="332B0664" w14:textId="77777777" w:rsidR="00E02224" w:rsidRDefault="00E02224" w:rsidP="00E02224">
            <w:pPr>
              <w:pStyle w:val="XML1"/>
            </w:pPr>
            <w:r>
              <w:t xml:space="preserve">      &lt;/xs:documentation&gt;</w:t>
            </w:r>
          </w:p>
          <w:p w14:paraId="14A10212" w14:textId="77777777" w:rsidR="00E02224" w:rsidRDefault="00E02224" w:rsidP="00E02224">
            <w:pPr>
              <w:pStyle w:val="XML1"/>
            </w:pPr>
            <w:r>
              <w:t xml:space="preserve">    &lt;/xs:annotation&gt;</w:t>
            </w:r>
          </w:p>
          <w:p w14:paraId="7FD93AE9" w14:textId="77777777" w:rsidR="00E02224" w:rsidRDefault="00E02224" w:rsidP="00E02224">
            <w:pPr>
              <w:pStyle w:val="XML1"/>
            </w:pPr>
          </w:p>
          <w:p w14:paraId="4BB5FCB2" w14:textId="77777777" w:rsidR="00E02224" w:rsidRDefault="00E02224" w:rsidP="00E02224">
            <w:pPr>
              <w:pStyle w:val="XML1"/>
            </w:pPr>
            <w:r>
              <w:t xml:space="preserve">    &lt;xs:sequence&gt;</w:t>
            </w:r>
          </w:p>
          <w:p w14:paraId="1FAC22D7" w14:textId="77777777" w:rsidR="00E02224" w:rsidRDefault="00E02224" w:rsidP="00E02224">
            <w:pPr>
              <w:pStyle w:val="XML1"/>
            </w:pPr>
            <w:r>
              <w:t xml:space="preserve">      &lt;xs:group ref="OFPortBaseTunnelType"/&gt;</w:t>
            </w:r>
          </w:p>
          <w:p w14:paraId="29C15458" w14:textId="77777777" w:rsidR="00E02224" w:rsidRDefault="00E02224" w:rsidP="00E02224">
            <w:pPr>
              <w:pStyle w:val="XML1"/>
            </w:pPr>
            <w:r>
              <w:t xml:space="preserve">      &lt;xs:element name="vni-valid"  type="xs:boolean"&gt;</w:t>
            </w:r>
          </w:p>
          <w:p w14:paraId="78CD7D52" w14:textId="77777777" w:rsidR="00E02224" w:rsidRDefault="00E02224" w:rsidP="00E02224">
            <w:pPr>
              <w:pStyle w:val="XML1"/>
            </w:pPr>
            <w:r>
              <w:t xml:space="preserve">        &lt;xs:annotation&gt;</w:t>
            </w:r>
          </w:p>
          <w:p w14:paraId="7E4DAC52" w14:textId="77777777" w:rsidR="00E02224" w:rsidRDefault="00E02224" w:rsidP="00E02224">
            <w:pPr>
              <w:pStyle w:val="XML1"/>
            </w:pPr>
            <w:r>
              <w:t xml:space="preserve">          &lt;xs:documentation&gt;</w:t>
            </w:r>
          </w:p>
          <w:p w14:paraId="04D8B776" w14:textId="77777777" w:rsidR="00E02224" w:rsidRDefault="00E02224" w:rsidP="00E02224">
            <w:pPr>
              <w:pStyle w:val="XML1"/>
            </w:pPr>
            <w:r>
              <w:t xml:space="preserve">            Indicates how the corresponding flag should be</w:t>
            </w:r>
          </w:p>
          <w:p w14:paraId="0902CC1D" w14:textId="77777777" w:rsidR="00E02224" w:rsidRDefault="00E02224" w:rsidP="00E02224">
            <w:pPr>
              <w:pStyle w:val="XML1"/>
            </w:pPr>
            <w:r>
              <w:t xml:space="preserve">            set in packets sent on the tunnel.</w:t>
            </w:r>
          </w:p>
          <w:p w14:paraId="4B5D2863" w14:textId="77777777" w:rsidR="00E02224" w:rsidRDefault="00E02224" w:rsidP="00E02224">
            <w:pPr>
              <w:pStyle w:val="XML1"/>
            </w:pPr>
            <w:r>
              <w:t xml:space="preserve">          &lt;/xs:documentation&gt;</w:t>
            </w:r>
          </w:p>
          <w:p w14:paraId="4FE32C1D" w14:textId="77777777" w:rsidR="00E02224" w:rsidRDefault="00E02224" w:rsidP="00E02224">
            <w:pPr>
              <w:pStyle w:val="XML1"/>
            </w:pPr>
            <w:r>
              <w:t xml:space="preserve">        &lt;/xs:annotation&gt;</w:t>
            </w:r>
          </w:p>
          <w:p w14:paraId="59203FAE" w14:textId="77777777" w:rsidR="00E02224" w:rsidRDefault="00E02224" w:rsidP="00E02224">
            <w:pPr>
              <w:pStyle w:val="XML1"/>
            </w:pPr>
            <w:r>
              <w:t xml:space="preserve">      &lt;/xs:element&gt;</w:t>
            </w:r>
          </w:p>
          <w:p w14:paraId="4537ECAC" w14:textId="77777777" w:rsidR="00E02224" w:rsidRDefault="00E02224" w:rsidP="00E02224">
            <w:pPr>
              <w:pStyle w:val="XML1"/>
            </w:pPr>
            <w:r>
              <w:t xml:space="preserve">      &lt;xs:element name="vni"  type="xs:unsignedInt"&gt;</w:t>
            </w:r>
          </w:p>
          <w:p w14:paraId="0D7F62FF" w14:textId="77777777" w:rsidR="00E02224" w:rsidRDefault="00E02224" w:rsidP="00E02224">
            <w:pPr>
              <w:pStyle w:val="XML1"/>
            </w:pPr>
            <w:r>
              <w:t xml:space="preserve">        &lt;xs:annotation&gt;</w:t>
            </w:r>
          </w:p>
          <w:p w14:paraId="6B058250" w14:textId="77777777" w:rsidR="00E02224" w:rsidRDefault="00E02224" w:rsidP="00E02224">
            <w:pPr>
              <w:pStyle w:val="XML1"/>
            </w:pPr>
            <w:r>
              <w:t xml:space="preserve">          &lt;xs:documentation&gt;</w:t>
            </w:r>
          </w:p>
          <w:p w14:paraId="4D65214F" w14:textId="77777777" w:rsidR="00E02224" w:rsidRDefault="00E02224" w:rsidP="00E02224">
            <w:pPr>
              <w:pStyle w:val="XML1"/>
            </w:pPr>
            <w:r>
              <w:t xml:space="preserve">            Virtual network identifier assigned to all</w:t>
            </w:r>
          </w:p>
          <w:p w14:paraId="3BBBC345" w14:textId="77777777" w:rsidR="00E02224" w:rsidRDefault="00E02224" w:rsidP="00E02224">
            <w:pPr>
              <w:pStyle w:val="XML1"/>
            </w:pPr>
            <w:r>
              <w:t xml:space="preserve">            packets sent on the tunnel.  A VxLAN  implementation MAY </w:t>
            </w:r>
          </w:p>
          <w:p w14:paraId="2D3EF34D" w14:textId="77777777" w:rsidR="00E02224" w:rsidRDefault="00E02224" w:rsidP="00E02224">
            <w:pPr>
              <w:pStyle w:val="XML1"/>
            </w:pPr>
            <w:r>
              <w:t xml:space="preserve">            use the this element to set the OXM_OF_TUNNEL_ID match </w:t>
            </w:r>
          </w:p>
          <w:p w14:paraId="6308A484" w14:textId="77777777" w:rsidR="00E02224" w:rsidRDefault="00E02224" w:rsidP="00E02224">
            <w:pPr>
              <w:pStyle w:val="XML1"/>
            </w:pPr>
            <w:r>
              <w:t xml:space="preserve">            field metadata in the OpenFlow protocol.</w:t>
            </w:r>
          </w:p>
          <w:p w14:paraId="5D9C4A19" w14:textId="77777777" w:rsidR="00E02224" w:rsidRDefault="00E02224" w:rsidP="00E02224">
            <w:pPr>
              <w:pStyle w:val="XML1"/>
            </w:pPr>
            <w:r>
              <w:t xml:space="preserve">          &lt;/xs:documentation&gt;</w:t>
            </w:r>
          </w:p>
          <w:p w14:paraId="4FD37B5F" w14:textId="77777777" w:rsidR="00E02224" w:rsidRDefault="00E02224" w:rsidP="00E02224">
            <w:pPr>
              <w:pStyle w:val="XML1"/>
            </w:pPr>
            <w:r>
              <w:t xml:space="preserve">        &lt;/xs:annotation&gt;</w:t>
            </w:r>
          </w:p>
          <w:p w14:paraId="7F30C0A0" w14:textId="77777777" w:rsidR="00E02224" w:rsidRDefault="00E02224" w:rsidP="00E02224">
            <w:pPr>
              <w:pStyle w:val="XML1"/>
            </w:pPr>
            <w:r>
              <w:t xml:space="preserve">      &lt;/xs:element&gt;</w:t>
            </w:r>
          </w:p>
          <w:p w14:paraId="0C5AC785" w14:textId="77777777" w:rsidR="00E02224" w:rsidRDefault="00E02224" w:rsidP="00E02224">
            <w:pPr>
              <w:pStyle w:val="XML1"/>
            </w:pPr>
            <w:r>
              <w:t xml:space="preserve">      &lt;xs:element name="vni-multicast-group"  type="inet:ip-address"&gt;</w:t>
            </w:r>
          </w:p>
          <w:p w14:paraId="11A4E381" w14:textId="77777777" w:rsidR="00E02224" w:rsidRDefault="00E02224" w:rsidP="00E02224">
            <w:pPr>
              <w:pStyle w:val="XML1"/>
            </w:pPr>
            <w:r>
              <w:t xml:space="preserve">        &lt;xs:annotation&gt;</w:t>
            </w:r>
          </w:p>
          <w:p w14:paraId="7DB88973" w14:textId="77777777" w:rsidR="00E02224" w:rsidRDefault="00E02224" w:rsidP="00E02224">
            <w:pPr>
              <w:pStyle w:val="XML1"/>
            </w:pPr>
            <w:r>
              <w:t xml:space="preserve">          &lt;xs:documentation&gt;</w:t>
            </w:r>
          </w:p>
          <w:p w14:paraId="2B7E0CD2" w14:textId="77777777" w:rsidR="00E02224" w:rsidRDefault="00E02224" w:rsidP="00E02224">
            <w:pPr>
              <w:pStyle w:val="XML1"/>
            </w:pPr>
            <w:r>
              <w:t xml:space="preserve">            If IP multicast is used to support broadcast</w:t>
            </w:r>
          </w:p>
          <w:p w14:paraId="1DBE9A80" w14:textId="77777777" w:rsidR="00E02224" w:rsidRDefault="00E02224" w:rsidP="00E02224">
            <w:pPr>
              <w:pStyle w:val="XML1"/>
            </w:pPr>
            <w:r>
              <w:t xml:space="preserve">            on the tunnel this specifies the corresponding multicast</w:t>
            </w:r>
          </w:p>
          <w:p w14:paraId="3439DB8B" w14:textId="77777777" w:rsidR="00E02224" w:rsidRDefault="00E02224" w:rsidP="00E02224">
            <w:pPr>
              <w:pStyle w:val="XML1"/>
            </w:pPr>
            <w:r>
              <w:t xml:space="preserve">            IP address</w:t>
            </w:r>
          </w:p>
          <w:p w14:paraId="2AA8426F" w14:textId="77777777" w:rsidR="00E02224" w:rsidRDefault="00E02224" w:rsidP="00E02224">
            <w:pPr>
              <w:pStyle w:val="XML1"/>
            </w:pPr>
            <w:r>
              <w:t xml:space="preserve">          &lt;/xs:documentation&gt;</w:t>
            </w:r>
          </w:p>
          <w:p w14:paraId="1409551F" w14:textId="77777777" w:rsidR="00E02224" w:rsidRDefault="00E02224" w:rsidP="00E02224">
            <w:pPr>
              <w:pStyle w:val="XML1"/>
            </w:pPr>
            <w:r>
              <w:t xml:space="preserve">        &lt;/xs:annotation&gt;</w:t>
            </w:r>
          </w:p>
          <w:p w14:paraId="451353F6" w14:textId="77777777" w:rsidR="00E02224" w:rsidRDefault="00E02224" w:rsidP="00E02224">
            <w:pPr>
              <w:pStyle w:val="XML1"/>
            </w:pPr>
            <w:r>
              <w:t xml:space="preserve">      &lt;/xs:element&gt;</w:t>
            </w:r>
          </w:p>
          <w:p w14:paraId="1188EC12" w14:textId="77777777" w:rsidR="00E02224" w:rsidRDefault="00E02224" w:rsidP="00E02224">
            <w:pPr>
              <w:pStyle w:val="XML1"/>
            </w:pPr>
            <w:r>
              <w:t xml:space="preserve">      &lt;xs:element name="udp-source-port"  type="inet:port-number"&gt;</w:t>
            </w:r>
          </w:p>
          <w:p w14:paraId="4CD53100" w14:textId="77777777" w:rsidR="00E02224" w:rsidRDefault="00E02224" w:rsidP="00E02224">
            <w:pPr>
              <w:pStyle w:val="XML1"/>
            </w:pPr>
            <w:r>
              <w:lastRenderedPageBreak/>
              <w:t xml:space="preserve">        &lt;xs:annotation&gt;</w:t>
            </w:r>
          </w:p>
          <w:p w14:paraId="29C5AB43" w14:textId="77777777" w:rsidR="00E02224" w:rsidRDefault="00E02224" w:rsidP="00E02224">
            <w:pPr>
              <w:pStyle w:val="XML1"/>
            </w:pPr>
            <w:r>
              <w:t xml:space="preserve">          &lt;xs:documentation&gt;</w:t>
            </w:r>
          </w:p>
          <w:p w14:paraId="1F47F026" w14:textId="77777777" w:rsidR="00E02224" w:rsidRDefault="00E02224" w:rsidP="00E02224">
            <w:pPr>
              <w:pStyle w:val="XML1"/>
            </w:pPr>
            <w:r>
              <w:t xml:space="preserve">            Specifies the outer UDP source port number.</w:t>
            </w:r>
          </w:p>
          <w:p w14:paraId="25D4AE3C" w14:textId="77777777" w:rsidR="00E02224" w:rsidRDefault="00E02224" w:rsidP="00E02224">
            <w:pPr>
              <w:pStyle w:val="XML1"/>
            </w:pPr>
            <w:r>
              <w:t xml:space="preserve">            If this element is absent, the port number MAY be chosen </w:t>
            </w:r>
          </w:p>
          <w:p w14:paraId="6B2CF1C3" w14:textId="77777777" w:rsidR="00E02224" w:rsidRDefault="00E02224" w:rsidP="00E02224">
            <w:pPr>
              <w:pStyle w:val="XML1"/>
            </w:pPr>
            <w:r>
              <w:t xml:space="preserve">            dynamically.</w:t>
            </w:r>
          </w:p>
          <w:p w14:paraId="3643A7FF" w14:textId="77777777" w:rsidR="00E02224" w:rsidRDefault="00E02224" w:rsidP="00E02224">
            <w:pPr>
              <w:pStyle w:val="XML1"/>
            </w:pPr>
            <w:r>
              <w:t xml:space="preserve">          &lt;/xs:documentation&gt;</w:t>
            </w:r>
          </w:p>
          <w:p w14:paraId="5C90B987" w14:textId="77777777" w:rsidR="00E02224" w:rsidRDefault="00E02224" w:rsidP="00E02224">
            <w:pPr>
              <w:pStyle w:val="XML1"/>
            </w:pPr>
            <w:r>
              <w:t xml:space="preserve">        &lt;/xs:annotation&gt;</w:t>
            </w:r>
          </w:p>
          <w:p w14:paraId="372A4C5B" w14:textId="77777777" w:rsidR="00E02224" w:rsidRDefault="00E02224" w:rsidP="00E02224">
            <w:pPr>
              <w:pStyle w:val="XML1"/>
            </w:pPr>
            <w:r>
              <w:t xml:space="preserve">      &lt;/xs:element&gt;</w:t>
            </w:r>
          </w:p>
          <w:p w14:paraId="6CC01081" w14:textId="77777777" w:rsidR="00E02224" w:rsidRDefault="00E02224" w:rsidP="00E02224">
            <w:pPr>
              <w:pStyle w:val="XML1"/>
            </w:pPr>
            <w:r>
              <w:t xml:space="preserve">      &lt;xs:element name="udp-dest-port"  type="inet:port-number"&gt;</w:t>
            </w:r>
          </w:p>
          <w:p w14:paraId="1F460FB7" w14:textId="77777777" w:rsidR="00E02224" w:rsidRDefault="00E02224" w:rsidP="00E02224">
            <w:pPr>
              <w:pStyle w:val="XML1"/>
            </w:pPr>
            <w:r>
              <w:t xml:space="preserve">        &lt;xs:annotation&gt;</w:t>
            </w:r>
          </w:p>
          <w:p w14:paraId="5DD593B4" w14:textId="77777777" w:rsidR="00E02224" w:rsidRDefault="00E02224" w:rsidP="00E02224">
            <w:pPr>
              <w:pStyle w:val="XML1"/>
            </w:pPr>
            <w:r>
              <w:t xml:space="preserve">          &lt;xs:documentation&gt;</w:t>
            </w:r>
          </w:p>
          <w:p w14:paraId="65905161" w14:textId="77777777" w:rsidR="00E02224" w:rsidRDefault="00E02224" w:rsidP="00E02224">
            <w:pPr>
              <w:pStyle w:val="XML1"/>
            </w:pPr>
            <w:r>
              <w:t xml:space="preserve">            Specifies the outer UDP destination port</w:t>
            </w:r>
          </w:p>
          <w:p w14:paraId="6C8EF324" w14:textId="77777777" w:rsidR="00E02224" w:rsidRDefault="00E02224" w:rsidP="00E02224">
            <w:pPr>
              <w:pStyle w:val="XML1"/>
            </w:pPr>
            <w:r>
              <w:t xml:space="preserve">            number.  It is intended to reserve a port number for</w:t>
            </w:r>
          </w:p>
          <w:p w14:paraId="4312A46A" w14:textId="77777777" w:rsidR="00E02224" w:rsidRDefault="00E02224" w:rsidP="00E02224">
            <w:pPr>
              <w:pStyle w:val="XML1"/>
            </w:pPr>
            <w:r>
              <w:t xml:space="preserve">            VxLAN at IANA.  As soon as this has been reserved, the</w:t>
            </w:r>
          </w:p>
          <w:p w14:paraId="3D3A4568" w14:textId="77777777" w:rsidR="00E02224" w:rsidRDefault="00E02224" w:rsidP="00E02224">
            <w:pPr>
              <w:pStyle w:val="XML1"/>
            </w:pPr>
            <w:r>
              <w:t xml:space="preserve">            reserved number SHOULD become the default value for this</w:t>
            </w:r>
          </w:p>
          <w:p w14:paraId="7F858AE2" w14:textId="77777777" w:rsidR="00E02224" w:rsidRDefault="00E02224" w:rsidP="00E02224">
            <w:pPr>
              <w:pStyle w:val="XML1"/>
            </w:pPr>
            <w:r>
              <w:t xml:space="preserve">            element.</w:t>
            </w:r>
          </w:p>
          <w:p w14:paraId="412DF3B7" w14:textId="77777777" w:rsidR="00E02224" w:rsidRDefault="00E02224" w:rsidP="00E02224">
            <w:pPr>
              <w:pStyle w:val="XML1"/>
            </w:pPr>
            <w:r>
              <w:t xml:space="preserve">          &lt;/xs:documentation&gt;</w:t>
            </w:r>
          </w:p>
          <w:p w14:paraId="1AEB97D0" w14:textId="77777777" w:rsidR="00E02224" w:rsidRDefault="00E02224" w:rsidP="00E02224">
            <w:pPr>
              <w:pStyle w:val="XML1"/>
            </w:pPr>
            <w:r>
              <w:t xml:space="preserve">        &lt;/xs:annotation&gt;</w:t>
            </w:r>
          </w:p>
          <w:p w14:paraId="5B2BC25B" w14:textId="77777777" w:rsidR="00E02224" w:rsidRDefault="00E02224" w:rsidP="00E02224">
            <w:pPr>
              <w:pStyle w:val="XML1"/>
            </w:pPr>
            <w:r>
              <w:t xml:space="preserve">      &lt;/xs:element&gt;</w:t>
            </w:r>
          </w:p>
          <w:p w14:paraId="38CBF4F3" w14:textId="77777777" w:rsidR="00E02224" w:rsidRDefault="00E02224" w:rsidP="00E02224">
            <w:pPr>
              <w:pStyle w:val="XML1"/>
            </w:pPr>
            <w:r>
              <w:t xml:space="preserve">      &lt;xs:element name="udp-checksum"  type="xs:boolean"&gt;</w:t>
            </w:r>
          </w:p>
          <w:p w14:paraId="0380EA98" w14:textId="77777777" w:rsidR="00E02224" w:rsidRDefault="00E02224" w:rsidP="00E02224">
            <w:pPr>
              <w:pStyle w:val="XML1"/>
            </w:pPr>
            <w:r>
              <w:t xml:space="preserve">        &lt;xs:annotation&gt;</w:t>
            </w:r>
          </w:p>
          <w:p w14:paraId="03B4744E" w14:textId="77777777" w:rsidR="00E02224" w:rsidRDefault="00E02224" w:rsidP="00E02224">
            <w:pPr>
              <w:pStyle w:val="XML1"/>
            </w:pPr>
            <w:r>
              <w:t xml:space="preserve">          &lt;xs:documentation&gt;</w:t>
            </w:r>
          </w:p>
          <w:p w14:paraId="3CDE98D2" w14:textId="77777777" w:rsidR="00E02224" w:rsidRDefault="00E02224" w:rsidP="00E02224">
            <w:pPr>
              <w:pStyle w:val="XML1"/>
            </w:pPr>
            <w:r>
              <w:t xml:space="preserve">            Boolean flag to indicate whether or not the</w:t>
            </w:r>
          </w:p>
          <w:p w14:paraId="42998AE1" w14:textId="77777777" w:rsidR="00E02224" w:rsidRDefault="00E02224" w:rsidP="00E02224">
            <w:pPr>
              <w:pStyle w:val="XML1"/>
            </w:pPr>
            <w:r>
              <w:t xml:space="preserve">            outer UDP checksum should be set</w:t>
            </w:r>
          </w:p>
          <w:p w14:paraId="1771A45F" w14:textId="77777777" w:rsidR="00E02224" w:rsidRDefault="00E02224" w:rsidP="00E02224">
            <w:pPr>
              <w:pStyle w:val="XML1"/>
            </w:pPr>
            <w:r>
              <w:t xml:space="preserve">          &lt;/xs:documentation&gt;</w:t>
            </w:r>
          </w:p>
          <w:p w14:paraId="7DBB80B0" w14:textId="77777777" w:rsidR="00E02224" w:rsidRDefault="00E02224" w:rsidP="00E02224">
            <w:pPr>
              <w:pStyle w:val="XML1"/>
            </w:pPr>
            <w:r>
              <w:t xml:space="preserve">        &lt;/xs:annotation&gt;</w:t>
            </w:r>
          </w:p>
          <w:p w14:paraId="1D44D846" w14:textId="77777777" w:rsidR="00E02224" w:rsidRDefault="00E02224" w:rsidP="00E02224">
            <w:pPr>
              <w:pStyle w:val="XML1"/>
            </w:pPr>
            <w:r>
              <w:t xml:space="preserve">      &lt;/xs:element&gt;</w:t>
            </w:r>
          </w:p>
          <w:p w14:paraId="7529C454" w14:textId="77777777" w:rsidR="00E02224" w:rsidRDefault="00E02224" w:rsidP="00E02224">
            <w:pPr>
              <w:pStyle w:val="XML1"/>
            </w:pPr>
            <w:r>
              <w:t xml:space="preserve">    &lt;/xs:sequence&gt;</w:t>
            </w:r>
          </w:p>
          <w:p w14:paraId="609684CE" w14:textId="5E5DAE9E" w:rsidR="00E02224" w:rsidRDefault="00E02224" w:rsidP="00E02224">
            <w:pPr>
              <w:pStyle w:val="XML1"/>
            </w:pPr>
            <w:r>
              <w:t xml:space="preserve">  &lt;/xs:group&gt;</w:t>
            </w:r>
          </w:p>
          <w:p w14:paraId="4B00D703" w14:textId="77777777" w:rsidR="00E02224" w:rsidRDefault="00E02224" w:rsidP="00E02224">
            <w:pPr>
              <w:pStyle w:val="XML1"/>
            </w:pPr>
          </w:p>
          <w:p w14:paraId="71DC3D37" w14:textId="2F7628A3" w:rsidR="00E02224" w:rsidRDefault="00E02224" w:rsidP="00E02224">
            <w:pPr>
              <w:pStyle w:val="XML1"/>
            </w:pPr>
            <w:r>
              <w:t xml:space="preserve">  &lt;xs:group name="OFPortNVGRETunnelType"&gt;</w:t>
            </w:r>
          </w:p>
          <w:p w14:paraId="2925543A" w14:textId="77777777" w:rsidR="00E02224" w:rsidRDefault="00E02224" w:rsidP="00E02224">
            <w:pPr>
              <w:pStyle w:val="XML1"/>
            </w:pPr>
            <w:r>
              <w:t xml:space="preserve">    &lt;xs:annotation&gt;</w:t>
            </w:r>
          </w:p>
          <w:p w14:paraId="181D0878" w14:textId="77777777" w:rsidR="00E02224" w:rsidRDefault="00E02224" w:rsidP="00E02224">
            <w:pPr>
              <w:pStyle w:val="XML1"/>
            </w:pPr>
            <w:r>
              <w:t xml:space="preserve">      &lt;xs:documentation&gt;</w:t>
            </w:r>
          </w:p>
          <w:p w14:paraId="2CDA9D71" w14:textId="77777777" w:rsidR="00E02224" w:rsidRDefault="00E02224" w:rsidP="00E02224">
            <w:pPr>
              <w:pStyle w:val="XML1"/>
            </w:pPr>
            <w:r>
              <w:t xml:space="preserve">        Properties of a NVGRE tunnel.</w:t>
            </w:r>
          </w:p>
          <w:p w14:paraId="59D6B438" w14:textId="77777777" w:rsidR="00E02224" w:rsidRDefault="00E02224" w:rsidP="00E02224">
            <w:pPr>
              <w:pStyle w:val="XML1"/>
            </w:pPr>
            <w:r>
              <w:t xml:space="preserve">      &lt;/xs:documentation&gt;</w:t>
            </w:r>
          </w:p>
          <w:p w14:paraId="1CCC9CB7" w14:textId="77777777" w:rsidR="00E02224" w:rsidRDefault="00E02224" w:rsidP="00E02224">
            <w:pPr>
              <w:pStyle w:val="XML1"/>
            </w:pPr>
            <w:r>
              <w:t xml:space="preserve">    &lt;/xs:annotation&gt;</w:t>
            </w:r>
          </w:p>
          <w:p w14:paraId="70A4E02F" w14:textId="77777777" w:rsidR="00E02224" w:rsidRDefault="00E02224" w:rsidP="00E02224">
            <w:pPr>
              <w:pStyle w:val="XML1"/>
            </w:pPr>
          </w:p>
          <w:p w14:paraId="003964C3" w14:textId="77777777" w:rsidR="00E02224" w:rsidRDefault="00E02224" w:rsidP="00E02224">
            <w:pPr>
              <w:pStyle w:val="XML1"/>
            </w:pPr>
            <w:r>
              <w:t xml:space="preserve">    &lt;xs:sequence&gt;</w:t>
            </w:r>
          </w:p>
          <w:p w14:paraId="34DB3FB8" w14:textId="77777777" w:rsidR="00E02224" w:rsidRDefault="00E02224" w:rsidP="00E02224">
            <w:pPr>
              <w:pStyle w:val="XML1"/>
            </w:pPr>
            <w:r>
              <w:t xml:space="preserve">      &lt;xs:group ref="OFPortBaseTunnelType"/&gt;</w:t>
            </w:r>
          </w:p>
          <w:p w14:paraId="5A283622" w14:textId="68AE52DB" w:rsidR="00E02224" w:rsidRDefault="00E02224" w:rsidP="00E02224">
            <w:pPr>
              <w:pStyle w:val="XML1"/>
            </w:pPr>
            <w:r>
              <w:t xml:space="preserve">      &lt;xs:element name="</w:t>
            </w:r>
            <w:ins w:id="1059" w:author="Anees Shaikh" w:date="2013-10-05T00:06:00Z">
              <w:r w:rsidR="00C7785A">
                <w:t>vsid</w:t>
              </w:r>
            </w:ins>
            <w:del w:id="1060" w:author="Anees Shaikh" w:date="2013-10-05T00:06:00Z">
              <w:r w:rsidDel="00C7785A">
                <w:delText>tni</w:delText>
              </w:r>
            </w:del>
            <w:r>
              <w:t>"  type="xs:unsignedInt"&gt;</w:t>
            </w:r>
          </w:p>
          <w:p w14:paraId="53B198BB" w14:textId="77777777" w:rsidR="00E02224" w:rsidRDefault="00E02224" w:rsidP="00E02224">
            <w:pPr>
              <w:pStyle w:val="XML1"/>
            </w:pPr>
            <w:r>
              <w:t xml:space="preserve">        &lt;xs:annotation&gt;</w:t>
            </w:r>
          </w:p>
          <w:p w14:paraId="5F3D2ABA" w14:textId="77777777" w:rsidR="00E02224" w:rsidRDefault="00E02224" w:rsidP="00E02224">
            <w:pPr>
              <w:pStyle w:val="XML1"/>
            </w:pPr>
            <w:r>
              <w:t xml:space="preserve">          &lt;xs:documentation&gt;</w:t>
            </w:r>
          </w:p>
          <w:p w14:paraId="489D17E2" w14:textId="31996DED" w:rsidR="00E02224" w:rsidRDefault="00E02224" w:rsidP="00E02224">
            <w:pPr>
              <w:pStyle w:val="XML1"/>
              <w:rPr>
                <w:ins w:id="1061" w:author="Anees Shaikh" w:date="2013-10-05T00:11:00Z"/>
              </w:rPr>
            </w:pPr>
            <w:r>
              <w:t xml:space="preserve">            Specifies the </w:t>
            </w:r>
            <w:del w:id="1062" w:author="Anees Shaikh" w:date="2013-10-05T00:11:00Z">
              <w:r w:rsidDel="00AD581A">
                <w:delText>tenant network identifier</w:delText>
              </w:r>
            </w:del>
            <w:ins w:id="1063" w:author="Anees Shaikh" w:date="2013-10-05T00:11:00Z">
              <w:r w:rsidR="00AD581A">
                <w:t>virtual subnet id used to identify</w:t>
              </w:r>
            </w:ins>
          </w:p>
          <w:p w14:paraId="661AF36A" w14:textId="2C7C9F94" w:rsidR="00AD581A" w:rsidRDefault="00AD581A" w:rsidP="00E02224">
            <w:pPr>
              <w:pStyle w:val="XML1"/>
            </w:pPr>
            <w:ins w:id="1064" w:author="Anees Shaikh" w:date="2013-10-05T00:12:00Z">
              <w:r>
                <w:t xml:space="preserve">            NVGRE virtual layer-2 network (24 bit)</w:t>
              </w:r>
            </w:ins>
          </w:p>
          <w:p w14:paraId="4DAA0BAC" w14:textId="0C91AA54" w:rsidR="00E02224" w:rsidDel="00AD581A" w:rsidRDefault="00E02224" w:rsidP="00E02224">
            <w:pPr>
              <w:pStyle w:val="XML1"/>
              <w:rPr>
                <w:del w:id="1065" w:author="Anees Shaikh" w:date="2013-10-05T00:12:00Z"/>
              </w:rPr>
            </w:pPr>
            <w:r>
              <w:t xml:space="preserve">          </w:t>
            </w:r>
            <w:del w:id="1066" w:author="Anees Shaikh" w:date="2013-10-05T00:13:00Z">
              <w:r w:rsidDel="00AD581A">
                <w:delText xml:space="preserve"> </w:delText>
              </w:r>
            </w:del>
            <w:del w:id="1067" w:author="Anees Shaikh" w:date="2013-10-05T00:12:00Z">
              <w:r w:rsidDel="00AD581A">
                <w:delText xml:space="preserve"> assigned to all packets sent on the tunnel</w:delText>
              </w:r>
            </w:del>
          </w:p>
          <w:p w14:paraId="0F8EA5C5" w14:textId="717E3205" w:rsidR="00E02224" w:rsidRDefault="00E02224" w:rsidP="00E02224">
            <w:pPr>
              <w:pStyle w:val="XML1"/>
            </w:pPr>
            <w:del w:id="1068" w:author="Anees Shaikh" w:date="2013-10-05T00:12:00Z">
              <w:r w:rsidDel="00AD581A">
                <w:delText xml:space="preserve">          </w:delText>
              </w:r>
            </w:del>
            <w:r>
              <w:t>&lt;/xs:documentation&gt;</w:t>
            </w:r>
          </w:p>
          <w:p w14:paraId="6E7A39B3" w14:textId="77777777" w:rsidR="00E02224" w:rsidRDefault="00E02224" w:rsidP="00E02224">
            <w:pPr>
              <w:pStyle w:val="XML1"/>
            </w:pPr>
            <w:r>
              <w:t xml:space="preserve">        &lt;/xs:annotation&gt;</w:t>
            </w:r>
          </w:p>
          <w:p w14:paraId="62047EA3" w14:textId="77777777" w:rsidR="00E02224" w:rsidRDefault="00E02224" w:rsidP="00E02224">
            <w:pPr>
              <w:pStyle w:val="XML1"/>
            </w:pPr>
            <w:r>
              <w:t xml:space="preserve">      &lt;/xs:element&gt;</w:t>
            </w:r>
          </w:p>
          <w:p w14:paraId="617B21BB" w14:textId="4B400EEA" w:rsidR="00E02224" w:rsidRDefault="00E02224" w:rsidP="00E02224">
            <w:pPr>
              <w:pStyle w:val="XML1"/>
            </w:pPr>
            <w:r>
              <w:t xml:space="preserve">      &lt;xs:element name="</w:t>
            </w:r>
            <w:ins w:id="1069" w:author="Anees Shaikh" w:date="2013-10-05T00:13:00Z">
              <w:r w:rsidR="00AD581A">
                <w:t>flow-id</w:t>
              </w:r>
            </w:ins>
            <w:del w:id="1070" w:author="Anees Shaikh" w:date="2013-10-05T00:13:00Z">
              <w:r w:rsidDel="00AD581A">
                <w:delText>tni-resv</w:delText>
              </w:r>
            </w:del>
            <w:r>
              <w:t>"  type="xs:unsignedInt"&gt;</w:t>
            </w:r>
          </w:p>
          <w:p w14:paraId="4BCA0010" w14:textId="77777777" w:rsidR="00E02224" w:rsidRDefault="00E02224" w:rsidP="00E02224">
            <w:pPr>
              <w:pStyle w:val="XML1"/>
            </w:pPr>
            <w:r>
              <w:t xml:space="preserve">        &lt;xs:annotation&gt;</w:t>
            </w:r>
          </w:p>
          <w:p w14:paraId="1F714CB1" w14:textId="77777777" w:rsidR="00E02224" w:rsidRDefault="00E02224" w:rsidP="00E02224">
            <w:pPr>
              <w:pStyle w:val="XML1"/>
            </w:pPr>
            <w:r>
              <w:t xml:space="preserve">          &lt;xs:documentation&gt;</w:t>
            </w:r>
          </w:p>
          <w:p w14:paraId="60E1887F" w14:textId="1B66D43F" w:rsidR="00AD581A" w:rsidRDefault="00E02224" w:rsidP="00AD581A">
            <w:pPr>
              <w:pStyle w:val="XML1"/>
              <w:rPr>
                <w:ins w:id="1071" w:author="Anees Shaikh" w:date="2013-10-05T00:16:00Z"/>
              </w:rPr>
            </w:pPr>
            <w:r>
              <w:t xml:space="preserve">            </w:t>
            </w:r>
            <w:ins w:id="1072" w:author="Anees Shaikh" w:date="2013-10-05T00:16:00Z">
              <w:r w:rsidR="00AD581A">
                <w:t>Value that is used to provide per-</w:t>
              </w:r>
            </w:ins>
          </w:p>
          <w:p w14:paraId="5897E4D6" w14:textId="3F54C334" w:rsidR="00E02224" w:rsidDel="00AD581A" w:rsidRDefault="00AD581A" w:rsidP="00AD581A">
            <w:pPr>
              <w:pStyle w:val="XML1"/>
              <w:rPr>
                <w:del w:id="1073" w:author="Anees Shaikh" w:date="2013-10-05T00:16:00Z"/>
              </w:rPr>
            </w:pPr>
            <w:ins w:id="1074" w:author="Anees Shaikh" w:date="2013-10-05T00:16:00Z">
              <w:r>
                <w:t xml:space="preserve">           flow entropy for flows in the same VSID</w:t>
              </w:r>
            </w:ins>
            <w:del w:id="1075" w:author="Anees Shaikh" w:date="2013-10-05T00:16:00Z">
              <w:r w:rsidR="00E02224" w:rsidDel="00AD581A">
                <w:delText>Used to set the reserved user-defined bits of</w:delText>
              </w:r>
            </w:del>
          </w:p>
          <w:p w14:paraId="5632CAF8" w14:textId="4C6885CB" w:rsidR="00E02224" w:rsidRDefault="00E02224" w:rsidP="00E02224">
            <w:pPr>
              <w:pStyle w:val="XML1"/>
            </w:pPr>
            <w:del w:id="1076" w:author="Anees Shaikh" w:date="2013-10-05T00:16:00Z">
              <w:r w:rsidDel="00AD581A">
                <w:delText xml:space="preserve">            the GRE key field</w:delText>
              </w:r>
            </w:del>
          </w:p>
          <w:p w14:paraId="75A17524" w14:textId="77777777" w:rsidR="00E02224" w:rsidRDefault="00E02224" w:rsidP="00E02224">
            <w:pPr>
              <w:pStyle w:val="XML1"/>
            </w:pPr>
            <w:r>
              <w:t xml:space="preserve">          &lt;/xs:documentation&gt;</w:t>
            </w:r>
          </w:p>
          <w:p w14:paraId="4E17D93E" w14:textId="77777777" w:rsidR="00E02224" w:rsidRDefault="00E02224" w:rsidP="00E02224">
            <w:pPr>
              <w:pStyle w:val="XML1"/>
            </w:pPr>
            <w:r>
              <w:t xml:space="preserve">        &lt;/xs:annotation&gt;</w:t>
            </w:r>
          </w:p>
          <w:p w14:paraId="03F60069" w14:textId="77777777" w:rsidR="00E02224" w:rsidRDefault="00E02224" w:rsidP="00E02224">
            <w:pPr>
              <w:pStyle w:val="XML1"/>
            </w:pPr>
            <w:r>
              <w:t xml:space="preserve">      &lt;/xs:element&gt;</w:t>
            </w:r>
          </w:p>
          <w:p w14:paraId="0F7A6A4E" w14:textId="2EFE17B4" w:rsidR="00E02224" w:rsidDel="00E8557B" w:rsidRDefault="00E02224" w:rsidP="00E8557B">
            <w:pPr>
              <w:pStyle w:val="XML1"/>
              <w:rPr>
                <w:del w:id="1077" w:author="Anees Shaikh" w:date="2013-10-05T00:24:00Z"/>
              </w:rPr>
              <w:pPrChange w:id="1078" w:author="Anees Shaikh" w:date="2013-10-05T00:24:00Z">
                <w:pPr>
                  <w:pStyle w:val="XML1"/>
                </w:pPr>
              </w:pPrChange>
            </w:pPr>
            <w:r>
              <w:t xml:space="preserve">    </w:t>
            </w:r>
            <w:bookmarkStart w:id="1079" w:name="_GoBack"/>
            <w:bookmarkEnd w:id="1079"/>
            <w:del w:id="1080" w:author="Anees Shaikh" w:date="2013-10-05T00:24:00Z">
              <w:r w:rsidDel="00E8557B">
                <w:delText xml:space="preserve">  &lt;xs:element name="tni-multicast-group"  type="inet:ip-address"&gt;</w:delText>
              </w:r>
            </w:del>
          </w:p>
          <w:p w14:paraId="664CE19D" w14:textId="710F78C0" w:rsidR="00E02224" w:rsidDel="00E8557B" w:rsidRDefault="00E02224" w:rsidP="00E8557B">
            <w:pPr>
              <w:pStyle w:val="XML1"/>
              <w:rPr>
                <w:del w:id="1081" w:author="Anees Shaikh" w:date="2013-10-05T00:24:00Z"/>
              </w:rPr>
              <w:pPrChange w:id="1082" w:author="Anees Shaikh" w:date="2013-10-05T00:24:00Z">
                <w:pPr>
                  <w:pStyle w:val="XML1"/>
                </w:pPr>
              </w:pPrChange>
            </w:pPr>
            <w:del w:id="1083" w:author="Anees Shaikh" w:date="2013-10-05T00:24:00Z">
              <w:r w:rsidDel="00E8557B">
                <w:delText xml:space="preserve">        &lt;xs:annotation&gt;</w:delText>
              </w:r>
            </w:del>
          </w:p>
          <w:p w14:paraId="2E78357A" w14:textId="79985422" w:rsidR="00E02224" w:rsidDel="00E8557B" w:rsidRDefault="00E02224" w:rsidP="00E8557B">
            <w:pPr>
              <w:pStyle w:val="XML1"/>
              <w:rPr>
                <w:del w:id="1084" w:author="Anees Shaikh" w:date="2013-10-05T00:24:00Z"/>
              </w:rPr>
              <w:pPrChange w:id="1085" w:author="Anees Shaikh" w:date="2013-10-05T00:24:00Z">
                <w:pPr>
                  <w:pStyle w:val="XML1"/>
                </w:pPr>
              </w:pPrChange>
            </w:pPr>
            <w:del w:id="1086" w:author="Anees Shaikh" w:date="2013-10-05T00:24:00Z">
              <w:r w:rsidDel="00E8557B">
                <w:delText xml:space="preserve">          &lt;xs:documentation&gt;</w:delText>
              </w:r>
            </w:del>
          </w:p>
          <w:p w14:paraId="54A8634F" w14:textId="3AD745DA" w:rsidR="00E02224" w:rsidDel="00E8557B" w:rsidRDefault="00E02224" w:rsidP="00E8557B">
            <w:pPr>
              <w:pStyle w:val="XML1"/>
              <w:rPr>
                <w:del w:id="1087" w:author="Anees Shaikh" w:date="2013-10-05T00:24:00Z"/>
              </w:rPr>
              <w:pPrChange w:id="1088" w:author="Anees Shaikh" w:date="2013-10-05T00:24:00Z">
                <w:pPr>
                  <w:pStyle w:val="XML1"/>
                </w:pPr>
              </w:pPrChange>
            </w:pPr>
            <w:del w:id="1089" w:author="Anees Shaikh" w:date="2013-10-05T00:24:00Z">
              <w:r w:rsidDel="00E8557B">
                <w:delText xml:space="preserve">            If IP multicast is used to support broadcast</w:delText>
              </w:r>
            </w:del>
          </w:p>
          <w:p w14:paraId="5AF6AD4E" w14:textId="6F9F86AC" w:rsidR="00E02224" w:rsidDel="00E8557B" w:rsidRDefault="00E02224" w:rsidP="00E8557B">
            <w:pPr>
              <w:pStyle w:val="XML1"/>
              <w:rPr>
                <w:del w:id="1090" w:author="Anees Shaikh" w:date="2013-10-05T00:24:00Z"/>
              </w:rPr>
              <w:pPrChange w:id="1091" w:author="Anees Shaikh" w:date="2013-10-05T00:24:00Z">
                <w:pPr>
                  <w:pStyle w:val="XML1"/>
                </w:pPr>
              </w:pPrChange>
            </w:pPr>
            <w:del w:id="1092" w:author="Anees Shaikh" w:date="2013-10-05T00:24:00Z">
              <w:r w:rsidDel="00E8557B">
                <w:delText xml:space="preserve">            on the tunnel this element specifies the corresponding </w:delText>
              </w:r>
            </w:del>
          </w:p>
          <w:p w14:paraId="446380D9" w14:textId="55FE6374" w:rsidR="00E02224" w:rsidDel="00E8557B" w:rsidRDefault="00E02224" w:rsidP="00E8557B">
            <w:pPr>
              <w:pStyle w:val="XML1"/>
              <w:rPr>
                <w:del w:id="1093" w:author="Anees Shaikh" w:date="2013-10-05T00:24:00Z"/>
              </w:rPr>
              <w:pPrChange w:id="1094" w:author="Anees Shaikh" w:date="2013-10-05T00:24:00Z">
                <w:pPr>
                  <w:pStyle w:val="XML1"/>
                </w:pPr>
              </w:pPrChange>
            </w:pPr>
            <w:del w:id="1095" w:author="Anees Shaikh" w:date="2013-10-05T00:24:00Z">
              <w:r w:rsidDel="00E8557B">
                <w:delText xml:space="preserve">            multicast IP address</w:delText>
              </w:r>
            </w:del>
          </w:p>
          <w:p w14:paraId="3852D3CF" w14:textId="1B3A336F" w:rsidR="00E02224" w:rsidDel="00E8557B" w:rsidRDefault="00E02224" w:rsidP="00E8557B">
            <w:pPr>
              <w:pStyle w:val="XML1"/>
              <w:rPr>
                <w:del w:id="1096" w:author="Anees Shaikh" w:date="2013-10-05T00:24:00Z"/>
              </w:rPr>
              <w:pPrChange w:id="1097" w:author="Anees Shaikh" w:date="2013-10-05T00:24:00Z">
                <w:pPr>
                  <w:pStyle w:val="XML1"/>
                </w:pPr>
              </w:pPrChange>
            </w:pPr>
            <w:del w:id="1098" w:author="Anees Shaikh" w:date="2013-10-05T00:24:00Z">
              <w:r w:rsidDel="00E8557B">
                <w:delText xml:space="preserve">          &lt;/xs:documentation&gt;</w:delText>
              </w:r>
            </w:del>
          </w:p>
          <w:p w14:paraId="5C9470E8" w14:textId="22D3D815" w:rsidR="00E02224" w:rsidDel="00E8557B" w:rsidRDefault="00E02224" w:rsidP="00E8557B">
            <w:pPr>
              <w:pStyle w:val="XML1"/>
              <w:rPr>
                <w:del w:id="1099" w:author="Anees Shaikh" w:date="2013-10-05T00:24:00Z"/>
              </w:rPr>
              <w:pPrChange w:id="1100" w:author="Anees Shaikh" w:date="2013-10-05T00:24:00Z">
                <w:pPr>
                  <w:pStyle w:val="XML1"/>
                </w:pPr>
              </w:pPrChange>
            </w:pPr>
            <w:del w:id="1101" w:author="Anees Shaikh" w:date="2013-10-05T00:24:00Z">
              <w:r w:rsidDel="00E8557B">
                <w:delText xml:space="preserve">        &lt;/xs:annotation&gt;</w:delText>
              </w:r>
            </w:del>
          </w:p>
          <w:p w14:paraId="45BC63C6" w14:textId="32CF33B8" w:rsidR="00E02224" w:rsidDel="00E8557B" w:rsidRDefault="00E02224" w:rsidP="00E8557B">
            <w:pPr>
              <w:pStyle w:val="XML1"/>
              <w:rPr>
                <w:del w:id="1102" w:author="Anees Shaikh" w:date="2013-10-05T00:24:00Z"/>
              </w:rPr>
            </w:pPr>
            <w:del w:id="1103" w:author="Anees Shaikh" w:date="2013-10-05T00:24:00Z">
              <w:r w:rsidDel="00E8557B">
                <w:delText xml:space="preserve">      &lt;/xs:element&gt;</w:delText>
              </w:r>
            </w:del>
          </w:p>
          <w:p w14:paraId="674C878E" w14:textId="7E4FDE88" w:rsidR="00E02224" w:rsidRDefault="00E02224" w:rsidP="00E02224">
            <w:pPr>
              <w:pStyle w:val="XML1"/>
            </w:pPr>
            <w:del w:id="1104" w:author="Anees Shaikh" w:date="2013-10-05T00:24:00Z">
              <w:r w:rsidDel="00E8557B">
                <w:delText xml:space="preserve">    </w:delText>
              </w:r>
            </w:del>
            <w:r>
              <w:t>&lt;/xs:sequence&gt;</w:t>
            </w:r>
          </w:p>
          <w:p w14:paraId="7DF9509D" w14:textId="77777777" w:rsidR="00E02224" w:rsidRDefault="00E02224" w:rsidP="00E02224">
            <w:pPr>
              <w:pStyle w:val="XML1"/>
            </w:pPr>
            <w:r>
              <w:lastRenderedPageBreak/>
              <w:t xml:space="preserve">  &lt;/xs:group&gt;</w:t>
            </w:r>
          </w:p>
          <w:p w14:paraId="15C012C5" w14:textId="77777777" w:rsidR="00712E70" w:rsidRPr="009F1B7D" w:rsidRDefault="00712E70" w:rsidP="00E02224">
            <w:pPr>
              <w:pStyle w:val="XML1"/>
            </w:pPr>
          </w:p>
        </w:tc>
      </w:tr>
      <w:tr w:rsidR="00AD581A" w:rsidRPr="009F1B7D" w14:paraId="742AEE4A" w14:textId="77777777" w:rsidTr="00C128FA">
        <w:trPr>
          <w:ins w:id="1105" w:author="Anees Shaikh" w:date="2013-10-05T00:11:00Z"/>
        </w:trPr>
        <w:tc>
          <w:tcPr>
            <w:tcW w:w="5000" w:type="pct"/>
          </w:tcPr>
          <w:p w14:paraId="126CD4C3" w14:textId="77777777" w:rsidR="00AD581A" w:rsidRDefault="00AD581A" w:rsidP="00E02224">
            <w:pPr>
              <w:pStyle w:val="XML1"/>
              <w:rPr>
                <w:ins w:id="1106" w:author="Anees Shaikh" w:date="2013-10-05T00:11:00Z"/>
              </w:rPr>
            </w:pPr>
          </w:p>
        </w:tc>
      </w:tr>
    </w:tbl>
    <w:p w14:paraId="0C46D66E" w14:textId="77777777" w:rsidR="00B7089E" w:rsidRPr="009F1B7D" w:rsidRDefault="00B7089E" w:rsidP="00B7089E">
      <w:pPr>
        <w:pStyle w:val="BodyText"/>
      </w:pPr>
    </w:p>
    <w:p w14:paraId="149CFE13" w14:textId="6DE39D74" w:rsidR="00B7089E" w:rsidRPr="009F1B7D" w:rsidRDefault="00B7089E" w:rsidP="00D14D27">
      <w:pPr>
        <w:pStyle w:val="Heading3"/>
      </w:pPr>
      <w:bookmarkStart w:id="1107" w:name="_Toc315954015"/>
      <w:bookmarkStart w:id="1108" w:name="_Toc316542525"/>
      <w:bookmarkStart w:id="1109" w:name="_Toc358291607"/>
      <w:r w:rsidRPr="00DB42FD">
        <w:t>XML Example</w:t>
      </w:r>
      <w:bookmarkEnd w:id="1107"/>
      <w:bookmarkEnd w:id="1108"/>
      <w:r w:rsidR="007344A3">
        <w:t>s</w:t>
      </w:r>
      <w:bookmarkEnd w:id="1109"/>
    </w:p>
    <w:tbl>
      <w:tblPr>
        <w:tblStyle w:val="XMLtable"/>
        <w:tblW w:w="5000" w:type="pct"/>
        <w:tblLook w:val="04A0" w:firstRow="1" w:lastRow="0" w:firstColumn="1" w:lastColumn="0" w:noHBand="0" w:noVBand="1"/>
      </w:tblPr>
      <w:tblGrid>
        <w:gridCol w:w="9474"/>
      </w:tblGrid>
      <w:tr w:rsidR="00B7089E" w:rsidRPr="009F1B7D" w14:paraId="78B092FB" w14:textId="77777777" w:rsidTr="00C128FA">
        <w:tc>
          <w:tcPr>
            <w:tcW w:w="8820" w:type="dxa"/>
          </w:tcPr>
          <w:p w14:paraId="34A660FD" w14:textId="77777777" w:rsidR="007344A3" w:rsidRDefault="007344A3" w:rsidP="007344A3">
            <w:pPr>
              <w:pStyle w:val="XML1"/>
            </w:pPr>
            <w:r>
              <w:t>&lt;!-- Example for a physical port --&gt;</w:t>
            </w:r>
          </w:p>
          <w:p w14:paraId="65CBD6A6" w14:textId="77777777" w:rsidR="00B7089E" w:rsidRPr="009F1B7D" w:rsidRDefault="00B7089E" w:rsidP="00011096">
            <w:pPr>
              <w:pStyle w:val="XML1"/>
            </w:pPr>
            <w:r w:rsidRPr="009F1B7D">
              <w:t>&lt;port&gt;</w:t>
            </w:r>
          </w:p>
          <w:p w14:paraId="57F67D8A" w14:textId="77777777" w:rsidR="00B7089E" w:rsidRPr="009F1B7D" w:rsidRDefault="00B7089E" w:rsidP="00011096">
            <w:pPr>
              <w:pStyle w:val="XML2"/>
            </w:pPr>
            <w:r w:rsidRPr="009F1B7D">
              <w:t>&lt;resource-id&gt;Port214748364&lt;/resource-id&gt;</w:t>
            </w:r>
          </w:p>
          <w:p w14:paraId="263AEBCE" w14:textId="77777777" w:rsidR="00B7089E" w:rsidRPr="009F1B7D" w:rsidRDefault="00B7089E" w:rsidP="00011096">
            <w:pPr>
              <w:pStyle w:val="XML2"/>
            </w:pPr>
            <w:r w:rsidRPr="009F1B7D">
              <w:t>&lt;number&gt;214748364&lt;/number&gt;</w:t>
            </w:r>
          </w:p>
          <w:p w14:paraId="3D74FB0E" w14:textId="77777777" w:rsidR="00B7089E" w:rsidRPr="009F1B7D" w:rsidRDefault="00B7089E" w:rsidP="00011096">
            <w:pPr>
              <w:pStyle w:val="XML2"/>
            </w:pPr>
            <w:r w:rsidRPr="009F1B7D">
              <w:t>&lt;name&gt;name0&lt;/name&gt;</w:t>
            </w:r>
          </w:p>
          <w:p w14:paraId="4BD00AEC" w14:textId="77777777" w:rsidR="00B7089E" w:rsidRPr="009F1B7D" w:rsidRDefault="00B7089E" w:rsidP="00011096">
            <w:pPr>
              <w:pStyle w:val="XML2"/>
            </w:pPr>
            <w:r w:rsidRPr="009F1B7D">
              <w:t>&lt;current-rate&gt;10000&lt;/current-rate&gt;</w:t>
            </w:r>
          </w:p>
          <w:p w14:paraId="073FDA7A" w14:textId="77777777" w:rsidR="00B7089E" w:rsidRPr="009F1B7D" w:rsidRDefault="00B7089E" w:rsidP="00011096">
            <w:pPr>
              <w:pStyle w:val="XML2"/>
            </w:pPr>
            <w:r w:rsidRPr="009F1B7D">
              <w:t>&lt;max-rate&gt;10000&lt;/max-rate&gt;</w:t>
            </w:r>
          </w:p>
          <w:p w14:paraId="37AD2C86" w14:textId="77777777" w:rsidR="00B7089E" w:rsidRPr="009F1B7D" w:rsidRDefault="00B7089E" w:rsidP="00011096">
            <w:pPr>
              <w:pStyle w:val="XML2"/>
            </w:pPr>
            <w:r w:rsidRPr="009F1B7D">
              <w:t>&lt;configuration&gt;</w:t>
            </w:r>
          </w:p>
          <w:p w14:paraId="0991DEFC" w14:textId="77777777" w:rsidR="00B7089E" w:rsidRPr="009F1B7D" w:rsidRDefault="00B7089E" w:rsidP="00011096">
            <w:pPr>
              <w:pStyle w:val="XML3"/>
            </w:pPr>
            <w:r w:rsidRPr="009F1B7D">
              <w:t>&lt;admin-state&gt;up&lt;/admin-state&gt;</w:t>
            </w:r>
          </w:p>
          <w:p w14:paraId="3C2415E8" w14:textId="77777777" w:rsidR="00B7089E" w:rsidRPr="009F1B7D" w:rsidRDefault="00B7089E" w:rsidP="00011096">
            <w:pPr>
              <w:pStyle w:val="XML3"/>
            </w:pPr>
            <w:r w:rsidRPr="009F1B7D">
              <w:t>&lt;no-receive&gt;false&lt;/no-receive&gt;</w:t>
            </w:r>
          </w:p>
          <w:p w14:paraId="4F692D23" w14:textId="77777777" w:rsidR="00B7089E" w:rsidRPr="009F1B7D" w:rsidRDefault="00B7089E" w:rsidP="00011096">
            <w:pPr>
              <w:pStyle w:val="XML3"/>
            </w:pPr>
            <w:r w:rsidRPr="009F1B7D">
              <w:t>&lt;no-forward&gt;false&lt;/no-forward&gt;</w:t>
            </w:r>
          </w:p>
          <w:p w14:paraId="10F578FA" w14:textId="77777777" w:rsidR="00B7089E" w:rsidRPr="009F1B7D" w:rsidRDefault="00B7089E" w:rsidP="00011096">
            <w:pPr>
              <w:pStyle w:val="XML3"/>
            </w:pPr>
            <w:r w:rsidRPr="009F1B7D">
              <w:t>&lt;no-packet-in&gt;false&lt;/no-packet-in&gt;</w:t>
            </w:r>
          </w:p>
          <w:p w14:paraId="342EB975" w14:textId="77777777" w:rsidR="00B7089E" w:rsidRPr="009F1B7D" w:rsidRDefault="00B7089E" w:rsidP="00011096">
            <w:pPr>
              <w:pStyle w:val="XML2"/>
            </w:pPr>
            <w:r w:rsidRPr="009F1B7D">
              <w:t>&lt;/configuration&gt;</w:t>
            </w:r>
          </w:p>
          <w:p w14:paraId="7F8D7E8A" w14:textId="77777777" w:rsidR="00B7089E" w:rsidRPr="009F1B7D" w:rsidRDefault="00B7089E" w:rsidP="00011096">
            <w:pPr>
              <w:pStyle w:val="XML2"/>
            </w:pPr>
            <w:r w:rsidRPr="009F1B7D">
              <w:t>&lt;state&gt;</w:t>
            </w:r>
          </w:p>
          <w:p w14:paraId="723C6772" w14:textId="77777777" w:rsidR="00B7089E" w:rsidRPr="009F1B7D" w:rsidRDefault="00B7089E" w:rsidP="00011096">
            <w:pPr>
              <w:pStyle w:val="XML3"/>
            </w:pPr>
            <w:r w:rsidRPr="009F1B7D">
              <w:t>&lt;oper-state&gt;up&lt;/oper-state&gt;</w:t>
            </w:r>
          </w:p>
          <w:p w14:paraId="12596F3C" w14:textId="77777777" w:rsidR="00B7089E" w:rsidRPr="009F1B7D" w:rsidRDefault="00B7089E" w:rsidP="00011096">
            <w:pPr>
              <w:pStyle w:val="XML3"/>
            </w:pPr>
            <w:r w:rsidRPr="009F1B7D">
              <w:t>&lt;blocked&gt;false&lt;/blocked&gt;</w:t>
            </w:r>
          </w:p>
          <w:p w14:paraId="0C0D1D27" w14:textId="77777777" w:rsidR="00B7089E" w:rsidRPr="009F1B7D" w:rsidRDefault="00B7089E" w:rsidP="00011096">
            <w:pPr>
              <w:pStyle w:val="XML3"/>
            </w:pPr>
            <w:r w:rsidRPr="009F1B7D">
              <w:t>&lt;live&gt;false&lt;/live&gt;</w:t>
            </w:r>
          </w:p>
          <w:p w14:paraId="6E24182A" w14:textId="77777777" w:rsidR="00B7089E" w:rsidRPr="009F1B7D" w:rsidRDefault="00B7089E" w:rsidP="00011096">
            <w:pPr>
              <w:pStyle w:val="XML2"/>
            </w:pPr>
            <w:r w:rsidRPr="009F1B7D">
              <w:t>&lt;/state&gt;</w:t>
            </w:r>
          </w:p>
          <w:p w14:paraId="79BFE988" w14:textId="77777777" w:rsidR="00B7089E" w:rsidRPr="009F1B7D" w:rsidRDefault="00B7089E" w:rsidP="00011096">
            <w:pPr>
              <w:pStyle w:val="XML2"/>
            </w:pPr>
            <w:r w:rsidRPr="009F1B7D">
              <w:t>&lt;features&gt;</w:t>
            </w:r>
          </w:p>
          <w:p w14:paraId="526F045C" w14:textId="77777777" w:rsidR="00B7089E" w:rsidRPr="009F1B7D" w:rsidRDefault="00B7089E" w:rsidP="00011096">
            <w:pPr>
              <w:pStyle w:val="XML3"/>
            </w:pPr>
            <w:r w:rsidRPr="009F1B7D">
              <w:t>&lt;current&gt;</w:t>
            </w:r>
          </w:p>
          <w:p w14:paraId="0807244D" w14:textId="77777777" w:rsidR="00B7089E" w:rsidRPr="009F1B7D" w:rsidRDefault="00B7089E" w:rsidP="00011096">
            <w:pPr>
              <w:pStyle w:val="XML4"/>
            </w:pPr>
            <w:r w:rsidRPr="009F1B7D">
              <w:t>...</w:t>
            </w:r>
          </w:p>
          <w:p w14:paraId="15086083" w14:textId="77777777" w:rsidR="00B7089E" w:rsidRPr="009F1B7D" w:rsidRDefault="00B7089E" w:rsidP="00011096">
            <w:pPr>
              <w:pStyle w:val="XML3"/>
            </w:pPr>
            <w:r w:rsidRPr="009F1B7D">
              <w:t>&lt;/current&gt;</w:t>
            </w:r>
          </w:p>
          <w:p w14:paraId="7D6B4074" w14:textId="77777777" w:rsidR="00B7089E" w:rsidRPr="009F1B7D" w:rsidRDefault="00B7089E" w:rsidP="00011096">
            <w:pPr>
              <w:pStyle w:val="XML3"/>
            </w:pPr>
            <w:r w:rsidRPr="009F1B7D">
              <w:t>&lt;advertised&gt;</w:t>
            </w:r>
          </w:p>
          <w:p w14:paraId="16948B31" w14:textId="77777777" w:rsidR="00B7089E" w:rsidRPr="009F1B7D" w:rsidRDefault="00B7089E" w:rsidP="00011096">
            <w:pPr>
              <w:pStyle w:val="XML4"/>
            </w:pPr>
            <w:r w:rsidRPr="009F1B7D">
              <w:t>...</w:t>
            </w:r>
          </w:p>
          <w:p w14:paraId="5BACA3C0" w14:textId="77777777" w:rsidR="00B7089E" w:rsidRPr="009F1B7D" w:rsidRDefault="00B7089E" w:rsidP="00011096">
            <w:pPr>
              <w:pStyle w:val="XML3"/>
            </w:pPr>
            <w:r w:rsidRPr="009F1B7D">
              <w:t>&lt;/advertised&gt;</w:t>
            </w:r>
          </w:p>
          <w:p w14:paraId="0912EB7F" w14:textId="77777777" w:rsidR="00B7089E" w:rsidRPr="009F1B7D" w:rsidRDefault="00B7089E" w:rsidP="00011096">
            <w:pPr>
              <w:pStyle w:val="XML3"/>
            </w:pPr>
            <w:r w:rsidRPr="009F1B7D">
              <w:t>&lt;supported&gt;</w:t>
            </w:r>
          </w:p>
          <w:p w14:paraId="35E12C72" w14:textId="77777777" w:rsidR="00B7089E" w:rsidRPr="009F1B7D" w:rsidRDefault="00B7089E" w:rsidP="00011096">
            <w:pPr>
              <w:pStyle w:val="XML4"/>
            </w:pPr>
            <w:r w:rsidRPr="009F1B7D">
              <w:t>...</w:t>
            </w:r>
          </w:p>
          <w:p w14:paraId="1A72EBEE" w14:textId="77777777" w:rsidR="00B7089E" w:rsidRPr="009F1B7D" w:rsidRDefault="00B7089E" w:rsidP="00011096">
            <w:pPr>
              <w:pStyle w:val="XML3"/>
            </w:pPr>
            <w:r w:rsidRPr="009F1B7D">
              <w:t>&lt;/supported&gt;</w:t>
            </w:r>
          </w:p>
          <w:p w14:paraId="45D1CD1F" w14:textId="77777777" w:rsidR="00B7089E" w:rsidRPr="009F1B7D" w:rsidRDefault="00B7089E" w:rsidP="00011096">
            <w:pPr>
              <w:pStyle w:val="XML3"/>
            </w:pPr>
            <w:r w:rsidRPr="009F1B7D">
              <w:t>&lt;advertised-peer&gt;</w:t>
            </w:r>
          </w:p>
          <w:p w14:paraId="1CB6F8ED" w14:textId="77777777" w:rsidR="00B7089E" w:rsidRPr="009F1B7D" w:rsidRDefault="00B7089E" w:rsidP="00011096">
            <w:pPr>
              <w:pStyle w:val="XML4"/>
            </w:pPr>
            <w:r w:rsidRPr="009F1B7D">
              <w:t>...</w:t>
            </w:r>
          </w:p>
          <w:p w14:paraId="32786DB2" w14:textId="77777777" w:rsidR="00B7089E" w:rsidRPr="009F1B7D" w:rsidRDefault="00B7089E" w:rsidP="00011096">
            <w:pPr>
              <w:pStyle w:val="XML3"/>
            </w:pPr>
            <w:r w:rsidRPr="009F1B7D">
              <w:t>&lt;/advertised-peer&gt;</w:t>
            </w:r>
          </w:p>
          <w:p w14:paraId="51151816" w14:textId="77777777" w:rsidR="00B7089E" w:rsidRPr="009F1B7D" w:rsidRDefault="00B7089E" w:rsidP="00011096">
            <w:pPr>
              <w:pStyle w:val="XML2"/>
            </w:pPr>
            <w:r w:rsidRPr="009F1B7D">
              <w:t>&lt;/features&gt;</w:t>
            </w:r>
          </w:p>
          <w:p w14:paraId="6068D143" w14:textId="77777777" w:rsidR="00B7089E" w:rsidRDefault="00B7089E" w:rsidP="00011096">
            <w:pPr>
              <w:pStyle w:val="XML1"/>
            </w:pPr>
            <w:r w:rsidRPr="009F1B7D">
              <w:t>&lt;/port&gt;</w:t>
            </w:r>
          </w:p>
          <w:p w14:paraId="3030D8AC" w14:textId="77777777" w:rsidR="007344A3" w:rsidRDefault="007344A3" w:rsidP="007344A3">
            <w:pPr>
              <w:pStyle w:val="XML1"/>
            </w:pPr>
          </w:p>
          <w:p w14:paraId="5CF51673" w14:textId="77777777" w:rsidR="007344A3" w:rsidRDefault="007344A3" w:rsidP="007344A3">
            <w:pPr>
              <w:pStyle w:val="XML1"/>
            </w:pPr>
            <w:r>
              <w:t>&lt;!-- Example for a logical port representing a VxLAN tunnel --&gt;</w:t>
            </w:r>
          </w:p>
          <w:p w14:paraId="416B1D0F" w14:textId="77777777" w:rsidR="007344A3" w:rsidRPr="009F1B7D" w:rsidRDefault="007344A3" w:rsidP="007344A3">
            <w:pPr>
              <w:pStyle w:val="XML1"/>
            </w:pPr>
            <w:r w:rsidRPr="009F1B7D">
              <w:t>&lt;port&gt;</w:t>
            </w:r>
          </w:p>
          <w:p w14:paraId="454695C6" w14:textId="77777777" w:rsidR="007344A3" w:rsidRPr="009F1B7D" w:rsidRDefault="007344A3" w:rsidP="007344A3">
            <w:pPr>
              <w:pStyle w:val="XML2"/>
            </w:pPr>
            <w:r w:rsidRPr="009F1B7D">
              <w:t>&lt;resource-id&gt;</w:t>
            </w:r>
            <w:r>
              <w:t>Logical</w:t>
            </w:r>
            <w:r w:rsidRPr="009F1B7D">
              <w:t>Port</w:t>
            </w:r>
            <w:r>
              <w:t>1</w:t>
            </w:r>
            <w:r w:rsidRPr="009F1B7D">
              <w:t>4&lt;/resource-id&gt;</w:t>
            </w:r>
          </w:p>
          <w:p w14:paraId="3FECB827" w14:textId="77777777" w:rsidR="007344A3" w:rsidRPr="009F1B7D" w:rsidRDefault="007344A3" w:rsidP="007344A3">
            <w:pPr>
              <w:pStyle w:val="XML2"/>
            </w:pPr>
            <w:r w:rsidRPr="009F1B7D">
              <w:t>&lt;number&gt;</w:t>
            </w:r>
            <w:r>
              <w:t>14</w:t>
            </w:r>
            <w:r w:rsidRPr="009F1B7D">
              <w:t>&lt;/number&gt;</w:t>
            </w:r>
          </w:p>
          <w:p w14:paraId="7761873B" w14:textId="77777777" w:rsidR="007344A3" w:rsidRPr="009F1B7D" w:rsidRDefault="007344A3" w:rsidP="007344A3">
            <w:pPr>
              <w:pStyle w:val="XML2"/>
            </w:pPr>
            <w:r w:rsidRPr="009F1B7D">
              <w:t>&lt;name&gt;</w:t>
            </w:r>
            <w:r>
              <w:t>logicalPort14VxLAN</w:t>
            </w:r>
            <w:r w:rsidRPr="009F1B7D">
              <w:t>&lt;/name&gt;</w:t>
            </w:r>
          </w:p>
          <w:p w14:paraId="738DE52E" w14:textId="77777777" w:rsidR="007344A3" w:rsidRPr="009F1B7D" w:rsidRDefault="007344A3" w:rsidP="007344A3">
            <w:pPr>
              <w:pStyle w:val="XML2"/>
            </w:pPr>
            <w:r w:rsidRPr="009F1B7D">
              <w:t>&lt;max-rate&gt;10000&lt;/max-rate&gt;</w:t>
            </w:r>
          </w:p>
          <w:p w14:paraId="259E1491" w14:textId="77777777" w:rsidR="007344A3" w:rsidRPr="009F1B7D" w:rsidRDefault="007344A3" w:rsidP="007344A3">
            <w:pPr>
              <w:pStyle w:val="XML2"/>
            </w:pPr>
            <w:r w:rsidRPr="009F1B7D">
              <w:t>&lt;configuration&gt;</w:t>
            </w:r>
          </w:p>
          <w:p w14:paraId="3C87C615" w14:textId="77777777" w:rsidR="007344A3" w:rsidRPr="009F1B7D" w:rsidRDefault="007344A3" w:rsidP="007344A3">
            <w:pPr>
              <w:pStyle w:val="XML3"/>
            </w:pPr>
            <w:r w:rsidRPr="009F1B7D">
              <w:t>&lt;admin-state&gt;up&lt;/admin-state&gt;</w:t>
            </w:r>
          </w:p>
          <w:p w14:paraId="3FC6F171" w14:textId="77777777" w:rsidR="007344A3" w:rsidRPr="009F1B7D" w:rsidRDefault="007344A3" w:rsidP="007344A3">
            <w:pPr>
              <w:pStyle w:val="XML3"/>
            </w:pPr>
            <w:r w:rsidRPr="009F1B7D">
              <w:t>&lt;no-receive&gt;false&lt;/no-receive&gt;</w:t>
            </w:r>
          </w:p>
          <w:p w14:paraId="4E293F69" w14:textId="77777777" w:rsidR="007344A3" w:rsidRPr="009F1B7D" w:rsidRDefault="007344A3" w:rsidP="007344A3">
            <w:pPr>
              <w:pStyle w:val="XML3"/>
            </w:pPr>
            <w:r w:rsidRPr="009F1B7D">
              <w:t>&lt;no-forward&gt;false&lt;/no-forward&gt;</w:t>
            </w:r>
          </w:p>
          <w:p w14:paraId="1F72844D" w14:textId="77777777" w:rsidR="007344A3" w:rsidRPr="009F1B7D" w:rsidRDefault="007344A3" w:rsidP="007344A3">
            <w:pPr>
              <w:pStyle w:val="XML3"/>
            </w:pPr>
            <w:r w:rsidRPr="009F1B7D">
              <w:t>&lt;no-packet-in&gt;false&lt;/no-packet-in&gt;</w:t>
            </w:r>
          </w:p>
          <w:p w14:paraId="074A39B2" w14:textId="77777777" w:rsidR="007344A3" w:rsidRPr="009F1B7D" w:rsidRDefault="007344A3" w:rsidP="007344A3">
            <w:pPr>
              <w:pStyle w:val="XML2"/>
            </w:pPr>
            <w:r w:rsidRPr="009F1B7D">
              <w:t>&lt;/configuration&gt;</w:t>
            </w:r>
          </w:p>
          <w:p w14:paraId="45940C39" w14:textId="77777777" w:rsidR="007344A3" w:rsidRPr="009F1B7D" w:rsidRDefault="007344A3" w:rsidP="007344A3">
            <w:pPr>
              <w:pStyle w:val="XML2"/>
            </w:pPr>
            <w:r w:rsidRPr="009F1B7D">
              <w:t>&lt;state&gt;</w:t>
            </w:r>
          </w:p>
          <w:p w14:paraId="5BA5C723" w14:textId="77777777" w:rsidR="007344A3" w:rsidRPr="009F1B7D" w:rsidRDefault="007344A3" w:rsidP="007344A3">
            <w:pPr>
              <w:pStyle w:val="XML3"/>
            </w:pPr>
            <w:r w:rsidRPr="009F1B7D">
              <w:t>&lt;oper-state&gt;up&lt;/oper-state&gt;</w:t>
            </w:r>
          </w:p>
          <w:p w14:paraId="01D58128" w14:textId="77777777" w:rsidR="007344A3" w:rsidRPr="009F1B7D" w:rsidRDefault="007344A3" w:rsidP="007344A3">
            <w:pPr>
              <w:pStyle w:val="XML3"/>
            </w:pPr>
            <w:r w:rsidRPr="009F1B7D">
              <w:t>&lt;blocked&gt;false&lt;/blocked&gt;</w:t>
            </w:r>
          </w:p>
          <w:p w14:paraId="76C87D2C" w14:textId="77777777" w:rsidR="007344A3" w:rsidRPr="009F1B7D" w:rsidRDefault="007344A3" w:rsidP="007344A3">
            <w:pPr>
              <w:pStyle w:val="XML3"/>
            </w:pPr>
            <w:r w:rsidRPr="009F1B7D">
              <w:lastRenderedPageBreak/>
              <w:t>&lt;live&gt;</w:t>
            </w:r>
            <w:r>
              <w:t>true</w:t>
            </w:r>
            <w:r w:rsidRPr="009F1B7D">
              <w:t>&lt;/live&gt;</w:t>
            </w:r>
          </w:p>
          <w:p w14:paraId="0476F02F" w14:textId="77777777" w:rsidR="007344A3" w:rsidRPr="009F1B7D" w:rsidRDefault="007344A3" w:rsidP="007344A3">
            <w:pPr>
              <w:pStyle w:val="XML2"/>
            </w:pPr>
            <w:r w:rsidRPr="009F1B7D">
              <w:t>&lt;/state&gt;</w:t>
            </w:r>
          </w:p>
          <w:p w14:paraId="61E8F48B" w14:textId="77777777" w:rsidR="007344A3" w:rsidRPr="009F1B7D" w:rsidRDefault="007344A3" w:rsidP="007344A3">
            <w:pPr>
              <w:pStyle w:val="XML2"/>
            </w:pPr>
            <w:r w:rsidRPr="009F1B7D">
              <w:t>&lt;</w:t>
            </w:r>
            <w:r>
              <w:t>vxlan-tunnel</w:t>
            </w:r>
            <w:r w:rsidRPr="009F1B7D">
              <w:t>&gt;</w:t>
            </w:r>
          </w:p>
          <w:p w14:paraId="40FA5E8C" w14:textId="77777777" w:rsidR="007344A3" w:rsidRDefault="007344A3" w:rsidP="007344A3">
            <w:pPr>
              <w:pStyle w:val="XML3"/>
            </w:pPr>
            <w:r w:rsidRPr="009F1B7D">
              <w:t>&lt;</w:t>
            </w:r>
            <w:r>
              <w:t>local-endpoint-ipv4-address</w:t>
            </w:r>
            <w:r w:rsidRPr="009F1B7D">
              <w:t>&gt;</w:t>
            </w:r>
          </w:p>
          <w:p w14:paraId="600A09D5" w14:textId="77777777" w:rsidR="007344A3" w:rsidRPr="009F1B7D" w:rsidRDefault="007344A3" w:rsidP="007344A3">
            <w:pPr>
              <w:pStyle w:val="XML4"/>
            </w:pPr>
            <w:r>
              <w:t>192.0.2.9</w:t>
            </w:r>
          </w:p>
          <w:p w14:paraId="7C281C92" w14:textId="77777777" w:rsidR="007344A3" w:rsidRDefault="007344A3" w:rsidP="007344A3">
            <w:pPr>
              <w:pStyle w:val="XML3"/>
            </w:pPr>
            <w:r w:rsidRPr="009F1B7D">
              <w:t>&lt;</w:t>
            </w:r>
            <w:r>
              <w:t>/local-endpoint-ipv4-address</w:t>
            </w:r>
            <w:r w:rsidRPr="009F1B7D">
              <w:t>&gt;</w:t>
            </w:r>
          </w:p>
          <w:p w14:paraId="29DD1855" w14:textId="77777777" w:rsidR="007344A3" w:rsidRDefault="007344A3" w:rsidP="007344A3">
            <w:pPr>
              <w:pStyle w:val="XML3"/>
            </w:pPr>
            <w:r w:rsidRPr="009F1B7D">
              <w:t>&lt;</w:t>
            </w:r>
            <w:r>
              <w:t>remote-endpoint-ipv4-address</w:t>
            </w:r>
            <w:r w:rsidRPr="009F1B7D">
              <w:t>&gt;</w:t>
            </w:r>
          </w:p>
          <w:p w14:paraId="21FB4222" w14:textId="77777777" w:rsidR="007344A3" w:rsidRPr="009F1B7D" w:rsidRDefault="007344A3" w:rsidP="007344A3">
            <w:pPr>
              <w:pStyle w:val="XML4"/>
            </w:pPr>
            <w:r>
              <w:t>192.0.2.112</w:t>
            </w:r>
          </w:p>
          <w:p w14:paraId="3F24D03E" w14:textId="77777777" w:rsidR="007344A3" w:rsidRDefault="007344A3" w:rsidP="007344A3">
            <w:pPr>
              <w:pStyle w:val="XML3"/>
            </w:pPr>
            <w:r w:rsidRPr="009F1B7D">
              <w:t>&lt;</w:t>
            </w:r>
            <w:r>
              <w:t>/remote-endpoint-ipv4-address</w:t>
            </w:r>
            <w:r w:rsidRPr="009F1B7D">
              <w:t>&gt;</w:t>
            </w:r>
          </w:p>
          <w:p w14:paraId="0255B5B7" w14:textId="77777777" w:rsidR="007344A3" w:rsidRDefault="007344A3" w:rsidP="007344A3">
            <w:pPr>
              <w:pStyle w:val="XML3"/>
            </w:pPr>
            <w:r>
              <w:t>&lt;vni-valid&gt;true&lt;/vni-valid&gt;</w:t>
            </w:r>
          </w:p>
          <w:p w14:paraId="2D28E321" w14:textId="77777777" w:rsidR="007344A3" w:rsidRDefault="007344A3" w:rsidP="007344A3">
            <w:pPr>
              <w:pStyle w:val="XML3"/>
            </w:pPr>
            <w:r>
              <w:t>&lt;vni&gt;15581985&lt;/vni&gt;</w:t>
            </w:r>
          </w:p>
          <w:p w14:paraId="149E44EE" w14:textId="77777777" w:rsidR="007344A3" w:rsidRDefault="007344A3" w:rsidP="007344A3">
            <w:pPr>
              <w:pStyle w:val="XML3"/>
            </w:pPr>
            <w:r>
              <w:t>&lt;udp-source-port&gt;3804&lt;/udp-source-port&gt;</w:t>
            </w:r>
          </w:p>
          <w:p w14:paraId="16C72412" w14:textId="6F0F14CD" w:rsidR="007344A3" w:rsidRDefault="007344A3" w:rsidP="007344A3">
            <w:pPr>
              <w:pStyle w:val="XML3"/>
            </w:pPr>
            <w:r>
              <w:t>&lt;udp-dest-port&gt;</w:t>
            </w:r>
            <w:del w:id="1110" w:author="Anees Shaikh" w:date="2013-08-24T04:23:00Z">
              <w:r w:rsidDel="00994B9F">
                <w:delText>3801</w:delText>
              </w:r>
            </w:del>
            <w:ins w:id="1111" w:author="Anees Shaikh" w:date="2013-08-24T04:23:00Z">
              <w:r w:rsidR="00994B9F">
                <w:t>4789</w:t>
              </w:r>
            </w:ins>
            <w:r>
              <w:t>&lt;/udp-dest-port&gt;</w:t>
            </w:r>
          </w:p>
          <w:p w14:paraId="70BF968F" w14:textId="77777777" w:rsidR="007344A3" w:rsidRDefault="007344A3" w:rsidP="007344A3">
            <w:pPr>
              <w:pStyle w:val="XML3"/>
            </w:pPr>
            <w:r>
              <w:t>&lt;udp-checksum&gt;false&lt;/udp-checksum&gt;</w:t>
            </w:r>
          </w:p>
          <w:p w14:paraId="00FFEBDB" w14:textId="77777777" w:rsidR="007344A3" w:rsidRPr="009F1B7D" w:rsidRDefault="007344A3" w:rsidP="007344A3">
            <w:pPr>
              <w:pStyle w:val="XML2"/>
            </w:pPr>
            <w:r w:rsidRPr="009F1B7D">
              <w:t>&lt;/</w:t>
            </w:r>
            <w:r>
              <w:t>vxlan-tunnel</w:t>
            </w:r>
            <w:r w:rsidRPr="009F1B7D">
              <w:t>&gt;</w:t>
            </w:r>
          </w:p>
          <w:p w14:paraId="7507E66E" w14:textId="77777777" w:rsidR="007344A3" w:rsidRDefault="007344A3" w:rsidP="007344A3">
            <w:pPr>
              <w:pStyle w:val="XML1"/>
            </w:pPr>
            <w:r w:rsidRPr="009F1B7D">
              <w:t>&lt;/port&gt;</w:t>
            </w:r>
          </w:p>
          <w:p w14:paraId="4B1FFACE" w14:textId="77777777" w:rsidR="007344A3" w:rsidRDefault="007344A3" w:rsidP="007344A3">
            <w:pPr>
              <w:pStyle w:val="XML1"/>
            </w:pPr>
          </w:p>
          <w:p w14:paraId="24E584FB" w14:textId="77777777" w:rsidR="007344A3" w:rsidRDefault="007344A3" w:rsidP="007344A3">
            <w:pPr>
              <w:pStyle w:val="XML1"/>
            </w:pPr>
            <w:r>
              <w:t>&lt;!-- Example for a logical port representing a NVGRE tunnel --&gt;</w:t>
            </w:r>
          </w:p>
          <w:p w14:paraId="142B6A5A" w14:textId="77777777" w:rsidR="007344A3" w:rsidRPr="009F1B7D" w:rsidRDefault="007344A3" w:rsidP="007344A3">
            <w:pPr>
              <w:pStyle w:val="XML1"/>
            </w:pPr>
            <w:r w:rsidRPr="009F1B7D">
              <w:t>&lt;port&gt;</w:t>
            </w:r>
          </w:p>
          <w:p w14:paraId="609BB804" w14:textId="77777777" w:rsidR="007344A3" w:rsidRPr="009F1B7D" w:rsidRDefault="007344A3" w:rsidP="007344A3">
            <w:pPr>
              <w:pStyle w:val="XML2"/>
            </w:pPr>
            <w:r w:rsidRPr="009F1B7D">
              <w:t>&lt;resource-id&gt;</w:t>
            </w:r>
            <w:r>
              <w:t>Logical</w:t>
            </w:r>
            <w:r w:rsidRPr="009F1B7D">
              <w:t>Port</w:t>
            </w:r>
            <w:r>
              <w:t>17</w:t>
            </w:r>
            <w:r w:rsidRPr="009F1B7D">
              <w:t>&lt;/resource-id&gt;</w:t>
            </w:r>
          </w:p>
          <w:p w14:paraId="50EF4991" w14:textId="77777777" w:rsidR="007344A3" w:rsidRPr="009F1B7D" w:rsidRDefault="007344A3" w:rsidP="007344A3">
            <w:pPr>
              <w:pStyle w:val="XML2"/>
            </w:pPr>
            <w:r w:rsidRPr="009F1B7D">
              <w:t>&lt;number&gt;</w:t>
            </w:r>
            <w:r>
              <w:t>17</w:t>
            </w:r>
            <w:r w:rsidRPr="009F1B7D">
              <w:t>&lt;/number&gt;</w:t>
            </w:r>
          </w:p>
          <w:p w14:paraId="06E630E5" w14:textId="77777777" w:rsidR="007344A3" w:rsidRPr="009F1B7D" w:rsidRDefault="007344A3" w:rsidP="007344A3">
            <w:pPr>
              <w:pStyle w:val="XML2"/>
            </w:pPr>
            <w:r w:rsidRPr="009F1B7D">
              <w:t>&lt;name&gt;</w:t>
            </w:r>
            <w:r>
              <w:t>logicalPort17NVGRE</w:t>
            </w:r>
            <w:r w:rsidRPr="009F1B7D">
              <w:t>&lt;/name&gt;</w:t>
            </w:r>
          </w:p>
          <w:p w14:paraId="47EE8646" w14:textId="77777777" w:rsidR="007344A3" w:rsidRPr="009F1B7D" w:rsidRDefault="007344A3" w:rsidP="007344A3">
            <w:pPr>
              <w:pStyle w:val="XML2"/>
            </w:pPr>
            <w:r>
              <w:t>&lt;max-rate&gt;1000</w:t>
            </w:r>
            <w:r w:rsidRPr="009F1B7D">
              <w:t>&lt;/max-rate&gt;</w:t>
            </w:r>
          </w:p>
          <w:p w14:paraId="24A21767" w14:textId="77777777" w:rsidR="007344A3" w:rsidRPr="009F1B7D" w:rsidRDefault="007344A3" w:rsidP="007344A3">
            <w:pPr>
              <w:pStyle w:val="XML2"/>
            </w:pPr>
            <w:r w:rsidRPr="009F1B7D">
              <w:t>&lt;configuration&gt;</w:t>
            </w:r>
          </w:p>
          <w:p w14:paraId="79689A70" w14:textId="77777777" w:rsidR="007344A3" w:rsidRPr="009F1B7D" w:rsidRDefault="007344A3" w:rsidP="007344A3">
            <w:pPr>
              <w:pStyle w:val="XML3"/>
            </w:pPr>
            <w:r w:rsidRPr="009F1B7D">
              <w:t>&lt;admin-state&gt;up&lt;/admin-state&gt;</w:t>
            </w:r>
          </w:p>
          <w:p w14:paraId="3CF9BA97" w14:textId="77777777" w:rsidR="007344A3" w:rsidRPr="009F1B7D" w:rsidRDefault="007344A3" w:rsidP="007344A3">
            <w:pPr>
              <w:pStyle w:val="XML3"/>
            </w:pPr>
            <w:r w:rsidRPr="009F1B7D">
              <w:t>&lt;no-receive&gt;false&lt;/no-receive&gt;</w:t>
            </w:r>
          </w:p>
          <w:p w14:paraId="53780F17" w14:textId="77777777" w:rsidR="007344A3" w:rsidRPr="009F1B7D" w:rsidRDefault="007344A3" w:rsidP="007344A3">
            <w:pPr>
              <w:pStyle w:val="XML3"/>
            </w:pPr>
            <w:r w:rsidRPr="009F1B7D">
              <w:t>&lt;no-forward&gt;false&lt;/no-forward&gt;</w:t>
            </w:r>
          </w:p>
          <w:p w14:paraId="3FE7D633" w14:textId="77777777" w:rsidR="007344A3" w:rsidRPr="009F1B7D" w:rsidRDefault="007344A3" w:rsidP="007344A3">
            <w:pPr>
              <w:pStyle w:val="XML3"/>
            </w:pPr>
            <w:r w:rsidRPr="009F1B7D">
              <w:t>&lt;no-packet-in&gt;false&lt;/no-packet-in&gt;</w:t>
            </w:r>
          </w:p>
          <w:p w14:paraId="3C112B22" w14:textId="77777777" w:rsidR="007344A3" w:rsidRPr="009F1B7D" w:rsidRDefault="007344A3" w:rsidP="007344A3">
            <w:pPr>
              <w:pStyle w:val="XML2"/>
            </w:pPr>
            <w:r w:rsidRPr="009F1B7D">
              <w:t>&lt;/configuration&gt;</w:t>
            </w:r>
          </w:p>
          <w:p w14:paraId="79B09190" w14:textId="77777777" w:rsidR="007344A3" w:rsidRPr="009F1B7D" w:rsidRDefault="007344A3" w:rsidP="007344A3">
            <w:pPr>
              <w:pStyle w:val="XML2"/>
            </w:pPr>
            <w:r w:rsidRPr="009F1B7D">
              <w:t>&lt;state&gt;</w:t>
            </w:r>
          </w:p>
          <w:p w14:paraId="05CD35D4" w14:textId="77777777" w:rsidR="007344A3" w:rsidRPr="009F1B7D" w:rsidRDefault="007344A3" w:rsidP="007344A3">
            <w:pPr>
              <w:pStyle w:val="XML3"/>
            </w:pPr>
            <w:r w:rsidRPr="009F1B7D">
              <w:t>&lt;oper-state&gt;up&lt;/oper-state&gt;</w:t>
            </w:r>
          </w:p>
          <w:p w14:paraId="2C96CAE0" w14:textId="77777777" w:rsidR="007344A3" w:rsidRPr="009F1B7D" w:rsidRDefault="007344A3" w:rsidP="007344A3">
            <w:pPr>
              <w:pStyle w:val="XML3"/>
            </w:pPr>
            <w:r w:rsidRPr="009F1B7D">
              <w:t>&lt;blocked&gt;false&lt;/blocked&gt;</w:t>
            </w:r>
          </w:p>
          <w:p w14:paraId="2FF1CA71" w14:textId="77777777" w:rsidR="007344A3" w:rsidRPr="009F1B7D" w:rsidRDefault="007344A3" w:rsidP="007344A3">
            <w:pPr>
              <w:pStyle w:val="XML3"/>
            </w:pPr>
            <w:r w:rsidRPr="009F1B7D">
              <w:t>&lt;live&gt;</w:t>
            </w:r>
            <w:r>
              <w:t>true</w:t>
            </w:r>
            <w:r w:rsidRPr="009F1B7D">
              <w:t>&lt;/live&gt;</w:t>
            </w:r>
          </w:p>
          <w:p w14:paraId="69F02D6F" w14:textId="77777777" w:rsidR="007344A3" w:rsidRPr="009F1B7D" w:rsidRDefault="007344A3" w:rsidP="007344A3">
            <w:pPr>
              <w:pStyle w:val="XML2"/>
            </w:pPr>
            <w:r w:rsidRPr="009F1B7D">
              <w:t>&lt;/state&gt;</w:t>
            </w:r>
          </w:p>
          <w:p w14:paraId="3E0BFA1A" w14:textId="77777777" w:rsidR="007344A3" w:rsidRPr="009F1B7D" w:rsidRDefault="007344A3" w:rsidP="007344A3">
            <w:pPr>
              <w:pStyle w:val="XML2"/>
            </w:pPr>
            <w:r w:rsidRPr="009F1B7D">
              <w:t>&lt;</w:t>
            </w:r>
            <w:r>
              <w:t>nvgre-tunnel</w:t>
            </w:r>
            <w:r w:rsidRPr="009F1B7D">
              <w:t>&gt;</w:t>
            </w:r>
          </w:p>
          <w:p w14:paraId="6C869E2B" w14:textId="77777777" w:rsidR="007344A3" w:rsidRDefault="007344A3" w:rsidP="007344A3">
            <w:pPr>
              <w:pStyle w:val="XML3"/>
            </w:pPr>
            <w:r w:rsidRPr="009F1B7D">
              <w:t>&lt;</w:t>
            </w:r>
            <w:r>
              <w:t>local-endpoint-ipv4-address</w:t>
            </w:r>
            <w:r w:rsidRPr="009F1B7D">
              <w:t>&gt;</w:t>
            </w:r>
          </w:p>
          <w:p w14:paraId="036ED8F4" w14:textId="77777777" w:rsidR="007344A3" w:rsidRPr="009F1B7D" w:rsidRDefault="007344A3" w:rsidP="007344A3">
            <w:pPr>
              <w:pStyle w:val="XML4"/>
            </w:pPr>
            <w:r>
              <w:t>192.0.2.7</w:t>
            </w:r>
          </w:p>
          <w:p w14:paraId="4E85A989" w14:textId="77777777" w:rsidR="007344A3" w:rsidRDefault="007344A3" w:rsidP="007344A3">
            <w:pPr>
              <w:pStyle w:val="XML3"/>
            </w:pPr>
            <w:r w:rsidRPr="009F1B7D">
              <w:t>&lt;</w:t>
            </w:r>
            <w:r>
              <w:t>/local-endpoint-ipv4-address</w:t>
            </w:r>
            <w:r w:rsidRPr="009F1B7D">
              <w:t>&gt;</w:t>
            </w:r>
          </w:p>
          <w:p w14:paraId="78C5BCA4" w14:textId="77777777" w:rsidR="007344A3" w:rsidRDefault="007344A3" w:rsidP="007344A3">
            <w:pPr>
              <w:pStyle w:val="XML3"/>
            </w:pPr>
            <w:r w:rsidRPr="009F1B7D">
              <w:t>&lt;</w:t>
            </w:r>
            <w:r>
              <w:t>remote-endpoint-ipv4-address</w:t>
            </w:r>
            <w:r w:rsidRPr="009F1B7D">
              <w:t>&gt;</w:t>
            </w:r>
          </w:p>
          <w:p w14:paraId="54E2D18B" w14:textId="77777777" w:rsidR="007344A3" w:rsidRPr="009F1B7D" w:rsidRDefault="007344A3" w:rsidP="007344A3">
            <w:pPr>
              <w:pStyle w:val="XML4"/>
            </w:pPr>
            <w:r>
              <w:t>192.0.2.97</w:t>
            </w:r>
          </w:p>
          <w:p w14:paraId="1C8DA5FA" w14:textId="77777777" w:rsidR="007344A3" w:rsidRDefault="007344A3" w:rsidP="007344A3">
            <w:pPr>
              <w:pStyle w:val="XML3"/>
            </w:pPr>
            <w:r w:rsidRPr="009F1B7D">
              <w:t>&lt;</w:t>
            </w:r>
            <w:r>
              <w:t>/remote-endpoint-ipv4-address</w:t>
            </w:r>
            <w:r w:rsidRPr="009F1B7D">
              <w:t>&gt;</w:t>
            </w:r>
          </w:p>
          <w:p w14:paraId="0125318E" w14:textId="59BC4267" w:rsidR="007344A3" w:rsidRDefault="007344A3" w:rsidP="007344A3">
            <w:pPr>
              <w:pStyle w:val="XML3"/>
              <w:rPr>
                <w:ins w:id="1112" w:author="Anees Shaikh" w:date="2013-10-04T23:56:00Z"/>
              </w:rPr>
            </w:pPr>
            <w:r>
              <w:t>&lt;</w:t>
            </w:r>
            <w:ins w:id="1113" w:author="Anees Shaikh" w:date="2013-10-04T23:56:00Z">
              <w:r w:rsidR="00B433CD">
                <w:t>vsid</w:t>
              </w:r>
            </w:ins>
            <w:del w:id="1114" w:author="Anees Shaikh" w:date="2013-10-04T23:56:00Z">
              <w:r w:rsidDel="00B433CD">
                <w:delText>tni</w:delText>
              </w:r>
            </w:del>
            <w:r>
              <w:t>&gt;15581985&lt;/</w:t>
            </w:r>
            <w:ins w:id="1115" w:author="Anees Shaikh" w:date="2013-10-04T23:56:00Z">
              <w:r w:rsidR="00B433CD">
                <w:t>vsid</w:t>
              </w:r>
            </w:ins>
            <w:del w:id="1116" w:author="Anees Shaikh" w:date="2013-10-04T23:56:00Z">
              <w:r w:rsidDel="00B433CD">
                <w:delText>tni</w:delText>
              </w:r>
            </w:del>
            <w:r>
              <w:t>&gt;</w:t>
            </w:r>
          </w:p>
          <w:p w14:paraId="264C3C84" w14:textId="155A791E" w:rsidR="00B433CD" w:rsidRDefault="00B433CD" w:rsidP="007344A3">
            <w:pPr>
              <w:pStyle w:val="XML3"/>
            </w:pPr>
            <w:ins w:id="1117" w:author="Anees Shaikh" w:date="2013-10-04T23:56:00Z">
              <w:r>
                <w:t>&lt;flow-id&gt;</w:t>
              </w:r>
              <w:r w:rsidR="00C7785A">
                <w:t>335&lt;/flow-id&gt;</w:t>
              </w:r>
            </w:ins>
          </w:p>
          <w:p w14:paraId="0AEABDE0" w14:textId="57493B56" w:rsidR="007344A3" w:rsidRPr="00C128FA" w:rsidDel="00C7785A" w:rsidRDefault="007344A3" w:rsidP="007344A3">
            <w:pPr>
              <w:pStyle w:val="XML3"/>
              <w:rPr>
                <w:del w:id="1118" w:author="Anees Shaikh" w:date="2013-10-05T00:02:00Z"/>
                <w:lang w:val="de-DE"/>
              </w:rPr>
            </w:pPr>
            <w:del w:id="1119" w:author="Anees Shaikh" w:date="2013-10-05T00:02:00Z">
              <w:r w:rsidRPr="00C128FA" w:rsidDel="00C7785A">
                <w:rPr>
                  <w:lang w:val="de-DE"/>
                </w:rPr>
                <w:delText>&lt;tni-resv&gt;173&lt;/tni-resv&gt;</w:delText>
              </w:r>
            </w:del>
          </w:p>
          <w:p w14:paraId="6A82F112" w14:textId="77777777" w:rsidR="007344A3" w:rsidRPr="00C128FA" w:rsidRDefault="007344A3" w:rsidP="00C7785A">
            <w:pPr>
              <w:pStyle w:val="XML3"/>
              <w:rPr>
                <w:lang w:val="de-DE"/>
              </w:rPr>
              <w:pPrChange w:id="1120" w:author="Anees Shaikh" w:date="2013-10-05T00:02:00Z">
                <w:pPr>
                  <w:pStyle w:val="XML2"/>
                </w:pPr>
              </w:pPrChange>
            </w:pPr>
            <w:r w:rsidRPr="00C128FA">
              <w:rPr>
                <w:lang w:val="de-DE"/>
              </w:rPr>
              <w:t>&lt;/nvgre-tunnel&gt;</w:t>
            </w:r>
          </w:p>
          <w:p w14:paraId="3149D657" w14:textId="3C673BCF" w:rsidR="007344A3" w:rsidRPr="009F1B7D" w:rsidRDefault="007344A3" w:rsidP="007344A3">
            <w:pPr>
              <w:pStyle w:val="XML1"/>
            </w:pPr>
            <w:r w:rsidRPr="009F1B7D">
              <w:t>&lt;/port&gt;</w:t>
            </w:r>
          </w:p>
        </w:tc>
      </w:tr>
    </w:tbl>
    <w:p w14:paraId="29039D0C" w14:textId="77777777" w:rsidR="00B7089E" w:rsidRDefault="00B7089E" w:rsidP="00B7089E">
      <w:r>
        <w:lastRenderedPageBreak/>
        <w:cr/>
      </w:r>
    </w:p>
    <w:p w14:paraId="169F682F" w14:textId="225C46E9" w:rsidR="00EB2D77" w:rsidRPr="00EB2D77" w:rsidRDefault="00EB2D77" w:rsidP="00E751F5"/>
    <w:p w14:paraId="7C6C98FB" w14:textId="77777777" w:rsidR="00EB2D77" w:rsidRPr="00EB2D77" w:rsidRDefault="00EB2D77" w:rsidP="00D14D27">
      <w:pPr>
        <w:pStyle w:val="Heading2"/>
      </w:pPr>
      <w:bookmarkStart w:id="1121" w:name="_Toc358291608"/>
      <w:r w:rsidRPr="00EB2D77">
        <w:lastRenderedPageBreak/>
        <w:t>OpenFlow Port Feature</w:t>
      </w:r>
      <w:bookmarkEnd w:id="1121"/>
    </w:p>
    <w:p w14:paraId="6D35C114" w14:textId="77777777" w:rsidR="00EB2D77" w:rsidRPr="00EB2D77" w:rsidRDefault="00EB2D77" w:rsidP="0094763A">
      <w:r w:rsidRPr="00EB2D77">
        <w:t>OpenFlow Port Features includePort Rate, Port Medium, Port Pause, and Port Auto-Negotiate.The normative semantics of these features are described in the OpenFlow protocol specification.</w:t>
      </w:r>
    </w:p>
    <w:p w14:paraId="423D0BAF" w14:textId="77777777" w:rsidR="0094763A" w:rsidRPr="009F1B7D" w:rsidRDefault="0094763A" w:rsidP="00D14D27">
      <w:pPr>
        <w:pStyle w:val="Heading3"/>
      </w:pPr>
      <w:bookmarkStart w:id="1122" w:name="_Toc315954019"/>
      <w:bookmarkStart w:id="1123" w:name="_Toc316542529"/>
      <w:bookmarkStart w:id="1124" w:name="_Toc358291609"/>
      <w:r w:rsidRPr="00DB42FD">
        <w:t>UML Diagram</w:t>
      </w:r>
      <w:bookmarkEnd w:id="1122"/>
      <w:bookmarkEnd w:id="1123"/>
      <w:bookmarkEnd w:id="1124"/>
    </w:p>
    <w:p w14:paraId="3AF6164F" w14:textId="4D5A695E" w:rsidR="0094763A" w:rsidRPr="009F1B7D" w:rsidRDefault="007E5BB2" w:rsidP="0094763A">
      <w:pPr>
        <w:keepNext/>
        <w:jc w:val="center"/>
      </w:pPr>
      <w:r>
        <w:object w:dxaOrig="7156" w:dyaOrig="7489" w14:anchorId="6A6204AE">
          <v:shape id="_x0000_i1034" type="#_x0000_t75" style="width:358pt;height:373pt" o:ole="">
            <v:imagedata r:id="rId35" o:title=""/>
          </v:shape>
          <o:OLEObject Type="Embed" ProgID="Visio.Drawing.11" ShapeID="_x0000_i1034" DrawAspect="Content" ObjectID="_1316293889" r:id="rId36"/>
        </w:object>
      </w:r>
    </w:p>
    <w:p w14:paraId="0DC2B775" w14:textId="376CB640" w:rsidR="0094763A" w:rsidRPr="00CE3A81" w:rsidRDefault="0094763A" w:rsidP="0094763A">
      <w:pPr>
        <w:pStyle w:val="Caption"/>
      </w:pPr>
      <w:r w:rsidRPr="00CE3A81">
        <w:t xml:space="preserve">Figure </w:t>
      </w:r>
      <w:fldSimple w:instr=" SEQ Figure \* ARABIC ">
        <w:r w:rsidRPr="00CE3A81">
          <w:t>1</w:t>
        </w:r>
      </w:fldSimple>
      <w:r w:rsidR="007E5BB2">
        <w:t>1</w:t>
      </w:r>
      <w:r w:rsidRPr="00CE3A81">
        <w:t>: Data Model Diagram for an OpenFlow Port Feature</w:t>
      </w:r>
    </w:p>
    <w:p w14:paraId="0204C66B" w14:textId="77777777" w:rsidR="0094763A" w:rsidRPr="009F1B7D" w:rsidRDefault="0094763A" w:rsidP="00D14D27">
      <w:pPr>
        <w:pStyle w:val="Heading3"/>
      </w:pPr>
      <w:bookmarkStart w:id="1125" w:name="_Toc315954020"/>
      <w:bookmarkStart w:id="1126" w:name="_Toc316542530"/>
      <w:bookmarkStart w:id="1127" w:name="_Toc358291610"/>
      <w:r w:rsidRPr="00DB42FD">
        <w:t>XML Schema</w:t>
      </w:r>
      <w:bookmarkEnd w:id="1125"/>
      <w:bookmarkEnd w:id="1126"/>
      <w:bookmarkEnd w:id="1127"/>
    </w:p>
    <w:tbl>
      <w:tblPr>
        <w:tblStyle w:val="XMLtable"/>
        <w:tblW w:w="5000" w:type="pct"/>
        <w:tblLook w:val="04A0" w:firstRow="1" w:lastRow="0" w:firstColumn="1" w:lastColumn="0" w:noHBand="0" w:noVBand="1"/>
      </w:tblPr>
      <w:tblGrid>
        <w:gridCol w:w="9474"/>
      </w:tblGrid>
      <w:tr w:rsidR="0094763A" w:rsidRPr="009F1B7D" w14:paraId="1AFA6689" w14:textId="77777777" w:rsidTr="00C128FA">
        <w:tc>
          <w:tcPr>
            <w:tcW w:w="8820" w:type="dxa"/>
          </w:tcPr>
          <w:p w14:paraId="24E3DCEC" w14:textId="77777777" w:rsidR="00766893" w:rsidRDefault="00766893" w:rsidP="00766893">
            <w:pPr>
              <w:pStyle w:val="XML1"/>
            </w:pPr>
            <w:r>
              <w:t xml:space="preserve">  &lt;xs:group name="OFPortCurrentFeatureListType"&gt;</w:t>
            </w:r>
          </w:p>
          <w:p w14:paraId="549F0574" w14:textId="77777777" w:rsidR="00766893" w:rsidRDefault="00766893" w:rsidP="00766893">
            <w:pPr>
              <w:pStyle w:val="XML1"/>
            </w:pPr>
            <w:r>
              <w:t xml:space="preserve">    &lt;xs:annotation&gt;</w:t>
            </w:r>
          </w:p>
          <w:p w14:paraId="73A1040F" w14:textId="77777777" w:rsidR="00766893" w:rsidRDefault="00766893" w:rsidP="00766893">
            <w:pPr>
              <w:pStyle w:val="XML1"/>
            </w:pPr>
            <w:r>
              <w:t xml:space="preserve">      &lt;xs:documentation&gt;</w:t>
            </w:r>
          </w:p>
          <w:p w14:paraId="0325BA40" w14:textId="77777777" w:rsidR="00766893" w:rsidRDefault="00766893" w:rsidP="00766893">
            <w:pPr>
              <w:pStyle w:val="XML1"/>
            </w:pPr>
            <w:r>
              <w:t xml:space="preserve">        The current features of a port.</w:t>
            </w:r>
          </w:p>
          <w:p w14:paraId="5966D408" w14:textId="77777777" w:rsidR="00766893" w:rsidRDefault="00766893" w:rsidP="00766893">
            <w:pPr>
              <w:pStyle w:val="XML1"/>
            </w:pPr>
          </w:p>
          <w:p w14:paraId="58E12C3F" w14:textId="77777777" w:rsidR="00766893" w:rsidRDefault="00766893" w:rsidP="00766893">
            <w:pPr>
              <w:pStyle w:val="XML1"/>
            </w:pPr>
            <w:r>
              <w:t xml:space="preserve">        Elements in the type OFPortCurrentFeatureListType are not</w:t>
            </w:r>
          </w:p>
          <w:p w14:paraId="516B4899" w14:textId="77777777" w:rsidR="00766893" w:rsidRDefault="00766893" w:rsidP="00766893">
            <w:pPr>
              <w:pStyle w:val="XML1"/>
            </w:pPr>
            <w:r>
              <w:t xml:space="preserve">        configurable and can only be retrieved by NETCONF &amp;lt;get&amp;gt;</w:t>
            </w:r>
          </w:p>
          <w:p w14:paraId="1BCCFC03" w14:textId="77777777" w:rsidR="00766893" w:rsidRDefault="00766893" w:rsidP="00766893">
            <w:pPr>
              <w:pStyle w:val="XML1"/>
            </w:pPr>
            <w:r>
              <w:t xml:space="preserve">        operations. Attemps to modify this element and its children</w:t>
            </w:r>
          </w:p>
          <w:p w14:paraId="21ECBE2E" w14:textId="77777777" w:rsidR="00766893" w:rsidRDefault="00766893" w:rsidP="00766893">
            <w:pPr>
              <w:pStyle w:val="XML1"/>
            </w:pPr>
            <w:r>
              <w:t xml:space="preserve">        with a NETCONF &amp;lt;edit-config&amp;gt; operation MUST result in an </w:t>
            </w:r>
          </w:p>
          <w:p w14:paraId="1248C24E" w14:textId="77777777" w:rsidR="00766893" w:rsidRDefault="00766893" w:rsidP="00766893">
            <w:pPr>
              <w:pStyle w:val="XML1"/>
            </w:pPr>
            <w:r>
              <w:t xml:space="preserve">        'operation-not-supported' error with type 'application'.</w:t>
            </w:r>
          </w:p>
          <w:p w14:paraId="0C52EAC7" w14:textId="77777777" w:rsidR="00766893" w:rsidRDefault="00766893" w:rsidP="00766893">
            <w:pPr>
              <w:pStyle w:val="XML1"/>
            </w:pPr>
            <w:r>
              <w:t xml:space="preserve">      &lt;/xs:documentation&gt;</w:t>
            </w:r>
          </w:p>
          <w:p w14:paraId="64058FDC" w14:textId="77777777" w:rsidR="00766893" w:rsidRDefault="00766893" w:rsidP="00766893">
            <w:pPr>
              <w:pStyle w:val="XML1"/>
            </w:pPr>
            <w:r>
              <w:lastRenderedPageBreak/>
              <w:t xml:space="preserve">    &lt;/xs:annotation&gt;</w:t>
            </w:r>
          </w:p>
          <w:p w14:paraId="446CD445" w14:textId="77777777" w:rsidR="00766893" w:rsidRDefault="00766893" w:rsidP="00766893">
            <w:pPr>
              <w:pStyle w:val="XML1"/>
            </w:pPr>
          </w:p>
          <w:p w14:paraId="1E1843BE" w14:textId="77777777" w:rsidR="00766893" w:rsidRDefault="00766893" w:rsidP="00766893">
            <w:pPr>
              <w:pStyle w:val="XML1"/>
            </w:pPr>
            <w:r>
              <w:t xml:space="preserve">    &lt;xs:sequence&gt;</w:t>
            </w:r>
          </w:p>
          <w:p w14:paraId="23EBA059" w14:textId="77777777" w:rsidR="00766893" w:rsidRDefault="00766893" w:rsidP="00766893">
            <w:pPr>
              <w:pStyle w:val="XML1"/>
            </w:pPr>
            <w:r>
              <w:t xml:space="preserve">      &lt;xs:element name="rate"  type="OFPortRateType"&gt;</w:t>
            </w:r>
          </w:p>
          <w:p w14:paraId="21734562" w14:textId="77777777" w:rsidR="00766893" w:rsidRDefault="00766893" w:rsidP="00766893">
            <w:pPr>
              <w:pStyle w:val="XML1"/>
            </w:pPr>
            <w:r>
              <w:t xml:space="preserve">        &lt;xs:annotation&gt;</w:t>
            </w:r>
          </w:p>
          <w:p w14:paraId="5E398C47" w14:textId="77777777" w:rsidR="00766893" w:rsidRDefault="00766893" w:rsidP="00766893">
            <w:pPr>
              <w:pStyle w:val="XML1"/>
            </w:pPr>
            <w:r>
              <w:t xml:space="preserve">          &lt;xs:documentation&gt;</w:t>
            </w:r>
          </w:p>
          <w:p w14:paraId="60C76B2A" w14:textId="77777777" w:rsidR="00766893" w:rsidRDefault="00766893" w:rsidP="00766893">
            <w:pPr>
              <w:pStyle w:val="XML1"/>
            </w:pPr>
            <w:r>
              <w:t xml:space="preserve">            The transmission rate that is currently used.</w:t>
            </w:r>
          </w:p>
          <w:p w14:paraId="5D670F42" w14:textId="77777777" w:rsidR="00766893" w:rsidRDefault="00766893" w:rsidP="00766893">
            <w:pPr>
              <w:pStyle w:val="XML1"/>
            </w:pPr>
            <w:r>
              <w:t xml:space="preserve">            The value MUST indicate a valid forwarding rate.  </w:t>
            </w:r>
          </w:p>
          <w:p w14:paraId="55C1517C" w14:textId="77777777" w:rsidR="00766893" w:rsidRDefault="00766893" w:rsidP="00766893">
            <w:pPr>
              <w:pStyle w:val="XML1"/>
            </w:pPr>
            <w:r>
              <w:t xml:space="preserve">                  </w:t>
            </w:r>
          </w:p>
          <w:p w14:paraId="745FDB35" w14:textId="77777777" w:rsidR="00766893" w:rsidRDefault="00766893" w:rsidP="00766893">
            <w:pPr>
              <w:pStyle w:val="XML1"/>
            </w:pPr>
            <w:r>
              <w:t xml:space="preserve">            The current Port Feature set MUST contain this element</w:t>
            </w:r>
          </w:p>
          <w:p w14:paraId="1C69864E" w14:textId="77777777" w:rsidR="00766893" w:rsidRDefault="00766893" w:rsidP="00766893">
            <w:pPr>
              <w:pStyle w:val="XML1"/>
            </w:pPr>
            <w:r>
              <w:t xml:space="preserve">            exactly once.  The other Port Feature sets MAY contain this</w:t>
            </w:r>
          </w:p>
          <w:p w14:paraId="1752102B" w14:textId="77777777" w:rsidR="00766893" w:rsidRDefault="00766893" w:rsidP="00766893">
            <w:pPr>
              <w:pStyle w:val="XML1"/>
            </w:pPr>
            <w:r>
              <w:t xml:space="preserve">            element more than once.  If this element appears more than</w:t>
            </w:r>
          </w:p>
          <w:p w14:paraId="4242ED14" w14:textId="77777777" w:rsidR="00766893" w:rsidRDefault="00766893" w:rsidP="00766893">
            <w:pPr>
              <w:pStyle w:val="XML1"/>
            </w:pPr>
            <w:r>
              <w:t xml:space="preserve">            once in a Port Feature set than the value MUST be unique</w:t>
            </w:r>
          </w:p>
          <w:p w14:paraId="1C8DFF98" w14:textId="77777777" w:rsidR="00766893" w:rsidRDefault="00766893" w:rsidP="00766893">
            <w:pPr>
              <w:pStyle w:val="XML1"/>
            </w:pPr>
            <w:r>
              <w:t xml:space="preserve">            within the Port Feature set.</w:t>
            </w:r>
          </w:p>
          <w:p w14:paraId="0E933035" w14:textId="77777777" w:rsidR="00766893" w:rsidRDefault="00766893" w:rsidP="00766893">
            <w:pPr>
              <w:pStyle w:val="XML1"/>
            </w:pPr>
            <w:r>
              <w:t xml:space="preserve">          &lt;/xs:documentation&gt;</w:t>
            </w:r>
          </w:p>
          <w:p w14:paraId="3FAD0765" w14:textId="77777777" w:rsidR="00766893" w:rsidRDefault="00766893" w:rsidP="00766893">
            <w:pPr>
              <w:pStyle w:val="XML1"/>
            </w:pPr>
            <w:r>
              <w:t xml:space="preserve">        &lt;/xs:annotation&gt;</w:t>
            </w:r>
          </w:p>
          <w:p w14:paraId="6C0172A0" w14:textId="77777777" w:rsidR="00766893" w:rsidRDefault="00766893" w:rsidP="00766893">
            <w:pPr>
              <w:pStyle w:val="XML1"/>
            </w:pPr>
            <w:r>
              <w:t xml:space="preserve">      &lt;/xs:element&gt;</w:t>
            </w:r>
          </w:p>
          <w:p w14:paraId="0E97422A" w14:textId="77777777" w:rsidR="00766893" w:rsidRDefault="00766893" w:rsidP="00766893">
            <w:pPr>
              <w:pStyle w:val="XML1"/>
            </w:pPr>
            <w:r>
              <w:t xml:space="preserve">      &lt;xs:element name="auto-negotiate"  type="xs:boolean"&gt;</w:t>
            </w:r>
          </w:p>
          <w:p w14:paraId="5BD1F73C" w14:textId="77777777" w:rsidR="00766893" w:rsidRDefault="00766893" w:rsidP="00766893">
            <w:pPr>
              <w:pStyle w:val="XML1"/>
            </w:pPr>
            <w:r>
              <w:t xml:space="preserve">        &lt;xs:annotation&gt;</w:t>
            </w:r>
          </w:p>
          <w:p w14:paraId="2106988F" w14:textId="77777777" w:rsidR="00766893" w:rsidRDefault="00766893" w:rsidP="00766893">
            <w:pPr>
              <w:pStyle w:val="XML1"/>
            </w:pPr>
            <w:r>
              <w:t xml:space="preserve">          &lt;xs:documentation&gt;</w:t>
            </w:r>
          </w:p>
          <w:p w14:paraId="15175EAC" w14:textId="77777777" w:rsidR="00766893" w:rsidRDefault="00766893" w:rsidP="00766893">
            <w:pPr>
              <w:pStyle w:val="XML1"/>
            </w:pPr>
            <w:r>
              <w:t xml:space="preserve">            Specifies the administrative state of the </w:t>
            </w:r>
          </w:p>
          <w:p w14:paraId="3C97B338" w14:textId="77777777" w:rsidR="00766893" w:rsidRDefault="00766893" w:rsidP="00766893">
            <w:pPr>
              <w:pStyle w:val="XML1"/>
            </w:pPr>
            <w:r>
              <w:t xml:space="preserve">            forwarding rate auto-negotiation protocol at this OpenFlow</w:t>
            </w:r>
          </w:p>
          <w:p w14:paraId="22C330CE" w14:textId="77777777" w:rsidR="00766893" w:rsidRDefault="00766893" w:rsidP="00766893">
            <w:pPr>
              <w:pStyle w:val="XML1"/>
            </w:pPr>
            <w:r>
              <w:t xml:space="preserve">            Port.</w:t>
            </w:r>
          </w:p>
          <w:p w14:paraId="353410EC" w14:textId="77777777" w:rsidR="00766893" w:rsidRDefault="00766893" w:rsidP="00766893">
            <w:pPr>
              <w:pStyle w:val="XML1"/>
            </w:pPr>
            <w:r>
              <w:t xml:space="preserve">          &lt;/xs:documentation&gt;</w:t>
            </w:r>
          </w:p>
          <w:p w14:paraId="297A0F84" w14:textId="77777777" w:rsidR="00766893" w:rsidRDefault="00766893" w:rsidP="00766893">
            <w:pPr>
              <w:pStyle w:val="XML1"/>
            </w:pPr>
            <w:r>
              <w:t xml:space="preserve">        &lt;/xs:annotation&gt;</w:t>
            </w:r>
          </w:p>
          <w:p w14:paraId="4AB2165E" w14:textId="77777777" w:rsidR="00766893" w:rsidRDefault="00766893" w:rsidP="00766893">
            <w:pPr>
              <w:pStyle w:val="XML1"/>
            </w:pPr>
            <w:r>
              <w:t xml:space="preserve">      &lt;/xs:element&gt;</w:t>
            </w:r>
          </w:p>
          <w:p w14:paraId="2D10DEB4" w14:textId="77777777" w:rsidR="00766893" w:rsidRDefault="00766893" w:rsidP="00766893">
            <w:pPr>
              <w:pStyle w:val="XML1"/>
            </w:pPr>
            <w:r>
              <w:t xml:space="preserve">      &lt;xs:element name="medium"&gt;</w:t>
            </w:r>
          </w:p>
          <w:p w14:paraId="7B3C6EF6" w14:textId="77777777" w:rsidR="00766893" w:rsidRDefault="00766893" w:rsidP="00766893">
            <w:pPr>
              <w:pStyle w:val="XML1"/>
            </w:pPr>
            <w:r>
              <w:t xml:space="preserve">        &lt;xs:annotation&gt;</w:t>
            </w:r>
          </w:p>
          <w:p w14:paraId="5879CFD2" w14:textId="77777777" w:rsidR="00766893" w:rsidRDefault="00766893" w:rsidP="00766893">
            <w:pPr>
              <w:pStyle w:val="XML1"/>
            </w:pPr>
            <w:r>
              <w:t xml:space="preserve">          &lt;xs:documentation&gt;</w:t>
            </w:r>
          </w:p>
          <w:p w14:paraId="5426A040" w14:textId="77777777" w:rsidR="00766893" w:rsidRDefault="00766893" w:rsidP="00766893">
            <w:pPr>
              <w:pStyle w:val="XML1"/>
            </w:pPr>
            <w:r>
              <w:t xml:space="preserve">            This element MUST indicate a valid physical</w:t>
            </w:r>
          </w:p>
          <w:p w14:paraId="68DEA5D8" w14:textId="77777777" w:rsidR="00766893" w:rsidRDefault="00766893" w:rsidP="00766893">
            <w:pPr>
              <w:pStyle w:val="XML1"/>
            </w:pPr>
            <w:r>
              <w:t xml:space="preserve">            medium used by the OpenFlow Port.</w:t>
            </w:r>
          </w:p>
          <w:p w14:paraId="408D2D34" w14:textId="77777777" w:rsidR="00766893" w:rsidRDefault="00766893" w:rsidP="00766893">
            <w:pPr>
              <w:pStyle w:val="XML1"/>
            </w:pPr>
            <w:r>
              <w:t xml:space="preserve">                  </w:t>
            </w:r>
          </w:p>
          <w:p w14:paraId="030C06A6" w14:textId="77777777" w:rsidR="00766893" w:rsidRDefault="00766893" w:rsidP="00766893">
            <w:pPr>
              <w:pStyle w:val="XML1"/>
            </w:pPr>
            <w:r>
              <w:t xml:space="preserve">            The current Port Feature set MUST contain this element</w:t>
            </w:r>
          </w:p>
          <w:p w14:paraId="7F67D136" w14:textId="77777777" w:rsidR="00766893" w:rsidRDefault="00766893" w:rsidP="00766893">
            <w:pPr>
              <w:pStyle w:val="XML1"/>
            </w:pPr>
            <w:r>
              <w:t xml:space="preserve">            exactly once. The other Port Feature sets MAY contain this</w:t>
            </w:r>
          </w:p>
          <w:p w14:paraId="4CD20CB0" w14:textId="77777777" w:rsidR="00766893" w:rsidRDefault="00766893" w:rsidP="00766893">
            <w:pPr>
              <w:pStyle w:val="XML1"/>
            </w:pPr>
            <w:r>
              <w:t xml:space="preserve">            element more than once. If this element appears more than</w:t>
            </w:r>
          </w:p>
          <w:p w14:paraId="313DA750" w14:textId="77777777" w:rsidR="00766893" w:rsidRDefault="00766893" w:rsidP="00766893">
            <w:pPr>
              <w:pStyle w:val="XML1"/>
            </w:pPr>
            <w:r>
              <w:t xml:space="preserve">            once in a Port Feature set than the value MUST be unique</w:t>
            </w:r>
          </w:p>
          <w:p w14:paraId="254866B4" w14:textId="77777777" w:rsidR="00766893" w:rsidRDefault="00766893" w:rsidP="00766893">
            <w:pPr>
              <w:pStyle w:val="XML1"/>
            </w:pPr>
            <w:r>
              <w:t xml:space="preserve">            within the Port Feature set.</w:t>
            </w:r>
          </w:p>
          <w:p w14:paraId="6598DB88" w14:textId="77777777" w:rsidR="00766893" w:rsidRDefault="00766893" w:rsidP="00766893">
            <w:pPr>
              <w:pStyle w:val="XML1"/>
            </w:pPr>
            <w:r>
              <w:t xml:space="preserve">          &lt;/xs:documentation&gt;</w:t>
            </w:r>
          </w:p>
          <w:p w14:paraId="342AEFEF" w14:textId="77777777" w:rsidR="00766893" w:rsidRDefault="00766893" w:rsidP="00766893">
            <w:pPr>
              <w:pStyle w:val="XML1"/>
            </w:pPr>
            <w:r>
              <w:t xml:space="preserve">        &lt;/xs:annotation&gt;</w:t>
            </w:r>
          </w:p>
          <w:p w14:paraId="6E438381" w14:textId="77777777" w:rsidR="00766893" w:rsidRDefault="00766893" w:rsidP="00766893">
            <w:pPr>
              <w:pStyle w:val="XML1"/>
            </w:pPr>
            <w:r>
              <w:t xml:space="preserve">        &lt;xs:simpleType&gt;</w:t>
            </w:r>
          </w:p>
          <w:p w14:paraId="2F18EA58" w14:textId="77777777" w:rsidR="00766893" w:rsidRDefault="00766893" w:rsidP="00766893">
            <w:pPr>
              <w:pStyle w:val="XML1"/>
            </w:pPr>
            <w:r>
              <w:t xml:space="preserve">          &lt;xs:restriction base="xs:string"&gt;</w:t>
            </w:r>
          </w:p>
          <w:p w14:paraId="69E2FCD2" w14:textId="77777777" w:rsidR="00766893" w:rsidRDefault="00766893" w:rsidP="00766893">
            <w:pPr>
              <w:pStyle w:val="XML1"/>
            </w:pPr>
            <w:r>
              <w:t xml:space="preserve">            &lt;xs:enumeration value="copper"/&gt;</w:t>
            </w:r>
          </w:p>
          <w:p w14:paraId="4409EFBC" w14:textId="77777777" w:rsidR="00766893" w:rsidRDefault="00766893" w:rsidP="00766893">
            <w:pPr>
              <w:pStyle w:val="XML1"/>
            </w:pPr>
            <w:r>
              <w:t xml:space="preserve">            &lt;xs:enumeration value="fiber"/&gt;</w:t>
            </w:r>
          </w:p>
          <w:p w14:paraId="4C3EEB45" w14:textId="77777777" w:rsidR="00766893" w:rsidRDefault="00766893" w:rsidP="00766893">
            <w:pPr>
              <w:pStyle w:val="XML1"/>
            </w:pPr>
            <w:r>
              <w:t xml:space="preserve">          &lt;/xs:restriction&gt;</w:t>
            </w:r>
          </w:p>
          <w:p w14:paraId="24D48618" w14:textId="77777777" w:rsidR="00766893" w:rsidRDefault="00766893" w:rsidP="00766893">
            <w:pPr>
              <w:pStyle w:val="XML1"/>
            </w:pPr>
            <w:r>
              <w:t xml:space="preserve">        &lt;/xs:simpleType&gt;</w:t>
            </w:r>
          </w:p>
          <w:p w14:paraId="0828F9E6" w14:textId="77777777" w:rsidR="00766893" w:rsidRDefault="00766893" w:rsidP="00766893">
            <w:pPr>
              <w:pStyle w:val="XML1"/>
            </w:pPr>
            <w:r>
              <w:t xml:space="preserve">      &lt;/xs:element&gt;</w:t>
            </w:r>
          </w:p>
          <w:p w14:paraId="2707A25B" w14:textId="77777777" w:rsidR="00766893" w:rsidRDefault="00766893" w:rsidP="00766893">
            <w:pPr>
              <w:pStyle w:val="XML1"/>
            </w:pPr>
            <w:r>
              <w:t xml:space="preserve">      &lt;xs:element name="pause"&gt;</w:t>
            </w:r>
          </w:p>
          <w:p w14:paraId="6AEC4091" w14:textId="77777777" w:rsidR="00766893" w:rsidRDefault="00766893" w:rsidP="00766893">
            <w:pPr>
              <w:pStyle w:val="XML1"/>
            </w:pPr>
            <w:r>
              <w:t xml:space="preserve">        &lt;xs:annotation&gt;</w:t>
            </w:r>
          </w:p>
          <w:p w14:paraId="0475EDC5" w14:textId="77777777" w:rsidR="00766893" w:rsidRDefault="00766893" w:rsidP="00766893">
            <w:pPr>
              <w:pStyle w:val="XML1"/>
            </w:pPr>
            <w:r>
              <w:t xml:space="preserve">          &lt;xs:documentation&gt;</w:t>
            </w:r>
          </w:p>
          <w:p w14:paraId="3B2F520B" w14:textId="77777777" w:rsidR="00766893" w:rsidRDefault="00766893" w:rsidP="00766893">
            <w:pPr>
              <w:pStyle w:val="XML1"/>
            </w:pPr>
            <w:r>
              <w:t xml:space="preserve">            Specifies if pausing of transmission is</w:t>
            </w:r>
          </w:p>
          <w:p w14:paraId="216B41AC" w14:textId="77777777" w:rsidR="00766893" w:rsidRDefault="00766893" w:rsidP="00766893">
            <w:pPr>
              <w:pStyle w:val="XML1"/>
            </w:pPr>
            <w:r>
              <w:t xml:space="preserve">            supported at all and if yes if it is asymmetric or</w:t>
            </w:r>
          </w:p>
          <w:p w14:paraId="2AC31683" w14:textId="77777777" w:rsidR="00766893" w:rsidRDefault="00766893" w:rsidP="00766893">
            <w:pPr>
              <w:pStyle w:val="XML1"/>
            </w:pPr>
            <w:r>
              <w:lastRenderedPageBreak/>
              <w:t xml:space="preserve">            symmetric.</w:t>
            </w:r>
          </w:p>
          <w:p w14:paraId="19436DD1" w14:textId="77777777" w:rsidR="00766893" w:rsidRDefault="00766893" w:rsidP="00766893">
            <w:pPr>
              <w:pStyle w:val="XML1"/>
            </w:pPr>
            <w:r>
              <w:t xml:space="preserve">          &lt;/xs:documentation&gt;</w:t>
            </w:r>
          </w:p>
          <w:p w14:paraId="4AD8B6AE" w14:textId="77777777" w:rsidR="00766893" w:rsidRDefault="00766893" w:rsidP="00766893">
            <w:pPr>
              <w:pStyle w:val="XML1"/>
            </w:pPr>
            <w:r>
              <w:t xml:space="preserve">        &lt;/xs:annotation&gt;</w:t>
            </w:r>
          </w:p>
          <w:p w14:paraId="76E4FD2F" w14:textId="77777777" w:rsidR="00766893" w:rsidRDefault="00766893" w:rsidP="00766893">
            <w:pPr>
              <w:pStyle w:val="XML1"/>
            </w:pPr>
            <w:r>
              <w:t xml:space="preserve">        &lt;xs:simpleType&gt;</w:t>
            </w:r>
          </w:p>
          <w:p w14:paraId="49D1FB52" w14:textId="77777777" w:rsidR="00766893" w:rsidRDefault="00766893" w:rsidP="00766893">
            <w:pPr>
              <w:pStyle w:val="XML1"/>
            </w:pPr>
            <w:r>
              <w:t xml:space="preserve">          &lt;xs:restriction base="xs:string"&gt;</w:t>
            </w:r>
          </w:p>
          <w:p w14:paraId="17A34D63" w14:textId="77777777" w:rsidR="00766893" w:rsidRDefault="00766893" w:rsidP="00766893">
            <w:pPr>
              <w:pStyle w:val="XML1"/>
            </w:pPr>
            <w:r>
              <w:t xml:space="preserve">            &lt;xs:enumeration value="unsupported"/&gt;</w:t>
            </w:r>
          </w:p>
          <w:p w14:paraId="6EDC8536" w14:textId="77777777" w:rsidR="00766893" w:rsidRDefault="00766893" w:rsidP="00766893">
            <w:pPr>
              <w:pStyle w:val="XML1"/>
            </w:pPr>
            <w:r>
              <w:t xml:space="preserve">            &lt;xs:enumeration value="symmetric"/&gt;</w:t>
            </w:r>
          </w:p>
          <w:p w14:paraId="1CEF55F1" w14:textId="77777777" w:rsidR="00766893" w:rsidRDefault="00766893" w:rsidP="00766893">
            <w:pPr>
              <w:pStyle w:val="XML1"/>
            </w:pPr>
            <w:r>
              <w:t xml:space="preserve">            &lt;xs:enumeration value="asymmetric"/&gt;</w:t>
            </w:r>
          </w:p>
          <w:p w14:paraId="24C0B2A1" w14:textId="77777777" w:rsidR="00766893" w:rsidRDefault="00766893" w:rsidP="00766893">
            <w:pPr>
              <w:pStyle w:val="XML1"/>
            </w:pPr>
            <w:r>
              <w:t xml:space="preserve">          &lt;/xs:restriction&gt;</w:t>
            </w:r>
          </w:p>
          <w:p w14:paraId="0F91872F" w14:textId="77777777" w:rsidR="00766893" w:rsidRDefault="00766893" w:rsidP="00766893">
            <w:pPr>
              <w:pStyle w:val="XML1"/>
            </w:pPr>
            <w:r>
              <w:t xml:space="preserve">        &lt;/xs:simpleType&gt;</w:t>
            </w:r>
          </w:p>
          <w:p w14:paraId="5CFBCE7E" w14:textId="77777777" w:rsidR="00766893" w:rsidRDefault="00766893" w:rsidP="00766893">
            <w:pPr>
              <w:pStyle w:val="XML1"/>
            </w:pPr>
            <w:r>
              <w:t xml:space="preserve">      &lt;/xs:element&gt;</w:t>
            </w:r>
          </w:p>
          <w:p w14:paraId="432DAF5C" w14:textId="77777777" w:rsidR="00766893" w:rsidRDefault="00766893" w:rsidP="00766893">
            <w:pPr>
              <w:pStyle w:val="XML1"/>
            </w:pPr>
            <w:r>
              <w:t xml:space="preserve">    &lt;/xs:sequence&gt;</w:t>
            </w:r>
          </w:p>
          <w:p w14:paraId="4AAD325D" w14:textId="77777777" w:rsidR="00766893" w:rsidRDefault="00766893" w:rsidP="00766893">
            <w:pPr>
              <w:pStyle w:val="XML1"/>
            </w:pPr>
            <w:r>
              <w:t xml:space="preserve">  &lt;/xs:group&gt;</w:t>
            </w:r>
          </w:p>
          <w:p w14:paraId="717200BC" w14:textId="77777777" w:rsidR="00766893" w:rsidRDefault="00766893" w:rsidP="00766893">
            <w:pPr>
              <w:pStyle w:val="XML1"/>
            </w:pPr>
          </w:p>
          <w:p w14:paraId="3D931C2A" w14:textId="77777777" w:rsidR="00766893" w:rsidRDefault="00766893" w:rsidP="00766893">
            <w:pPr>
              <w:pStyle w:val="XML1"/>
            </w:pPr>
            <w:r>
              <w:t xml:space="preserve">  &lt;xs:group name="OFPortOtherFeatureListType"&gt;</w:t>
            </w:r>
          </w:p>
          <w:p w14:paraId="4FAC5870" w14:textId="77777777" w:rsidR="00766893" w:rsidRDefault="00766893" w:rsidP="00766893">
            <w:pPr>
              <w:pStyle w:val="XML1"/>
            </w:pPr>
            <w:r>
              <w:t xml:space="preserve">    &lt;xs:annotation&gt;</w:t>
            </w:r>
          </w:p>
          <w:p w14:paraId="21C9B115" w14:textId="77777777" w:rsidR="00766893" w:rsidRDefault="00766893" w:rsidP="00766893">
            <w:pPr>
              <w:pStyle w:val="XML1"/>
            </w:pPr>
            <w:r>
              <w:t xml:space="preserve">      &lt;xs:documentation&gt;</w:t>
            </w:r>
          </w:p>
          <w:p w14:paraId="519B37C9" w14:textId="77777777" w:rsidR="00766893" w:rsidRDefault="00766893" w:rsidP="00766893">
            <w:pPr>
              <w:pStyle w:val="XML1"/>
            </w:pPr>
            <w:r>
              <w:t xml:space="preserve">        The features of a port that are supported or</w:t>
            </w:r>
          </w:p>
          <w:p w14:paraId="4AB80CF6" w14:textId="77777777" w:rsidR="00766893" w:rsidRDefault="00766893" w:rsidP="00766893">
            <w:pPr>
              <w:pStyle w:val="XML1"/>
            </w:pPr>
            <w:r>
              <w:t xml:space="preserve">        advertised.</w:t>
            </w:r>
          </w:p>
          <w:p w14:paraId="11D60546" w14:textId="77777777" w:rsidR="00766893" w:rsidRDefault="00766893" w:rsidP="00766893">
            <w:pPr>
              <w:pStyle w:val="XML1"/>
            </w:pPr>
          </w:p>
          <w:p w14:paraId="5A9501FB" w14:textId="77777777" w:rsidR="00766893" w:rsidRDefault="00766893" w:rsidP="00766893">
            <w:pPr>
              <w:pStyle w:val="XML1"/>
            </w:pPr>
            <w:r>
              <w:t xml:space="preserve">        If the elements in the OFPortOtherFeatureListType ares used</w:t>
            </w:r>
          </w:p>
          <w:p w14:paraId="2179D2D3" w14:textId="77777777" w:rsidR="00766893" w:rsidRDefault="00766893" w:rsidP="00766893">
            <w:pPr>
              <w:pStyle w:val="XML1"/>
            </w:pPr>
            <w:r>
              <w:t xml:space="preserve">        as configurable elements the NETCONF &amp;lt;edit-config&amp;gt; operations</w:t>
            </w:r>
          </w:p>
          <w:p w14:paraId="5999BDEB" w14:textId="77777777" w:rsidR="00766893" w:rsidRDefault="00766893" w:rsidP="00766893">
            <w:pPr>
              <w:pStyle w:val="XML1"/>
            </w:pPr>
            <w:r>
              <w:t xml:space="preserve">        MUST be implemented as follows: </w:t>
            </w:r>
          </w:p>
          <w:p w14:paraId="7A17D555" w14:textId="77777777" w:rsidR="00766893" w:rsidRDefault="00766893" w:rsidP="00766893">
            <w:pPr>
              <w:pStyle w:val="XML1"/>
            </w:pPr>
          </w:p>
          <w:p w14:paraId="7F600C78" w14:textId="77777777" w:rsidR="00766893" w:rsidRDefault="00766893" w:rsidP="00766893">
            <w:pPr>
              <w:pStyle w:val="XML1"/>
            </w:pPr>
            <w:r>
              <w:t xml:space="preserve">        * The 'resource-id' element MUST be present in the path or in</w:t>
            </w:r>
          </w:p>
          <w:p w14:paraId="22CB5BB2" w14:textId="77777777" w:rsidR="00766893" w:rsidRDefault="00766893" w:rsidP="00766893">
            <w:pPr>
              <w:pStyle w:val="XML1"/>
            </w:pPr>
            <w:r>
              <w:t xml:space="preserve">        the filter at all &amp;lt;edit-config&amp;gt; operations to identify the</w:t>
            </w:r>
          </w:p>
          <w:p w14:paraId="6E897821" w14:textId="77777777" w:rsidR="00766893" w:rsidRDefault="00766893" w:rsidP="00766893">
            <w:pPr>
              <w:pStyle w:val="XML1"/>
            </w:pPr>
            <w:r>
              <w:t xml:space="preserve">        resource.</w:t>
            </w:r>
          </w:p>
          <w:p w14:paraId="2AD27A3C" w14:textId="77777777" w:rsidR="00766893" w:rsidRDefault="00766893" w:rsidP="00766893">
            <w:pPr>
              <w:pStyle w:val="XML1"/>
            </w:pPr>
            <w:r>
              <w:t xml:space="preserve">        * If the operation is 'merge' or 'replace', the element is</w:t>
            </w:r>
          </w:p>
          <w:p w14:paraId="67A80704" w14:textId="77777777" w:rsidR="00766893" w:rsidRDefault="00766893" w:rsidP="00766893">
            <w:pPr>
              <w:pStyle w:val="XML1"/>
            </w:pPr>
            <w:r>
              <w:t xml:space="preserve">        created if it does not exist, and its value is set to the</w:t>
            </w:r>
          </w:p>
          <w:p w14:paraId="34221FA3" w14:textId="77777777" w:rsidR="00766893" w:rsidRDefault="00766893" w:rsidP="00766893">
            <w:pPr>
              <w:pStyle w:val="XML1"/>
            </w:pPr>
            <w:r>
              <w:t xml:space="preserve">        value found in the XML RPC data.</w:t>
            </w:r>
          </w:p>
          <w:p w14:paraId="1C247B5F" w14:textId="77777777" w:rsidR="00766893" w:rsidRDefault="00766893" w:rsidP="00766893">
            <w:pPr>
              <w:pStyle w:val="XML1"/>
            </w:pPr>
            <w:r>
              <w:t xml:space="preserve">        * If the operation is 'create', the element is created if it</w:t>
            </w:r>
          </w:p>
          <w:p w14:paraId="3E9DA61B" w14:textId="77777777" w:rsidR="00766893" w:rsidRDefault="00766893" w:rsidP="00766893">
            <w:pPr>
              <w:pStyle w:val="XML1"/>
            </w:pPr>
            <w:r>
              <w:t xml:space="preserve">        does not exist. If the element already exists, a</w:t>
            </w:r>
          </w:p>
          <w:p w14:paraId="40FA354C" w14:textId="77777777" w:rsidR="00766893" w:rsidRDefault="00766893" w:rsidP="00766893">
            <w:pPr>
              <w:pStyle w:val="XML1"/>
            </w:pPr>
            <w:r>
              <w:t xml:space="preserve">        'data</w:t>
            </w:r>
            <w:r>
              <w:rPr>
                <w:rFonts w:ascii="MS Mincho" w:eastAsia="MS Mincho" w:hAnsi="MS Mincho" w:cs="MS Mincho" w:hint="eastAsia"/>
              </w:rPr>
              <w:t>‑</w:t>
            </w:r>
            <w:r>
              <w:t>exists' error is returned.</w:t>
            </w:r>
          </w:p>
          <w:p w14:paraId="59DB7621" w14:textId="77777777" w:rsidR="00766893" w:rsidRDefault="00766893" w:rsidP="00766893">
            <w:pPr>
              <w:pStyle w:val="XML1"/>
            </w:pPr>
            <w:r>
              <w:t xml:space="preserve">        * If the operation is 'delete', the element is deleted if it</w:t>
            </w:r>
          </w:p>
          <w:p w14:paraId="534FC1CE"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5CAD24E" w14:textId="77777777" w:rsidR="00766893" w:rsidRDefault="00766893" w:rsidP="00766893">
            <w:pPr>
              <w:pStyle w:val="XML1"/>
            </w:pPr>
            <w:r>
              <w:t xml:space="preserve">        error is returned.</w:t>
            </w:r>
          </w:p>
          <w:p w14:paraId="40F2C557" w14:textId="77777777" w:rsidR="00766893" w:rsidRDefault="00766893" w:rsidP="00766893">
            <w:pPr>
              <w:pStyle w:val="XML1"/>
            </w:pPr>
          </w:p>
          <w:p w14:paraId="3C896DA0" w14:textId="77777777" w:rsidR="00766893" w:rsidRDefault="00766893" w:rsidP="00766893">
            <w:pPr>
              <w:pStyle w:val="XML1"/>
            </w:pPr>
            <w:r>
              <w:t xml:space="preserve">        If elements in the type OFPortOtherFeatureListType are used</w:t>
            </w:r>
          </w:p>
          <w:p w14:paraId="7F3F76DA" w14:textId="77777777" w:rsidR="00766893" w:rsidRDefault="00766893" w:rsidP="00766893">
            <w:pPr>
              <w:pStyle w:val="XML1"/>
            </w:pPr>
            <w:r>
              <w:t xml:space="preserve">        in an non-configurable way, they only be retrieved by NETCONF</w:t>
            </w:r>
          </w:p>
          <w:p w14:paraId="40BF8055" w14:textId="77777777" w:rsidR="00766893" w:rsidRDefault="00766893" w:rsidP="00766893">
            <w:pPr>
              <w:pStyle w:val="XML1"/>
            </w:pPr>
            <w:r>
              <w:t xml:space="preserve">        &amp;lt;get&amp;gt; operations. Attemps to modify this element and its</w:t>
            </w:r>
          </w:p>
          <w:p w14:paraId="0DAB0F61" w14:textId="77777777" w:rsidR="00766893" w:rsidRDefault="00766893" w:rsidP="00766893">
            <w:pPr>
              <w:pStyle w:val="XML1"/>
            </w:pPr>
            <w:r>
              <w:t xml:space="preserve">        children with a NETCONF &amp;lt;edit-config&amp;gt; operation MUST result</w:t>
            </w:r>
          </w:p>
          <w:p w14:paraId="7679AF30" w14:textId="77777777" w:rsidR="00766893" w:rsidRDefault="00766893" w:rsidP="00766893">
            <w:pPr>
              <w:pStyle w:val="XML1"/>
            </w:pPr>
            <w:r>
              <w:t xml:space="preserve">        in an 'operation-not-supported' error with type</w:t>
            </w:r>
          </w:p>
          <w:p w14:paraId="3542B20F" w14:textId="77777777" w:rsidR="00766893" w:rsidRDefault="00766893" w:rsidP="00766893">
            <w:pPr>
              <w:pStyle w:val="XML1"/>
            </w:pPr>
            <w:r>
              <w:t xml:space="preserve">        'application'.</w:t>
            </w:r>
          </w:p>
          <w:p w14:paraId="5AB5B965" w14:textId="77777777" w:rsidR="00766893" w:rsidRDefault="00766893" w:rsidP="00766893">
            <w:pPr>
              <w:pStyle w:val="XML1"/>
            </w:pPr>
            <w:r>
              <w:t xml:space="preserve">      &lt;/xs:documentation&gt;</w:t>
            </w:r>
          </w:p>
          <w:p w14:paraId="089650A1" w14:textId="77777777" w:rsidR="00766893" w:rsidRDefault="00766893" w:rsidP="00766893">
            <w:pPr>
              <w:pStyle w:val="XML1"/>
            </w:pPr>
            <w:r>
              <w:t xml:space="preserve">    &lt;/xs:annotation&gt;</w:t>
            </w:r>
          </w:p>
          <w:p w14:paraId="099FEA69" w14:textId="77777777" w:rsidR="00766893" w:rsidRDefault="00766893" w:rsidP="00766893">
            <w:pPr>
              <w:pStyle w:val="XML1"/>
            </w:pPr>
          </w:p>
          <w:p w14:paraId="56F08147" w14:textId="77777777" w:rsidR="00766893" w:rsidRDefault="00766893" w:rsidP="00766893">
            <w:pPr>
              <w:pStyle w:val="XML1"/>
            </w:pPr>
            <w:r>
              <w:t xml:space="preserve">    &lt;xs:sequence&gt;</w:t>
            </w:r>
          </w:p>
          <w:p w14:paraId="639C7767" w14:textId="77777777" w:rsidR="00766893" w:rsidRDefault="00766893" w:rsidP="00766893">
            <w:pPr>
              <w:pStyle w:val="XML1"/>
            </w:pPr>
            <w:r>
              <w:t xml:space="preserve">      &lt;xs:element name="rate"  type="OFPortRateType"&gt;</w:t>
            </w:r>
          </w:p>
          <w:p w14:paraId="049D98DE" w14:textId="77777777" w:rsidR="00766893" w:rsidRDefault="00766893" w:rsidP="00766893">
            <w:pPr>
              <w:pStyle w:val="XML1"/>
            </w:pPr>
            <w:r>
              <w:t xml:space="preserve">        &lt;xs:annotation&gt;</w:t>
            </w:r>
          </w:p>
          <w:p w14:paraId="2CFE2616" w14:textId="77777777" w:rsidR="00766893" w:rsidRDefault="00766893" w:rsidP="00766893">
            <w:pPr>
              <w:pStyle w:val="XML1"/>
            </w:pPr>
            <w:r>
              <w:t xml:space="preserve">          &lt;xs:documentation&gt;</w:t>
            </w:r>
          </w:p>
          <w:p w14:paraId="2D07DEA1" w14:textId="77777777" w:rsidR="00766893" w:rsidRDefault="00766893" w:rsidP="00766893">
            <w:pPr>
              <w:pStyle w:val="XML1"/>
            </w:pPr>
            <w:r>
              <w:t xml:space="preserve">            The transmission rate that is supported or</w:t>
            </w:r>
          </w:p>
          <w:p w14:paraId="21F488A7" w14:textId="77777777" w:rsidR="00766893" w:rsidRDefault="00766893" w:rsidP="00766893">
            <w:pPr>
              <w:pStyle w:val="XML1"/>
            </w:pPr>
            <w:r>
              <w:t xml:space="preserve">            advertised. Multiple transmissions rates are allowed.</w:t>
            </w:r>
          </w:p>
          <w:p w14:paraId="3D2B310E" w14:textId="77777777" w:rsidR="00766893" w:rsidRDefault="00766893" w:rsidP="00766893">
            <w:pPr>
              <w:pStyle w:val="XML1"/>
            </w:pPr>
          </w:p>
          <w:p w14:paraId="3D05BD61" w14:textId="77777777" w:rsidR="00766893" w:rsidRDefault="00766893" w:rsidP="00766893">
            <w:pPr>
              <w:pStyle w:val="XML1"/>
            </w:pPr>
            <w:r>
              <w:t xml:space="preserve">            At least one element MUST be present in the NETCONF data</w:t>
            </w:r>
          </w:p>
          <w:p w14:paraId="203EFD2B" w14:textId="77777777" w:rsidR="00766893" w:rsidRDefault="00766893" w:rsidP="00766893">
            <w:pPr>
              <w:pStyle w:val="XML1"/>
            </w:pPr>
            <w:r>
              <w:t xml:space="preserve">            store. If none of this elements is are present in a NETCONF</w:t>
            </w:r>
          </w:p>
          <w:p w14:paraId="2B8326AD" w14:textId="77777777" w:rsidR="00766893" w:rsidRDefault="00766893" w:rsidP="00766893">
            <w:pPr>
              <w:pStyle w:val="XML1"/>
            </w:pPr>
            <w:r>
              <w:t xml:space="preserve">            &amp;lt;edit-config&amp;gt; operation 'create', 'merge' or 'replace' and</w:t>
            </w:r>
          </w:p>
          <w:p w14:paraId="616F7C55" w14:textId="77777777" w:rsidR="00766893" w:rsidRDefault="00766893" w:rsidP="00766893">
            <w:pPr>
              <w:pStyle w:val="XML1"/>
            </w:pPr>
            <w:r>
              <w:lastRenderedPageBreak/>
              <w:t xml:space="preserve">            the parent element does not exist, a 'data-missing' error</w:t>
            </w:r>
          </w:p>
          <w:p w14:paraId="0D01BFA5" w14:textId="77777777" w:rsidR="00766893" w:rsidRDefault="00766893" w:rsidP="00766893">
            <w:pPr>
              <w:pStyle w:val="XML1"/>
            </w:pPr>
            <w:r>
              <w:t xml:space="preserve">            is returned.</w:t>
            </w:r>
          </w:p>
          <w:p w14:paraId="1721CC99" w14:textId="77777777" w:rsidR="00766893" w:rsidRDefault="00766893" w:rsidP="00766893">
            <w:pPr>
              <w:pStyle w:val="XML1"/>
            </w:pPr>
            <w:r>
              <w:t xml:space="preserve">          &lt;/xs:documentation&gt;</w:t>
            </w:r>
          </w:p>
          <w:p w14:paraId="06B2D124" w14:textId="77777777" w:rsidR="00766893" w:rsidRDefault="00766893" w:rsidP="00766893">
            <w:pPr>
              <w:pStyle w:val="XML1"/>
            </w:pPr>
            <w:r>
              <w:t xml:space="preserve">        &lt;/xs:annotation&gt;</w:t>
            </w:r>
          </w:p>
          <w:p w14:paraId="150E1777" w14:textId="77777777" w:rsidR="00766893" w:rsidRDefault="00766893" w:rsidP="00766893">
            <w:pPr>
              <w:pStyle w:val="XML1"/>
            </w:pPr>
            <w:r>
              <w:t xml:space="preserve">      &lt;/xs:element&gt;</w:t>
            </w:r>
          </w:p>
          <w:p w14:paraId="58A6EB59" w14:textId="77777777" w:rsidR="00766893" w:rsidRDefault="00766893" w:rsidP="00766893">
            <w:pPr>
              <w:pStyle w:val="XML1"/>
            </w:pPr>
            <w:r>
              <w:t xml:space="preserve">      &lt;xs:element name="auto-negotiate"  type="xs:boolean"&gt;</w:t>
            </w:r>
          </w:p>
          <w:p w14:paraId="169F9B3D" w14:textId="77777777" w:rsidR="00766893" w:rsidRDefault="00766893" w:rsidP="00766893">
            <w:pPr>
              <w:pStyle w:val="XML1"/>
            </w:pPr>
            <w:r>
              <w:t xml:space="preserve">        &lt;xs:annotation&gt;</w:t>
            </w:r>
          </w:p>
          <w:p w14:paraId="041327D7" w14:textId="77777777" w:rsidR="00766893" w:rsidRDefault="00766893" w:rsidP="00766893">
            <w:pPr>
              <w:pStyle w:val="XML1"/>
            </w:pPr>
            <w:r>
              <w:t xml:space="preserve">          &lt;xs:documentation&gt;</w:t>
            </w:r>
          </w:p>
          <w:p w14:paraId="6DEC0AD1" w14:textId="77777777" w:rsidR="00766893" w:rsidRDefault="00766893" w:rsidP="00766893">
            <w:pPr>
              <w:pStyle w:val="XML1"/>
            </w:pPr>
            <w:r>
              <w:t xml:space="preserve">            Specifies if auto-negotiation of transmission</w:t>
            </w:r>
          </w:p>
          <w:p w14:paraId="1367D81C" w14:textId="77777777" w:rsidR="00766893" w:rsidRDefault="00766893" w:rsidP="00766893">
            <w:pPr>
              <w:pStyle w:val="XML1"/>
            </w:pPr>
            <w:r>
              <w:t xml:space="preserve">            parameters is enabled for the port.</w:t>
            </w:r>
          </w:p>
          <w:p w14:paraId="11DA581B" w14:textId="77777777" w:rsidR="00766893" w:rsidRDefault="00766893" w:rsidP="00766893">
            <w:pPr>
              <w:pStyle w:val="XML1"/>
            </w:pPr>
          </w:p>
          <w:p w14:paraId="0072C48D" w14:textId="77777777" w:rsidR="00766893" w:rsidRDefault="00766893" w:rsidP="00766893">
            <w:pPr>
              <w:pStyle w:val="XML1"/>
            </w:pPr>
            <w:r>
              <w:t xml:space="preserve">            This element is optional. If this element is not present it</w:t>
            </w:r>
          </w:p>
          <w:p w14:paraId="4DEB064D" w14:textId="77777777" w:rsidR="00766893" w:rsidRDefault="00766893" w:rsidP="00766893">
            <w:pPr>
              <w:pStyle w:val="XML1"/>
            </w:pPr>
            <w:r>
              <w:t xml:space="preserve">            defaults to 'true'.</w:t>
            </w:r>
          </w:p>
          <w:p w14:paraId="4C5D90D7" w14:textId="77777777" w:rsidR="00766893" w:rsidRDefault="00766893" w:rsidP="00766893">
            <w:pPr>
              <w:pStyle w:val="XML1"/>
            </w:pPr>
            <w:r>
              <w:t xml:space="preserve">          &lt;/xs:documentation&gt;</w:t>
            </w:r>
          </w:p>
          <w:p w14:paraId="3C8A5761" w14:textId="77777777" w:rsidR="00766893" w:rsidRDefault="00766893" w:rsidP="00766893">
            <w:pPr>
              <w:pStyle w:val="XML1"/>
            </w:pPr>
            <w:r>
              <w:t xml:space="preserve">        &lt;/xs:annotation&gt;</w:t>
            </w:r>
          </w:p>
          <w:p w14:paraId="224704D3" w14:textId="77777777" w:rsidR="00766893" w:rsidRDefault="00766893" w:rsidP="00766893">
            <w:pPr>
              <w:pStyle w:val="XML1"/>
            </w:pPr>
            <w:r>
              <w:t xml:space="preserve">      &lt;/xs:element&gt;</w:t>
            </w:r>
          </w:p>
          <w:p w14:paraId="1990CB4D" w14:textId="77777777" w:rsidR="00766893" w:rsidRDefault="00766893" w:rsidP="00766893">
            <w:pPr>
              <w:pStyle w:val="XML1"/>
            </w:pPr>
            <w:r>
              <w:t xml:space="preserve">      &lt;xs:element name="medium"&gt;</w:t>
            </w:r>
          </w:p>
          <w:p w14:paraId="62D408BC" w14:textId="77777777" w:rsidR="00766893" w:rsidRDefault="00766893" w:rsidP="00766893">
            <w:pPr>
              <w:pStyle w:val="XML1"/>
            </w:pPr>
            <w:r>
              <w:t xml:space="preserve">        &lt;xs:annotation&gt;</w:t>
            </w:r>
          </w:p>
          <w:p w14:paraId="7B60043D" w14:textId="77777777" w:rsidR="00766893" w:rsidRDefault="00766893" w:rsidP="00766893">
            <w:pPr>
              <w:pStyle w:val="XML1"/>
            </w:pPr>
            <w:r>
              <w:t xml:space="preserve">          &lt;xs:documentation&gt;</w:t>
            </w:r>
          </w:p>
          <w:p w14:paraId="2D8F803D" w14:textId="77777777" w:rsidR="00766893" w:rsidRDefault="00766893" w:rsidP="00766893">
            <w:pPr>
              <w:pStyle w:val="XML1"/>
            </w:pPr>
            <w:r>
              <w:t xml:space="preserve">            The transmission medium used by the port.</w:t>
            </w:r>
          </w:p>
          <w:p w14:paraId="7537632C" w14:textId="77777777" w:rsidR="00766893" w:rsidRDefault="00766893" w:rsidP="00766893">
            <w:pPr>
              <w:pStyle w:val="XML1"/>
            </w:pPr>
            <w:r>
              <w:t xml:space="preserve">            Multiple media are allowed.</w:t>
            </w:r>
          </w:p>
          <w:p w14:paraId="68E485F8" w14:textId="77777777" w:rsidR="00766893" w:rsidRDefault="00766893" w:rsidP="00766893">
            <w:pPr>
              <w:pStyle w:val="XML1"/>
            </w:pPr>
          </w:p>
          <w:p w14:paraId="21F46605" w14:textId="77777777" w:rsidR="00766893" w:rsidRDefault="00766893" w:rsidP="00766893">
            <w:pPr>
              <w:pStyle w:val="XML1"/>
            </w:pPr>
            <w:r>
              <w:t xml:space="preserve">            At least one element MUST be present in the NETCONF data</w:t>
            </w:r>
          </w:p>
          <w:p w14:paraId="37FA8903" w14:textId="77777777" w:rsidR="00766893" w:rsidRDefault="00766893" w:rsidP="00766893">
            <w:pPr>
              <w:pStyle w:val="XML1"/>
            </w:pPr>
            <w:r>
              <w:t xml:space="preserve">            store. If none of this elements is are present in a NETCONF</w:t>
            </w:r>
          </w:p>
          <w:p w14:paraId="2166FE99" w14:textId="77777777" w:rsidR="00766893" w:rsidRDefault="00766893" w:rsidP="00766893">
            <w:pPr>
              <w:pStyle w:val="XML1"/>
            </w:pPr>
            <w:r>
              <w:t xml:space="preserve">            &amp;lt;edit-config&amp;gt; operation 'create', 'merge' or 'replace' and</w:t>
            </w:r>
          </w:p>
          <w:p w14:paraId="07420A81" w14:textId="77777777" w:rsidR="00766893" w:rsidRDefault="00766893" w:rsidP="00766893">
            <w:pPr>
              <w:pStyle w:val="XML1"/>
            </w:pPr>
            <w:r>
              <w:t xml:space="preserve">            the parent element does not exist, a 'data-missing' error</w:t>
            </w:r>
          </w:p>
          <w:p w14:paraId="0B999EF4" w14:textId="77777777" w:rsidR="00766893" w:rsidRDefault="00766893" w:rsidP="00766893">
            <w:pPr>
              <w:pStyle w:val="XML1"/>
            </w:pPr>
            <w:r>
              <w:t xml:space="preserve">            is returned.</w:t>
            </w:r>
          </w:p>
          <w:p w14:paraId="1F73B0F0" w14:textId="77777777" w:rsidR="00766893" w:rsidRDefault="00766893" w:rsidP="00766893">
            <w:pPr>
              <w:pStyle w:val="XML1"/>
            </w:pPr>
            <w:r>
              <w:t xml:space="preserve">          &lt;/xs:documentation&gt;</w:t>
            </w:r>
          </w:p>
          <w:p w14:paraId="3457A6CD" w14:textId="77777777" w:rsidR="00766893" w:rsidRDefault="00766893" w:rsidP="00766893">
            <w:pPr>
              <w:pStyle w:val="XML1"/>
            </w:pPr>
            <w:r>
              <w:t xml:space="preserve">        &lt;/xs:annotation&gt;</w:t>
            </w:r>
          </w:p>
          <w:p w14:paraId="21A6E87B" w14:textId="77777777" w:rsidR="00766893" w:rsidRDefault="00766893" w:rsidP="00766893">
            <w:pPr>
              <w:pStyle w:val="XML1"/>
            </w:pPr>
            <w:r>
              <w:t xml:space="preserve">        &lt;xs:simpleType&gt;</w:t>
            </w:r>
          </w:p>
          <w:p w14:paraId="1B3180A4" w14:textId="77777777" w:rsidR="00766893" w:rsidRDefault="00766893" w:rsidP="00766893">
            <w:pPr>
              <w:pStyle w:val="XML1"/>
            </w:pPr>
            <w:r>
              <w:t xml:space="preserve">          &lt;xs:restriction base="xs:string"&gt;</w:t>
            </w:r>
          </w:p>
          <w:p w14:paraId="5520D1C5" w14:textId="77777777" w:rsidR="00766893" w:rsidRDefault="00766893" w:rsidP="00766893">
            <w:pPr>
              <w:pStyle w:val="XML1"/>
            </w:pPr>
            <w:r>
              <w:t xml:space="preserve">            &lt;xs:enumeration value="copper"/&gt;</w:t>
            </w:r>
          </w:p>
          <w:p w14:paraId="671C4343" w14:textId="77777777" w:rsidR="00766893" w:rsidRDefault="00766893" w:rsidP="00766893">
            <w:pPr>
              <w:pStyle w:val="XML1"/>
            </w:pPr>
            <w:r>
              <w:t xml:space="preserve">            &lt;xs:enumeration value="fiber"/&gt;</w:t>
            </w:r>
          </w:p>
          <w:p w14:paraId="424D533B" w14:textId="77777777" w:rsidR="00766893" w:rsidRDefault="00766893" w:rsidP="00766893">
            <w:pPr>
              <w:pStyle w:val="XML1"/>
            </w:pPr>
            <w:r>
              <w:t xml:space="preserve">          &lt;/xs:restriction&gt;</w:t>
            </w:r>
          </w:p>
          <w:p w14:paraId="2B7EDBDF" w14:textId="77777777" w:rsidR="00766893" w:rsidRDefault="00766893" w:rsidP="00766893">
            <w:pPr>
              <w:pStyle w:val="XML1"/>
            </w:pPr>
            <w:r>
              <w:t xml:space="preserve">        &lt;/xs:simpleType&gt;</w:t>
            </w:r>
          </w:p>
          <w:p w14:paraId="3CC5C0E5" w14:textId="77777777" w:rsidR="00766893" w:rsidRDefault="00766893" w:rsidP="00766893">
            <w:pPr>
              <w:pStyle w:val="XML1"/>
            </w:pPr>
            <w:r>
              <w:t xml:space="preserve">      &lt;/xs:element&gt;</w:t>
            </w:r>
          </w:p>
          <w:p w14:paraId="0985E497" w14:textId="77777777" w:rsidR="00766893" w:rsidRDefault="00766893" w:rsidP="00766893">
            <w:pPr>
              <w:pStyle w:val="XML1"/>
            </w:pPr>
            <w:r>
              <w:t xml:space="preserve">      &lt;xs:element name="pause"&gt;</w:t>
            </w:r>
          </w:p>
          <w:p w14:paraId="709F2EB3" w14:textId="77777777" w:rsidR="00766893" w:rsidRDefault="00766893" w:rsidP="00766893">
            <w:pPr>
              <w:pStyle w:val="XML1"/>
            </w:pPr>
            <w:r>
              <w:t xml:space="preserve">        &lt;xs:annotation&gt;</w:t>
            </w:r>
          </w:p>
          <w:p w14:paraId="25CF6B8F" w14:textId="77777777" w:rsidR="00766893" w:rsidRDefault="00766893" w:rsidP="00766893">
            <w:pPr>
              <w:pStyle w:val="XML1"/>
            </w:pPr>
            <w:r>
              <w:t xml:space="preserve">          &lt;xs:documentation&gt;</w:t>
            </w:r>
          </w:p>
          <w:p w14:paraId="215E2165" w14:textId="77777777" w:rsidR="00766893" w:rsidRDefault="00766893" w:rsidP="00766893">
            <w:pPr>
              <w:pStyle w:val="XML1"/>
            </w:pPr>
            <w:r>
              <w:t xml:space="preserve">            Specifies if pausing of transmission is</w:t>
            </w:r>
          </w:p>
          <w:p w14:paraId="3333EE5E" w14:textId="77777777" w:rsidR="00766893" w:rsidRDefault="00766893" w:rsidP="00766893">
            <w:pPr>
              <w:pStyle w:val="XML1"/>
            </w:pPr>
            <w:r>
              <w:t xml:space="preserve">            supported at all and if yes if it is asymmetric or</w:t>
            </w:r>
          </w:p>
          <w:p w14:paraId="6A4C5B58" w14:textId="77777777" w:rsidR="00766893" w:rsidRDefault="00766893" w:rsidP="00766893">
            <w:pPr>
              <w:pStyle w:val="XML1"/>
            </w:pPr>
            <w:r>
              <w:t xml:space="preserve">            symmetric.</w:t>
            </w:r>
          </w:p>
          <w:p w14:paraId="0E593EF3" w14:textId="77777777" w:rsidR="00766893" w:rsidRDefault="00766893" w:rsidP="00766893">
            <w:pPr>
              <w:pStyle w:val="XML1"/>
            </w:pPr>
          </w:p>
          <w:p w14:paraId="10D0AD0C" w14:textId="77777777" w:rsidR="00766893" w:rsidRDefault="00766893" w:rsidP="00766893">
            <w:pPr>
              <w:pStyle w:val="XML1"/>
            </w:pPr>
            <w:r>
              <w:t xml:space="preserve">            This element MUST be present in the NETCONF data store.</w:t>
            </w:r>
          </w:p>
          <w:p w14:paraId="308B64C0" w14:textId="77777777" w:rsidR="00766893" w:rsidRDefault="00766893" w:rsidP="00766893">
            <w:pPr>
              <w:pStyle w:val="XML1"/>
            </w:pPr>
            <w:r>
              <w:t xml:space="preserve">            If this element is not present in a NETCONF &amp;lt;edit-config&amp;gt;</w:t>
            </w:r>
          </w:p>
          <w:p w14:paraId="6EA4E6D9" w14:textId="77777777" w:rsidR="00766893" w:rsidRDefault="00766893" w:rsidP="00766893">
            <w:pPr>
              <w:pStyle w:val="XML1"/>
            </w:pPr>
            <w:r>
              <w:t xml:space="preserve">            operation 'create', 'merge' or 'replace' and the parent</w:t>
            </w:r>
          </w:p>
          <w:p w14:paraId="47390F83" w14:textId="77777777" w:rsidR="00766893" w:rsidRDefault="00766893" w:rsidP="00766893">
            <w:pPr>
              <w:pStyle w:val="XML1"/>
            </w:pPr>
            <w:r>
              <w:t xml:space="preserve">            element does not exist, a 'data-missing' error is</w:t>
            </w:r>
          </w:p>
          <w:p w14:paraId="7314F804" w14:textId="77777777" w:rsidR="00766893" w:rsidRDefault="00766893" w:rsidP="00766893">
            <w:pPr>
              <w:pStyle w:val="XML1"/>
            </w:pPr>
            <w:r>
              <w:t xml:space="preserve">            returned.</w:t>
            </w:r>
          </w:p>
          <w:p w14:paraId="067BB315" w14:textId="77777777" w:rsidR="00766893" w:rsidRDefault="00766893" w:rsidP="00766893">
            <w:pPr>
              <w:pStyle w:val="XML1"/>
            </w:pPr>
            <w:r>
              <w:t xml:space="preserve">          &lt;/xs:documentation&gt;</w:t>
            </w:r>
          </w:p>
          <w:p w14:paraId="5291E93F" w14:textId="77777777" w:rsidR="00766893" w:rsidRDefault="00766893" w:rsidP="00766893">
            <w:pPr>
              <w:pStyle w:val="XML1"/>
            </w:pPr>
            <w:r>
              <w:t xml:space="preserve">        &lt;/xs:annotation&gt;</w:t>
            </w:r>
          </w:p>
          <w:p w14:paraId="42ADEDB4" w14:textId="77777777" w:rsidR="00766893" w:rsidRDefault="00766893" w:rsidP="00766893">
            <w:pPr>
              <w:pStyle w:val="XML1"/>
            </w:pPr>
            <w:r>
              <w:t xml:space="preserve">        &lt;xs:simpleType&gt;</w:t>
            </w:r>
          </w:p>
          <w:p w14:paraId="2584E7BC" w14:textId="77777777" w:rsidR="00766893" w:rsidRDefault="00766893" w:rsidP="00766893">
            <w:pPr>
              <w:pStyle w:val="XML1"/>
            </w:pPr>
            <w:r>
              <w:t xml:space="preserve">          &lt;xs:restriction base="xs:string"&gt;</w:t>
            </w:r>
          </w:p>
          <w:p w14:paraId="76BAECDD" w14:textId="77777777" w:rsidR="00766893" w:rsidRDefault="00766893" w:rsidP="00766893">
            <w:pPr>
              <w:pStyle w:val="XML1"/>
            </w:pPr>
            <w:r>
              <w:t xml:space="preserve">            &lt;xs:enumeration value="unsupported"/&gt;</w:t>
            </w:r>
          </w:p>
          <w:p w14:paraId="7C1DC4C1" w14:textId="77777777" w:rsidR="00766893" w:rsidRDefault="00766893" w:rsidP="00766893">
            <w:pPr>
              <w:pStyle w:val="XML1"/>
            </w:pPr>
            <w:r>
              <w:t xml:space="preserve">            &lt;xs:enumeration value="symmetric"/&gt;</w:t>
            </w:r>
          </w:p>
          <w:p w14:paraId="1D1224AA" w14:textId="77777777" w:rsidR="00766893" w:rsidRDefault="00766893" w:rsidP="00766893">
            <w:pPr>
              <w:pStyle w:val="XML1"/>
            </w:pPr>
            <w:r>
              <w:t xml:space="preserve">            &lt;xs:enumeration value="asymmetric"/&gt;</w:t>
            </w:r>
          </w:p>
          <w:p w14:paraId="5C154DAC" w14:textId="77777777" w:rsidR="00766893" w:rsidRDefault="00766893" w:rsidP="00766893">
            <w:pPr>
              <w:pStyle w:val="XML1"/>
            </w:pPr>
            <w:r>
              <w:t xml:space="preserve">          &lt;/xs:restriction&gt;</w:t>
            </w:r>
          </w:p>
          <w:p w14:paraId="38519700" w14:textId="77777777" w:rsidR="00766893" w:rsidRDefault="00766893" w:rsidP="00766893">
            <w:pPr>
              <w:pStyle w:val="XML1"/>
            </w:pPr>
            <w:r>
              <w:lastRenderedPageBreak/>
              <w:t xml:space="preserve">        &lt;/xs:simpleType&gt;</w:t>
            </w:r>
          </w:p>
          <w:p w14:paraId="2D1ABAD6" w14:textId="77777777" w:rsidR="00766893" w:rsidRDefault="00766893" w:rsidP="00766893">
            <w:pPr>
              <w:pStyle w:val="XML1"/>
            </w:pPr>
            <w:r>
              <w:t xml:space="preserve">      &lt;/xs:element&gt;</w:t>
            </w:r>
          </w:p>
          <w:p w14:paraId="757E636E" w14:textId="77777777" w:rsidR="00766893" w:rsidRDefault="00766893" w:rsidP="00766893">
            <w:pPr>
              <w:pStyle w:val="XML1"/>
            </w:pPr>
            <w:r>
              <w:t xml:space="preserve">    &lt;/xs:sequence&gt;</w:t>
            </w:r>
          </w:p>
          <w:p w14:paraId="3E08CC19" w14:textId="77777777" w:rsidR="00766893" w:rsidRDefault="00766893" w:rsidP="00766893">
            <w:pPr>
              <w:pStyle w:val="XML1"/>
            </w:pPr>
            <w:r>
              <w:t xml:space="preserve">  &lt;/xs:group&gt;</w:t>
            </w:r>
          </w:p>
          <w:p w14:paraId="4B409674" w14:textId="77777777" w:rsidR="00766893" w:rsidRDefault="00766893" w:rsidP="00766893">
            <w:pPr>
              <w:pStyle w:val="XML1"/>
            </w:pPr>
          </w:p>
          <w:p w14:paraId="6303833C" w14:textId="77777777" w:rsidR="00766893" w:rsidRDefault="00766893" w:rsidP="00766893">
            <w:pPr>
              <w:pStyle w:val="XML1"/>
            </w:pPr>
            <w:r>
              <w:t xml:space="preserve">  &lt;xs:simpleType name="OFPortRateType"&gt;</w:t>
            </w:r>
          </w:p>
          <w:p w14:paraId="18CE70E3" w14:textId="77777777" w:rsidR="00766893" w:rsidRDefault="00766893" w:rsidP="00766893">
            <w:pPr>
              <w:pStyle w:val="XML1"/>
            </w:pPr>
            <w:r>
              <w:t xml:space="preserve">    &lt;xs:annotation&gt;</w:t>
            </w:r>
          </w:p>
          <w:p w14:paraId="42CD7102" w14:textId="77777777" w:rsidR="00766893" w:rsidRDefault="00766893" w:rsidP="00766893">
            <w:pPr>
              <w:pStyle w:val="XML1"/>
            </w:pPr>
            <w:r>
              <w:t xml:space="preserve">      &lt;xs:documentation&gt;</w:t>
            </w:r>
          </w:p>
          <w:p w14:paraId="5E752A93" w14:textId="77777777" w:rsidR="00766893" w:rsidRDefault="00766893" w:rsidP="00766893">
            <w:pPr>
              <w:pStyle w:val="XML1"/>
            </w:pPr>
            <w:r>
              <w:t xml:space="preserve">        Type to specify the rate of a port including the</w:t>
            </w:r>
          </w:p>
          <w:p w14:paraId="4FEF22DE" w14:textId="77777777" w:rsidR="00766893" w:rsidRDefault="00766893" w:rsidP="00766893">
            <w:pPr>
              <w:pStyle w:val="XML1"/>
            </w:pPr>
            <w:r>
              <w:t xml:space="preserve">        duplex transmission feature. Possible rates are 10Mb, 100Mb,</w:t>
            </w:r>
          </w:p>
          <w:p w14:paraId="241973D8" w14:textId="77777777" w:rsidR="00766893" w:rsidRDefault="00766893" w:rsidP="00766893">
            <w:pPr>
              <w:pStyle w:val="XML1"/>
            </w:pPr>
            <w:r>
              <w:t xml:space="preserve">        1Gb, 10Gb, 40Gb, 100Gb, 1Tb or other. Rates of 10Mb, 100Mb</w:t>
            </w:r>
          </w:p>
          <w:p w14:paraId="7F7DED19" w14:textId="77777777" w:rsidR="00766893" w:rsidRDefault="00766893" w:rsidP="00766893">
            <w:pPr>
              <w:pStyle w:val="XML1"/>
            </w:pPr>
            <w:r>
              <w:t xml:space="preserve">        and 1 Gb can support half or full duplex transmission.</w:t>
            </w:r>
          </w:p>
          <w:p w14:paraId="1CFDCACD" w14:textId="77777777" w:rsidR="00766893" w:rsidRDefault="00766893" w:rsidP="00766893">
            <w:pPr>
              <w:pStyle w:val="XML1"/>
            </w:pPr>
            <w:r>
              <w:t xml:space="preserve">      &lt;/xs:documentation&gt;</w:t>
            </w:r>
          </w:p>
          <w:p w14:paraId="4F59D18B" w14:textId="77777777" w:rsidR="00766893" w:rsidRDefault="00766893" w:rsidP="00766893">
            <w:pPr>
              <w:pStyle w:val="XML1"/>
            </w:pPr>
            <w:r>
              <w:t xml:space="preserve">    &lt;/xs:annotation&gt;</w:t>
            </w:r>
          </w:p>
          <w:p w14:paraId="43C8AEBE" w14:textId="77777777" w:rsidR="00766893" w:rsidRDefault="00766893" w:rsidP="00766893">
            <w:pPr>
              <w:pStyle w:val="XML1"/>
            </w:pPr>
          </w:p>
          <w:p w14:paraId="04E4826C" w14:textId="77777777" w:rsidR="00766893" w:rsidRDefault="00766893" w:rsidP="00766893">
            <w:pPr>
              <w:pStyle w:val="XML1"/>
            </w:pPr>
            <w:r>
              <w:t xml:space="preserve">    &lt;xs:restriction base="xs:string"&gt;</w:t>
            </w:r>
          </w:p>
          <w:p w14:paraId="4D6C2314" w14:textId="77777777" w:rsidR="00766893" w:rsidRDefault="00766893" w:rsidP="00766893">
            <w:pPr>
              <w:pStyle w:val="XML1"/>
            </w:pPr>
            <w:r>
              <w:t xml:space="preserve">      &lt;xs:enumeration value="10Mb-HD"/&gt;</w:t>
            </w:r>
          </w:p>
          <w:p w14:paraId="488A98CC" w14:textId="77777777" w:rsidR="00766893" w:rsidRDefault="00766893" w:rsidP="00766893">
            <w:pPr>
              <w:pStyle w:val="XML1"/>
            </w:pPr>
            <w:r>
              <w:t xml:space="preserve">      &lt;xs:enumeration value="10Mb-FD"/&gt;</w:t>
            </w:r>
          </w:p>
          <w:p w14:paraId="08149E7B" w14:textId="77777777" w:rsidR="00766893" w:rsidRDefault="00766893" w:rsidP="00766893">
            <w:pPr>
              <w:pStyle w:val="XML1"/>
            </w:pPr>
            <w:r>
              <w:t xml:space="preserve">      &lt;xs:enumeration value="100Mb-HD"/&gt;</w:t>
            </w:r>
          </w:p>
          <w:p w14:paraId="1A109C65" w14:textId="77777777" w:rsidR="00766893" w:rsidRDefault="00766893" w:rsidP="00766893">
            <w:pPr>
              <w:pStyle w:val="XML1"/>
            </w:pPr>
            <w:r>
              <w:t xml:space="preserve">      &lt;xs:enumeration value="100Mb-FD"/&gt;</w:t>
            </w:r>
          </w:p>
          <w:p w14:paraId="0A4C7BA7" w14:textId="77777777" w:rsidR="00766893" w:rsidRDefault="00766893" w:rsidP="00766893">
            <w:pPr>
              <w:pStyle w:val="XML1"/>
            </w:pPr>
            <w:r>
              <w:t xml:space="preserve">      &lt;xs:enumeration value="1Gb-HD"/&gt;</w:t>
            </w:r>
          </w:p>
          <w:p w14:paraId="3330688C" w14:textId="77777777" w:rsidR="00766893" w:rsidRDefault="00766893" w:rsidP="00766893">
            <w:pPr>
              <w:pStyle w:val="XML1"/>
            </w:pPr>
            <w:r>
              <w:t xml:space="preserve">      &lt;xs:enumeration value="1Gb-FD"/&gt;</w:t>
            </w:r>
          </w:p>
          <w:p w14:paraId="63278325" w14:textId="77777777" w:rsidR="00766893" w:rsidRDefault="00766893" w:rsidP="00766893">
            <w:pPr>
              <w:pStyle w:val="XML1"/>
            </w:pPr>
            <w:r>
              <w:t xml:space="preserve">      &lt;xs:enumeration value="10Gb"/&gt;</w:t>
            </w:r>
          </w:p>
          <w:p w14:paraId="7DDF1CCC" w14:textId="77777777" w:rsidR="00766893" w:rsidRDefault="00766893" w:rsidP="00766893">
            <w:pPr>
              <w:pStyle w:val="XML1"/>
            </w:pPr>
            <w:r>
              <w:t xml:space="preserve">      &lt;xs:enumeration value="40Gb"/&gt;</w:t>
            </w:r>
          </w:p>
          <w:p w14:paraId="7360AFB3" w14:textId="77777777" w:rsidR="00766893" w:rsidRDefault="00766893" w:rsidP="00766893">
            <w:pPr>
              <w:pStyle w:val="XML1"/>
            </w:pPr>
            <w:r>
              <w:t xml:space="preserve">      &lt;xs:enumeration value="100Gb"/&gt;</w:t>
            </w:r>
          </w:p>
          <w:p w14:paraId="5F414DF4" w14:textId="77777777" w:rsidR="00766893" w:rsidRDefault="00766893" w:rsidP="00766893">
            <w:pPr>
              <w:pStyle w:val="XML1"/>
            </w:pPr>
            <w:r>
              <w:t xml:space="preserve">      &lt;xs:enumeration value="1Tb"/&gt;</w:t>
            </w:r>
          </w:p>
          <w:p w14:paraId="67586114" w14:textId="77777777" w:rsidR="00766893" w:rsidRDefault="00766893" w:rsidP="00766893">
            <w:pPr>
              <w:pStyle w:val="XML1"/>
            </w:pPr>
            <w:r>
              <w:t xml:space="preserve">      &lt;xs:enumeration value="other"/&gt;</w:t>
            </w:r>
          </w:p>
          <w:p w14:paraId="44913B7E" w14:textId="77777777" w:rsidR="00766893" w:rsidRDefault="00766893" w:rsidP="00766893">
            <w:pPr>
              <w:pStyle w:val="XML1"/>
            </w:pPr>
            <w:r>
              <w:t xml:space="preserve">    &lt;/xs:restriction&gt;</w:t>
            </w:r>
          </w:p>
          <w:p w14:paraId="66C126CD" w14:textId="48ED001D" w:rsidR="0094763A" w:rsidRPr="009F1B7D" w:rsidRDefault="00766893" w:rsidP="00011096">
            <w:pPr>
              <w:pStyle w:val="XML1"/>
            </w:pPr>
            <w:r>
              <w:t xml:space="preserve">  &lt;/xs:simpleType&gt;</w:t>
            </w:r>
          </w:p>
        </w:tc>
      </w:tr>
    </w:tbl>
    <w:p w14:paraId="133C4401" w14:textId="77777777" w:rsidR="0094763A" w:rsidRPr="009F1B7D" w:rsidRDefault="0094763A" w:rsidP="0094763A"/>
    <w:p w14:paraId="0A09909D" w14:textId="77777777" w:rsidR="0094763A" w:rsidRPr="009F1B7D" w:rsidRDefault="0094763A" w:rsidP="00D14D27">
      <w:pPr>
        <w:pStyle w:val="Heading3"/>
      </w:pPr>
      <w:bookmarkStart w:id="1128" w:name="_Toc315954021"/>
      <w:bookmarkStart w:id="1129" w:name="_Toc316542531"/>
      <w:bookmarkStart w:id="1130" w:name="_Toc358291611"/>
      <w:r w:rsidRPr="00DB42FD">
        <w:t>XML Example</w:t>
      </w:r>
      <w:bookmarkEnd w:id="1128"/>
      <w:bookmarkEnd w:id="1129"/>
      <w:bookmarkEnd w:id="1130"/>
    </w:p>
    <w:tbl>
      <w:tblPr>
        <w:tblStyle w:val="XMLtable"/>
        <w:tblW w:w="5000" w:type="pct"/>
        <w:tblLook w:val="04A0" w:firstRow="1" w:lastRow="0" w:firstColumn="1" w:lastColumn="0" w:noHBand="0" w:noVBand="1"/>
      </w:tblPr>
      <w:tblGrid>
        <w:gridCol w:w="9474"/>
      </w:tblGrid>
      <w:tr w:rsidR="0094763A" w:rsidRPr="00AF5EB4" w14:paraId="2247D497" w14:textId="77777777" w:rsidTr="00C128FA">
        <w:tc>
          <w:tcPr>
            <w:tcW w:w="8820" w:type="dxa"/>
          </w:tcPr>
          <w:p w14:paraId="2BFD9DFE" w14:textId="77777777" w:rsidR="0094763A" w:rsidRPr="009F1B7D" w:rsidRDefault="0094763A" w:rsidP="00011096">
            <w:pPr>
              <w:pStyle w:val="XML1"/>
            </w:pPr>
            <w:r w:rsidRPr="009F1B7D">
              <w:t>&lt;rate&gt;10Mb-FD&lt;/rate&gt;</w:t>
            </w:r>
          </w:p>
          <w:p w14:paraId="3BA2F3A3" w14:textId="77777777" w:rsidR="0094763A" w:rsidRPr="009F1B7D" w:rsidRDefault="0094763A" w:rsidP="00011096">
            <w:pPr>
              <w:pStyle w:val="XML1"/>
            </w:pPr>
            <w:r w:rsidRPr="009F1B7D">
              <w:t>&lt;auto-negotiate&gt;enabled&lt;/auto-negotiate&gt;</w:t>
            </w:r>
          </w:p>
          <w:p w14:paraId="7569904C" w14:textId="77777777" w:rsidR="0094763A" w:rsidRPr="00C128FA" w:rsidRDefault="0094763A" w:rsidP="00011096">
            <w:pPr>
              <w:pStyle w:val="XML1"/>
              <w:rPr>
                <w:lang w:val="de-DE"/>
              </w:rPr>
            </w:pPr>
            <w:r w:rsidRPr="00C128FA">
              <w:rPr>
                <w:lang w:val="de-DE"/>
              </w:rPr>
              <w:t>&lt;medium&gt;copper&lt;/medium&gt;</w:t>
            </w:r>
          </w:p>
          <w:p w14:paraId="6DD1BCE0" w14:textId="77777777" w:rsidR="0094763A" w:rsidRPr="00C128FA" w:rsidRDefault="0094763A" w:rsidP="00011096">
            <w:pPr>
              <w:pStyle w:val="XML1"/>
              <w:rPr>
                <w:lang w:val="de-DE"/>
              </w:rPr>
            </w:pPr>
            <w:r w:rsidRPr="00C128FA">
              <w:rPr>
                <w:lang w:val="de-DE"/>
              </w:rPr>
              <w:t>&lt;pause&gt;symmetric&lt;/pause&gt;</w:t>
            </w:r>
          </w:p>
        </w:tc>
      </w:tr>
    </w:tbl>
    <w:p w14:paraId="3C6060AE" w14:textId="77777777" w:rsidR="00F07D3E" w:rsidRDefault="00F07D3E" w:rsidP="00D14D27">
      <w:pPr>
        <w:pStyle w:val="Heading2"/>
      </w:pPr>
      <w:bookmarkStart w:id="1131" w:name="_Toc333523948"/>
      <w:bookmarkStart w:id="1132" w:name="_Toc335148035"/>
      <w:bookmarkStart w:id="1133" w:name="_Toc333523949"/>
      <w:bookmarkStart w:id="1134" w:name="_Toc335148036"/>
      <w:bookmarkStart w:id="1135" w:name="_Toc333523950"/>
      <w:bookmarkStart w:id="1136" w:name="_Toc335148037"/>
      <w:bookmarkStart w:id="1137" w:name="_Toc333523951"/>
      <w:bookmarkStart w:id="1138" w:name="_Toc335148038"/>
      <w:bookmarkStart w:id="1139" w:name="_Toc333523952"/>
      <w:bookmarkStart w:id="1140" w:name="_Toc335148039"/>
      <w:bookmarkStart w:id="1141" w:name="_Toc333523953"/>
      <w:bookmarkStart w:id="1142" w:name="_Toc335148040"/>
      <w:bookmarkStart w:id="1143" w:name="_Toc333523954"/>
      <w:bookmarkStart w:id="1144" w:name="_Toc335148041"/>
      <w:bookmarkStart w:id="1145" w:name="_Toc333523955"/>
      <w:bookmarkStart w:id="1146" w:name="_Toc335148042"/>
      <w:bookmarkStart w:id="1147" w:name="_Toc358291612"/>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r>
        <w:t>OpenFlow Queue</w:t>
      </w:r>
      <w:bookmarkEnd w:id="1147"/>
    </w:p>
    <w:p w14:paraId="5869BF7D" w14:textId="77777777" w:rsidR="00F07D3E" w:rsidRDefault="00F07D3E" w:rsidP="00F07D3E">
      <w:r>
        <w:t>The OpenFlow Queue is an instance of an OpenFlow resource. It contains list of queue properties. The OpenFlow Queue is a logical context which represents a queue as described in the OpenFlow protocol specification.</w:t>
      </w:r>
    </w:p>
    <w:p w14:paraId="6BE3F4CD" w14:textId="77777777" w:rsidR="00F07D3E" w:rsidRPr="009F1B7D" w:rsidRDefault="00F07D3E" w:rsidP="00D14D27">
      <w:pPr>
        <w:pStyle w:val="Heading3"/>
      </w:pPr>
      <w:bookmarkStart w:id="1148" w:name="_Toc315954025"/>
      <w:bookmarkStart w:id="1149" w:name="_Toc316542535"/>
      <w:bookmarkStart w:id="1150" w:name="_Toc358291613"/>
      <w:r w:rsidRPr="00DB42FD">
        <w:lastRenderedPageBreak/>
        <w:t>UML Diagram</w:t>
      </w:r>
      <w:bookmarkEnd w:id="1148"/>
      <w:bookmarkEnd w:id="1149"/>
      <w:bookmarkEnd w:id="1150"/>
    </w:p>
    <w:p w14:paraId="233346DF" w14:textId="42949E1C" w:rsidR="00F07D3E" w:rsidRPr="009F1B7D" w:rsidRDefault="00891460" w:rsidP="00F07D3E">
      <w:pPr>
        <w:keepNext/>
        <w:jc w:val="center"/>
      </w:pPr>
      <w:r>
        <w:object w:dxaOrig="5625" w:dyaOrig="7610" w14:anchorId="474BD0C3">
          <v:shape id="_x0000_i1035" type="#_x0000_t75" style="width:282pt;height:381pt" o:ole="">
            <v:imagedata r:id="rId37" o:title=""/>
          </v:shape>
          <o:OLEObject Type="Embed" ProgID="Visio.Drawing.11" ShapeID="_x0000_i1035" DrawAspect="Content" ObjectID="_1316293890" r:id="rId38"/>
        </w:object>
      </w:r>
    </w:p>
    <w:p w14:paraId="0132B028" w14:textId="7C7330E1" w:rsidR="00F07D3E" w:rsidRPr="00CE3A81" w:rsidRDefault="00F07D3E" w:rsidP="00F07D3E">
      <w:pPr>
        <w:pStyle w:val="Caption"/>
      </w:pPr>
      <w:r w:rsidRPr="00CE3A81">
        <w:t xml:space="preserve">Figure </w:t>
      </w:r>
      <w:r w:rsidR="00F23DEE">
        <w:t>12</w:t>
      </w:r>
      <w:r w:rsidRPr="00CE3A81">
        <w:t>: Data Model Diagram for an OpenFlow Queue</w:t>
      </w:r>
    </w:p>
    <w:p w14:paraId="109CAB87" w14:textId="77777777" w:rsidR="00F07D3E" w:rsidRPr="009F1B7D" w:rsidRDefault="00F07D3E" w:rsidP="00D14D27">
      <w:pPr>
        <w:pStyle w:val="Heading3"/>
      </w:pPr>
      <w:bookmarkStart w:id="1151" w:name="_Toc315954026"/>
      <w:bookmarkStart w:id="1152" w:name="_Toc316542536"/>
      <w:bookmarkStart w:id="1153" w:name="_Toc358291614"/>
      <w:r w:rsidRPr="00DB42FD">
        <w:t>XML Schema</w:t>
      </w:r>
      <w:bookmarkEnd w:id="1151"/>
      <w:bookmarkEnd w:id="1152"/>
      <w:bookmarkEnd w:id="1153"/>
    </w:p>
    <w:tbl>
      <w:tblPr>
        <w:tblStyle w:val="XMLtable"/>
        <w:tblW w:w="5000" w:type="pct"/>
        <w:tblLook w:val="04A0" w:firstRow="1" w:lastRow="0" w:firstColumn="1" w:lastColumn="0" w:noHBand="0" w:noVBand="1"/>
      </w:tblPr>
      <w:tblGrid>
        <w:gridCol w:w="9474"/>
      </w:tblGrid>
      <w:tr w:rsidR="00F07D3E" w:rsidRPr="009F1B7D" w14:paraId="2742D85F" w14:textId="77777777" w:rsidTr="00C128FA">
        <w:tc>
          <w:tcPr>
            <w:tcW w:w="5000" w:type="pct"/>
          </w:tcPr>
          <w:p w14:paraId="3A3051D0" w14:textId="3A5F9F1A" w:rsidR="00766893" w:rsidRDefault="00766893" w:rsidP="00766893">
            <w:pPr>
              <w:pStyle w:val="XML1"/>
            </w:pPr>
            <w:r>
              <w:t xml:space="preserve">  &lt;xs:group name="OFQueueType"&gt;</w:t>
            </w:r>
          </w:p>
          <w:p w14:paraId="6ABF7360" w14:textId="77777777" w:rsidR="00766893" w:rsidRDefault="00766893" w:rsidP="00766893">
            <w:pPr>
              <w:pStyle w:val="XML1"/>
            </w:pPr>
            <w:r>
              <w:t xml:space="preserve">    &lt;xs:annotation&gt;</w:t>
            </w:r>
          </w:p>
          <w:p w14:paraId="4DBA0968" w14:textId="77777777" w:rsidR="00766893" w:rsidRDefault="00766893" w:rsidP="00766893">
            <w:pPr>
              <w:pStyle w:val="XML1"/>
            </w:pPr>
            <w:r>
              <w:t xml:space="preserve">      &lt;xs:documentation&gt;</w:t>
            </w:r>
          </w:p>
          <w:p w14:paraId="7507CB52" w14:textId="77777777" w:rsidR="00766893" w:rsidRDefault="00766893" w:rsidP="00766893">
            <w:pPr>
              <w:pStyle w:val="XML1"/>
            </w:pPr>
            <w:r>
              <w:t xml:space="preserve">        This grouping specifies all properties of a queue</w:t>
            </w:r>
          </w:p>
          <w:p w14:paraId="4710023F" w14:textId="77777777" w:rsidR="00766893" w:rsidRDefault="00766893" w:rsidP="00766893">
            <w:pPr>
              <w:pStyle w:val="XML1"/>
            </w:pPr>
            <w:r>
              <w:t xml:space="preserve">        resource.</w:t>
            </w:r>
          </w:p>
          <w:p w14:paraId="4C3315A9" w14:textId="77777777" w:rsidR="00766893" w:rsidRDefault="00766893" w:rsidP="00766893">
            <w:pPr>
              <w:pStyle w:val="XML1"/>
            </w:pPr>
          </w:p>
          <w:p w14:paraId="5ED2C803" w14:textId="77777777" w:rsidR="00766893" w:rsidRDefault="00766893" w:rsidP="00766893">
            <w:pPr>
              <w:pStyle w:val="XML1"/>
            </w:pPr>
            <w:r>
              <w:t xml:space="preserve">        NETCONF &amp;lt;edit-config&amp;gt; operations MUST be implemented as </w:t>
            </w:r>
          </w:p>
          <w:p w14:paraId="57501034" w14:textId="77777777" w:rsidR="00766893" w:rsidRDefault="00766893" w:rsidP="00766893">
            <w:pPr>
              <w:pStyle w:val="XML1"/>
            </w:pPr>
            <w:r>
              <w:t xml:space="preserve">        follows: </w:t>
            </w:r>
          </w:p>
          <w:p w14:paraId="358A710F" w14:textId="77777777" w:rsidR="00766893" w:rsidRDefault="00766893" w:rsidP="00766893">
            <w:pPr>
              <w:pStyle w:val="XML1"/>
            </w:pPr>
          </w:p>
          <w:p w14:paraId="1B2021F2" w14:textId="77777777" w:rsidR="00766893" w:rsidRDefault="00766893" w:rsidP="00766893">
            <w:pPr>
              <w:pStyle w:val="XML1"/>
            </w:pPr>
            <w:r>
              <w:t xml:space="preserve">        * The 'resource-id' element of OFResoureType MUST be present</w:t>
            </w:r>
          </w:p>
          <w:p w14:paraId="3AC2FE0E" w14:textId="77777777" w:rsidR="00766893" w:rsidRDefault="00766893" w:rsidP="00766893">
            <w:pPr>
              <w:pStyle w:val="XML1"/>
            </w:pPr>
            <w:r>
              <w:t xml:space="preserve">        at all &amp;lt;edit-config&amp;gt; operations to identify the port.</w:t>
            </w:r>
          </w:p>
          <w:p w14:paraId="65994151" w14:textId="77777777" w:rsidR="00766893" w:rsidRDefault="00766893" w:rsidP="00766893">
            <w:pPr>
              <w:pStyle w:val="XML1"/>
            </w:pPr>
            <w:r>
              <w:t xml:space="preserve">        * If the operation is 'merge' or 'replace', the element is</w:t>
            </w:r>
          </w:p>
          <w:p w14:paraId="436B9F49" w14:textId="77777777" w:rsidR="00766893" w:rsidRDefault="00766893" w:rsidP="00766893">
            <w:pPr>
              <w:pStyle w:val="XML1"/>
            </w:pPr>
            <w:r>
              <w:t xml:space="preserve">        created if it does not exist, and its value is set to the</w:t>
            </w:r>
          </w:p>
          <w:p w14:paraId="12CA8BB7" w14:textId="77777777" w:rsidR="00766893" w:rsidRDefault="00766893" w:rsidP="00766893">
            <w:pPr>
              <w:pStyle w:val="XML1"/>
            </w:pPr>
            <w:r>
              <w:t xml:space="preserve">        value found in the XML RPC data.</w:t>
            </w:r>
          </w:p>
          <w:p w14:paraId="7F5E96EF" w14:textId="77777777" w:rsidR="00766893" w:rsidRDefault="00766893" w:rsidP="00766893">
            <w:pPr>
              <w:pStyle w:val="XML1"/>
            </w:pPr>
            <w:r>
              <w:t xml:space="preserve">        * If the operation is 'create', the element is created if it</w:t>
            </w:r>
          </w:p>
          <w:p w14:paraId="6AD15C83" w14:textId="77777777" w:rsidR="00766893" w:rsidRDefault="00766893" w:rsidP="00766893">
            <w:pPr>
              <w:pStyle w:val="XML1"/>
            </w:pPr>
            <w:r>
              <w:t xml:space="preserve">        does not exist. If the element already exists, a</w:t>
            </w:r>
          </w:p>
          <w:p w14:paraId="7CD6FA02" w14:textId="77777777" w:rsidR="00766893" w:rsidRDefault="00766893" w:rsidP="00766893">
            <w:pPr>
              <w:pStyle w:val="XML1"/>
            </w:pPr>
            <w:r>
              <w:lastRenderedPageBreak/>
              <w:t xml:space="preserve">        'data</w:t>
            </w:r>
            <w:r>
              <w:rPr>
                <w:rFonts w:ascii="MS Mincho" w:eastAsia="MS Mincho" w:hAnsi="MS Mincho" w:cs="MS Mincho" w:hint="eastAsia"/>
              </w:rPr>
              <w:t>‑</w:t>
            </w:r>
            <w:r>
              <w:t>exists' error is returned.</w:t>
            </w:r>
          </w:p>
          <w:p w14:paraId="5E4218A2" w14:textId="77777777" w:rsidR="00766893" w:rsidRDefault="00766893" w:rsidP="00766893">
            <w:pPr>
              <w:pStyle w:val="XML1"/>
            </w:pPr>
            <w:r>
              <w:t xml:space="preserve">        * If the operation is 'delete', the element is deleted if it</w:t>
            </w:r>
          </w:p>
          <w:p w14:paraId="28B7ED13" w14:textId="77777777" w:rsidR="00766893" w:rsidRDefault="00766893" w:rsidP="00766893">
            <w:pPr>
              <w:pStyle w:val="XML1"/>
            </w:pPr>
            <w:r>
              <w:t xml:space="preserve">        exists. If the element does not exist, a 'data</w:t>
            </w:r>
            <w:r>
              <w:rPr>
                <w:rFonts w:ascii="MS Mincho" w:eastAsia="MS Mincho" w:hAnsi="MS Mincho" w:cs="MS Mincho" w:hint="eastAsia"/>
              </w:rPr>
              <w:t>‑</w:t>
            </w:r>
            <w:r>
              <w:t>missing'</w:t>
            </w:r>
          </w:p>
          <w:p w14:paraId="330EACCC" w14:textId="77777777" w:rsidR="00766893" w:rsidRDefault="00766893" w:rsidP="00766893">
            <w:pPr>
              <w:pStyle w:val="XML1"/>
            </w:pPr>
            <w:r>
              <w:t xml:space="preserve">        error is returned.</w:t>
            </w:r>
          </w:p>
          <w:p w14:paraId="5507DF1B" w14:textId="77777777" w:rsidR="00766893" w:rsidRDefault="00766893" w:rsidP="00766893">
            <w:pPr>
              <w:pStyle w:val="XML1"/>
            </w:pPr>
            <w:r>
              <w:t xml:space="preserve">      &lt;/xs:documentation&gt;</w:t>
            </w:r>
          </w:p>
          <w:p w14:paraId="2A06F636" w14:textId="77777777" w:rsidR="00766893" w:rsidRDefault="00766893" w:rsidP="00766893">
            <w:pPr>
              <w:pStyle w:val="XML1"/>
            </w:pPr>
            <w:r>
              <w:t xml:space="preserve">    &lt;/xs:annotation&gt;</w:t>
            </w:r>
          </w:p>
          <w:p w14:paraId="68204291" w14:textId="77777777" w:rsidR="00766893" w:rsidRDefault="00766893" w:rsidP="00766893">
            <w:pPr>
              <w:pStyle w:val="XML1"/>
            </w:pPr>
          </w:p>
          <w:p w14:paraId="38A6A36C" w14:textId="77777777" w:rsidR="00766893" w:rsidRDefault="00766893" w:rsidP="00766893">
            <w:pPr>
              <w:pStyle w:val="XML1"/>
            </w:pPr>
            <w:r>
              <w:t xml:space="preserve">    &lt;xs:sequence&gt;</w:t>
            </w:r>
          </w:p>
          <w:p w14:paraId="6BD82B8A" w14:textId="77777777" w:rsidR="00766893" w:rsidRDefault="00766893" w:rsidP="00766893">
            <w:pPr>
              <w:pStyle w:val="XML1"/>
            </w:pPr>
            <w:r>
              <w:t xml:space="preserve">      &lt;xs:group ref="OFResourceType"/&gt;</w:t>
            </w:r>
          </w:p>
          <w:p w14:paraId="5F0B4E02" w14:textId="77777777" w:rsidR="00766893" w:rsidRDefault="00766893" w:rsidP="00766893">
            <w:pPr>
              <w:pStyle w:val="XML1"/>
            </w:pPr>
            <w:r>
              <w:t xml:space="preserve">      &lt;xs:element name="id"  type="xs:unsignedLong"&gt;</w:t>
            </w:r>
          </w:p>
          <w:p w14:paraId="4FBC8CC0" w14:textId="77777777" w:rsidR="00766893" w:rsidRDefault="00766893" w:rsidP="00766893">
            <w:pPr>
              <w:pStyle w:val="XML1"/>
            </w:pPr>
            <w:r>
              <w:t xml:space="preserve">        &lt;xs:annotation&gt;</w:t>
            </w:r>
          </w:p>
          <w:p w14:paraId="0F707C6B" w14:textId="77777777" w:rsidR="00766893" w:rsidRDefault="00766893" w:rsidP="00766893">
            <w:pPr>
              <w:pStyle w:val="XML1"/>
            </w:pPr>
            <w:r>
              <w:t xml:space="preserve">          &lt;xs:documentation&gt;</w:t>
            </w:r>
          </w:p>
          <w:p w14:paraId="6961C01A" w14:textId="77777777" w:rsidR="00766893" w:rsidRDefault="00766893" w:rsidP="00766893">
            <w:pPr>
              <w:pStyle w:val="XML1"/>
            </w:pPr>
            <w:r>
              <w:t xml:space="preserve">            This id identifies the OpenFlow Queue to </w:t>
            </w:r>
          </w:p>
          <w:p w14:paraId="66139E3A" w14:textId="77777777" w:rsidR="00766893" w:rsidRDefault="00766893" w:rsidP="00766893">
            <w:pPr>
              <w:pStyle w:val="XML1"/>
            </w:pPr>
            <w:r>
              <w:t xml:space="preserve">            OpenFlow Controllers. It is assigned to an OpenFlow Queue </w:t>
            </w:r>
          </w:p>
          <w:p w14:paraId="19AA0FC8" w14:textId="77777777" w:rsidR="00766893" w:rsidRDefault="00766893" w:rsidP="00766893">
            <w:pPr>
              <w:pStyle w:val="XML1"/>
            </w:pPr>
            <w:r>
              <w:t xml:space="preserve">            latest when the OpenFlow Queue is associated with and</w:t>
            </w:r>
          </w:p>
          <w:p w14:paraId="2C2C3709" w14:textId="77777777" w:rsidR="00766893" w:rsidRDefault="00766893" w:rsidP="00766893">
            <w:pPr>
              <w:pStyle w:val="XML1"/>
            </w:pPr>
            <w:r>
              <w:t xml:space="preserve">            OpenFlow Logical Switch.  If the OpenFlow Queue is</w:t>
            </w:r>
          </w:p>
          <w:p w14:paraId="374823C5" w14:textId="77777777" w:rsidR="00766893" w:rsidRDefault="00766893" w:rsidP="00766893">
            <w:pPr>
              <w:pStyle w:val="XML1"/>
            </w:pPr>
            <w:r>
              <w:t xml:space="preserve">            associated with an OpenFlow Logical Switch, this element</w:t>
            </w:r>
          </w:p>
          <w:p w14:paraId="65910BB0" w14:textId="77777777" w:rsidR="00766893" w:rsidRDefault="00766893" w:rsidP="00766893">
            <w:pPr>
              <w:pStyle w:val="XML1"/>
            </w:pPr>
            <w:r>
              <w:t xml:space="preserve">            MUST be unique within the context of the OpenFlow Logical</w:t>
            </w:r>
          </w:p>
          <w:p w14:paraId="087A57F3" w14:textId="77777777" w:rsidR="00766893" w:rsidRDefault="00766893" w:rsidP="00766893">
            <w:pPr>
              <w:pStyle w:val="XML1"/>
            </w:pPr>
            <w:r>
              <w:t xml:space="preserve">            Switch.  </w:t>
            </w:r>
          </w:p>
          <w:p w14:paraId="588CC62A" w14:textId="77777777" w:rsidR="00766893" w:rsidRDefault="00766893" w:rsidP="00766893">
            <w:pPr>
              <w:pStyle w:val="XML1"/>
            </w:pPr>
            <w:r>
              <w:t xml:space="preserve">                  </w:t>
            </w:r>
          </w:p>
          <w:p w14:paraId="2B9B1EA3" w14:textId="77777777" w:rsidR="00766893" w:rsidRDefault="00766893" w:rsidP="00766893">
            <w:pPr>
              <w:pStyle w:val="XML1"/>
            </w:pPr>
            <w:r>
              <w:t xml:space="preserve">            OpenFlow Capable Switch implementations may choose to</w:t>
            </w:r>
          </w:p>
          <w:p w14:paraId="78F323D6" w14:textId="77777777" w:rsidR="00766893" w:rsidRDefault="00766893" w:rsidP="00766893">
            <w:pPr>
              <w:pStyle w:val="XML1"/>
            </w:pPr>
            <w:r>
              <w:t xml:space="preserve">            assign values to OpenFlow Queues that are unique within the</w:t>
            </w:r>
          </w:p>
          <w:p w14:paraId="22B2B3AB" w14:textId="77777777" w:rsidR="00766893" w:rsidRDefault="00766893" w:rsidP="00766893">
            <w:pPr>
              <w:pStyle w:val="XML1"/>
            </w:pPr>
            <w:r>
              <w:t xml:space="preserve">            context of the OpenFlow Logical Switch.  These id can be</w:t>
            </w:r>
          </w:p>
          <w:p w14:paraId="3CA36264" w14:textId="77777777" w:rsidR="00766893" w:rsidRDefault="00766893" w:rsidP="00766893">
            <w:pPr>
              <w:pStyle w:val="XML1"/>
            </w:pPr>
            <w:r>
              <w:t xml:space="preserve">            used independent of assignments to OpenFlow Logical</w:t>
            </w:r>
          </w:p>
          <w:p w14:paraId="630263CD" w14:textId="77777777" w:rsidR="00766893" w:rsidRDefault="00766893" w:rsidP="00766893">
            <w:pPr>
              <w:pStyle w:val="XML1"/>
            </w:pPr>
            <w:r>
              <w:t xml:space="preserve">            Switches. </w:t>
            </w:r>
          </w:p>
          <w:p w14:paraId="6DBBA8A1" w14:textId="77777777" w:rsidR="00766893" w:rsidRDefault="00766893" w:rsidP="00766893">
            <w:pPr>
              <w:pStyle w:val="XML1"/>
            </w:pPr>
            <w:r>
              <w:t xml:space="preserve">                  </w:t>
            </w:r>
          </w:p>
          <w:p w14:paraId="53411DAD" w14:textId="77777777" w:rsidR="00766893" w:rsidRDefault="00766893" w:rsidP="00766893">
            <w:pPr>
              <w:pStyle w:val="XML1"/>
            </w:pPr>
            <w:r>
              <w:t xml:space="preserve">            Other implementations may assign values to this element</w:t>
            </w:r>
          </w:p>
          <w:p w14:paraId="041C52FD" w14:textId="77777777" w:rsidR="00766893" w:rsidRDefault="00766893" w:rsidP="00766893">
            <w:pPr>
              <w:pStyle w:val="XML1"/>
            </w:pPr>
            <w:r>
              <w:t xml:space="preserve">            only if the OpenFlow Queue is assigned to an OpenFlow</w:t>
            </w:r>
          </w:p>
          <w:p w14:paraId="4DA85EEB" w14:textId="77777777" w:rsidR="00766893" w:rsidRDefault="00766893" w:rsidP="00766893">
            <w:pPr>
              <w:pStyle w:val="XML1"/>
            </w:pPr>
            <w:r>
              <w:t xml:space="preserve">            Logical Switch.  If no value is currently assigned to this</w:t>
            </w:r>
          </w:p>
          <w:p w14:paraId="4F4E4140" w14:textId="77777777" w:rsidR="00766893" w:rsidRDefault="00766893" w:rsidP="00766893">
            <w:pPr>
              <w:pStyle w:val="XML1"/>
            </w:pPr>
            <w:r>
              <w:t xml:space="preserve">            element then this element MUST NOT be included in replies</w:t>
            </w:r>
          </w:p>
          <w:p w14:paraId="082A12F7" w14:textId="77777777" w:rsidR="00766893" w:rsidRDefault="00766893" w:rsidP="00766893">
            <w:pPr>
              <w:pStyle w:val="XML1"/>
            </w:pPr>
            <w:r>
              <w:t xml:space="preserve">            to NETCONF &amp;lt;get&amp;gt; requests. Since this element is not</w:t>
            </w:r>
          </w:p>
          <w:p w14:paraId="5126319F" w14:textId="77777777" w:rsidR="00766893" w:rsidRDefault="00766893" w:rsidP="00766893">
            <w:pPr>
              <w:pStyle w:val="XML1"/>
            </w:pPr>
            <w:r>
              <w:t xml:space="preserve">            configurable with the NETCONF protocol it MUST NOT be</w:t>
            </w:r>
          </w:p>
          <w:p w14:paraId="414A7AD3" w14:textId="77777777" w:rsidR="00766893" w:rsidRDefault="00766893" w:rsidP="00766893">
            <w:pPr>
              <w:pStyle w:val="XML1"/>
            </w:pPr>
            <w:r>
              <w:t xml:space="preserve">            included in replies to NETCONF &amp;lt;get-config&amp;gt; requests.</w:t>
            </w:r>
          </w:p>
          <w:p w14:paraId="6156D73A" w14:textId="77777777" w:rsidR="00766893" w:rsidRDefault="00766893" w:rsidP="00766893">
            <w:pPr>
              <w:pStyle w:val="XML1"/>
            </w:pPr>
            <w:r>
              <w:t xml:space="preserve">          &lt;/xs:documentation&gt;</w:t>
            </w:r>
          </w:p>
          <w:p w14:paraId="5B8BBF75" w14:textId="77777777" w:rsidR="00766893" w:rsidRDefault="00766893" w:rsidP="00766893">
            <w:pPr>
              <w:pStyle w:val="XML1"/>
            </w:pPr>
            <w:r>
              <w:t xml:space="preserve">        &lt;/xs:annotation&gt;</w:t>
            </w:r>
          </w:p>
          <w:p w14:paraId="1B3CE138" w14:textId="77777777" w:rsidR="00766893" w:rsidRDefault="00766893" w:rsidP="00766893">
            <w:pPr>
              <w:pStyle w:val="XML1"/>
            </w:pPr>
            <w:r>
              <w:t xml:space="preserve">      &lt;/xs:element&gt;</w:t>
            </w:r>
          </w:p>
          <w:p w14:paraId="0998E289" w14:textId="77777777" w:rsidR="00766893" w:rsidRDefault="00766893" w:rsidP="00766893">
            <w:pPr>
              <w:pStyle w:val="XML1"/>
            </w:pPr>
            <w:r>
              <w:t xml:space="preserve">      &lt;xs:element name="port"&gt;</w:t>
            </w:r>
          </w:p>
          <w:p w14:paraId="4937564B" w14:textId="77777777" w:rsidR="00766893" w:rsidRDefault="00766893" w:rsidP="00766893">
            <w:pPr>
              <w:pStyle w:val="XML1"/>
            </w:pPr>
            <w:r>
              <w:t xml:space="preserve">        &lt;xs:annotation&gt;</w:t>
            </w:r>
          </w:p>
          <w:p w14:paraId="6AF661BF" w14:textId="77777777" w:rsidR="00766893" w:rsidRDefault="00766893" w:rsidP="00766893">
            <w:pPr>
              <w:pStyle w:val="XML1"/>
            </w:pPr>
            <w:r>
              <w:t xml:space="preserve">          &lt;xs:documentation&gt;</w:t>
            </w:r>
          </w:p>
          <w:p w14:paraId="0910C8D0" w14:textId="77777777" w:rsidR="00766893" w:rsidRDefault="00766893" w:rsidP="00766893">
            <w:pPr>
              <w:pStyle w:val="XML1"/>
            </w:pPr>
            <w:r>
              <w:t xml:space="preserve">            Reference to port resources in the Capable</w:t>
            </w:r>
          </w:p>
          <w:p w14:paraId="63F480BE" w14:textId="77777777" w:rsidR="00766893" w:rsidRDefault="00766893" w:rsidP="00766893">
            <w:pPr>
              <w:pStyle w:val="XML1"/>
            </w:pPr>
            <w:r>
              <w:t xml:space="preserve">            Switch.</w:t>
            </w:r>
          </w:p>
          <w:p w14:paraId="35FBE72B" w14:textId="77777777" w:rsidR="00766893" w:rsidRDefault="00766893" w:rsidP="00766893">
            <w:pPr>
              <w:pStyle w:val="XML1"/>
            </w:pPr>
            <w:r>
              <w:t xml:space="preserve">                  </w:t>
            </w:r>
          </w:p>
          <w:p w14:paraId="1BE036EA" w14:textId="77777777" w:rsidR="00766893" w:rsidRDefault="00766893" w:rsidP="00766893">
            <w:pPr>
              <w:pStyle w:val="XML1"/>
            </w:pPr>
            <w:r>
              <w:t xml:space="preserve">            This element associates an OpenFlow Queue with an OpenFlow </w:t>
            </w:r>
          </w:p>
          <w:p w14:paraId="03A75DC4" w14:textId="77777777" w:rsidR="00766893" w:rsidRDefault="00766893" w:rsidP="00766893">
            <w:pPr>
              <w:pStyle w:val="XML1"/>
            </w:pPr>
            <w:r>
              <w:t xml:space="preserve">            Port. If the OpenFlow Queue is associated with an OpenFlow </w:t>
            </w:r>
          </w:p>
          <w:p w14:paraId="46C4E8DE" w14:textId="77777777" w:rsidR="00766893" w:rsidRDefault="00766893" w:rsidP="00766893">
            <w:pPr>
              <w:pStyle w:val="XML1"/>
            </w:pPr>
            <w:r>
              <w:t xml:space="preserve">            Logical Switch S and this element is present, then it MUST </w:t>
            </w:r>
          </w:p>
          <w:p w14:paraId="0B265D20" w14:textId="77777777" w:rsidR="00766893" w:rsidRDefault="00766893" w:rsidP="00766893">
            <w:pPr>
              <w:pStyle w:val="XML1"/>
            </w:pPr>
            <w:r>
              <w:t xml:space="preserve">            be set to the value of element resource-id of an OpenFlow</w:t>
            </w:r>
          </w:p>
          <w:p w14:paraId="59CF4B3F" w14:textId="77777777" w:rsidR="00766893" w:rsidRDefault="00766893" w:rsidP="00766893">
            <w:pPr>
              <w:pStyle w:val="XML1"/>
            </w:pPr>
            <w:r>
              <w:t xml:space="preserve">            Port which is associated with the OpenFlow Logical Switch</w:t>
            </w:r>
          </w:p>
          <w:p w14:paraId="008699B1" w14:textId="77777777" w:rsidR="00766893" w:rsidRDefault="00766893" w:rsidP="00766893">
            <w:pPr>
              <w:pStyle w:val="XML1"/>
            </w:pPr>
            <w:r>
              <w:t xml:space="preserve">            S.</w:t>
            </w:r>
          </w:p>
          <w:p w14:paraId="46C2BAB2" w14:textId="77777777" w:rsidR="00766893" w:rsidRDefault="00766893" w:rsidP="00766893">
            <w:pPr>
              <w:pStyle w:val="XML1"/>
            </w:pPr>
          </w:p>
          <w:p w14:paraId="37811CA0" w14:textId="77777777" w:rsidR="00766893" w:rsidRDefault="00766893" w:rsidP="00766893">
            <w:pPr>
              <w:pStyle w:val="XML1"/>
            </w:pPr>
            <w:r>
              <w:t xml:space="preserve">            The element MUST refer to an element at the following path:</w:t>
            </w:r>
          </w:p>
          <w:p w14:paraId="6F3402E2" w14:textId="77777777" w:rsidR="00766893" w:rsidRDefault="00766893" w:rsidP="00766893">
            <w:pPr>
              <w:pStyle w:val="XML1"/>
            </w:pPr>
            <w:r>
              <w:t xml:space="preserve">            /capable-switch/resources/port/resource-id</w:t>
            </w:r>
          </w:p>
          <w:p w14:paraId="395F935C" w14:textId="77777777" w:rsidR="00766893" w:rsidRDefault="00766893" w:rsidP="00766893">
            <w:pPr>
              <w:pStyle w:val="XML1"/>
            </w:pPr>
            <w:r>
              <w:t xml:space="preserve">          &lt;/xs:documentation&gt;</w:t>
            </w:r>
          </w:p>
          <w:p w14:paraId="22A5029F" w14:textId="77777777" w:rsidR="00766893" w:rsidRDefault="00766893" w:rsidP="00766893">
            <w:pPr>
              <w:pStyle w:val="XML1"/>
            </w:pPr>
            <w:r>
              <w:t xml:space="preserve">        &lt;/xs:annotation&gt;</w:t>
            </w:r>
          </w:p>
          <w:p w14:paraId="2F624B34" w14:textId="77777777" w:rsidR="00766893" w:rsidRDefault="00766893" w:rsidP="00766893">
            <w:pPr>
              <w:pStyle w:val="XML1"/>
            </w:pPr>
            <w:r>
              <w:t xml:space="preserve">        &lt;xs:simpleType&gt;</w:t>
            </w:r>
          </w:p>
          <w:p w14:paraId="68EBE1A1" w14:textId="77777777" w:rsidR="00766893" w:rsidRDefault="00766893" w:rsidP="00766893">
            <w:pPr>
              <w:pStyle w:val="XML1"/>
            </w:pPr>
            <w:r>
              <w:t xml:space="preserve">          &lt;xs:restriction base="inet:uri"&gt;</w:t>
            </w:r>
          </w:p>
          <w:p w14:paraId="3C3BD23A" w14:textId="77777777" w:rsidR="00766893" w:rsidRDefault="00766893" w:rsidP="00766893">
            <w:pPr>
              <w:pStyle w:val="XML1"/>
            </w:pPr>
            <w:r>
              <w:t xml:space="preserve">          &lt;/xs:restriction&gt;</w:t>
            </w:r>
          </w:p>
          <w:p w14:paraId="5DFCD4C2" w14:textId="77777777" w:rsidR="00766893" w:rsidRDefault="00766893" w:rsidP="00766893">
            <w:pPr>
              <w:pStyle w:val="XML1"/>
            </w:pPr>
            <w:r>
              <w:lastRenderedPageBreak/>
              <w:t xml:space="preserve">        &lt;/xs:simpleType&gt;</w:t>
            </w:r>
          </w:p>
          <w:p w14:paraId="477B0093" w14:textId="77777777" w:rsidR="00766893" w:rsidRDefault="00766893" w:rsidP="00766893">
            <w:pPr>
              <w:pStyle w:val="XML1"/>
            </w:pPr>
            <w:r>
              <w:t xml:space="preserve">      &lt;/xs:element&gt;</w:t>
            </w:r>
          </w:p>
          <w:p w14:paraId="54D1E908" w14:textId="77777777" w:rsidR="00766893" w:rsidRDefault="00766893" w:rsidP="00766893">
            <w:pPr>
              <w:pStyle w:val="XML1"/>
            </w:pPr>
            <w:r>
              <w:t xml:space="preserve">      &lt;xs:element name="properties"&gt;</w:t>
            </w:r>
          </w:p>
          <w:p w14:paraId="13E5CBC0" w14:textId="77777777" w:rsidR="00766893" w:rsidRDefault="00766893" w:rsidP="00766893">
            <w:pPr>
              <w:pStyle w:val="XML1"/>
            </w:pPr>
            <w:r>
              <w:t xml:space="preserve">        &lt;xs:annotation&gt;</w:t>
            </w:r>
          </w:p>
          <w:p w14:paraId="71C6312E" w14:textId="77777777" w:rsidR="00766893" w:rsidRDefault="00766893" w:rsidP="00766893">
            <w:pPr>
              <w:pStyle w:val="XML1"/>
            </w:pPr>
            <w:r>
              <w:t xml:space="preserve">          &lt;xs:documentation&gt;</w:t>
            </w:r>
          </w:p>
          <w:p w14:paraId="5B59A6E6" w14:textId="77777777" w:rsidR="00766893" w:rsidRDefault="00766893" w:rsidP="00766893">
            <w:pPr>
              <w:pStyle w:val="XML1"/>
            </w:pPr>
            <w:r>
              <w:t xml:space="preserve">            The queue properties currently configured.</w:t>
            </w:r>
          </w:p>
          <w:p w14:paraId="1964A2B1" w14:textId="77777777" w:rsidR="00766893" w:rsidRDefault="00766893" w:rsidP="00766893">
            <w:pPr>
              <w:pStyle w:val="XML1"/>
            </w:pPr>
            <w:r>
              <w:t xml:space="preserve">          &lt;/xs:documentation&gt;</w:t>
            </w:r>
          </w:p>
          <w:p w14:paraId="44C231AC" w14:textId="77777777" w:rsidR="00766893" w:rsidRDefault="00766893" w:rsidP="00766893">
            <w:pPr>
              <w:pStyle w:val="XML1"/>
            </w:pPr>
            <w:r>
              <w:t xml:space="preserve">        &lt;/xs:annotation&gt;</w:t>
            </w:r>
          </w:p>
          <w:p w14:paraId="68F8775D" w14:textId="77777777" w:rsidR="00766893" w:rsidRDefault="00766893" w:rsidP="00766893">
            <w:pPr>
              <w:pStyle w:val="XML1"/>
            </w:pPr>
            <w:r>
              <w:t xml:space="preserve">        &lt;xs:complexType&gt;</w:t>
            </w:r>
          </w:p>
          <w:p w14:paraId="1F08097F" w14:textId="77777777" w:rsidR="00766893" w:rsidRDefault="00766893" w:rsidP="00766893">
            <w:pPr>
              <w:pStyle w:val="XML1"/>
            </w:pPr>
            <w:r>
              <w:t xml:space="preserve">          &lt;xs:sequence&gt;</w:t>
            </w:r>
          </w:p>
          <w:p w14:paraId="12611765" w14:textId="77777777" w:rsidR="00766893" w:rsidRDefault="00766893" w:rsidP="00766893">
            <w:pPr>
              <w:pStyle w:val="XML1"/>
            </w:pPr>
            <w:r>
              <w:t xml:space="preserve">            &lt;xs:element name="min-rate" minOccurs="0"  type="OFTenthOfAPercentType"&gt;</w:t>
            </w:r>
          </w:p>
          <w:p w14:paraId="31CB3165" w14:textId="77777777" w:rsidR="00766893" w:rsidRDefault="00766893" w:rsidP="00766893">
            <w:pPr>
              <w:pStyle w:val="XML1"/>
            </w:pPr>
            <w:r>
              <w:t xml:space="preserve">              &lt;xs:annotation&gt;</w:t>
            </w:r>
          </w:p>
          <w:p w14:paraId="5B32AFE7" w14:textId="77777777" w:rsidR="00766893" w:rsidRDefault="00766893" w:rsidP="00766893">
            <w:pPr>
              <w:pStyle w:val="XML1"/>
            </w:pPr>
            <w:r>
              <w:t xml:space="preserve">                &lt;xs:documentation&gt;</w:t>
            </w:r>
          </w:p>
          <w:p w14:paraId="4293244F" w14:textId="77777777" w:rsidR="00766893" w:rsidRDefault="00766893" w:rsidP="00766893">
            <w:pPr>
              <w:pStyle w:val="XML1"/>
            </w:pPr>
            <w:r>
              <w:t xml:space="preserve">                  The minimal rate that is reserved for this</w:t>
            </w:r>
          </w:p>
          <w:p w14:paraId="21E4BA0D" w14:textId="77777777" w:rsidR="00766893" w:rsidRDefault="00766893" w:rsidP="00766893">
            <w:pPr>
              <w:pStyle w:val="XML1"/>
            </w:pPr>
            <w:r>
              <w:t xml:space="preserve">                  queue in 1/10 of a percent of the actual rate.</w:t>
            </w:r>
          </w:p>
          <w:p w14:paraId="5EC245E9" w14:textId="77777777" w:rsidR="00766893" w:rsidRDefault="00766893" w:rsidP="00766893">
            <w:pPr>
              <w:pStyle w:val="XML1"/>
            </w:pPr>
          </w:p>
          <w:p w14:paraId="5E00D688" w14:textId="77777777" w:rsidR="00766893" w:rsidRDefault="00766893" w:rsidP="00766893">
            <w:pPr>
              <w:pStyle w:val="XML1"/>
            </w:pPr>
            <w:r>
              <w:t xml:space="preserve">                  This element is optional. If not present a min-rate is</w:t>
            </w:r>
          </w:p>
          <w:p w14:paraId="613305E8" w14:textId="77777777" w:rsidR="00766893" w:rsidRDefault="00766893" w:rsidP="00766893">
            <w:pPr>
              <w:pStyle w:val="XML1"/>
            </w:pPr>
            <w:r>
              <w:t xml:space="preserve">                  not set.</w:t>
            </w:r>
          </w:p>
          <w:p w14:paraId="7D7681B3" w14:textId="77777777" w:rsidR="00766893" w:rsidRDefault="00766893" w:rsidP="00766893">
            <w:pPr>
              <w:pStyle w:val="XML1"/>
            </w:pPr>
            <w:r>
              <w:t xml:space="preserve">                &lt;/xs:documentation&gt;</w:t>
            </w:r>
          </w:p>
          <w:p w14:paraId="465AA9DC" w14:textId="77777777" w:rsidR="00766893" w:rsidRDefault="00766893" w:rsidP="00766893">
            <w:pPr>
              <w:pStyle w:val="XML1"/>
            </w:pPr>
            <w:r>
              <w:t xml:space="preserve">              &lt;/xs:annotation&gt;</w:t>
            </w:r>
          </w:p>
          <w:p w14:paraId="1F33441A" w14:textId="77777777" w:rsidR="00766893" w:rsidRDefault="00766893" w:rsidP="00766893">
            <w:pPr>
              <w:pStyle w:val="XML1"/>
            </w:pPr>
            <w:r>
              <w:t xml:space="preserve">            &lt;/xs:element&gt;</w:t>
            </w:r>
          </w:p>
          <w:p w14:paraId="0CC8517F" w14:textId="77777777" w:rsidR="00766893" w:rsidRDefault="00766893" w:rsidP="00766893">
            <w:pPr>
              <w:pStyle w:val="XML1"/>
            </w:pPr>
            <w:r>
              <w:t xml:space="preserve">            &lt;xs:element name="max-rate" minOccurs="0"  type="OFTenthOfAPercentType"&gt;</w:t>
            </w:r>
          </w:p>
          <w:p w14:paraId="7BEB2384" w14:textId="77777777" w:rsidR="00766893" w:rsidRDefault="00766893" w:rsidP="00766893">
            <w:pPr>
              <w:pStyle w:val="XML1"/>
            </w:pPr>
            <w:r>
              <w:t xml:space="preserve">              &lt;xs:annotation&gt;</w:t>
            </w:r>
          </w:p>
          <w:p w14:paraId="06BE6981" w14:textId="77777777" w:rsidR="00766893" w:rsidRDefault="00766893" w:rsidP="00766893">
            <w:pPr>
              <w:pStyle w:val="XML1"/>
            </w:pPr>
            <w:r>
              <w:t xml:space="preserve">                &lt;xs:documentation&gt;</w:t>
            </w:r>
          </w:p>
          <w:p w14:paraId="51E23894" w14:textId="77777777" w:rsidR="00766893" w:rsidRDefault="00766893" w:rsidP="00766893">
            <w:pPr>
              <w:pStyle w:val="XML1"/>
            </w:pPr>
            <w:r>
              <w:t xml:space="preserve">                  The maximum rate that is reserved for this</w:t>
            </w:r>
          </w:p>
          <w:p w14:paraId="6EA160E0" w14:textId="77777777" w:rsidR="00766893" w:rsidRDefault="00766893" w:rsidP="00766893">
            <w:pPr>
              <w:pStyle w:val="XML1"/>
            </w:pPr>
            <w:r>
              <w:t xml:space="preserve">                  queue in 1/10 of a percent of the actual rate.</w:t>
            </w:r>
          </w:p>
          <w:p w14:paraId="400E6CC8" w14:textId="77777777" w:rsidR="00766893" w:rsidRDefault="00766893" w:rsidP="00766893">
            <w:pPr>
              <w:pStyle w:val="XML1"/>
            </w:pPr>
          </w:p>
          <w:p w14:paraId="047014CB" w14:textId="77777777" w:rsidR="00766893" w:rsidRDefault="00766893" w:rsidP="00766893">
            <w:pPr>
              <w:pStyle w:val="XML1"/>
            </w:pPr>
            <w:r>
              <w:t xml:space="preserve">                  This element is optional. If not present the max-rate is</w:t>
            </w:r>
          </w:p>
          <w:p w14:paraId="5ADA64F2" w14:textId="77777777" w:rsidR="00766893" w:rsidRDefault="00766893" w:rsidP="00766893">
            <w:pPr>
              <w:pStyle w:val="XML1"/>
            </w:pPr>
            <w:r>
              <w:t xml:space="preserve">                  not set.</w:t>
            </w:r>
          </w:p>
          <w:p w14:paraId="075F7068" w14:textId="77777777" w:rsidR="00766893" w:rsidRDefault="00766893" w:rsidP="00766893">
            <w:pPr>
              <w:pStyle w:val="XML1"/>
            </w:pPr>
            <w:r>
              <w:t xml:space="preserve">                &lt;/xs:documentation&gt;</w:t>
            </w:r>
          </w:p>
          <w:p w14:paraId="73680D1C" w14:textId="77777777" w:rsidR="00766893" w:rsidRDefault="00766893" w:rsidP="00766893">
            <w:pPr>
              <w:pStyle w:val="XML1"/>
            </w:pPr>
            <w:r>
              <w:t xml:space="preserve">              &lt;/xs:annotation&gt;</w:t>
            </w:r>
          </w:p>
          <w:p w14:paraId="79CBE860" w14:textId="77777777" w:rsidR="00766893" w:rsidRDefault="00766893" w:rsidP="00766893">
            <w:pPr>
              <w:pStyle w:val="XML1"/>
            </w:pPr>
            <w:r>
              <w:t xml:space="preserve">            &lt;/xs:element&gt;</w:t>
            </w:r>
          </w:p>
          <w:p w14:paraId="1E9E98CC" w14:textId="77777777" w:rsidR="00766893" w:rsidRDefault="00766893" w:rsidP="00766893">
            <w:pPr>
              <w:pStyle w:val="XML1"/>
            </w:pPr>
            <w:r>
              <w:t xml:space="preserve">            &lt;xs:element name="experimenter" minOccurs="0" maxOccurs="unbounded"  type="xs:unsignedInt"&gt;</w:t>
            </w:r>
          </w:p>
          <w:p w14:paraId="45588F91" w14:textId="77777777" w:rsidR="00766893" w:rsidRDefault="00766893" w:rsidP="00766893">
            <w:pPr>
              <w:pStyle w:val="XML1"/>
            </w:pPr>
            <w:r>
              <w:t xml:space="preserve">              &lt;xs:annotation&gt;</w:t>
            </w:r>
          </w:p>
          <w:p w14:paraId="71889620" w14:textId="77777777" w:rsidR="00766893" w:rsidRDefault="00766893" w:rsidP="00766893">
            <w:pPr>
              <w:pStyle w:val="XML1"/>
            </w:pPr>
            <w:r>
              <w:t xml:space="preserve">                &lt;xs:documentation&gt;</w:t>
            </w:r>
          </w:p>
          <w:p w14:paraId="1FF42B69" w14:textId="77777777" w:rsidR="00766893" w:rsidRDefault="00766893" w:rsidP="00766893">
            <w:pPr>
              <w:pStyle w:val="XML1"/>
            </w:pPr>
            <w:r>
              <w:t xml:space="preserve">                  A list of experimenter identifiers of queue</w:t>
            </w:r>
          </w:p>
          <w:p w14:paraId="75321044" w14:textId="77777777" w:rsidR="00766893" w:rsidRDefault="00766893" w:rsidP="00766893">
            <w:pPr>
              <w:pStyle w:val="XML1"/>
            </w:pPr>
            <w:r>
              <w:t xml:space="preserve">                  properties used.</w:t>
            </w:r>
          </w:p>
          <w:p w14:paraId="1CA6F897" w14:textId="77777777" w:rsidR="00766893" w:rsidRDefault="00766893" w:rsidP="00766893">
            <w:pPr>
              <w:pStyle w:val="XML1"/>
            </w:pPr>
          </w:p>
          <w:p w14:paraId="4C9B844F" w14:textId="77777777" w:rsidR="00766893" w:rsidRDefault="00766893" w:rsidP="00766893">
            <w:pPr>
              <w:pStyle w:val="XML1"/>
            </w:pPr>
            <w:r>
              <w:t xml:space="preserve">                  This element is optional.</w:t>
            </w:r>
          </w:p>
          <w:p w14:paraId="052FA12C" w14:textId="77777777" w:rsidR="00766893" w:rsidRDefault="00766893" w:rsidP="00766893">
            <w:pPr>
              <w:pStyle w:val="XML1"/>
            </w:pPr>
            <w:r>
              <w:t xml:space="preserve">                &lt;/xs:documentation&gt;</w:t>
            </w:r>
          </w:p>
          <w:p w14:paraId="0F46B9A1" w14:textId="77777777" w:rsidR="00766893" w:rsidRDefault="00766893" w:rsidP="00766893">
            <w:pPr>
              <w:pStyle w:val="XML1"/>
            </w:pPr>
            <w:r>
              <w:t xml:space="preserve">              &lt;/xs:annotation&gt;</w:t>
            </w:r>
          </w:p>
          <w:p w14:paraId="274C0226" w14:textId="77777777" w:rsidR="00766893" w:rsidRDefault="00766893" w:rsidP="00766893">
            <w:pPr>
              <w:pStyle w:val="XML1"/>
            </w:pPr>
            <w:r>
              <w:t xml:space="preserve">            &lt;/xs:element&gt;</w:t>
            </w:r>
          </w:p>
          <w:p w14:paraId="29FB292C" w14:textId="77777777" w:rsidR="00766893" w:rsidRDefault="00766893" w:rsidP="00766893">
            <w:pPr>
              <w:pStyle w:val="XML1"/>
            </w:pPr>
            <w:r>
              <w:t xml:space="preserve">          &lt;/xs:sequence&gt;</w:t>
            </w:r>
          </w:p>
          <w:p w14:paraId="23674DC2" w14:textId="77777777" w:rsidR="00766893" w:rsidRDefault="00766893" w:rsidP="00766893">
            <w:pPr>
              <w:pStyle w:val="XML1"/>
            </w:pPr>
            <w:r>
              <w:t xml:space="preserve">        &lt;/xs:complexType&gt;</w:t>
            </w:r>
          </w:p>
          <w:p w14:paraId="4D1EDDF9" w14:textId="77777777" w:rsidR="00766893" w:rsidRDefault="00766893" w:rsidP="00766893">
            <w:pPr>
              <w:pStyle w:val="XML1"/>
            </w:pPr>
            <w:r>
              <w:t xml:space="preserve">      &lt;/xs:element&gt;</w:t>
            </w:r>
          </w:p>
          <w:p w14:paraId="343672C6" w14:textId="77777777" w:rsidR="00766893" w:rsidRDefault="00766893" w:rsidP="00766893">
            <w:pPr>
              <w:pStyle w:val="XML1"/>
            </w:pPr>
            <w:r>
              <w:t xml:space="preserve">    &lt;/xs:sequence&gt;</w:t>
            </w:r>
          </w:p>
          <w:p w14:paraId="057B4A51" w14:textId="77777777" w:rsidR="00F07D3E" w:rsidRDefault="00766893" w:rsidP="00766893">
            <w:pPr>
              <w:pStyle w:val="XML1"/>
            </w:pPr>
            <w:r>
              <w:t xml:space="preserve">  &lt;/xs:group&gt;</w:t>
            </w:r>
          </w:p>
          <w:p w14:paraId="65DEAAAA" w14:textId="77777777" w:rsidR="00766893" w:rsidRDefault="00766893" w:rsidP="00766893">
            <w:pPr>
              <w:pStyle w:val="XML1"/>
            </w:pPr>
          </w:p>
          <w:p w14:paraId="7E346F64" w14:textId="77777777" w:rsidR="0089627C" w:rsidRDefault="0089627C" w:rsidP="0089627C">
            <w:pPr>
              <w:pStyle w:val="XML1"/>
            </w:pPr>
            <w:r>
              <w:t xml:space="preserve">  &lt;xs:simpleType name="OFTenthOfAPercentType"&gt;</w:t>
            </w:r>
          </w:p>
          <w:p w14:paraId="3CA24F75" w14:textId="77777777" w:rsidR="0089627C" w:rsidRDefault="0089627C" w:rsidP="0089627C">
            <w:pPr>
              <w:pStyle w:val="XML1"/>
            </w:pPr>
            <w:r>
              <w:t xml:space="preserve">    &lt;xs:annotation&gt;</w:t>
            </w:r>
          </w:p>
          <w:p w14:paraId="39CF0635" w14:textId="77777777" w:rsidR="0089627C" w:rsidRDefault="0089627C" w:rsidP="0089627C">
            <w:pPr>
              <w:pStyle w:val="XML1"/>
            </w:pPr>
            <w:r>
              <w:t xml:space="preserve">      &lt;xs:documentation&gt;</w:t>
            </w:r>
          </w:p>
          <w:p w14:paraId="562DFCC3" w14:textId="77777777" w:rsidR="0089627C" w:rsidRDefault="0089627C" w:rsidP="0089627C">
            <w:pPr>
              <w:pStyle w:val="XML1"/>
            </w:pPr>
            <w:r>
              <w:t xml:space="preserve">        This type defines a value in tenth of a percent.</w:t>
            </w:r>
          </w:p>
          <w:p w14:paraId="3D46B90E" w14:textId="77777777" w:rsidR="0089627C" w:rsidRDefault="0089627C" w:rsidP="0089627C">
            <w:pPr>
              <w:pStyle w:val="XML1"/>
            </w:pPr>
            <w:r>
              <w:t xml:space="preserve">      &lt;/xs:documentation&gt;</w:t>
            </w:r>
          </w:p>
          <w:p w14:paraId="5D361D5C" w14:textId="77777777" w:rsidR="0089627C" w:rsidRDefault="0089627C" w:rsidP="0089627C">
            <w:pPr>
              <w:pStyle w:val="XML1"/>
            </w:pPr>
            <w:r>
              <w:lastRenderedPageBreak/>
              <w:t xml:space="preserve">    &lt;/xs:annotation&gt;</w:t>
            </w:r>
          </w:p>
          <w:p w14:paraId="00113302" w14:textId="77777777" w:rsidR="0089627C" w:rsidRDefault="0089627C" w:rsidP="0089627C">
            <w:pPr>
              <w:pStyle w:val="XML1"/>
            </w:pPr>
          </w:p>
          <w:p w14:paraId="2EDE8C60" w14:textId="77777777" w:rsidR="0089627C" w:rsidRDefault="0089627C" w:rsidP="0089627C">
            <w:pPr>
              <w:pStyle w:val="XML1"/>
            </w:pPr>
            <w:r>
              <w:t xml:space="preserve">    &lt;xs:restriction base="xs:unsignedShort"&gt;</w:t>
            </w:r>
          </w:p>
          <w:p w14:paraId="2ABBFEA4" w14:textId="77777777" w:rsidR="0089627C" w:rsidRDefault="0089627C" w:rsidP="0089627C">
            <w:pPr>
              <w:pStyle w:val="XML1"/>
            </w:pPr>
            <w:r>
              <w:t xml:space="preserve">      &lt;xs:minInclusive value="0"/&gt;</w:t>
            </w:r>
          </w:p>
          <w:p w14:paraId="0924B0CC" w14:textId="77777777" w:rsidR="0089627C" w:rsidRDefault="0089627C" w:rsidP="0089627C">
            <w:pPr>
              <w:pStyle w:val="XML1"/>
            </w:pPr>
            <w:r>
              <w:t xml:space="preserve">      &lt;xs:maxInclusive value="1000"/&gt;</w:t>
            </w:r>
          </w:p>
          <w:p w14:paraId="5F9F4611" w14:textId="77777777" w:rsidR="0089627C" w:rsidRDefault="0089627C" w:rsidP="0089627C">
            <w:pPr>
              <w:pStyle w:val="XML1"/>
            </w:pPr>
            <w:r>
              <w:t xml:space="preserve">    &lt;/xs:restriction&gt;</w:t>
            </w:r>
          </w:p>
          <w:p w14:paraId="7C8F79DC" w14:textId="7C4FF0B5" w:rsidR="00766893" w:rsidRPr="009F1B7D" w:rsidRDefault="0089627C" w:rsidP="0089627C">
            <w:pPr>
              <w:pStyle w:val="XML1"/>
            </w:pPr>
            <w:r>
              <w:t xml:space="preserve">  &lt;/xs:simpleType&gt;</w:t>
            </w:r>
          </w:p>
        </w:tc>
      </w:tr>
    </w:tbl>
    <w:p w14:paraId="4A737A45" w14:textId="77777777" w:rsidR="00F07D3E" w:rsidRPr="009F1B7D" w:rsidRDefault="00F07D3E" w:rsidP="00F07D3E"/>
    <w:p w14:paraId="4B268707" w14:textId="77777777" w:rsidR="00F07D3E" w:rsidRPr="009F1B7D" w:rsidRDefault="00F07D3E" w:rsidP="00D14D27">
      <w:pPr>
        <w:pStyle w:val="Heading3"/>
      </w:pPr>
      <w:bookmarkStart w:id="1154" w:name="_Toc315954027"/>
      <w:bookmarkStart w:id="1155" w:name="_Toc316542537"/>
      <w:bookmarkStart w:id="1156" w:name="_Toc358291615"/>
      <w:r w:rsidRPr="00DB42FD">
        <w:t>XML Example</w:t>
      </w:r>
      <w:bookmarkEnd w:id="1154"/>
      <w:bookmarkEnd w:id="1155"/>
      <w:bookmarkEnd w:id="1156"/>
    </w:p>
    <w:tbl>
      <w:tblPr>
        <w:tblStyle w:val="XMLtable"/>
        <w:tblW w:w="5000" w:type="pct"/>
        <w:tblLook w:val="04A0" w:firstRow="1" w:lastRow="0" w:firstColumn="1" w:lastColumn="0" w:noHBand="0" w:noVBand="1"/>
      </w:tblPr>
      <w:tblGrid>
        <w:gridCol w:w="9474"/>
      </w:tblGrid>
      <w:tr w:rsidR="00F07D3E" w:rsidRPr="009F1B7D" w14:paraId="46BD9A27" w14:textId="77777777" w:rsidTr="00C128FA">
        <w:tc>
          <w:tcPr>
            <w:tcW w:w="8820" w:type="dxa"/>
          </w:tcPr>
          <w:p w14:paraId="2016E8D8" w14:textId="77777777" w:rsidR="00F07D3E" w:rsidRPr="009F1B7D" w:rsidRDefault="00F07D3E" w:rsidP="00011096">
            <w:pPr>
              <w:pStyle w:val="XML1"/>
            </w:pPr>
            <w:r w:rsidRPr="009F1B7D">
              <w:t>&lt;queue&gt;</w:t>
            </w:r>
          </w:p>
          <w:p w14:paraId="29EF5D05" w14:textId="77777777" w:rsidR="00F07D3E" w:rsidRPr="009F1B7D" w:rsidRDefault="00F07D3E" w:rsidP="00011096">
            <w:pPr>
              <w:pStyle w:val="XML2"/>
            </w:pPr>
            <w:r w:rsidRPr="009F1B7D">
              <w:t>&lt;resource-id&gt;Queue2&lt;/resource-id&gt;</w:t>
            </w:r>
          </w:p>
          <w:p w14:paraId="5ED04548" w14:textId="77777777" w:rsidR="00F07D3E" w:rsidRPr="009F1B7D" w:rsidRDefault="00F07D3E" w:rsidP="00011096">
            <w:pPr>
              <w:pStyle w:val="XML2"/>
            </w:pPr>
            <w:r w:rsidRPr="009F1B7D">
              <w:t>&lt;id&gt;2&lt;/id&gt;</w:t>
            </w:r>
          </w:p>
          <w:p w14:paraId="76FECB65" w14:textId="77777777" w:rsidR="00F07D3E" w:rsidRPr="009F1B7D" w:rsidRDefault="00F07D3E" w:rsidP="00011096">
            <w:pPr>
              <w:pStyle w:val="XML2"/>
            </w:pPr>
            <w:r w:rsidRPr="009F1B7D">
              <w:t>&lt;port&gt;4&lt;/port&gt;</w:t>
            </w:r>
          </w:p>
          <w:p w14:paraId="27CDE5A4" w14:textId="77777777" w:rsidR="00F07D3E" w:rsidRPr="009F1B7D" w:rsidRDefault="00F07D3E" w:rsidP="00011096">
            <w:pPr>
              <w:pStyle w:val="XML2"/>
            </w:pPr>
            <w:r w:rsidRPr="009F1B7D">
              <w:t>&lt;properties&gt;</w:t>
            </w:r>
          </w:p>
          <w:p w14:paraId="20EF9979" w14:textId="77777777" w:rsidR="00F07D3E" w:rsidRPr="009F1B7D" w:rsidRDefault="00F07D3E" w:rsidP="00011096">
            <w:pPr>
              <w:pStyle w:val="XML3"/>
            </w:pPr>
            <w:r w:rsidRPr="009F1B7D">
              <w:t>&lt;min-rate&gt;10&lt;/min-rate&gt;</w:t>
            </w:r>
          </w:p>
          <w:p w14:paraId="22DF8915" w14:textId="77777777" w:rsidR="00F07D3E" w:rsidRPr="009F1B7D" w:rsidRDefault="00F07D3E" w:rsidP="00011096">
            <w:pPr>
              <w:pStyle w:val="XML3"/>
            </w:pPr>
            <w:r w:rsidRPr="009F1B7D">
              <w:t>&lt;max-rate&gt;500&lt;/max-rate&gt;</w:t>
            </w:r>
          </w:p>
          <w:p w14:paraId="749AA119" w14:textId="77777777" w:rsidR="00F07D3E" w:rsidRPr="009F1B7D" w:rsidRDefault="00F07D3E" w:rsidP="00011096">
            <w:pPr>
              <w:pStyle w:val="XML3"/>
            </w:pPr>
            <w:r w:rsidRPr="009F1B7D">
              <w:t>&lt;experimenter&gt;123498&lt;/experimenter&gt;</w:t>
            </w:r>
          </w:p>
          <w:p w14:paraId="6B233E4E" w14:textId="77777777" w:rsidR="00F07D3E" w:rsidRPr="009F1B7D" w:rsidRDefault="00F07D3E" w:rsidP="00011096">
            <w:pPr>
              <w:pStyle w:val="XML3"/>
            </w:pPr>
            <w:r w:rsidRPr="009F1B7D">
              <w:t>&lt;experimenter&gt;708&lt;/experimenter&gt;</w:t>
            </w:r>
          </w:p>
          <w:p w14:paraId="421A2ADA" w14:textId="77777777" w:rsidR="00F07D3E" w:rsidRPr="009F1B7D" w:rsidRDefault="00F07D3E" w:rsidP="00011096">
            <w:pPr>
              <w:pStyle w:val="XML2"/>
            </w:pPr>
            <w:r w:rsidRPr="009F1B7D">
              <w:t>&lt;/properties&gt;</w:t>
            </w:r>
          </w:p>
          <w:p w14:paraId="00EAB20F" w14:textId="77777777" w:rsidR="00F07D3E" w:rsidRPr="009F1B7D" w:rsidRDefault="00F07D3E" w:rsidP="00011096">
            <w:pPr>
              <w:pStyle w:val="XML1"/>
            </w:pPr>
            <w:r w:rsidRPr="009F1B7D">
              <w:t>&lt;/queue&gt;</w:t>
            </w:r>
          </w:p>
        </w:tc>
      </w:tr>
    </w:tbl>
    <w:p w14:paraId="72124059" w14:textId="42FFB4B3" w:rsidR="002A5300" w:rsidRPr="009F1B7D" w:rsidRDefault="002A5300" w:rsidP="002A5300">
      <w:pPr>
        <w:pStyle w:val="Heading2"/>
        <w:keepLines w:val="0"/>
        <w:ind w:left="576" w:hanging="576"/>
        <w:contextualSpacing/>
      </w:pPr>
      <w:bookmarkStart w:id="1157" w:name="_Toc333524189"/>
      <w:bookmarkStart w:id="1158" w:name="_Toc335148276"/>
      <w:bookmarkStart w:id="1159" w:name="_Toc333524190"/>
      <w:bookmarkStart w:id="1160" w:name="_Toc335148277"/>
      <w:bookmarkStart w:id="1161" w:name="_Toc333524191"/>
      <w:bookmarkStart w:id="1162" w:name="_Toc335148278"/>
      <w:bookmarkStart w:id="1163" w:name="_Toc333524192"/>
      <w:bookmarkStart w:id="1164" w:name="_Toc335148279"/>
      <w:bookmarkStart w:id="1165" w:name="_Toc333524193"/>
      <w:bookmarkStart w:id="1166" w:name="_Toc335148280"/>
      <w:bookmarkStart w:id="1167" w:name="_Toc333524194"/>
      <w:bookmarkStart w:id="1168" w:name="_Toc335148281"/>
      <w:bookmarkStart w:id="1169" w:name="_Toc333524195"/>
      <w:bookmarkStart w:id="1170" w:name="_Toc335148282"/>
      <w:bookmarkStart w:id="1171" w:name="_Toc333524196"/>
      <w:bookmarkStart w:id="1172" w:name="_Toc335148283"/>
      <w:bookmarkStart w:id="1173" w:name="_Toc333524197"/>
      <w:bookmarkStart w:id="1174" w:name="_Toc335148284"/>
      <w:bookmarkStart w:id="1175" w:name="_Toc333524198"/>
      <w:bookmarkStart w:id="1176" w:name="_Toc335148285"/>
      <w:bookmarkStart w:id="1177" w:name="_Toc35829161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r>
        <w:t>External Certificate</w:t>
      </w:r>
      <w:bookmarkEnd w:id="1177"/>
    </w:p>
    <w:p w14:paraId="413B7B09" w14:textId="33831961" w:rsidR="002A5300" w:rsidRPr="009F1B7D" w:rsidRDefault="002A5300" w:rsidP="002A5300">
      <w:r>
        <w:t>Instances of a</w:t>
      </w:r>
      <w:r w:rsidR="00325239">
        <w:t>n External</w:t>
      </w:r>
      <w:r w:rsidRPr="00DB42FD">
        <w:t xml:space="preserve"> </w:t>
      </w:r>
      <w:r>
        <w:t>Certificate</w:t>
      </w:r>
      <w:r w:rsidRPr="00DB42FD">
        <w:t xml:space="preserve"> </w:t>
      </w:r>
      <w:r>
        <w:t xml:space="preserve">contain a certificate that can be used </w:t>
      </w:r>
      <w:r w:rsidR="00325239">
        <w:t xml:space="preserve">by an OpenFlow Logical Switch </w:t>
      </w:r>
      <w:r>
        <w:t>for authenticating a controller when a TLS connection is established</w:t>
      </w:r>
      <w:r w:rsidRPr="00DB42FD">
        <w:t>.</w:t>
      </w:r>
    </w:p>
    <w:p w14:paraId="21EBE6E8" w14:textId="77777777" w:rsidR="002A5300" w:rsidRPr="009F1B7D" w:rsidRDefault="002A5300" w:rsidP="002A5300">
      <w:pPr>
        <w:pStyle w:val="Heading3"/>
        <w:keepLines w:val="0"/>
        <w:ind w:left="720" w:hanging="720"/>
      </w:pPr>
      <w:bookmarkStart w:id="1178" w:name="_Toc358291617"/>
      <w:r w:rsidRPr="00DB42FD">
        <w:t>UML Diagram</w:t>
      </w:r>
      <w:bookmarkEnd w:id="1178"/>
    </w:p>
    <w:p w14:paraId="72061590" w14:textId="65BA7BFF" w:rsidR="002A5300" w:rsidRPr="009F1B7D" w:rsidRDefault="00BB307B" w:rsidP="002A5300">
      <w:pPr>
        <w:keepNext/>
        <w:jc w:val="center"/>
      </w:pPr>
      <w:r>
        <w:object w:dxaOrig="3114" w:dyaOrig="2210" w14:anchorId="55CAF233">
          <v:shape id="_x0000_i1036" type="#_x0000_t75" style="width:154pt;height:111pt" o:ole="">
            <v:imagedata r:id="rId39" o:title=""/>
          </v:shape>
          <o:OLEObject Type="Embed" ProgID="Visio.Drawing.11" ShapeID="_x0000_i1036" DrawAspect="Content" ObjectID="_1316293891" r:id="rId40"/>
        </w:object>
      </w:r>
    </w:p>
    <w:p w14:paraId="6E7639DC" w14:textId="25191B9E" w:rsidR="002A5300" w:rsidRPr="00A3202A" w:rsidRDefault="002A5300" w:rsidP="00A3202A">
      <w:pPr>
        <w:pStyle w:val="Caption"/>
      </w:pPr>
      <w:r w:rsidRPr="00A3202A">
        <w:t xml:space="preserve">Figure </w:t>
      </w:r>
      <w:fldSimple w:instr=" SEQ Figure \* ARABIC ">
        <w:r w:rsidRPr="00A3202A">
          <w:t>1</w:t>
        </w:r>
      </w:fldSimple>
      <w:r w:rsidR="00F23DEE" w:rsidRPr="00A3202A">
        <w:t>3</w:t>
      </w:r>
      <w:r w:rsidRPr="00A3202A">
        <w:t>: Data Model Diagram for a Certificate</w:t>
      </w:r>
    </w:p>
    <w:p w14:paraId="48969333" w14:textId="77777777" w:rsidR="002A5300" w:rsidRPr="009F1B7D" w:rsidRDefault="002A5300" w:rsidP="002A5300">
      <w:pPr>
        <w:pStyle w:val="Heading3"/>
        <w:keepLines w:val="0"/>
        <w:ind w:left="720" w:hanging="720"/>
      </w:pPr>
      <w:bookmarkStart w:id="1179" w:name="_Toc358291618"/>
      <w:r w:rsidRPr="00DB42FD">
        <w:t>XML Schema</w:t>
      </w:r>
      <w:bookmarkEnd w:id="1179"/>
    </w:p>
    <w:tbl>
      <w:tblPr>
        <w:tblStyle w:val="XMLtable"/>
        <w:tblW w:w="5000" w:type="pct"/>
        <w:tblLook w:val="04A0" w:firstRow="1" w:lastRow="0" w:firstColumn="1" w:lastColumn="0" w:noHBand="0" w:noVBand="1"/>
      </w:tblPr>
      <w:tblGrid>
        <w:gridCol w:w="9474"/>
      </w:tblGrid>
      <w:tr w:rsidR="002A5300" w:rsidRPr="009F1B7D" w14:paraId="08FC3DBF" w14:textId="77777777" w:rsidTr="00C128FA">
        <w:tc>
          <w:tcPr>
            <w:tcW w:w="8820" w:type="dxa"/>
          </w:tcPr>
          <w:p w14:paraId="56F6167B" w14:textId="58878BED" w:rsidR="002610E5" w:rsidRDefault="002610E5" w:rsidP="002610E5">
            <w:pPr>
              <w:pStyle w:val="XML1"/>
            </w:pPr>
            <w:r>
              <w:t xml:space="preserve">  &lt;xs:group name="OFExternalCertificateType"&gt;</w:t>
            </w:r>
          </w:p>
          <w:p w14:paraId="39C95A61" w14:textId="77777777" w:rsidR="002610E5" w:rsidRDefault="002610E5" w:rsidP="002610E5">
            <w:pPr>
              <w:pStyle w:val="XML1"/>
            </w:pPr>
            <w:r>
              <w:t xml:space="preserve">    &lt;xs:annotation&gt;</w:t>
            </w:r>
          </w:p>
          <w:p w14:paraId="7C9D1214" w14:textId="77777777" w:rsidR="002610E5" w:rsidRDefault="002610E5" w:rsidP="002610E5">
            <w:pPr>
              <w:pStyle w:val="XML1"/>
            </w:pPr>
            <w:r>
              <w:t xml:space="preserve">      &lt;xs:documentation&gt;</w:t>
            </w:r>
          </w:p>
          <w:p w14:paraId="30CB771D" w14:textId="77777777" w:rsidR="002610E5" w:rsidRDefault="002610E5" w:rsidP="002610E5">
            <w:pPr>
              <w:pStyle w:val="XML1"/>
            </w:pPr>
            <w:r>
              <w:t xml:space="preserve">        This grouping specifies a certificate that can be</w:t>
            </w:r>
          </w:p>
          <w:p w14:paraId="08A551F4" w14:textId="77777777" w:rsidR="002610E5" w:rsidRDefault="002610E5" w:rsidP="002610E5">
            <w:pPr>
              <w:pStyle w:val="XML1"/>
            </w:pPr>
            <w:r>
              <w:t xml:space="preserve">        used by an OpenFlow Logical Switch for authenticating a </w:t>
            </w:r>
          </w:p>
          <w:p w14:paraId="4945BCE1" w14:textId="77777777" w:rsidR="002610E5" w:rsidRDefault="002610E5" w:rsidP="002610E5">
            <w:pPr>
              <w:pStyle w:val="XML1"/>
            </w:pPr>
            <w:r>
              <w:t xml:space="preserve">        controller when a TLS connection is established.</w:t>
            </w:r>
          </w:p>
          <w:p w14:paraId="136BE945" w14:textId="77777777" w:rsidR="002610E5" w:rsidRDefault="002610E5" w:rsidP="002610E5">
            <w:pPr>
              <w:pStyle w:val="XML1"/>
            </w:pPr>
            <w:r>
              <w:t xml:space="preserve">      &lt;/xs:documentation&gt;</w:t>
            </w:r>
          </w:p>
          <w:p w14:paraId="2DE0B444" w14:textId="77777777" w:rsidR="002610E5" w:rsidRDefault="002610E5" w:rsidP="002610E5">
            <w:pPr>
              <w:pStyle w:val="XML1"/>
            </w:pPr>
            <w:r>
              <w:t xml:space="preserve">    &lt;/xs:annotation&gt;</w:t>
            </w:r>
          </w:p>
          <w:p w14:paraId="20705106" w14:textId="77777777" w:rsidR="002610E5" w:rsidRDefault="002610E5" w:rsidP="002610E5">
            <w:pPr>
              <w:pStyle w:val="XML1"/>
            </w:pPr>
          </w:p>
          <w:p w14:paraId="0FE10F20" w14:textId="77777777" w:rsidR="002610E5" w:rsidRDefault="002610E5" w:rsidP="002610E5">
            <w:pPr>
              <w:pStyle w:val="XML1"/>
            </w:pPr>
            <w:r>
              <w:t xml:space="preserve">    &lt;xs:sequence&gt;</w:t>
            </w:r>
          </w:p>
          <w:p w14:paraId="480DFE17" w14:textId="77777777" w:rsidR="002610E5" w:rsidRDefault="002610E5" w:rsidP="002610E5">
            <w:pPr>
              <w:pStyle w:val="XML1"/>
            </w:pPr>
            <w:r>
              <w:t xml:space="preserve">      &lt;xs:group ref="OFResourceType"/&gt;</w:t>
            </w:r>
          </w:p>
          <w:p w14:paraId="5BD98C6C" w14:textId="77777777" w:rsidR="002610E5" w:rsidRDefault="002610E5" w:rsidP="002610E5">
            <w:pPr>
              <w:pStyle w:val="XML1"/>
            </w:pPr>
            <w:r>
              <w:lastRenderedPageBreak/>
              <w:t xml:space="preserve">      &lt;xs:element name="certificate"  type="xs:string"&gt;</w:t>
            </w:r>
          </w:p>
          <w:p w14:paraId="43ED03CB" w14:textId="77777777" w:rsidR="002610E5" w:rsidRDefault="002610E5" w:rsidP="002610E5">
            <w:pPr>
              <w:pStyle w:val="XML1"/>
            </w:pPr>
            <w:r>
              <w:t xml:space="preserve">        &lt;xs:annotation&gt;</w:t>
            </w:r>
          </w:p>
          <w:p w14:paraId="76B7668C" w14:textId="77777777" w:rsidR="002610E5" w:rsidRDefault="002610E5" w:rsidP="002610E5">
            <w:pPr>
              <w:pStyle w:val="XML1"/>
            </w:pPr>
            <w:r>
              <w:t xml:space="preserve">          &lt;xs:documentation&gt;</w:t>
            </w:r>
          </w:p>
          <w:p w14:paraId="74E606F6" w14:textId="77777777" w:rsidR="002610E5" w:rsidRDefault="002610E5" w:rsidP="002610E5">
            <w:pPr>
              <w:pStyle w:val="XML1"/>
            </w:pPr>
            <w:r>
              <w:t xml:space="preserve">            An X.509 certificate in DER format base64</w:t>
            </w:r>
          </w:p>
          <w:p w14:paraId="37A6002E" w14:textId="77777777" w:rsidR="002610E5" w:rsidRDefault="002610E5" w:rsidP="002610E5">
            <w:pPr>
              <w:pStyle w:val="XML1"/>
            </w:pPr>
            <w:r>
              <w:t xml:space="preserve">            encoded.</w:t>
            </w:r>
          </w:p>
          <w:p w14:paraId="7661C571" w14:textId="77777777" w:rsidR="002610E5" w:rsidRDefault="002610E5" w:rsidP="002610E5">
            <w:pPr>
              <w:pStyle w:val="XML1"/>
            </w:pPr>
          </w:p>
          <w:p w14:paraId="1FE06D00" w14:textId="77777777" w:rsidR="002610E5" w:rsidRDefault="002610E5" w:rsidP="002610E5">
            <w:pPr>
              <w:pStyle w:val="XML1"/>
            </w:pPr>
            <w:r>
              <w:t xml:space="preserve">            This element MUST be present in the NETCONF data store.</w:t>
            </w:r>
          </w:p>
          <w:p w14:paraId="7FC25085" w14:textId="77777777" w:rsidR="002610E5" w:rsidRDefault="002610E5" w:rsidP="002610E5">
            <w:pPr>
              <w:pStyle w:val="XML1"/>
            </w:pPr>
            <w:r>
              <w:t xml:space="preserve">            If this element is not present in a NETCONF &amp;lt;edit-config&amp;gt;</w:t>
            </w:r>
          </w:p>
          <w:p w14:paraId="5C97EF02" w14:textId="77777777" w:rsidR="002610E5" w:rsidRDefault="002610E5" w:rsidP="002610E5">
            <w:pPr>
              <w:pStyle w:val="XML1"/>
            </w:pPr>
            <w:r>
              <w:t xml:space="preserve">            operation 'create', 'merge' or 'replace' and the parent</w:t>
            </w:r>
          </w:p>
          <w:p w14:paraId="4BB900C2" w14:textId="77777777" w:rsidR="002610E5" w:rsidRDefault="002610E5" w:rsidP="002610E5">
            <w:pPr>
              <w:pStyle w:val="XML1"/>
            </w:pPr>
            <w:r>
              <w:t xml:space="preserve">            element does not exist, a 'data-missing' error is</w:t>
            </w:r>
          </w:p>
          <w:p w14:paraId="135EF4EF" w14:textId="77777777" w:rsidR="002610E5" w:rsidRDefault="002610E5" w:rsidP="002610E5">
            <w:pPr>
              <w:pStyle w:val="XML1"/>
            </w:pPr>
            <w:r>
              <w:t xml:space="preserve">            returned.</w:t>
            </w:r>
          </w:p>
          <w:p w14:paraId="3CE7423A" w14:textId="77777777" w:rsidR="002610E5" w:rsidRDefault="002610E5" w:rsidP="002610E5">
            <w:pPr>
              <w:pStyle w:val="XML1"/>
            </w:pPr>
            <w:r>
              <w:t xml:space="preserve">          &lt;/xs:documentation&gt;</w:t>
            </w:r>
          </w:p>
          <w:p w14:paraId="0EE476E7" w14:textId="77777777" w:rsidR="002610E5" w:rsidRDefault="002610E5" w:rsidP="002610E5">
            <w:pPr>
              <w:pStyle w:val="XML1"/>
            </w:pPr>
            <w:r>
              <w:t xml:space="preserve">        &lt;/xs:annotation&gt;</w:t>
            </w:r>
          </w:p>
          <w:p w14:paraId="6DB2287F" w14:textId="77777777" w:rsidR="002610E5" w:rsidRDefault="002610E5" w:rsidP="002610E5">
            <w:pPr>
              <w:pStyle w:val="XML1"/>
            </w:pPr>
            <w:r>
              <w:t xml:space="preserve">      &lt;/xs:element&gt;</w:t>
            </w:r>
          </w:p>
          <w:p w14:paraId="66C89342" w14:textId="77777777" w:rsidR="002610E5" w:rsidRDefault="002610E5" w:rsidP="002610E5">
            <w:pPr>
              <w:pStyle w:val="XML1"/>
            </w:pPr>
            <w:r>
              <w:t xml:space="preserve">    &lt;/xs:sequence&gt;</w:t>
            </w:r>
          </w:p>
          <w:p w14:paraId="4EC2246D" w14:textId="37C6463C" w:rsidR="00DC3719" w:rsidRPr="009F1B7D" w:rsidRDefault="002610E5" w:rsidP="002610E5">
            <w:pPr>
              <w:pStyle w:val="XML1"/>
            </w:pPr>
            <w:r>
              <w:t xml:space="preserve">  &lt;/xs:group&gt;</w:t>
            </w:r>
          </w:p>
        </w:tc>
      </w:tr>
    </w:tbl>
    <w:p w14:paraId="4FD97B30" w14:textId="77777777" w:rsidR="002A5300" w:rsidRPr="009F1B7D" w:rsidRDefault="002A5300" w:rsidP="002A5300"/>
    <w:p w14:paraId="6557C01E" w14:textId="77777777" w:rsidR="002A5300" w:rsidRPr="009F1B7D" w:rsidRDefault="002A5300" w:rsidP="002A5300">
      <w:pPr>
        <w:pStyle w:val="Heading3"/>
        <w:keepLines w:val="0"/>
        <w:ind w:left="720" w:hanging="720"/>
      </w:pPr>
      <w:bookmarkStart w:id="1180" w:name="_Toc358291619"/>
      <w:r w:rsidRPr="00DB42FD">
        <w:t>XML Example</w:t>
      </w:r>
      <w:bookmarkEnd w:id="1180"/>
    </w:p>
    <w:tbl>
      <w:tblPr>
        <w:tblStyle w:val="XMLtable"/>
        <w:tblW w:w="5000" w:type="pct"/>
        <w:tblLook w:val="04A0" w:firstRow="1" w:lastRow="0" w:firstColumn="1" w:lastColumn="0" w:noHBand="0" w:noVBand="1"/>
      </w:tblPr>
      <w:tblGrid>
        <w:gridCol w:w="9474"/>
      </w:tblGrid>
      <w:tr w:rsidR="002A5300" w:rsidRPr="009F1B7D" w14:paraId="2DE87E95" w14:textId="77777777" w:rsidTr="00C128FA">
        <w:tc>
          <w:tcPr>
            <w:tcW w:w="8820" w:type="dxa"/>
          </w:tcPr>
          <w:p w14:paraId="72723D60" w14:textId="256EB95D" w:rsidR="002A5300" w:rsidRPr="009F1B7D" w:rsidRDefault="002A5300" w:rsidP="009D0278">
            <w:pPr>
              <w:pStyle w:val="XML1"/>
            </w:pPr>
            <w:r w:rsidRPr="009F1B7D">
              <w:t>&lt;</w:t>
            </w:r>
            <w:r>
              <w:t>external-certificate</w:t>
            </w:r>
            <w:r w:rsidRPr="009F1B7D">
              <w:t>&gt;</w:t>
            </w:r>
          </w:p>
          <w:p w14:paraId="23A97D18" w14:textId="06C24831" w:rsidR="002A5300" w:rsidRPr="009F1B7D" w:rsidRDefault="002A5300" w:rsidP="009D0278">
            <w:pPr>
              <w:pStyle w:val="XML2"/>
            </w:pPr>
            <w:r>
              <w:t>&lt;resource-id&gt;ownedCertificate3</w:t>
            </w:r>
            <w:r w:rsidRPr="009F1B7D">
              <w:t>&lt;/resource-id&gt;</w:t>
            </w:r>
          </w:p>
          <w:p w14:paraId="3830C6E1" w14:textId="77777777" w:rsidR="002A5300" w:rsidRDefault="002A5300" w:rsidP="009D0278">
            <w:pPr>
              <w:pStyle w:val="XML2"/>
            </w:pPr>
            <w:r w:rsidRPr="009F1B7D">
              <w:t>&lt;</w:t>
            </w:r>
            <w:r>
              <w:t>certificate&gt;AEF134F56EDB667DFA4320AEF134F56EDB667DFA4320AEF134F</w:t>
            </w:r>
          </w:p>
          <w:p w14:paraId="424A7251" w14:textId="77777777" w:rsidR="002A5300" w:rsidRDefault="002A5300" w:rsidP="009D0278">
            <w:pPr>
              <w:pStyle w:val="XML2"/>
            </w:pPr>
            <w:r>
              <w:t>56EDB667DFA4320AEF134F56EDB667DFA4320AEF134F56EDB667DFA4320</w:t>
            </w:r>
          </w:p>
          <w:p w14:paraId="3D105954" w14:textId="77777777" w:rsidR="002A5300" w:rsidRDefault="002A5300" w:rsidP="009D0278">
            <w:pPr>
              <w:pStyle w:val="XML2"/>
            </w:pPr>
            <w:r>
              <w:t>...</w:t>
            </w:r>
          </w:p>
          <w:p w14:paraId="373FC56E" w14:textId="77777777" w:rsidR="002A5300" w:rsidRDefault="002A5300" w:rsidP="009D0278">
            <w:pPr>
              <w:pStyle w:val="XML2"/>
            </w:pPr>
            <w:r>
              <w:t>AEF134F56EDB667DFA4320AEF134F56EDB667DFA4320AEF134F56EDB667</w:t>
            </w:r>
          </w:p>
          <w:p w14:paraId="2485E59A" w14:textId="77777777" w:rsidR="002A5300" w:rsidRPr="009F1B7D" w:rsidRDefault="002A5300" w:rsidP="009D0278">
            <w:pPr>
              <w:pStyle w:val="XML2"/>
            </w:pPr>
            <w:r>
              <w:t>DFA4320</w:t>
            </w:r>
            <w:r w:rsidRPr="009F1B7D">
              <w:t>&lt;/</w:t>
            </w:r>
            <w:r>
              <w:t>certificate</w:t>
            </w:r>
            <w:r w:rsidRPr="009F1B7D">
              <w:t>&gt;</w:t>
            </w:r>
          </w:p>
          <w:p w14:paraId="3FC61A37" w14:textId="5C28E850" w:rsidR="002A5300" w:rsidRPr="009F1B7D" w:rsidRDefault="002A5300" w:rsidP="009D0278">
            <w:pPr>
              <w:pStyle w:val="XML1"/>
            </w:pPr>
            <w:r w:rsidRPr="009F1B7D">
              <w:t>&lt;/</w:t>
            </w:r>
            <w:r w:rsidR="00325239">
              <w:t>external-</w:t>
            </w:r>
            <w:r>
              <w:t>certificate</w:t>
            </w:r>
            <w:r w:rsidRPr="009F1B7D">
              <w:t>&gt;</w:t>
            </w:r>
          </w:p>
        </w:tc>
      </w:tr>
    </w:tbl>
    <w:p w14:paraId="4B4CE25C" w14:textId="77777777" w:rsidR="002A5300" w:rsidRPr="009F1B7D" w:rsidRDefault="002A5300" w:rsidP="002A5300"/>
    <w:p w14:paraId="0794F2A8" w14:textId="378E0CDC" w:rsidR="00325239" w:rsidRPr="009F1B7D" w:rsidRDefault="00325239" w:rsidP="00325239">
      <w:pPr>
        <w:pStyle w:val="Heading2"/>
        <w:keepLines w:val="0"/>
        <w:ind w:left="576" w:hanging="576"/>
        <w:contextualSpacing/>
      </w:pPr>
      <w:bookmarkStart w:id="1181" w:name="_Toc333524340"/>
      <w:bookmarkStart w:id="1182" w:name="_Toc335148427"/>
      <w:bookmarkStart w:id="1183" w:name="_Toc333524341"/>
      <w:bookmarkStart w:id="1184" w:name="_Toc335148428"/>
      <w:bookmarkStart w:id="1185" w:name="_Toc333524342"/>
      <w:bookmarkStart w:id="1186" w:name="_Toc335148429"/>
      <w:bookmarkStart w:id="1187" w:name="_Toc333524343"/>
      <w:bookmarkStart w:id="1188" w:name="_Toc335148430"/>
      <w:bookmarkStart w:id="1189" w:name="_Toc358291620"/>
      <w:bookmarkEnd w:id="1181"/>
      <w:bookmarkEnd w:id="1182"/>
      <w:bookmarkEnd w:id="1183"/>
      <w:bookmarkEnd w:id="1184"/>
      <w:bookmarkEnd w:id="1185"/>
      <w:bookmarkEnd w:id="1186"/>
      <w:bookmarkEnd w:id="1187"/>
      <w:bookmarkEnd w:id="1188"/>
      <w:r>
        <w:t>Owned Certificate</w:t>
      </w:r>
      <w:bookmarkEnd w:id="1189"/>
    </w:p>
    <w:p w14:paraId="782DC9AE" w14:textId="0A7BB2D2" w:rsidR="00325239" w:rsidRPr="009F1B7D" w:rsidRDefault="00325239" w:rsidP="00325239">
      <w:r>
        <w:t>Instances of an Owned</w:t>
      </w:r>
      <w:r w:rsidRPr="00DB42FD">
        <w:t xml:space="preserve"> </w:t>
      </w:r>
      <w:r>
        <w:t>Certificate</w:t>
      </w:r>
      <w:r w:rsidRPr="00DB42FD">
        <w:t xml:space="preserve"> </w:t>
      </w:r>
      <w:r>
        <w:t>contain a certificate and a private key. It can be used by an OpenFlow Logical Switch for authenticatin</w:t>
      </w:r>
      <w:r w:rsidR="00430AD4">
        <w:t>g</w:t>
      </w:r>
      <w:r>
        <w:t xml:space="preserve"> itself to a controller when a TLS connection is established</w:t>
      </w:r>
      <w:r w:rsidRPr="00DB42FD">
        <w:t>.</w:t>
      </w:r>
    </w:p>
    <w:p w14:paraId="0F9F1053" w14:textId="77777777" w:rsidR="00325239" w:rsidRPr="009F1B7D" w:rsidRDefault="00325239" w:rsidP="00325239">
      <w:pPr>
        <w:pStyle w:val="Heading3"/>
        <w:keepLines w:val="0"/>
        <w:ind w:left="720" w:hanging="720"/>
      </w:pPr>
      <w:bookmarkStart w:id="1190" w:name="_Toc358291621"/>
      <w:r w:rsidRPr="00DB42FD">
        <w:lastRenderedPageBreak/>
        <w:t>UML Diagram</w:t>
      </w:r>
      <w:bookmarkEnd w:id="1190"/>
    </w:p>
    <w:p w14:paraId="6441FA38" w14:textId="394CA52C" w:rsidR="00325239" w:rsidRPr="009F1B7D" w:rsidRDefault="001D1E49" w:rsidP="00325239">
      <w:pPr>
        <w:keepNext/>
        <w:jc w:val="center"/>
      </w:pPr>
      <w:r>
        <w:object w:dxaOrig="6235" w:dyaOrig="6805" w14:anchorId="283792EB">
          <v:shape id="_x0000_i1037" type="#_x0000_t75" style="width:312pt;height:340pt" o:ole="">
            <v:imagedata r:id="rId41" o:title=""/>
          </v:shape>
          <o:OLEObject Type="Embed" ProgID="Visio.Drawing.11" ShapeID="_x0000_i1037" DrawAspect="Content" ObjectID="_1316293892" r:id="rId42"/>
        </w:object>
      </w:r>
    </w:p>
    <w:p w14:paraId="52292DC7" w14:textId="0523DAD5" w:rsidR="00325239" w:rsidRPr="00A3202A" w:rsidRDefault="00325239" w:rsidP="00A3202A">
      <w:pPr>
        <w:pStyle w:val="Caption"/>
      </w:pPr>
      <w:r w:rsidRPr="00A3202A">
        <w:t xml:space="preserve">Figure </w:t>
      </w:r>
      <w:r w:rsidR="00F23DEE" w:rsidRPr="00A3202A">
        <w:t>14</w:t>
      </w:r>
      <w:r w:rsidRPr="00A3202A">
        <w:t xml:space="preserve">: </w:t>
      </w:r>
      <w:r w:rsidR="00F23DEE" w:rsidRPr="00A3202A">
        <w:t xml:space="preserve">Data Model Diagram for Owned </w:t>
      </w:r>
      <w:r w:rsidRPr="00A3202A">
        <w:t>Certificate</w:t>
      </w:r>
    </w:p>
    <w:p w14:paraId="10CE19AA" w14:textId="77777777" w:rsidR="00325239" w:rsidRPr="009F1B7D" w:rsidRDefault="00325239" w:rsidP="00325239">
      <w:pPr>
        <w:pStyle w:val="Heading3"/>
        <w:keepLines w:val="0"/>
        <w:ind w:left="720" w:hanging="720"/>
      </w:pPr>
      <w:bookmarkStart w:id="1191" w:name="_Toc358291622"/>
      <w:r w:rsidRPr="00DB42FD">
        <w:t>XML Schema</w:t>
      </w:r>
      <w:bookmarkEnd w:id="1191"/>
    </w:p>
    <w:tbl>
      <w:tblPr>
        <w:tblStyle w:val="XMLtable"/>
        <w:tblW w:w="5000" w:type="pct"/>
        <w:tblLook w:val="04A0" w:firstRow="1" w:lastRow="0" w:firstColumn="1" w:lastColumn="0" w:noHBand="0" w:noVBand="1"/>
      </w:tblPr>
      <w:tblGrid>
        <w:gridCol w:w="9474"/>
      </w:tblGrid>
      <w:tr w:rsidR="00325239" w:rsidRPr="009F1B7D" w14:paraId="2C8DCD5C" w14:textId="77777777" w:rsidTr="00C128FA">
        <w:tc>
          <w:tcPr>
            <w:tcW w:w="8820" w:type="dxa"/>
          </w:tcPr>
          <w:p w14:paraId="300E1F11" w14:textId="0912C027" w:rsidR="002610E5" w:rsidRDefault="002610E5" w:rsidP="002610E5">
            <w:pPr>
              <w:pStyle w:val="XML1"/>
            </w:pPr>
            <w:r>
              <w:t xml:space="preserve">  &lt;xs:group name="OFOwnedCertificateType"&gt;</w:t>
            </w:r>
          </w:p>
          <w:p w14:paraId="28CAACB0" w14:textId="77777777" w:rsidR="002610E5" w:rsidRDefault="002610E5" w:rsidP="002610E5">
            <w:pPr>
              <w:pStyle w:val="XML1"/>
            </w:pPr>
            <w:r>
              <w:t xml:space="preserve">    &lt;xs:annotation&gt;</w:t>
            </w:r>
          </w:p>
          <w:p w14:paraId="024FA9CB" w14:textId="77777777" w:rsidR="002610E5" w:rsidRDefault="002610E5" w:rsidP="002610E5">
            <w:pPr>
              <w:pStyle w:val="XML1"/>
            </w:pPr>
            <w:r>
              <w:t xml:space="preserve">      &lt;xs:documentation&gt;</w:t>
            </w:r>
          </w:p>
          <w:p w14:paraId="453179A8" w14:textId="77777777" w:rsidR="002610E5" w:rsidRDefault="002610E5" w:rsidP="002610E5">
            <w:pPr>
              <w:pStyle w:val="XML1"/>
            </w:pPr>
            <w:r>
              <w:t xml:space="preserve">        This grouping specifies a certificate and a</w:t>
            </w:r>
          </w:p>
          <w:p w14:paraId="1615029E" w14:textId="77777777" w:rsidR="002610E5" w:rsidRDefault="002610E5" w:rsidP="002610E5">
            <w:pPr>
              <w:pStyle w:val="XML1"/>
            </w:pPr>
            <w:r>
              <w:t xml:space="preserve">        private key. It can be used by an OpenFlow Logical Switch for</w:t>
            </w:r>
          </w:p>
          <w:p w14:paraId="3F12370C" w14:textId="77777777" w:rsidR="002610E5" w:rsidRDefault="002610E5" w:rsidP="002610E5">
            <w:pPr>
              <w:pStyle w:val="XML1"/>
            </w:pPr>
            <w:r>
              <w:t xml:space="preserve">        authenticating itself to a controller when a TLS connection</w:t>
            </w:r>
          </w:p>
          <w:p w14:paraId="38D6A46C" w14:textId="77777777" w:rsidR="002610E5" w:rsidRDefault="002610E5" w:rsidP="002610E5">
            <w:pPr>
              <w:pStyle w:val="XML1"/>
            </w:pPr>
            <w:r>
              <w:t xml:space="preserve">        is established.</w:t>
            </w:r>
          </w:p>
          <w:p w14:paraId="1D6E8DA4" w14:textId="77777777" w:rsidR="002610E5" w:rsidRDefault="002610E5" w:rsidP="002610E5">
            <w:pPr>
              <w:pStyle w:val="XML1"/>
            </w:pPr>
            <w:r>
              <w:t xml:space="preserve">      &lt;/xs:documentation&gt;</w:t>
            </w:r>
          </w:p>
          <w:p w14:paraId="353C8E37" w14:textId="77777777" w:rsidR="002610E5" w:rsidRDefault="002610E5" w:rsidP="002610E5">
            <w:pPr>
              <w:pStyle w:val="XML1"/>
            </w:pPr>
            <w:r>
              <w:t xml:space="preserve">    &lt;/xs:annotation&gt;</w:t>
            </w:r>
          </w:p>
          <w:p w14:paraId="6F28B250" w14:textId="77777777" w:rsidR="002610E5" w:rsidRDefault="002610E5" w:rsidP="002610E5">
            <w:pPr>
              <w:pStyle w:val="XML1"/>
            </w:pPr>
          </w:p>
          <w:p w14:paraId="074D9B35" w14:textId="77777777" w:rsidR="002610E5" w:rsidRDefault="002610E5" w:rsidP="002610E5">
            <w:pPr>
              <w:pStyle w:val="XML1"/>
            </w:pPr>
            <w:r>
              <w:t xml:space="preserve">    &lt;xs:sequence&gt;</w:t>
            </w:r>
          </w:p>
          <w:p w14:paraId="4747E232" w14:textId="77777777" w:rsidR="002610E5" w:rsidRDefault="002610E5" w:rsidP="002610E5">
            <w:pPr>
              <w:pStyle w:val="XML1"/>
            </w:pPr>
            <w:r>
              <w:t xml:space="preserve">      &lt;xs:group ref="OFResourceType"/&gt;</w:t>
            </w:r>
          </w:p>
          <w:p w14:paraId="2BBD7CDF" w14:textId="77777777" w:rsidR="002610E5" w:rsidRDefault="002610E5" w:rsidP="002610E5">
            <w:pPr>
              <w:pStyle w:val="XML1"/>
            </w:pPr>
            <w:r>
              <w:t xml:space="preserve">      &lt;xs:element name="certificate"  type="xs:string"&gt;</w:t>
            </w:r>
          </w:p>
          <w:p w14:paraId="1F6C2F49" w14:textId="77777777" w:rsidR="002610E5" w:rsidRDefault="002610E5" w:rsidP="002610E5">
            <w:pPr>
              <w:pStyle w:val="XML1"/>
            </w:pPr>
            <w:r>
              <w:t xml:space="preserve">        &lt;xs:annotation&gt;</w:t>
            </w:r>
          </w:p>
          <w:p w14:paraId="145EC6CF" w14:textId="77777777" w:rsidR="002610E5" w:rsidRDefault="002610E5" w:rsidP="002610E5">
            <w:pPr>
              <w:pStyle w:val="XML1"/>
            </w:pPr>
            <w:r>
              <w:t xml:space="preserve">          &lt;xs:documentation&gt;</w:t>
            </w:r>
          </w:p>
          <w:p w14:paraId="12FDAB06" w14:textId="77777777" w:rsidR="002610E5" w:rsidRDefault="002610E5" w:rsidP="002610E5">
            <w:pPr>
              <w:pStyle w:val="XML1"/>
            </w:pPr>
            <w:r>
              <w:t xml:space="preserve">            An X.509 certificate in DER format base64</w:t>
            </w:r>
          </w:p>
          <w:p w14:paraId="2896C505" w14:textId="77777777" w:rsidR="002610E5" w:rsidRDefault="002610E5" w:rsidP="002610E5">
            <w:pPr>
              <w:pStyle w:val="XML1"/>
            </w:pPr>
            <w:r>
              <w:t xml:space="preserve">            encoded.</w:t>
            </w:r>
          </w:p>
          <w:p w14:paraId="3B11215D" w14:textId="77777777" w:rsidR="002610E5" w:rsidRDefault="002610E5" w:rsidP="002610E5">
            <w:pPr>
              <w:pStyle w:val="XML1"/>
            </w:pPr>
          </w:p>
          <w:p w14:paraId="1B39D0BE" w14:textId="77777777" w:rsidR="002610E5" w:rsidRDefault="002610E5" w:rsidP="002610E5">
            <w:pPr>
              <w:pStyle w:val="XML1"/>
            </w:pPr>
            <w:r>
              <w:t xml:space="preserve">            This element MUST be present in the NETCONF data store.</w:t>
            </w:r>
          </w:p>
          <w:p w14:paraId="1409C857" w14:textId="77777777" w:rsidR="002610E5" w:rsidRDefault="002610E5" w:rsidP="002610E5">
            <w:pPr>
              <w:pStyle w:val="XML1"/>
            </w:pPr>
            <w:r>
              <w:t xml:space="preserve">            If this element is not present in a NETCONF &amp;lt;edit-config&amp;gt;</w:t>
            </w:r>
          </w:p>
          <w:p w14:paraId="565777BD" w14:textId="77777777" w:rsidR="002610E5" w:rsidRDefault="002610E5" w:rsidP="002610E5">
            <w:pPr>
              <w:pStyle w:val="XML1"/>
            </w:pPr>
            <w:r>
              <w:lastRenderedPageBreak/>
              <w:t xml:space="preserve">            operation 'create', 'merge' or 'replace' and the parent</w:t>
            </w:r>
          </w:p>
          <w:p w14:paraId="74996819" w14:textId="77777777" w:rsidR="002610E5" w:rsidRDefault="002610E5" w:rsidP="002610E5">
            <w:pPr>
              <w:pStyle w:val="XML1"/>
            </w:pPr>
            <w:r>
              <w:t xml:space="preserve">            element does not exist, a 'data-missing' error is</w:t>
            </w:r>
          </w:p>
          <w:p w14:paraId="3C3B6A23" w14:textId="77777777" w:rsidR="002610E5" w:rsidRDefault="002610E5" w:rsidP="002610E5">
            <w:pPr>
              <w:pStyle w:val="XML1"/>
            </w:pPr>
            <w:r>
              <w:t xml:space="preserve">            returned.</w:t>
            </w:r>
          </w:p>
          <w:p w14:paraId="4E639F80" w14:textId="77777777" w:rsidR="002610E5" w:rsidRDefault="002610E5" w:rsidP="002610E5">
            <w:pPr>
              <w:pStyle w:val="XML1"/>
            </w:pPr>
            <w:r>
              <w:t xml:space="preserve">          &lt;/xs:documentation&gt;</w:t>
            </w:r>
          </w:p>
          <w:p w14:paraId="5EEAC2B9" w14:textId="77777777" w:rsidR="002610E5" w:rsidRDefault="002610E5" w:rsidP="002610E5">
            <w:pPr>
              <w:pStyle w:val="XML1"/>
            </w:pPr>
            <w:r>
              <w:t xml:space="preserve">        &lt;/xs:annotation&gt;</w:t>
            </w:r>
          </w:p>
          <w:p w14:paraId="6F3D0926" w14:textId="77777777" w:rsidR="002610E5" w:rsidRDefault="002610E5" w:rsidP="002610E5">
            <w:pPr>
              <w:pStyle w:val="XML1"/>
            </w:pPr>
            <w:r>
              <w:t xml:space="preserve">      &lt;/xs:element&gt;</w:t>
            </w:r>
          </w:p>
          <w:p w14:paraId="1394DDC2" w14:textId="77777777" w:rsidR="002610E5" w:rsidRDefault="002610E5" w:rsidP="002610E5">
            <w:pPr>
              <w:pStyle w:val="XML1"/>
            </w:pPr>
            <w:r>
              <w:t xml:space="preserve">      &lt;xs:element name="private-key"&gt;</w:t>
            </w:r>
          </w:p>
          <w:p w14:paraId="510C24FB" w14:textId="77777777" w:rsidR="002610E5" w:rsidRDefault="002610E5" w:rsidP="002610E5">
            <w:pPr>
              <w:pStyle w:val="XML1"/>
            </w:pPr>
            <w:r>
              <w:t xml:space="preserve">        &lt;xs:annotation&gt;</w:t>
            </w:r>
          </w:p>
          <w:p w14:paraId="59F3924A" w14:textId="77777777" w:rsidR="002610E5" w:rsidRDefault="002610E5" w:rsidP="002610E5">
            <w:pPr>
              <w:pStyle w:val="XML1"/>
            </w:pPr>
            <w:r>
              <w:t xml:space="preserve">          &lt;xs:documentation&gt;</w:t>
            </w:r>
          </w:p>
          <w:p w14:paraId="70400A4E" w14:textId="77777777" w:rsidR="002610E5" w:rsidRDefault="002610E5" w:rsidP="002610E5">
            <w:pPr>
              <w:pStyle w:val="XML1"/>
            </w:pPr>
            <w:r>
              <w:t xml:space="preserve">            This element contains the private key</w:t>
            </w:r>
          </w:p>
          <w:p w14:paraId="63D841FA" w14:textId="77777777" w:rsidR="002610E5" w:rsidRDefault="002610E5" w:rsidP="002610E5">
            <w:pPr>
              <w:pStyle w:val="XML1"/>
            </w:pPr>
            <w:r>
              <w:t xml:space="preserve">            corresponding to the certificate. The private key is</w:t>
            </w:r>
          </w:p>
          <w:p w14:paraId="7A680662" w14:textId="77777777" w:rsidR="002610E5" w:rsidRDefault="002610E5" w:rsidP="002610E5">
            <w:pPr>
              <w:pStyle w:val="XML1"/>
            </w:pPr>
            <w:r>
              <w:t xml:space="preserve">            encoded as specified in XML-Signature Syntax and Processing</w:t>
            </w:r>
          </w:p>
          <w:p w14:paraId="03C9D365" w14:textId="77777777" w:rsidR="002610E5" w:rsidRDefault="002610E5" w:rsidP="002610E5">
            <w:pPr>
              <w:pStyle w:val="XML1"/>
            </w:pPr>
            <w:r>
              <w:t xml:space="preserve">            (http://www.w3.org/TR/2001/PR-xmldsig-core-20010820/).  </w:t>
            </w:r>
          </w:p>
          <w:p w14:paraId="70BF6B7B" w14:textId="77777777" w:rsidR="002610E5" w:rsidRDefault="002610E5" w:rsidP="002610E5">
            <w:pPr>
              <w:pStyle w:val="XML1"/>
            </w:pPr>
            <w:r>
              <w:t xml:space="preserve">            Currently the specification only support DSA and RSA keys.</w:t>
            </w:r>
          </w:p>
          <w:p w14:paraId="7A8B4AD0" w14:textId="77777777" w:rsidR="002610E5" w:rsidRDefault="002610E5" w:rsidP="002610E5">
            <w:pPr>
              <w:pStyle w:val="XML1"/>
            </w:pPr>
          </w:p>
          <w:p w14:paraId="4CC1F470" w14:textId="77777777" w:rsidR="002610E5" w:rsidRDefault="002610E5" w:rsidP="002610E5">
            <w:pPr>
              <w:pStyle w:val="XML1"/>
            </w:pPr>
            <w:r>
              <w:t xml:space="preserve">            This element MUST be present in the NETCONF data store.</w:t>
            </w:r>
          </w:p>
          <w:p w14:paraId="47CB55A9" w14:textId="77777777" w:rsidR="002610E5" w:rsidRDefault="002610E5" w:rsidP="002610E5">
            <w:pPr>
              <w:pStyle w:val="XML1"/>
            </w:pPr>
            <w:r>
              <w:t xml:space="preserve">            If this element is not present in a NETCONF &amp;lt;edit-config&amp;gt;</w:t>
            </w:r>
          </w:p>
          <w:p w14:paraId="5EA22097" w14:textId="77777777" w:rsidR="002610E5" w:rsidRDefault="002610E5" w:rsidP="002610E5">
            <w:pPr>
              <w:pStyle w:val="XML1"/>
            </w:pPr>
            <w:r>
              <w:t xml:space="preserve">            operation 'create', 'merge' or 'replace' and the parent</w:t>
            </w:r>
          </w:p>
          <w:p w14:paraId="0CC925CA" w14:textId="77777777" w:rsidR="002610E5" w:rsidRDefault="002610E5" w:rsidP="002610E5">
            <w:pPr>
              <w:pStyle w:val="XML1"/>
            </w:pPr>
            <w:r>
              <w:t xml:space="preserve">            element does not exist, a 'data-missing' error is</w:t>
            </w:r>
          </w:p>
          <w:p w14:paraId="1BBB5D33" w14:textId="77777777" w:rsidR="002610E5" w:rsidRDefault="002610E5" w:rsidP="002610E5">
            <w:pPr>
              <w:pStyle w:val="XML1"/>
            </w:pPr>
            <w:r>
              <w:t xml:space="preserve">            returned.</w:t>
            </w:r>
          </w:p>
          <w:p w14:paraId="7DF32472" w14:textId="77777777" w:rsidR="002610E5" w:rsidRDefault="002610E5" w:rsidP="002610E5">
            <w:pPr>
              <w:pStyle w:val="XML1"/>
            </w:pPr>
            <w:r>
              <w:t xml:space="preserve">          &lt;/xs:documentation&gt;</w:t>
            </w:r>
          </w:p>
          <w:p w14:paraId="73CA2F15" w14:textId="77777777" w:rsidR="002610E5" w:rsidRDefault="002610E5" w:rsidP="002610E5">
            <w:pPr>
              <w:pStyle w:val="XML1"/>
            </w:pPr>
            <w:r>
              <w:t xml:space="preserve">        &lt;/xs:annotation&gt;</w:t>
            </w:r>
          </w:p>
          <w:p w14:paraId="2E7D3AA2" w14:textId="77777777" w:rsidR="002610E5" w:rsidRDefault="002610E5" w:rsidP="002610E5">
            <w:pPr>
              <w:pStyle w:val="XML1"/>
            </w:pPr>
            <w:r>
              <w:t xml:space="preserve">        &lt;xs:complexType&gt;</w:t>
            </w:r>
          </w:p>
          <w:p w14:paraId="153F1206" w14:textId="77777777" w:rsidR="002610E5" w:rsidRDefault="002610E5" w:rsidP="002610E5">
            <w:pPr>
              <w:pStyle w:val="XML1"/>
            </w:pPr>
            <w:r>
              <w:t xml:space="preserve">          &lt;xs:sequence&gt;</w:t>
            </w:r>
          </w:p>
          <w:p w14:paraId="2FA33A5C" w14:textId="77777777" w:rsidR="002610E5" w:rsidRDefault="002610E5" w:rsidP="002610E5">
            <w:pPr>
              <w:pStyle w:val="XML1"/>
            </w:pPr>
            <w:r>
              <w:t xml:space="preserve">            &lt;xs:group ref="KeyValueType"/&gt;</w:t>
            </w:r>
          </w:p>
          <w:p w14:paraId="2402AE85" w14:textId="77777777" w:rsidR="002610E5" w:rsidRDefault="002610E5" w:rsidP="002610E5">
            <w:pPr>
              <w:pStyle w:val="XML1"/>
            </w:pPr>
            <w:r>
              <w:t xml:space="preserve">          &lt;/xs:sequence&gt;</w:t>
            </w:r>
          </w:p>
          <w:p w14:paraId="15EDE8A7" w14:textId="77777777" w:rsidR="002610E5" w:rsidRDefault="002610E5" w:rsidP="002610E5">
            <w:pPr>
              <w:pStyle w:val="XML1"/>
            </w:pPr>
            <w:r>
              <w:t xml:space="preserve">        &lt;/xs:complexType&gt;</w:t>
            </w:r>
          </w:p>
          <w:p w14:paraId="63031B51" w14:textId="77777777" w:rsidR="002610E5" w:rsidRDefault="002610E5" w:rsidP="002610E5">
            <w:pPr>
              <w:pStyle w:val="XML1"/>
            </w:pPr>
            <w:r>
              <w:t xml:space="preserve">      &lt;/xs:element&gt;</w:t>
            </w:r>
          </w:p>
          <w:p w14:paraId="093BEBAA" w14:textId="77777777" w:rsidR="002610E5" w:rsidRDefault="002610E5" w:rsidP="002610E5">
            <w:pPr>
              <w:pStyle w:val="XML1"/>
            </w:pPr>
            <w:r>
              <w:t xml:space="preserve">    &lt;/xs:sequence&gt;</w:t>
            </w:r>
          </w:p>
          <w:p w14:paraId="73917273" w14:textId="77777777" w:rsidR="00325239" w:rsidRDefault="002610E5" w:rsidP="002610E5">
            <w:pPr>
              <w:pStyle w:val="XML1"/>
            </w:pPr>
            <w:r>
              <w:t xml:space="preserve">  &lt;/xs:group&gt;</w:t>
            </w:r>
          </w:p>
          <w:p w14:paraId="2DE09DE4" w14:textId="77777777" w:rsidR="002610E5" w:rsidRDefault="002610E5" w:rsidP="002610E5">
            <w:pPr>
              <w:pStyle w:val="XML1"/>
            </w:pPr>
          </w:p>
          <w:p w14:paraId="6A0D7277" w14:textId="77777777" w:rsidR="002610E5" w:rsidRDefault="002610E5" w:rsidP="002610E5">
            <w:pPr>
              <w:pStyle w:val="XML1"/>
            </w:pPr>
            <w:r>
              <w:t xml:space="preserve">  &lt;xs:group name="KeyValueType"&gt;</w:t>
            </w:r>
          </w:p>
          <w:p w14:paraId="20ED3E50" w14:textId="77777777" w:rsidR="002610E5" w:rsidRDefault="002610E5" w:rsidP="002610E5">
            <w:pPr>
              <w:pStyle w:val="XML1"/>
            </w:pPr>
            <w:r>
              <w:t xml:space="preserve">    &lt;xs:annotation&gt;</w:t>
            </w:r>
          </w:p>
          <w:p w14:paraId="487C38F0" w14:textId="77777777" w:rsidR="002610E5" w:rsidRDefault="002610E5" w:rsidP="002610E5">
            <w:pPr>
              <w:pStyle w:val="XML1"/>
            </w:pPr>
            <w:r>
              <w:t xml:space="preserve">      &lt;xs:documentation&gt;</w:t>
            </w:r>
          </w:p>
          <w:p w14:paraId="60A119AA" w14:textId="77777777" w:rsidR="002610E5" w:rsidRDefault="002610E5" w:rsidP="002610E5">
            <w:pPr>
              <w:pStyle w:val="XML1"/>
            </w:pPr>
            <w:r>
              <w:t xml:space="preserve">        The KeyValue element contains a single public key</w:t>
            </w:r>
          </w:p>
          <w:p w14:paraId="1F627DBB" w14:textId="77777777" w:rsidR="002610E5" w:rsidRDefault="002610E5" w:rsidP="002610E5">
            <w:pPr>
              <w:pStyle w:val="XML1"/>
            </w:pPr>
            <w:r>
              <w:t xml:space="preserve">        that may be useful in validating the signature.</w:t>
            </w:r>
          </w:p>
          <w:p w14:paraId="207E22C9" w14:textId="77777777" w:rsidR="002610E5" w:rsidRDefault="002610E5" w:rsidP="002610E5">
            <w:pPr>
              <w:pStyle w:val="XML1"/>
            </w:pPr>
          </w:p>
          <w:p w14:paraId="2209472C" w14:textId="77777777" w:rsidR="002610E5" w:rsidRDefault="002610E5" w:rsidP="002610E5">
            <w:pPr>
              <w:pStyle w:val="XML1"/>
            </w:pPr>
            <w:r>
              <w:t xml:space="preserve">        NETCONF &amp;lt;edit-config&amp;gt; operations MUST be implemented as </w:t>
            </w:r>
          </w:p>
          <w:p w14:paraId="58FC27C4" w14:textId="77777777" w:rsidR="002610E5" w:rsidRDefault="002610E5" w:rsidP="002610E5">
            <w:pPr>
              <w:pStyle w:val="XML1"/>
            </w:pPr>
            <w:r>
              <w:t xml:space="preserve">        follows: </w:t>
            </w:r>
          </w:p>
          <w:p w14:paraId="5C8E80AA" w14:textId="77777777" w:rsidR="002610E5" w:rsidRDefault="002610E5" w:rsidP="002610E5">
            <w:pPr>
              <w:pStyle w:val="XML1"/>
            </w:pPr>
          </w:p>
          <w:p w14:paraId="61EADA44" w14:textId="77777777" w:rsidR="002610E5" w:rsidRDefault="002610E5" w:rsidP="002610E5">
            <w:pPr>
              <w:pStyle w:val="XML1"/>
            </w:pPr>
            <w:r>
              <w:t xml:space="preserve">        * Exactly one of the elemenst 'DSAKeyValue' or 'RSAKeyValue'</w:t>
            </w:r>
          </w:p>
          <w:p w14:paraId="09C43ABF" w14:textId="77777777" w:rsidR="002610E5" w:rsidRDefault="002610E5" w:rsidP="002610E5">
            <w:pPr>
              <w:pStyle w:val="XML1"/>
            </w:pPr>
            <w:r>
              <w:t xml:space="preserve">        all &amp;lt;edit-config&amp;gt; operations.</w:t>
            </w:r>
          </w:p>
          <w:p w14:paraId="480E7546" w14:textId="77777777" w:rsidR="002610E5" w:rsidRDefault="002610E5" w:rsidP="002610E5">
            <w:pPr>
              <w:pStyle w:val="XML1"/>
            </w:pPr>
            <w:r>
              <w:t xml:space="preserve">        * If the operation is 'merge' or 'replace', the element is</w:t>
            </w:r>
          </w:p>
          <w:p w14:paraId="6DB5C7A2" w14:textId="77777777" w:rsidR="002610E5" w:rsidRDefault="002610E5" w:rsidP="002610E5">
            <w:pPr>
              <w:pStyle w:val="XML1"/>
            </w:pPr>
            <w:r>
              <w:t xml:space="preserve">        created if it does not exist, and its value is set to the</w:t>
            </w:r>
          </w:p>
          <w:p w14:paraId="71B87D72" w14:textId="77777777" w:rsidR="002610E5" w:rsidRDefault="002610E5" w:rsidP="002610E5">
            <w:pPr>
              <w:pStyle w:val="XML1"/>
            </w:pPr>
            <w:r>
              <w:t xml:space="preserve">        value found in the XML RPC data.</w:t>
            </w:r>
          </w:p>
          <w:p w14:paraId="4DB17852" w14:textId="77777777" w:rsidR="002610E5" w:rsidRDefault="002610E5" w:rsidP="002610E5">
            <w:pPr>
              <w:pStyle w:val="XML1"/>
            </w:pPr>
            <w:r>
              <w:t xml:space="preserve">        * If the operation is 'create', the element is created if it</w:t>
            </w:r>
          </w:p>
          <w:p w14:paraId="2C61D003" w14:textId="77777777" w:rsidR="002610E5" w:rsidRDefault="002610E5" w:rsidP="002610E5">
            <w:pPr>
              <w:pStyle w:val="XML1"/>
            </w:pPr>
            <w:r>
              <w:t xml:space="preserve">        does not exist. If the element already exists, a</w:t>
            </w:r>
          </w:p>
          <w:p w14:paraId="3F75BDFC" w14:textId="77777777" w:rsidR="002610E5" w:rsidRDefault="002610E5" w:rsidP="002610E5">
            <w:pPr>
              <w:pStyle w:val="XML1"/>
            </w:pPr>
            <w:r>
              <w:t xml:space="preserve">        'data</w:t>
            </w:r>
            <w:r>
              <w:rPr>
                <w:rFonts w:ascii="MS Mincho" w:eastAsia="MS Mincho" w:hAnsi="MS Mincho" w:cs="MS Mincho" w:hint="eastAsia"/>
              </w:rPr>
              <w:t>‑</w:t>
            </w:r>
            <w:r>
              <w:t>exists' error is returned.</w:t>
            </w:r>
          </w:p>
          <w:p w14:paraId="23063D8C" w14:textId="77777777" w:rsidR="002610E5" w:rsidRDefault="002610E5" w:rsidP="002610E5">
            <w:pPr>
              <w:pStyle w:val="XML1"/>
            </w:pPr>
            <w:r>
              <w:t xml:space="preserve">        * If the operation is 'delete', the element is deleted if it</w:t>
            </w:r>
          </w:p>
          <w:p w14:paraId="4173E4E6" w14:textId="77777777" w:rsidR="002610E5" w:rsidRDefault="002610E5" w:rsidP="002610E5">
            <w:pPr>
              <w:pStyle w:val="XML1"/>
            </w:pPr>
            <w:r>
              <w:t xml:space="preserve">        exists. If the element does not exist, a 'data</w:t>
            </w:r>
            <w:r>
              <w:rPr>
                <w:rFonts w:ascii="MS Mincho" w:eastAsia="MS Mincho" w:hAnsi="MS Mincho" w:cs="MS Mincho" w:hint="eastAsia"/>
              </w:rPr>
              <w:t>‑</w:t>
            </w:r>
            <w:r>
              <w:t>missing'</w:t>
            </w:r>
          </w:p>
          <w:p w14:paraId="16211882" w14:textId="77777777" w:rsidR="002610E5" w:rsidRDefault="002610E5" w:rsidP="002610E5">
            <w:pPr>
              <w:pStyle w:val="XML1"/>
            </w:pPr>
            <w:r>
              <w:t xml:space="preserve">        error is returned.</w:t>
            </w:r>
          </w:p>
          <w:p w14:paraId="0EB5FB9C" w14:textId="77777777" w:rsidR="002610E5" w:rsidRDefault="002610E5" w:rsidP="002610E5">
            <w:pPr>
              <w:pStyle w:val="XML1"/>
            </w:pPr>
            <w:r>
              <w:t xml:space="preserve">      &lt;/xs:documentation&gt;</w:t>
            </w:r>
          </w:p>
          <w:p w14:paraId="768254FA" w14:textId="77777777" w:rsidR="002610E5" w:rsidRDefault="002610E5" w:rsidP="002610E5">
            <w:pPr>
              <w:pStyle w:val="XML1"/>
            </w:pPr>
            <w:r>
              <w:t xml:space="preserve">    &lt;/xs:annotation&gt;</w:t>
            </w:r>
          </w:p>
          <w:p w14:paraId="0102FBB3" w14:textId="77777777" w:rsidR="002610E5" w:rsidRDefault="002610E5" w:rsidP="002610E5">
            <w:pPr>
              <w:pStyle w:val="XML1"/>
            </w:pPr>
          </w:p>
          <w:p w14:paraId="6A7EC5AF" w14:textId="77777777" w:rsidR="002610E5" w:rsidRDefault="002610E5" w:rsidP="002610E5">
            <w:pPr>
              <w:pStyle w:val="XML1"/>
            </w:pPr>
            <w:r>
              <w:t xml:space="preserve">    &lt;xs:sequence&gt;</w:t>
            </w:r>
          </w:p>
          <w:p w14:paraId="1C72CB9B" w14:textId="77777777" w:rsidR="002610E5" w:rsidRDefault="002610E5" w:rsidP="002610E5">
            <w:pPr>
              <w:pStyle w:val="XML1"/>
            </w:pPr>
            <w:r>
              <w:t xml:space="preserve">      &lt;xs:choice&gt;</w:t>
            </w:r>
          </w:p>
          <w:p w14:paraId="7AF9B001" w14:textId="77777777" w:rsidR="002610E5" w:rsidRDefault="002610E5" w:rsidP="002610E5">
            <w:pPr>
              <w:pStyle w:val="XML1"/>
            </w:pPr>
            <w:r>
              <w:lastRenderedPageBreak/>
              <w:t xml:space="preserve">        &lt;xs:sequence&gt;</w:t>
            </w:r>
          </w:p>
          <w:p w14:paraId="57E20721" w14:textId="77777777" w:rsidR="002610E5" w:rsidRDefault="002610E5" w:rsidP="002610E5">
            <w:pPr>
              <w:pStyle w:val="XML1"/>
            </w:pPr>
            <w:r>
              <w:t xml:space="preserve">          &lt;xs:element name="DSAKeyValue"&gt;</w:t>
            </w:r>
          </w:p>
          <w:p w14:paraId="15386511" w14:textId="77777777" w:rsidR="002610E5" w:rsidRDefault="002610E5" w:rsidP="002610E5">
            <w:pPr>
              <w:pStyle w:val="XML1"/>
            </w:pPr>
            <w:r>
              <w:t xml:space="preserve">            &lt;xs:complexType&gt;</w:t>
            </w:r>
          </w:p>
          <w:p w14:paraId="2F89FC1E" w14:textId="77777777" w:rsidR="002610E5" w:rsidRDefault="002610E5" w:rsidP="002610E5">
            <w:pPr>
              <w:pStyle w:val="XML1"/>
            </w:pPr>
            <w:r>
              <w:t xml:space="preserve">              &lt;xs:sequence&gt;</w:t>
            </w:r>
          </w:p>
          <w:p w14:paraId="5B99D48D" w14:textId="77777777" w:rsidR="002610E5" w:rsidRDefault="002610E5" w:rsidP="002610E5">
            <w:pPr>
              <w:pStyle w:val="XML1"/>
            </w:pPr>
            <w:r>
              <w:t xml:space="preserve">                &lt;xs:group ref="DSAKeyValueType"/&gt;</w:t>
            </w:r>
          </w:p>
          <w:p w14:paraId="377C1444" w14:textId="77777777" w:rsidR="002610E5" w:rsidRDefault="002610E5" w:rsidP="002610E5">
            <w:pPr>
              <w:pStyle w:val="XML1"/>
            </w:pPr>
            <w:r>
              <w:t xml:space="preserve">              &lt;/xs:sequence&gt;</w:t>
            </w:r>
          </w:p>
          <w:p w14:paraId="2E2255E3" w14:textId="77777777" w:rsidR="002610E5" w:rsidRDefault="002610E5" w:rsidP="002610E5">
            <w:pPr>
              <w:pStyle w:val="XML1"/>
            </w:pPr>
            <w:r>
              <w:t xml:space="preserve">            &lt;/xs:complexType&gt;</w:t>
            </w:r>
          </w:p>
          <w:p w14:paraId="7645AF7E" w14:textId="77777777" w:rsidR="002610E5" w:rsidRDefault="002610E5" w:rsidP="002610E5">
            <w:pPr>
              <w:pStyle w:val="XML1"/>
            </w:pPr>
            <w:r>
              <w:t xml:space="preserve">          &lt;/xs:element&gt;</w:t>
            </w:r>
          </w:p>
          <w:p w14:paraId="6A6A604B" w14:textId="77777777" w:rsidR="002610E5" w:rsidRDefault="002610E5" w:rsidP="002610E5">
            <w:pPr>
              <w:pStyle w:val="XML1"/>
            </w:pPr>
            <w:r>
              <w:t xml:space="preserve">        &lt;/xs:sequence&gt;</w:t>
            </w:r>
          </w:p>
          <w:p w14:paraId="0DFD1044" w14:textId="77777777" w:rsidR="002610E5" w:rsidRDefault="002610E5" w:rsidP="002610E5">
            <w:pPr>
              <w:pStyle w:val="XML1"/>
            </w:pPr>
            <w:r>
              <w:t xml:space="preserve">        &lt;xs:sequence&gt;</w:t>
            </w:r>
          </w:p>
          <w:p w14:paraId="4065AD36" w14:textId="77777777" w:rsidR="002610E5" w:rsidRDefault="002610E5" w:rsidP="002610E5">
            <w:pPr>
              <w:pStyle w:val="XML1"/>
            </w:pPr>
            <w:r>
              <w:t xml:space="preserve">          &lt;xs:element name="RSAKeyValue"&gt;</w:t>
            </w:r>
          </w:p>
          <w:p w14:paraId="17B2C66A" w14:textId="77777777" w:rsidR="002610E5" w:rsidRDefault="002610E5" w:rsidP="002610E5">
            <w:pPr>
              <w:pStyle w:val="XML1"/>
            </w:pPr>
            <w:r>
              <w:t xml:space="preserve">            &lt;xs:complexType&gt;</w:t>
            </w:r>
          </w:p>
          <w:p w14:paraId="40728329" w14:textId="77777777" w:rsidR="002610E5" w:rsidRDefault="002610E5" w:rsidP="002610E5">
            <w:pPr>
              <w:pStyle w:val="XML1"/>
            </w:pPr>
            <w:r>
              <w:t xml:space="preserve">              &lt;xs:sequence&gt;</w:t>
            </w:r>
          </w:p>
          <w:p w14:paraId="041E8DA5" w14:textId="77777777" w:rsidR="002610E5" w:rsidRDefault="002610E5" w:rsidP="002610E5">
            <w:pPr>
              <w:pStyle w:val="XML1"/>
            </w:pPr>
            <w:r>
              <w:t xml:space="preserve">                &lt;xs:group ref="RSAKeyValueType"/&gt;</w:t>
            </w:r>
          </w:p>
          <w:p w14:paraId="232CACF0" w14:textId="77777777" w:rsidR="002610E5" w:rsidRDefault="002610E5" w:rsidP="002610E5">
            <w:pPr>
              <w:pStyle w:val="XML1"/>
            </w:pPr>
            <w:r>
              <w:t xml:space="preserve">              &lt;/xs:sequence&gt;</w:t>
            </w:r>
          </w:p>
          <w:p w14:paraId="03F33D4C" w14:textId="77777777" w:rsidR="002610E5" w:rsidRDefault="002610E5" w:rsidP="002610E5">
            <w:pPr>
              <w:pStyle w:val="XML1"/>
            </w:pPr>
            <w:r>
              <w:t xml:space="preserve">            &lt;/xs:complexType&gt;</w:t>
            </w:r>
          </w:p>
          <w:p w14:paraId="25833260" w14:textId="77777777" w:rsidR="002610E5" w:rsidRDefault="002610E5" w:rsidP="002610E5">
            <w:pPr>
              <w:pStyle w:val="XML1"/>
            </w:pPr>
            <w:r>
              <w:t xml:space="preserve">          &lt;/xs:element&gt;</w:t>
            </w:r>
          </w:p>
          <w:p w14:paraId="35305555" w14:textId="77777777" w:rsidR="002610E5" w:rsidRDefault="002610E5" w:rsidP="002610E5">
            <w:pPr>
              <w:pStyle w:val="XML1"/>
            </w:pPr>
            <w:r>
              <w:t xml:space="preserve">        &lt;/xs:sequence&gt;</w:t>
            </w:r>
          </w:p>
          <w:p w14:paraId="1A466A29" w14:textId="77777777" w:rsidR="002610E5" w:rsidRDefault="002610E5" w:rsidP="002610E5">
            <w:pPr>
              <w:pStyle w:val="XML1"/>
            </w:pPr>
            <w:r>
              <w:t xml:space="preserve">      &lt;/xs:choice&gt;</w:t>
            </w:r>
          </w:p>
          <w:p w14:paraId="1A6356ED" w14:textId="77777777" w:rsidR="002610E5" w:rsidRDefault="002610E5" w:rsidP="002610E5">
            <w:pPr>
              <w:pStyle w:val="XML1"/>
            </w:pPr>
            <w:r>
              <w:t xml:space="preserve">    &lt;/xs:sequence&gt;</w:t>
            </w:r>
          </w:p>
          <w:p w14:paraId="5EC89D7E" w14:textId="77777777" w:rsidR="002610E5" w:rsidRDefault="002610E5" w:rsidP="002610E5">
            <w:pPr>
              <w:pStyle w:val="XML1"/>
            </w:pPr>
            <w:r>
              <w:t xml:space="preserve">  &lt;/xs:group&gt;</w:t>
            </w:r>
          </w:p>
          <w:p w14:paraId="514ECE34" w14:textId="77777777" w:rsidR="002610E5" w:rsidRDefault="002610E5" w:rsidP="002610E5">
            <w:pPr>
              <w:pStyle w:val="XML1"/>
            </w:pPr>
          </w:p>
          <w:p w14:paraId="7130C9EC" w14:textId="77777777" w:rsidR="002610E5" w:rsidRDefault="002610E5" w:rsidP="002610E5">
            <w:pPr>
              <w:pStyle w:val="XML1"/>
            </w:pPr>
            <w:r>
              <w:t xml:space="preserve">  &lt;xs:group name="DSAKeyValueType"&gt;</w:t>
            </w:r>
          </w:p>
          <w:p w14:paraId="77BF5419" w14:textId="77777777" w:rsidR="002610E5" w:rsidRDefault="002610E5" w:rsidP="002610E5">
            <w:pPr>
              <w:pStyle w:val="XML1"/>
            </w:pPr>
            <w:r>
              <w:t xml:space="preserve">    &lt;xs:annotation&gt;</w:t>
            </w:r>
          </w:p>
          <w:p w14:paraId="020A3C8B" w14:textId="77777777" w:rsidR="002610E5" w:rsidRDefault="002610E5" w:rsidP="002610E5">
            <w:pPr>
              <w:pStyle w:val="XML1"/>
            </w:pPr>
            <w:r>
              <w:t xml:space="preserve">      &lt;xs:documentation&gt;</w:t>
            </w:r>
          </w:p>
          <w:p w14:paraId="5DC164E7" w14:textId="77777777" w:rsidR="002610E5" w:rsidRDefault="002610E5" w:rsidP="002610E5">
            <w:pPr>
              <w:pStyle w:val="XML1"/>
            </w:pPr>
            <w:r>
              <w:t xml:space="preserve">        DSA keys and the DSA signature algorithm are</w:t>
            </w:r>
          </w:p>
          <w:p w14:paraId="5F48EBE7" w14:textId="77777777" w:rsidR="002610E5" w:rsidRDefault="002610E5" w:rsidP="002610E5">
            <w:pPr>
              <w:pStyle w:val="XML1"/>
            </w:pPr>
            <w:r>
              <w:t xml:space="preserve">        specified in 'FIPS PUB 186-2, Digital Signature Standard (DSS),</w:t>
            </w:r>
          </w:p>
          <w:p w14:paraId="0B8EE2AD" w14:textId="77777777" w:rsidR="002610E5" w:rsidRDefault="002610E5" w:rsidP="002610E5">
            <w:pPr>
              <w:pStyle w:val="XML1"/>
            </w:pPr>
            <w:r>
              <w:t xml:space="preserve">        U.S. Department of Commerce/National Institute of Standards and</w:t>
            </w:r>
          </w:p>
          <w:p w14:paraId="039AAD97" w14:textId="77777777" w:rsidR="002610E5" w:rsidRDefault="002610E5" w:rsidP="002610E5">
            <w:pPr>
              <w:pStyle w:val="XML1"/>
            </w:pPr>
            <w:r>
              <w:t xml:space="preserve">        Technology,</w:t>
            </w:r>
          </w:p>
          <w:p w14:paraId="600229CF" w14:textId="77777777" w:rsidR="002610E5" w:rsidRDefault="002610E5" w:rsidP="002610E5">
            <w:pPr>
              <w:pStyle w:val="XML1"/>
            </w:pPr>
            <w:r>
              <w:t xml:space="preserve">        http://csrc.nist.gov/publications/fips/fips186-2/fips186-2.pdf'.</w:t>
            </w:r>
          </w:p>
          <w:p w14:paraId="4E0ACDA1" w14:textId="77777777" w:rsidR="002610E5" w:rsidRDefault="002610E5" w:rsidP="002610E5">
            <w:pPr>
              <w:pStyle w:val="XML1"/>
            </w:pPr>
            <w:r>
              <w:t xml:space="preserve">        DSA public key values can have the following fields:</w:t>
            </w:r>
          </w:p>
          <w:p w14:paraId="0F7F74C1" w14:textId="77777777" w:rsidR="002610E5" w:rsidRDefault="002610E5" w:rsidP="002610E5">
            <w:pPr>
              <w:pStyle w:val="XML1"/>
            </w:pPr>
          </w:p>
          <w:p w14:paraId="27AECCBB" w14:textId="77777777" w:rsidR="002610E5" w:rsidRDefault="002610E5" w:rsidP="002610E5">
            <w:pPr>
              <w:pStyle w:val="XML1"/>
            </w:pPr>
            <w:r>
              <w:t xml:space="preserve">        P</w:t>
            </w:r>
          </w:p>
          <w:p w14:paraId="77F0F9BF" w14:textId="77777777" w:rsidR="002610E5" w:rsidRDefault="002610E5" w:rsidP="002610E5">
            <w:pPr>
              <w:pStyle w:val="XML1"/>
            </w:pPr>
            <w:r>
              <w:t xml:space="preserve">        a prime modulus meeting the requirements of the standard</w:t>
            </w:r>
          </w:p>
          <w:p w14:paraId="72AA1017" w14:textId="77777777" w:rsidR="002610E5" w:rsidRDefault="002610E5" w:rsidP="002610E5">
            <w:pPr>
              <w:pStyle w:val="XML1"/>
            </w:pPr>
            <w:r>
              <w:t xml:space="preserve">        above</w:t>
            </w:r>
          </w:p>
          <w:p w14:paraId="01383E5E" w14:textId="77777777" w:rsidR="002610E5" w:rsidRDefault="002610E5" w:rsidP="002610E5">
            <w:pPr>
              <w:pStyle w:val="XML1"/>
            </w:pPr>
            <w:r>
              <w:t xml:space="preserve">        Q</w:t>
            </w:r>
          </w:p>
          <w:p w14:paraId="65BD40F0" w14:textId="77777777" w:rsidR="002610E5" w:rsidRDefault="002610E5" w:rsidP="002610E5">
            <w:pPr>
              <w:pStyle w:val="XML1"/>
            </w:pPr>
            <w:r>
              <w:t xml:space="preserve">        an integer in the range 2**159 &amp;lt; Q &amp;lt; 2**160 which is a</w:t>
            </w:r>
          </w:p>
          <w:p w14:paraId="28711826" w14:textId="77777777" w:rsidR="002610E5" w:rsidRDefault="002610E5" w:rsidP="002610E5">
            <w:pPr>
              <w:pStyle w:val="XML1"/>
            </w:pPr>
            <w:r>
              <w:t xml:space="preserve">        prime divisor of P-1</w:t>
            </w:r>
          </w:p>
          <w:p w14:paraId="15B82A65" w14:textId="77777777" w:rsidR="002610E5" w:rsidRDefault="002610E5" w:rsidP="002610E5">
            <w:pPr>
              <w:pStyle w:val="XML1"/>
            </w:pPr>
            <w:r>
              <w:t xml:space="preserve">        G</w:t>
            </w:r>
          </w:p>
          <w:p w14:paraId="553F2E32" w14:textId="77777777" w:rsidR="002610E5" w:rsidRDefault="002610E5" w:rsidP="002610E5">
            <w:pPr>
              <w:pStyle w:val="XML1"/>
            </w:pPr>
            <w:r>
              <w:t xml:space="preserve">        an integer with certain properties with respect to P and Q</w:t>
            </w:r>
          </w:p>
          <w:p w14:paraId="73DC1545" w14:textId="77777777" w:rsidR="002610E5" w:rsidRDefault="002610E5" w:rsidP="002610E5">
            <w:pPr>
              <w:pStyle w:val="XML1"/>
            </w:pPr>
            <w:r>
              <w:t xml:space="preserve">        J</w:t>
            </w:r>
          </w:p>
          <w:p w14:paraId="5D28E17D" w14:textId="77777777" w:rsidR="002610E5" w:rsidRDefault="002610E5" w:rsidP="002610E5">
            <w:pPr>
              <w:pStyle w:val="XML1"/>
            </w:pPr>
            <w:r>
              <w:t xml:space="preserve">        (P - 1) / Q</w:t>
            </w:r>
          </w:p>
          <w:p w14:paraId="045F6822" w14:textId="77777777" w:rsidR="002610E5" w:rsidRDefault="002610E5" w:rsidP="002610E5">
            <w:pPr>
              <w:pStyle w:val="XML1"/>
            </w:pPr>
            <w:r>
              <w:t xml:space="preserve">        Y</w:t>
            </w:r>
          </w:p>
          <w:p w14:paraId="5B2A8D28" w14:textId="77777777" w:rsidR="002610E5" w:rsidRDefault="002610E5" w:rsidP="002610E5">
            <w:pPr>
              <w:pStyle w:val="XML1"/>
            </w:pPr>
            <w:r>
              <w:t xml:space="preserve">        G**X mod P (where X is part of the private key and not made</w:t>
            </w:r>
          </w:p>
          <w:p w14:paraId="0A762933" w14:textId="77777777" w:rsidR="002610E5" w:rsidRDefault="002610E5" w:rsidP="002610E5">
            <w:pPr>
              <w:pStyle w:val="XML1"/>
            </w:pPr>
            <w:r>
              <w:t xml:space="preserve">        public)</w:t>
            </w:r>
          </w:p>
          <w:p w14:paraId="7217520E" w14:textId="77777777" w:rsidR="002610E5" w:rsidRDefault="002610E5" w:rsidP="002610E5">
            <w:pPr>
              <w:pStyle w:val="XML1"/>
            </w:pPr>
            <w:r>
              <w:t xml:space="preserve">        seed</w:t>
            </w:r>
          </w:p>
          <w:p w14:paraId="03B3DCB3" w14:textId="77777777" w:rsidR="002610E5" w:rsidRDefault="002610E5" w:rsidP="002610E5">
            <w:pPr>
              <w:pStyle w:val="XML1"/>
            </w:pPr>
            <w:r>
              <w:t xml:space="preserve">        a DSA prime generation seed</w:t>
            </w:r>
          </w:p>
          <w:p w14:paraId="26266B03" w14:textId="77777777" w:rsidR="002610E5" w:rsidRDefault="002610E5" w:rsidP="002610E5">
            <w:pPr>
              <w:pStyle w:val="XML1"/>
            </w:pPr>
            <w:r>
              <w:t xml:space="preserve">        pgenCounter</w:t>
            </w:r>
          </w:p>
          <w:p w14:paraId="2AE41D78" w14:textId="77777777" w:rsidR="002610E5" w:rsidRDefault="002610E5" w:rsidP="002610E5">
            <w:pPr>
              <w:pStyle w:val="XML1"/>
            </w:pPr>
            <w:r>
              <w:t xml:space="preserve">        a DSA prime generation counter</w:t>
            </w:r>
          </w:p>
          <w:p w14:paraId="0C4B5419" w14:textId="77777777" w:rsidR="002610E5" w:rsidRDefault="002610E5" w:rsidP="002610E5">
            <w:pPr>
              <w:pStyle w:val="XML1"/>
            </w:pPr>
          </w:p>
          <w:p w14:paraId="40E5EBD8" w14:textId="77777777" w:rsidR="002610E5" w:rsidRDefault="002610E5" w:rsidP="002610E5">
            <w:pPr>
              <w:pStyle w:val="XML1"/>
            </w:pPr>
            <w:r>
              <w:t xml:space="preserve">        Parameter J is avilable for inclusion solely for efficiency as</w:t>
            </w:r>
          </w:p>
          <w:p w14:paraId="4F95901D" w14:textId="77777777" w:rsidR="002610E5" w:rsidRDefault="002610E5" w:rsidP="002610E5">
            <w:pPr>
              <w:pStyle w:val="XML1"/>
            </w:pPr>
            <w:r>
              <w:t xml:space="preserve">        it is calculatable from P and Q. Parameters seed and</w:t>
            </w:r>
          </w:p>
          <w:p w14:paraId="37C68FCA" w14:textId="77777777" w:rsidR="002610E5" w:rsidRDefault="002610E5" w:rsidP="002610E5">
            <w:pPr>
              <w:pStyle w:val="XML1"/>
            </w:pPr>
            <w:r>
              <w:t xml:space="preserve">        pgenCounter are used in the DSA prime number generation</w:t>
            </w:r>
          </w:p>
          <w:p w14:paraId="5786F765" w14:textId="77777777" w:rsidR="002610E5" w:rsidRDefault="002610E5" w:rsidP="002610E5">
            <w:pPr>
              <w:pStyle w:val="XML1"/>
            </w:pPr>
            <w:r>
              <w:t xml:space="preserve">        algorithm specified in the above standard. As such, they are</w:t>
            </w:r>
          </w:p>
          <w:p w14:paraId="6FCDD4AD" w14:textId="77777777" w:rsidR="002610E5" w:rsidRDefault="002610E5" w:rsidP="002610E5">
            <w:pPr>
              <w:pStyle w:val="XML1"/>
            </w:pPr>
            <w:r>
              <w:t xml:space="preserve">        optional but MUST either both be present or both be absent.</w:t>
            </w:r>
          </w:p>
          <w:p w14:paraId="4664DBC5" w14:textId="77777777" w:rsidR="002610E5" w:rsidRDefault="002610E5" w:rsidP="002610E5">
            <w:pPr>
              <w:pStyle w:val="XML1"/>
            </w:pPr>
            <w:r>
              <w:t xml:space="preserve">        This prime generation algorithm is designed to provide</w:t>
            </w:r>
          </w:p>
          <w:p w14:paraId="264FF633" w14:textId="77777777" w:rsidR="002610E5" w:rsidRDefault="002610E5" w:rsidP="002610E5">
            <w:pPr>
              <w:pStyle w:val="XML1"/>
            </w:pPr>
            <w:r>
              <w:lastRenderedPageBreak/>
              <w:t xml:space="preserve">        assurance that a weak prime is not being used and it yields a P</w:t>
            </w:r>
          </w:p>
          <w:p w14:paraId="64A4D000" w14:textId="77777777" w:rsidR="002610E5" w:rsidRDefault="002610E5" w:rsidP="002610E5">
            <w:pPr>
              <w:pStyle w:val="XML1"/>
            </w:pPr>
            <w:r>
              <w:t xml:space="preserve">        and Q value. Parameters P, Q, and G can be public and common to</w:t>
            </w:r>
          </w:p>
          <w:p w14:paraId="21CC8929" w14:textId="77777777" w:rsidR="002610E5" w:rsidRDefault="002610E5" w:rsidP="002610E5">
            <w:pPr>
              <w:pStyle w:val="XML1"/>
            </w:pPr>
            <w:r>
              <w:t xml:space="preserve">        a group of users. They might be known from application context.</w:t>
            </w:r>
          </w:p>
          <w:p w14:paraId="3EB6B8B8" w14:textId="77777777" w:rsidR="002610E5" w:rsidRDefault="002610E5" w:rsidP="002610E5">
            <w:pPr>
              <w:pStyle w:val="XML1"/>
            </w:pPr>
            <w:r>
              <w:t xml:space="preserve">        As such, they are optional but P and Q MUST either both appear</w:t>
            </w:r>
          </w:p>
          <w:p w14:paraId="02D947FC" w14:textId="77777777" w:rsidR="002610E5" w:rsidRDefault="002610E5" w:rsidP="002610E5">
            <w:pPr>
              <w:pStyle w:val="XML1"/>
            </w:pPr>
            <w:r>
              <w:t xml:space="preserve">        or both be absent. If all of P, Q, seed, and pgenCounter are</w:t>
            </w:r>
          </w:p>
          <w:p w14:paraId="64AB398E" w14:textId="77777777" w:rsidR="002610E5" w:rsidRDefault="002610E5" w:rsidP="002610E5">
            <w:pPr>
              <w:pStyle w:val="XML1"/>
            </w:pPr>
            <w:r>
              <w:t xml:space="preserve">        present, implementations are not required to check if they are</w:t>
            </w:r>
          </w:p>
          <w:p w14:paraId="17CBE078" w14:textId="77777777" w:rsidR="002610E5" w:rsidRDefault="002610E5" w:rsidP="002610E5">
            <w:pPr>
              <w:pStyle w:val="XML1"/>
            </w:pPr>
            <w:r>
              <w:t xml:space="preserve">        consistent and are free to use either P and Q or seed and</w:t>
            </w:r>
          </w:p>
          <w:p w14:paraId="036F2AF2" w14:textId="77777777" w:rsidR="002610E5" w:rsidRDefault="002610E5" w:rsidP="002610E5">
            <w:pPr>
              <w:pStyle w:val="XML1"/>
            </w:pPr>
            <w:r>
              <w:t xml:space="preserve">        pgenCounter. All parameters are encoded as base64 values.</w:t>
            </w:r>
          </w:p>
          <w:p w14:paraId="5ACF471A" w14:textId="77777777" w:rsidR="002610E5" w:rsidRDefault="002610E5" w:rsidP="002610E5">
            <w:pPr>
              <w:pStyle w:val="XML1"/>
            </w:pPr>
            <w:r>
              <w:t xml:space="preserve">      &lt;/xs:documentation&gt;</w:t>
            </w:r>
          </w:p>
          <w:p w14:paraId="5CE78B55" w14:textId="77777777" w:rsidR="002610E5" w:rsidRDefault="002610E5" w:rsidP="002610E5">
            <w:pPr>
              <w:pStyle w:val="XML1"/>
            </w:pPr>
            <w:r>
              <w:t xml:space="preserve">    &lt;/xs:annotation&gt;</w:t>
            </w:r>
          </w:p>
          <w:p w14:paraId="39D92262" w14:textId="77777777" w:rsidR="002610E5" w:rsidRDefault="002610E5" w:rsidP="002610E5">
            <w:pPr>
              <w:pStyle w:val="XML1"/>
            </w:pPr>
          </w:p>
          <w:p w14:paraId="5A08CFA9" w14:textId="77777777" w:rsidR="002610E5" w:rsidRDefault="002610E5" w:rsidP="002610E5">
            <w:pPr>
              <w:pStyle w:val="XML1"/>
            </w:pPr>
            <w:r>
              <w:t xml:space="preserve">    &lt;xs:sequence&gt;</w:t>
            </w:r>
          </w:p>
          <w:p w14:paraId="1F1359DE" w14:textId="77777777" w:rsidR="002610E5" w:rsidRDefault="002610E5" w:rsidP="002610E5">
            <w:pPr>
              <w:pStyle w:val="XML1"/>
            </w:pPr>
            <w:r>
              <w:t xml:space="preserve">      &lt;xs:element name="P"  type="xs:base64Binary"&gt;</w:t>
            </w:r>
          </w:p>
          <w:p w14:paraId="446B5A76" w14:textId="77777777" w:rsidR="002610E5" w:rsidRDefault="002610E5" w:rsidP="002610E5">
            <w:pPr>
              <w:pStyle w:val="XML1"/>
            </w:pPr>
            <w:r>
              <w:t xml:space="preserve">        &lt;xs:annotation&gt;</w:t>
            </w:r>
          </w:p>
          <w:p w14:paraId="657A3F46" w14:textId="77777777" w:rsidR="002610E5" w:rsidRDefault="002610E5" w:rsidP="002610E5">
            <w:pPr>
              <w:pStyle w:val="XML1"/>
            </w:pPr>
            <w:r>
              <w:t xml:space="preserve">          &lt;xs:documentation&gt;</w:t>
            </w:r>
          </w:p>
          <w:p w14:paraId="1DDA5B8A" w14:textId="77777777" w:rsidR="002610E5" w:rsidRDefault="002610E5" w:rsidP="002610E5">
            <w:pPr>
              <w:pStyle w:val="XML1"/>
            </w:pPr>
            <w:r>
              <w:t xml:space="preserve">            This element is optional. It MUST be present in</w:t>
            </w:r>
          </w:p>
          <w:p w14:paraId="5CF68151" w14:textId="77777777" w:rsidR="002610E5" w:rsidRDefault="002610E5" w:rsidP="002610E5">
            <w:pPr>
              <w:pStyle w:val="XML1"/>
            </w:pPr>
            <w:r>
              <w:t xml:space="preserve">            the NETCONF data store, if the element 'Q' is present.</w:t>
            </w:r>
          </w:p>
          <w:p w14:paraId="77CBE580" w14:textId="77777777" w:rsidR="002610E5" w:rsidRDefault="002610E5" w:rsidP="002610E5">
            <w:pPr>
              <w:pStyle w:val="XML1"/>
            </w:pPr>
            <w:r>
              <w:t xml:space="preserve">                    </w:t>
            </w:r>
          </w:p>
          <w:p w14:paraId="643060F9" w14:textId="77777777" w:rsidR="002610E5" w:rsidRDefault="002610E5" w:rsidP="002610E5">
            <w:pPr>
              <w:pStyle w:val="XML1"/>
            </w:pPr>
            <w:r>
              <w:t xml:space="preserve">            If element 'Q' is present in a NETCONF &amp;lt;edit-config&amp;gt;</w:t>
            </w:r>
          </w:p>
          <w:p w14:paraId="2F052BDE" w14:textId="77777777" w:rsidR="002610E5" w:rsidRDefault="002610E5" w:rsidP="002610E5">
            <w:pPr>
              <w:pStyle w:val="XML1"/>
            </w:pPr>
            <w:r>
              <w:t xml:space="preserve">            operation 'create', 'merge' or 'replace' and this element</w:t>
            </w:r>
          </w:p>
          <w:p w14:paraId="74709D57" w14:textId="77777777" w:rsidR="002610E5" w:rsidRDefault="002610E5" w:rsidP="002610E5">
            <w:pPr>
              <w:pStyle w:val="XML1"/>
            </w:pPr>
            <w:r>
              <w:t xml:space="preserve">            is missing, a 'data-missing' error is returned.</w:t>
            </w:r>
          </w:p>
          <w:p w14:paraId="1F510D91" w14:textId="77777777" w:rsidR="002610E5" w:rsidRDefault="002610E5" w:rsidP="002610E5">
            <w:pPr>
              <w:pStyle w:val="XML1"/>
            </w:pPr>
            <w:r>
              <w:t xml:space="preserve">          &lt;/xs:documentation&gt;</w:t>
            </w:r>
          </w:p>
          <w:p w14:paraId="03822A01" w14:textId="77777777" w:rsidR="002610E5" w:rsidRDefault="002610E5" w:rsidP="002610E5">
            <w:pPr>
              <w:pStyle w:val="XML1"/>
            </w:pPr>
            <w:r>
              <w:t xml:space="preserve">        &lt;/xs:annotation&gt;</w:t>
            </w:r>
          </w:p>
          <w:p w14:paraId="33920FED" w14:textId="77777777" w:rsidR="002610E5" w:rsidRDefault="002610E5" w:rsidP="002610E5">
            <w:pPr>
              <w:pStyle w:val="XML1"/>
            </w:pPr>
            <w:r>
              <w:t xml:space="preserve">      &lt;/xs:element&gt;</w:t>
            </w:r>
          </w:p>
          <w:p w14:paraId="0579CD58" w14:textId="77777777" w:rsidR="002610E5" w:rsidRDefault="002610E5" w:rsidP="002610E5">
            <w:pPr>
              <w:pStyle w:val="XML1"/>
            </w:pPr>
            <w:r>
              <w:t xml:space="preserve">      &lt;xs:element name="Q"  type="xs:base64Binary"&gt;</w:t>
            </w:r>
          </w:p>
          <w:p w14:paraId="2CC75F12" w14:textId="77777777" w:rsidR="002610E5" w:rsidRDefault="002610E5" w:rsidP="002610E5">
            <w:pPr>
              <w:pStyle w:val="XML1"/>
            </w:pPr>
            <w:r>
              <w:t xml:space="preserve">        &lt;xs:annotation&gt;</w:t>
            </w:r>
          </w:p>
          <w:p w14:paraId="7796EE8E" w14:textId="77777777" w:rsidR="002610E5" w:rsidRDefault="002610E5" w:rsidP="002610E5">
            <w:pPr>
              <w:pStyle w:val="XML1"/>
            </w:pPr>
            <w:r>
              <w:t xml:space="preserve">          &lt;xs:documentation&gt;</w:t>
            </w:r>
          </w:p>
          <w:p w14:paraId="744AC68D" w14:textId="77777777" w:rsidR="002610E5" w:rsidRDefault="002610E5" w:rsidP="002610E5">
            <w:pPr>
              <w:pStyle w:val="XML1"/>
            </w:pPr>
            <w:r>
              <w:t xml:space="preserve">            This element is optional. It MUST be present in</w:t>
            </w:r>
          </w:p>
          <w:p w14:paraId="73B010EC" w14:textId="77777777" w:rsidR="002610E5" w:rsidRDefault="002610E5" w:rsidP="002610E5">
            <w:pPr>
              <w:pStyle w:val="XML1"/>
            </w:pPr>
            <w:r>
              <w:t xml:space="preserve">            the NETCONF data store, if the element 'P' is present.</w:t>
            </w:r>
          </w:p>
          <w:p w14:paraId="448617C2" w14:textId="77777777" w:rsidR="002610E5" w:rsidRDefault="002610E5" w:rsidP="002610E5">
            <w:pPr>
              <w:pStyle w:val="XML1"/>
            </w:pPr>
            <w:r>
              <w:t xml:space="preserve">                    </w:t>
            </w:r>
          </w:p>
          <w:p w14:paraId="674A4836" w14:textId="77777777" w:rsidR="002610E5" w:rsidRDefault="002610E5" w:rsidP="002610E5">
            <w:pPr>
              <w:pStyle w:val="XML1"/>
            </w:pPr>
            <w:r>
              <w:t xml:space="preserve">            If element 'P' is present in a NETCONF &amp;lt;edit-config&amp;gt;</w:t>
            </w:r>
          </w:p>
          <w:p w14:paraId="27C13E8C" w14:textId="77777777" w:rsidR="002610E5" w:rsidRDefault="002610E5" w:rsidP="002610E5">
            <w:pPr>
              <w:pStyle w:val="XML1"/>
            </w:pPr>
            <w:r>
              <w:t xml:space="preserve">            operation 'create', 'merge' or 'replace' and this element</w:t>
            </w:r>
          </w:p>
          <w:p w14:paraId="3B894F29" w14:textId="77777777" w:rsidR="002610E5" w:rsidRDefault="002610E5" w:rsidP="002610E5">
            <w:pPr>
              <w:pStyle w:val="XML1"/>
            </w:pPr>
            <w:r>
              <w:t xml:space="preserve">            is missing, a 'data-missing' error is returned.</w:t>
            </w:r>
          </w:p>
          <w:p w14:paraId="1DAEAA9E" w14:textId="77777777" w:rsidR="002610E5" w:rsidRDefault="002610E5" w:rsidP="002610E5">
            <w:pPr>
              <w:pStyle w:val="XML1"/>
            </w:pPr>
            <w:r>
              <w:t xml:space="preserve">          &lt;/xs:documentation&gt;</w:t>
            </w:r>
          </w:p>
          <w:p w14:paraId="50D43741" w14:textId="77777777" w:rsidR="002610E5" w:rsidRDefault="002610E5" w:rsidP="002610E5">
            <w:pPr>
              <w:pStyle w:val="XML1"/>
            </w:pPr>
            <w:r>
              <w:t xml:space="preserve">        &lt;/xs:annotation&gt;</w:t>
            </w:r>
          </w:p>
          <w:p w14:paraId="785899DE" w14:textId="77777777" w:rsidR="002610E5" w:rsidRDefault="002610E5" w:rsidP="002610E5">
            <w:pPr>
              <w:pStyle w:val="XML1"/>
            </w:pPr>
            <w:r>
              <w:t xml:space="preserve">      &lt;/xs:element&gt;</w:t>
            </w:r>
          </w:p>
          <w:p w14:paraId="7A13D102" w14:textId="77777777" w:rsidR="002610E5" w:rsidRDefault="002610E5" w:rsidP="002610E5">
            <w:pPr>
              <w:pStyle w:val="XML1"/>
            </w:pPr>
            <w:r>
              <w:t xml:space="preserve">      &lt;xs:element name="J"  type="xs:base64Binary"&gt;</w:t>
            </w:r>
          </w:p>
          <w:p w14:paraId="65462133" w14:textId="77777777" w:rsidR="002610E5" w:rsidRDefault="002610E5" w:rsidP="002610E5">
            <w:pPr>
              <w:pStyle w:val="XML1"/>
            </w:pPr>
            <w:r>
              <w:t xml:space="preserve">        &lt;xs:annotation&gt;</w:t>
            </w:r>
          </w:p>
          <w:p w14:paraId="4E749BE2" w14:textId="77777777" w:rsidR="002610E5" w:rsidRDefault="002610E5" w:rsidP="002610E5">
            <w:pPr>
              <w:pStyle w:val="XML1"/>
            </w:pPr>
            <w:r>
              <w:t xml:space="preserve">          &lt;xs:documentation&gt;</w:t>
            </w:r>
          </w:p>
          <w:p w14:paraId="6A8D1EB1" w14:textId="77777777" w:rsidR="002610E5" w:rsidRDefault="002610E5" w:rsidP="002610E5">
            <w:pPr>
              <w:pStyle w:val="XML1"/>
            </w:pPr>
            <w:r>
              <w:t xml:space="preserve">            This element is optional.</w:t>
            </w:r>
          </w:p>
          <w:p w14:paraId="42DF543A" w14:textId="77777777" w:rsidR="002610E5" w:rsidRDefault="002610E5" w:rsidP="002610E5">
            <w:pPr>
              <w:pStyle w:val="XML1"/>
            </w:pPr>
            <w:r>
              <w:t xml:space="preserve">          &lt;/xs:documentation&gt;</w:t>
            </w:r>
          </w:p>
          <w:p w14:paraId="0CAF0C71" w14:textId="77777777" w:rsidR="002610E5" w:rsidRDefault="002610E5" w:rsidP="002610E5">
            <w:pPr>
              <w:pStyle w:val="XML1"/>
            </w:pPr>
            <w:r>
              <w:t xml:space="preserve">        &lt;/xs:annotation&gt;</w:t>
            </w:r>
          </w:p>
          <w:p w14:paraId="327CF696" w14:textId="77777777" w:rsidR="002610E5" w:rsidRDefault="002610E5" w:rsidP="002610E5">
            <w:pPr>
              <w:pStyle w:val="XML1"/>
            </w:pPr>
            <w:r>
              <w:t xml:space="preserve">      &lt;/xs:element&gt;</w:t>
            </w:r>
          </w:p>
          <w:p w14:paraId="7F0CA06B" w14:textId="77777777" w:rsidR="002610E5" w:rsidRDefault="002610E5" w:rsidP="002610E5">
            <w:pPr>
              <w:pStyle w:val="XML1"/>
            </w:pPr>
            <w:r>
              <w:t xml:space="preserve">      &lt;xs:element name="G"  type="xs:base64Binary"&gt;</w:t>
            </w:r>
          </w:p>
          <w:p w14:paraId="22733776" w14:textId="77777777" w:rsidR="002610E5" w:rsidRDefault="002610E5" w:rsidP="002610E5">
            <w:pPr>
              <w:pStyle w:val="XML1"/>
            </w:pPr>
            <w:r>
              <w:t xml:space="preserve">        &lt;xs:annotation&gt;</w:t>
            </w:r>
          </w:p>
          <w:p w14:paraId="392376D2" w14:textId="77777777" w:rsidR="002610E5" w:rsidRDefault="002610E5" w:rsidP="002610E5">
            <w:pPr>
              <w:pStyle w:val="XML1"/>
            </w:pPr>
            <w:r>
              <w:t xml:space="preserve">          &lt;xs:documentation&gt;</w:t>
            </w:r>
          </w:p>
          <w:p w14:paraId="20921EAC" w14:textId="77777777" w:rsidR="002610E5" w:rsidRDefault="002610E5" w:rsidP="002610E5">
            <w:pPr>
              <w:pStyle w:val="XML1"/>
            </w:pPr>
            <w:r>
              <w:t xml:space="preserve">            This element is optional.</w:t>
            </w:r>
          </w:p>
          <w:p w14:paraId="20AF71CC" w14:textId="77777777" w:rsidR="002610E5" w:rsidRDefault="002610E5" w:rsidP="002610E5">
            <w:pPr>
              <w:pStyle w:val="XML1"/>
            </w:pPr>
            <w:r>
              <w:t xml:space="preserve">          &lt;/xs:documentation&gt;</w:t>
            </w:r>
          </w:p>
          <w:p w14:paraId="05AD5343" w14:textId="77777777" w:rsidR="002610E5" w:rsidRDefault="002610E5" w:rsidP="002610E5">
            <w:pPr>
              <w:pStyle w:val="XML1"/>
            </w:pPr>
            <w:r>
              <w:t xml:space="preserve">        &lt;/xs:annotation&gt;</w:t>
            </w:r>
          </w:p>
          <w:p w14:paraId="655FF500" w14:textId="77777777" w:rsidR="002610E5" w:rsidRDefault="002610E5" w:rsidP="002610E5">
            <w:pPr>
              <w:pStyle w:val="XML1"/>
            </w:pPr>
            <w:r>
              <w:t xml:space="preserve">      &lt;/xs:element&gt;</w:t>
            </w:r>
          </w:p>
          <w:p w14:paraId="2D46DBAA" w14:textId="77777777" w:rsidR="002610E5" w:rsidRDefault="002610E5" w:rsidP="002610E5">
            <w:pPr>
              <w:pStyle w:val="XML1"/>
            </w:pPr>
            <w:r>
              <w:t xml:space="preserve">      &lt;xs:element name="Y"  type="xs:base64Binary"&gt;</w:t>
            </w:r>
          </w:p>
          <w:p w14:paraId="1265DA5C" w14:textId="77777777" w:rsidR="002610E5" w:rsidRDefault="002610E5" w:rsidP="002610E5">
            <w:pPr>
              <w:pStyle w:val="XML1"/>
            </w:pPr>
            <w:r>
              <w:t xml:space="preserve">        &lt;xs:annotation&gt;</w:t>
            </w:r>
          </w:p>
          <w:p w14:paraId="6876A77A" w14:textId="77777777" w:rsidR="002610E5" w:rsidRDefault="002610E5" w:rsidP="002610E5">
            <w:pPr>
              <w:pStyle w:val="XML1"/>
            </w:pPr>
            <w:r>
              <w:t xml:space="preserve">          &lt;xs:documentation&gt;</w:t>
            </w:r>
          </w:p>
          <w:p w14:paraId="2B03EC08" w14:textId="77777777" w:rsidR="002610E5" w:rsidRDefault="002610E5" w:rsidP="002610E5">
            <w:pPr>
              <w:pStyle w:val="XML1"/>
            </w:pPr>
            <w:r>
              <w:t xml:space="preserve">            This element MUST be present in the NETCONF data</w:t>
            </w:r>
          </w:p>
          <w:p w14:paraId="5082BA49" w14:textId="77777777" w:rsidR="002610E5" w:rsidRDefault="002610E5" w:rsidP="002610E5">
            <w:pPr>
              <w:pStyle w:val="XML1"/>
            </w:pPr>
            <w:r>
              <w:t xml:space="preserve">            store. If this element is not present in a NETCONF</w:t>
            </w:r>
          </w:p>
          <w:p w14:paraId="42315205" w14:textId="77777777" w:rsidR="002610E5" w:rsidRDefault="002610E5" w:rsidP="002610E5">
            <w:pPr>
              <w:pStyle w:val="XML1"/>
            </w:pPr>
            <w:r>
              <w:t xml:space="preserve">            &amp;lt;edit-config&amp;gt; operation 'create', 'merge' or 'replace' and</w:t>
            </w:r>
          </w:p>
          <w:p w14:paraId="792458F0" w14:textId="77777777" w:rsidR="002610E5" w:rsidRDefault="002610E5" w:rsidP="002610E5">
            <w:pPr>
              <w:pStyle w:val="XML1"/>
            </w:pPr>
            <w:r>
              <w:lastRenderedPageBreak/>
              <w:t xml:space="preserve">            the parent element does not exist, a 'data-missing' error</w:t>
            </w:r>
          </w:p>
          <w:p w14:paraId="0274E833" w14:textId="77777777" w:rsidR="002610E5" w:rsidRDefault="002610E5" w:rsidP="002610E5">
            <w:pPr>
              <w:pStyle w:val="XML1"/>
            </w:pPr>
            <w:r>
              <w:t xml:space="preserve">            is returned.</w:t>
            </w:r>
          </w:p>
          <w:p w14:paraId="59FCAD7D" w14:textId="77777777" w:rsidR="002610E5" w:rsidRDefault="002610E5" w:rsidP="002610E5">
            <w:pPr>
              <w:pStyle w:val="XML1"/>
            </w:pPr>
            <w:r>
              <w:t xml:space="preserve">          &lt;/xs:documentation&gt;</w:t>
            </w:r>
          </w:p>
          <w:p w14:paraId="4D9880C2" w14:textId="77777777" w:rsidR="002610E5" w:rsidRDefault="002610E5" w:rsidP="002610E5">
            <w:pPr>
              <w:pStyle w:val="XML1"/>
            </w:pPr>
            <w:r>
              <w:t xml:space="preserve">        &lt;/xs:annotation&gt;</w:t>
            </w:r>
          </w:p>
          <w:p w14:paraId="6E9075FB" w14:textId="77777777" w:rsidR="002610E5" w:rsidRDefault="002610E5" w:rsidP="002610E5">
            <w:pPr>
              <w:pStyle w:val="XML1"/>
            </w:pPr>
            <w:r>
              <w:t xml:space="preserve">      &lt;/xs:element&gt;</w:t>
            </w:r>
          </w:p>
          <w:p w14:paraId="370B006A" w14:textId="77777777" w:rsidR="002610E5" w:rsidRDefault="002610E5" w:rsidP="002610E5">
            <w:pPr>
              <w:pStyle w:val="XML1"/>
            </w:pPr>
            <w:r>
              <w:t xml:space="preserve">      &lt;xs:element name="Seed"  type="xs:base64Binary"&gt;</w:t>
            </w:r>
          </w:p>
          <w:p w14:paraId="3C1BC171" w14:textId="77777777" w:rsidR="002610E5" w:rsidRDefault="002610E5" w:rsidP="002610E5">
            <w:pPr>
              <w:pStyle w:val="XML1"/>
            </w:pPr>
            <w:r>
              <w:t xml:space="preserve">        &lt;xs:annotation&gt;</w:t>
            </w:r>
          </w:p>
          <w:p w14:paraId="0FD8EB37" w14:textId="77777777" w:rsidR="002610E5" w:rsidRDefault="002610E5" w:rsidP="002610E5">
            <w:pPr>
              <w:pStyle w:val="XML1"/>
            </w:pPr>
            <w:r>
              <w:t xml:space="preserve">          &lt;xs:documentation&gt;</w:t>
            </w:r>
          </w:p>
          <w:p w14:paraId="0FC44452" w14:textId="77777777" w:rsidR="002610E5" w:rsidRDefault="002610E5" w:rsidP="002610E5">
            <w:pPr>
              <w:pStyle w:val="XML1"/>
            </w:pPr>
            <w:r>
              <w:t xml:space="preserve">            This element is optional. It MUST be present in</w:t>
            </w:r>
          </w:p>
          <w:p w14:paraId="777DBF20" w14:textId="77777777" w:rsidR="002610E5" w:rsidRDefault="002610E5" w:rsidP="002610E5">
            <w:pPr>
              <w:pStyle w:val="XML1"/>
            </w:pPr>
            <w:r>
              <w:t xml:space="preserve">            the NETCONF data store, if the element 'PgenCounter' is</w:t>
            </w:r>
          </w:p>
          <w:p w14:paraId="2E1A1773" w14:textId="77777777" w:rsidR="002610E5" w:rsidRDefault="002610E5" w:rsidP="002610E5">
            <w:pPr>
              <w:pStyle w:val="XML1"/>
            </w:pPr>
            <w:r>
              <w:t xml:space="preserve">            present.</w:t>
            </w:r>
          </w:p>
          <w:p w14:paraId="3A02751D" w14:textId="77777777" w:rsidR="002610E5" w:rsidRDefault="002610E5" w:rsidP="002610E5">
            <w:pPr>
              <w:pStyle w:val="XML1"/>
            </w:pPr>
            <w:r>
              <w:t xml:space="preserve">                    </w:t>
            </w:r>
          </w:p>
          <w:p w14:paraId="0B53A750" w14:textId="77777777" w:rsidR="002610E5" w:rsidRDefault="002610E5" w:rsidP="002610E5">
            <w:pPr>
              <w:pStyle w:val="XML1"/>
            </w:pPr>
            <w:r>
              <w:t xml:space="preserve">            If element 'PgenCounter' is present in a NETCONF</w:t>
            </w:r>
          </w:p>
          <w:p w14:paraId="2346705F" w14:textId="77777777" w:rsidR="002610E5" w:rsidRDefault="002610E5" w:rsidP="002610E5">
            <w:pPr>
              <w:pStyle w:val="XML1"/>
            </w:pPr>
            <w:r>
              <w:t xml:space="preserve">            &amp;lt;edit-config&amp;gt; operation 'create', 'merge' or 'replace' and</w:t>
            </w:r>
          </w:p>
          <w:p w14:paraId="6051AADA" w14:textId="77777777" w:rsidR="002610E5" w:rsidRDefault="002610E5" w:rsidP="002610E5">
            <w:pPr>
              <w:pStyle w:val="XML1"/>
            </w:pPr>
            <w:r>
              <w:t xml:space="preserve">            this element is missing, a 'data-missing' error is</w:t>
            </w:r>
          </w:p>
          <w:p w14:paraId="38144BD5" w14:textId="77777777" w:rsidR="002610E5" w:rsidRDefault="002610E5" w:rsidP="002610E5">
            <w:pPr>
              <w:pStyle w:val="XML1"/>
            </w:pPr>
            <w:r>
              <w:t xml:space="preserve">            returned.</w:t>
            </w:r>
          </w:p>
          <w:p w14:paraId="7DADEDA9" w14:textId="77777777" w:rsidR="002610E5" w:rsidRDefault="002610E5" w:rsidP="002610E5">
            <w:pPr>
              <w:pStyle w:val="XML1"/>
            </w:pPr>
            <w:r>
              <w:t xml:space="preserve">          &lt;/xs:documentation&gt;</w:t>
            </w:r>
          </w:p>
          <w:p w14:paraId="148370F2" w14:textId="77777777" w:rsidR="002610E5" w:rsidRDefault="002610E5" w:rsidP="002610E5">
            <w:pPr>
              <w:pStyle w:val="XML1"/>
            </w:pPr>
            <w:r>
              <w:t xml:space="preserve">        &lt;/xs:annotation&gt;</w:t>
            </w:r>
          </w:p>
          <w:p w14:paraId="1190B3D5" w14:textId="77777777" w:rsidR="002610E5" w:rsidRDefault="002610E5" w:rsidP="002610E5">
            <w:pPr>
              <w:pStyle w:val="XML1"/>
            </w:pPr>
            <w:r>
              <w:t xml:space="preserve">      &lt;/xs:element&gt;</w:t>
            </w:r>
          </w:p>
          <w:p w14:paraId="774FA387" w14:textId="77777777" w:rsidR="002610E5" w:rsidRDefault="002610E5" w:rsidP="002610E5">
            <w:pPr>
              <w:pStyle w:val="XML1"/>
            </w:pPr>
            <w:r>
              <w:t xml:space="preserve">      &lt;xs:element name="PgenCounter"  type="xs:base64Binary"&gt;</w:t>
            </w:r>
          </w:p>
          <w:p w14:paraId="4541783D" w14:textId="77777777" w:rsidR="002610E5" w:rsidRDefault="002610E5" w:rsidP="002610E5">
            <w:pPr>
              <w:pStyle w:val="XML1"/>
            </w:pPr>
            <w:r>
              <w:t xml:space="preserve">        &lt;xs:annotation&gt;</w:t>
            </w:r>
          </w:p>
          <w:p w14:paraId="7BAEA249" w14:textId="77777777" w:rsidR="002610E5" w:rsidRDefault="002610E5" w:rsidP="002610E5">
            <w:pPr>
              <w:pStyle w:val="XML1"/>
            </w:pPr>
            <w:r>
              <w:t xml:space="preserve">          &lt;xs:documentation&gt;</w:t>
            </w:r>
          </w:p>
          <w:p w14:paraId="7594BA76" w14:textId="77777777" w:rsidR="002610E5" w:rsidRDefault="002610E5" w:rsidP="002610E5">
            <w:pPr>
              <w:pStyle w:val="XML1"/>
            </w:pPr>
            <w:r>
              <w:t xml:space="preserve">            This element is optional. It MUST be present in</w:t>
            </w:r>
          </w:p>
          <w:p w14:paraId="65C228F1" w14:textId="77777777" w:rsidR="002610E5" w:rsidRDefault="002610E5" w:rsidP="002610E5">
            <w:pPr>
              <w:pStyle w:val="XML1"/>
            </w:pPr>
            <w:r>
              <w:t xml:space="preserve">            the NETCONF data store, if the element 'Seed' is present.</w:t>
            </w:r>
          </w:p>
          <w:p w14:paraId="64A98AED" w14:textId="77777777" w:rsidR="002610E5" w:rsidRDefault="002610E5" w:rsidP="002610E5">
            <w:pPr>
              <w:pStyle w:val="XML1"/>
            </w:pPr>
            <w:r>
              <w:t xml:space="preserve">                    </w:t>
            </w:r>
          </w:p>
          <w:p w14:paraId="57439D15" w14:textId="77777777" w:rsidR="002610E5" w:rsidRDefault="002610E5" w:rsidP="002610E5">
            <w:pPr>
              <w:pStyle w:val="XML1"/>
            </w:pPr>
            <w:r>
              <w:t xml:space="preserve">            If element 'Seed' is present in a NETCONF &amp;lt;edit-config&amp;gt;</w:t>
            </w:r>
          </w:p>
          <w:p w14:paraId="57EE198D" w14:textId="77777777" w:rsidR="002610E5" w:rsidRDefault="002610E5" w:rsidP="002610E5">
            <w:pPr>
              <w:pStyle w:val="XML1"/>
            </w:pPr>
            <w:r>
              <w:t xml:space="preserve">            operation 'create', 'merge' or 'replace' and this element</w:t>
            </w:r>
          </w:p>
          <w:p w14:paraId="645717C7" w14:textId="77777777" w:rsidR="002610E5" w:rsidRDefault="002610E5" w:rsidP="002610E5">
            <w:pPr>
              <w:pStyle w:val="XML1"/>
            </w:pPr>
            <w:r>
              <w:t xml:space="preserve">            is missing, a 'data-missing' error is returned.</w:t>
            </w:r>
          </w:p>
          <w:p w14:paraId="7C381A29" w14:textId="77777777" w:rsidR="002610E5" w:rsidRDefault="002610E5" w:rsidP="002610E5">
            <w:pPr>
              <w:pStyle w:val="XML1"/>
            </w:pPr>
            <w:r>
              <w:t xml:space="preserve">          &lt;/xs:documentation&gt;</w:t>
            </w:r>
          </w:p>
          <w:p w14:paraId="0F50942E" w14:textId="77777777" w:rsidR="002610E5" w:rsidRDefault="002610E5" w:rsidP="002610E5">
            <w:pPr>
              <w:pStyle w:val="XML1"/>
            </w:pPr>
            <w:r>
              <w:t xml:space="preserve">        &lt;/xs:annotation&gt;</w:t>
            </w:r>
          </w:p>
          <w:p w14:paraId="215150CD" w14:textId="77777777" w:rsidR="002610E5" w:rsidRDefault="002610E5" w:rsidP="002610E5">
            <w:pPr>
              <w:pStyle w:val="XML1"/>
            </w:pPr>
            <w:r>
              <w:t xml:space="preserve">      &lt;/xs:element&gt;</w:t>
            </w:r>
          </w:p>
          <w:p w14:paraId="479582C4" w14:textId="77777777" w:rsidR="002610E5" w:rsidRDefault="002610E5" w:rsidP="002610E5">
            <w:pPr>
              <w:pStyle w:val="XML1"/>
            </w:pPr>
            <w:r>
              <w:t xml:space="preserve">    &lt;/xs:sequence&gt;</w:t>
            </w:r>
          </w:p>
          <w:p w14:paraId="5309E9B7" w14:textId="77777777" w:rsidR="002610E5" w:rsidRDefault="002610E5" w:rsidP="002610E5">
            <w:pPr>
              <w:pStyle w:val="XML1"/>
            </w:pPr>
            <w:r>
              <w:t xml:space="preserve">  &lt;/xs:group&gt;</w:t>
            </w:r>
          </w:p>
          <w:p w14:paraId="3E5801CC" w14:textId="77777777" w:rsidR="002610E5" w:rsidRDefault="002610E5" w:rsidP="002610E5">
            <w:pPr>
              <w:pStyle w:val="XML1"/>
            </w:pPr>
          </w:p>
          <w:p w14:paraId="116D1444" w14:textId="77777777" w:rsidR="002610E5" w:rsidRDefault="002610E5" w:rsidP="002610E5">
            <w:pPr>
              <w:pStyle w:val="XML1"/>
            </w:pPr>
            <w:r>
              <w:t xml:space="preserve">  &lt;xs:group name="RSAKeyValueType"&gt;</w:t>
            </w:r>
          </w:p>
          <w:p w14:paraId="20AF2EC6" w14:textId="77777777" w:rsidR="002610E5" w:rsidRDefault="002610E5" w:rsidP="002610E5">
            <w:pPr>
              <w:pStyle w:val="XML1"/>
            </w:pPr>
            <w:r>
              <w:t xml:space="preserve">    &lt;xs:annotation&gt;</w:t>
            </w:r>
          </w:p>
          <w:p w14:paraId="7BA23300" w14:textId="77777777" w:rsidR="002610E5" w:rsidRDefault="002610E5" w:rsidP="002610E5">
            <w:pPr>
              <w:pStyle w:val="XML1"/>
            </w:pPr>
            <w:r>
              <w:t xml:space="preserve">      &lt;xs:documentation&gt;</w:t>
            </w:r>
          </w:p>
          <w:p w14:paraId="188B755F" w14:textId="77777777" w:rsidR="002610E5" w:rsidRDefault="002610E5" w:rsidP="002610E5">
            <w:pPr>
              <w:pStyle w:val="XML1"/>
            </w:pPr>
            <w:r>
              <w:t xml:space="preserve">        RSA key values have two fields: Modulus and</w:t>
            </w:r>
          </w:p>
          <w:p w14:paraId="3922866B" w14:textId="77777777" w:rsidR="002610E5" w:rsidRDefault="002610E5" w:rsidP="002610E5">
            <w:pPr>
              <w:pStyle w:val="XML1"/>
            </w:pPr>
            <w:r>
              <w:t xml:space="preserve">        Exponent.</w:t>
            </w:r>
          </w:p>
          <w:p w14:paraId="7C8B8697" w14:textId="77777777" w:rsidR="002610E5" w:rsidRDefault="002610E5" w:rsidP="002610E5">
            <w:pPr>
              <w:pStyle w:val="XML1"/>
            </w:pPr>
            <w:r>
              <w:t xml:space="preserve">      &lt;/xs:documentation&gt;</w:t>
            </w:r>
          </w:p>
          <w:p w14:paraId="0FB75940" w14:textId="77777777" w:rsidR="002610E5" w:rsidRDefault="002610E5" w:rsidP="002610E5">
            <w:pPr>
              <w:pStyle w:val="XML1"/>
            </w:pPr>
            <w:r>
              <w:t xml:space="preserve">    &lt;/xs:annotation&gt;</w:t>
            </w:r>
          </w:p>
          <w:p w14:paraId="07E7B29D" w14:textId="77777777" w:rsidR="002610E5" w:rsidRDefault="002610E5" w:rsidP="002610E5">
            <w:pPr>
              <w:pStyle w:val="XML1"/>
            </w:pPr>
          </w:p>
          <w:p w14:paraId="5EBBD3A7" w14:textId="77777777" w:rsidR="002610E5" w:rsidRDefault="002610E5" w:rsidP="002610E5">
            <w:pPr>
              <w:pStyle w:val="XML1"/>
            </w:pPr>
            <w:r>
              <w:t xml:space="preserve">    &lt;xs:sequence&gt;</w:t>
            </w:r>
          </w:p>
          <w:p w14:paraId="66B3845C" w14:textId="77777777" w:rsidR="002610E5" w:rsidRDefault="002610E5" w:rsidP="002610E5">
            <w:pPr>
              <w:pStyle w:val="XML1"/>
            </w:pPr>
            <w:r>
              <w:t xml:space="preserve">      &lt;xs:element name="Modulus"  type="xs:base64Binary"&gt;</w:t>
            </w:r>
          </w:p>
          <w:p w14:paraId="0FE99D55" w14:textId="77777777" w:rsidR="002610E5" w:rsidRDefault="002610E5" w:rsidP="002610E5">
            <w:pPr>
              <w:pStyle w:val="XML1"/>
            </w:pPr>
            <w:r>
              <w:t xml:space="preserve">        &lt;xs:annotation&gt;</w:t>
            </w:r>
          </w:p>
          <w:p w14:paraId="10458C8A" w14:textId="77777777" w:rsidR="002610E5" w:rsidRDefault="002610E5" w:rsidP="002610E5">
            <w:pPr>
              <w:pStyle w:val="XML1"/>
            </w:pPr>
            <w:r>
              <w:t xml:space="preserve">          &lt;xs:documentation&gt;</w:t>
            </w:r>
          </w:p>
          <w:p w14:paraId="572D489F" w14:textId="77777777" w:rsidR="002610E5" w:rsidRDefault="002610E5" w:rsidP="002610E5">
            <w:pPr>
              <w:pStyle w:val="XML1"/>
            </w:pPr>
            <w:r>
              <w:t xml:space="preserve">            This element MUST be present in the NETCONF data</w:t>
            </w:r>
          </w:p>
          <w:p w14:paraId="7F47E854" w14:textId="77777777" w:rsidR="002610E5" w:rsidRDefault="002610E5" w:rsidP="002610E5">
            <w:pPr>
              <w:pStyle w:val="XML1"/>
            </w:pPr>
            <w:r>
              <w:t xml:space="preserve">            store. If this element is not present in a NETCONF</w:t>
            </w:r>
          </w:p>
          <w:p w14:paraId="04A8E64A" w14:textId="77777777" w:rsidR="002610E5" w:rsidRDefault="002610E5" w:rsidP="002610E5">
            <w:pPr>
              <w:pStyle w:val="XML1"/>
            </w:pPr>
            <w:r>
              <w:t xml:space="preserve">            &amp;lt;edit-config&amp;gt; operation 'create', 'merge' or 'replace' and</w:t>
            </w:r>
          </w:p>
          <w:p w14:paraId="5E975D74" w14:textId="77777777" w:rsidR="002610E5" w:rsidRDefault="002610E5" w:rsidP="002610E5">
            <w:pPr>
              <w:pStyle w:val="XML1"/>
            </w:pPr>
            <w:r>
              <w:t xml:space="preserve">            the parent element does not exist, a 'data-missing' error</w:t>
            </w:r>
          </w:p>
          <w:p w14:paraId="6FE90A4C" w14:textId="77777777" w:rsidR="002610E5" w:rsidRDefault="002610E5" w:rsidP="002610E5">
            <w:pPr>
              <w:pStyle w:val="XML1"/>
            </w:pPr>
            <w:r>
              <w:t xml:space="preserve">            is returned.</w:t>
            </w:r>
          </w:p>
          <w:p w14:paraId="5A3CF9AC" w14:textId="77777777" w:rsidR="002610E5" w:rsidRDefault="002610E5" w:rsidP="002610E5">
            <w:pPr>
              <w:pStyle w:val="XML1"/>
            </w:pPr>
            <w:r>
              <w:t xml:space="preserve">          &lt;/xs:documentation&gt;</w:t>
            </w:r>
          </w:p>
          <w:p w14:paraId="70432342" w14:textId="77777777" w:rsidR="002610E5" w:rsidRDefault="002610E5" w:rsidP="002610E5">
            <w:pPr>
              <w:pStyle w:val="XML1"/>
            </w:pPr>
            <w:r>
              <w:t xml:space="preserve">        &lt;/xs:annotation&gt;</w:t>
            </w:r>
          </w:p>
          <w:p w14:paraId="5AAC8AC5" w14:textId="77777777" w:rsidR="002610E5" w:rsidRDefault="002610E5" w:rsidP="002610E5">
            <w:pPr>
              <w:pStyle w:val="XML1"/>
            </w:pPr>
            <w:r>
              <w:t xml:space="preserve">      &lt;/xs:element&gt;</w:t>
            </w:r>
          </w:p>
          <w:p w14:paraId="285481B5" w14:textId="77777777" w:rsidR="002610E5" w:rsidRDefault="002610E5" w:rsidP="002610E5">
            <w:pPr>
              <w:pStyle w:val="XML1"/>
            </w:pPr>
            <w:r>
              <w:t xml:space="preserve">      &lt;xs:element name="Exponent"  type="xs:base64Binary"&gt;</w:t>
            </w:r>
          </w:p>
          <w:p w14:paraId="4D00C3EF" w14:textId="77777777" w:rsidR="002610E5" w:rsidRDefault="002610E5" w:rsidP="002610E5">
            <w:pPr>
              <w:pStyle w:val="XML1"/>
            </w:pPr>
            <w:r>
              <w:t xml:space="preserve">        &lt;xs:annotation&gt;</w:t>
            </w:r>
          </w:p>
          <w:p w14:paraId="31699718" w14:textId="77777777" w:rsidR="002610E5" w:rsidRDefault="002610E5" w:rsidP="002610E5">
            <w:pPr>
              <w:pStyle w:val="XML1"/>
            </w:pPr>
            <w:r>
              <w:lastRenderedPageBreak/>
              <w:t xml:space="preserve">          &lt;xs:documentation&gt;</w:t>
            </w:r>
          </w:p>
          <w:p w14:paraId="3AD64371" w14:textId="77777777" w:rsidR="002610E5" w:rsidRDefault="002610E5" w:rsidP="002610E5">
            <w:pPr>
              <w:pStyle w:val="XML1"/>
            </w:pPr>
            <w:r>
              <w:t xml:space="preserve">            This element MUST be present in the NETCONF data</w:t>
            </w:r>
          </w:p>
          <w:p w14:paraId="48E62A14" w14:textId="77777777" w:rsidR="002610E5" w:rsidRDefault="002610E5" w:rsidP="002610E5">
            <w:pPr>
              <w:pStyle w:val="XML1"/>
            </w:pPr>
            <w:r>
              <w:t xml:space="preserve">            store. If this element is not present in a NETCONF</w:t>
            </w:r>
          </w:p>
          <w:p w14:paraId="40E92DE9" w14:textId="77777777" w:rsidR="002610E5" w:rsidRDefault="002610E5" w:rsidP="002610E5">
            <w:pPr>
              <w:pStyle w:val="XML1"/>
            </w:pPr>
            <w:r>
              <w:t xml:space="preserve">            &amp;lt;edit-config&amp;gt; operation 'create', 'merge' or 'replace' and</w:t>
            </w:r>
          </w:p>
          <w:p w14:paraId="4C932C05" w14:textId="77777777" w:rsidR="002610E5" w:rsidRDefault="002610E5" w:rsidP="002610E5">
            <w:pPr>
              <w:pStyle w:val="XML1"/>
            </w:pPr>
            <w:r>
              <w:t xml:space="preserve">            the parent element does not exist, a 'data-missing' error</w:t>
            </w:r>
          </w:p>
          <w:p w14:paraId="450C96A1" w14:textId="77777777" w:rsidR="002610E5" w:rsidRDefault="002610E5" w:rsidP="002610E5">
            <w:pPr>
              <w:pStyle w:val="XML1"/>
            </w:pPr>
            <w:r>
              <w:t xml:space="preserve">            is returned.</w:t>
            </w:r>
          </w:p>
          <w:p w14:paraId="0EFB7E06" w14:textId="77777777" w:rsidR="002610E5" w:rsidRDefault="002610E5" w:rsidP="002610E5">
            <w:pPr>
              <w:pStyle w:val="XML1"/>
            </w:pPr>
            <w:r>
              <w:t xml:space="preserve">          &lt;/xs:documentation&gt;</w:t>
            </w:r>
          </w:p>
          <w:p w14:paraId="611E765B" w14:textId="77777777" w:rsidR="002610E5" w:rsidRDefault="002610E5" w:rsidP="002610E5">
            <w:pPr>
              <w:pStyle w:val="XML1"/>
            </w:pPr>
            <w:r>
              <w:t xml:space="preserve">        &lt;/xs:annotation&gt;</w:t>
            </w:r>
          </w:p>
          <w:p w14:paraId="68AF7A84" w14:textId="77777777" w:rsidR="002610E5" w:rsidRDefault="002610E5" w:rsidP="002610E5">
            <w:pPr>
              <w:pStyle w:val="XML1"/>
            </w:pPr>
            <w:r>
              <w:t xml:space="preserve">      &lt;/xs:element&gt;</w:t>
            </w:r>
          </w:p>
          <w:p w14:paraId="2EFC04A7" w14:textId="77777777" w:rsidR="002610E5" w:rsidRDefault="002610E5" w:rsidP="002610E5">
            <w:pPr>
              <w:pStyle w:val="XML1"/>
            </w:pPr>
            <w:r>
              <w:t xml:space="preserve">    &lt;/xs:sequence&gt;</w:t>
            </w:r>
          </w:p>
          <w:p w14:paraId="5F968589" w14:textId="154B4753" w:rsidR="002610E5" w:rsidRPr="009F1B7D" w:rsidRDefault="002610E5" w:rsidP="002610E5">
            <w:pPr>
              <w:pStyle w:val="XML1"/>
            </w:pPr>
            <w:r>
              <w:t xml:space="preserve">  &lt;/xs:group&gt;</w:t>
            </w:r>
          </w:p>
        </w:tc>
      </w:tr>
    </w:tbl>
    <w:p w14:paraId="570C0E2C" w14:textId="77777777" w:rsidR="00325239" w:rsidRPr="009F1B7D" w:rsidRDefault="00325239" w:rsidP="00325239"/>
    <w:p w14:paraId="0488A054" w14:textId="77777777" w:rsidR="00325239" w:rsidRPr="009F1B7D" w:rsidRDefault="00325239" w:rsidP="00325239">
      <w:pPr>
        <w:pStyle w:val="Heading3"/>
        <w:keepLines w:val="0"/>
        <w:ind w:left="720" w:hanging="720"/>
      </w:pPr>
      <w:bookmarkStart w:id="1192" w:name="_Toc358291623"/>
      <w:r w:rsidRPr="00DB42FD">
        <w:t>XML Example</w:t>
      </w:r>
      <w:bookmarkEnd w:id="1192"/>
    </w:p>
    <w:tbl>
      <w:tblPr>
        <w:tblStyle w:val="XMLtable"/>
        <w:tblW w:w="5000" w:type="pct"/>
        <w:tblLook w:val="04A0" w:firstRow="1" w:lastRow="0" w:firstColumn="1" w:lastColumn="0" w:noHBand="0" w:noVBand="1"/>
      </w:tblPr>
      <w:tblGrid>
        <w:gridCol w:w="9474"/>
      </w:tblGrid>
      <w:tr w:rsidR="00325239" w:rsidRPr="009F1B7D" w14:paraId="6569242F" w14:textId="77777777" w:rsidTr="00C128FA">
        <w:tc>
          <w:tcPr>
            <w:tcW w:w="8820" w:type="dxa"/>
          </w:tcPr>
          <w:p w14:paraId="087B710A" w14:textId="09AB93F6" w:rsidR="00325239" w:rsidRPr="009F1B7D" w:rsidRDefault="00325239" w:rsidP="009D0278">
            <w:pPr>
              <w:pStyle w:val="XML1"/>
            </w:pPr>
            <w:r w:rsidRPr="009F1B7D">
              <w:t>&lt;</w:t>
            </w:r>
            <w:r>
              <w:t>owned-certificate</w:t>
            </w:r>
            <w:r w:rsidRPr="009F1B7D">
              <w:t>&gt;</w:t>
            </w:r>
          </w:p>
          <w:p w14:paraId="02AC3ACB" w14:textId="77777777" w:rsidR="00325239" w:rsidRPr="009F1B7D" w:rsidRDefault="00325239" w:rsidP="009D0278">
            <w:pPr>
              <w:pStyle w:val="XML2"/>
            </w:pPr>
            <w:r>
              <w:t>&lt;resource-id&gt;ownedCertificate3</w:t>
            </w:r>
            <w:r w:rsidRPr="009F1B7D">
              <w:t>&lt;/resource-id&gt;</w:t>
            </w:r>
          </w:p>
          <w:p w14:paraId="24582D07" w14:textId="77777777" w:rsidR="00325239" w:rsidRDefault="00325239" w:rsidP="009D0278">
            <w:pPr>
              <w:pStyle w:val="XML2"/>
            </w:pPr>
            <w:r w:rsidRPr="009F1B7D">
              <w:t>&lt;</w:t>
            </w:r>
            <w:r>
              <w:t>certificate&gt;AEF134F56EDB667DFA4320AEF134F56EDB667DFA4320AEF134F</w:t>
            </w:r>
          </w:p>
          <w:p w14:paraId="65C4309F" w14:textId="77777777" w:rsidR="00325239" w:rsidRDefault="00325239" w:rsidP="009D0278">
            <w:pPr>
              <w:pStyle w:val="XML2"/>
            </w:pPr>
            <w:r>
              <w:t>56EDB667DFA4320AEF134F56EDB667DFA4320AEF134F56EDB667DFA4320</w:t>
            </w:r>
          </w:p>
          <w:p w14:paraId="328A34C1" w14:textId="77777777" w:rsidR="00325239" w:rsidRDefault="00325239" w:rsidP="009D0278">
            <w:pPr>
              <w:pStyle w:val="XML2"/>
            </w:pPr>
            <w:r>
              <w:t>...</w:t>
            </w:r>
          </w:p>
          <w:p w14:paraId="7B16A6A7" w14:textId="77777777" w:rsidR="00325239" w:rsidRDefault="00325239" w:rsidP="009D0278">
            <w:pPr>
              <w:pStyle w:val="XML2"/>
            </w:pPr>
            <w:r>
              <w:t>AEF134F56EDB667DFA4320AEF134F56EDB667DFA4320AEF134F56EDB667</w:t>
            </w:r>
          </w:p>
          <w:p w14:paraId="2F044D01" w14:textId="77777777" w:rsidR="00325239" w:rsidRDefault="00325239" w:rsidP="009D0278">
            <w:pPr>
              <w:pStyle w:val="XML2"/>
            </w:pPr>
            <w:r>
              <w:t>DFA4320</w:t>
            </w:r>
            <w:r w:rsidRPr="009F1B7D">
              <w:t>&lt;/</w:t>
            </w:r>
            <w:r>
              <w:t>certificate</w:t>
            </w:r>
            <w:r w:rsidRPr="009F1B7D">
              <w:t>&gt;</w:t>
            </w:r>
          </w:p>
          <w:p w14:paraId="2ED0A6CF" w14:textId="77777777" w:rsidR="00AE02DF" w:rsidRDefault="00325239" w:rsidP="00325239">
            <w:pPr>
              <w:pStyle w:val="XML2"/>
            </w:pPr>
            <w:r w:rsidRPr="009F1B7D">
              <w:t>&lt;</w:t>
            </w:r>
            <w:r>
              <w:t>private-key&gt;</w:t>
            </w:r>
          </w:p>
          <w:p w14:paraId="6C2D18DA" w14:textId="01994B1A" w:rsidR="00AE02DF" w:rsidRDefault="00AE02DF" w:rsidP="009767AE">
            <w:pPr>
              <w:pStyle w:val="XML3"/>
            </w:pPr>
            <w:r>
              <w:t>&lt;ds:RSAKeyValue&gt;</w:t>
            </w:r>
          </w:p>
          <w:p w14:paraId="04C3583F" w14:textId="526E9BDE" w:rsidR="00325239" w:rsidRDefault="00AE02DF" w:rsidP="009767AE">
            <w:pPr>
              <w:pStyle w:val="XML4"/>
            </w:pPr>
            <w:r>
              <w:t>&lt;</w:t>
            </w:r>
            <w:r w:rsidR="00487636">
              <w:t>ds:</w:t>
            </w:r>
            <w:r>
              <w:t>Modulus&gt;</w:t>
            </w:r>
            <w:r w:rsidR="00325239">
              <w:t>CE45BAF6730F28</w:t>
            </w:r>
            <w:r w:rsidR="000C63D9">
              <w:t>CDB53534bC4323A333AAF555444DEED233232</w:t>
            </w:r>
          </w:p>
          <w:p w14:paraId="53D35015" w14:textId="77777777" w:rsidR="000C63D9" w:rsidRDefault="000C63D9" w:rsidP="009767AE">
            <w:pPr>
              <w:pStyle w:val="XML4"/>
            </w:pPr>
            <w:r>
              <w:t>...</w:t>
            </w:r>
          </w:p>
          <w:p w14:paraId="2481D907" w14:textId="11AF5515" w:rsidR="00487636" w:rsidRDefault="00487636" w:rsidP="009767AE">
            <w:pPr>
              <w:pStyle w:val="XML4"/>
            </w:pPr>
            <w:r>
              <w:t>&lt;/ds:Modulus&gt;</w:t>
            </w:r>
          </w:p>
          <w:p w14:paraId="1E9571F6" w14:textId="0700DADD" w:rsidR="00487636" w:rsidRDefault="00487636" w:rsidP="00487636">
            <w:pPr>
              <w:pStyle w:val="XML4"/>
            </w:pPr>
            <w:r>
              <w:t>&lt;ds:Exponent&gt;DFA4320AEF134F56EDB66786230900DFA3C6F4443234901234...</w:t>
            </w:r>
          </w:p>
          <w:p w14:paraId="4D9C8BCA" w14:textId="5952DA7F" w:rsidR="00487636" w:rsidRDefault="00487636" w:rsidP="009767AE">
            <w:pPr>
              <w:pStyle w:val="XML4"/>
            </w:pPr>
            <w:r>
              <w:t>&lt;/ds:Exponent&gt;</w:t>
            </w:r>
          </w:p>
          <w:p w14:paraId="14029E7E" w14:textId="46D8F6CC" w:rsidR="00325239" w:rsidRPr="009F1B7D" w:rsidRDefault="00325239" w:rsidP="00487636">
            <w:pPr>
              <w:pStyle w:val="XML2"/>
            </w:pPr>
            <w:r w:rsidRPr="009F1B7D">
              <w:t>&lt;</w:t>
            </w:r>
            <w:r>
              <w:t>/private-key&gt;</w:t>
            </w:r>
          </w:p>
          <w:p w14:paraId="530AEE69" w14:textId="49F87838" w:rsidR="00325239" w:rsidRPr="009F1B7D" w:rsidRDefault="00325239" w:rsidP="009D0278">
            <w:pPr>
              <w:pStyle w:val="XML1"/>
            </w:pPr>
            <w:r w:rsidRPr="009F1B7D">
              <w:t>&lt;/</w:t>
            </w:r>
            <w:r>
              <w:t>owned-certificate</w:t>
            </w:r>
            <w:r w:rsidRPr="009F1B7D">
              <w:t>&gt;</w:t>
            </w:r>
          </w:p>
        </w:tc>
      </w:tr>
    </w:tbl>
    <w:p w14:paraId="0D9E0A73" w14:textId="77777777" w:rsidR="00325239" w:rsidRPr="009F1B7D" w:rsidRDefault="00325239" w:rsidP="00325239"/>
    <w:p w14:paraId="2A8AA651" w14:textId="14C36BD8" w:rsidR="0002263D" w:rsidRDefault="0002263D" w:rsidP="0002263D">
      <w:pPr>
        <w:pStyle w:val="Heading2"/>
      </w:pPr>
      <w:bookmarkStart w:id="1193" w:name="_Toc333524383"/>
      <w:bookmarkStart w:id="1194" w:name="_Toc335148470"/>
      <w:bookmarkStart w:id="1195" w:name="_Toc333524384"/>
      <w:bookmarkStart w:id="1196" w:name="_Toc335148471"/>
      <w:bookmarkStart w:id="1197" w:name="_Toc333524385"/>
      <w:bookmarkStart w:id="1198" w:name="_Toc335148472"/>
      <w:bookmarkStart w:id="1199" w:name="_Toc333524386"/>
      <w:bookmarkStart w:id="1200" w:name="_Toc335148473"/>
      <w:bookmarkStart w:id="1201" w:name="_Toc358291624"/>
      <w:bookmarkEnd w:id="1193"/>
      <w:bookmarkEnd w:id="1194"/>
      <w:bookmarkEnd w:id="1195"/>
      <w:bookmarkEnd w:id="1196"/>
      <w:bookmarkEnd w:id="1197"/>
      <w:bookmarkEnd w:id="1198"/>
      <w:bookmarkEnd w:id="1199"/>
      <w:bookmarkEnd w:id="1200"/>
      <w:r>
        <w:t>OpenFlow Flow Table</w:t>
      </w:r>
      <w:bookmarkEnd w:id="1201"/>
    </w:p>
    <w:p w14:paraId="241B4CD7" w14:textId="157E9122" w:rsidR="0002263D" w:rsidRDefault="0002263D" w:rsidP="0002263D">
      <w:r>
        <w:t xml:space="preserve">The OpenFlow </w:t>
      </w:r>
      <w:r w:rsidR="00971A60">
        <w:t>Flow Table</w:t>
      </w:r>
      <w:r>
        <w:t xml:space="preserve"> is an instance of an OpenFlow res</w:t>
      </w:r>
      <w:r w:rsidR="00971A60">
        <w:t>ource. It contains list of flow table properties. The OpenFlow flow table</w:t>
      </w:r>
      <w:r>
        <w:t xml:space="preserve"> is a logical </w:t>
      </w:r>
      <w:r w:rsidR="00971A60">
        <w:t>context which represents a flow table</w:t>
      </w:r>
      <w:r>
        <w:t xml:space="preserve"> as described in the OpenFlow protocol specification.</w:t>
      </w:r>
    </w:p>
    <w:p w14:paraId="0525C19B" w14:textId="77777777" w:rsidR="00971A60" w:rsidRDefault="00971A60" w:rsidP="00971A60">
      <w:pPr>
        <w:pStyle w:val="Heading3"/>
        <w:keepLines w:val="0"/>
        <w:ind w:left="720" w:hanging="720"/>
      </w:pPr>
      <w:bookmarkStart w:id="1202" w:name="_Toc358291625"/>
      <w:r w:rsidRPr="00DB42FD">
        <w:lastRenderedPageBreak/>
        <w:t>UML Diagram</w:t>
      </w:r>
      <w:bookmarkEnd w:id="1202"/>
    </w:p>
    <w:p w14:paraId="736333AE" w14:textId="6F730472" w:rsidR="00E26F0F" w:rsidRDefault="00A5340E" w:rsidP="00E26F0F">
      <w:pPr>
        <w:pStyle w:val="Caption"/>
        <w:jc w:val="center"/>
        <w:rPr>
          <w:color w:val="auto"/>
        </w:rPr>
      </w:pPr>
      <w:r>
        <w:object w:dxaOrig="6900" w:dyaOrig="5815" w14:anchorId="52307FF0">
          <v:shape id="_x0000_i1038" type="#_x0000_t75" style="width:344pt;height:291pt" o:ole="">
            <v:imagedata r:id="rId43" o:title=""/>
          </v:shape>
          <o:OLEObject Type="Embed" ProgID="Visio.Drawing.11" ShapeID="_x0000_i1038" DrawAspect="Content" ObjectID="_1316293893" r:id="rId44"/>
        </w:object>
      </w:r>
    </w:p>
    <w:p w14:paraId="72664952" w14:textId="05B19E0C" w:rsidR="00D74709" w:rsidRPr="00A3202A" w:rsidRDefault="00E26F0F" w:rsidP="00A3202A">
      <w:pPr>
        <w:pStyle w:val="Caption"/>
      </w:pPr>
      <w:r w:rsidRPr="00A3202A">
        <w:t xml:space="preserve">Figure </w:t>
      </w:r>
      <w:r w:rsidR="00384805" w:rsidRPr="00A3202A">
        <w:t>15</w:t>
      </w:r>
      <w:r w:rsidRPr="00A3202A">
        <w:t xml:space="preserve">: Data Model Diagram for </w:t>
      </w:r>
      <w:r w:rsidR="00C012A0">
        <w:t>Flow Table</w:t>
      </w:r>
    </w:p>
    <w:p w14:paraId="54545E09" w14:textId="5A49503B" w:rsidR="00971A60" w:rsidRDefault="00971A60" w:rsidP="00971A60">
      <w:pPr>
        <w:pStyle w:val="Heading3"/>
        <w:keepLines w:val="0"/>
        <w:ind w:left="720" w:hanging="720"/>
      </w:pPr>
      <w:bookmarkStart w:id="1203" w:name="_Toc358291626"/>
      <w:r>
        <w:t>XML Schema</w:t>
      </w:r>
      <w:bookmarkEnd w:id="1203"/>
    </w:p>
    <w:tbl>
      <w:tblPr>
        <w:tblStyle w:val="XMLtable"/>
        <w:tblW w:w="5000" w:type="pct"/>
        <w:tblLook w:val="04A0" w:firstRow="1" w:lastRow="0" w:firstColumn="1" w:lastColumn="0" w:noHBand="0" w:noVBand="1"/>
      </w:tblPr>
      <w:tblGrid>
        <w:gridCol w:w="9474"/>
      </w:tblGrid>
      <w:tr w:rsidR="00182140" w:rsidRPr="009F1B7D" w14:paraId="61758408" w14:textId="77777777" w:rsidTr="00C128FA">
        <w:tc>
          <w:tcPr>
            <w:tcW w:w="8820" w:type="dxa"/>
          </w:tcPr>
          <w:p w14:paraId="08839D58" w14:textId="0108F6B7" w:rsidR="00105B1A" w:rsidRDefault="00105B1A" w:rsidP="00105B1A">
            <w:pPr>
              <w:pStyle w:val="XML1"/>
            </w:pPr>
            <w:r>
              <w:t xml:space="preserve">  &lt;xs:group name="OFFlowTableType"&gt;</w:t>
            </w:r>
          </w:p>
          <w:p w14:paraId="3C37FDC1" w14:textId="77777777" w:rsidR="00105B1A" w:rsidRDefault="00105B1A" w:rsidP="00105B1A">
            <w:pPr>
              <w:pStyle w:val="XML1"/>
            </w:pPr>
            <w:r>
              <w:t xml:space="preserve">    &lt;xs:annotation&gt;</w:t>
            </w:r>
          </w:p>
          <w:p w14:paraId="4B0EA536" w14:textId="77777777" w:rsidR="00105B1A" w:rsidRDefault="00105B1A" w:rsidP="00105B1A">
            <w:pPr>
              <w:pStyle w:val="XML1"/>
            </w:pPr>
            <w:r>
              <w:t xml:space="preserve">      &lt;xs:documentation&gt;</w:t>
            </w:r>
          </w:p>
          <w:p w14:paraId="0BE4E921" w14:textId="77777777" w:rsidR="00105B1A" w:rsidRDefault="00105B1A" w:rsidP="00105B1A">
            <w:pPr>
              <w:pStyle w:val="XML1"/>
            </w:pPr>
            <w:r>
              <w:t xml:space="preserve">        Representation of an OpenFlow Flow Table Resource.</w:t>
            </w:r>
          </w:p>
          <w:p w14:paraId="67D048AA" w14:textId="77777777" w:rsidR="00105B1A" w:rsidRDefault="00105B1A" w:rsidP="00105B1A">
            <w:pPr>
              <w:pStyle w:val="XML1"/>
            </w:pPr>
          </w:p>
          <w:p w14:paraId="3C808C02" w14:textId="77777777" w:rsidR="00105B1A" w:rsidRDefault="00105B1A" w:rsidP="00105B1A">
            <w:pPr>
              <w:pStyle w:val="XML1"/>
            </w:pPr>
            <w:r>
              <w:t xml:space="preserve">        Elements in the type OFFlowTableType are not configurable and</w:t>
            </w:r>
          </w:p>
          <w:p w14:paraId="2A87F1EF" w14:textId="77777777" w:rsidR="00105B1A" w:rsidRDefault="00105B1A" w:rsidP="00105B1A">
            <w:pPr>
              <w:pStyle w:val="XML1"/>
            </w:pPr>
            <w:r>
              <w:t xml:space="preserve">        can only be retrieved by NETCONF &amp;lt;get&amp;gt; operations. Attemps to</w:t>
            </w:r>
          </w:p>
          <w:p w14:paraId="3C59230F" w14:textId="77777777" w:rsidR="00105B1A" w:rsidRDefault="00105B1A" w:rsidP="00105B1A">
            <w:pPr>
              <w:pStyle w:val="XML1"/>
            </w:pPr>
            <w:r>
              <w:t xml:space="preserve">        modify this element and its children with a NETCONF</w:t>
            </w:r>
          </w:p>
          <w:p w14:paraId="42A2C9FF" w14:textId="77777777" w:rsidR="00105B1A" w:rsidRDefault="00105B1A" w:rsidP="00105B1A">
            <w:pPr>
              <w:pStyle w:val="XML1"/>
            </w:pPr>
            <w:r>
              <w:t xml:space="preserve">        &amp;lt;edit-config&amp;gt; operation MUST result in an</w:t>
            </w:r>
          </w:p>
          <w:p w14:paraId="7A2C036A" w14:textId="77777777" w:rsidR="00105B1A" w:rsidRDefault="00105B1A" w:rsidP="00105B1A">
            <w:pPr>
              <w:pStyle w:val="XML1"/>
            </w:pPr>
            <w:r>
              <w:t xml:space="preserve">        'operation-not-supported' error with type 'application'.</w:t>
            </w:r>
          </w:p>
          <w:p w14:paraId="058BFA2A" w14:textId="77777777" w:rsidR="00105B1A" w:rsidRDefault="00105B1A" w:rsidP="00105B1A">
            <w:pPr>
              <w:pStyle w:val="XML1"/>
            </w:pPr>
            <w:r>
              <w:t xml:space="preserve">      &lt;/xs:documentation&gt;</w:t>
            </w:r>
          </w:p>
          <w:p w14:paraId="6608CC16" w14:textId="77777777" w:rsidR="00105B1A" w:rsidRDefault="00105B1A" w:rsidP="00105B1A">
            <w:pPr>
              <w:pStyle w:val="XML1"/>
            </w:pPr>
            <w:r>
              <w:t xml:space="preserve">    &lt;/xs:annotation&gt;</w:t>
            </w:r>
          </w:p>
          <w:p w14:paraId="7A8A55FC" w14:textId="77777777" w:rsidR="00105B1A" w:rsidRDefault="00105B1A" w:rsidP="00105B1A">
            <w:pPr>
              <w:pStyle w:val="XML1"/>
            </w:pPr>
          </w:p>
          <w:p w14:paraId="28119744" w14:textId="77777777" w:rsidR="00105B1A" w:rsidRDefault="00105B1A" w:rsidP="00105B1A">
            <w:pPr>
              <w:pStyle w:val="XML1"/>
            </w:pPr>
            <w:r>
              <w:t xml:space="preserve">    &lt;xs:sequence&gt;</w:t>
            </w:r>
          </w:p>
          <w:p w14:paraId="45E4C2C6" w14:textId="77777777" w:rsidR="00105B1A" w:rsidRDefault="00105B1A" w:rsidP="00105B1A">
            <w:pPr>
              <w:pStyle w:val="XML1"/>
            </w:pPr>
            <w:r>
              <w:t xml:space="preserve">      &lt;xs:group ref="OFResourceType"/&gt;</w:t>
            </w:r>
          </w:p>
          <w:p w14:paraId="7411132C" w14:textId="77777777" w:rsidR="00105B1A" w:rsidRDefault="00105B1A" w:rsidP="00105B1A">
            <w:pPr>
              <w:pStyle w:val="XML1"/>
            </w:pPr>
            <w:r>
              <w:t xml:space="preserve">      &lt;xs:element name="max-entries"  type="xs:unsignedByte"&gt;</w:t>
            </w:r>
          </w:p>
          <w:p w14:paraId="4E1978BE" w14:textId="77777777" w:rsidR="00105B1A" w:rsidRDefault="00105B1A" w:rsidP="00105B1A">
            <w:pPr>
              <w:pStyle w:val="XML1"/>
            </w:pPr>
            <w:r>
              <w:t xml:space="preserve">        &lt;xs:annotation&gt;</w:t>
            </w:r>
          </w:p>
          <w:p w14:paraId="4239F14E" w14:textId="77777777" w:rsidR="00105B1A" w:rsidRDefault="00105B1A" w:rsidP="00105B1A">
            <w:pPr>
              <w:pStyle w:val="XML1"/>
            </w:pPr>
            <w:r>
              <w:t xml:space="preserve">          &lt;xs:documentation&gt;</w:t>
            </w:r>
          </w:p>
          <w:p w14:paraId="43EB26D6" w14:textId="77777777" w:rsidR="00105B1A" w:rsidRDefault="00105B1A" w:rsidP="00105B1A">
            <w:pPr>
              <w:pStyle w:val="XML1"/>
            </w:pPr>
            <w:r>
              <w:t xml:space="preserve">            The maximum number of flow entries supported by</w:t>
            </w:r>
          </w:p>
          <w:p w14:paraId="2F3DAFFE" w14:textId="77777777" w:rsidR="00105B1A" w:rsidRDefault="00105B1A" w:rsidP="00105B1A">
            <w:pPr>
              <w:pStyle w:val="XML1"/>
            </w:pPr>
            <w:r>
              <w:t xml:space="preserve">            the flow table.</w:t>
            </w:r>
          </w:p>
          <w:p w14:paraId="6C956B5A" w14:textId="77777777" w:rsidR="00105B1A" w:rsidRDefault="00105B1A" w:rsidP="00105B1A">
            <w:pPr>
              <w:pStyle w:val="XML1"/>
            </w:pPr>
            <w:r>
              <w:t xml:space="preserve">          &lt;/xs:documentation&gt;</w:t>
            </w:r>
          </w:p>
          <w:p w14:paraId="3B4451DC" w14:textId="77777777" w:rsidR="00105B1A" w:rsidRDefault="00105B1A" w:rsidP="00105B1A">
            <w:pPr>
              <w:pStyle w:val="XML1"/>
            </w:pPr>
            <w:r>
              <w:t xml:space="preserve">        &lt;/xs:annotation&gt;</w:t>
            </w:r>
          </w:p>
          <w:p w14:paraId="470529A2" w14:textId="77777777" w:rsidR="00105B1A" w:rsidRDefault="00105B1A" w:rsidP="00105B1A">
            <w:pPr>
              <w:pStyle w:val="XML1"/>
            </w:pPr>
            <w:r>
              <w:t xml:space="preserve">      &lt;/xs:element&gt;</w:t>
            </w:r>
          </w:p>
          <w:p w14:paraId="2C1AF4FC" w14:textId="77777777" w:rsidR="00105B1A" w:rsidRDefault="00105B1A" w:rsidP="00105B1A">
            <w:pPr>
              <w:pStyle w:val="XML1"/>
            </w:pPr>
            <w:r>
              <w:t xml:space="preserve">      &lt;xs:element name="next-tables"&gt;</w:t>
            </w:r>
          </w:p>
          <w:p w14:paraId="213525D1" w14:textId="77777777" w:rsidR="00105B1A" w:rsidRDefault="00105B1A" w:rsidP="00105B1A">
            <w:pPr>
              <w:pStyle w:val="XML1"/>
            </w:pPr>
            <w:r>
              <w:lastRenderedPageBreak/>
              <w:t xml:space="preserve">        &lt;xs:annotation&gt;</w:t>
            </w:r>
          </w:p>
          <w:p w14:paraId="0EF8743B" w14:textId="77777777" w:rsidR="00105B1A" w:rsidRDefault="00105B1A" w:rsidP="00105B1A">
            <w:pPr>
              <w:pStyle w:val="XML1"/>
            </w:pPr>
            <w:r>
              <w:t xml:space="preserve">          &lt;xs:documentation&gt;</w:t>
            </w:r>
          </w:p>
          <w:p w14:paraId="6C8FC2D6" w14:textId="77777777" w:rsidR="00105B1A" w:rsidRDefault="00105B1A" w:rsidP="00105B1A">
            <w:pPr>
              <w:pStyle w:val="XML1"/>
            </w:pPr>
            <w:r>
              <w:t xml:space="preserve">            An array of resource-ids of all flow tables that</w:t>
            </w:r>
          </w:p>
          <w:p w14:paraId="62328FEA" w14:textId="77777777" w:rsidR="00105B1A" w:rsidRDefault="00105B1A" w:rsidP="00105B1A">
            <w:pPr>
              <w:pStyle w:val="XML1"/>
            </w:pPr>
            <w:r>
              <w:t xml:space="preserve">            can be directly reached from this table using the </w:t>
            </w:r>
          </w:p>
          <w:p w14:paraId="48C7EDBB" w14:textId="77777777" w:rsidR="00105B1A" w:rsidRDefault="00105B1A" w:rsidP="00105B1A">
            <w:pPr>
              <w:pStyle w:val="XML1"/>
            </w:pPr>
            <w:r>
              <w:t xml:space="preserve">            'goto-table' instruction.</w:t>
            </w:r>
          </w:p>
          <w:p w14:paraId="38F80416" w14:textId="77777777" w:rsidR="00105B1A" w:rsidRDefault="00105B1A" w:rsidP="00105B1A">
            <w:pPr>
              <w:pStyle w:val="XML1"/>
            </w:pPr>
            <w:r>
              <w:t xml:space="preserve">          &lt;/xs:documentation&gt;</w:t>
            </w:r>
          </w:p>
          <w:p w14:paraId="1DC1A213" w14:textId="77777777" w:rsidR="00105B1A" w:rsidRDefault="00105B1A" w:rsidP="00105B1A">
            <w:pPr>
              <w:pStyle w:val="XML1"/>
            </w:pPr>
            <w:r>
              <w:t xml:space="preserve">        &lt;/xs:annotation&gt;</w:t>
            </w:r>
          </w:p>
          <w:p w14:paraId="287383D4" w14:textId="77777777" w:rsidR="00105B1A" w:rsidRDefault="00105B1A" w:rsidP="00105B1A">
            <w:pPr>
              <w:pStyle w:val="XML1"/>
            </w:pPr>
            <w:r>
              <w:t xml:space="preserve">        &lt;xs:complexType&gt;</w:t>
            </w:r>
          </w:p>
          <w:p w14:paraId="72951615" w14:textId="77777777" w:rsidR="00105B1A" w:rsidRDefault="00105B1A" w:rsidP="00105B1A">
            <w:pPr>
              <w:pStyle w:val="XML1"/>
            </w:pPr>
            <w:r>
              <w:t xml:space="preserve">          &lt;xs:sequence&gt;</w:t>
            </w:r>
          </w:p>
          <w:p w14:paraId="5C7D1B10" w14:textId="77777777" w:rsidR="00105B1A" w:rsidRDefault="00105B1A" w:rsidP="00105B1A">
            <w:pPr>
              <w:pStyle w:val="XML1"/>
            </w:pPr>
            <w:r>
              <w:t xml:space="preserve">            &lt;xs:element name="table-id" minOccurs="0" maxOccurs="unbounded"  type="inet:uri"/&gt;</w:t>
            </w:r>
          </w:p>
          <w:p w14:paraId="4684232F" w14:textId="77777777" w:rsidR="00105B1A" w:rsidRDefault="00105B1A" w:rsidP="00105B1A">
            <w:pPr>
              <w:pStyle w:val="XML1"/>
            </w:pPr>
            <w:r>
              <w:t xml:space="preserve">          &lt;/xs:sequence&gt;</w:t>
            </w:r>
          </w:p>
          <w:p w14:paraId="56468AE7" w14:textId="77777777" w:rsidR="00105B1A" w:rsidRDefault="00105B1A" w:rsidP="00105B1A">
            <w:pPr>
              <w:pStyle w:val="XML1"/>
            </w:pPr>
            <w:r>
              <w:t xml:space="preserve">        &lt;/xs:complexType&gt;</w:t>
            </w:r>
          </w:p>
          <w:p w14:paraId="6B4BAF09" w14:textId="77777777" w:rsidR="00105B1A" w:rsidRDefault="00105B1A" w:rsidP="00105B1A">
            <w:pPr>
              <w:pStyle w:val="XML1"/>
            </w:pPr>
            <w:r>
              <w:t xml:space="preserve">      &lt;/xs:element&gt;</w:t>
            </w:r>
          </w:p>
          <w:p w14:paraId="5186D46B" w14:textId="77777777" w:rsidR="00105B1A" w:rsidRDefault="00105B1A" w:rsidP="00105B1A">
            <w:pPr>
              <w:pStyle w:val="XML1"/>
            </w:pPr>
            <w:r>
              <w:t xml:space="preserve">      &lt;xs:element name="instructions"&gt;</w:t>
            </w:r>
          </w:p>
          <w:p w14:paraId="3C8FF925" w14:textId="77777777" w:rsidR="00105B1A" w:rsidRDefault="00105B1A" w:rsidP="00105B1A">
            <w:pPr>
              <w:pStyle w:val="XML1"/>
            </w:pPr>
            <w:r>
              <w:t xml:space="preserve">        &lt;xs:annotation&gt;</w:t>
            </w:r>
          </w:p>
          <w:p w14:paraId="7A55C5F9" w14:textId="77777777" w:rsidR="00105B1A" w:rsidRDefault="00105B1A" w:rsidP="00105B1A">
            <w:pPr>
              <w:pStyle w:val="XML1"/>
            </w:pPr>
            <w:r>
              <w:t xml:space="preserve">          &lt;xs:documentation&gt;</w:t>
            </w:r>
          </w:p>
          <w:p w14:paraId="4798D0E0" w14:textId="77777777" w:rsidR="00105B1A" w:rsidRDefault="00105B1A" w:rsidP="00105B1A">
            <w:pPr>
              <w:pStyle w:val="XML1"/>
            </w:pPr>
            <w:r>
              <w:t xml:space="preserve">            The list of all instruction types supported by</w:t>
            </w:r>
          </w:p>
          <w:p w14:paraId="4C91FF1C" w14:textId="77777777" w:rsidR="00105B1A" w:rsidRDefault="00105B1A" w:rsidP="00105B1A">
            <w:pPr>
              <w:pStyle w:val="XML1"/>
            </w:pPr>
            <w:r>
              <w:t xml:space="preserve">            the flow table.</w:t>
            </w:r>
          </w:p>
          <w:p w14:paraId="17F4B7EE" w14:textId="77777777" w:rsidR="00105B1A" w:rsidRDefault="00105B1A" w:rsidP="00105B1A">
            <w:pPr>
              <w:pStyle w:val="XML1"/>
            </w:pPr>
            <w:r>
              <w:t xml:space="preserve">          &lt;/xs:documentation&gt;</w:t>
            </w:r>
          </w:p>
          <w:p w14:paraId="2240E860" w14:textId="77777777" w:rsidR="00105B1A" w:rsidRDefault="00105B1A" w:rsidP="00105B1A">
            <w:pPr>
              <w:pStyle w:val="XML1"/>
            </w:pPr>
            <w:r>
              <w:t xml:space="preserve">        &lt;/xs:annotation&gt;</w:t>
            </w:r>
          </w:p>
          <w:p w14:paraId="2F1F6638" w14:textId="77777777" w:rsidR="00105B1A" w:rsidRDefault="00105B1A" w:rsidP="00105B1A">
            <w:pPr>
              <w:pStyle w:val="XML1"/>
            </w:pPr>
            <w:r>
              <w:t xml:space="preserve">        &lt;xs:complexType&gt;</w:t>
            </w:r>
          </w:p>
          <w:p w14:paraId="62A146C9" w14:textId="77777777" w:rsidR="00105B1A" w:rsidRDefault="00105B1A" w:rsidP="00105B1A">
            <w:pPr>
              <w:pStyle w:val="XML1"/>
            </w:pPr>
            <w:r>
              <w:t xml:space="preserve">          &lt;xs:sequence&gt;</w:t>
            </w:r>
          </w:p>
          <w:p w14:paraId="6025820E" w14:textId="77777777" w:rsidR="00105B1A" w:rsidRDefault="00105B1A" w:rsidP="00105B1A">
            <w:pPr>
              <w:pStyle w:val="XML1"/>
            </w:pPr>
            <w:r>
              <w:t xml:space="preserve">            &lt;xs:element name="type" minOccurs="0" maxOccurs="unbounded"  type="OFInstructionType"/&gt;</w:t>
            </w:r>
          </w:p>
          <w:p w14:paraId="19FB48A7" w14:textId="77777777" w:rsidR="00105B1A" w:rsidRDefault="00105B1A" w:rsidP="00105B1A">
            <w:pPr>
              <w:pStyle w:val="XML1"/>
            </w:pPr>
            <w:r>
              <w:t xml:space="preserve">          &lt;/xs:sequence&gt;</w:t>
            </w:r>
          </w:p>
          <w:p w14:paraId="581EE1EB" w14:textId="77777777" w:rsidR="00105B1A" w:rsidRDefault="00105B1A" w:rsidP="00105B1A">
            <w:pPr>
              <w:pStyle w:val="XML1"/>
            </w:pPr>
            <w:r>
              <w:t xml:space="preserve">        &lt;/xs:complexType&gt;</w:t>
            </w:r>
          </w:p>
          <w:p w14:paraId="33CDD781" w14:textId="77777777" w:rsidR="00105B1A" w:rsidRDefault="00105B1A" w:rsidP="00105B1A">
            <w:pPr>
              <w:pStyle w:val="XML1"/>
            </w:pPr>
            <w:r>
              <w:t xml:space="preserve">      &lt;/xs:element&gt;</w:t>
            </w:r>
          </w:p>
          <w:p w14:paraId="7AD12F40" w14:textId="77777777" w:rsidR="00105B1A" w:rsidRDefault="00105B1A" w:rsidP="00105B1A">
            <w:pPr>
              <w:pStyle w:val="XML1"/>
            </w:pPr>
            <w:r>
              <w:t xml:space="preserve">      &lt;xs:element name="matches"&gt;</w:t>
            </w:r>
          </w:p>
          <w:p w14:paraId="460E9DB7" w14:textId="77777777" w:rsidR="00105B1A" w:rsidRDefault="00105B1A" w:rsidP="00105B1A">
            <w:pPr>
              <w:pStyle w:val="XML1"/>
            </w:pPr>
            <w:r>
              <w:t xml:space="preserve">        &lt;xs:annotation&gt;</w:t>
            </w:r>
          </w:p>
          <w:p w14:paraId="39C54BE0" w14:textId="77777777" w:rsidR="00105B1A" w:rsidRDefault="00105B1A" w:rsidP="00105B1A">
            <w:pPr>
              <w:pStyle w:val="XML1"/>
            </w:pPr>
            <w:r>
              <w:t xml:space="preserve">          &lt;xs:documentation&gt;</w:t>
            </w:r>
          </w:p>
          <w:p w14:paraId="60FC9469" w14:textId="77777777" w:rsidR="00105B1A" w:rsidRDefault="00105B1A" w:rsidP="00105B1A">
            <w:pPr>
              <w:pStyle w:val="XML1"/>
            </w:pPr>
            <w:r>
              <w:t xml:space="preserve">            The list of all match types supported by the</w:t>
            </w:r>
          </w:p>
          <w:p w14:paraId="54D65749" w14:textId="77777777" w:rsidR="00105B1A" w:rsidRDefault="00105B1A" w:rsidP="00105B1A">
            <w:pPr>
              <w:pStyle w:val="XML1"/>
            </w:pPr>
            <w:r>
              <w:t xml:space="preserve">            flow table.</w:t>
            </w:r>
          </w:p>
          <w:p w14:paraId="3DDF6EE0" w14:textId="77777777" w:rsidR="00105B1A" w:rsidRDefault="00105B1A" w:rsidP="00105B1A">
            <w:pPr>
              <w:pStyle w:val="XML1"/>
            </w:pPr>
            <w:r>
              <w:t xml:space="preserve">          &lt;/xs:documentation&gt;</w:t>
            </w:r>
          </w:p>
          <w:p w14:paraId="3FAD5BAB" w14:textId="77777777" w:rsidR="00105B1A" w:rsidRDefault="00105B1A" w:rsidP="00105B1A">
            <w:pPr>
              <w:pStyle w:val="XML1"/>
            </w:pPr>
            <w:r>
              <w:t xml:space="preserve">        &lt;/xs:annotation&gt;</w:t>
            </w:r>
          </w:p>
          <w:p w14:paraId="78A29638" w14:textId="77777777" w:rsidR="00105B1A" w:rsidRDefault="00105B1A" w:rsidP="00105B1A">
            <w:pPr>
              <w:pStyle w:val="XML1"/>
            </w:pPr>
            <w:r>
              <w:t xml:space="preserve">        &lt;xs:complexType&gt;</w:t>
            </w:r>
          </w:p>
          <w:p w14:paraId="1069E027" w14:textId="77777777" w:rsidR="00105B1A" w:rsidRDefault="00105B1A" w:rsidP="00105B1A">
            <w:pPr>
              <w:pStyle w:val="XML1"/>
            </w:pPr>
            <w:r>
              <w:t xml:space="preserve">          &lt;xs:sequence&gt;</w:t>
            </w:r>
          </w:p>
          <w:p w14:paraId="48C8EABF" w14:textId="77777777" w:rsidR="00105B1A" w:rsidRDefault="00105B1A" w:rsidP="00105B1A">
            <w:pPr>
              <w:pStyle w:val="XML1"/>
            </w:pPr>
            <w:r>
              <w:t xml:space="preserve">            &lt;xs:element name="type" minOccurs="0" maxOccurs="unbounded"  type="OFMatchFieldType"/&gt;</w:t>
            </w:r>
          </w:p>
          <w:p w14:paraId="5EE26C2A" w14:textId="77777777" w:rsidR="00105B1A" w:rsidRDefault="00105B1A" w:rsidP="00105B1A">
            <w:pPr>
              <w:pStyle w:val="XML1"/>
            </w:pPr>
            <w:r>
              <w:t xml:space="preserve">          &lt;/xs:sequence&gt;</w:t>
            </w:r>
          </w:p>
          <w:p w14:paraId="2F5C6BBD" w14:textId="77777777" w:rsidR="00105B1A" w:rsidRDefault="00105B1A" w:rsidP="00105B1A">
            <w:pPr>
              <w:pStyle w:val="XML1"/>
            </w:pPr>
            <w:r>
              <w:t xml:space="preserve">        &lt;/xs:complexType&gt;</w:t>
            </w:r>
          </w:p>
          <w:p w14:paraId="079DFB65" w14:textId="77777777" w:rsidR="00105B1A" w:rsidRDefault="00105B1A" w:rsidP="00105B1A">
            <w:pPr>
              <w:pStyle w:val="XML1"/>
            </w:pPr>
            <w:r>
              <w:t xml:space="preserve">      &lt;/xs:element&gt;</w:t>
            </w:r>
          </w:p>
          <w:p w14:paraId="52C1FAFA" w14:textId="77777777" w:rsidR="00105B1A" w:rsidRDefault="00105B1A" w:rsidP="00105B1A">
            <w:pPr>
              <w:pStyle w:val="XML1"/>
            </w:pPr>
            <w:r>
              <w:t xml:space="preserve">      &lt;xs:element name="write-actions"&gt;</w:t>
            </w:r>
          </w:p>
          <w:p w14:paraId="76C625E1" w14:textId="77777777" w:rsidR="00105B1A" w:rsidRDefault="00105B1A" w:rsidP="00105B1A">
            <w:pPr>
              <w:pStyle w:val="XML1"/>
            </w:pPr>
            <w:r>
              <w:t xml:space="preserve">        &lt;xs:annotation&gt;</w:t>
            </w:r>
          </w:p>
          <w:p w14:paraId="2AA81982" w14:textId="77777777" w:rsidR="00105B1A" w:rsidRDefault="00105B1A" w:rsidP="00105B1A">
            <w:pPr>
              <w:pStyle w:val="XML1"/>
            </w:pPr>
            <w:r>
              <w:t xml:space="preserve">          &lt;xs:documentation&gt;</w:t>
            </w:r>
          </w:p>
          <w:p w14:paraId="0DE751F1" w14:textId="77777777" w:rsidR="00105B1A" w:rsidRDefault="00105B1A" w:rsidP="00105B1A">
            <w:pPr>
              <w:pStyle w:val="XML1"/>
            </w:pPr>
            <w:r>
              <w:t xml:space="preserve">            The list of all write action types supported by</w:t>
            </w:r>
          </w:p>
          <w:p w14:paraId="7E3F497D" w14:textId="77777777" w:rsidR="00105B1A" w:rsidRDefault="00105B1A" w:rsidP="00105B1A">
            <w:pPr>
              <w:pStyle w:val="XML1"/>
            </w:pPr>
            <w:r>
              <w:t xml:space="preserve">            the flow table.</w:t>
            </w:r>
          </w:p>
          <w:p w14:paraId="5CF3306D" w14:textId="77777777" w:rsidR="00105B1A" w:rsidRDefault="00105B1A" w:rsidP="00105B1A">
            <w:pPr>
              <w:pStyle w:val="XML1"/>
            </w:pPr>
            <w:r>
              <w:t xml:space="preserve">          &lt;/xs:documentation&gt;</w:t>
            </w:r>
          </w:p>
          <w:p w14:paraId="7895B4B7" w14:textId="77777777" w:rsidR="00105B1A" w:rsidRDefault="00105B1A" w:rsidP="00105B1A">
            <w:pPr>
              <w:pStyle w:val="XML1"/>
            </w:pPr>
            <w:r>
              <w:t xml:space="preserve">        &lt;/xs:annotation&gt;</w:t>
            </w:r>
          </w:p>
          <w:p w14:paraId="2242B8A2" w14:textId="77777777" w:rsidR="00105B1A" w:rsidRDefault="00105B1A" w:rsidP="00105B1A">
            <w:pPr>
              <w:pStyle w:val="XML1"/>
            </w:pPr>
            <w:r>
              <w:t xml:space="preserve">        &lt;xs:complexType&gt;</w:t>
            </w:r>
          </w:p>
          <w:p w14:paraId="74B1E4C2" w14:textId="77777777" w:rsidR="00105B1A" w:rsidRDefault="00105B1A" w:rsidP="00105B1A">
            <w:pPr>
              <w:pStyle w:val="XML1"/>
            </w:pPr>
            <w:r>
              <w:t xml:space="preserve">          &lt;xs:sequence&gt;</w:t>
            </w:r>
          </w:p>
          <w:p w14:paraId="67A1D25F" w14:textId="77777777" w:rsidR="00105B1A" w:rsidRDefault="00105B1A" w:rsidP="00105B1A">
            <w:pPr>
              <w:pStyle w:val="XML1"/>
            </w:pPr>
            <w:r>
              <w:t xml:space="preserve">            &lt;xs:element name="type" minOccurs="0" maxOccurs="unbounded"  type="OFActionType"/&gt;</w:t>
            </w:r>
          </w:p>
          <w:p w14:paraId="461075EE" w14:textId="77777777" w:rsidR="00105B1A" w:rsidRDefault="00105B1A" w:rsidP="00105B1A">
            <w:pPr>
              <w:pStyle w:val="XML1"/>
            </w:pPr>
            <w:r>
              <w:t xml:space="preserve">          &lt;/xs:sequence&gt;</w:t>
            </w:r>
          </w:p>
          <w:p w14:paraId="00890920" w14:textId="77777777" w:rsidR="00105B1A" w:rsidRDefault="00105B1A" w:rsidP="00105B1A">
            <w:pPr>
              <w:pStyle w:val="XML1"/>
            </w:pPr>
            <w:r>
              <w:t xml:space="preserve">        &lt;/xs:complexType&gt;</w:t>
            </w:r>
          </w:p>
          <w:p w14:paraId="242FC60D" w14:textId="77777777" w:rsidR="00105B1A" w:rsidRDefault="00105B1A" w:rsidP="00105B1A">
            <w:pPr>
              <w:pStyle w:val="XML1"/>
            </w:pPr>
            <w:r>
              <w:t xml:space="preserve">      &lt;/xs:element&gt;</w:t>
            </w:r>
          </w:p>
          <w:p w14:paraId="57CDA7C1" w14:textId="77777777" w:rsidR="00105B1A" w:rsidRDefault="00105B1A" w:rsidP="00105B1A">
            <w:pPr>
              <w:pStyle w:val="XML1"/>
            </w:pPr>
            <w:r>
              <w:lastRenderedPageBreak/>
              <w:t xml:space="preserve">      &lt;xs:element name="apply-actions"&gt;</w:t>
            </w:r>
          </w:p>
          <w:p w14:paraId="07A983F3" w14:textId="77777777" w:rsidR="00105B1A" w:rsidRDefault="00105B1A" w:rsidP="00105B1A">
            <w:pPr>
              <w:pStyle w:val="XML1"/>
            </w:pPr>
            <w:r>
              <w:t xml:space="preserve">        &lt;xs:annotation&gt;</w:t>
            </w:r>
          </w:p>
          <w:p w14:paraId="0D37C192" w14:textId="77777777" w:rsidR="00105B1A" w:rsidRDefault="00105B1A" w:rsidP="00105B1A">
            <w:pPr>
              <w:pStyle w:val="XML1"/>
            </w:pPr>
            <w:r>
              <w:t xml:space="preserve">          &lt;xs:documentation&gt;</w:t>
            </w:r>
          </w:p>
          <w:p w14:paraId="2F09ABAC" w14:textId="77777777" w:rsidR="00105B1A" w:rsidRDefault="00105B1A" w:rsidP="00105B1A">
            <w:pPr>
              <w:pStyle w:val="XML1"/>
            </w:pPr>
            <w:r>
              <w:t xml:space="preserve">            The list of all apply action types supported by</w:t>
            </w:r>
          </w:p>
          <w:p w14:paraId="210BB0B7" w14:textId="77777777" w:rsidR="00105B1A" w:rsidRDefault="00105B1A" w:rsidP="00105B1A">
            <w:pPr>
              <w:pStyle w:val="XML1"/>
            </w:pPr>
            <w:r>
              <w:t xml:space="preserve">            the flow table.</w:t>
            </w:r>
          </w:p>
          <w:p w14:paraId="58871E0B" w14:textId="77777777" w:rsidR="00105B1A" w:rsidRDefault="00105B1A" w:rsidP="00105B1A">
            <w:pPr>
              <w:pStyle w:val="XML1"/>
            </w:pPr>
            <w:r>
              <w:t xml:space="preserve">          &lt;/xs:documentation&gt;</w:t>
            </w:r>
          </w:p>
          <w:p w14:paraId="5298635D" w14:textId="77777777" w:rsidR="00105B1A" w:rsidRDefault="00105B1A" w:rsidP="00105B1A">
            <w:pPr>
              <w:pStyle w:val="XML1"/>
            </w:pPr>
            <w:r>
              <w:t xml:space="preserve">        &lt;/xs:annotation&gt;</w:t>
            </w:r>
          </w:p>
          <w:p w14:paraId="3B28B8AF" w14:textId="77777777" w:rsidR="00105B1A" w:rsidRDefault="00105B1A" w:rsidP="00105B1A">
            <w:pPr>
              <w:pStyle w:val="XML1"/>
            </w:pPr>
            <w:r>
              <w:t xml:space="preserve">        &lt;xs:complexType&gt;</w:t>
            </w:r>
          </w:p>
          <w:p w14:paraId="2441D982" w14:textId="77777777" w:rsidR="00105B1A" w:rsidRDefault="00105B1A" w:rsidP="00105B1A">
            <w:pPr>
              <w:pStyle w:val="XML1"/>
            </w:pPr>
            <w:r>
              <w:t xml:space="preserve">          &lt;xs:sequence&gt;</w:t>
            </w:r>
          </w:p>
          <w:p w14:paraId="0D421218" w14:textId="77777777" w:rsidR="00105B1A" w:rsidRDefault="00105B1A" w:rsidP="00105B1A">
            <w:pPr>
              <w:pStyle w:val="XML1"/>
            </w:pPr>
            <w:r>
              <w:t xml:space="preserve">            &lt;xs:element name="type" minOccurs="0" maxOccurs="unbounded"  type="OFActionType"/&gt;</w:t>
            </w:r>
          </w:p>
          <w:p w14:paraId="3ABCC93C" w14:textId="77777777" w:rsidR="00105B1A" w:rsidRDefault="00105B1A" w:rsidP="00105B1A">
            <w:pPr>
              <w:pStyle w:val="XML1"/>
            </w:pPr>
            <w:r>
              <w:t xml:space="preserve">          &lt;/xs:sequence&gt;</w:t>
            </w:r>
          </w:p>
          <w:p w14:paraId="7780C435" w14:textId="77777777" w:rsidR="00105B1A" w:rsidRDefault="00105B1A" w:rsidP="00105B1A">
            <w:pPr>
              <w:pStyle w:val="XML1"/>
            </w:pPr>
            <w:r>
              <w:t xml:space="preserve">        &lt;/xs:complexType&gt;</w:t>
            </w:r>
          </w:p>
          <w:p w14:paraId="21F4150D" w14:textId="77777777" w:rsidR="00105B1A" w:rsidRDefault="00105B1A" w:rsidP="00105B1A">
            <w:pPr>
              <w:pStyle w:val="XML1"/>
            </w:pPr>
            <w:r>
              <w:t xml:space="preserve">      &lt;/xs:element&gt;</w:t>
            </w:r>
          </w:p>
          <w:p w14:paraId="2BD84780" w14:textId="77777777" w:rsidR="00105B1A" w:rsidRDefault="00105B1A" w:rsidP="00105B1A">
            <w:pPr>
              <w:pStyle w:val="XML1"/>
            </w:pPr>
            <w:r>
              <w:t xml:space="preserve">      &lt;xs:element name="write-setfields"&gt;</w:t>
            </w:r>
          </w:p>
          <w:p w14:paraId="233BC0AF" w14:textId="77777777" w:rsidR="00105B1A" w:rsidRDefault="00105B1A" w:rsidP="00105B1A">
            <w:pPr>
              <w:pStyle w:val="XML1"/>
            </w:pPr>
            <w:r>
              <w:t xml:space="preserve">        &lt;xs:annotation&gt;</w:t>
            </w:r>
          </w:p>
          <w:p w14:paraId="465BC27B" w14:textId="77777777" w:rsidR="00105B1A" w:rsidRDefault="00105B1A" w:rsidP="00105B1A">
            <w:pPr>
              <w:pStyle w:val="XML1"/>
            </w:pPr>
            <w:r>
              <w:t xml:space="preserve">          &lt;xs:documentation&gt;</w:t>
            </w:r>
          </w:p>
          <w:p w14:paraId="4940B868" w14:textId="77777777" w:rsidR="00105B1A" w:rsidRDefault="00105B1A" w:rsidP="00105B1A">
            <w:pPr>
              <w:pStyle w:val="XML1"/>
            </w:pPr>
            <w:r>
              <w:t xml:space="preserve">            The list of all 'set-field' action types </w:t>
            </w:r>
          </w:p>
          <w:p w14:paraId="52EF51CF" w14:textId="77777777" w:rsidR="00105B1A" w:rsidRDefault="00105B1A" w:rsidP="00105B1A">
            <w:pPr>
              <w:pStyle w:val="XML1"/>
            </w:pPr>
            <w:r>
              <w:t xml:space="preserve">            supported by the table using write actions.</w:t>
            </w:r>
          </w:p>
          <w:p w14:paraId="42225ED8" w14:textId="77777777" w:rsidR="00105B1A" w:rsidRDefault="00105B1A" w:rsidP="00105B1A">
            <w:pPr>
              <w:pStyle w:val="XML1"/>
            </w:pPr>
            <w:r>
              <w:t xml:space="preserve">          &lt;/xs:documentation&gt;</w:t>
            </w:r>
          </w:p>
          <w:p w14:paraId="3B9D6CD8" w14:textId="77777777" w:rsidR="00105B1A" w:rsidRDefault="00105B1A" w:rsidP="00105B1A">
            <w:pPr>
              <w:pStyle w:val="XML1"/>
            </w:pPr>
            <w:r>
              <w:t xml:space="preserve">        &lt;/xs:annotation&gt;</w:t>
            </w:r>
          </w:p>
          <w:p w14:paraId="21657549" w14:textId="77777777" w:rsidR="00105B1A" w:rsidRDefault="00105B1A" w:rsidP="00105B1A">
            <w:pPr>
              <w:pStyle w:val="XML1"/>
            </w:pPr>
            <w:r>
              <w:t xml:space="preserve">        &lt;xs:complexType&gt;</w:t>
            </w:r>
          </w:p>
          <w:p w14:paraId="4C512AB0" w14:textId="77777777" w:rsidR="00105B1A" w:rsidRDefault="00105B1A" w:rsidP="00105B1A">
            <w:pPr>
              <w:pStyle w:val="XML1"/>
            </w:pPr>
            <w:r>
              <w:t xml:space="preserve">          &lt;xs:sequence&gt;</w:t>
            </w:r>
          </w:p>
          <w:p w14:paraId="60DF927A" w14:textId="77777777" w:rsidR="00105B1A" w:rsidRDefault="00105B1A" w:rsidP="00105B1A">
            <w:pPr>
              <w:pStyle w:val="XML1"/>
            </w:pPr>
            <w:r>
              <w:t xml:space="preserve">            &lt;xs:element name="type" minOccurs="0" maxOccurs="unbounded"  type="OFMatchFieldType"/&gt;</w:t>
            </w:r>
          </w:p>
          <w:p w14:paraId="7C034BC7" w14:textId="77777777" w:rsidR="00105B1A" w:rsidRDefault="00105B1A" w:rsidP="00105B1A">
            <w:pPr>
              <w:pStyle w:val="XML1"/>
            </w:pPr>
            <w:r>
              <w:t xml:space="preserve">          &lt;/xs:sequence&gt;</w:t>
            </w:r>
          </w:p>
          <w:p w14:paraId="257EFBFE" w14:textId="77777777" w:rsidR="00105B1A" w:rsidRDefault="00105B1A" w:rsidP="00105B1A">
            <w:pPr>
              <w:pStyle w:val="XML1"/>
            </w:pPr>
            <w:r>
              <w:t xml:space="preserve">        &lt;/xs:complexType&gt;</w:t>
            </w:r>
          </w:p>
          <w:p w14:paraId="13960BEE" w14:textId="77777777" w:rsidR="00105B1A" w:rsidRDefault="00105B1A" w:rsidP="00105B1A">
            <w:pPr>
              <w:pStyle w:val="XML1"/>
            </w:pPr>
            <w:r>
              <w:t xml:space="preserve">      &lt;/xs:element&gt;</w:t>
            </w:r>
          </w:p>
          <w:p w14:paraId="7E5455F7" w14:textId="77777777" w:rsidR="00105B1A" w:rsidRDefault="00105B1A" w:rsidP="00105B1A">
            <w:pPr>
              <w:pStyle w:val="XML1"/>
            </w:pPr>
            <w:r>
              <w:t xml:space="preserve">      &lt;xs:element name="apply-setfields"&gt;</w:t>
            </w:r>
          </w:p>
          <w:p w14:paraId="0472E0E4" w14:textId="77777777" w:rsidR="00105B1A" w:rsidRDefault="00105B1A" w:rsidP="00105B1A">
            <w:pPr>
              <w:pStyle w:val="XML1"/>
            </w:pPr>
            <w:r>
              <w:t xml:space="preserve">        &lt;xs:annotation&gt;</w:t>
            </w:r>
          </w:p>
          <w:p w14:paraId="462A3D8E" w14:textId="77777777" w:rsidR="00105B1A" w:rsidRDefault="00105B1A" w:rsidP="00105B1A">
            <w:pPr>
              <w:pStyle w:val="XML1"/>
            </w:pPr>
            <w:r>
              <w:t xml:space="preserve">          &lt;xs:documentation&gt;</w:t>
            </w:r>
          </w:p>
          <w:p w14:paraId="5D88494D" w14:textId="77777777" w:rsidR="00105B1A" w:rsidRDefault="00105B1A" w:rsidP="00105B1A">
            <w:pPr>
              <w:pStyle w:val="XML1"/>
            </w:pPr>
            <w:r>
              <w:t xml:space="preserve">            The list of all 'set-field' action types </w:t>
            </w:r>
          </w:p>
          <w:p w14:paraId="5070EB35" w14:textId="77777777" w:rsidR="00105B1A" w:rsidRDefault="00105B1A" w:rsidP="00105B1A">
            <w:pPr>
              <w:pStyle w:val="XML1"/>
            </w:pPr>
            <w:r>
              <w:t xml:space="preserve">            supported by the table using apply actions.</w:t>
            </w:r>
          </w:p>
          <w:p w14:paraId="16FC4119" w14:textId="77777777" w:rsidR="00105B1A" w:rsidRDefault="00105B1A" w:rsidP="00105B1A">
            <w:pPr>
              <w:pStyle w:val="XML1"/>
            </w:pPr>
            <w:r>
              <w:t xml:space="preserve">          &lt;/xs:documentation&gt;</w:t>
            </w:r>
          </w:p>
          <w:p w14:paraId="665A24AF" w14:textId="77777777" w:rsidR="00105B1A" w:rsidRDefault="00105B1A" w:rsidP="00105B1A">
            <w:pPr>
              <w:pStyle w:val="XML1"/>
            </w:pPr>
            <w:r>
              <w:t xml:space="preserve">        &lt;/xs:annotation&gt;</w:t>
            </w:r>
          </w:p>
          <w:p w14:paraId="2B3E4E27" w14:textId="77777777" w:rsidR="00105B1A" w:rsidRDefault="00105B1A" w:rsidP="00105B1A">
            <w:pPr>
              <w:pStyle w:val="XML1"/>
            </w:pPr>
            <w:r>
              <w:t xml:space="preserve">        &lt;xs:complexType&gt;</w:t>
            </w:r>
          </w:p>
          <w:p w14:paraId="1048FC52" w14:textId="77777777" w:rsidR="00105B1A" w:rsidRDefault="00105B1A" w:rsidP="00105B1A">
            <w:pPr>
              <w:pStyle w:val="XML1"/>
            </w:pPr>
            <w:r>
              <w:t xml:space="preserve">          &lt;xs:sequence&gt;</w:t>
            </w:r>
          </w:p>
          <w:p w14:paraId="5B049A92" w14:textId="77777777" w:rsidR="00105B1A" w:rsidRDefault="00105B1A" w:rsidP="00105B1A">
            <w:pPr>
              <w:pStyle w:val="XML1"/>
            </w:pPr>
            <w:r>
              <w:t xml:space="preserve">            &lt;xs:element name="type" minOccurs="0" maxOccurs="unbounded"  type="OFMatchFieldType"/&gt;</w:t>
            </w:r>
          </w:p>
          <w:p w14:paraId="5AAAC980" w14:textId="77777777" w:rsidR="00105B1A" w:rsidRDefault="00105B1A" w:rsidP="00105B1A">
            <w:pPr>
              <w:pStyle w:val="XML1"/>
            </w:pPr>
            <w:r>
              <w:t xml:space="preserve">          &lt;/xs:sequence&gt;</w:t>
            </w:r>
          </w:p>
          <w:p w14:paraId="65011401" w14:textId="77777777" w:rsidR="00105B1A" w:rsidRDefault="00105B1A" w:rsidP="00105B1A">
            <w:pPr>
              <w:pStyle w:val="XML1"/>
            </w:pPr>
            <w:r>
              <w:t xml:space="preserve">        &lt;/xs:complexType&gt;</w:t>
            </w:r>
          </w:p>
          <w:p w14:paraId="756968C4" w14:textId="77777777" w:rsidR="00105B1A" w:rsidRDefault="00105B1A" w:rsidP="00105B1A">
            <w:pPr>
              <w:pStyle w:val="XML1"/>
            </w:pPr>
            <w:r>
              <w:t xml:space="preserve">      &lt;/xs:element&gt;</w:t>
            </w:r>
          </w:p>
          <w:p w14:paraId="67E51173" w14:textId="77777777" w:rsidR="00105B1A" w:rsidRDefault="00105B1A" w:rsidP="00105B1A">
            <w:pPr>
              <w:pStyle w:val="XML1"/>
            </w:pPr>
            <w:r>
              <w:t xml:space="preserve">      &lt;xs:element name="wildcards"&gt;</w:t>
            </w:r>
          </w:p>
          <w:p w14:paraId="59DB5858" w14:textId="77777777" w:rsidR="00105B1A" w:rsidRDefault="00105B1A" w:rsidP="00105B1A">
            <w:pPr>
              <w:pStyle w:val="XML1"/>
            </w:pPr>
            <w:r>
              <w:t xml:space="preserve">        &lt;xs:annotation&gt;</w:t>
            </w:r>
          </w:p>
          <w:p w14:paraId="4ED91391" w14:textId="77777777" w:rsidR="00105B1A" w:rsidRDefault="00105B1A" w:rsidP="00105B1A">
            <w:pPr>
              <w:pStyle w:val="XML1"/>
            </w:pPr>
            <w:r>
              <w:t xml:space="preserve">          &lt;xs:documentation&gt;</w:t>
            </w:r>
          </w:p>
          <w:p w14:paraId="78D07538" w14:textId="77777777" w:rsidR="00105B1A" w:rsidRDefault="00105B1A" w:rsidP="00105B1A">
            <w:pPr>
              <w:pStyle w:val="XML1"/>
            </w:pPr>
            <w:r>
              <w:t xml:space="preserve">            The list of all fields for which the table </w:t>
            </w:r>
          </w:p>
          <w:p w14:paraId="702DD37C" w14:textId="77777777" w:rsidR="00105B1A" w:rsidRDefault="00105B1A" w:rsidP="00105B1A">
            <w:pPr>
              <w:pStyle w:val="XML1"/>
            </w:pPr>
            <w:r>
              <w:t xml:space="preserve">            supports wildcarding.</w:t>
            </w:r>
          </w:p>
          <w:p w14:paraId="29173CB3" w14:textId="77777777" w:rsidR="00105B1A" w:rsidRDefault="00105B1A" w:rsidP="00105B1A">
            <w:pPr>
              <w:pStyle w:val="XML1"/>
            </w:pPr>
            <w:r>
              <w:t xml:space="preserve">          &lt;/xs:documentation&gt;</w:t>
            </w:r>
          </w:p>
          <w:p w14:paraId="7B807438" w14:textId="77777777" w:rsidR="00105B1A" w:rsidRDefault="00105B1A" w:rsidP="00105B1A">
            <w:pPr>
              <w:pStyle w:val="XML1"/>
            </w:pPr>
            <w:r>
              <w:t xml:space="preserve">        &lt;/xs:annotation&gt;</w:t>
            </w:r>
          </w:p>
          <w:p w14:paraId="09F77658" w14:textId="77777777" w:rsidR="00105B1A" w:rsidRDefault="00105B1A" w:rsidP="00105B1A">
            <w:pPr>
              <w:pStyle w:val="XML1"/>
            </w:pPr>
            <w:r>
              <w:t xml:space="preserve">        &lt;xs:complexType&gt;</w:t>
            </w:r>
          </w:p>
          <w:p w14:paraId="7583B3F4" w14:textId="77777777" w:rsidR="00105B1A" w:rsidRDefault="00105B1A" w:rsidP="00105B1A">
            <w:pPr>
              <w:pStyle w:val="XML1"/>
            </w:pPr>
            <w:r>
              <w:t xml:space="preserve">          &lt;xs:sequence&gt;</w:t>
            </w:r>
          </w:p>
          <w:p w14:paraId="589B9B5D" w14:textId="77777777" w:rsidR="00105B1A" w:rsidRDefault="00105B1A" w:rsidP="00105B1A">
            <w:pPr>
              <w:pStyle w:val="XML1"/>
            </w:pPr>
            <w:r>
              <w:t xml:space="preserve">            &lt;xs:element name="type" minOccurs="0" maxOccurs="unbounded"  type="OFMatchFieldType"/&gt;</w:t>
            </w:r>
          </w:p>
          <w:p w14:paraId="64A4250F" w14:textId="77777777" w:rsidR="00105B1A" w:rsidRDefault="00105B1A" w:rsidP="00105B1A">
            <w:pPr>
              <w:pStyle w:val="XML1"/>
            </w:pPr>
            <w:r>
              <w:t xml:space="preserve">          &lt;/xs:sequence&gt;</w:t>
            </w:r>
          </w:p>
          <w:p w14:paraId="082EAE55" w14:textId="77777777" w:rsidR="00105B1A" w:rsidRDefault="00105B1A" w:rsidP="00105B1A">
            <w:pPr>
              <w:pStyle w:val="XML1"/>
            </w:pPr>
            <w:r>
              <w:t xml:space="preserve">        &lt;/xs:complexType&gt;</w:t>
            </w:r>
          </w:p>
          <w:p w14:paraId="01E2AC5A" w14:textId="77777777" w:rsidR="00105B1A" w:rsidRDefault="00105B1A" w:rsidP="00105B1A">
            <w:pPr>
              <w:pStyle w:val="XML1"/>
            </w:pPr>
            <w:r>
              <w:t xml:space="preserve">      &lt;/xs:element&gt;</w:t>
            </w:r>
          </w:p>
          <w:p w14:paraId="6FFAB862" w14:textId="77777777" w:rsidR="00105B1A" w:rsidRDefault="00105B1A" w:rsidP="00105B1A">
            <w:pPr>
              <w:pStyle w:val="XML1"/>
            </w:pPr>
            <w:r>
              <w:lastRenderedPageBreak/>
              <w:t xml:space="preserve">      &lt;xs:element name="metadata-match"  type="hex-binary"&gt;</w:t>
            </w:r>
          </w:p>
          <w:p w14:paraId="00807095" w14:textId="77777777" w:rsidR="00105B1A" w:rsidRDefault="00105B1A" w:rsidP="00105B1A">
            <w:pPr>
              <w:pStyle w:val="XML1"/>
            </w:pPr>
            <w:r>
              <w:t xml:space="preserve">        &lt;xs:annotation&gt;</w:t>
            </w:r>
          </w:p>
          <w:p w14:paraId="5A6BBA9A" w14:textId="77777777" w:rsidR="00105B1A" w:rsidRDefault="00105B1A" w:rsidP="00105B1A">
            <w:pPr>
              <w:pStyle w:val="XML1"/>
            </w:pPr>
            <w:r>
              <w:t xml:space="preserve">          &lt;xs:documentation&gt;</w:t>
            </w:r>
          </w:p>
          <w:p w14:paraId="71E281CE" w14:textId="77777777" w:rsidR="00105B1A" w:rsidRDefault="00105B1A" w:rsidP="00105B1A">
            <w:pPr>
              <w:pStyle w:val="XML1"/>
            </w:pPr>
            <w:r>
              <w:t xml:space="preserve">            This element indicates the bits of the metadata </w:t>
            </w:r>
          </w:p>
          <w:p w14:paraId="199ABBAB" w14:textId="77777777" w:rsidR="00105B1A" w:rsidRDefault="00105B1A" w:rsidP="00105B1A">
            <w:pPr>
              <w:pStyle w:val="XML1"/>
            </w:pPr>
            <w:r>
              <w:t xml:space="preserve">            field on which the flow table can match.  It is represented</w:t>
            </w:r>
          </w:p>
          <w:p w14:paraId="601E3DF3" w14:textId="77777777" w:rsidR="00105B1A" w:rsidRDefault="00105B1A" w:rsidP="00105B1A">
            <w:pPr>
              <w:pStyle w:val="XML1"/>
            </w:pPr>
            <w:r>
              <w:t xml:space="preserve">            as 64-bit integer in hexadecimal digits([0-9a-fA-F]) </w:t>
            </w:r>
          </w:p>
          <w:p w14:paraId="033B8147" w14:textId="77777777" w:rsidR="00105B1A" w:rsidRDefault="00105B1A" w:rsidP="00105B1A">
            <w:pPr>
              <w:pStyle w:val="XML1"/>
            </w:pPr>
            <w:r>
              <w:t xml:space="preserve">            format.</w:t>
            </w:r>
          </w:p>
          <w:p w14:paraId="1CDB26C9" w14:textId="77777777" w:rsidR="00105B1A" w:rsidRDefault="00105B1A" w:rsidP="00105B1A">
            <w:pPr>
              <w:pStyle w:val="XML1"/>
            </w:pPr>
            <w:r>
              <w:t xml:space="preserve">          &lt;/xs:documentation&gt;</w:t>
            </w:r>
          </w:p>
          <w:p w14:paraId="1E6BA406" w14:textId="77777777" w:rsidR="00105B1A" w:rsidRDefault="00105B1A" w:rsidP="00105B1A">
            <w:pPr>
              <w:pStyle w:val="XML1"/>
            </w:pPr>
            <w:r>
              <w:t xml:space="preserve">        &lt;/xs:annotation&gt;</w:t>
            </w:r>
          </w:p>
          <w:p w14:paraId="22802ABC" w14:textId="77777777" w:rsidR="00105B1A" w:rsidRDefault="00105B1A" w:rsidP="00105B1A">
            <w:pPr>
              <w:pStyle w:val="XML1"/>
            </w:pPr>
            <w:r>
              <w:t xml:space="preserve">      &lt;/xs:element&gt;</w:t>
            </w:r>
          </w:p>
          <w:p w14:paraId="29F43CC0" w14:textId="77777777" w:rsidR="00105B1A" w:rsidRDefault="00105B1A" w:rsidP="00105B1A">
            <w:pPr>
              <w:pStyle w:val="XML1"/>
            </w:pPr>
            <w:r>
              <w:t xml:space="preserve">      &lt;xs:element name="metadata-write"  type="hex-binary"&gt;</w:t>
            </w:r>
          </w:p>
          <w:p w14:paraId="19CB4C0C" w14:textId="77777777" w:rsidR="00105B1A" w:rsidRDefault="00105B1A" w:rsidP="00105B1A">
            <w:pPr>
              <w:pStyle w:val="XML1"/>
            </w:pPr>
            <w:r>
              <w:t xml:space="preserve">        &lt;xs:annotation&gt;</w:t>
            </w:r>
          </w:p>
          <w:p w14:paraId="273127FA" w14:textId="77777777" w:rsidR="00105B1A" w:rsidRDefault="00105B1A" w:rsidP="00105B1A">
            <w:pPr>
              <w:pStyle w:val="XML1"/>
            </w:pPr>
            <w:r>
              <w:t xml:space="preserve">          &lt;xs:documentation&gt;</w:t>
            </w:r>
          </w:p>
          <w:p w14:paraId="23D75D77" w14:textId="77777777" w:rsidR="00105B1A" w:rsidRDefault="00105B1A" w:rsidP="00105B1A">
            <w:pPr>
              <w:pStyle w:val="XML1"/>
            </w:pPr>
            <w:r>
              <w:t xml:space="preserve">            This element indicates the bits of the metadata </w:t>
            </w:r>
          </w:p>
          <w:p w14:paraId="18296830" w14:textId="77777777" w:rsidR="00105B1A" w:rsidRDefault="00105B1A" w:rsidP="00105B1A">
            <w:pPr>
              <w:pStyle w:val="XML1"/>
            </w:pPr>
            <w:r>
              <w:t xml:space="preserve">            field on which flow table can write using the </w:t>
            </w:r>
          </w:p>
          <w:p w14:paraId="078EB7A2" w14:textId="77777777" w:rsidR="00105B1A" w:rsidRDefault="00105B1A" w:rsidP="00105B1A">
            <w:pPr>
              <w:pStyle w:val="XML1"/>
            </w:pPr>
            <w:r>
              <w:t xml:space="preserve">            'write-metadata' instruction.  It is represented as </w:t>
            </w:r>
          </w:p>
          <w:p w14:paraId="09276C31" w14:textId="77777777" w:rsidR="00105B1A" w:rsidRDefault="00105B1A" w:rsidP="00105B1A">
            <w:pPr>
              <w:pStyle w:val="XML1"/>
            </w:pPr>
            <w:r>
              <w:t xml:space="preserve">            64-bit integer in hexadecimal digits([0-9a-fA-F]) format.</w:t>
            </w:r>
          </w:p>
          <w:p w14:paraId="486E38F7" w14:textId="77777777" w:rsidR="00105B1A" w:rsidRDefault="00105B1A" w:rsidP="00105B1A">
            <w:pPr>
              <w:pStyle w:val="XML1"/>
            </w:pPr>
            <w:r>
              <w:t xml:space="preserve">          &lt;/xs:documentation&gt;</w:t>
            </w:r>
          </w:p>
          <w:p w14:paraId="478C392A" w14:textId="77777777" w:rsidR="00105B1A" w:rsidRDefault="00105B1A" w:rsidP="00105B1A">
            <w:pPr>
              <w:pStyle w:val="XML1"/>
            </w:pPr>
            <w:r>
              <w:t xml:space="preserve">        &lt;/xs:annotation&gt;</w:t>
            </w:r>
          </w:p>
          <w:p w14:paraId="6979ED80" w14:textId="77777777" w:rsidR="00105B1A" w:rsidRDefault="00105B1A" w:rsidP="00105B1A">
            <w:pPr>
              <w:pStyle w:val="XML1"/>
            </w:pPr>
            <w:r>
              <w:t xml:space="preserve">      &lt;/xs:element&gt;</w:t>
            </w:r>
          </w:p>
          <w:p w14:paraId="05994143" w14:textId="77777777" w:rsidR="00105B1A" w:rsidRDefault="00105B1A" w:rsidP="00105B1A">
            <w:pPr>
              <w:pStyle w:val="XML1"/>
            </w:pPr>
            <w:r>
              <w:t xml:space="preserve">    &lt;/xs:sequence&gt;</w:t>
            </w:r>
          </w:p>
          <w:p w14:paraId="5CC22A9A" w14:textId="77777777" w:rsidR="00182140" w:rsidRDefault="00105B1A" w:rsidP="00105B1A">
            <w:pPr>
              <w:pStyle w:val="XML1"/>
            </w:pPr>
            <w:r>
              <w:t xml:space="preserve">  &lt;/xs:group&gt;</w:t>
            </w:r>
          </w:p>
          <w:p w14:paraId="1FE950AE" w14:textId="77777777" w:rsidR="00105B1A" w:rsidRDefault="00105B1A" w:rsidP="00105B1A">
            <w:pPr>
              <w:pStyle w:val="XML1"/>
            </w:pPr>
          </w:p>
          <w:p w14:paraId="0B25368F" w14:textId="77777777" w:rsidR="00105B1A" w:rsidRDefault="00105B1A" w:rsidP="00105B1A">
            <w:pPr>
              <w:pStyle w:val="XML1"/>
            </w:pPr>
            <w:r>
              <w:t xml:space="preserve">  &lt;xs:simpleType name="OFMatchFieldType"&gt;</w:t>
            </w:r>
          </w:p>
          <w:p w14:paraId="2DAAB9E2" w14:textId="77777777" w:rsidR="00105B1A" w:rsidRDefault="00105B1A" w:rsidP="00105B1A">
            <w:pPr>
              <w:pStyle w:val="XML1"/>
            </w:pPr>
            <w:r>
              <w:t xml:space="preserve">    &lt;xs:annotation&gt;</w:t>
            </w:r>
          </w:p>
          <w:p w14:paraId="09A9D3D8" w14:textId="77777777" w:rsidR="00105B1A" w:rsidRDefault="00105B1A" w:rsidP="00105B1A">
            <w:pPr>
              <w:pStyle w:val="XML1"/>
            </w:pPr>
            <w:r>
              <w:t xml:space="preserve">      &lt;xs:documentation&gt;</w:t>
            </w:r>
          </w:p>
          <w:p w14:paraId="5330B68C" w14:textId="77777777" w:rsidR="00105B1A" w:rsidRDefault="00105B1A" w:rsidP="00105B1A">
            <w:pPr>
              <w:pStyle w:val="XML1"/>
            </w:pPr>
            <w:r>
              <w:t xml:space="preserve">        The types of match field defined in OpenFlow</w:t>
            </w:r>
          </w:p>
          <w:p w14:paraId="0ED7F1BA" w14:textId="77777777" w:rsidR="00105B1A" w:rsidRDefault="00105B1A" w:rsidP="00105B1A">
            <w:pPr>
              <w:pStyle w:val="XML1"/>
            </w:pPr>
            <w:r>
              <w:t xml:space="preserve">        Switch Specification versions 1.2, 1.3, and 1.3.1.</w:t>
            </w:r>
          </w:p>
          <w:p w14:paraId="0D613062" w14:textId="77777777" w:rsidR="00105B1A" w:rsidRDefault="00105B1A" w:rsidP="00105B1A">
            <w:pPr>
              <w:pStyle w:val="XML1"/>
            </w:pPr>
            <w:r>
              <w:t xml:space="preserve">      &lt;/xs:documentation&gt;</w:t>
            </w:r>
          </w:p>
          <w:p w14:paraId="6489E1D6" w14:textId="77777777" w:rsidR="00105B1A" w:rsidRDefault="00105B1A" w:rsidP="00105B1A">
            <w:pPr>
              <w:pStyle w:val="XML1"/>
            </w:pPr>
            <w:r>
              <w:t xml:space="preserve">    &lt;/xs:annotation&gt;</w:t>
            </w:r>
          </w:p>
          <w:p w14:paraId="18A9BE77" w14:textId="77777777" w:rsidR="00105B1A" w:rsidRDefault="00105B1A" w:rsidP="00105B1A">
            <w:pPr>
              <w:pStyle w:val="XML1"/>
            </w:pPr>
          </w:p>
          <w:p w14:paraId="42FC880A" w14:textId="77777777" w:rsidR="00105B1A" w:rsidRDefault="00105B1A" w:rsidP="00105B1A">
            <w:pPr>
              <w:pStyle w:val="XML1"/>
            </w:pPr>
            <w:r>
              <w:t xml:space="preserve">    &lt;xs:restriction base="xs:string"&gt;</w:t>
            </w:r>
          </w:p>
          <w:p w14:paraId="6CFBB2EF" w14:textId="77777777" w:rsidR="00105B1A" w:rsidRDefault="00105B1A" w:rsidP="00105B1A">
            <w:pPr>
              <w:pStyle w:val="XML1"/>
            </w:pPr>
            <w:r>
              <w:t xml:space="preserve">      &lt;xs:enumeration value="input-port"/&gt;</w:t>
            </w:r>
          </w:p>
          <w:p w14:paraId="0F0C69B9" w14:textId="77777777" w:rsidR="00105B1A" w:rsidRDefault="00105B1A" w:rsidP="00105B1A">
            <w:pPr>
              <w:pStyle w:val="XML1"/>
            </w:pPr>
            <w:r>
              <w:t xml:space="preserve">      &lt;xs:enumeration value="physical-input-port"/&gt;</w:t>
            </w:r>
          </w:p>
          <w:p w14:paraId="6A408B16" w14:textId="77777777" w:rsidR="00105B1A" w:rsidRDefault="00105B1A" w:rsidP="00105B1A">
            <w:pPr>
              <w:pStyle w:val="XML1"/>
            </w:pPr>
            <w:r>
              <w:t xml:space="preserve">      &lt;xs:enumeration value="metadata"/&gt;</w:t>
            </w:r>
          </w:p>
          <w:p w14:paraId="4924C3A0" w14:textId="77777777" w:rsidR="00105B1A" w:rsidRDefault="00105B1A" w:rsidP="00105B1A">
            <w:pPr>
              <w:pStyle w:val="XML1"/>
            </w:pPr>
            <w:r>
              <w:t xml:space="preserve">      &lt;xs:enumeration value="ethernet-dest"/&gt;</w:t>
            </w:r>
          </w:p>
          <w:p w14:paraId="2271BBE6" w14:textId="77777777" w:rsidR="00105B1A" w:rsidRDefault="00105B1A" w:rsidP="00105B1A">
            <w:pPr>
              <w:pStyle w:val="XML1"/>
            </w:pPr>
            <w:r>
              <w:t xml:space="preserve">      &lt;xs:enumeration value="ethernet-src"/&gt;</w:t>
            </w:r>
          </w:p>
          <w:p w14:paraId="00423A2E" w14:textId="77777777" w:rsidR="00105B1A" w:rsidRDefault="00105B1A" w:rsidP="00105B1A">
            <w:pPr>
              <w:pStyle w:val="XML1"/>
            </w:pPr>
            <w:r>
              <w:t xml:space="preserve">      &lt;xs:enumeration value="ethernet-frame-type"/&gt;</w:t>
            </w:r>
          </w:p>
          <w:p w14:paraId="07BE9F1A" w14:textId="77777777" w:rsidR="00105B1A" w:rsidRDefault="00105B1A" w:rsidP="00105B1A">
            <w:pPr>
              <w:pStyle w:val="XML1"/>
            </w:pPr>
            <w:r>
              <w:t xml:space="preserve">      &lt;xs:enumeration value="vlan-id"/&gt;</w:t>
            </w:r>
          </w:p>
          <w:p w14:paraId="36EA5840" w14:textId="77777777" w:rsidR="00105B1A" w:rsidRDefault="00105B1A" w:rsidP="00105B1A">
            <w:pPr>
              <w:pStyle w:val="XML1"/>
            </w:pPr>
            <w:r>
              <w:t xml:space="preserve">      &lt;xs:enumeration value="vlan-priority"/&gt;</w:t>
            </w:r>
          </w:p>
          <w:p w14:paraId="5748731E" w14:textId="77777777" w:rsidR="00105B1A" w:rsidRDefault="00105B1A" w:rsidP="00105B1A">
            <w:pPr>
              <w:pStyle w:val="XML1"/>
            </w:pPr>
            <w:r>
              <w:t xml:space="preserve">      &lt;xs:enumeration value="ip-dscp"/&gt;</w:t>
            </w:r>
          </w:p>
          <w:p w14:paraId="11753BB0" w14:textId="77777777" w:rsidR="00105B1A" w:rsidRDefault="00105B1A" w:rsidP="00105B1A">
            <w:pPr>
              <w:pStyle w:val="XML1"/>
            </w:pPr>
            <w:r>
              <w:t xml:space="preserve">      &lt;xs:enumeration value="ip-ecn"/&gt;</w:t>
            </w:r>
          </w:p>
          <w:p w14:paraId="597F9718" w14:textId="77777777" w:rsidR="00105B1A" w:rsidRDefault="00105B1A" w:rsidP="00105B1A">
            <w:pPr>
              <w:pStyle w:val="XML1"/>
            </w:pPr>
            <w:r>
              <w:t xml:space="preserve">      &lt;xs:enumeration value="ip-protocol"/&gt;</w:t>
            </w:r>
          </w:p>
          <w:p w14:paraId="0ED44A7D" w14:textId="77777777" w:rsidR="00105B1A" w:rsidRDefault="00105B1A" w:rsidP="00105B1A">
            <w:pPr>
              <w:pStyle w:val="XML1"/>
            </w:pPr>
            <w:r>
              <w:t xml:space="preserve">      &lt;xs:enumeration value="ipv4-src"/&gt;</w:t>
            </w:r>
          </w:p>
          <w:p w14:paraId="013A5DED" w14:textId="77777777" w:rsidR="00105B1A" w:rsidRDefault="00105B1A" w:rsidP="00105B1A">
            <w:pPr>
              <w:pStyle w:val="XML1"/>
            </w:pPr>
            <w:r>
              <w:t xml:space="preserve">      &lt;xs:enumeration value="ipv4-dest"/&gt;</w:t>
            </w:r>
          </w:p>
          <w:p w14:paraId="37320FA3" w14:textId="77777777" w:rsidR="00105B1A" w:rsidRDefault="00105B1A" w:rsidP="00105B1A">
            <w:pPr>
              <w:pStyle w:val="XML1"/>
            </w:pPr>
            <w:r>
              <w:t xml:space="preserve">      &lt;xs:enumeration value="tcp-src"/&gt;</w:t>
            </w:r>
          </w:p>
          <w:p w14:paraId="168E9F15" w14:textId="77777777" w:rsidR="00105B1A" w:rsidRDefault="00105B1A" w:rsidP="00105B1A">
            <w:pPr>
              <w:pStyle w:val="XML1"/>
            </w:pPr>
            <w:r>
              <w:t xml:space="preserve">      &lt;xs:enumeration value="tcp-dest"/&gt;</w:t>
            </w:r>
          </w:p>
          <w:p w14:paraId="7879B6C7" w14:textId="77777777" w:rsidR="00105B1A" w:rsidRDefault="00105B1A" w:rsidP="00105B1A">
            <w:pPr>
              <w:pStyle w:val="XML1"/>
            </w:pPr>
            <w:r>
              <w:t xml:space="preserve">      &lt;xs:enumeration value="udp-src"/&gt;</w:t>
            </w:r>
          </w:p>
          <w:p w14:paraId="7065DB70" w14:textId="77777777" w:rsidR="00105B1A" w:rsidRDefault="00105B1A" w:rsidP="00105B1A">
            <w:pPr>
              <w:pStyle w:val="XML1"/>
            </w:pPr>
            <w:r>
              <w:t xml:space="preserve">      &lt;xs:enumeration value="udp-dest"/&gt;</w:t>
            </w:r>
          </w:p>
          <w:p w14:paraId="0EA04E27" w14:textId="77777777" w:rsidR="00105B1A" w:rsidRDefault="00105B1A" w:rsidP="00105B1A">
            <w:pPr>
              <w:pStyle w:val="XML1"/>
            </w:pPr>
            <w:r>
              <w:t xml:space="preserve">      &lt;xs:enumeration value="sctp-src"/&gt;</w:t>
            </w:r>
          </w:p>
          <w:p w14:paraId="36E2E863" w14:textId="77777777" w:rsidR="00105B1A" w:rsidRDefault="00105B1A" w:rsidP="00105B1A">
            <w:pPr>
              <w:pStyle w:val="XML1"/>
            </w:pPr>
            <w:r>
              <w:t xml:space="preserve">      &lt;xs:enumeration value="sctp-dest"/&gt;</w:t>
            </w:r>
          </w:p>
          <w:p w14:paraId="39F9FCFA" w14:textId="77777777" w:rsidR="00105B1A" w:rsidRDefault="00105B1A" w:rsidP="00105B1A">
            <w:pPr>
              <w:pStyle w:val="XML1"/>
            </w:pPr>
            <w:r>
              <w:t xml:space="preserve">      &lt;xs:enumeration value="icmpv4-type"/&gt;</w:t>
            </w:r>
          </w:p>
          <w:p w14:paraId="466AC296" w14:textId="77777777" w:rsidR="00105B1A" w:rsidRDefault="00105B1A" w:rsidP="00105B1A">
            <w:pPr>
              <w:pStyle w:val="XML1"/>
            </w:pPr>
            <w:r>
              <w:t xml:space="preserve">      &lt;xs:enumeration value="icmpv4-code"/&gt;</w:t>
            </w:r>
          </w:p>
          <w:p w14:paraId="08B7BE13" w14:textId="77777777" w:rsidR="00105B1A" w:rsidRDefault="00105B1A" w:rsidP="00105B1A">
            <w:pPr>
              <w:pStyle w:val="XML1"/>
            </w:pPr>
            <w:r>
              <w:t xml:space="preserve">      &lt;xs:enumeration value="arp-op"/&gt;</w:t>
            </w:r>
          </w:p>
          <w:p w14:paraId="0C03A09E" w14:textId="77777777" w:rsidR="00105B1A" w:rsidRDefault="00105B1A" w:rsidP="00105B1A">
            <w:pPr>
              <w:pStyle w:val="XML1"/>
            </w:pPr>
            <w:r>
              <w:t xml:space="preserve">      &lt;xs:enumeration value="arp-src-ip-address"/&gt;</w:t>
            </w:r>
          </w:p>
          <w:p w14:paraId="02358C58" w14:textId="77777777" w:rsidR="00105B1A" w:rsidRDefault="00105B1A" w:rsidP="00105B1A">
            <w:pPr>
              <w:pStyle w:val="XML1"/>
            </w:pPr>
            <w:r>
              <w:t xml:space="preserve">      &lt;xs:enumeration value="arp-target-ip-address"/&gt;</w:t>
            </w:r>
          </w:p>
          <w:p w14:paraId="5B55AF42" w14:textId="77777777" w:rsidR="00105B1A" w:rsidRDefault="00105B1A" w:rsidP="00105B1A">
            <w:pPr>
              <w:pStyle w:val="XML1"/>
            </w:pPr>
            <w:r>
              <w:lastRenderedPageBreak/>
              <w:t xml:space="preserve">      &lt;xs:enumeration value="arp-src-hardware-address"/&gt;</w:t>
            </w:r>
          </w:p>
          <w:p w14:paraId="01316607" w14:textId="77777777" w:rsidR="00105B1A" w:rsidRDefault="00105B1A" w:rsidP="00105B1A">
            <w:pPr>
              <w:pStyle w:val="XML1"/>
            </w:pPr>
            <w:r>
              <w:t xml:space="preserve">      &lt;xs:enumeration value="arp-target-hardware-address"/&gt;</w:t>
            </w:r>
          </w:p>
          <w:p w14:paraId="5F23C600" w14:textId="77777777" w:rsidR="00105B1A" w:rsidRDefault="00105B1A" w:rsidP="00105B1A">
            <w:pPr>
              <w:pStyle w:val="XML1"/>
            </w:pPr>
            <w:r>
              <w:t xml:space="preserve">      &lt;xs:enumeration value="ipv6-src"/&gt;</w:t>
            </w:r>
          </w:p>
          <w:p w14:paraId="7A6FD553" w14:textId="77777777" w:rsidR="00105B1A" w:rsidRDefault="00105B1A" w:rsidP="00105B1A">
            <w:pPr>
              <w:pStyle w:val="XML1"/>
            </w:pPr>
            <w:r>
              <w:t xml:space="preserve">      &lt;xs:enumeration value="ipv6-dest"/&gt;</w:t>
            </w:r>
          </w:p>
          <w:p w14:paraId="2F57C8F7" w14:textId="77777777" w:rsidR="00105B1A" w:rsidRDefault="00105B1A" w:rsidP="00105B1A">
            <w:pPr>
              <w:pStyle w:val="XML1"/>
            </w:pPr>
            <w:r>
              <w:t xml:space="preserve">      &lt;xs:enumeration value="ipv6-flow-label"/&gt;</w:t>
            </w:r>
          </w:p>
          <w:p w14:paraId="55C5704A" w14:textId="77777777" w:rsidR="00105B1A" w:rsidRDefault="00105B1A" w:rsidP="00105B1A">
            <w:pPr>
              <w:pStyle w:val="XML1"/>
            </w:pPr>
            <w:r>
              <w:t xml:space="preserve">      &lt;xs:enumeration value="icmpv6-type"/&gt;</w:t>
            </w:r>
          </w:p>
          <w:p w14:paraId="1271A871" w14:textId="77777777" w:rsidR="00105B1A" w:rsidRDefault="00105B1A" w:rsidP="00105B1A">
            <w:pPr>
              <w:pStyle w:val="XML1"/>
            </w:pPr>
            <w:r>
              <w:t xml:space="preserve">      &lt;xs:enumeration value="icmpv6-code"/&gt;</w:t>
            </w:r>
          </w:p>
          <w:p w14:paraId="2D57BD8F" w14:textId="77777777" w:rsidR="00105B1A" w:rsidRDefault="00105B1A" w:rsidP="00105B1A">
            <w:pPr>
              <w:pStyle w:val="XML1"/>
            </w:pPr>
            <w:r>
              <w:t xml:space="preserve">      &lt;xs:enumeration value="ipv6-nd-target"/&gt;</w:t>
            </w:r>
          </w:p>
          <w:p w14:paraId="1A0FEDDE" w14:textId="77777777" w:rsidR="00105B1A" w:rsidRDefault="00105B1A" w:rsidP="00105B1A">
            <w:pPr>
              <w:pStyle w:val="XML1"/>
            </w:pPr>
            <w:r>
              <w:t xml:space="preserve">      &lt;xs:enumeration value="ipv6-nd-source-link-layer"/&gt;</w:t>
            </w:r>
          </w:p>
          <w:p w14:paraId="70252C19" w14:textId="77777777" w:rsidR="00105B1A" w:rsidRDefault="00105B1A" w:rsidP="00105B1A">
            <w:pPr>
              <w:pStyle w:val="XML1"/>
            </w:pPr>
            <w:r>
              <w:t xml:space="preserve">      &lt;xs:enumeration value="ipv6-nd-target-link-layer"/&gt;</w:t>
            </w:r>
          </w:p>
          <w:p w14:paraId="5D199BBD" w14:textId="77777777" w:rsidR="00105B1A" w:rsidRDefault="00105B1A" w:rsidP="00105B1A">
            <w:pPr>
              <w:pStyle w:val="XML1"/>
            </w:pPr>
            <w:r>
              <w:t xml:space="preserve">      &lt;xs:enumeration value="mpls-label"/&gt;</w:t>
            </w:r>
          </w:p>
          <w:p w14:paraId="3A7887A3" w14:textId="77777777" w:rsidR="00105B1A" w:rsidRDefault="00105B1A" w:rsidP="00105B1A">
            <w:pPr>
              <w:pStyle w:val="XML1"/>
            </w:pPr>
            <w:r>
              <w:t xml:space="preserve">      &lt;xs:enumeration value="mpls-tc"/&gt;</w:t>
            </w:r>
          </w:p>
          <w:p w14:paraId="3CF85A39" w14:textId="77777777" w:rsidR="00105B1A" w:rsidRDefault="00105B1A" w:rsidP="00105B1A">
            <w:pPr>
              <w:pStyle w:val="XML1"/>
            </w:pPr>
            <w:r>
              <w:t xml:space="preserve">    &lt;/xs:restriction&gt;</w:t>
            </w:r>
          </w:p>
          <w:p w14:paraId="5A8CE273" w14:textId="77777777" w:rsidR="00105B1A" w:rsidRDefault="00105B1A" w:rsidP="00105B1A">
            <w:pPr>
              <w:pStyle w:val="XML1"/>
            </w:pPr>
            <w:r>
              <w:t xml:space="preserve">  &lt;/xs:simpleType&gt;</w:t>
            </w:r>
          </w:p>
          <w:p w14:paraId="191C2C1A" w14:textId="77777777" w:rsidR="001B6EE7" w:rsidRDefault="001B6EE7" w:rsidP="00105B1A">
            <w:pPr>
              <w:pStyle w:val="XML1"/>
            </w:pPr>
          </w:p>
          <w:p w14:paraId="78B0AF65" w14:textId="77777777" w:rsidR="001B6EE7" w:rsidRDefault="001B6EE7" w:rsidP="001B6EE7">
            <w:pPr>
              <w:pStyle w:val="XML1"/>
            </w:pPr>
            <w:r>
              <w:t xml:space="preserve">  &lt;xs:simpleType name="hex-binary"&gt;</w:t>
            </w:r>
          </w:p>
          <w:p w14:paraId="2D45B286" w14:textId="77777777" w:rsidR="001B6EE7" w:rsidRDefault="001B6EE7" w:rsidP="001B6EE7">
            <w:pPr>
              <w:pStyle w:val="XML1"/>
            </w:pPr>
            <w:r>
              <w:t xml:space="preserve">    &lt;xs:annotation&gt;</w:t>
            </w:r>
          </w:p>
          <w:p w14:paraId="65DE89AE" w14:textId="77777777" w:rsidR="001B6EE7" w:rsidRDefault="001B6EE7" w:rsidP="001B6EE7">
            <w:pPr>
              <w:pStyle w:val="XML1"/>
            </w:pPr>
            <w:r>
              <w:t xml:space="preserve">      &lt;xs:documentation&gt;</w:t>
            </w:r>
          </w:p>
          <w:p w14:paraId="2554D199" w14:textId="77777777" w:rsidR="001B6EE7" w:rsidRDefault="001B6EE7" w:rsidP="001B6EE7">
            <w:pPr>
              <w:pStyle w:val="XML1"/>
            </w:pPr>
            <w:r>
              <w:t xml:space="preserve">        hex binary encoded string</w:t>
            </w:r>
          </w:p>
          <w:p w14:paraId="41F997F3" w14:textId="77777777" w:rsidR="001B6EE7" w:rsidRDefault="001B6EE7" w:rsidP="001B6EE7">
            <w:pPr>
              <w:pStyle w:val="XML1"/>
            </w:pPr>
            <w:r>
              <w:t xml:space="preserve">      &lt;/xs:documentation&gt;</w:t>
            </w:r>
          </w:p>
          <w:p w14:paraId="1F47160D" w14:textId="77777777" w:rsidR="001B6EE7" w:rsidRDefault="001B6EE7" w:rsidP="001B6EE7">
            <w:pPr>
              <w:pStyle w:val="XML1"/>
            </w:pPr>
            <w:r>
              <w:t xml:space="preserve">    &lt;/xs:annotation&gt;</w:t>
            </w:r>
          </w:p>
          <w:p w14:paraId="0525C339" w14:textId="77777777" w:rsidR="001B6EE7" w:rsidRDefault="001B6EE7" w:rsidP="001B6EE7">
            <w:pPr>
              <w:pStyle w:val="XML1"/>
            </w:pPr>
          </w:p>
          <w:p w14:paraId="14BF14A9" w14:textId="77777777" w:rsidR="001B6EE7" w:rsidRDefault="001B6EE7" w:rsidP="001B6EE7">
            <w:pPr>
              <w:pStyle w:val="XML1"/>
            </w:pPr>
            <w:r>
              <w:t xml:space="preserve">    &lt;xs:restriction base="xs:base64Binary"&gt;</w:t>
            </w:r>
          </w:p>
          <w:p w14:paraId="01885EA8" w14:textId="77777777" w:rsidR="001B6EE7" w:rsidRDefault="001B6EE7" w:rsidP="001B6EE7">
            <w:pPr>
              <w:pStyle w:val="XML1"/>
            </w:pPr>
            <w:r>
              <w:t xml:space="preserve">    &lt;/xs:restriction&gt;</w:t>
            </w:r>
          </w:p>
          <w:p w14:paraId="0AD9D2B8" w14:textId="67A3FC8A" w:rsidR="001B6EE7" w:rsidRPr="009F1B7D" w:rsidRDefault="001B6EE7" w:rsidP="001B6EE7">
            <w:pPr>
              <w:pStyle w:val="XML1"/>
            </w:pPr>
            <w:r>
              <w:t xml:space="preserve">  &lt;/xs:simpleType&gt;</w:t>
            </w:r>
          </w:p>
        </w:tc>
      </w:tr>
    </w:tbl>
    <w:p w14:paraId="3509B65A" w14:textId="77777777" w:rsidR="00182140" w:rsidRPr="00182140" w:rsidRDefault="00182140" w:rsidP="00025A73"/>
    <w:p w14:paraId="43A867B8" w14:textId="67150F59" w:rsidR="00971A60" w:rsidRDefault="00971A60" w:rsidP="00971A60">
      <w:pPr>
        <w:pStyle w:val="Heading3"/>
        <w:keepLines w:val="0"/>
        <w:ind w:left="720" w:hanging="720"/>
      </w:pPr>
      <w:bookmarkStart w:id="1204" w:name="_Toc358291627"/>
      <w:r>
        <w:t>XML Example</w:t>
      </w:r>
      <w:bookmarkEnd w:id="1204"/>
    </w:p>
    <w:tbl>
      <w:tblPr>
        <w:tblStyle w:val="XMLtable"/>
        <w:tblW w:w="5000" w:type="pct"/>
        <w:tblLook w:val="04A0" w:firstRow="1" w:lastRow="0" w:firstColumn="1" w:lastColumn="0" w:noHBand="0" w:noVBand="1"/>
      </w:tblPr>
      <w:tblGrid>
        <w:gridCol w:w="9474"/>
      </w:tblGrid>
      <w:tr w:rsidR="007F456E" w:rsidRPr="009F1B7D" w14:paraId="1E7C384D" w14:textId="77777777" w:rsidTr="00C128FA">
        <w:tc>
          <w:tcPr>
            <w:tcW w:w="8820" w:type="dxa"/>
          </w:tcPr>
          <w:p w14:paraId="61972B34" w14:textId="313F8A76" w:rsidR="000A2C19" w:rsidRDefault="000A2C19" w:rsidP="000A2C19">
            <w:pPr>
              <w:pStyle w:val="XML1"/>
            </w:pPr>
            <w:r>
              <w:t>&lt;flow-table&gt;</w:t>
            </w:r>
          </w:p>
          <w:p w14:paraId="14C002A0" w14:textId="019EE70D" w:rsidR="00695A32" w:rsidRDefault="00DB5417" w:rsidP="00025A73">
            <w:pPr>
              <w:pStyle w:val="XML2"/>
            </w:pPr>
            <w:r>
              <w:t>&lt;resource-id&gt;</w:t>
            </w:r>
            <w:r w:rsidR="0066460C">
              <w:t>flowtable</w:t>
            </w:r>
            <w:r>
              <w:t>1</w:t>
            </w:r>
            <w:r w:rsidR="00695A32">
              <w:t>&lt;/resource-id&gt;</w:t>
            </w:r>
          </w:p>
          <w:p w14:paraId="6DB3FCFF" w14:textId="2CFDC577" w:rsidR="00F15CEE" w:rsidRDefault="00F15CEE" w:rsidP="00025A73">
            <w:pPr>
              <w:pStyle w:val="XML2"/>
            </w:pPr>
            <w:r>
              <w:t>&lt;max-entries&gt;255&lt;/max-entries&gt;</w:t>
            </w:r>
          </w:p>
          <w:p w14:paraId="1E8D1F67" w14:textId="728ACCAD" w:rsidR="00F15CEE" w:rsidRDefault="00F15CEE" w:rsidP="00025A73">
            <w:pPr>
              <w:pStyle w:val="XML2"/>
            </w:pPr>
            <w:r>
              <w:t>&lt;next-tables&gt;</w:t>
            </w:r>
          </w:p>
          <w:p w14:paraId="51DAF38B" w14:textId="77777777" w:rsidR="00F15CEE" w:rsidRDefault="00F15CEE" w:rsidP="00025A73">
            <w:pPr>
              <w:pStyle w:val="XML2"/>
            </w:pPr>
            <w:r>
              <w:t xml:space="preserve">  &lt;table-id&gt;100&lt;/table-id&gt;</w:t>
            </w:r>
          </w:p>
          <w:p w14:paraId="48F9DFE4" w14:textId="11388F69" w:rsidR="00F15CEE" w:rsidRDefault="00F15CEE" w:rsidP="00025A73">
            <w:pPr>
              <w:pStyle w:val="XML2"/>
            </w:pPr>
            <w:r>
              <w:t xml:space="preserve">  &lt;table-id&gt;101&lt;/table-id&gt;</w:t>
            </w:r>
          </w:p>
          <w:p w14:paraId="57BE0E83" w14:textId="6DAFA6A8" w:rsidR="00F15CEE" w:rsidRDefault="00F15CEE" w:rsidP="00025A73">
            <w:pPr>
              <w:pStyle w:val="XML2"/>
            </w:pPr>
            <w:r>
              <w:t>&lt;/next-tables&gt;</w:t>
            </w:r>
          </w:p>
          <w:p w14:paraId="7F614214" w14:textId="77777777" w:rsidR="000A2C19" w:rsidRDefault="000A2C19" w:rsidP="00025A73">
            <w:pPr>
              <w:pStyle w:val="XML2"/>
            </w:pPr>
            <w:r>
              <w:t>&lt;instructions&gt;</w:t>
            </w:r>
          </w:p>
          <w:p w14:paraId="5130F173" w14:textId="77777777" w:rsidR="000A2C19" w:rsidRDefault="000A2C19" w:rsidP="00025A73">
            <w:pPr>
              <w:pStyle w:val="XML3"/>
            </w:pPr>
            <w:r>
              <w:t>&lt;type&gt;apply-actions&lt;/type&gt;</w:t>
            </w:r>
          </w:p>
          <w:p w14:paraId="5DABB01A" w14:textId="77777777" w:rsidR="000A2C19" w:rsidRDefault="000A2C19" w:rsidP="00025A73">
            <w:pPr>
              <w:pStyle w:val="XML3"/>
            </w:pPr>
            <w:r>
              <w:t>&lt;type&gt;clear-actions&lt;/type&gt;</w:t>
            </w:r>
          </w:p>
          <w:p w14:paraId="1E8FC1CB" w14:textId="77777777" w:rsidR="000A2C19" w:rsidRDefault="000A2C19" w:rsidP="00025A73">
            <w:pPr>
              <w:pStyle w:val="XML2"/>
            </w:pPr>
            <w:r>
              <w:t>&lt;/instructions&gt;</w:t>
            </w:r>
          </w:p>
          <w:p w14:paraId="0C0A5540" w14:textId="77777777" w:rsidR="000A2C19" w:rsidRDefault="000A2C19" w:rsidP="00025A73">
            <w:pPr>
              <w:pStyle w:val="XML2"/>
            </w:pPr>
            <w:r>
              <w:t>&lt;matches&gt;</w:t>
            </w:r>
          </w:p>
          <w:p w14:paraId="03753D30" w14:textId="77777777" w:rsidR="000A2C19" w:rsidRDefault="000A2C19" w:rsidP="00025A73">
            <w:pPr>
              <w:pStyle w:val="XML3"/>
            </w:pPr>
            <w:r>
              <w:t>&lt;type&gt;input-port&lt;/type&gt;</w:t>
            </w:r>
          </w:p>
          <w:p w14:paraId="43B9121C" w14:textId="77777777" w:rsidR="000A2C19" w:rsidRDefault="000A2C19" w:rsidP="00025A73">
            <w:pPr>
              <w:pStyle w:val="XML3"/>
            </w:pPr>
            <w:r>
              <w:t>&lt;type&gt;ethernet-dest&lt;/type&gt;</w:t>
            </w:r>
          </w:p>
          <w:p w14:paraId="2DF89470" w14:textId="77777777" w:rsidR="000A2C19" w:rsidRDefault="000A2C19" w:rsidP="00025A73">
            <w:pPr>
              <w:pStyle w:val="XML2"/>
            </w:pPr>
            <w:r>
              <w:t>&lt;/matches&gt;</w:t>
            </w:r>
          </w:p>
          <w:p w14:paraId="3463657B" w14:textId="77777777" w:rsidR="000A2C19" w:rsidRDefault="000A2C19" w:rsidP="00025A73">
            <w:pPr>
              <w:pStyle w:val="XML2"/>
            </w:pPr>
            <w:r>
              <w:t>&lt;write-actions&gt;</w:t>
            </w:r>
          </w:p>
          <w:p w14:paraId="6438DC86" w14:textId="77777777" w:rsidR="000A2C19" w:rsidRDefault="000A2C19" w:rsidP="00025A73">
            <w:pPr>
              <w:pStyle w:val="XML3"/>
            </w:pPr>
            <w:r>
              <w:t>&lt;type&gt;output&lt;/type&gt;</w:t>
            </w:r>
          </w:p>
          <w:p w14:paraId="7470ED66" w14:textId="77777777" w:rsidR="000A2C19" w:rsidRDefault="000A2C19" w:rsidP="00025A73">
            <w:pPr>
              <w:pStyle w:val="XML3"/>
            </w:pPr>
            <w:r>
              <w:t>&lt;type&gt;pop-mpls&lt;/type&gt;</w:t>
            </w:r>
          </w:p>
          <w:p w14:paraId="2B505166" w14:textId="77777777" w:rsidR="000A2C19" w:rsidRDefault="000A2C19" w:rsidP="00025A73">
            <w:pPr>
              <w:pStyle w:val="XML2"/>
            </w:pPr>
            <w:r>
              <w:t>&lt;/write-actions&gt;</w:t>
            </w:r>
          </w:p>
          <w:p w14:paraId="434F8CBF" w14:textId="77777777" w:rsidR="000A2C19" w:rsidRDefault="000A2C19" w:rsidP="00025A73">
            <w:pPr>
              <w:pStyle w:val="XML2"/>
            </w:pPr>
            <w:r>
              <w:t>&lt;apply-actions&gt;</w:t>
            </w:r>
          </w:p>
          <w:p w14:paraId="5DD75B4B" w14:textId="77777777" w:rsidR="000A2C19" w:rsidRDefault="000A2C19" w:rsidP="00025A73">
            <w:pPr>
              <w:pStyle w:val="XML3"/>
            </w:pPr>
            <w:r>
              <w:t>&lt;type&gt;output&lt;/type&gt;</w:t>
            </w:r>
          </w:p>
          <w:p w14:paraId="29D63945" w14:textId="77777777" w:rsidR="000A2C19" w:rsidRDefault="000A2C19" w:rsidP="00025A73">
            <w:pPr>
              <w:pStyle w:val="XML3"/>
            </w:pPr>
            <w:r>
              <w:t>&lt;type&gt;set-queue&lt;/type&gt;</w:t>
            </w:r>
          </w:p>
          <w:p w14:paraId="1A5FCA8F" w14:textId="77777777" w:rsidR="000A2C19" w:rsidRDefault="000A2C19" w:rsidP="00025A73">
            <w:pPr>
              <w:pStyle w:val="XML2"/>
            </w:pPr>
            <w:r>
              <w:t>&lt;/apply-actions&gt;</w:t>
            </w:r>
          </w:p>
          <w:p w14:paraId="5F073F6D" w14:textId="4C9177E4" w:rsidR="00443BB2" w:rsidRDefault="00443BB2" w:rsidP="00443BB2">
            <w:pPr>
              <w:pStyle w:val="XML2"/>
            </w:pPr>
            <w:r>
              <w:t>&lt;write-setfields&gt;</w:t>
            </w:r>
          </w:p>
          <w:p w14:paraId="453D924F" w14:textId="1FABB1AF" w:rsidR="00443BB2" w:rsidRDefault="00E82D5D" w:rsidP="00443BB2">
            <w:pPr>
              <w:pStyle w:val="XML3"/>
            </w:pPr>
            <w:r>
              <w:t>&lt;type&gt;ethernet-dest</w:t>
            </w:r>
            <w:r w:rsidR="00443BB2">
              <w:t>&lt;/type&gt;</w:t>
            </w:r>
          </w:p>
          <w:p w14:paraId="6622CA7F" w14:textId="435C77C8" w:rsidR="00443BB2" w:rsidRDefault="00443BB2" w:rsidP="00443BB2">
            <w:pPr>
              <w:pStyle w:val="XML2"/>
            </w:pPr>
            <w:r>
              <w:t>&lt;/write-setfields&gt;</w:t>
            </w:r>
          </w:p>
          <w:p w14:paraId="3A31CFEE" w14:textId="033EA09A" w:rsidR="00443BB2" w:rsidRDefault="00443BB2" w:rsidP="00443BB2">
            <w:pPr>
              <w:pStyle w:val="XML2"/>
            </w:pPr>
            <w:r>
              <w:t>&lt;apply-setfields&gt;</w:t>
            </w:r>
          </w:p>
          <w:p w14:paraId="16111B3B" w14:textId="77777777" w:rsidR="00443BB2" w:rsidRDefault="00443BB2" w:rsidP="00443BB2">
            <w:pPr>
              <w:pStyle w:val="XML3"/>
            </w:pPr>
            <w:r>
              <w:lastRenderedPageBreak/>
              <w:t>&lt;type&gt;ethernet-dest&lt;/type&gt;</w:t>
            </w:r>
          </w:p>
          <w:p w14:paraId="294E5B1C" w14:textId="218D4352" w:rsidR="00443BB2" w:rsidRDefault="00443BB2" w:rsidP="00443BB2">
            <w:pPr>
              <w:pStyle w:val="XML2"/>
            </w:pPr>
            <w:r>
              <w:t>&lt;/apply-setfields&gt;</w:t>
            </w:r>
          </w:p>
          <w:p w14:paraId="38A07ED0" w14:textId="553C7B1B" w:rsidR="006643B7" w:rsidRDefault="006643B7" w:rsidP="006643B7">
            <w:pPr>
              <w:pStyle w:val="XML2"/>
            </w:pPr>
            <w:r>
              <w:t>&lt;wildcards&gt;</w:t>
            </w:r>
          </w:p>
          <w:p w14:paraId="78231D1D" w14:textId="499597C8" w:rsidR="006643B7" w:rsidRDefault="00E82D5D" w:rsidP="00E82D5D">
            <w:pPr>
              <w:pStyle w:val="XML3"/>
            </w:pPr>
            <w:r>
              <w:t>&lt;type&gt; udp-dest</w:t>
            </w:r>
            <w:r w:rsidR="006643B7">
              <w:t>&lt;/type&gt;</w:t>
            </w:r>
          </w:p>
          <w:p w14:paraId="022CF021" w14:textId="28C35977" w:rsidR="00443BB2" w:rsidRDefault="006643B7" w:rsidP="006643B7">
            <w:pPr>
              <w:pStyle w:val="XML2"/>
            </w:pPr>
            <w:r>
              <w:t>&lt;/wildcards&gt;</w:t>
            </w:r>
          </w:p>
          <w:p w14:paraId="67EA9628" w14:textId="77777777" w:rsidR="000A2C19" w:rsidRDefault="000A2C19" w:rsidP="00025A73">
            <w:pPr>
              <w:pStyle w:val="XML2"/>
            </w:pPr>
            <w:r>
              <w:t>&lt;metadata-match&gt;30&lt;/metadata-match&gt;</w:t>
            </w:r>
          </w:p>
          <w:p w14:paraId="1C87BD77" w14:textId="79B20810" w:rsidR="007F456E" w:rsidRPr="009F1B7D" w:rsidRDefault="000A2C19" w:rsidP="000A2C19">
            <w:pPr>
              <w:pStyle w:val="XML1"/>
            </w:pPr>
            <w:r>
              <w:t>&lt;/flow-table&gt;</w:t>
            </w:r>
          </w:p>
        </w:tc>
      </w:tr>
    </w:tbl>
    <w:p w14:paraId="045A4C5D" w14:textId="77777777" w:rsidR="007F456E" w:rsidRDefault="007F456E" w:rsidP="00025A73"/>
    <w:p w14:paraId="348A7E5A" w14:textId="27622769" w:rsidR="00EA69CB" w:rsidRDefault="00EA69CB" w:rsidP="00EA69CB">
      <w:pPr>
        <w:pStyle w:val="Heading2"/>
        <w:rPr>
          <w:ins w:id="1205" w:author="Carl Moberg" w:date="2013-06-03T22:47:00Z"/>
        </w:rPr>
      </w:pPr>
      <w:bookmarkStart w:id="1206" w:name="_Toc358291628"/>
      <w:ins w:id="1207" w:author="Carl Moberg" w:date="2013-06-03T22:47:00Z">
        <w:r>
          <w:t>NDM</w:t>
        </w:r>
        <w:bookmarkEnd w:id="1206"/>
      </w:ins>
    </w:p>
    <w:p w14:paraId="586BEB71" w14:textId="4279B80E" w:rsidR="00D65293" w:rsidRPr="00D65293" w:rsidRDefault="004942DC" w:rsidP="00D65293">
      <w:pPr>
        <w:rPr>
          <w:ins w:id="1208" w:author="Carl Moberg" w:date="2013-06-03T22:47:00Z"/>
        </w:rPr>
      </w:pPr>
      <w:ins w:id="1209" w:author="Carl Moberg" w:date="2013-06-03T22:47:00Z">
        <w:r w:rsidRPr="004942DC">
          <w:t>A Negotiable Datapath Model (NDM) is an abstract switch model that describes specific switch forwarding behaviors controllable via the OpenFlow-Switch protocol.  When using the NDM framework (an optional enhancement to OpenFlow), an OFCP and a capable switch agree on an NDM to be associated with a logical switch prior to sending control messages, such as flowmods, to the logical switch.</w:t>
        </w:r>
      </w:ins>
      <w:ins w:id="1210" w:author="Anees Shaikh" w:date="2013-07-30T11:10:00Z">
        <w:r w:rsidR="001D136E">
          <w:t xml:space="preserve"> (need example)</w:t>
        </w:r>
      </w:ins>
    </w:p>
    <w:p w14:paraId="7B8EAA94" w14:textId="592A7180" w:rsidR="00EA69CB" w:rsidRDefault="00EA69CB" w:rsidP="00EA69CB">
      <w:pPr>
        <w:pStyle w:val="Heading3"/>
        <w:rPr>
          <w:ins w:id="1211" w:author="Carl Moberg" w:date="2013-06-03T22:47:00Z"/>
        </w:rPr>
      </w:pPr>
      <w:bookmarkStart w:id="1212" w:name="_Toc358291629"/>
      <w:ins w:id="1213" w:author="Carl Moberg" w:date="2013-06-03T22:47:00Z">
        <w:r>
          <w:t>UML Diagram</w:t>
        </w:r>
        <w:bookmarkEnd w:id="1212"/>
      </w:ins>
    </w:p>
    <w:p w14:paraId="4E628C65" w14:textId="7E5EF49E" w:rsidR="00FD1CD6" w:rsidRDefault="00EA69CB" w:rsidP="00FD1CD6">
      <w:pPr>
        <w:pStyle w:val="Heading3"/>
        <w:rPr>
          <w:ins w:id="1214" w:author="Carl Moberg" w:date="2013-06-03T22:47:00Z"/>
        </w:rPr>
      </w:pPr>
      <w:bookmarkStart w:id="1215" w:name="_Toc358291630"/>
      <w:ins w:id="1216" w:author="Carl Moberg" w:date="2013-06-03T22:47:00Z">
        <w:r>
          <w:t>XML Schema</w:t>
        </w:r>
        <w:bookmarkEnd w:id="1215"/>
      </w:ins>
    </w:p>
    <w:p w14:paraId="6BEACC80" w14:textId="5296BD70" w:rsidR="00CE6A2F" w:rsidRPr="00CE6A2F" w:rsidRDefault="00CE6A2F" w:rsidP="00CE6A2F">
      <w:pPr>
        <w:rPr>
          <w:ins w:id="1217" w:author="Carl Moberg" w:date="2013-06-03T22:47:00Z"/>
        </w:rPr>
      </w:pPr>
      <w:ins w:id="1218" w:author="Carl Moberg" w:date="2013-06-03T22:47:00Z">
        <w:r>
          <w:t xml:space="preserve">This XML Schema represents the basic </w:t>
        </w:r>
        <w:r w:rsidR="006C0A96">
          <w:t xml:space="preserve">placeholder </w:t>
        </w:r>
        <w:r>
          <w:t xml:space="preserve">structure for NDMs. Implementations are expected to </w:t>
        </w:r>
        <w:r w:rsidR="006C0A96">
          <w:t>extend</w:t>
        </w:r>
        <w:r>
          <w:t xml:space="preserve"> this schema with a set of NDM-specific data definitions (e.g. L2+L3). The details of the specific NDMs are outside the scope of this document.</w:t>
        </w:r>
      </w:ins>
      <w:ins w:id="1219" w:author="Anees Shaikh" w:date="2013-07-30T11:11:00Z">
        <w:r w:rsidR="001D136E">
          <w:t xml:space="preserve">  (add reference to NDM paper)</w:t>
        </w:r>
      </w:ins>
    </w:p>
    <w:tbl>
      <w:tblPr>
        <w:tblStyle w:val="XMLtable"/>
        <w:tblW w:w="5000" w:type="pct"/>
        <w:tblLook w:val="04A0" w:firstRow="1" w:lastRow="0" w:firstColumn="1" w:lastColumn="0" w:noHBand="0" w:noVBand="1"/>
      </w:tblPr>
      <w:tblGrid>
        <w:gridCol w:w="9474"/>
      </w:tblGrid>
      <w:tr w:rsidR="00CB7B88" w:rsidRPr="009F1B7D" w14:paraId="52E4498C" w14:textId="77777777" w:rsidTr="00CB7B88">
        <w:trPr>
          <w:ins w:id="1220" w:author="Carl Moberg" w:date="2013-06-03T22:47:00Z"/>
        </w:trPr>
        <w:tc>
          <w:tcPr>
            <w:tcW w:w="8820" w:type="dxa"/>
          </w:tcPr>
          <w:p w14:paraId="3E9814E8" w14:textId="5032A1F1" w:rsidR="0023596D" w:rsidRDefault="0023596D" w:rsidP="0023596D">
            <w:pPr>
              <w:pStyle w:val="XML2"/>
              <w:rPr>
                <w:ins w:id="1221" w:author="Carl Moberg" w:date="2013-06-03T22:47:00Z"/>
              </w:rPr>
            </w:pPr>
            <w:ins w:id="1222" w:author="Carl Moberg" w:date="2013-06-03T22:47:00Z">
              <w:r>
                <w:t xml:space="preserve">  &lt;xs:group name="a0"&gt;</w:t>
              </w:r>
            </w:ins>
          </w:p>
          <w:p w14:paraId="6B66EFE8" w14:textId="77777777" w:rsidR="0023596D" w:rsidRDefault="0023596D" w:rsidP="0023596D">
            <w:pPr>
              <w:pStyle w:val="XML2"/>
              <w:rPr>
                <w:ins w:id="1223" w:author="Carl Moberg" w:date="2013-06-03T22:47:00Z"/>
              </w:rPr>
            </w:pPr>
            <w:ins w:id="1224" w:author="Carl Moberg" w:date="2013-06-03T22:47:00Z">
              <w:r>
                <w:t xml:space="preserve">    &lt;xs:sequence&gt;</w:t>
              </w:r>
            </w:ins>
          </w:p>
          <w:p w14:paraId="670E7923" w14:textId="77777777" w:rsidR="0023596D" w:rsidRDefault="0023596D" w:rsidP="0023596D">
            <w:pPr>
              <w:pStyle w:val="XML2"/>
              <w:rPr>
                <w:ins w:id="1225" w:author="Carl Moberg" w:date="2013-06-03T22:47:00Z"/>
              </w:rPr>
            </w:pPr>
            <w:ins w:id="1226" w:author="Carl Moberg" w:date="2013-06-03T22:47:00Z">
              <w:r>
                <w:t xml:space="preserve">      &lt;xs:element name="ndm"&gt;</w:t>
              </w:r>
            </w:ins>
          </w:p>
          <w:p w14:paraId="314A163F" w14:textId="77777777" w:rsidR="0023596D" w:rsidRDefault="0023596D" w:rsidP="0023596D">
            <w:pPr>
              <w:pStyle w:val="XML2"/>
              <w:rPr>
                <w:ins w:id="1227" w:author="Carl Moberg" w:date="2013-06-03T22:47:00Z"/>
              </w:rPr>
            </w:pPr>
            <w:ins w:id="1228" w:author="Carl Moberg" w:date="2013-06-03T22:47:00Z">
              <w:r>
                <w:t xml:space="preserve">        &lt;xs:annotation&gt;</w:t>
              </w:r>
            </w:ins>
          </w:p>
          <w:p w14:paraId="02444343" w14:textId="77777777" w:rsidR="0023596D" w:rsidRDefault="0023596D" w:rsidP="0023596D">
            <w:pPr>
              <w:pStyle w:val="XML2"/>
              <w:rPr>
                <w:ins w:id="1229" w:author="Carl Moberg" w:date="2013-06-03T22:47:00Z"/>
              </w:rPr>
            </w:pPr>
            <w:ins w:id="1230" w:author="Carl Moberg" w:date="2013-06-03T22:47:00Z">
              <w:r>
                <w:t xml:space="preserve">          &lt;xs:documentation&gt;</w:t>
              </w:r>
            </w:ins>
          </w:p>
          <w:p w14:paraId="0FD502B0" w14:textId="77777777" w:rsidR="0023596D" w:rsidRDefault="0023596D" w:rsidP="0023596D">
            <w:pPr>
              <w:pStyle w:val="XML2"/>
              <w:rPr>
                <w:ins w:id="1231" w:author="Carl Moberg" w:date="2013-06-03T22:47:00Z"/>
              </w:rPr>
            </w:pPr>
            <w:ins w:id="1232" w:author="Carl Moberg" w:date="2013-06-03T22:47:00Z">
              <w:r>
                <w:t xml:space="preserve">            The container for the capable-switch global list of available</w:t>
              </w:r>
            </w:ins>
          </w:p>
          <w:p w14:paraId="79D4C6E5" w14:textId="6B1B5A62" w:rsidR="0023596D" w:rsidRDefault="0023596D" w:rsidP="0023596D">
            <w:pPr>
              <w:pStyle w:val="XML2"/>
              <w:rPr>
                <w:ins w:id="1233" w:author="Carl Moberg" w:date="2013-06-03T22:47:00Z"/>
              </w:rPr>
            </w:pPr>
            <w:ins w:id="1234" w:author="Carl Moberg" w:date="2013-06-03T22:47:00Z">
              <w:r>
                <w:t xml:space="preserve">            NDMs.</w:t>
              </w:r>
            </w:ins>
          </w:p>
          <w:p w14:paraId="72DF2F6E" w14:textId="77777777" w:rsidR="0023596D" w:rsidRDefault="0023596D" w:rsidP="0023596D">
            <w:pPr>
              <w:pStyle w:val="XML2"/>
              <w:rPr>
                <w:ins w:id="1235" w:author="Carl Moberg" w:date="2013-06-03T22:47:00Z"/>
              </w:rPr>
            </w:pPr>
            <w:ins w:id="1236" w:author="Carl Moberg" w:date="2013-06-03T22:47:00Z">
              <w:r>
                <w:t xml:space="preserve">          &lt;/xs:documentation&gt;</w:t>
              </w:r>
            </w:ins>
          </w:p>
          <w:p w14:paraId="772B930E" w14:textId="77777777" w:rsidR="0023596D" w:rsidRDefault="0023596D" w:rsidP="0023596D">
            <w:pPr>
              <w:pStyle w:val="XML2"/>
              <w:rPr>
                <w:ins w:id="1237" w:author="Carl Moberg" w:date="2013-06-03T22:47:00Z"/>
              </w:rPr>
            </w:pPr>
            <w:ins w:id="1238" w:author="Carl Moberg" w:date="2013-06-03T22:47:00Z">
              <w:r>
                <w:t xml:space="preserve">        &lt;/xs:annotation&gt;</w:t>
              </w:r>
            </w:ins>
          </w:p>
          <w:p w14:paraId="5DB58947" w14:textId="77777777" w:rsidR="0023596D" w:rsidRDefault="0023596D" w:rsidP="0023596D">
            <w:pPr>
              <w:pStyle w:val="XML2"/>
              <w:rPr>
                <w:ins w:id="1239" w:author="Carl Moberg" w:date="2013-06-03T22:47:00Z"/>
              </w:rPr>
            </w:pPr>
            <w:ins w:id="1240" w:author="Carl Moberg" w:date="2013-06-03T22:47:00Z">
              <w:r>
                <w:t xml:space="preserve">        &lt;xs:complexType&gt;</w:t>
              </w:r>
            </w:ins>
          </w:p>
          <w:p w14:paraId="1860591D" w14:textId="77777777" w:rsidR="0023596D" w:rsidRDefault="0023596D" w:rsidP="0023596D">
            <w:pPr>
              <w:pStyle w:val="XML2"/>
              <w:rPr>
                <w:ins w:id="1241" w:author="Carl Moberg" w:date="2013-06-03T22:47:00Z"/>
              </w:rPr>
            </w:pPr>
            <w:ins w:id="1242" w:author="Carl Moberg" w:date="2013-06-03T22:47:00Z">
              <w:r>
                <w:t xml:space="preserve">          &lt;xs:sequence&gt;</w:t>
              </w:r>
            </w:ins>
          </w:p>
          <w:p w14:paraId="136757D7" w14:textId="77777777" w:rsidR="0023596D" w:rsidRDefault="0023596D" w:rsidP="0023596D">
            <w:pPr>
              <w:pStyle w:val="XML2"/>
              <w:rPr>
                <w:ins w:id="1243" w:author="Carl Moberg" w:date="2013-06-03T22:47:00Z"/>
              </w:rPr>
            </w:pPr>
            <w:ins w:id="1244" w:author="Carl Moberg" w:date="2013-06-03T22:47:00Z">
              <w:r>
                <w:t xml:space="preserve">            &lt;xs:element name="available-ndms" minOccurs="0" </w:t>
              </w:r>
            </w:ins>
          </w:p>
          <w:p w14:paraId="43476BBA" w14:textId="195829E7" w:rsidR="0023596D" w:rsidRDefault="0023596D" w:rsidP="0023596D">
            <w:pPr>
              <w:pStyle w:val="XML2"/>
              <w:rPr>
                <w:ins w:id="1245" w:author="Carl Moberg" w:date="2013-06-03T22:47:00Z"/>
              </w:rPr>
            </w:pPr>
            <w:ins w:id="1246" w:author="Carl Moberg" w:date="2013-06-03T22:47:00Z">
              <w:r>
                <w:t xml:space="preserve">                        maxOccurs="unbounded"&gt;</w:t>
              </w:r>
            </w:ins>
          </w:p>
          <w:p w14:paraId="25FC8F45" w14:textId="77777777" w:rsidR="0023596D" w:rsidRDefault="0023596D" w:rsidP="0023596D">
            <w:pPr>
              <w:pStyle w:val="XML2"/>
              <w:rPr>
                <w:ins w:id="1247" w:author="Carl Moberg" w:date="2013-06-03T22:47:00Z"/>
              </w:rPr>
            </w:pPr>
            <w:ins w:id="1248" w:author="Carl Moberg" w:date="2013-06-03T22:47:00Z">
              <w:r>
                <w:t xml:space="preserve">              &lt;xs:annotation&gt;</w:t>
              </w:r>
            </w:ins>
          </w:p>
          <w:p w14:paraId="65111598" w14:textId="77777777" w:rsidR="0023596D" w:rsidRDefault="0023596D" w:rsidP="0023596D">
            <w:pPr>
              <w:pStyle w:val="XML2"/>
              <w:rPr>
                <w:ins w:id="1249" w:author="Carl Moberg" w:date="2013-06-03T22:47:00Z"/>
              </w:rPr>
            </w:pPr>
            <w:ins w:id="1250" w:author="Carl Moberg" w:date="2013-06-03T22:47:00Z">
              <w:r>
                <w:t xml:space="preserve">                &lt;xs:documentation&gt;</w:t>
              </w:r>
            </w:ins>
          </w:p>
          <w:p w14:paraId="635B04E9" w14:textId="664C3D96" w:rsidR="0023596D" w:rsidRDefault="0023596D" w:rsidP="0023596D">
            <w:pPr>
              <w:pStyle w:val="XML2"/>
              <w:rPr>
                <w:ins w:id="1251" w:author="Carl Moberg" w:date="2013-06-03T22:47:00Z"/>
              </w:rPr>
            </w:pPr>
            <w:ins w:id="1252" w:author="Carl Moberg" w:date="2013-06-03T22:47:00Z">
              <w:r>
                <w:t xml:space="preserve">                  The list of all NDMs implemented by the capable-switch</w:t>
              </w:r>
            </w:ins>
          </w:p>
          <w:p w14:paraId="35D85867" w14:textId="549688AD" w:rsidR="0023596D" w:rsidRDefault="0023596D" w:rsidP="0023596D">
            <w:pPr>
              <w:pStyle w:val="XML2"/>
              <w:rPr>
                <w:ins w:id="1253" w:author="Carl Moberg" w:date="2013-06-03T22:47:00Z"/>
              </w:rPr>
            </w:pPr>
            <w:ins w:id="1254" w:author="Carl Moberg" w:date="2013-06-03T22:47:00Z">
              <w:r>
                <w:t xml:space="preserve">                  Clients can query this list to learn about supported</w:t>
              </w:r>
            </w:ins>
          </w:p>
          <w:p w14:paraId="47C447A0" w14:textId="41E01D94" w:rsidR="0023596D" w:rsidRDefault="0023596D" w:rsidP="0023596D">
            <w:pPr>
              <w:pStyle w:val="XML2"/>
              <w:rPr>
                <w:ins w:id="1255" w:author="Carl Moberg" w:date="2013-06-03T22:47:00Z"/>
              </w:rPr>
            </w:pPr>
            <w:ins w:id="1256" w:author="Carl Moberg" w:date="2013-06-03T22:47:00Z">
              <w:r>
                <w:t xml:space="preserve">                  NDMs before implementing them on logical-switches</w:t>
              </w:r>
            </w:ins>
          </w:p>
          <w:p w14:paraId="4FFCA7A8" w14:textId="77777777" w:rsidR="0023596D" w:rsidRDefault="0023596D" w:rsidP="0023596D">
            <w:pPr>
              <w:pStyle w:val="XML2"/>
              <w:rPr>
                <w:ins w:id="1257" w:author="Carl Moberg" w:date="2013-06-03T22:47:00Z"/>
              </w:rPr>
            </w:pPr>
            <w:ins w:id="1258" w:author="Carl Moberg" w:date="2013-06-03T22:47:00Z">
              <w:r>
                <w:t xml:space="preserve">                &lt;/xs:documentation&gt;</w:t>
              </w:r>
            </w:ins>
          </w:p>
          <w:p w14:paraId="2AB8AC67" w14:textId="77777777" w:rsidR="0023596D" w:rsidRDefault="0023596D" w:rsidP="0023596D">
            <w:pPr>
              <w:pStyle w:val="XML2"/>
              <w:rPr>
                <w:ins w:id="1259" w:author="Carl Moberg" w:date="2013-06-03T22:47:00Z"/>
              </w:rPr>
            </w:pPr>
            <w:ins w:id="1260" w:author="Carl Moberg" w:date="2013-06-03T22:47:00Z">
              <w:r>
                <w:t xml:space="preserve">              &lt;/xs:annotation&gt;</w:t>
              </w:r>
            </w:ins>
          </w:p>
          <w:p w14:paraId="09BAB321" w14:textId="77777777" w:rsidR="0023596D" w:rsidRDefault="0023596D" w:rsidP="0023596D">
            <w:pPr>
              <w:pStyle w:val="XML2"/>
              <w:rPr>
                <w:ins w:id="1261" w:author="Carl Moberg" w:date="2013-06-03T22:47:00Z"/>
              </w:rPr>
            </w:pPr>
            <w:ins w:id="1262" w:author="Carl Moberg" w:date="2013-06-03T22:47:00Z">
              <w:r>
                <w:t xml:space="preserve">              &lt;xs:complexType&gt;</w:t>
              </w:r>
            </w:ins>
          </w:p>
          <w:p w14:paraId="5A76A5F2" w14:textId="77777777" w:rsidR="0023596D" w:rsidRDefault="0023596D" w:rsidP="0023596D">
            <w:pPr>
              <w:pStyle w:val="XML2"/>
              <w:rPr>
                <w:ins w:id="1263" w:author="Carl Moberg" w:date="2013-06-03T22:47:00Z"/>
              </w:rPr>
            </w:pPr>
            <w:ins w:id="1264" w:author="Carl Moberg" w:date="2013-06-03T22:47:00Z">
              <w:r>
                <w:t xml:space="preserve">                &lt;xs:sequence&gt;</w:t>
              </w:r>
            </w:ins>
          </w:p>
          <w:p w14:paraId="14C90E28" w14:textId="7BB776EF" w:rsidR="0023596D" w:rsidRDefault="0023596D" w:rsidP="0023596D">
            <w:pPr>
              <w:pStyle w:val="XML2"/>
              <w:rPr>
                <w:ins w:id="1265" w:author="Carl Moberg" w:date="2013-06-03T22:47:00Z"/>
              </w:rPr>
            </w:pPr>
            <w:ins w:id="1266" w:author="Carl Moberg" w:date="2013-06-03T22:47:00Z">
              <w:r>
                <w:t xml:space="preserve">                  &lt;xs:element name="name" type="xs:string"&gt;</w:t>
              </w:r>
            </w:ins>
          </w:p>
          <w:p w14:paraId="0030D4D3" w14:textId="77777777" w:rsidR="0023596D" w:rsidRDefault="0023596D" w:rsidP="0023596D">
            <w:pPr>
              <w:pStyle w:val="XML2"/>
              <w:rPr>
                <w:ins w:id="1267" w:author="Carl Moberg" w:date="2013-06-03T22:47:00Z"/>
              </w:rPr>
            </w:pPr>
            <w:ins w:id="1268" w:author="Carl Moberg" w:date="2013-06-03T22:47:00Z">
              <w:r>
                <w:t xml:space="preserve">                    &lt;xs:annotation&gt;</w:t>
              </w:r>
            </w:ins>
          </w:p>
          <w:p w14:paraId="6C615048" w14:textId="77777777" w:rsidR="0023596D" w:rsidRDefault="0023596D" w:rsidP="0023596D">
            <w:pPr>
              <w:pStyle w:val="XML2"/>
              <w:rPr>
                <w:ins w:id="1269" w:author="Carl Moberg" w:date="2013-06-03T22:47:00Z"/>
              </w:rPr>
            </w:pPr>
            <w:ins w:id="1270" w:author="Carl Moberg" w:date="2013-06-03T22:47:00Z">
              <w:r>
                <w:t xml:space="preserve">                      &lt;xs:documentation&gt;</w:t>
              </w:r>
            </w:ins>
          </w:p>
          <w:p w14:paraId="190254B4" w14:textId="485AA74F" w:rsidR="0023596D" w:rsidRDefault="0023596D" w:rsidP="0023596D">
            <w:pPr>
              <w:pStyle w:val="XML2"/>
              <w:rPr>
                <w:ins w:id="1271" w:author="Carl Moberg" w:date="2013-06-03T22:47:00Z"/>
              </w:rPr>
            </w:pPr>
            <w:ins w:id="1272" w:author="Carl Moberg" w:date="2013-06-03T22:47:00Z">
              <w:r>
                <w:t xml:space="preserve">                        A unique name of the NDM.</w:t>
              </w:r>
            </w:ins>
          </w:p>
          <w:p w14:paraId="408CAA3B" w14:textId="77777777" w:rsidR="0023596D" w:rsidRDefault="0023596D" w:rsidP="0023596D">
            <w:pPr>
              <w:pStyle w:val="XML2"/>
              <w:rPr>
                <w:ins w:id="1273" w:author="Carl Moberg" w:date="2013-06-03T22:47:00Z"/>
              </w:rPr>
            </w:pPr>
            <w:ins w:id="1274" w:author="Carl Moberg" w:date="2013-06-03T22:47:00Z">
              <w:r>
                <w:t xml:space="preserve">                        This name corresponds to the</w:t>
              </w:r>
            </w:ins>
          </w:p>
          <w:p w14:paraId="07842D88" w14:textId="77777777" w:rsidR="0023596D" w:rsidRDefault="0023596D" w:rsidP="0023596D">
            <w:pPr>
              <w:pStyle w:val="XML2"/>
              <w:rPr>
                <w:ins w:id="1275" w:author="Carl Moberg" w:date="2013-06-03T22:47:00Z"/>
              </w:rPr>
            </w:pPr>
            <w:ins w:id="1276" w:author="Carl Moberg" w:date="2013-06-03T22:47:00Z">
              <w:r>
                <w:t xml:space="preserve">                        'ndm-implementation-choice' name per</w:t>
              </w:r>
            </w:ins>
          </w:p>
          <w:p w14:paraId="61E392BC" w14:textId="6B7C47AE" w:rsidR="0023596D" w:rsidRDefault="0023596D" w:rsidP="0023596D">
            <w:pPr>
              <w:pStyle w:val="XML2"/>
              <w:rPr>
                <w:ins w:id="1277" w:author="Carl Moberg" w:date="2013-06-03T22:47:00Z"/>
              </w:rPr>
            </w:pPr>
            <w:ins w:id="1278" w:author="Carl Moberg" w:date="2013-06-03T22:47:00Z">
              <w:r>
                <w:lastRenderedPageBreak/>
                <w:t xml:space="preserve">                        logical-switch. Clients are expected to:</w:t>
              </w:r>
            </w:ins>
          </w:p>
          <w:p w14:paraId="2D872AC7" w14:textId="77777777" w:rsidR="0023596D" w:rsidRDefault="0023596D" w:rsidP="0023596D">
            <w:pPr>
              <w:pStyle w:val="XML2"/>
              <w:rPr>
                <w:ins w:id="1279" w:author="Carl Moberg" w:date="2013-06-03T22:47:00Z"/>
              </w:rPr>
            </w:pPr>
            <w:ins w:id="1280" w:author="Carl Moberg" w:date="2013-06-03T22:47:00Z">
              <w:r>
                <w:t xml:space="preserve">                         - Find out about available NDMs by querying this</w:t>
              </w:r>
            </w:ins>
          </w:p>
          <w:p w14:paraId="72811BAC" w14:textId="2DB825F9" w:rsidR="0023596D" w:rsidRDefault="0023596D" w:rsidP="0023596D">
            <w:pPr>
              <w:pStyle w:val="XML2"/>
              <w:rPr>
                <w:ins w:id="1281" w:author="Carl Moberg" w:date="2013-06-03T22:47:00Z"/>
              </w:rPr>
            </w:pPr>
            <w:ins w:id="1282" w:author="Carl Moberg" w:date="2013-06-03T22:47:00Z">
              <w:r>
                <w:t xml:space="preserve">                           list;</w:t>
              </w:r>
            </w:ins>
          </w:p>
          <w:p w14:paraId="02BFB37C" w14:textId="77777777" w:rsidR="0023596D" w:rsidRDefault="0023596D" w:rsidP="0023596D">
            <w:pPr>
              <w:pStyle w:val="XML2"/>
              <w:rPr>
                <w:ins w:id="1283" w:author="Carl Moberg" w:date="2013-06-03T22:47:00Z"/>
              </w:rPr>
            </w:pPr>
            <w:ins w:id="1284" w:author="Carl Moberg" w:date="2013-06-03T22:47:00Z">
              <w:r>
                <w:t xml:space="preserve">                         - and configure specific NDM implementations per</w:t>
              </w:r>
            </w:ins>
          </w:p>
          <w:p w14:paraId="158CC285" w14:textId="4C096CC0" w:rsidR="0023596D" w:rsidRDefault="0023596D" w:rsidP="0023596D">
            <w:pPr>
              <w:pStyle w:val="XML2"/>
              <w:rPr>
                <w:ins w:id="1285" w:author="Carl Moberg" w:date="2013-06-03T22:47:00Z"/>
              </w:rPr>
            </w:pPr>
            <w:ins w:id="1286" w:author="Carl Moberg" w:date="2013-06-03T22:47:00Z">
              <w:r>
                <w:t xml:space="preserve">                           logical-switch using this name</w:t>
              </w:r>
            </w:ins>
          </w:p>
          <w:p w14:paraId="540F2382" w14:textId="77777777" w:rsidR="0023596D" w:rsidRDefault="0023596D" w:rsidP="0023596D">
            <w:pPr>
              <w:pStyle w:val="XML2"/>
              <w:rPr>
                <w:ins w:id="1287" w:author="Carl Moberg" w:date="2013-06-03T22:47:00Z"/>
              </w:rPr>
            </w:pPr>
            <w:ins w:id="1288" w:author="Carl Moberg" w:date="2013-06-03T22:47:00Z">
              <w:r>
                <w:t xml:space="preserve">                      &lt;/xs:documentation&gt;</w:t>
              </w:r>
            </w:ins>
          </w:p>
          <w:p w14:paraId="63D21F18" w14:textId="77777777" w:rsidR="0023596D" w:rsidRDefault="0023596D" w:rsidP="0023596D">
            <w:pPr>
              <w:pStyle w:val="XML2"/>
              <w:rPr>
                <w:ins w:id="1289" w:author="Carl Moberg" w:date="2013-06-03T22:47:00Z"/>
              </w:rPr>
            </w:pPr>
            <w:ins w:id="1290" w:author="Carl Moberg" w:date="2013-06-03T22:47:00Z">
              <w:r>
                <w:t xml:space="preserve">                    &lt;/xs:annotation&gt;</w:t>
              </w:r>
            </w:ins>
          </w:p>
          <w:p w14:paraId="0EFFD901" w14:textId="77777777" w:rsidR="0023596D" w:rsidRDefault="0023596D" w:rsidP="0023596D">
            <w:pPr>
              <w:pStyle w:val="XML2"/>
              <w:rPr>
                <w:ins w:id="1291" w:author="Carl Moberg" w:date="2013-06-03T22:47:00Z"/>
              </w:rPr>
            </w:pPr>
            <w:ins w:id="1292" w:author="Carl Moberg" w:date="2013-06-03T22:47:00Z">
              <w:r>
                <w:t xml:space="preserve">                  &lt;/xs:element&gt;</w:t>
              </w:r>
            </w:ins>
          </w:p>
          <w:p w14:paraId="0834A374" w14:textId="77777777" w:rsidR="0023596D" w:rsidRDefault="0023596D" w:rsidP="0023596D">
            <w:pPr>
              <w:pStyle w:val="XML2"/>
              <w:rPr>
                <w:ins w:id="1293" w:author="Carl Moberg" w:date="2013-06-03T22:47:00Z"/>
              </w:rPr>
            </w:pPr>
            <w:ins w:id="1294" w:author="Carl Moberg" w:date="2013-06-03T22:47:00Z">
              <w:r>
                <w:t xml:space="preserve">                  &lt;xs:element name="type"&gt;</w:t>
              </w:r>
            </w:ins>
          </w:p>
          <w:p w14:paraId="666F536F" w14:textId="77777777" w:rsidR="0023596D" w:rsidRDefault="0023596D" w:rsidP="0023596D">
            <w:pPr>
              <w:pStyle w:val="XML2"/>
              <w:rPr>
                <w:ins w:id="1295" w:author="Carl Moberg" w:date="2013-06-03T22:47:00Z"/>
              </w:rPr>
            </w:pPr>
            <w:ins w:id="1296" w:author="Carl Moberg" w:date="2013-06-03T22:47:00Z">
              <w:r>
                <w:t xml:space="preserve">                    &lt;xs:annotation&gt;</w:t>
              </w:r>
            </w:ins>
          </w:p>
          <w:p w14:paraId="57E0AF4D" w14:textId="77777777" w:rsidR="0023596D" w:rsidRDefault="0023596D" w:rsidP="0023596D">
            <w:pPr>
              <w:pStyle w:val="XML2"/>
              <w:rPr>
                <w:ins w:id="1297" w:author="Carl Moberg" w:date="2013-06-03T22:47:00Z"/>
              </w:rPr>
            </w:pPr>
            <w:ins w:id="1298" w:author="Carl Moberg" w:date="2013-06-03T22:47:00Z">
              <w:r>
                <w:t xml:space="preserve">                      &lt;xs:documentation&gt;</w:t>
              </w:r>
            </w:ins>
          </w:p>
          <w:p w14:paraId="61B1FEFA" w14:textId="77777777" w:rsidR="0023596D" w:rsidRDefault="0023596D" w:rsidP="0023596D">
            <w:pPr>
              <w:pStyle w:val="XML2"/>
              <w:rPr>
                <w:ins w:id="1299" w:author="Carl Moberg" w:date="2013-06-03T22:47:00Z"/>
              </w:rPr>
            </w:pPr>
            <w:ins w:id="1300" w:author="Carl Moberg" w:date="2013-06-03T22:47:00Z">
              <w:r>
                <w:t xml:space="preserve">                        The NDM type.</w:t>
              </w:r>
            </w:ins>
          </w:p>
          <w:p w14:paraId="048FAD24" w14:textId="77777777" w:rsidR="0023596D" w:rsidRDefault="0023596D" w:rsidP="0023596D">
            <w:pPr>
              <w:pStyle w:val="XML2"/>
              <w:rPr>
                <w:ins w:id="1301" w:author="Carl Moberg" w:date="2013-06-03T22:47:00Z"/>
              </w:rPr>
            </w:pPr>
            <w:ins w:id="1302" w:author="Carl Moberg" w:date="2013-06-03T22:47:00Z">
              <w:r>
                <w:t xml:space="preserve">                      &lt;/xs:documentation&gt;</w:t>
              </w:r>
            </w:ins>
          </w:p>
          <w:p w14:paraId="16F1FC45" w14:textId="77777777" w:rsidR="0023596D" w:rsidRDefault="0023596D" w:rsidP="0023596D">
            <w:pPr>
              <w:pStyle w:val="XML2"/>
              <w:rPr>
                <w:ins w:id="1303" w:author="Carl Moberg" w:date="2013-06-03T22:47:00Z"/>
              </w:rPr>
            </w:pPr>
            <w:ins w:id="1304" w:author="Carl Moberg" w:date="2013-06-03T22:47:00Z">
              <w:r>
                <w:t xml:space="preserve">                    &lt;/xs:annotation&gt;</w:t>
              </w:r>
            </w:ins>
          </w:p>
          <w:p w14:paraId="5C67B3C3" w14:textId="77777777" w:rsidR="0023596D" w:rsidRDefault="0023596D" w:rsidP="0023596D">
            <w:pPr>
              <w:pStyle w:val="XML2"/>
              <w:rPr>
                <w:ins w:id="1305" w:author="Carl Moberg" w:date="2013-06-03T22:47:00Z"/>
              </w:rPr>
            </w:pPr>
            <w:ins w:id="1306" w:author="Carl Moberg" w:date="2013-06-03T22:47:00Z">
              <w:r>
                <w:t xml:space="preserve">                    &lt;xs:simpleType&gt;</w:t>
              </w:r>
            </w:ins>
          </w:p>
          <w:p w14:paraId="116831BC" w14:textId="77777777" w:rsidR="0023596D" w:rsidRDefault="0023596D" w:rsidP="0023596D">
            <w:pPr>
              <w:pStyle w:val="XML2"/>
              <w:rPr>
                <w:ins w:id="1307" w:author="Carl Moberg" w:date="2013-06-03T22:47:00Z"/>
              </w:rPr>
            </w:pPr>
            <w:ins w:id="1308" w:author="Carl Moberg" w:date="2013-06-03T22:47:00Z">
              <w:r>
                <w:t xml:space="preserve">                      &lt;xs:restriction base="xs:string"&gt;</w:t>
              </w:r>
            </w:ins>
          </w:p>
          <w:p w14:paraId="6548B05E" w14:textId="77777777" w:rsidR="0023596D" w:rsidRDefault="0023596D" w:rsidP="0023596D">
            <w:pPr>
              <w:pStyle w:val="XML2"/>
              <w:rPr>
                <w:ins w:id="1309" w:author="Carl Moberg" w:date="2013-06-03T22:47:00Z"/>
              </w:rPr>
            </w:pPr>
            <w:ins w:id="1310" w:author="Carl Moberg" w:date="2013-06-03T22:47:00Z">
              <w:r>
                <w:t xml:space="preserve">                        &lt;xs:enumeration value="ttp"/&gt;</w:t>
              </w:r>
            </w:ins>
          </w:p>
          <w:p w14:paraId="30A2F365" w14:textId="77777777" w:rsidR="0023596D" w:rsidRDefault="0023596D" w:rsidP="0023596D">
            <w:pPr>
              <w:pStyle w:val="XML2"/>
              <w:rPr>
                <w:ins w:id="1311" w:author="Carl Moberg" w:date="2013-06-03T22:47:00Z"/>
              </w:rPr>
            </w:pPr>
            <w:ins w:id="1312" w:author="Carl Moberg" w:date="2013-06-03T22:47:00Z">
              <w:r>
                <w:t xml:space="preserve">                        &lt;xs:enumeration value="fpmod"/&gt;</w:t>
              </w:r>
            </w:ins>
          </w:p>
          <w:p w14:paraId="76603D15" w14:textId="77777777" w:rsidR="0023596D" w:rsidRDefault="0023596D" w:rsidP="0023596D">
            <w:pPr>
              <w:pStyle w:val="XML2"/>
              <w:rPr>
                <w:ins w:id="1313" w:author="Carl Moberg" w:date="2013-06-03T22:47:00Z"/>
              </w:rPr>
            </w:pPr>
            <w:ins w:id="1314" w:author="Carl Moberg" w:date="2013-06-03T22:47:00Z">
              <w:r>
                <w:t xml:space="preserve">                      &lt;/xs:restriction&gt;</w:t>
              </w:r>
            </w:ins>
          </w:p>
          <w:p w14:paraId="65145533" w14:textId="77777777" w:rsidR="0023596D" w:rsidRDefault="0023596D" w:rsidP="0023596D">
            <w:pPr>
              <w:pStyle w:val="XML2"/>
              <w:rPr>
                <w:ins w:id="1315" w:author="Carl Moberg" w:date="2013-06-03T22:47:00Z"/>
              </w:rPr>
            </w:pPr>
            <w:ins w:id="1316" w:author="Carl Moberg" w:date="2013-06-03T22:47:00Z">
              <w:r>
                <w:t xml:space="preserve">                    &lt;/xs:simpleType&gt;</w:t>
              </w:r>
            </w:ins>
          </w:p>
          <w:p w14:paraId="5815680F" w14:textId="77777777" w:rsidR="0023596D" w:rsidRDefault="0023596D" w:rsidP="0023596D">
            <w:pPr>
              <w:pStyle w:val="XML2"/>
              <w:rPr>
                <w:ins w:id="1317" w:author="Carl Moberg" w:date="2013-06-03T22:47:00Z"/>
              </w:rPr>
            </w:pPr>
            <w:ins w:id="1318" w:author="Carl Moberg" w:date="2013-06-03T22:47:00Z">
              <w:r>
                <w:t xml:space="preserve">                  &lt;/xs:element&gt;</w:t>
              </w:r>
            </w:ins>
          </w:p>
          <w:p w14:paraId="4845DBD1" w14:textId="77777777" w:rsidR="0023596D" w:rsidRDefault="0023596D" w:rsidP="0023596D">
            <w:pPr>
              <w:pStyle w:val="XML2"/>
              <w:rPr>
                <w:ins w:id="1319" w:author="Carl Moberg" w:date="2013-06-03T22:47:00Z"/>
              </w:rPr>
            </w:pPr>
            <w:ins w:id="1320" w:author="Carl Moberg" w:date="2013-06-03T22:47:00Z">
              <w:r>
                <w:t xml:space="preserve">                  &lt;xs:element name="version"  type="xs:string"&gt;</w:t>
              </w:r>
            </w:ins>
          </w:p>
          <w:p w14:paraId="3B0ECEFF" w14:textId="77777777" w:rsidR="0023596D" w:rsidRDefault="0023596D" w:rsidP="0023596D">
            <w:pPr>
              <w:pStyle w:val="XML2"/>
              <w:rPr>
                <w:ins w:id="1321" w:author="Carl Moberg" w:date="2013-06-03T22:47:00Z"/>
              </w:rPr>
            </w:pPr>
            <w:ins w:id="1322" w:author="Carl Moberg" w:date="2013-06-03T22:47:00Z">
              <w:r>
                <w:t xml:space="preserve">                    &lt;xs:annotation&gt;</w:t>
              </w:r>
            </w:ins>
          </w:p>
          <w:p w14:paraId="4227DFF5" w14:textId="77777777" w:rsidR="0023596D" w:rsidRDefault="0023596D" w:rsidP="0023596D">
            <w:pPr>
              <w:pStyle w:val="XML2"/>
              <w:rPr>
                <w:ins w:id="1323" w:author="Carl Moberg" w:date="2013-06-03T22:47:00Z"/>
              </w:rPr>
            </w:pPr>
            <w:ins w:id="1324" w:author="Carl Moberg" w:date="2013-06-03T22:47:00Z">
              <w:r>
                <w:t xml:space="preserve">                      &lt;xs:documentation&gt;</w:t>
              </w:r>
            </w:ins>
          </w:p>
          <w:p w14:paraId="0EC7933F" w14:textId="77777777" w:rsidR="0023596D" w:rsidRDefault="0023596D" w:rsidP="0023596D">
            <w:pPr>
              <w:pStyle w:val="XML2"/>
              <w:rPr>
                <w:ins w:id="1325" w:author="Carl Moberg" w:date="2013-06-03T22:47:00Z"/>
              </w:rPr>
            </w:pPr>
            <w:ins w:id="1326" w:author="Carl Moberg" w:date="2013-06-03T22:47:00Z">
              <w:r>
                <w:t xml:space="preserve">                        The version of this named NDM.</w:t>
              </w:r>
            </w:ins>
          </w:p>
          <w:p w14:paraId="1968982E" w14:textId="77777777" w:rsidR="0023596D" w:rsidRDefault="0023596D" w:rsidP="0023596D">
            <w:pPr>
              <w:pStyle w:val="XML2"/>
              <w:rPr>
                <w:ins w:id="1327" w:author="Carl Moberg" w:date="2013-06-03T22:47:00Z"/>
              </w:rPr>
            </w:pPr>
            <w:ins w:id="1328" w:author="Carl Moberg" w:date="2013-06-03T22:47:00Z">
              <w:r>
                <w:t xml:space="preserve">                      &lt;/xs:documentation&gt;</w:t>
              </w:r>
            </w:ins>
          </w:p>
          <w:p w14:paraId="5CA2CA57" w14:textId="77777777" w:rsidR="0023596D" w:rsidRDefault="0023596D" w:rsidP="0023596D">
            <w:pPr>
              <w:pStyle w:val="XML2"/>
              <w:rPr>
                <w:ins w:id="1329" w:author="Carl Moberg" w:date="2013-06-03T22:47:00Z"/>
              </w:rPr>
            </w:pPr>
            <w:ins w:id="1330" w:author="Carl Moberg" w:date="2013-06-03T22:47:00Z">
              <w:r>
                <w:t xml:space="preserve">                    &lt;/xs:annotation&gt;</w:t>
              </w:r>
            </w:ins>
          </w:p>
          <w:p w14:paraId="2E505CCC" w14:textId="1BB192D4" w:rsidR="0023596D" w:rsidRDefault="0023596D" w:rsidP="0023596D">
            <w:pPr>
              <w:pStyle w:val="XML2"/>
              <w:rPr>
                <w:ins w:id="1331" w:author="Carl Moberg" w:date="2013-06-03T22:47:00Z"/>
              </w:rPr>
            </w:pPr>
            <w:ins w:id="1332" w:author="Carl Moberg" w:date="2013-06-03T22:47:00Z">
              <w:r>
                <w:t xml:space="preserve">                  &lt;/xs:element&gt;</w:t>
              </w:r>
            </w:ins>
          </w:p>
          <w:p w14:paraId="5C04D70C" w14:textId="77777777" w:rsidR="0023596D" w:rsidRDefault="0023596D" w:rsidP="0023596D">
            <w:pPr>
              <w:pStyle w:val="XML2"/>
              <w:rPr>
                <w:ins w:id="1333" w:author="Carl Moberg" w:date="2013-06-03T22:47:00Z"/>
              </w:rPr>
            </w:pPr>
            <w:ins w:id="1334" w:author="Carl Moberg" w:date="2013-06-03T22:47:00Z">
              <w:r>
                <w:t xml:space="preserve">                &lt;/xs:sequence&gt;</w:t>
              </w:r>
            </w:ins>
          </w:p>
          <w:p w14:paraId="40BAD880" w14:textId="77777777" w:rsidR="0023596D" w:rsidRDefault="0023596D" w:rsidP="0023596D">
            <w:pPr>
              <w:pStyle w:val="XML2"/>
              <w:rPr>
                <w:ins w:id="1335" w:author="Carl Moberg" w:date="2013-06-03T22:47:00Z"/>
              </w:rPr>
            </w:pPr>
            <w:ins w:id="1336" w:author="Carl Moberg" w:date="2013-06-03T22:47:00Z">
              <w:r>
                <w:t xml:space="preserve">              &lt;/xs:complexType&gt;</w:t>
              </w:r>
            </w:ins>
          </w:p>
          <w:p w14:paraId="238148A9" w14:textId="5B01D9C9" w:rsidR="0023596D" w:rsidRDefault="0023596D" w:rsidP="0023596D">
            <w:pPr>
              <w:pStyle w:val="XML2"/>
              <w:rPr>
                <w:ins w:id="1337" w:author="Carl Moberg" w:date="2013-06-03T22:47:00Z"/>
              </w:rPr>
            </w:pPr>
            <w:ins w:id="1338" w:author="Carl Moberg" w:date="2013-06-03T22:47:00Z">
              <w:r>
                <w:t xml:space="preserve">            &lt;/xs:element&gt;</w:t>
              </w:r>
            </w:ins>
          </w:p>
          <w:p w14:paraId="31CD3218" w14:textId="77777777" w:rsidR="0023596D" w:rsidRDefault="0023596D" w:rsidP="0023596D">
            <w:pPr>
              <w:pStyle w:val="XML2"/>
              <w:rPr>
                <w:ins w:id="1339" w:author="Carl Moberg" w:date="2013-06-03T22:47:00Z"/>
              </w:rPr>
            </w:pPr>
            <w:ins w:id="1340" w:author="Carl Moberg" w:date="2013-06-03T22:47:00Z">
              <w:r>
                <w:t xml:space="preserve">          &lt;/xs:sequence&gt;</w:t>
              </w:r>
            </w:ins>
          </w:p>
          <w:p w14:paraId="28078D20" w14:textId="77777777" w:rsidR="0023596D" w:rsidRDefault="0023596D" w:rsidP="0023596D">
            <w:pPr>
              <w:pStyle w:val="XML2"/>
              <w:rPr>
                <w:ins w:id="1341" w:author="Carl Moberg" w:date="2013-06-03T22:47:00Z"/>
              </w:rPr>
            </w:pPr>
            <w:ins w:id="1342" w:author="Carl Moberg" w:date="2013-06-03T22:47:00Z">
              <w:r>
                <w:t xml:space="preserve">        &lt;/xs:complexType&gt;</w:t>
              </w:r>
            </w:ins>
          </w:p>
          <w:p w14:paraId="44BDC643" w14:textId="77777777" w:rsidR="0023596D" w:rsidRDefault="0023596D" w:rsidP="0023596D">
            <w:pPr>
              <w:pStyle w:val="XML2"/>
              <w:rPr>
                <w:ins w:id="1343" w:author="Carl Moberg" w:date="2013-06-03T22:47:00Z"/>
              </w:rPr>
            </w:pPr>
            <w:ins w:id="1344" w:author="Carl Moberg" w:date="2013-06-03T22:47:00Z">
              <w:r>
                <w:t xml:space="preserve">      &lt;/xs:element&gt;</w:t>
              </w:r>
            </w:ins>
          </w:p>
          <w:p w14:paraId="3F6BD6AD" w14:textId="77777777" w:rsidR="0023596D" w:rsidRDefault="0023596D" w:rsidP="0023596D">
            <w:pPr>
              <w:pStyle w:val="XML2"/>
              <w:rPr>
                <w:ins w:id="1345" w:author="Carl Moberg" w:date="2013-06-03T22:47:00Z"/>
              </w:rPr>
            </w:pPr>
            <w:ins w:id="1346" w:author="Carl Moberg" w:date="2013-06-03T22:47:00Z">
              <w:r>
                <w:t xml:space="preserve">    &lt;/xs:sequence&gt;</w:t>
              </w:r>
            </w:ins>
          </w:p>
          <w:p w14:paraId="271778A0" w14:textId="77777777" w:rsidR="0023596D" w:rsidRDefault="0023596D" w:rsidP="0023596D">
            <w:pPr>
              <w:pStyle w:val="XML2"/>
              <w:rPr>
                <w:ins w:id="1347" w:author="Carl Moberg" w:date="2013-06-03T22:47:00Z"/>
              </w:rPr>
            </w:pPr>
            <w:ins w:id="1348" w:author="Carl Moberg" w:date="2013-06-03T22:47:00Z">
              <w:r>
                <w:t xml:space="preserve">  &lt;/xs:group&gt;</w:t>
              </w:r>
            </w:ins>
          </w:p>
          <w:p w14:paraId="4A7B5A6E" w14:textId="77777777" w:rsidR="0023596D" w:rsidRDefault="0023596D" w:rsidP="0023596D">
            <w:pPr>
              <w:pStyle w:val="XML2"/>
              <w:rPr>
                <w:ins w:id="1349" w:author="Carl Moberg" w:date="2013-06-03T22:47:00Z"/>
              </w:rPr>
            </w:pPr>
          </w:p>
          <w:p w14:paraId="794912A9" w14:textId="77777777" w:rsidR="0023596D" w:rsidRDefault="0023596D" w:rsidP="0023596D">
            <w:pPr>
              <w:pStyle w:val="XML2"/>
              <w:rPr>
                <w:ins w:id="1350" w:author="Carl Moberg" w:date="2013-06-03T22:47:00Z"/>
              </w:rPr>
            </w:pPr>
            <w:ins w:id="1351" w:author="Carl Moberg" w:date="2013-06-03T22:47:00Z">
              <w:r>
                <w:t xml:space="preserve">  &lt;xs:group name="a1"&gt;</w:t>
              </w:r>
            </w:ins>
          </w:p>
          <w:p w14:paraId="035DE265" w14:textId="77777777" w:rsidR="0023596D" w:rsidRDefault="0023596D" w:rsidP="0023596D">
            <w:pPr>
              <w:pStyle w:val="XML2"/>
              <w:rPr>
                <w:ins w:id="1352" w:author="Carl Moberg" w:date="2013-06-03T22:47:00Z"/>
              </w:rPr>
            </w:pPr>
            <w:ins w:id="1353" w:author="Carl Moberg" w:date="2013-06-03T22:47:00Z">
              <w:r>
                <w:t xml:space="preserve">    &lt;xs:sequence&gt;</w:t>
              </w:r>
            </w:ins>
          </w:p>
          <w:p w14:paraId="43C3000D" w14:textId="77777777" w:rsidR="0023596D" w:rsidRDefault="0023596D" w:rsidP="0023596D">
            <w:pPr>
              <w:pStyle w:val="XML2"/>
              <w:rPr>
                <w:ins w:id="1354" w:author="Carl Moberg" w:date="2013-06-03T22:47:00Z"/>
              </w:rPr>
            </w:pPr>
            <w:ins w:id="1355" w:author="Carl Moberg" w:date="2013-06-03T22:47:00Z">
              <w:r>
                <w:t xml:space="preserve">      &lt;xs:element name="ndm-implementation"&gt;</w:t>
              </w:r>
            </w:ins>
          </w:p>
          <w:p w14:paraId="2AE5D7E1" w14:textId="77777777" w:rsidR="0023596D" w:rsidRDefault="0023596D" w:rsidP="0023596D">
            <w:pPr>
              <w:pStyle w:val="XML2"/>
              <w:rPr>
                <w:ins w:id="1356" w:author="Carl Moberg" w:date="2013-06-03T22:47:00Z"/>
              </w:rPr>
            </w:pPr>
            <w:ins w:id="1357" w:author="Carl Moberg" w:date="2013-06-03T22:47:00Z">
              <w:r>
                <w:t xml:space="preserve">        &lt;xs:complexType&gt;</w:t>
              </w:r>
            </w:ins>
          </w:p>
          <w:p w14:paraId="4E978E75" w14:textId="77777777" w:rsidR="0023596D" w:rsidRDefault="0023596D" w:rsidP="0023596D">
            <w:pPr>
              <w:pStyle w:val="XML2"/>
              <w:rPr>
                <w:ins w:id="1358" w:author="Carl Moberg" w:date="2013-06-03T22:47:00Z"/>
              </w:rPr>
            </w:pPr>
            <w:ins w:id="1359" w:author="Carl Moberg" w:date="2013-06-03T22:47:00Z">
              <w:r>
                <w:t xml:space="preserve">          &lt;xs:sequence&gt;</w:t>
              </w:r>
            </w:ins>
          </w:p>
          <w:p w14:paraId="2740EF6E" w14:textId="77777777" w:rsidR="0023596D" w:rsidRDefault="0023596D" w:rsidP="0023596D">
            <w:pPr>
              <w:pStyle w:val="XML2"/>
              <w:rPr>
                <w:ins w:id="1360" w:author="Carl Moberg" w:date="2013-06-03T22:47:00Z"/>
              </w:rPr>
            </w:pPr>
            <w:ins w:id="1361" w:author="Carl Moberg" w:date="2013-06-03T22:47:00Z">
              <w:r>
                <w:t xml:space="preserve">            &lt;xs:choice&gt;</w:t>
              </w:r>
            </w:ins>
          </w:p>
          <w:p w14:paraId="012E0909" w14:textId="77777777" w:rsidR="0023596D" w:rsidRDefault="0023596D" w:rsidP="0023596D">
            <w:pPr>
              <w:pStyle w:val="XML2"/>
              <w:rPr>
                <w:ins w:id="1362" w:author="Carl Moberg" w:date="2013-06-03T22:47:00Z"/>
              </w:rPr>
            </w:pPr>
            <w:ins w:id="1363" w:author="Carl Moberg" w:date="2013-06-03T22:47:00Z">
              <w:r>
                <w:t xml:space="preserve">              &lt;xs:annotation&gt;</w:t>
              </w:r>
            </w:ins>
          </w:p>
          <w:p w14:paraId="5E1D48FA" w14:textId="77777777" w:rsidR="0023596D" w:rsidRDefault="0023596D" w:rsidP="0023596D">
            <w:pPr>
              <w:pStyle w:val="XML2"/>
              <w:rPr>
                <w:ins w:id="1364" w:author="Carl Moberg" w:date="2013-06-03T22:47:00Z"/>
              </w:rPr>
            </w:pPr>
            <w:ins w:id="1365" w:author="Carl Moberg" w:date="2013-06-03T22:47:00Z">
              <w:r>
                <w:t xml:space="preserve">                &lt;xs:documentation&gt;</w:t>
              </w:r>
            </w:ins>
          </w:p>
          <w:p w14:paraId="24858D31" w14:textId="77777777" w:rsidR="0023596D" w:rsidRDefault="0023596D" w:rsidP="0023596D">
            <w:pPr>
              <w:pStyle w:val="XML2"/>
              <w:rPr>
                <w:ins w:id="1366" w:author="Carl Moberg" w:date="2013-06-03T22:47:00Z"/>
              </w:rPr>
            </w:pPr>
            <w:ins w:id="1367" w:author="Carl Moberg" w:date="2013-06-03T22:47:00Z">
              <w:r>
                <w:t xml:space="preserve">                  This is the choice-construct for configuring specific NDM</w:t>
              </w:r>
            </w:ins>
          </w:p>
          <w:p w14:paraId="1C783E08" w14:textId="77777777" w:rsidR="0023596D" w:rsidRDefault="0023596D" w:rsidP="0023596D">
            <w:pPr>
              <w:pStyle w:val="XML2"/>
              <w:rPr>
                <w:ins w:id="1368" w:author="Carl Moberg" w:date="2013-06-03T22:47:00Z"/>
              </w:rPr>
            </w:pPr>
            <w:ins w:id="1369" w:author="Carl Moberg" w:date="2013-06-03T22:47:00Z">
              <w:r>
                <w:t xml:space="preserve">                  implementations on a logical switch.</w:t>
              </w:r>
            </w:ins>
          </w:p>
          <w:p w14:paraId="58364476" w14:textId="77777777" w:rsidR="0023596D" w:rsidRDefault="0023596D" w:rsidP="0023596D">
            <w:pPr>
              <w:pStyle w:val="XML2"/>
              <w:rPr>
                <w:ins w:id="1370" w:author="Carl Moberg" w:date="2013-06-03T22:47:00Z"/>
              </w:rPr>
            </w:pPr>
            <w:ins w:id="1371" w:author="Carl Moberg" w:date="2013-06-03T22:47:00Z">
              <w:r>
                <w:t xml:space="preserve">                  Specific NDM implementations augment this choice with new</w:t>
              </w:r>
            </w:ins>
          </w:p>
          <w:p w14:paraId="2FCC6B06" w14:textId="77777777" w:rsidR="0023596D" w:rsidRDefault="0023596D" w:rsidP="0023596D">
            <w:pPr>
              <w:pStyle w:val="XML2"/>
              <w:rPr>
                <w:ins w:id="1372" w:author="Carl Moberg" w:date="2013-06-03T22:47:00Z"/>
              </w:rPr>
            </w:pPr>
            <w:ins w:id="1373" w:author="Carl Moberg" w:date="2013-06-03T22:47:00Z">
              <w:r>
                <w:t xml:space="preserve">                  cases with the same name as the corresponding</w:t>
              </w:r>
            </w:ins>
          </w:p>
          <w:p w14:paraId="773A41CC" w14:textId="4125769B" w:rsidR="0023596D" w:rsidRDefault="0023596D" w:rsidP="0023596D">
            <w:pPr>
              <w:pStyle w:val="XML2"/>
              <w:rPr>
                <w:ins w:id="1374" w:author="Carl Moberg" w:date="2013-06-03T22:47:00Z"/>
              </w:rPr>
            </w:pPr>
            <w:ins w:id="1375" w:author="Carl Moberg" w:date="2013-06-03T22:47:00Z">
              <w:r>
                <w:t xml:space="preserve">                  'available-ndm'</w:t>
              </w:r>
            </w:ins>
          </w:p>
          <w:p w14:paraId="10FB1949" w14:textId="77777777" w:rsidR="0023596D" w:rsidRDefault="0023596D" w:rsidP="0023596D">
            <w:pPr>
              <w:pStyle w:val="XML2"/>
              <w:rPr>
                <w:ins w:id="1376" w:author="Carl Moberg" w:date="2013-06-03T22:47:00Z"/>
              </w:rPr>
            </w:pPr>
            <w:ins w:id="1377" w:author="Carl Moberg" w:date="2013-06-03T22:47:00Z">
              <w:r>
                <w:t xml:space="preserve">                &lt;/xs:documentation&gt;</w:t>
              </w:r>
            </w:ins>
          </w:p>
          <w:p w14:paraId="060418BB" w14:textId="626AD1BE" w:rsidR="0023596D" w:rsidRDefault="0023596D" w:rsidP="0023596D">
            <w:pPr>
              <w:pStyle w:val="XML2"/>
              <w:rPr>
                <w:ins w:id="1378" w:author="Carl Moberg" w:date="2013-06-03T22:47:00Z"/>
              </w:rPr>
            </w:pPr>
            <w:ins w:id="1379" w:author="Carl Moberg" w:date="2013-06-03T22:47:00Z">
              <w:r>
                <w:t xml:space="preserve">              &lt;/xs:annotation&gt;</w:t>
              </w:r>
            </w:ins>
          </w:p>
          <w:p w14:paraId="0138E7BC" w14:textId="2D59A985" w:rsidR="0023596D" w:rsidRDefault="0023596D" w:rsidP="0023596D">
            <w:pPr>
              <w:pStyle w:val="XML2"/>
              <w:rPr>
                <w:ins w:id="1380" w:author="Carl Moberg" w:date="2013-06-03T22:47:00Z"/>
              </w:rPr>
            </w:pPr>
            <w:ins w:id="1381" w:author="Carl Moberg" w:date="2013-06-03T22:47:00Z">
              <w:r>
                <w:t xml:space="preserve">            &lt;/xs:choice&gt;</w:t>
              </w:r>
            </w:ins>
          </w:p>
          <w:p w14:paraId="7F1ECA18" w14:textId="77777777" w:rsidR="0023596D" w:rsidRDefault="0023596D" w:rsidP="0023596D">
            <w:pPr>
              <w:pStyle w:val="XML2"/>
              <w:rPr>
                <w:ins w:id="1382" w:author="Carl Moberg" w:date="2013-06-03T22:47:00Z"/>
              </w:rPr>
            </w:pPr>
            <w:ins w:id="1383" w:author="Carl Moberg" w:date="2013-06-03T22:47:00Z">
              <w:r>
                <w:t xml:space="preserve">          &lt;/xs:sequence&gt;</w:t>
              </w:r>
            </w:ins>
          </w:p>
          <w:p w14:paraId="5B3C00C4" w14:textId="77777777" w:rsidR="0023596D" w:rsidRDefault="0023596D" w:rsidP="0023596D">
            <w:pPr>
              <w:pStyle w:val="XML2"/>
              <w:rPr>
                <w:ins w:id="1384" w:author="Carl Moberg" w:date="2013-06-03T22:47:00Z"/>
              </w:rPr>
            </w:pPr>
            <w:ins w:id="1385" w:author="Carl Moberg" w:date="2013-06-03T22:47:00Z">
              <w:r>
                <w:t xml:space="preserve">        &lt;/xs:complexType&gt;</w:t>
              </w:r>
            </w:ins>
          </w:p>
          <w:p w14:paraId="27F642EF" w14:textId="77777777" w:rsidR="0023596D" w:rsidRDefault="0023596D" w:rsidP="0023596D">
            <w:pPr>
              <w:pStyle w:val="XML2"/>
              <w:rPr>
                <w:ins w:id="1386" w:author="Carl Moberg" w:date="2013-06-03T22:47:00Z"/>
              </w:rPr>
            </w:pPr>
            <w:ins w:id="1387" w:author="Carl Moberg" w:date="2013-06-03T22:47:00Z">
              <w:r>
                <w:t xml:space="preserve">      &lt;/xs:element&gt;</w:t>
              </w:r>
            </w:ins>
          </w:p>
          <w:p w14:paraId="2D729B99" w14:textId="77777777" w:rsidR="0023596D" w:rsidRDefault="0023596D" w:rsidP="0023596D">
            <w:pPr>
              <w:pStyle w:val="XML2"/>
              <w:rPr>
                <w:ins w:id="1388" w:author="Carl Moberg" w:date="2013-06-03T22:47:00Z"/>
              </w:rPr>
            </w:pPr>
            <w:ins w:id="1389" w:author="Carl Moberg" w:date="2013-06-03T22:47:00Z">
              <w:r>
                <w:lastRenderedPageBreak/>
                <w:t xml:space="preserve">    &lt;/xs:sequence&gt;</w:t>
              </w:r>
            </w:ins>
          </w:p>
          <w:p w14:paraId="20C80F15" w14:textId="77777777" w:rsidR="0023596D" w:rsidRDefault="0023596D" w:rsidP="0023596D">
            <w:pPr>
              <w:pStyle w:val="XML2"/>
              <w:rPr>
                <w:ins w:id="1390" w:author="Carl Moberg" w:date="2013-06-03T22:47:00Z"/>
              </w:rPr>
            </w:pPr>
            <w:ins w:id="1391" w:author="Carl Moberg" w:date="2013-06-03T22:47:00Z">
              <w:r>
                <w:t xml:space="preserve">  &lt;/xs:group&gt;</w:t>
              </w:r>
            </w:ins>
          </w:p>
          <w:p w14:paraId="19C91982" w14:textId="77777777" w:rsidR="00CB7B88" w:rsidRPr="009F1B7D" w:rsidRDefault="00CB7B88" w:rsidP="00CB7B88">
            <w:pPr>
              <w:pStyle w:val="XML1"/>
              <w:rPr>
                <w:ins w:id="1392" w:author="Carl Moberg" w:date="2013-06-03T22:47:00Z"/>
              </w:rPr>
            </w:pPr>
          </w:p>
        </w:tc>
      </w:tr>
    </w:tbl>
    <w:p w14:paraId="4C5113C4" w14:textId="3161D97B" w:rsidR="00EA69CB" w:rsidRDefault="00EA69CB" w:rsidP="00EA69CB">
      <w:pPr>
        <w:pStyle w:val="Heading3"/>
        <w:rPr>
          <w:ins w:id="1393" w:author="Carl Moberg" w:date="2013-06-03T22:47:00Z"/>
        </w:rPr>
      </w:pPr>
      <w:bookmarkStart w:id="1394" w:name="_Toc358291631"/>
      <w:ins w:id="1395" w:author="Carl Moberg" w:date="2013-06-03T22:47:00Z">
        <w:r>
          <w:lastRenderedPageBreak/>
          <w:t>XML Example</w:t>
        </w:r>
        <w:bookmarkEnd w:id="1394"/>
      </w:ins>
    </w:p>
    <w:p w14:paraId="4ACA281F" w14:textId="188E7F0D" w:rsidR="00D33137" w:rsidRPr="00D33137" w:rsidRDefault="00D33137" w:rsidP="00D33137">
      <w:pPr>
        <w:rPr>
          <w:ins w:id="1396" w:author="Carl Moberg" w:date="2013-06-03T22:47:00Z"/>
        </w:rPr>
      </w:pPr>
      <w:ins w:id="1397" w:author="Carl Moberg" w:date="2013-06-03T22:47:00Z">
        <w:r>
          <w:t>This XML Example comes from a specific NDM supporting L2+L3 features as described in [XXX: reference to FAWG document.</w:t>
        </w:r>
      </w:ins>
    </w:p>
    <w:tbl>
      <w:tblPr>
        <w:tblStyle w:val="XMLtable"/>
        <w:tblW w:w="5000" w:type="pct"/>
        <w:tblLook w:val="04A0" w:firstRow="1" w:lastRow="0" w:firstColumn="1" w:lastColumn="0" w:noHBand="0" w:noVBand="1"/>
      </w:tblPr>
      <w:tblGrid>
        <w:gridCol w:w="9474"/>
      </w:tblGrid>
      <w:tr w:rsidR="00CB7B88" w:rsidRPr="009F1B7D" w14:paraId="1831E121" w14:textId="77777777" w:rsidTr="00CB7B88">
        <w:trPr>
          <w:ins w:id="1398" w:author="Carl Moberg" w:date="2013-06-03T22:47:00Z"/>
        </w:trPr>
        <w:tc>
          <w:tcPr>
            <w:tcW w:w="8820" w:type="dxa"/>
          </w:tcPr>
          <w:p w14:paraId="368457D9" w14:textId="77777777" w:rsidR="00D33137" w:rsidRDefault="00D33137" w:rsidP="00D33137">
            <w:pPr>
              <w:pStyle w:val="XML2"/>
              <w:rPr>
                <w:ins w:id="1399" w:author="Carl Moberg" w:date="2013-06-03T22:47:00Z"/>
              </w:rPr>
            </w:pPr>
            <w:ins w:id="1400" w:author="Carl Moberg" w:date="2013-06-03T22:47:00Z">
              <w:r>
                <w:t>&lt;capable-switch xmlns="urn:onf:of111:config:yang"</w:t>
              </w:r>
            </w:ins>
          </w:p>
          <w:p w14:paraId="0E2AF28E" w14:textId="77777777" w:rsidR="00D33137" w:rsidRDefault="00D33137" w:rsidP="00D33137">
            <w:pPr>
              <w:pStyle w:val="XML2"/>
              <w:rPr>
                <w:ins w:id="1401" w:author="Carl Moberg" w:date="2013-06-03T22:47:00Z"/>
              </w:rPr>
            </w:pPr>
            <w:ins w:id="1402" w:author="Carl Moberg" w:date="2013-06-03T22:47:00Z">
              <w:r>
                <w:t xml:space="preserve">                xmlns:ndm="urn:opennetworking.org:yang:ndm"</w:t>
              </w:r>
            </w:ins>
          </w:p>
          <w:p w14:paraId="20A7F972" w14:textId="77777777" w:rsidR="00D33137" w:rsidRDefault="00D33137" w:rsidP="00D33137">
            <w:pPr>
              <w:pStyle w:val="XML2"/>
              <w:rPr>
                <w:ins w:id="1403" w:author="Carl Moberg" w:date="2013-06-03T22:47:00Z"/>
              </w:rPr>
            </w:pPr>
            <w:ins w:id="1404" w:author="Carl Moberg" w:date="2013-06-03T22:47:00Z">
              <w:r>
                <w:t xml:space="preserve">                xmlns:l2l3="urn:opennetworking.org:yang:ndm:l2l3"&gt;</w:t>
              </w:r>
            </w:ins>
          </w:p>
          <w:p w14:paraId="6719454E" w14:textId="77777777" w:rsidR="00D33137" w:rsidRDefault="00D33137" w:rsidP="00D33137">
            <w:pPr>
              <w:pStyle w:val="XML2"/>
              <w:rPr>
                <w:ins w:id="1405" w:author="Carl Moberg" w:date="2013-06-03T22:47:00Z"/>
              </w:rPr>
            </w:pPr>
            <w:ins w:id="1406" w:author="Carl Moberg" w:date="2013-06-03T22:47:00Z">
              <w:r>
                <w:t xml:space="preserve">  &lt;logical-switches&gt;</w:t>
              </w:r>
            </w:ins>
          </w:p>
          <w:p w14:paraId="4F84B8B2" w14:textId="77777777" w:rsidR="00D33137" w:rsidRDefault="00D33137" w:rsidP="00D33137">
            <w:pPr>
              <w:pStyle w:val="XML2"/>
              <w:rPr>
                <w:ins w:id="1407" w:author="Carl Moberg" w:date="2013-06-03T22:47:00Z"/>
              </w:rPr>
            </w:pPr>
            <w:ins w:id="1408" w:author="Carl Moberg" w:date="2013-06-03T22:47:00Z">
              <w:r>
                <w:t xml:space="preserve">    &lt;switch&gt;</w:t>
              </w:r>
            </w:ins>
          </w:p>
          <w:p w14:paraId="31AE6C11" w14:textId="77777777" w:rsidR="00D33137" w:rsidRDefault="00D33137" w:rsidP="00D33137">
            <w:pPr>
              <w:pStyle w:val="XML2"/>
              <w:rPr>
                <w:ins w:id="1409" w:author="Carl Moberg" w:date="2013-06-03T22:47:00Z"/>
              </w:rPr>
            </w:pPr>
            <w:ins w:id="1410" w:author="Carl Moberg" w:date="2013-06-03T22:47:00Z">
              <w:r>
                <w:t xml:space="preserve">      &lt;id&gt;LogicalSwitch5&lt;/id&gt;</w:t>
              </w:r>
            </w:ins>
          </w:p>
          <w:p w14:paraId="0B749521" w14:textId="77777777" w:rsidR="00D33137" w:rsidRDefault="00D33137" w:rsidP="00D33137">
            <w:pPr>
              <w:pStyle w:val="XML2"/>
              <w:rPr>
                <w:ins w:id="1411" w:author="Carl Moberg" w:date="2013-06-03T22:47:00Z"/>
              </w:rPr>
            </w:pPr>
            <w:ins w:id="1412" w:author="Carl Moberg" w:date="2013-06-03T22:47:00Z">
              <w:r>
                <w:t xml:space="preserve">      &lt;resources&gt;</w:t>
              </w:r>
            </w:ins>
          </w:p>
          <w:p w14:paraId="1289DB5F" w14:textId="77777777" w:rsidR="00D33137" w:rsidRDefault="00D33137" w:rsidP="00D33137">
            <w:pPr>
              <w:pStyle w:val="XML2"/>
              <w:rPr>
                <w:ins w:id="1413" w:author="Carl Moberg" w:date="2013-06-03T22:47:00Z"/>
              </w:rPr>
            </w:pPr>
            <w:ins w:id="1414" w:author="Carl Moberg" w:date="2013-06-03T22:47:00Z">
              <w:r>
                <w:t xml:space="preserve">        &lt;ndm:ndm-implementation&gt;</w:t>
              </w:r>
            </w:ins>
          </w:p>
          <w:p w14:paraId="4DB190D2" w14:textId="77777777" w:rsidR="00D33137" w:rsidRDefault="00D33137" w:rsidP="00D33137">
            <w:pPr>
              <w:pStyle w:val="XML2"/>
              <w:rPr>
                <w:ins w:id="1415" w:author="Carl Moberg" w:date="2013-06-03T22:47:00Z"/>
              </w:rPr>
            </w:pPr>
            <w:ins w:id="1416" w:author="Carl Moberg" w:date="2013-06-03T22:47:00Z">
              <w:r>
                <w:t xml:space="preserve">          &lt;l2l3:l2l3&gt;</w:t>
              </w:r>
            </w:ins>
          </w:p>
          <w:p w14:paraId="300DA2CE" w14:textId="77777777" w:rsidR="00D33137" w:rsidRDefault="00D33137" w:rsidP="00D33137">
            <w:pPr>
              <w:pStyle w:val="XML2"/>
              <w:rPr>
                <w:ins w:id="1417" w:author="Carl Moberg" w:date="2013-06-03T22:47:00Z"/>
              </w:rPr>
            </w:pPr>
            <w:ins w:id="1418" w:author="Carl Moberg" w:date="2013-06-03T22:47:00Z">
              <w:r>
                <w:t xml:space="preserve">            &lt;l2l3:ingress-vlan-table-size&gt;128&lt;/l2l3:ingress-vlan-table-size&gt;</w:t>
              </w:r>
            </w:ins>
          </w:p>
          <w:p w14:paraId="162B7C80" w14:textId="77777777" w:rsidR="00D33137" w:rsidRDefault="00D33137" w:rsidP="00D33137">
            <w:pPr>
              <w:pStyle w:val="XML2"/>
              <w:rPr>
                <w:ins w:id="1419" w:author="Carl Moberg" w:date="2013-06-03T22:47:00Z"/>
              </w:rPr>
            </w:pPr>
            <w:ins w:id="1420" w:author="Carl Moberg" w:date="2013-06-03T22:47:00Z">
              <w:r>
                <w:t xml:space="preserve">            &lt;l2l3:router-mac-table-size&gt;128&lt;/l2l3:router-mac-table-size&gt;</w:t>
              </w:r>
            </w:ins>
          </w:p>
          <w:p w14:paraId="1D53EECD" w14:textId="77777777" w:rsidR="00D33137" w:rsidRDefault="00D33137" w:rsidP="00D33137">
            <w:pPr>
              <w:pStyle w:val="XML2"/>
              <w:rPr>
                <w:ins w:id="1421" w:author="Carl Moberg" w:date="2013-06-03T22:47:00Z"/>
              </w:rPr>
            </w:pPr>
            <w:ins w:id="1422" w:author="Carl Moberg" w:date="2013-06-03T22:47:00Z">
              <w:r>
                <w:t xml:space="preserve">            &lt;l2l3:l3-table-size&gt;128&lt;/l2l3:l3-table-size&gt;</w:t>
              </w:r>
            </w:ins>
          </w:p>
          <w:p w14:paraId="37FD0012" w14:textId="77777777" w:rsidR="00D33137" w:rsidRDefault="00D33137" w:rsidP="00D33137">
            <w:pPr>
              <w:pStyle w:val="XML2"/>
              <w:rPr>
                <w:ins w:id="1423" w:author="Carl Moberg" w:date="2013-06-03T22:47:00Z"/>
              </w:rPr>
            </w:pPr>
            <w:ins w:id="1424" w:author="Carl Moberg" w:date="2013-06-03T22:47:00Z">
              <w:r>
                <w:t xml:space="preserve">            &lt;l2l3:l2-table-size&gt;128&lt;/l2l3:l2-table-size&gt;</w:t>
              </w:r>
            </w:ins>
          </w:p>
          <w:p w14:paraId="7FF884F5" w14:textId="77777777" w:rsidR="00D33137" w:rsidRDefault="00D33137" w:rsidP="00D33137">
            <w:pPr>
              <w:pStyle w:val="XML2"/>
              <w:rPr>
                <w:ins w:id="1425" w:author="Carl Moberg" w:date="2013-06-03T22:47:00Z"/>
              </w:rPr>
            </w:pPr>
            <w:ins w:id="1426" w:author="Carl Moberg" w:date="2013-06-03T22:47:00Z">
              <w:r>
                <w:t xml:space="preserve">            &lt;l2l3:egress-vlan-table-size&gt;128&lt;/l2l3:egress-vlan-table-size&gt;</w:t>
              </w:r>
            </w:ins>
          </w:p>
          <w:p w14:paraId="7C11A3B6" w14:textId="77777777" w:rsidR="00D33137" w:rsidRDefault="00D33137" w:rsidP="00D33137">
            <w:pPr>
              <w:pStyle w:val="XML2"/>
              <w:rPr>
                <w:ins w:id="1427" w:author="Carl Moberg" w:date="2013-06-03T22:47:00Z"/>
              </w:rPr>
            </w:pPr>
            <w:ins w:id="1428" w:author="Carl Moberg" w:date="2013-06-03T22:47:00Z">
              <w:r>
                <w:t xml:space="preserve">          &lt;/l2l3:l2l3&gt;</w:t>
              </w:r>
            </w:ins>
          </w:p>
          <w:p w14:paraId="4BC26EEF" w14:textId="77777777" w:rsidR="00D33137" w:rsidRDefault="00D33137" w:rsidP="00D33137">
            <w:pPr>
              <w:pStyle w:val="XML2"/>
              <w:rPr>
                <w:ins w:id="1429" w:author="Carl Moberg" w:date="2013-06-03T22:47:00Z"/>
              </w:rPr>
            </w:pPr>
            <w:ins w:id="1430" w:author="Carl Moberg" w:date="2013-06-03T22:47:00Z">
              <w:r>
                <w:t xml:space="preserve">        &lt;/ndm:ndm-implementation&gt;</w:t>
              </w:r>
            </w:ins>
          </w:p>
          <w:p w14:paraId="7D269D5D" w14:textId="77777777" w:rsidR="00D33137" w:rsidRDefault="00D33137" w:rsidP="00D33137">
            <w:pPr>
              <w:pStyle w:val="XML2"/>
              <w:rPr>
                <w:ins w:id="1431" w:author="Carl Moberg" w:date="2013-06-03T22:47:00Z"/>
              </w:rPr>
            </w:pPr>
            <w:ins w:id="1432" w:author="Carl Moberg" w:date="2013-06-03T22:47:00Z">
              <w:r>
                <w:t xml:space="preserve">      &lt;/resources&gt;</w:t>
              </w:r>
            </w:ins>
          </w:p>
          <w:p w14:paraId="4D6FF11F" w14:textId="77777777" w:rsidR="00D33137" w:rsidRDefault="00D33137" w:rsidP="00D33137">
            <w:pPr>
              <w:pStyle w:val="XML2"/>
              <w:rPr>
                <w:ins w:id="1433" w:author="Carl Moberg" w:date="2013-06-03T22:47:00Z"/>
              </w:rPr>
            </w:pPr>
            <w:ins w:id="1434" w:author="Carl Moberg" w:date="2013-06-03T22:47:00Z">
              <w:r>
                <w:t xml:space="preserve">    &lt;/switch&gt;</w:t>
              </w:r>
            </w:ins>
          </w:p>
          <w:p w14:paraId="5A82014F" w14:textId="77777777" w:rsidR="00D33137" w:rsidRDefault="00D33137" w:rsidP="00D33137">
            <w:pPr>
              <w:pStyle w:val="XML2"/>
              <w:rPr>
                <w:ins w:id="1435" w:author="Carl Moberg" w:date="2013-06-03T22:47:00Z"/>
              </w:rPr>
            </w:pPr>
            <w:ins w:id="1436" w:author="Carl Moberg" w:date="2013-06-03T22:47:00Z">
              <w:r>
                <w:t xml:space="preserve">  &lt;/logical-switches&gt;</w:t>
              </w:r>
            </w:ins>
          </w:p>
          <w:p w14:paraId="4D8591A9" w14:textId="3F0E07FA" w:rsidR="00CB7B88" w:rsidRPr="009F1B7D" w:rsidRDefault="00D33137" w:rsidP="00D33137">
            <w:pPr>
              <w:pStyle w:val="XML1"/>
              <w:rPr>
                <w:ins w:id="1437" w:author="Carl Moberg" w:date="2013-06-03T22:47:00Z"/>
              </w:rPr>
            </w:pPr>
            <w:ins w:id="1438" w:author="Carl Moberg" w:date="2013-06-03T22:47:00Z">
              <w:r>
                <w:t xml:space="preserve">   &lt;/capable-switch&gt;</w:t>
              </w:r>
            </w:ins>
          </w:p>
        </w:tc>
      </w:tr>
    </w:tbl>
    <w:p w14:paraId="00F3697F" w14:textId="7BEFE342" w:rsidR="006F4495" w:rsidRDefault="006F4495" w:rsidP="00BA30A0">
      <w:pPr>
        <w:pStyle w:val="Heading1"/>
      </w:pPr>
      <w:bookmarkStart w:id="1439" w:name="_Toc333524668"/>
      <w:bookmarkStart w:id="1440" w:name="_Toc335148755"/>
      <w:bookmarkStart w:id="1441" w:name="_Toc333524669"/>
      <w:bookmarkStart w:id="1442" w:name="_Toc335148756"/>
      <w:bookmarkStart w:id="1443" w:name="_Toc333524670"/>
      <w:bookmarkStart w:id="1444" w:name="_Toc335148757"/>
      <w:bookmarkStart w:id="1445" w:name="_Toc333524671"/>
      <w:bookmarkStart w:id="1446" w:name="_Toc335148758"/>
      <w:bookmarkStart w:id="1447" w:name="_Toc333524672"/>
      <w:bookmarkStart w:id="1448" w:name="_Toc335148759"/>
      <w:bookmarkStart w:id="1449" w:name="_Toc333524673"/>
      <w:bookmarkStart w:id="1450" w:name="_Toc335148760"/>
      <w:bookmarkStart w:id="1451" w:name="_Toc333524674"/>
      <w:bookmarkStart w:id="1452" w:name="_Toc335148761"/>
      <w:bookmarkStart w:id="1453" w:name="_Toc333524675"/>
      <w:bookmarkStart w:id="1454" w:name="_Toc335148762"/>
      <w:bookmarkStart w:id="1455" w:name="_Toc333524676"/>
      <w:bookmarkStart w:id="1456" w:name="_Toc335148763"/>
      <w:bookmarkStart w:id="1457" w:name="_Toc333524677"/>
      <w:bookmarkStart w:id="1458" w:name="_Toc335148764"/>
      <w:bookmarkStart w:id="1459" w:name="_Toc333524678"/>
      <w:bookmarkStart w:id="1460" w:name="_Toc335148765"/>
      <w:bookmarkStart w:id="1461" w:name="_Toc333524679"/>
      <w:bookmarkStart w:id="1462" w:name="_Toc335148766"/>
      <w:bookmarkStart w:id="1463" w:name="_Toc333524680"/>
      <w:bookmarkStart w:id="1464" w:name="_Toc335148767"/>
      <w:bookmarkStart w:id="1465" w:name="_Toc333524681"/>
      <w:bookmarkStart w:id="1466" w:name="_Toc335148768"/>
      <w:bookmarkStart w:id="1467" w:name="_Toc333524682"/>
      <w:bookmarkStart w:id="1468" w:name="_Toc335148769"/>
      <w:bookmarkStart w:id="1469" w:name="_Toc358291632"/>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r w:rsidRPr="006F4495">
        <w:t>Binding to NETCONF</w:t>
      </w:r>
      <w:bookmarkEnd w:id="1469"/>
    </w:p>
    <w:p w14:paraId="3D4DDAE1" w14:textId="0367F0D6" w:rsidR="00C128FA" w:rsidRDefault="005A3974" w:rsidP="00C128FA">
      <w:r>
        <w:t xml:space="preserve">Below we specify </w:t>
      </w:r>
      <w:r w:rsidR="00B17688">
        <w:t xml:space="preserve">the requirements </w:t>
      </w:r>
      <w:r>
        <w:t xml:space="preserve">and give examples of how </w:t>
      </w:r>
      <w:r w:rsidR="00B17688">
        <w:t xml:space="preserve">the </w:t>
      </w:r>
      <w:r>
        <w:t xml:space="preserve">schema specified in section </w:t>
      </w:r>
      <w:r>
        <w:fldChar w:fldCharType="begin"/>
      </w:r>
      <w:r>
        <w:instrText xml:space="preserve"> REF _Ref333636009 \r \h </w:instrText>
      </w:r>
      <w:r w:rsidR="00C128FA">
        <w:instrText xml:space="preserve"> \* MERGEFORMAT </w:instrText>
      </w:r>
      <w:r>
        <w:fldChar w:fldCharType="separate"/>
      </w:r>
      <w:r>
        <w:t>8</w:t>
      </w:r>
      <w:r>
        <w:fldChar w:fldCharType="end"/>
      </w:r>
      <w:r w:rsidR="00BA474E">
        <w:t xml:space="preserve"> and </w:t>
      </w:r>
      <w:r w:rsidR="00E95DBE">
        <w:t>2013</w:t>
      </w:r>
      <w:r w:rsidR="00B17688" w:rsidRPr="00B17688">
        <w:t xml:space="preserve"> </w:t>
      </w:r>
      <w:r w:rsidR="00B17688">
        <w:t>is bound to the NETCONF transport protocol</w:t>
      </w:r>
      <w:r>
        <w:t>.</w:t>
      </w:r>
      <w:r w:rsidR="000325CE" w:rsidRPr="00065789" w:rsidDel="000325CE">
        <w:t xml:space="preserve"> </w:t>
      </w:r>
    </w:p>
    <w:p w14:paraId="529C085D" w14:textId="6ED2B257" w:rsidR="00B17688" w:rsidRDefault="00B17688" w:rsidP="00D14D27">
      <w:pPr>
        <w:pStyle w:val="Heading2"/>
      </w:pPr>
      <w:bookmarkStart w:id="1470" w:name="_Toc358291633"/>
      <w:r>
        <w:t>Requirements</w:t>
      </w:r>
      <w:bookmarkEnd w:id="1470"/>
    </w:p>
    <w:p w14:paraId="74787903" w14:textId="1ACC3B37" w:rsidR="00B17688" w:rsidRDefault="00B17688" w:rsidP="00C128FA">
      <w:r>
        <w:t xml:space="preserve">When implementing the XML schema defined in Section 8 and </w:t>
      </w:r>
      <w:r w:rsidR="00E95DBE">
        <w:t>2013</w:t>
      </w:r>
      <w:r>
        <w:t xml:space="preserve"> the following schemas are required in addition:</w:t>
      </w:r>
    </w:p>
    <w:p w14:paraId="79F56094" w14:textId="77777777" w:rsidR="00B17688" w:rsidRDefault="00B17688" w:rsidP="00C128FA">
      <w:pPr>
        <w:pStyle w:val="PlainText"/>
        <w:numPr>
          <w:ilvl w:val="0"/>
          <w:numId w:val="33"/>
        </w:numPr>
      </w:pPr>
      <w:r>
        <w:t xml:space="preserve">ietf-yang-types.xsd found at </w:t>
      </w:r>
      <w:hyperlink r:id="rId45" w:history="1">
        <w:r>
          <w:rPr>
            <w:rStyle w:val="Hyperlink"/>
          </w:rPr>
          <w:t>http://www.yang-central.org/modules/xsd/ietf-yang-types.xsd</w:t>
        </w:r>
      </w:hyperlink>
    </w:p>
    <w:p w14:paraId="717EF81A" w14:textId="2D40FBA7" w:rsidR="00B17688" w:rsidRDefault="00B17688" w:rsidP="00C128FA">
      <w:pPr>
        <w:pStyle w:val="PlainText"/>
        <w:numPr>
          <w:ilvl w:val="0"/>
          <w:numId w:val="33"/>
        </w:numPr>
      </w:pPr>
      <w:r>
        <w:t xml:space="preserve">ietf-inet-types.xsd found at </w:t>
      </w:r>
      <w:hyperlink r:id="rId46" w:history="1">
        <w:r>
          <w:rPr>
            <w:rStyle w:val="Hyperlink"/>
          </w:rPr>
          <w:t>http://www.cablelabs.com/specifications/XSD/ietf-inet-types.xsd</w:t>
        </w:r>
      </w:hyperlink>
    </w:p>
    <w:p w14:paraId="20429249" w14:textId="11209F84" w:rsidR="00B17688" w:rsidRDefault="00B17688" w:rsidP="00C128FA">
      <w:r>
        <w:t>Those XML schemas define some basic datatypes that are used in the XML schema defined in this document.</w:t>
      </w:r>
    </w:p>
    <w:p w14:paraId="52A6C505" w14:textId="32BF3468" w:rsidR="00B17688" w:rsidRDefault="00B17688" w:rsidP="00BA30A0">
      <w:r>
        <w:t>A similar set is required when using the YANG model of Appendix B. There you need:</w:t>
      </w:r>
    </w:p>
    <w:p w14:paraId="4C59F956" w14:textId="00F39E4B"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ietf-yang-types.yang found at </w:t>
      </w:r>
      <w:hyperlink r:id="rId47" w:history="1">
        <w:r w:rsidRPr="00C128FA">
          <w:rPr>
            <w:rStyle w:val="Hyperlink"/>
            <w:rFonts w:asciiTheme="minorHAnsi" w:hAnsiTheme="minorHAnsi" w:cstheme="minorHAnsi"/>
          </w:rPr>
          <w:t>http://www.yang-central.org/modules/yang/ietf-yang-types.yang</w:t>
        </w:r>
      </w:hyperlink>
    </w:p>
    <w:p w14:paraId="5AA3032B" w14:textId="77D45248" w:rsidR="00B17688" w:rsidRDefault="00B17688">
      <w:pPr>
        <w:pStyle w:val="ListParagraph"/>
        <w:numPr>
          <w:ilvl w:val="0"/>
          <w:numId w:val="34"/>
        </w:numPr>
        <w:rPr>
          <w:rFonts w:asciiTheme="minorHAnsi" w:hAnsiTheme="minorHAnsi" w:cstheme="minorHAnsi"/>
        </w:rPr>
      </w:pPr>
      <w:r>
        <w:rPr>
          <w:rFonts w:asciiTheme="minorHAnsi" w:hAnsiTheme="minorHAnsi" w:cstheme="minorHAnsi"/>
        </w:rPr>
        <w:t xml:space="preserve">ietf-inet-types.yang found at </w:t>
      </w:r>
      <w:hyperlink r:id="rId48" w:history="1">
        <w:r w:rsidRPr="00E642A3">
          <w:rPr>
            <w:rStyle w:val="Hyperlink"/>
            <w:rFonts w:asciiTheme="minorHAnsi" w:hAnsiTheme="minorHAnsi" w:cstheme="minorHAnsi"/>
          </w:rPr>
          <w:t>http://www.yang-central.org/modules/yang/ietf-inet-types.yang</w:t>
        </w:r>
      </w:hyperlink>
    </w:p>
    <w:p w14:paraId="166AE2A1" w14:textId="77777777" w:rsidR="00B17688" w:rsidRPr="007B1FA6" w:rsidRDefault="00B17688" w:rsidP="00C128FA"/>
    <w:p w14:paraId="5F60A904" w14:textId="6AAA1840" w:rsidR="001D24FC" w:rsidRDefault="001D24FC" w:rsidP="00D14D27">
      <w:pPr>
        <w:pStyle w:val="Heading2"/>
      </w:pPr>
      <w:bookmarkStart w:id="1471" w:name="_Toc358291634"/>
      <w:r>
        <w:t xml:space="preserve">How </w:t>
      </w:r>
      <w:r w:rsidR="007B1FA6">
        <w:t xml:space="preserve">the </w:t>
      </w:r>
      <w:r>
        <w:t xml:space="preserve">Data Model is Bound to </w:t>
      </w:r>
      <w:r w:rsidR="007B1FA6">
        <w:t>NETCONF</w:t>
      </w:r>
      <w:bookmarkEnd w:id="1471"/>
    </w:p>
    <w:p w14:paraId="1A40D67F" w14:textId="0732F021" w:rsidR="001D24FC" w:rsidRDefault="00E8573D" w:rsidP="001D24FC">
      <w:pPr>
        <w:rPr>
          <w:lang w:bidi="en-US"/>
        </w:rPr>
      </w:pPr>
      <w:r>
        <w:rPr>
          <w:lang w:bidi="en-US"/>
        </w:rPr>
        <w:t xml:space="preserve">NETCONF </w:t>
      </w:r>
      <w:r w:rsidR="001D24FC">
        <w:rPr>
          <w:lang w:bidi="en-US"/>
        </w:rPr>
        <w:t xml:space="preserve">uses the XML encoding format for requests and responses. More specifically, it uses RPC-based communication model.  It uses the </w:t>
      </w:r>
      <w:r w:rsidR="001D24FC" w:rsidRPr="00E53A91">
        <w:rPr>
          <w:rStyle w:val="codeChar"/>
        </w:rPr>
        <w:t>&lt;rpc&gt;</w:t>
      </w:r>
      <w:r w:rsidR="001D24FC">
        <w:rPr>
          <w:lang w:bidi="en-US"/>
        </w:rPr>
        <w:t xml:space="preserve"> and </w:t>
      </w:r>
      <w:r w:rsidR="001D24FC" w:rsidRPr="00E53A91">
        <w:rPr>
          <w:rStyle w:val="codeChar"/>
        </w:rPr>
        <w:t>&lt;rpc-reply&gt;</w:t>
      </w:r>
      <w:r w:rsidR="001D24FC">
        <w:rPr>
          <w:lang w:bidi="en-US"/>
        </w:rPr>
        <w:t xml:space="preserve"> elements as frames of </w:t>
      </w:r>
      <w:r>
        <w:rPr>
          <w:lang w:bidi="en-US"/>
        </w:rPr>
        <w:t xml:space="preserve">NETCONF </w:t>
      </w:r>
      <w:r w:rsidR="001D24FC">
        <w:rPr>
          <w:lang w:bidi="en-US"/>
        </w:rPr>
        <w:t xml:space="preserve">requests and responses.  The content elements inside of </w:t>
      </w:r>
      <w:r w:rsidR="001D24FC" w:rsidRPr="00E53A91">
        <w:rPr>
          <w:rStyle w:val="codeChar"/>
        </w:rPr>
        <w:t>&lt;rpc&gt;</w:t>
      </w:r>
      <w:r w:rsidR="001D24FC">
        <w:rPr>
          <w:lang w:bidi="en-US"/>
        </w:rPr>
        <w:t xml:space="preserve"> element must conform to the OpenFlow Configuraton XML schemas defined in this specification. </w:t>
      </w:r>
    </w:p>
    <w:p w14:paraId="44718A06" w14:textId="4832CAD3" w:rsidR="001D24FC" w:rsidRDefault="001D24FC" w:rsidP="001D24FC">
      <w:pPr>
        <w:rPr>
          <w:lang w:bidi="en-US"/>
        </w:rPr>
      </w:pPr>
      <w:r>
        <w:rPr>
          <w:lang w:bidi="en-US"/>
        </w:rPr>
        <w:t xml:space="preserve">All </w:t>
      </w:r>
      <w:r w:rsidR="00E8573D">
        <w:rPr>
          <w:lang w:bidi="en-US"/>
        </w:rPr>
        <w:t xml:space="preserve">NETCONF </w:t>
      </w:r>
      <w:r>
        <w:rPr>
          <w:lang w:bidi="en-US"/>
        </w:rPr>
        <w:t>base protocol operations can be used to retrieve, configure, copy and delete OpenFlow Configuration data stores. These operations are defined in RFC6241. The commonly used operations are:</w:t>
      </w:r>
    </w:p>
    <w:p w14:paraId="52C8D162" w14:textId="77777777" w:rsidR="001D24FC" w:rsidRDefault="001D24FC" w:rsidP="002C0E22">
      <w:pPr>
        <w:numPr>
          <w:ilvl w:val="0"/>
          <w:numId w:val="14"/>
        </w:numPr>
        <w:rPr>
          <w:lang w:bidi="en-US"/>
        </w:rPr>
      </w:pPr>
      <w:r>
        <w:rPr>
          <w:lang w:bidi="en-US"/>
        </w:rPr>
        <w:t>edit-config</w:t>
      </w:r>
    </w:p>
    <w:p w14:paraId="7D158832" w14:textId="77777777" w:rsidR="001D24FC" w:rsidRDefault="001D24FC" w:rsidP="002C0E22">
      <w:pPr>
        <w:numPr>
          <w:ilvl w:val="0"/>
          <w:numId w:val="14"/>
        </w:numPr>
      </w:pPr>
      <w:r>
        <w:rPr>
          <w:lang w:bidi="en-US"/>
        </w:rPr>
        <w:t>get-config</w:t>
      </w:r>
    </w:p>
    <w:p w14:paraId="3E16E013" w14:textId="77777777" w:rsidR="001D24FC" w:rsidRDefault="001D24FC" w:rsidP="002C0E22">
      <w:pPr>
        <w:numPr>
          <w:ilvl w:val="0"/>
          <w:numId w:val="14"/>
        </w:numPr>
      </w:pPr>
      <w:r>
        <w:t>copy-config</w:t>
      </w:r>
    </w:p>
    <w:p w14:paraId="0B190803" w14:textId="13FA3615" w:rsidR="00264303" w:rsidRDefault="00E53A91" w:rsidP="00264303">
      <w:pPr>
        <w:numPr>
          <w:ilvl w:val="0"/>
          <w:numId w:val="14"/>
        </w:numPr>
      </w:pPr>
      <w:r>
        <w:t>delete-config</w:t>
      </w:r>
    </w:p>
    <w:p w14:paraId="04ECF3BD" w14:textId="77777777" w:rsidR="001D24FC" w:rsidRDefault="001D24FC" w:rsidP="00D14D27">
      <w:pPr>
        <w:pStyle w:val="Heading3"/>
      </w:pPr>
      <w:bookmarkStart w:id="1472" w:name="_Toc358291635"/>
      <w:r>
        <w:t>edit-config</w:t>
      </w:r>
      <w:bookmarkEnd w:id="1472"/>
    </w:p>
    <w:p w14:paraId="114F444C" w14:textId="5F9BDA44" w:rsidR="001D24FC" w:rsidRDefault="001D24FC" w:rsidP="001D24FC">
      <w:pPr>
        <w:jc w:val="both"/>
      </w:pPr>
      <w:r w:rsidRPr="00AC7DB0">
        <w:t xml:space="preserve">The </w:t>
      </w:r>
      <w:r w:rsidRPr="00E53A91">
        <w:rPr>
          <w:rStyle w:val="codeChar"/>
        </w:rPr>
        <w:t>&lt;edit-config&gt;</w:t>
      </w:r>
      <w:r w:rsidRPr="00AC7DB0">
        <w:t xml:space="preserve"> operation loads all or part of a specified</w:t>
      </w:r>
      <w:r w:rsidR="005A3974">
        <w:t xml:space="preserve"> </w:t>
      </w:r>
      <w:r w:rsidRPr="00AC7DB0">
        <w:t>configuration to the specified target configuration. If the target configuration does not exist, it will be created.</w:t>
      </w:r>
      <w:r>
        <w:t xml:space="preserve">  The “operation” attribute of elements in the </w:t>
      </w:r>
      <w:r w:rsidRPr="00E53A91">
        <w:rPr>
          <w:rStyle w:val="codeChar"/>
        </w:rPr>
        <w:t>&lt;config&gt;</w:t>
      </w:r>
      <w:r>
        <w:t xml:space="preserve"> subtree specifies the type of operations to be performed on the element. </w:t>
      </w:r>
      <w:r w:rsidR="00E8573D">
        <w:t xml:space="preserve">NETCONF </w:t>
      </w:r>
      <w:r>
        <w:t>supports “create”, “replace”, “merge” and “delete”.  The definition of these operations can be found RFC6241.</w:t>
      </w:r>
    </w:p>
    <w:p w14:paraId="00F97E14" w14:textId="77777777" w:rsidR="00264303" w:rsidRDefault="00264303" w:rsidP="001D24FC">
      <w:pPr>
        <w:jc w:val="both"/>
      </w:pPr>
    </w:p>
    <w:p w14:paraId="28FBD8A6" w14:textId="77777777" w:rsidR="00E53A91" w:rsidRPr="00253DCB" w:rsidRDefault="00011096" w:rsidP="00D14D27">
      <w:pPr>
        <w:pStyle w:val="Heading4"/>
      </w:pPr>
      <w:r>
        <w:t xml:space="preserve">XML </w:t>
      </w:r>
      <w:r w:rsidR="00E53A91">
        <w:t>Example</w:t>
      </w:r>
      <w:r w:rsidR="0099136A">
        <w:t>: Create a Capable-Switch Configuration</w:t>
      </w:r>
    </w:p>
    <w:p w14:paraId="60B32541" w14:textId="77777777" w:rsidR="001D24FC" w:rsidRDefault="00011096" w:rsidP="001D24FC">
      <w:r>
        <w:t xml:space="preserve">This XML example </w:t>
      </w:r>
      <w:r w:rsidR="0099136A">
        <w:t>shows an</w:t>
      </w:r>
      <w:r w:rsidR="001D24FC">
        <w:t xml:space="preserve"> edit-config operation to create a capable-switch configuration</w:t>
      </w:r>
      <w:r>
        <w:t>.</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2DB29619" w14:textId="77777777" w:rsidTr="001D24FC">
        <w:tc>
          <w:tcPr>
            <w:tcW w:w="8820" w:type="dxa"/>
            <w:shd w:val="clear" w:color="auto" w:fill="C8FCCD"/>
          </w:tcPr>
          <w:p w14:paraId="53A91D5B" w14:textId="77777777" w:rsidR="001D24FC" w:rsidRDefault="001D24FC" w:rsidP="00011096">
            <w:pPr>
              <w:pStyle w:val="XML1"/>
            </w:pPr>
            <w:r>
              <w:t>&lt;?xml</w:t>
            </w:r>
            <w:r w:rsidRPr="00011096">
              <w:t>version</w:t>
            </w:r>
            <w:r>
              <w:t>="1.0" encoding="UTF-8"?&gt;</w:t>
            </w:r>
          </w:p>
          <w:p w14:paraId="19D817BC" w14:textId="77777777" w:rsidR="001D24FC" w:rsidRDefault="001D24FC" w:rsidP="00011096">
            <w:pPr>
              <w:pStyle w:val="XML1"/>
            </w:pPr>
            <w:r>
              <w:t>&lt;rpc message-id="1"</w:t>
            </w:r>
          </w:p>
          <w:p w14:paraId="12133B73" w14:textId="77777777" w:rsidR="001D24FC" w:rsidRDefault="001D24FC" w:rsidP="00011096">
            <w:pPr>
              <w:pStyle w:val="XML1"/>
            </w:pPr>
            <w:r>
              <w:t xml:space="preserve"> xmlns="urn:ietf:params:xml:ns:netconf:base:1.0"&gt;</w:t>
            </w:r>
          </w:p>
          <w:p w14:paraId="06DC6E71" w14:textId="77777777" w:rsidR="001D24FC" w:rsidRDefault="001D24FC" w:rsidP="00011096">
            <w:pPr>
              <w:pStyle w:val="XML2"/>
            </w:pPr>
            <w:r>
              <w:t>&lt;edit-config xmlns="urn:ietf:params:xml:ns:netconf:base:1.0"&gt;</w:t>
            </w:r>
          </w:p>
          <w:p w14:paraId="5185995A" w14:textId="77777777" w:rsidR="001D24FC" w:rsidRDefault="001D24FC" w:rsidP="00011096">
            <w:pPr>
              <w:pStyle w:val="XML3"/>
            </w:pPr>
            <w:r>
              <w:t>&lt;</w:t>
            </w:r>
            <w:r w:rsidRPr="00E53A91">
              <w:t>target</w:t>
            </w:r>
            <w:r>
              <w:t>&gt;</w:t>
            </w:r>
          </w:p>
          <w:p w14:paraId="0D58E34C" w14:textId="77777777" w:rsidR="001D24FC" w:rsidRDefault="001D24FC" w:rsidP="00011096">
            <w:pPr>
              <w:pStyle w:val="XML4"/>
            </w:pPr>
            <w:r>
              <w:t>&lt;candidate/&gt;</w:t>
            </w:r>
          </w:p>
          <w:p w14:paraId="261486AB" w14:textId="77777777" w:rsidR="001D24FC" w:rsidRDefault="001D24FC" w:rsidP="00011096">
            <w:pPr>
              <w:pStyle w:val="XML3"/>
            </w:pPr>
            <w:r>
              <w:t>&lt;/target&gt;</w:t>
            </w:r>
          </w:p>
          <w:p w14:paraId="7C7F2077" w14:textId="77777777" w:rsidR="001D24FC" w:rsidRDefault="001D24FC" w:rsidP="00011096">
            <w:pPr>
              <w:pStyle w:val="XML3"/>
            </w:pPr>
            <w:r>
              <w:t>&lt;default-operation&gt;merge&lt;/default-operation&gt;</w:t>
            </w:r>
          </w:p>
          <w:p w14:paraId="340D66F9" w14:textId="77777777" w:rsidR="001D24FC" w:rsidRDefault="001D24FC" w:rsidP="00011096">
            <w:pPr>
              <w:pStyle w:val="XML3"/>
            </w:pPr>
            <w:r>
              <w:t>&lt;test-option&gt;set&lt;/test-option&gt;</w:t>
            </w:r>
          </w:p>
          <w:p w14:paraId="01342E1C" w14:textId="77777777" w:rsidR="001D24FC" w:rsidRDefault="001D24FC" w:rsidP="00011096">
            <w:pPr>
              <w:pStyle w:val="XML3"/>
            </w:pPr>
            <w:r>
              <w:t>&lt;config&gt;</w:t>
            </w:r>
          </w:p>
          <w:p w14:paraId="49D99EDF" w14:textId="77777777" w:rsidR="001D24FC" w:rsidRDefault="001D24FC" w:rsidP="00011096">
            <w:pPr>
              <w:pStyle w:val="XML4"/>
            </w:pPr>
            <w:r>
              <w:t xml:space="preserve">&lt;capable-switch </w:t>
            </w:r>
          </w:p>
          <w:p w14:paraId="3CB09B6B" w14:textId="77777777" w:rsidR="001D24FC" w:rsidRDefault="001D24FC" w:rsidP="00011096">
            <w:pPr>
              <w:pStyle w:val="XML5"/>
            </w:pPr>
            <w:r>
              <w:t>xmlns:nc="urn:ietf:params:xml:ns:netconf:base:1.0"</w:t>
            </w:r>
          </w:p>
          <w:p w14:paraId="5E4724F9" w14:textId="77777777" w:rsidR="001D24FC" w:rsidRDefault="001D24FC" w:rsidP="00011096">
            <w:pPr>
              <w:pStyle w:val="XML5"/>
            </w:pPr>
            <w:r>
              <w:t>nc:operation="create"</w:t>
            </w:r>
          </w:p>
          <w:p w14:paraId="6A623AC6" w14:textId="77777777" w:rsidR="001D24FC" w:rsidRDefault="001D24FC" w:rsidP="00011096">
            <w:pPr>
              <w:pStyle w:val="XML5"/>
            </w:pPr>
            <w:r>
              <w:t>xmlns="urn:onf:of12:config:yang"&gt;</w:t>
            </w:r>
          </w:p>
          <w:p w14:paraId="5575A15C" w14:textId="77777777" w:rsidR="001D24FC" w:rsidRDefault="001D24FC" w:rsidP="00011096">
            <w:pPr>
              <w:pStyle w:val="XML5"/>
            </w:pPr>
            <w:r>
              <w:t>&lt;id&gt;capable-switch-0&lt;/id&gt;</w:t>
            </w:r>
          </w:p>
          <w:p w14:paraId="1CBC21B0" w14:textId="77777777" w:rsidR="001D24FC" w:rsidRDefault="001D24FC" w:rsidP="00011096">
            <w:pPr>
              <w:pStyle w:val="XML5"/>
            </w:pPr>
            <w:r>
              <w:t>&lt;logical-switches&gt;</w:t>
            </w:r>
          </w:p>
          <w:p w14:paraId="7865198D" w14:textId="77777777" w:rsidR="001D24FC" w:rsidRDefault="001D24FC" w:rsidP="00011096">
            <w:pPr>
              <w:pStyle w:val="XML6"/>
            </w:pPr>
            <w:r>
              <w:t>&lt;switch&gt;</w:t>
            </w:r>
          </w:p>
          <w:p w14:paraId="59923467" w14:textId="77777777" w:rsidR="001D24FC" w:rsidRDefault="001D24FC" w:rsidP="00011096">
            <w:pPr>
              <w:pStyle w:val="XML7"/>
            </w:pPr>
            <w:r>
              <w:t>&lt;id&gt;logic-switch-1&lt;/id&gt;</w:t>
            </w:r>
          </w:p>
          <w:p w14:paraId="58F128C3" w14:textId="77777777" w:rsidR="001D24FC" w:rsidRDefault="001D24FC" w:rsidP="00011096">
            <w:pPr>
              <w:pStyle w:val="XML7"/>
            </w:pPr>
            <w:r>
              <w:lastRenderedPageBreak/>
              <w:t>&lt;datapath-id&gt;11:11:11:11:11:11:11:11&lt;/datapath-id&gt;</w:t>
            </w:r>
          </w:p>
          <w:p w14:paraId="36B59669" w14:textId="77777777" w:rsidR="001D24FC" w:rsidRDefault="001D24FC" w:rsidP="00011096">
            <w:pPr>
              <w:pStyle w:val="XML7"/>
            </w:pPr>
            <w:r>
              <w:t>&lt;enabled&gt;true&lt;/enabled&gt;</w:t>
            </w:r>
          </w:p>
          <w:p w14:paraId="6F57FE40" w14:textId="77777777" w:rsidR="001D24FC" w:rsidRDefault="001D24FC" w:rsidP="00011096">
            <w:pPr>
              <w:pStyle w:val="XML7"/>
            </w:pPr>
            <w:r>
              <w:t>&lt;controllers&gt;</w:t>
            </w:r>
          </w:p>
          <w:p w14:paraId="1DC1E1BA" w14:textId="77777777" w:rsidR="001D24FC" w:rsidRDefault="001D24FC" w:rsidP="00011096">
            <w:pPr>
              <w:pStyle w:val="XML8"/>
            </w:pPr>
            <w:r>
              <w:t>&lt;controller&gt;</w:t>
            </w:r>
          </w:p>
          <w:p w14:paraId="31FD5571" w14:textId="77777777" w:rsidR="001D24FC" w:rsidRDefault="001D24FC" w:rsidP="00011096">
            <w:pPr>
              <w:pStyle w:val="XML9"/>
            </w:pPr>
            <w:r>
              <w:t>&lt;id&gt;controller-0&lt;/id&gt;</w:t>
            </w:r>
          </w:p>
          <w:p w14:paraId="5EC3A4B8" w14:textId="77777777" w:rsidR="001D24FC" w:rsidRDefault="001D24FC" w:rsidP="00011096">
            <w:pPr>
              <w:pStyle w:val="XML9"/>
            </w:pPr>
            <w:r>
              <w:t>&lt;role&gt;master&lt;/role&gt;</w:t>
            </w:r>
          </w:p>
          <w:p w14:paraId="12930A6D" w14:textId="77777777" w:rsidR="001D24FC" w:rsidRDefault="001D24FC" w:rsidP="00011096">
            <w:pPr>
              <w:pStyle w:val="XML9"/>
            </w:pPr>
            <w:r>
              <w:t>&lt;ip-address&gt;192.168.2.1&lt;/ip-address&gt;</w:t>
            </w:r>
          </w:p>
          <w:p w14:paraId="2E03BA6F" w14:textId="77777777" w:rsidR="001D24FC" w:rsidRDefault="001D24FC" w:rsidP="00011096">
            <w:pPr>
              <w:pStyle w:val="XML9"/>
            </w:pPr>
            <w:r>
              <w:t>&lt;port&gt;6633&lt;/port&gt;</w:t>
            </w:r>
          </w:p>
          <w:p w14:paraId="60140F10" w14:textId="77777777" w:rsidR="001D24FC" w:rsidRDefault="001D24FC" w:rsidP="00011096">
            <w:pPr>
              <w:pStyle w:val="XML9"/>
            </w:pPr>
            <w:r>
              <w:t>&lt;protocol&gt;tcp&lt;/protocol&gt;</w:t>
            </w:r>
          </w:p>
          <w:p w14:paraId="7C92B160" w14:textId="77777777" w:rsidR="001D24FC" w:rsidRDefault="001D24FC" w:rsidP="00011096">
            <w:pPr>
              <w:pStyle w:val="XML8"/>
            </w:pPr>
            <w:r>
              <w:t>&lt;/controller&gt;</w:t>
            </w:r>
          </w:p>
          <w:p w14:paraId="22ABA48A" w14:textId="77777777" w:rsidR="001D24FC" w:rsidRDefault="001D24FC" w:rsidP="00011096">
            <w:pPr>
              <w:pStyle w:val="XML7"/>
            </w:pPr>
            <w:r>
              <w:t>&lt;/controllers&gt;</w:t>
            </w:r>
          </w:p>
          <w:p w14:paraId="2DD414EE" w14:textId="77777777" w:rsidR="001D24FC" w:rsidRDefault="001D24FC" w:rsidP="00011096">
            <w:pPr>
              <w:pStyle w:val="XML6"/>
            </w:pPr>
            <w:r>
              <w:t>&lt;/switch&gt;</w:t>
            </w:r>
          </w:p>
          <w:p w14:paraId="3C33BD49" w14:textId="77777777" w:rsidR="001D24FC" w:rsidRDefault="001D24FC" w:rsidP="00011096">
            <w:pPr>
              <w:pStyle w:val="XML5"/>
            </w:pPr>
            <w:r>
              <w:t>&lt;/logical-switches&gt;</w:t>
            </w:r>
          </w:p>
          <w:p w14:paraId="27F176A8" w14:textId="77777777" w:rsidR="001D24FC" w:rsidRDefault="001D24FC" w:rsidP="00011096">
            <w:pPr>
              <w:pStyle w:val="XML4"/>
            </w:pPr>
            <w:r>
              <w:t>&lt;/capable-switch&gt;</w:t>
            </w:r>
          </w:p>
          <w:p w14:paraId="7561DC67" w14:textId="77777777" w:rsidR="001D24FC" w:rsidRDefault="001D24FC" w:rsidP="00011096">
            <w:pPr>
              <w:pStyle w:val="XML3"/>
            </w:pPr>
            <w:r>
              <w:t>&lt;/config&gt;</w:t>
            </w:r>
          </w:p>
          <w:p w14:paraId="46513F4C" w14:textId="77777777" w:rsidR="001D24FC" w:rsidRDefault="001D24FC" w:rsidP="00011096">
            <w:pPr>
              <w:pStyle w:val="XML2"/>
            </w:pPr>
            <w:r>
              <w:t>&lt;/edit-config&gt;</w:t>
            </w:r>
          </w:p>
          <w:p w14:paraId="35F62565" w14:textId="77777777" w:rsidR="001D24FC" w:rsidRDefault="001D24FC" w:rsidP="00011096">
            <w:pPr>
              <w:pStyle w:val="XML1"/>
            </w:pPr>
            <w:r>
              <w:t>&lt;/rpc&gt;</w:t>
            </w:r>
          </w:p>
          <w:p w14:paraId="3F0564EA" w14:textId="77777777" w:rsidR="001D24FC" w:rsidRDefault="001D24FC" w:rsidP="00011096">
            <w:pPr>
              <w:pStyle w:val="XML3"/>
            </w:pPr>
          </w:p>
          <w:p w14:paraId="4CFD3AF3" w14:textId="77777777" w:rsidR="001D24FC" w:rsidRDefault="001D24FC" w:rsidP="00011096">
            <w:pPr>
              <w:pStyle w:val="XML1"/>
            </w:pPr>
            <w:r>
              <w:t>&lt;rpc-reply message-id="1"</w:t>
            </w:r>
          </w:p>
          <w:p w14:paraId="29CB633B" w14:textId="77777777" w:rsidR="001D24FC" w:rsidRDefault="001D24FC" w:rsidP="00011096">
            <w:pPr>
              <w:pStyle w:val="XML2"/>
            </w:pPr>
            <w:r>
              <w:t>xmlns="urn:ietf:params:xml:ns:netconf:base:1.0"&gt;</w:t>
            </w:r>
          </w:p>
          <w:p w14:paraId="7AAA97EF" w14:textId="77777777" w:rsidR="001D24FC" w:rsidRDefault="001D24FC" w:rsidP="00011096">
            <w:pPr>
              <w:pStyle w:val="XML2"/>
            </w:pPr>
            <w:r>
              <w:t>&lt;ok/&gt;</w:t>
            </w:r>
          </w:p>
          <w:p w14:paraId="7D93B34B" w14:textId="77777777" w:rsidR="001D24FC" w:rsidRDefault="001D24FC" w:rsidP="0099136A">
            <w:pPr>
              <w:pStyle w:val="XML1"/>
            </w:pPr>
            <w:r>
              <w:t>&lt;/rpc-reply&gt;</w:t>
            </w:r>
          </w:p>
          <w:p w14:paraId="06275348" w14:textId="77777777" w:rsidR="001D24FC" w:rsidRPr="009F1B7D" w:rsidRDefault="001D24FC" w:rsidP="00936ABB">
            <w:pPr>
              <w:pStyle w:val="XML1"/>
            </w:pPr>
          </w:p>
        </w:tc>
      </w:tr>
    </w:tbl>
    <w:p w14:paraId="3735059D" w14:textId="77777777" w:rsidR="001D24FC" w:rsidRDefault="001D24FC" w:rsidP="001D24FC"/>
    <w:p w14:paraId="08252B49" w14:textId="77777777" w:rsidR="0099136A" w:rsidRPr="00253DCB" w:rsidRDefault="0099136A" w:rsidP="00D14D27">
      <w:pPr>
        <w:pStyle w:val="Heading4"/>
      </w:pPr>
      <w:r>
        <w:t xml:space="preserve">XML Example: Replace the </w:t>
      </w:r>
      <w:r w:rsidRPr="00014DA1">
        <w:t>ip-address</w:t>
      </w:r>
      <w:r>
        <w:t xml:space="preserve"> Element of Controller</w:t>
      </w:r>
    </w:p>
    <w:p w14:paraId="14FA3B6E" w14:textId="77777777" w:rsidR="001D24FC" w:rsidRDefault="0099136A" w:rsidP="001D24FC">
      <w:r>
        <w:t xml:space="preserve">This XML example shows </w:t>
      </w:r>
      <w:r w:rsidR="001D24FC">
        <w:t xml:space="preserve">an edit-config operation to replace the </w:t>
      </w:r>
      <w:r w:rsidR="001D24FC" w:rsidRPr="00014DA1">
        <w:rPr>
          <w:rStyle w:val="codeChar"/>
        </w:rPr>
        <w:t>ip-address</w:t>
      </w:r>
      <w:r w:rsidR="001D24FC">
        <w:t xml:space="preserve"> element of controller.</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41308A6" w14:textId="77777777" w:rsidTr="001D24FC">
        <w:tc>
          <w:tcPr>
            <w:tcW w:w="8820" w:type="dxa"/>
            <w:shd w:val="clear" w:color="auto" w:fill="C8FCCD"/>
          </w:tcPr>
          <w:p w14:paraId="5EC6AF5E" w14:textId="77777777" w:rsidR="001D24FC" w:rsidRDefault="001D24FC" w:rsidP="00BB2B70">
            <w:pPr>
              <w:pStyle w:val="XML1"/>
            </w:pPr>
            <w:r>
              <w:t>&lt;?xml version="1.0" encoding="UTF-8"?&gt;</w:t>
            </w:r>
          </w:p>
          <w:p w14:paraId="0742A323" w14:textId="77777777" w:rsidR="001D24FC" w:rsidRDefault="001D24FC" w:rsidP="00BB2B70">
            <w:pPr>
              <w:pStyle w:val="XML2"/>
            </w:pPr>
            <w:r>
              <w:t>&lt;rpc message-id="1"</w:t>
            </w:r>
          </w:p>
          <w:p w14:paraId="22791E1A" w14:textId="77777777" w:rsidR="001D24FC" w:rsidRDefault="001D24FC" w:rsidP="00BB2B70">
            <w:pPr>
              <w:pStyle w:val="XML3"/>
            </w:pPr>
            <w:r>
              <w:t>xmlns="urn:ietf:params:xml:ns:netconf:base:1.0"&gt;</w:t>
            </w:r>
          </w:p>
          <w:p w14:paraId="1B84A19E" w14:textId="77777777" w:rsidR="001D24FC" w:rsidRDefault="001D24FC" w:rsidP="00BB2B70">
            <w:pPr>
              <w:pStyle w:val="XML3"/>
            </w:pPr>
            <w:r>
              <w:t>&lt;edit-config xmlns="urn:ietf:params:xml:ns:netconf:base:1.0"&gt;</w:t>
            </w:r>
          </w:p>
          <w:p w14:paraId="4A38D987" w14:textId="77777777" w:rsidR="001D24FC" w:rsidRDefault="001D24FC" w:rsidP="00011096">
            <w:pPr>
              <w:pStyle w:val="XML3"/>
            </w:pPr>
            <w:r>
              <w:t>&lt;target&gt;</w:t>
            </w:r>
          </w:p>
          <w:p w14:paraId="01FDF38D" w14:textId="77777777" w:rsidR="001D24FC" w:rsidRDefault="001D24FC" w:rsidP="00BB2B70">
            <w:pPr>
              <w:pStyle w:val="XML4"/>
            </w:pPr>
            <w:r>
              <w:t>&lt;candidate/&gt;</w:t>
            </w:r>
          </w:p>
          <w:p w14:paraId="06752418" w14:textId="77777777" w:rsidR="001D24FC" w:rsidRDefault="001D24FC" w:rsidP="00011096">
            <w:pPr>
              <w:pStyle w:val="XML3"/>
            </w:pPr>
            <w:r>
              <w:t>&lt;/target&gt;</w:t>
            </w:r>
          </w:p>
          <w:p w14:paraId="56F66537" w14:textId="77777777" w:rsidR="001D24FC" w:rsidRDefault="001D24FC" w:rsidP="00011096">
            <w:pPr>
              <w:pStyle w:val="XML3"/>
            </w:pPr>
            <w:r>
              <w:t>&lt;default-operation&gt;merge&lt;/default-operation&gt;</w:t>
            </w:r>
          </w:p>
          <w:p w14:paraId="4595DE2A" w14:textId="77777777" w:rsidR="001D24FC" w:rsidRDefault="001D24FC" w:rsidP="00011096">
            <w:pPr>
              <w:pStyle w:val="XML3"/>
            </w:pPr>
            <w:r>
              <w:t>&lt;config&gt;</w:t>
            </w:r>
          </w:p>
          <w:p w14:paraId="2178D118" w14:textId="77777777" w:rsidR="001D24FC" w:rsidRDefault="001D24FC" w:rsidP="00BB2B70">
            <w:pPr>
              <w:pStyle w:val="XML4"/>
            </w:pPr>
            <w:r>
              <w:t>&lt;capable-switch xmlns="urn:onf:of12:config:yang"&gt;</w:t>
            </w:r>
          </w:p>
          <w:p w14:paraId="32FA4569" w14:textId="77777777" w:rsidR="001D24FC" w:rsidRDefault="001D24FC" w:rsidP="00BB2B70">
            <w:pPr>
              <w:pStyle w:val="XML5"/>
            </w:pPr>
            <w:r>
              <w:t>&lt;logical-switches&gt;</w:t>
            </w:r>
          </w:p>
          <w:p w14:paraId="46458FC1" w14:textId="77777777" w:rsidR="001D24FC" w:rsidRDefault="001D24FC" w:rsidP="00BB2B70">
            <w:pPr>
              <w:pStyle w:val="XML6"/>
            </w:pPr>
            <w:r>
              <w:t>&lt;switch&gt;</w:t>
            </w:r>
          </w:p>
          <w:p w14:paraId="75A8CB4F" w14:textId="77777777" w:rsidR="001D24FC" w:rsidRDefault="001D24FC" w:rsidP="00BB2B70">
            <w:pPr>
              <w:pStyle w:val="XML7"/>
            </w:pPr>
            <w:r>
              <w:t>&lt;id&gt;logic-switch-1&lt;/id&gt;</w:t>
            </w:r>
          </w:p>
          <w:p w14:paraId="678C7AA0" w14:textId="77777777" w:rsidR="001D24FC" w:rsidRDefault="001D24FC" w:rsidP="00BB2B70">
            <w:pPr>
              <w:pStyle w:val="XML7"/>
            </w:pPr>
            <w:r>
              <w:t>&lt;controllers&gt;</w:t>
            </w:r>
          </w:p>
          <w:p w14:paraId="13493FBE" w14:textId="77777777" w:rsidR="001D24FC" w:rsidRDefault="001D24FC" w:rsidP="00BB2B70">
            <w:pPr>
              <w:pStyle w:val="XML8"/>
            </w:pPr>
            <w:r>
              <w:t>&lt;controller&gt;</w:t>
            </w:r>
          </w:p>
          <w:p w14:paraId="7C1F19E9" w14:textId="77777777" w:rsidR="001D24FC" w:rsidRDefault="001D24FC" w:rsidP="00BB2B70">
            <w:pPr>
              <w:pStyle w:val="XML9"/>
            </w:pPr>
            <w:r>
              <w:t>&lt;id&gt;controller-0&lt;/id&gt;</w:t>
            </w:r>
          </w:p>
          <w:p w14:paraId="50320132" w14:textId="77777777" w:rsidR="001D24FC" w:rsidRDefault="001D24FC" w:rsidP="00BB2B70">
            <w:pPr>
              <w:pStyle w:val="XML9"/>
            </w:pPr>
            <w:r>
              <w:t>&lt;ip-address operation="replace"&gt;10.0.0.10&lt;/ip-address&gt;</w:t>
            </w:r>
          </w:p>
          <w:p w14:paraId="2964B741" w14:textId="77777777" w:rsidR="001D24FC" w:rsidRDefault="001D24FC" w:rsidP="00BB2B70">
            <w:pPr>
              <w:pStyle w:val="XML8"/>
            </w:pPr>
            <w:r>
              <w:t>&lt;/controller&gt;</w:t>
            </w:r>
          </w:p>
          <w:p w14:paraId="17D6F528" w14:textId="77777777" w:rsidR="001D24FC" w:rsidRDefault="001D24FC" w:rsidP="00BB2B70">
            <w:pPr>
              <w:pStyle w:val="XML7"/>
            </w:pPr>
            <w:r>
              <w:t>&lt;/controllers&gt;</w:t>
            </w:r>
          </w:p>
          <w:p w14:paraId="2C87D061" w14:textId="77777777" w:rsidR="001D24FC" w:rsidRDefault="001D24FC" w:rsidP="00BB2B70">
            <w:pPr>
              <w:pStyle w:val="XML6"/>
            </w:pPr>
            <w:r>
              <w:t>&lt;/switch&gt;</w:t>
            </w:r>
          </w:p>
          <w:p w14:paraId="7151F2B3" w14:textId="77777777" w:rsidR="001D24FC" w:rsidRDefault="001D24FC" w:rsidP="00BB2B70">
            <w:pPr>
              <w:pStyle w:val="XML5"/>
            </w:pPr>
            <w:r>
              <w:t>&lt;/logical-switches&gt;</w:t>
            </w:r>
          </w:p>
          <w:p w14:paraId="6FD8B895" w14:textId="77777777" w:rsidR="001D24FC" w:rsidRDefault="001D24FC" w:rsidP="00BB2B70">
            <w:pPr>
              <w:pStyle w:val="XML4"/>
            </w:pPr>
            <w:r>
              <w:t>&lt;/capable-switch&gt;</w:t>
            </w:r>
          </w:p>
          <w:p w14:paraId="682E1A32" w14:textId="77777777" w:rsidR="001D24FC" w:rsidRDefault="001D24FC" w:rsidP="00011096">
            <w:pPr>
              <w:pStyle w:val="XML3"/>
            </w:pPr>
            <w:r>
              <w:t>&lt;/config&gt;</w:t>
            </w:r>
          </w:p>
          <w:p w14:paraId="4BAFE9EC" w14:textId="77777777" w:rsidR="001D24FC" w:rsidRDefault="001D24FC" w:rsidP="00FA445C">
            <w:pPr>
              <w:pStyle w:val="XML2"/>
            </w:pPr>
            <w:r>
              <w:t>&lt;/edit-config&gt;</w:t>
            </w:r>
          </w:p>
          <w:p w14:paraId="36ADE2F1" w14:textId="77777777" w:rsidR="001D24FC" w:rsidRDefault="001D24FC" w:rsidP="00FA445C">
            <w:pPr>
              <w:pStyle w:val="XML1"/>
            </w:pPr>
            <w:r>
              <w:t>&lt;/rpc&gt;</w:t>
            </w:r>
          </w:p>
          <w:p w14:paraId="47E81A15" w14:textId="77777777" w:rsidR="001D24FC" w:rsidRDefault="001D24FC" w:rsidP="00011096">
            <w:pPr>
              <w:pStyle w:val="XML3"/>
            </w:pPr>
          </w:p>
          <w:p w14:paraId="2E3D6C00" w14:textId="77777777" w:rsidR="001D24FC" w:rsidRDefault="001D24FC" w:rsidP="001D24FC">
            <w:pPr>
              <w:pStyle w:val="HTMLPreformatted"/>
              <w:rPr>
                <w:color w:val="000000"/>
              </w:rPr>
            </w:pPr>
            <w:r>
              <w:rPr>
                <w:color w:val="000000"/>
              </w:rPr>
              <w:lastRenderedPageBreak/>
              <w:t>&lt;rpc-reply message-id="1"</w:t>
            </w:r>
          </w:p>
          <w:p w14:paraId="056503B6" w14:textId="77777777" w:rsidR="001D24FC" w:rsidRDefault="001D24FC" w:rsidP="001D24FC">
            <w:pPr>
              <w:pStyle w:val="HTMLPreformatted"/>
              <w:rPr>
                <w:color w:val="000000"/>
              </w:rPr>
            </w:pPr>
            <w:r>
              <w:rPr>
                <w:color w:val="000000"/>
              </w:rPr>
              <w:t xml:space="preserve">  xmlns="urn:ietf:params:xml:ns:netconf:base:1.0"&gt;</w:t>
            </w:r>
          </w:p>
          <w:p w14:paraId="0F4C0A14" w14:textId="77777777" w:rsidR="001D24FC" w:rsidRDefault="001D24FC" w:rsidP="001D24FC">
            <w:pPr>
              <w:pStyle w:val="HTMLPreformatted"/>
              <w:rPr>
                <w:color w:val="000000"/>
              </w:rPr>
            </w:pPr>
            <w:r>
              <w:rPr>
                <w:color w:val="000000"/>
              </w:rPr>
              <w:t>&lt;ok/&gt;</w:t>
            </w:r>
          </w:p>
          <w:p w14:paraId="732B5424" w14:textId="77777777" w:rsidR="001D24FC" w:rsidRDefault="001D24FC" w:rsidP="001D24FC">
            <w:pPr>
              <w:pStyle w:val="HTMLPreformatted"/>
              <w:rPr>
                <w:color w:val="000000"/>
              </w:rPr>
            </w:pPr>
            <w:r>
              <w:rPr>
                <w:color w:val="000000"/>
              </w:rPr>
              <w:t>&lt;/rpc-reply&gt;</w:t>
            </w:r>
          </w:p>
          <w:p w14:paraId="1677916F" w14:textId="77777777" w:rsidR="001D24FC" w:rsidRPr="009F1B7D" w:rsidRDefault="001D24FC" w:rsidP="00936ABB">
            <w:pPr>
              <w:pStyle w:val="XML1"/>
            </w:pPr>
          </w:p>
        </w:tc>
      </w:tr>
    </w:tbl>
    <w:p w14:paraId="693F7A0E" w14:textId="791145D5" w:rsidR="001D24FC" w:rsidRDefault="001D24FC" w:rsidP="001D24FC">
      <w:r>
        <w:lastRenderedPageBreak/>
        <w:t xml:space="preserve">RPC request must contain the key leave(s)( id element in this case) to uniquely identify the element being operated in the </w:t>
      </w:r>
      <w:r w:rsidR="00E8573D">
        <w:t xml:space="preserve">NETCONF </w:t>
      </w:r>
      <w:r>
        <w:t>datastore scope.</w:t>
      </w:r>
    </w:p>
    <w:p w14:paraId="433A5C4D" w14:textId="77777777" w:rsidR="001D24FC" w:rsidRDefault="001D24FC" w:rsidP="00D14D27">
      <w:pPr>
        <w:pStyle w:val="Heading3"/>
      </w:pPr>
      <w:bookmarkStart w:id="1473" w:name="_Toc358291636"/>
      <w:r>
        <w:t>get-config</w:t>
      </w:r>
      <w:bookmarkEnd w:id="1473"/>
    </w:p>
    <w:p w14:paraId="30F3E16C" w14:textId="5DDBAAF6" w:rsidR="001D24FC" w:rsidRDefault="001D24FC" w:rsidP="001D24FC">
      <w:pPr>
        <w:pStyle w:val="HTMLPreformatted"/>
        <w:jc w:val="both"/>
        <w:rPr>
          <w:rFonts w:asciiTheme="minorHAnsi" w:hAnsiTheme="minorHAnsi" w:cstheme="minorBidi"/>
          <w:sz w:val="22"/>
          <w:szCs w:val="22"/>
          <w:lang w:bidi="en-US"/>
        </w:rPr>
      </w:pPr>
      <w:r w:rsidRPr="001714F4">
        <w:rPr>
          <w:rFonts w:asciiTheme="minorHAnsi" w:hAnsiTheme="minorHAnsi" w:cstheme="minorBidi"/>
          <w:sz w:val="22"/>
          <w:szCs w:val="22"/>
          <w:lang w:bidi="en-US"/>
        </w:rPr>
        <w:t xml:space="preserve">This operation is </w:t>
      </w:r>
      <w:r w:rsidR="005A3974">
        <w:rPr>
          <w:rFonts w:asciiTheme="minorHAnsi" w:hAnsiTheme="minorHAnsi" w:cstheme="minorBidi"/>
          <w:sz w:val="22"/>
          <w:szCs w:val="22"/>
          <w:lang w:bidi="en-US"/>
        </w:rPr>
        <w:t xml:space="preserve">used </w:t>
      </w:r>
      <w:r w:rsidRPr="001714F4">
        <w:rPr>
          <w:rFonts w:asciiTheme="minorHAnsi" w:hAnsiTheme="minorHAnsi" w:cstheme="minorBidi"/>
          <w:sz w:val="22"/>
          <w:szCs w:val="22"/>
          <w:lang w:bidi="en-US"/>
        </w:rPr>
        <w:t>to retrieve all or part of a specified configuration. The filter element identifies the port</w:t>
      </w:r>
      <w:r>
        <w:rPr>
          <w:rFonts w:asciiTheme="minorHAnsi" w:hAnsiTheme="minorHAnsi" w:cstheme="minorBidi"/>
          <w:sz w:val="22"/>
          <w:szCs w:val="22"/>
          <w:lang w:bidi="en-US"/>
        </w:rPr>
        <w:t xml:space="preserve">ions of the OpenFlow </w:t>
      </w:r>
      <w:r w:rsidRPr="001714F4">
        <w:rPr>
          <w:rFonts w:asciiTheme="minorHAnsi" w:hAnsiTheme="minorHAnsi" w:cstheme="minorBidi"/>
          <w:sz w:val="22"/>
          <w:szCs w:val="22"/>
          <w:lang w:bidi="en-US"/>
        </w:rPr>
        <w:t>configuration to retrieve.  If this element is unspecified, the entire configuration is returned.</w:t>
      </w:r>
    </w:p>
    <w:p w14:paraId="2DF35225" w14:textId="77777777" w:rsidR="00264303" w:rsidRDefault="00264303" w:rsidP="001D24FC">
      <w:pPr>
        <w:pStyle w:val="HTMLPreformatted"/>
        <w:jc w:val="both"/>
        <w:rPr>
          <w:rFonts w:asciiTheme="minorHAnsi" w:hAnsiTheme="minorHAnsi" w:cstheme="minorBidi"/>
          <w:sz w:val="22"/>
          <w:szCs w:val="22"/>
          <w:lang w:bidi="en-US"/>
        </w:rPr>
      </w:pPr>
    </w:p>
    <w:p w14:paraId="6AA30E76" w14:textId="26B0E222" w:rsidR="00264303" w:rsidRPr="001714F4" w:rsidRDefault="00264303" w:rsidP="00C128FA">
      <w:r>
        <w:t xml:space="preserve">When issuing a NETCONF get request all elements in the requested sub-tree must be returned in the result. Those elements that can be modified by a NETCONF edit-config request or retrieved by a NETCONF get-config request are identified in the normative constraints </w:t>
      </w:r>
      <w:r w:rsidR="00B02EE2">
        <w:t>which can be found in the description of each individual element</w:t>
      </w:r>
      <w:r>
        <w:t>.</w:t>
      </w:r>
    </w:p>
    <w:p w14:paraId="171BB1D8" w14:textId="77777777" w:rsidR="001D24FC" w:rsidRDefault="00275BB7" w:rsidP="00D14D27">
      <w:pPr>
        <w:pStyle w:val="Heading4"/>
      </w:pPr>
      <w:r>
        <w:t>XML Example: get-config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61B54F5" w14:textId="77777777" w:rsidTr="001D24FC">
        <w:tc>
          <w:tcPr>
            <w:tcW w:w="8820" w:type="dxa"/>
            <w:shd w:val="clear" w:color="auto" w:fill="C8FCCD"/>
          </w:tcPr>
          <w:p w14:paraId="1C827B7F" w14:textId="77777777" w:rsidR="001D24FC" w:rsidRDefault="001D24FC" w:rsidP="00275BB7">
            <w:pPr>
              <w:pStyle w:val="XML1"/>
            </w:pPr>
            <w:r>
              <w:t>&lt;?xml version="1.0" encoding="UTF-8"?&gt;</w:t>
            </w:r>
          </w:p>
          <w:p w14:paraId="54C86A50" w14:textId="77777777" w:rsidR="001D24FC" w:rsidRDefault="001D24FC" w:rsidP="00275BB7">
            <w:pPr>
              <w:pStyle w:val="XML1"/>
            </w:pPr>
            <w:r>
              <w:t>&lt;rpc message-id="1"</w:t>
            </w:r>
          </w:p>
          <w:p w14:paraId="27A35B3A" w14:textId="77777777" w:rsidR="001D24FC" w:rsidRDefault="001D24FC" w:rsidP="00275BB7">
            <w:pPr>
              <w:pStyle w:val="XML2"/>
            </w:pPr>
            <w:r>
              <w:t>xmlns="urn:ietf:params:xml:ns:netconf:base:1.0"&gt;</w:t>
            </w:r>
          </w:p>
          <w:p w14:paraId="40EF8395" w14:textId="77777777" w:rsidR="001D24FC" w:rsidRDefault="001D24FC" w:rsidP="00275BB7">
            <w:pPr>
              <w:pStyle w:val="XML2"/>
            </w:pPr>
            <w:r>
              <w:t>&lt;get-config xmlns="urn:ietf:params:xml:ns:netconf:base:1.0"&gt;</w:t>
            </w:r>
          </w:p>
          <w:p w14:paraId="3F97B7DB" w14:textId="77777777" w:rsidR="001D24FC" w:rsidRDefault="001D24FC" w:rsidP="00275BB7">
            <w:pPr>
              <w:pStyle w:val="XML3"/>
            </w:pPr>
            <w:r>
              <w:t>&lt;source&gt;</w:t>
            </w:r>
          </w:p>
          <w:p w14:paraId="3A752666" w14:textId="77777777" w:rsidR="001D24FC" w:rsidRDefault="001D24FC" w:rsidP="00275BB7">
            <w:pPr>
              <w:pStyle w:val="XML4"/>
            </w:pPr>
            <w:r>
              <w:t>&lt;running/&gt;</w:t>
            </w:r>
          </w:p>
          <w:p w14:paraId="3B4EE8BA" w14:textId="77777777" w:rsidR="001D24FC" w:rsidRDefault="001D24FC" w:rsidP="00275BB7">
            <w:pPr>
              <w:pStyle w:val="XML3"/>
            </w:pPr>
            <w:r>
              <w:t>&lt;/source&gt;</w:t>
            </w:r>
          </w:p>
          <w:p w14:paraId="5D4300F5" w14:textId="77777777" w:rsidR="001D24FC" w:rsidRDefault="001D24FC" w:rsidP="00275BB7">
            <w:pPr>
              <w:pStyle w:val="XML3"/>
            </w:pPr>
            <w:r>
              <w:t>&lt;filter type="xpath" select="/capable-switch"/&gt;</w:t>
            </w:r>
          </w:p>
          <w:p w14:paraId="6E88AB97" w14:textId="77777777" w:rsidR="001D24FC" w:rsidRDefault="001D24FC" w:rsidP="00275BB7">
            <w:pPr>
              <w:pStyle w:val="XML2"/>
            </w:pPr>
            <w:r>
              <w:t>&lt;/get-config&gt;</w:t>
            </w:r>
          </w:p>
          <w:p w14:paraId="0C2BB1FA" w14:textId="77777777" w:rsidR="001D24FC" w:rsidRDefault="001D24FC" w:rsidP="00275BB7">
            <w:pPr>
              <w:pStyle w:val="XML1"/>
            </w:pPr>
            <w:r>
              <w:t>&lt;/rpc&gt;</w:t>
            </w:r>
          </w:p>
          <w:p w14:paraId="03576983" w14:textId="77777777" w:rsidR="001D24FC" w:rsidRDefault="001D24FC" w:rsidP="00011096">
            <w:pPr>
              <w:pStyle w:val="XML1"/>
            </w:pPr>
          </w:p>
          <w:p w14:paraId="4B778814" w14:textId="77777777" w:rsidR="001D24FC" w:rsidRPr="008B5D32"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&lt;rpc-reply message-id="1</w:t>
            </w:r>
            <w:r w:rsidRPr="008B5D32">
              <w:rPr>
                <w:rFonts w:ascii="Courier New" w:eastAsia="Times New Roman" w:hAnsi="Courier New" w:cs="Courier New"/>
                <w:color w:val="000000"/>
                <w:sz w:val="20"/>
                <w:szCs w:val="20"/>
              </w:rPr>
              <w:t>"</w:t>
            </w:r>
          </w:p>
          <w:p w14:paraId="43AC37AA" w14:textId="77777777" w:rsidR="001D24FC" w:rsidRPr="008B5D32" w:rsidRDefault="001D24FC" w:rsidP="00275BB7">
            <w:pPr>
              <w:pStyle w:val="XML2"/>
            </w:pPr>
            <w:r w:rsidRPr="008B5D32">
              <w:t>xmlns="urn:ietf:params:xml:ns:netconf:base:1.0"&gt;</w:t>
            </w:r>
          </w:p>
          <w:p w14:paraId="40E04AC7" w14:textId="77777777" w:rsidR="001D24FC" w:rsidRDefault="001D24FC" w:rsidP="00275BB7">
            <w:pPr>
              <w:pStyle w:val="XML2"/>
            </w:pPr>
            <w:r w:rsidRPr="008B5D32">
              <w:t>&lt;data&gt;</w:t>
            </w:r>
          </w:p>
          <w:p w14:paraId="77A17BD9" w14:textId="77777777" w:rsidR="001D24FC" w:rsidRPr="008B5D32" w:rsidRDefault="001D24FC" w:rsidP="00275BB7">
            <w:pPr>
              <w:pStyle w:val="XML3"/>
            </w:pPr>
            <w:r w:rsidRPr="008B5D32">
              <w:t>&lt;capable-switch xmlns="urn:onf:of12:config:yang"&gt;</w:t>
            </w:r>
          </w:p>
          <w:p w14:paraId="09191F95" w14:textId="77777777" w:rsidR="001D24FC" w:rsidRPr="008B5D32" w:rsidRDefault="001D24FC" w:rsidP="00275BB7">
            <w:pPr>
              <w:pStyle w:val="XML4"/>
            </w:pPr>
            <w:r w:rsidRPr="008B5D32">
              <w:t>&lt;id&gt;capable-switch-0&lt;/id&gt;</w:t>
            </w:r>
          </w:p>
          <w:p w14:paraId="23DD5266" w14:textId="77777777" w:rsidR="001D24FC" w:rsidRPr="008B5D32" w:rsidRDefault="001D24FC" w:rsidP="00275BB7">
            <w:pPr>
              <w:pStyle w:val="XML4"/>
            </w:pPr>
            <w:r w:rsidRPr="008B5D32">
              <w:t>&lt;logical-switches&gt;</w:t>
            </w:r>
          </w:p>
          <w:p w14:paraId="7CAEE087" w14:textId="77777777" w:rsidR="001D24FC" w:rsidRPr="008B5D32" w:rsidRDefault="001D24FC" w:rsidP="00275BB7">
            <w:pPr>
              <w:pStyle w:val="XML5"/>
            </w:pPr>
            <w:r w:rsidRPr="008B5D32">
              <w:t>&lt;switch&gt;</w:t>
            </w:r>
          </w:p>
          <w:p w14:paraId="5BE89433" w14:textId="77777777" w:rsidR="001D24FC" w:rsidRPr="00275BB7" w:rsidRDefault="001D24FC" w:rsidP="00275BB7">
            <w:pPr>
              <w:pStyle w:val="XML6"/>
            </w:pPr>
            <w:r w:rsidRPr="008B5D32">
              <w:rPr>
                <w:color w:val="000000"/>
              </w:rPr>
              <w:t>&lt;id&gt;</w:t>
            </w:r>
            <w:r w:rsidRPr="00275BB7">
              <w:t>logic-switch-1&lt;/id&gt;</w:t>
            </w:r>
          </w:p>
          <w:p w14:paraId="048A5DCB" w14:textId="77777777" w:rsidR="001D24FC" w:rsidRPr="00275BB7" w:rsidRDefault="001D24FC" w:rsidP="00275BB7">
            <w:pPr>
              <w:pStyle w:val="XML6"/>
            </w:pPr>
            <w:r w:rsidRPr="00275BB7">
              <w:t>&lt;datapath-id&gt;11:11:11:11:11:11:11:11&lt;/datapath-id&gt;</w:t>
            </w:r>
          </w:p>
          <w:p w14:paraId="4B3CF27D" w14:textId="77777777" w:rsidR="001D24FC" w:rsidRPr="00275BB7" w:rsidRDefault="001D24FC" w:rsidP="00275BB7">
            <w:pPr>
              <w:pStyle w:val="XML6"/>
            </w:pPr>
            <w:r w:rsidRPr="00275BB7">
              <w:t>&lt;enabled&gt;true&lt;/enabled&gt;</w:t>
            </w:r>
          </w:p>
          <w:p w14:paraId="7C2F72A8" w14:textId="77777777" w:rsidR="001D24FC" w:rsidRPr="008B5D32" w:rsidRDefault="001D24FC" w:rsidP="00275BB7">
            <w:pPr>
              <w:pStyle w:val="XML6"/>
              <w:rPr>
                <w:color w:val="000000"/>
              </w:rPr>
            </w:pPr>
            <w:r w:rsidRPr="00275BB7">
              <w:t>&lt;controllers</w:t>
            </w:r>
            <w:r w:rsidRPr="008B5D32">
              <w:rPr>
                <w:color w:val="000000"/>
              </w:rPr>
              <w:t>&gt;</w:t>
            </w:r>
          </w:p>
          <w:p w14:paraId="434EA1A6" w14:textId="77777777" w:rsidR="001D24FC" w:rsidRPr="008B5D32" w:rsidRDefault="001D24FC" w:rsidP="00275BB7">
            <w:pPr>
              <w:pStyle w:val="XML7"/>
            </w:pPr>
            <w:r w:rsidRPr="008B5D32">
              <w:t>&lt;controller&gt;</w:t>
            </w:r>
          </w:p>
          <w:p w14:paraId="3A9C38A5" w14:textId="77777777" w:rsidR="001D24FC" w:rsidRPr="008B5D32" w:rsidRDefault="001D24FC" w:rsidP="00275BB7">
            <w:pPr>
              <w:pStyle w:val="XML8"/>
              <w:rPr>
                <w:rFonts w:eastAsia="Times New Roman"/>
              </w:rPr>
            </w:pPr>
            <w:r w:rsidRPr="008B5D32">
              <w:rPr>
                <w:rFonts w:eastAsia="Times New Roman"/>
              </w:rPr>
              <w:t>&lt;id&gt;controller-0&lt;/id&gt;</w:t>
            </w:r>
          </w:p>
          <w:p w14:paraId="1635D588" w14:textId="77777777" w:rsidR="001D24FC" w:rsidRPr="008B5D32" w:rsidRDefault="001D24FC" w:rsidP="00275BB7">
            <w:pPr>
              <w:pStyle w:val="XML8"/>
              <w:rPr>
                <w:rFonts w:eastAsia="Times New Roman"/>
              </w:rPr>
            </w:pPr>
            <w:r w:rsidRPr="008B5D32">
              <w:rPr>
                <w:rFonts w:eastAsia="Times New Roman"/>
              </w:rPr>
              <w:t>&lt;role&gt;master&lt;/role&gt;</w:t>
            </w:r>
          </w:p>
          <w:p w14:paraId="2A4D6FBD" w14:textId="77777777" w:rsidR="001D24FC" w:rsidRPr="008B5D32" w:rsidRDefault="001D24FC" w:rsidP="00275BB7">
            <w:pPr>
              <w:pStyle w:val="XML8"/>
              <w:rPr>
                <w:rFonts w:eastAsia="Times New Roman"/>
              </w:rPr>
            </w:pPr>
            <w:r w:rsidRPr="008B5D32">
              <w:rPr>
                <w:rFonts w:eastAsia="Times New Roman"/>
              </w:rPr>
              <w:t>&lt;ip-address&gt;192.168.2.1&lt;/ip-address&gt;</w:t>
            </w:r>
          </w:p>
          <w:p w14:paraId="77C47B60" w14:textId="77777777" w:rsidR="001D24FC" w:rsidRPr="008B5D32" w:rsidRDefault="001D24FC" w:rsidP="00275BB7">
            <w:pPr>
              <w:pStyle w:val="XML8"/>
              <w:rPr>
                <w:rFonts w:eastAsia="Times New Roman"/>
              </w:rPr>
            </w:pPr>
            <w:r w:rsidRPr="008B5D32">
              <w:rPr>
                <w:rFonts w:eastAsia="Times New Roman"/>
              </w:rPr>
              <w:t>&lt;port&gt;6633&lt;/port&gt;</w:t>
            </w:r>
          </w:p>
          <w:p w14:paraId="47BE0A49" w14:textId="77777777" w:rsidR="001D24FC" w:rsidRPr="008B5D32" w:rsidRDefault="001D24FC" w:rsidP="00275BB7">
            <w:pPr>
              <w:pStyle w:val="XML8"/>
              <w:rPr>
                <w:rFonts w:eastAsia="Times New Roman"/>
              </w:rPr>
            </w:pPr>
            <w:r w:rsidRPr="008B5D32">
              <w:rPr>
                <w:rFonts w:eastAsia="Times New Roman"/>
              </w:rPr>
              <w:t>&lt;protocol&gt;tcp&lt;/protocol&gt;</w:t>
            </w:r>
          </w:p>
          <w:p w14:paraId="609D6876" w14:textId="77777777" w:rsidR="001D24FC" w:rsidRPr="008B5D32" w:rsidRDefault="001D24FC" w:rsidP="00275BB7">
            <w:pPr>
              <w:pStyle w:val="XML7"/>
            </w:pPr>
            <w:r w:rsidRPr="008B5D32">
              <w:t>&lt;/controller&gt;</w:t>
            </w:r>
          </w:p>
          <w:p w14:paraId="11BD5DD2" w14:textId="77777777" w:rsidR="001D24FC" w:rsidRPr="008B5D32" w:rsidRDefault="001D24FC" w:rsidP="00275BB7">
            <w:pPr>
              <w:pStyle w:val="XML6"/>
            </w:pPr>
            <w:r w:rsidRPr="008B5D32">
              <w:t>&lt;/controllers&gt;</w:t>
            </w:r>
          </w:p>
          <w:p w14:paraId="28C50ACC" w14:textId="77777777" w:rsidR="001D24FC" w:rsidRPr="008B5D32" w:rsidRDefault="001D24FC" w:rsidP="00275BB7">
            <w:pPr>
              <w:pStyle w:val="XML5"/>
            </w:pPr>
            <w:r w:rsidRPr="008B5D32">
              <w:t>&lt;/switch&gt;</w:t>
            </w:r>
          </w:p>
          <w:p w14:paraId="2A3BEEDB" w14:textId="77777777" w:rsidR="001D24FC" w:rsidRPr="008B5D32" w:rsidRDefault="001D24FC" w:rsidP="00275BB7">
            <w:pPr>
              <w:pStyle w:val="XML4"/>
            </w:pPr>
            <w:r w:rsidRPr="008B5D32">
              <w:t>&lt;/logical-switches&gt;</w:t>
            </w:r>
          </w:p>
          <w:p w14:paraId="58470A9E" w14:textId="77777777" w:rsidR="001D24FC" w:rsidRPr="008B5D32" w:rsidRDefault="001D24FC" w:rsidP="00275BB7">
            <w:pPr>
              <w:pStyle w:val="XML3"/>
            </w:pPr>
            <w:r w:rsidRPr="008B5D32">
              <w:t>&lt;/capable-switch&gt;</w:t>
            </w:r>
          </w:p>
          <w:p w14:paraId="386F3F0B" w14:textId="77777777" w:rsidR="001D24FC" w:rsidRPr="008B5D32" w:rsidRDefault="001D24FC" w:rsidP="00275BB7">
            <w:pPr>
              <w:pStyle w:val="XML2"/>
            </w:pPr>
            <w:r w:rsidRPr="008B5D32">
              <w:lastRenderedPageBreak/>
              <w:t>&lt;/data&gt;</w:t>
            </w:r>
          </w:p>
          <w:p w14:paraId="1ED25533" w14:textId="77777777" w:rsidR="001D24FC" w:rsidRPr="009F1B7D" w:rsidRDefault="001D24FC" w:rsidP="00C93121">
            <w:pPr>
              <w:pStyle w:val="XML1"/>
            </w:pPr>
            <w:r w:rsidRPr="008B5D32">
              <w:t>&lt;/rpc-reply&gt;</w:t>
            </w:r>
          </w:p>
        </w:tc>
      </w:tr>
    </w:tbl>
    <w:p w14:paraId="6196DCCB" w14:textId="77777777" w:rsidR="001D24FC" w:rsidRDefault="001D24FC" w:rsidP="00D14D27">
      <w:pPr>
        <w:pStyle w:val="Heading3"/>
      </w:pPr>
      <w:bookmarkStart w:id="1474" w:name="_Toc358291637"/>
      <w:r>
        <w:lastRenderedPageBreak/>
        <w:t>copy-config</w:t>
      </w:r>
      <w:bookmarkEnd w:id="1474"/>
    </w:p>
    <w:p w14:paraId="73A154E0" w14:textId="2AA716E5" w:rsidR="001D24FC" w:rsidRDefault="001D24FC" w:rsidP="001D24FC">
      <w:pPr>
        <w:jc w:val="both"/>
      </w:pPr>
      <w:r>
        <w:t>This operation c</w:t>
      </w:r>
      <w:r w:rsidRPr="007C0C7A">
        <w:t>reate</w:t>
      </w:r>
      <w:r>
        <w:t>s</w:t>
      </w:r>
      <w:r w:rsidRPr="007C0C7A">
        <w:t xml:space="preserve"> or replace</w:t>
      </w:r>
      <w:r>
        <w:t>s</w:t>
      </w:r>
      <w:r w:rsidRPr="007C0C7A">
        <w:t xml:space="preserve"> an entire configuration datastore with the contents of another complete configuration datastore.  If </w:t>
      </w:r>
      <w:r w:rsidR="00E06E48" w:rsidRPr="007C0C7A">
        <w:t>the target</w:t>
      </w:r>
      <w:r w:rsidRPr="007C0C7A">
        <w:t xml:space="preserve"> datastore exists, it is overwritten.  Otherwise, a new </w:t>
      </w:r>
      <w:r w:rsidR="00E06E48" w:rsidRPr="007C0C7A">
        <w:t>one is</w:t>
      </w:r>
      <w:r w:rsidRPr="007C0C7A">
        <w:t xml:space="preserve"> created, if allowed.</w:t>
      </w:r>
    </w:p>
    <w:p w14:paraId="0F41FC41" w14:textId="77777777" w:rsidR="001D24FC" w:rsidRDefault="00FD79F1" w:rsidP="00D14D27">
      <w:pPr>
        <w:pStyle w:val="Heading4"/>
      </w:pPr>
      <w:r>
        <w:t>XML Example: copy-config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055BF839" w14:textId="77777777" w:rsidTr="001D24FC">
        <w:tc>
          <w:tcPr>
            <w:tcW w:w="8820" w:type="dxa"/>
            <w:shd w:val="clear" w:color="auto" w:fill="C8FCCD"/>
          </w:tcPr>
          <w:p w14:paraId="71770C39" w14:textId="77777777" w:rsidR="001D24FC" w:rsidRDefault="001D24FC" w:rsidP="00FD79F1">
            <w:pPr>
              <w:pStyle w:val="XML1"/>
            </w:pPr>
            <w:r>
              <w:t>&lt;?xml version="1.0" encoding="UTF-8"?&gt;</w:t>
            </w:r>
          </w:p>
          <w:p w14:paraId="7F1CD2E6" w14:textId="77777777" w:rsidR="001D24FC" w:rsidRDefault="001D24FC" w:rsidP="00FD79F1">
            <w:pPr>
              <w:pStyle w:val="XML1"/>
            </w:pPr>
            <w:r>
              <w:t>&lt;rpc message-id="1"</w:t>
            </w:r>
          </w:p>
          <w:p w14:paraId="0FD3CCDA" w14:textId="77777777" w:rsidR="001D24FC" w:rsidRDefault="001D24FC" w:rsidP="00052E98">
            <w:pPr>
              <w:pStyle w:val="XML2"/>
            </w:pPr>
            <w:r>
              <w:t>xmlns="urn:ietf:params:xml:ns:netconf:base:1.0"&gt;</w:t>
            </w:r>
          </w:p>
          <w:p w14:paraId="4B666E15" w14:textId="77777777" w:rsidR="001D24FC" w:rsidRDefault="001D24FC" w:rsidP="00052E98">
            <w:pPr>
              <w:pStyle w:val="XML2"/>
              <w:rPr>
                <w:color w:val="000000"/>
              </w:rPr>
            </w:pPr>
            <w:r>
              <w:rPr>
                <w:color w:val="000000"/>
              </w:rPr>
              <w:t>&lt;copy-config&gt;</w:t>
            </w:r>
          </w:p>
          <w:p w14:paraId="3399FFE2" w14:textId="77777777" w:rsidR="001D24FC" w:rsidRDefault="001D24FC" w:rsidP="00052E98">
            <w:pPr>
              <w:pStyle w:val="XML3"/>
            </w:pPr>
            <w:r>
              <w:t>&lt;target&gt;</w:t>
            </w:r>
          </w:p>
          <w:p w14:paraId="35FA5C4A" w14:textId="77777777" w:rsidR="001D24FC" w:rsidRDefault="001D24FC" w:rsidP="00052E98">
            <w:pPr>
              <w:pStyle w:val="XML4"/>
            </w:pPr>
            <w:r>
              <w:t>&lt;running/&gt;</w:t>
            </w:r>
          </w:p>
          <w:p w14:paraId="60B35EE5" w14:textId="77777777" w:rsidR="001D24FC" w:rsidRDefault="001D24FC" w:rsidP="00052E98">
            <w:pPr>
              <w:pStyle w:val="XML3"/>
            </w:pPr>
            <w:r>
              <w:t>&lt;/target&gt;</w:t>
            </w:r>
          </w:p>
          <w:p w14:paraId="5C4C5321" w14:textId="77777777" w:rsidR="001D24FC" w:rsidRDefault="001D24FC" w:rsidP="00052E98">
            <w:pPr>
              <w:pStyle w:val="XML3"/>
            </w:pPr>
            <w:r>
              <w:t>&lt;source&gt;</w:t>
            </w:r>
          </w:p>
          <w:p w14:paraId="771DEDF4" w14:textId="77777777" w:rsidR="001D24FC" w:rsidRDefault="001D24FC" w:rsidP="00052E98">
            <w:pPr>
              <w:pStyle w:val="XML4"/>
            </w:pPr>
            <w:r>
              <w:t>&lt;url&gt;https://mydomain.com/of-config/new-config.xml&lt;/url&gt;</w:t>
            </w:r>
          </w:p>
          <w:p w14:paraId="523EA918" w14:textId="77777777" w:rsidR="001D24FC" w:rsidRDefault="001D24FC" w:rsidP="00052E98">
            <w:pPr>
              <w:pStyle w:val="XML3"/>
            </w:pPr>
            <w:r>
              <w:t>&lt;/source&gt;</w:t>
            </w:r>
          </w:p>
          <w:p w14:paraId="48E9D682" w14:textId="77777777" w:rsidR="001D24FC" w:rsidRDefault="001D24FC" w:rsidP="00052E98">
            <w:pPr>
              <w:pStyle w:val="XML2"/>
            </w:pPr>
            <w:r>
              <w:t>&lt;/copy-config&gt;</w:t>
            </w:r>
          </w:p>
          <w:p w14:paraId="4DD71C6E" w14:textId="77777777" w:rsidR="001D24FC" w:rsidRDefault="001D24FC" w:rsidP="00052E98">
            <w:pPr>
              <w:pStyle w:val="XML1"/>
            </w:pPr>
            <w:r>
              <w:t>&lt;/rpc&gt;</w:t>
            </w:r>
          </w:p>
          <w:p w14:paraId="506A94AE"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3D6C68E" w14:textId="77777777" w:rsidR="001D24FC" w:rsidRDefault="001D24FC" w:rsidP="00052E98">
            <w:pPr>
              <w:pStyle w:val="XML1"/>
            </w:pPr>
            <w:r>
              <w:t>&lt;rpc-reply message-id="1"</w:t>
            </w:r>
          </w:p>
          <w:p w14:paraId="018C0C48" w14:textId="77777777" w:rsidR="001D24FC" w:rsidRDefault="001D24FC" w:rsidP="00052E98">
            <w:pPr>
              <w:pStyle w:val="XML2"/>
            </w:pPr>
            <w:r>
              <w:t>xmlns="urn:ietf:params:xml:ns:netconf:base:1.0"&gt;</w:t>
            </w:r>
          </w:p>
          <w:p w14:paraId="74BFDFB3" w14:textId="77777777" w:rsidR="001D24FC" w:rsidRDefault="001D24FC" w:rsidP="00052E98">
            <w:pPr>
              <w:pStyle w:val="XML2"/>
            </w:pPr>
            <w:r>
              <w:t>&lt;ok/&gt;</w:t>
            </w:r>
          </w:p>
          <w:p w14:paraId="7FF5C30C" w14:textId="77777777" w:rsidR="001D24FC" w:rsidRDefault="001D24FC" w:rsidP="00052E98">
            <w:pPr>
              <w:pStyle w:val="XML1"/>
            </w:pPr>
            <w:r>
              <w:t>&lt;/rpc-reply&gt;</w:t>
            </w:r>
          </w:p>
          <w:p w14:paraId="124893D4" w14:textId="77777777" w:rsidR="001D24FC" w:rsidRPr="009F1B7D"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tc>
      </w:tr>
    </w:tbl>
    <w:p w14:paraId="344E4BC5" w14:textId="77777777" w:rsidR="001D24FC" w:rsidRPr="007C0C7A" w:rsidRDefault="001D24FC" w:rsidP="001D24FC">
      <w:pPr>
        <w:jc w:val="both"/>
      </w:pPr>
    </w:p>
    <w:p w14:paraId="3ABD8CB9" w14:textId="77777777" w:rsidR="001D24FC" w:rsidRDefault="001D24FC" w:rsidP="00D14D27">
      <w:pPr>
        <w:pStyle w:val="Heading3"/>
      </w:pPr>
      <w:bookmarkStart w:id="1475" w:name="_Toc358291638"/>
      <w:r>
        <w:t>delete-config</w:t>
      </w:r>
      <w:bookmarkEnd w:id="1475"/>
    </w:p>
    <w:p w14:paraId="14CC6BFA" w14:textId="77777777" w:rsidR="001D24FC" w:rsidRDefault="00E53A91" w:rsidP="00E53A91">
      <w:r>
        <w:t>This operation d</w:t>
      </w:r>
      <w:r w:rsidRPr="00D978A0">
        <w:t>eletes</w:t>
      </w:r>
      <w:r w:rsidR="001D24FC" w:rsidRPr="00D978A0">
        <w:t xml:space="preserve"> a configuration datastore.  The </w:t>
      </w:r>
      <w:r w:rsidR="001D24FC" w:rsidRPr="00C93121">
        <w:rPr>
          <w:rStyle w:val="codeChar"/>
        </w:rPr>
        <w:t>&lt;running&gt;</w:t>
      </w:r>
      <w:r w:rsidR="001D24FC" w:rsidRPr="00D978A0">
        <w:t>configuration datastore cannot be deleted.</w:t>
      </w:r>
    </w:p>
    <w:p w14:paraId="01571656" w14:textId="77777777" w:rsidR="00052E98" w:rsidRDefault="00052E98" w:rsidP="00D14D27">
      <w:pPr>
        <w:pStyle w:val="Heading4"/>
      </w:pPr>
      <w:r>
        <w:t>XML Example: delete-config</w:t>
      </w:r>
    </w:p>
    <w:tbl>
      <w:tblPr>
        <w:tblStyle w:val="TableGrid"/>
        <w:tblW w:w="0" w:type="auto"/>
        <w:tblInd w:w="378" w:type="dxa"/>
        <w:shd w:val="clear" w:color="auto" w:fill="C8FCCD"/>
        <w:tblLook w:val="04A0" w:firstRow="1" w:lastRow="0" w:firstColumn="1" w:lastColumn="0" w:noHBand="0" w:noVBand="1"/>
      </w:tblPr>
      <w:tblGrid>
        <w:gridCol w:w="8820"/>
      </w:tblGrid>
      <w:tr w:rsidR="001D24FC" w:rsidRPr="009F1B7D" w14:paraId="1BBEF70F" w14:textId="77777777" w:rsidTr="001D24FC">
        <w:tc>
          <w:tcPr>
            <w:tcW w:w="8820" w:type="dxa"/>
            <w:shd w:val="clear" w:color="auto" w:fill="C8FCCD"/>
          </w:tcPr>
          <w:p w14:paraId="0500A3C8" w14:textId="77777777" w:rsidR="001D24FC" w:rsidRDefault="001D24FC" w:rsidP="00052E98">
            <w:pPr>
              <w:pStyle w:val="XML1"/>
            </w:pPr>
            <w:r>
              <w:t>&lt;?xml version="1.0" encoding="UTF-8"?&gt;</w:t>
            </w:r>
          </w:p>
          <w:p w14:paraId="0497EE87" w14:textId="77777777" w:rsidR="001D24FC" w:rsidRDefault="001D24FC" w:rsidP="00052E98">
            <w:pPr>
              <w:pStyle w:val="XML1"/>
              <w:rPr>
                <w:color w:val="000000"/>
              </w:rPr>
            </w:pPr>
            <w:r>
              <w:rPr>
                <w:color w:val="000000"/>
              </w:rPr>
              <w:t>&lt;rpc message-id="101"</w:t>
            </w:r>
          </w:p>
          <w:p w14:paraId="53A658DD" w14:textId="77777777" w:rsidR="001D24FC" w:rsidRDefault="001D24FC" w:rsidP="00052E98">
            <w:pPr>
              <w:pStyle w:val="XML2"/>
            </w:pPr>
            <w:r>
              <w:t>xmlns="urn:ietf:params:xml:ns:netconf:base:1.0"&gt;</w:t>
            </w:r>
          </w:p>
          <w:p w14:paraId="2FABEA1C" w14:textId="77777777" w:rsidR="001D24FC" w:rsidRDefault="001D24FC" w:rsidP="00052E98">
            <w:pPr>
              <w:pStyle w:val="XML2"/>
            </w:pPr>
            <w:r>
              <w:t>&lt;delete-config&gt;</w:t>
            </w:r>
          </w:p>
          <w:p w14:paraId="7140F1AF" w14:textId="77777777" w:rsidR="001D24FC" w:rsidRDefault="001D24FC" w:rsidP="00052E98">
            <w:pPr>
              <w:pStyle w:val="XML3"/>
            </w:pPr>
            <w:r>
              <w:t>&lt;target&gt;</w:t>
            </w:r>
          </w:p>
          <w:p w14:paraId="6384CBA5" w14:textId="77777777" w:rsidR="001D24FC" w:rsidRDefault="001D24FC" w:rsidP="00052E98">
            <w:pPr>
              <w:pStyle w:val="XML4"/>
            </w:pPr>
            <w:r>
              <w:t>&lt;startup/&gt;</w:t>
            </w:r>
          </w:p>
          <w:p w14:paraId="7885698E" w14:textId="77777777" w:rsidR="001D24FC" w:rsidRDefault="001D24FC" w:rsidP="00052E98">
            <w:pPr>
              <w:pStyle w:val="XML3"/>
            </w:pPr>
            <w:r>
              <w:t>&lt;/target&gt;</w:t>
            </w:r>
          </w:p>
          <w:p w14:paraId="312F6D04" w14:textId="77777777" w:rsidR="001D24FC" w:rsidRDefault="001D24FC" w:rsidP="00052E98">
            <w:pPr>
              <w:pStyle w:val="XML2"/>
            </w:pPr>
            <w:r>
              <w:t>&lt;/delete-config&gt;</w:t>
            </w:r>
          </w:p>
          <w:p w14:paraId="0375F2D2" w14:textId="77777777" w:rsidR="001D24FC" w:rsidRDefault="001D24FC" w:rsidP="00052E98">
            <w:pPr>
              <w:pStyle w:val="XML1"/>
            </w:pPr>
            <w:r>
              <w:t>&lt;/rpc&gt;</w:t>
            </w:r>
          </w:p>
          <w:p w14:paraId="5EF116E3" w14:textId="77777777" w:rsidR="001D24FC" w:rsidRDefault="001D24FC" w:rsidP="001D24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207EFEF" w14:textId="77777777" w:rsidR="001D24FC" w:rsidRDefault="001D24FC" w:rsidP="00052E98">
            <w:pPr>
              <w:pStyle w:val="XML1"/>
            </w:pPr>
            <w:r>
              <w:t>&lt;rpc-reply message-id="1"</w:t>
            </w:r>
          </w:p>
          <w:p w14:paraId="658C8C1F" w14:textId="77777777" w:rsidR="001D24FC" w:rsidRDefault="001D24FC" w:rsidP="00052E98">
            <w:pPr>
              <w:pStyle w:val="XML2"/>
            </w:pPr>
            <w:r>
              <w:t>xmlns="urn:ietf:params:xml:ns:netconf:base:1.0"&gt;</w:t>
            </w:r>
          </w:p>
          <w:p w14:paraId="5BE87B78" w14:textId="77777777" w:rsidR="001D24FC" w:rsidRDefault="001D24FC" w:rsidP="00052E98">
            <w:pPr>
              <w:pStyle w:val="XML2"/>
            </w:pPr>
            <w:r>
              <w:t>&lt;ok/&gt;</w:t>
            </w:r>
          </w:p>
          <w:p w14:paraId="00D58E41" w14:textId="77777777" w:rsidR="001D24FC" w:rsidRPr="009F1B7D" w:rsidRDefault="001D24FC" w:rsidP="00277849">
            <w:pPr>
              <w:pStyle w:val="XML1"/>
            </w:pPr>
            <w:r>
              <w:t>&lt;/rpc-reply&gt;</w:t>
            </w:r>
          </w:p>
        </w:tc>
      </w:tr>
    </w:tbl>
    <w:p w14:paraId="0818AAB5" w14:textId="77777777" w:rsidR="00D14D27" w:rsidRDefault="00D14D27" w:rsidP="00D14D27">
      <w:pPr>
        <w:pStyle w:val="Heading2"/>
      </w:pPr>
      <w:bookmarkStart w:id="1476" w:name="_Toc358291639"/>
      <w:bookmarkStart w:id="1477" w:name="_Toc316542541"/>
      <w:r>
        <w:lastRenderedPageBreak/>
        <w:t>RPC error</w:t>
      </w:r>
      <w:bookmarkEnd w:id="1476"/>
    </w:p>
    <w:p w14:paraId="35599FD5" w14:textId="6ADFFF73" w:rsidR="00D14D27" w:rsidRDefault="00D14D27" w:rsidP="00D14D27">
      <w:r>
        <w:t xml:space="preserve">OpenFlow Configuration uses </w:t>
      </w:r>
      <w:r w:rsidR="00B02EE2">
        <w:t xml:space="preserve">NETCONF </w:t>
      </w:r>
      <w:r w:rsidRPr="00D14D27">
        <w:rPr>
          <w:rStyle w:val="codeChar"/>
        </w:rPr>
        <w:t>&lt;rpc-error&gt;</w:t>
      </w:r>
      <w:r>
        <w:t xml:space="preserve"> element(s) defined in RFC6241 to report operation failures. The </w:t>
      </w:r>
      <w:r w:rsidRPr="00D14D27">
        <w:rPr>
          <w:rStyle w:val="codeChar"/>
        </w:rPr>
        <w:t>&lt;rpc-error&gt;</w:t>
      </w:r>
      <w:r>
        <w:t xml:space="preserve"> element(s) are sent in </w:t>
      </w:r>
      <w:r w:rsidRPr="00E06E48">
        <w:rPr>
          <w:rStyle w:val="codeChar"/>
        </w:rPr>
        <w:t>&lt;rpc-reply&gt;</w:t>
      </w:r>
      <w:r w:rsidRPr="00E06E48">
        <w:t xml:space="preserve"> </w:t>
      </w:r>
      <w:r>
        <w:t xml:space="preserve">messages if an error occurs during the processing of an </w:t>
      </w:r>
      <w:r w:rsidRPr="00D14D27">
        <w:rPr>
          <w:rStyle w:val="codeChar"/>
        </w:rPr>
        <w:t>&lt;rpc&gt;</w:t>
      </w:r>
      <w:r>
        <w:t xml:space="preserve"> request. The </w:t>
      </w:r>
      <w:r w:rsidRPr="00D14D27">
        <w:rPr>
          <w:rStyle w:val="codeChar"/>
        </w:rPr>
        <w:t>&lt;rpc-reply&gt;</w:t>
      </w:r>
      <w:r>
        <w:t xml:space="preserve"> MAY contain multiple </w:t>
      </w:r>
      <w:r w:rsidRPr="00D14D27">
        <w:rPr>
          <w:rStyle w:val="codeChar"/>
        </w:rPr>
        <w:t>&lt;rpc-error&gt;</w:t>
      </w:r>
      <w:r>
        <w:t xml:space="preserve"> elements. The </w:t>
      </w:r>
      <w:r w:rsidRPr="00D14D27">
        <w:rPr>
          <w:rStyle w:val="codeChar"/>
        </w:rPr>
        <w:t>&lt;rpc-error&gt;</w:t>
      </w:r>
      <w:r>
        <w:t>element includes the following information:</w:t>
      </w:r>
    </w:p>
    <w:p w14:paraId="4A5587CE" w14:textId="77777777" w:rsidR="00D14D27" w:rsidRDefault="00D14D27" w:rsidP="002C0E22">
      <w:pPr>
        <w:numPr>
          <w:ilvl w:val="0"/>
          <w:numId w:val="18"/>
        </w:numPr>
      </w:pPr>
      <w:r>
        <w:t>error-type:  Defines the conceptual layer of the error occurred.</w:t>
      </w:r>
    </w:p>
    <w:p w14:paraId="4E47CEBA" w14:textId="77777777" w:rsidR="00D14D27" w:rsidRDefault="00D14D27" w:rsidP="002C0E22">
      <w:pPr>
        <w:numPr>
          <w:ilvl w:val="0"/>
          <w:numId w:val="18"/>
        </w:numPr>
      </w:pPr>
      <w:r>
        <w:t>error-tag:  contains a string to identifying the error condition.</w:t>
      </w:r>
    </w:p>
    <w:p w14:paraId="33D2927C" w14:textId="77777777" w:rsidR="00D14D27" w:rsidRDefault="00D14D27" w:rsidP="002C0E22">
      <w:pPr>
        <w:numPr>
          <w:ilvl w:val="0"/>
          <w:numId w:val="18"/>
        </w:numPr>
      </w:pPr>
      <w:r>
        <w:t>error-severity: contains a string to identifying the error severity.</w:t>
      </w:r>
    </w:p>
    <w:p w14:paraId="304A5B84" w14:textId="77777777" w:rsidR="00D14D27" w:rsidRDefault="00D14D27" w:rsidP="002C0E22">
      <w:pPr>
        <w:numPr>
          <w:ilvl w:val="0"/>
          <w:numId w:val="18"/>
        </w:numPr>
      </w:pPr>
      <w:r>
        <w:t>error-app-tag: contains a string to identifying the data-model-specific or implementation-specific error condition.</w:t>
      </w:r>
    </w:p>
    <w:p w14:paraId="2FA5A0D5" w14:textId="77777777" w:rsidR="00D14D27" w:rsidRDefault="00D14D27" w:rsidP="002C0E22">
      <w:pPr>
        <w:numPr>
          <w:ilvl w:val="0"/>
          <w:numId w:val="18"/>
        </w:numPr>
      </w:pPr>
      <w:r>
        <w:t>error-path: contains the absolute XPath expression identifying the element path associated to the specific error being reported.</w:t>
      </w:r>
    </w:p>
    <w:p w14:paraId="0017E8F8" w14:textId="77777777" w:rsidR="00D14D27" w:rsidRDefault="00D14D27" w:rsidP="002C0E22">
      <w:pPr>
        <w:numPr>
          <w:ilvl w:val="0"/>
          <w:numId w:val="18"/>
        </w:numPr>
      </w:pPr>
      <w:r>
        <w:t xml:space="preserve">error-message: contains error description suitable for human display </w:t>
      </w:r>
    </w:p>
    <w:p w14:paraId="3051208D" w14:textId="77777777" w:rsidR="00D14D27" w:rsidRDefault="00D14D27" w:rsidP="002C0E22">
      <w:pPr>
        <w:numPr>
          <w:ilvl w:val="0"/>
          <w:numId w:val="18"/>
        </w:numPr>
      </w:pPr>
      <w:r>
        <w:t>error-info: contains data-model-specific error content</w:t>
      </w:r>
    </w:p>
    <w:p w14:paraId="335A8C61" w14:textId="77777777" w:rsidR="00D14D27" w:rsidRDefault="00D14D27" w:rsidP="00D14D27">
      <w:r>
        <w:t xml:space="preserve">Detailed </w:t>
      </w:r>
      <w:r w:rsidRPr="00D14D27">
        <w:rPr>
          <w:rStyle w:val="codeChar"/>
        </w:rPr>
        <w:t>&lt;rpc-error&gt;</w:t>
      </w:r>
      <w:r>
        <w:t xml:space="preserve"> definitions can be found in RFC 6241. Specific implementation may define implementation-specific error information and messages inside of error-info as sub-elements.</w:t>
      </w:r>
    </w:p>
    <w:p w14:paraId="33C82D78" w14:textId="15DA1136" w:rsidR="00D14D27" w:rsidRDefault="00D14D27" w:rsidP="00D14D27">
      <w:r>
        <w:t xml:space="preserve">An example of </w:t>
      </w:r>
      <w:r w:rsidRPr="00D14D27">
        <w:rPr>
          <w:rStyle w:val="codeChar"/>
        </w:rPr>
        <w:t>&lt;rpc-error</w:t>
      </w:r>
      <w:r w:rsidR="00E06E48" w:rsidRPr="00D14D27">
        <w:rPr>
          <w:rStyle w:val="codeChar"/>
        </w:rPr>
        <w:t>&gt;</w:t>
      </w:r>
      <w:r w:rsidR="00E06E48">
        <w:t xml:space="preserve"> element</w:t>
      </w:r>
      <w:r>
        <w:t xml:space="preserve"> in </w:t>
      </w:r>
      <w:r w:rsidRPr="00D14D27">
        <w:rPr>
          <w:rStyle w:val="codeChar"/>
        </w:rPr>
        <w:t>&lt;rpc-reply&gt;</w:t>
      </w:r>
      <w:r>
        <w:t xml:space="preserve"> message:</w:t>
      </w:r>
    </w:p>
    <w:tbl>
      <w:tblPr>
        <w:tblStyle w:val="TableGrid"/>
        <w:tblW w:w="0" w:type="auto"/>
        <w:tblInd w:w="378" w:type="dxa"/>
        <w:shd w:val="clear" w:color="auto" w:fill="C8FCCD"/>
        <w:tblLook w:val="04A0" w:firstRow="1" w:lastRow="0" w:firstColumn="1" w:lastColumn="0" w:noHBand="0" w:noVBand="1"/>
      </w:tblPr>
      <w:tblGrid>
        <w:gridCol w:w="8820"/>
      </w:tblGrid>
      <w:tr w:rsidR="00D14D27" w:rsidRPr="009F1B7D" w14:paraId="0114CFBA" w14:textId="77777777" w:rsidTr="0082695D">
        <w:tc>
          <w:tcPr>
            <w:tcW w:w="8820" w:type="dxa"/>
            <w:shd w:val="clear" w:color="auto" w:fill="C8FCCD"/>
          </w:tcPr>
          <w:p w14:paraId="21853255" w14:textId="77777777" w:rsidR="00D14D27" w:rsidRDefault="00D14D27" w:rsidP="00D14D27">
            <w:pPr>
              <w:pStyle w:val="XML1"/>
            </w:pPr>
            <w:r>
              <w:t>&lt;?xml version="1.0" encoding="UTF-8"?&gt;</w:t>
            </w:r>
          </w:p>
          <w:p w14:paraId="0DE8A346" w14:textId="77777777" w:rsidR="00D14D27" w:rsidRDefault="00D14D27" w:rsidP="00D14D27">
            <w:pPr>
              <w:pStyle w:val="XML1"/>
            </w:pPr>
            <w:r>
              <w:t>&lt;rpc-reply message-id="101"</w:t>
            </w:r>
          </w:p>
          <w:p w14:paraId="30CC7758" w14:textId="77777777" w:rsidR="00D14D27" w:rsidRDefault="00D14D27" w:rsidP="00D14D27">
            <w:pPr>
              <w:pStyle w:val="XML2"/>
            </w:pPr>
            <w:r>
              <w:t>xmlns="urn:ietf:params:xml:ns:netconf:base:1.0"</w:t>
            </w:r>
          </w:p>
          <w:p w14:paraId="2F0B2650" w14:textId="77777777" w:rsidR="00D14D27" w:rsidRPr="00B14F55" w:rsidRDefault="00D14D27" w:rsidP="00D14D27">
            <w:pPr>
              <w:pStyle w:val="XML2"/>
            </w:pPr>
            <w:r>
              <w:t>&lt;rpc-error&gt;</w:t>
            </w:r>
          </w:p>
          <w:p w14:paraId="59C99F81" w14:textId="77777777" w:rsidR="00D14D27" w:rsidRDefault="00D14D27" w:rsidP="00D14D27">
            <w:pPr>
              <w:pStyle w:val="XML3"/>
            </w:pPr>
            <w:r>
              <w:t>&lt;error-type&gt;application&lt;/error-type&gt;</w:t>
            </w:r>
          </w:p>
          <w:p w14:paraId="26F90CE7" w14:textId="77777777" w:rsidR="00D14D27" w:rsidRDefault="00D14D27" w:rsidP="00D14D27">
            <w:pPr>
              <w:pStyle w:val="XML3"/>
            </w:pPr>
            <w:r>
              <w:t>&lt;error-tag&gt;</w:t>
            </w:r>
            <w:r w:rsidRPr="00B14F55">
              <w:t xml:space="preserve"> missing-element</w:t>
            </w:r>
            <w:r>
              <w:t>&lt;/error-tag&gt;</w:t>
            </w:r>
          </w:p>
          <w:p w14:paraId="3B70C91E" w14:textId="77777777" w:rsidR="00D14D27" w:rsidRDefault="00D14D27" w:rsidP="00D14D27">
            <w:pPr>
              <w:pStyle w:val="XML3"/>
            </w:pPr>
            <w:r>
              <w:t>&lt;error-severity&gt;error&lt;/error-severity&gt;</w:t>
            </w:r>
          </w:p>
          <w:p w14:paraId="70E05D83" w14:textId="77777777" w:rsidR="00D14D27" w:rsidRPr="00C128FA" w:rsidRDefault="00D14D27" w:rsidP="00D14D27">
            <w:pPr>
              <w:pStyle w:val="XML3"/>
              <w:rPr>
                <w:lang w:val="de-DE"/>
              </w:rPr>
            </w:pPr>
            <w:r w:rsidRPr="00C128FA">
              <w:rPr>
                <w:rFonts w:eastAsiaTheme="minorEastAsia"/>
                <w:lang w:val="de-DE"/>
              </w:rPr>
              <w:t>&lt;error-message xml:lang="en"&gt;</w:t>
            </w:r>
          </w:p>
          <w:p w14:paraId="6A704DB8" w14:textId="77777777" w:rsidR="00D14D27" w:rsidRDefault="00D14D27" w:rsidP="00D14D27">
            <w:pPr>
              <w:pStyle w:val="XML4"/>
            </w:pPr>
            <w:r>
              <w:t>expected key leaf in list</w:t>
            </w:r>
          </w:p>
          <w:p w14:paraId="716271AB" w14:textId="77777777" w:rsidR="00D14D27" w:rsidRDefault="00D14D27" w:rsidP="0071211E">
            <w:pPr>
              <w:pStyle w:val="XML3"/>
            </w:pPr>
            <w:r>
              <w:t>&lt;/error-message&gt;</w:t>
            </w:r>
          </w:p>
          <w:p w14:paraId="68AFA78D" w14:textId="77777777" w:rsidR="00D14D27" w:rsidRDefault="00D14D27" w:rsidP="0071211E">
            <w:pPr>
              <w:pStyle w:val="XML3"/>
            </w:pPr>
            <w:r>
              <w:t>&lt;error-info&gt;</w:t>
            </w:r>
          </w:p>
          <w:p w14:paraId="35BBC4EF" w14:textId="77777777" w:rsidR="00D14D27" w:rsidRPr="00B14F55" w:rsidRDefault="00D14D27" w:rsidP="0071211E">
            <w:pPr>
              <w:pStyle w:val="XML4"/>
            </w:pPr>
            <w:r>
              <w:t>&lt;</w:t>
            </w:r>
            <w:r w:rsidRPr="00B14F55">
              <w:t>bad-element</w:t>
            </w:r>
            <w:r>
              <w:t>&gt;</w:t>
            </w:r>
            <w:r w:rsidRPr="00B14F55">
              <w:t>id</w:t>
            </w:r>
            <w:r>
              <w:t>&lt;/bad-element&gt;</w:t>
            </w:r>
          </w:p>
          <w:p w14:paraId="7F7ED033" w14:textId="77777777" w:rsidR="00D14D27" w:rsidRDefault="00D14D27" w:rsidP="0071211E">
            <w:pPr>
              <w:pStyle w:val="XML4"/>
            </w:pPr>
            <w:r>
              <w:t>&lt;</w:t>
            </w:r>
            <w:r w:rsidRPr="00B14F55">
              <w:t>error-number</w:t>
            </w:r>
            <w:r>
              <w:t>&gt;</w:t>
            </w:r>
            <w:r w:rsidRPr="00B14F55">
              <w:t>383</w:t>
            </w:r>
            <w:r>
              <w:t>&lt;/error-number&gt;</w:t>
            </w:r>
          </w:p>
          <w:p w14:paraId="3F062A64" w14:textId="77777777" w:rsidR="00D14D27" w:rsidRDefault="00D14D27" w:rsidP="0071211E">
            <w:pPr>
              <w:pStyle w:val="XML3"/>
            </w:pPr>
            <w:r>
              <w:t>&lt;/error-info&gt;</w:t>
            </w:r>
          </w:p>
          <w:p w14:paraId="6A950D86" w14:textId="77777777" w:rsidR="00D14D27" w:rsidRDefault="00D14D27" w:rsidP="0071211E">
            <w:pPr>
              <w:pStyle w:val="XML2"/>
            </w:pPr>
            <w:r>
              <w:t>&lt;/rpc-error&gt;</w:t>
            </w:r>
          </w:p>
          <w:p w14:paraId="7334CDA8" w14:textId="77777777" w:rsidR="00D14D27" w:rsidRDefault="00D14D27" w:rsidP="0071211E">
            <w:pPr>
              <w:pStyle w:val="XML1"/>
            </w:pPr>
            <w:r>
              <w:t>&lt;/rpc-reply&gt;</w:t>
            </w:r>
          </w:p>
          <w:p w14:paraId="4BC28929" w14:textId="77777777" w:rsidR="00D14D27" w:rsidRPr="009F1B7D" w:rsidRDefault="00D14D27" w:rsidP="0082695D">
            <w:pPr>
              <w:pStyle w:val="HTMLPreformatted"/>
            </w:pPr>
          </w:p>
        </w:tc>
      </w:tr>
    </w:tbl>
    <w:p w14:paraId="1671C048" w14:textId="77777777" w:rsidR="00D14D27" w:rsidRDefault="00D14D27" w:rsidP="00D14D27"/>
    <w:p w14:paraId="45223608" w14:textId="63CB2149" w:rsidR="00F71F36" w:rsidRPr="009F1B7D" w:rsidRDefault="00D14D27" w:rsidP="00E95DBE">
      <w:pPr>
        <w:pStyle w:val="Appx"/>
      </w:pPr>
      <w:r>
        <w:br w:type="page"/>
      </w:r>
      <w:bookmarkStart w:id="1478" w:name="_Toc315954033"/>
      <w:bookmarkStart w:id="1479" w:name="_Toc316542543"/>
      <w:bookmarkEnd w:id="1477"/>
      <w:r w:rsidR="00E95DBE" w:rsidRPr="00DB42FD">
        <w:lastRenderedPageBreak/>
        <w:t xml:space="preserve"> </w:t>
      </w:r>
      <w:bookmarkStart w:id="1480" w:name="_Toc358291640"/>
      <w:r w:rsidR="00F71F36" w:rsidRPr="00DB42FD">
        <w:t>Bibliography</w:t>
      </w:r>
      <w:bookmarkEnd w:id="1478"/>
      <w:bookmarkEnd w:id="1479"/>
      <w:bookmarkEnd w:id="1480"/>
    </w:p>
    <w:sdt>
      <w:sdtPr>
        <w:rPr>
          <w:rFonts w:asciiTheme="minorHAnsi" w:eastAsiaTheme="minorHAnsi" w:hAnsiTheme="minorHAnsi" w:cstheme="minorBidi"/>
        </w:rPr>
        <w:id w:val="-990479426"/>
        <w:bibliography/>
      </w:sdtPr>
      <w:sdtContent>
        <w:p w14:paraId="4C7FBBE7" w14:textId="4A410CB6" w:rsidR="00F71F36" w:rsidRDefault="00554195" w:rsidP="00F71F36">
          <w:pPr>
            <w:pStyle w:val="Bibliography"/>
            <w:rPr>
              <w:noProof/>
            </w:rPr>
          </w:pPr>
          <w:r w:rsidRPr="00DB42FD">
            <w:rPr>
              <w:lang w:bidi="en-US"/>
            </w:rPr>
            <w:fldChar w:fldCharType="begin"/>
          </w:r>
          <w:r w:rsidR="00F71F36" w:rsidRPr="00DB42FD">
            <w:instrText xml:space="preserve"> BIBLIOGRAPHY </w:instrText>
          </w:r>
          <w:r w:rsidRPr="00DB42FD">
            <w:rPr>
              <w:lang w:bidi="en-US"/>
            </w:rPr>
            <w:fldChar w:fldCharType="separate"/>
          </w:r>
          <w:r w:rsidR="00F71F36">
            <w:rPr>
              <w:noProof/>
            </w:rPr>
            <w:t xml:space="preserve">1. </w:t>
          </w:r>
          <w:r w:rsidR="00F71F36">
            <w:rPr>
              <w:i/>
              <w:iCs/>
              <w:noProof/>
            </w:rPr>
            <w:t>OpenFlow Specification 1.</w:t>
          </w:r>
          <w:r w:rsidR="006E70C0">
            <w:rPr>
              <w:i/>
              <w:iCs/>
              <w:noProof/>
            </w:rPr>
            <w:t>3</w:t>
          </w:r>
          <w:r w:rsidR="00F71F36">
            <w:rPr>
              <w:i/>
              <w:iCs/>
              <w:noProof/>
            </w:rPr>
            <w:t xml:space="preserve">. </w:t>
          </w:r>
          <w:r w:rsidR="00F71F36">
            <w:rPr>
              <w:b/>
              <w:bCs/>
              <w:noProof/>
            </w:rPr>
            <w:t>Open Networking Foundation.</w:t>
          </w:r>
          <w:r w:rsidR="00F71F36">
            <w:rPr>
              <w:noProof/>
            </w:rPr>
            <w:t xml:space="preserve"> 2011.</w:t>
          </w:r>
        </w:p>
        <w:p w14:paraId="5B587571" w14:textId="77777777" w:rsidR="00F71F36" w:rsidRDefault="00F71F36" w:rsidP="00F71F36">
          <w:pPr>
            <w:pStyle w:val="Bibliography"/>
            <w:rPr>
              <w:noProof/>
            </w:rPr>
          </w:pPr>
          <w:r>
            <w:rPr>
              <w:noProof/>
            </w:rPr>
            <w:t xml:space="preserve">2. </w:t>
          </w:r>
          <w:r>
            <w:rPr>
              <w:i/>
              <w:iCs/>
              <w:noProof/>
            </w:rPr>
            <w:t xml:space="preserve">OpenFlow: enabling innovation in campus networks. </w:t>
          </w:r>
          <w:r>
            <w:rPr>
              <w:b/>
              <w:bCs/>
              <w:noProof/>
            </w:rPr>
            <w:t>McKeown, Nick, et al., et al.</w:t>
          </w:r>
          <w:r>
            <w:rPr>
              <w:noProof/>
            </w:rPr>
            <w:t xml:space="preserve"> 2008, ACM SIGCOMM Computer Communication Review, pp. 69-74.</w:t>
          </w:r>
        </w:p>
        <w:p w14:paraId="6B9E58CC" w14:textId="77777777" w:rsidR="00F71F36" w:rsidRDefault="00F71F36" w:rsidP="00F71F36">
          <w:pPr>
            <w:pStyle w:val="Bibliography"/>
            <w:rPr>
              <w:noProof/>
            </w:rPr>
          </w:pPr>
          <w:r>
            <w:rPr>
              <w:noProof/>
            </w:rPr>
            <w:t xml:space="preserve">3. </w:t>
          </w:r>
          <w:r>
            <w:rPr>
              <w:b/>
              <w:bCs/>
              <w:noProof/>
            </w:rPr>
            <w:t>Bradner, S.</w:t>
          </w:r>
          <w:r>
            <w:rPr>
              <w:noProof/>
            </w:rPr>
            <w:t xml:space="preserve"> RFC 2119. </w:t>
          </w:r>
          <w:r>
            <w:rPr>
              <w:i/>
              <w:iCs/>
              <w:noProof/>
            </w:rPr>
            <w:t xml:space="preserve">IETF. </w:t>
          </w:r>
          <w:r>
            <w:rPr>
              <w:noProof/>
            </w:rPr>
            <w:t>[Online] March 1997. http://www.ietf.org/rfc/rfc2119.txt.</w:t>
          </w:r>
        </w:p>
        <w:p w14:paraId="34C187C4" w14:textId="77777777" w:rsidR="00F71F36" w:rsidRDefault="00F71F36" w:rsidP="00F71F36">
          <w:pPr>
            <w:pStyle w:val="Bibliography"/>
            <w:rPr>
              <w:noProof/>
            </w:rPr>
          </w:pPr>
          <w:r w:rsidRPr="003C232C">
            <w:rPr>
              <w:noProof/>
              <w:lang w:val="de-DE"/>
            </w:rPr>
            <w:t xml:space="preserve">4. </w:t>
          </w:r>
          <w:r w:rsidRPr="003C232C">
            <w:rPr>
              <w:b/>
              <w:bCs/>
              <w:noProof/>
              <w:lang w:val="de-DE"/>
            </w:rPr>
            <w:t>Enns, et al., et al.</w:t>
          </w:r>
          <w:r w:rsidRPr="003C232C">
            <w:rPr>
              <w:noProof/>
              <w:lang w:val="de-DE"/>
            </w:rPr>
            <w:t xml:space="preserve"> </w:t>
          </w:r>
          <w:r>
            <w:rPr>
              <w:noProof/>
            </w:rPr>
            <w:t xml:space="preserve">RFC 6241. </w:t>
          </w:r>
          <w:r>
            <w:rPr>
              <w:i/>
              <w:iCs/>
              <w:noProof/>
            </w:rPr>
            <w:t xml:space="preserve">IETF. </w:t>
          </w:r>
          <w:r>
            <w:rPr>
              <w:noProof/>
            </w:rPr>
            <w:t>[Online] June 2011. http://tools.ietf.org/rfc/rfc6241.txt.</w:t>
          </w:r>
        </w:p>
        <w:p w14:paraId="7F823534" w14:textId="26B35240" w:rsidR="00F71F36" w:rsidRPr="009F1B7D" w:rsidRDefault="00554195" w:rsidP="00F71F36">
          <w:r w:rsidRPr="00DB42FD">
            <w:fldChar w:fldCharType="end"/>
          </w:r>
        </w:p>
      </w:sdtContent>
    </w:sdt>
    <w:p w14:paraId="13A3AFDF" w14:textId="77777777" w:rsidR="00C31DBC" w:rsidRPr="00F07D3E" w:rsidRDefault="00C31DBC" w:rsidP="00C128FA">
      <w:pPr>
        <w:spacing w:before="480" w:line="276" w:lineRule="auto"/>
        <w:contextualSpacing/>
        <w:outlineLvl w:val="1"/>
        <w:rPr>
          <w:rFonts w:cstheme="minorHAnsi"/>
        </w:rPr>
      </w:pPr>
      <w:bookmarkStart w:id="1481" w:name="_Toc313864825"/>
      <w:bookmarkEnd w:id="1481"/>
    </w:p>
    <w:sectPr w:rsidR="00C31DBC" w:rsidRPr="00F07D3E" w:rsidSect="00FA28FD">
      <w:headerReference w:type="default" r:id="rId49"/>
      <w:footerReference w:type="default" r:id="rId5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525B25" w14:textId="77777777" w:rsidR="00AD581A" w:rsidRDefault="00AD581A" w:rsidP="004C5BF8">
      <w:pPr>
        <w:spacing w:after="0"/>
      </w:pPr>
      <w:r>
        <w:separator/>
      </w:r>
    </w:p>
  </w:endnote>
  <w:endnote w:type="continuationSeparator" w:id="0">
    <w:p w14:paraId="4D7A15DF" w14:textId="77777777" w:rsidR="00AD581A" w:rsidRDefault="00AD581A" w:rsidP="004C5BF8">
      <w:pPr>
        <w:spacing w:after="0"/>
      </w:pPr>
      <w:r>
        <w:continuationSeparator/>
      </w:r>
    </w:p>
  </w:endnote>
  <w:endnote w:type="continuationNotice" w:id="1">
    <w:p w14:paraId="78D1C07D" w14:textId="77777777" w:rsidR="00AD581A" w:rsidRDefault="00AD581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M R 17">
    <w:altName w:val="CM R"/>
    <w:panose1 w:val="00000000000000000000"/>
    <w:charset w:val="00"/>
    <w:family w:val="swiss"/>
    <w:notTrueType/>
    <w:pitch w:val="default"/>
    <w:sig w:usb0="00000003" w:usb1="00000000" w:usb2="00000000" w:usb3="00000000" w:csb0="00000001" w:csb1="00000000"/>
  </w:font>
  <w:font w:name="MS Mincho">
    <w:altName w:val="ＭＳ 明朝"/>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9949943"/>
      <w:docPartObj>
        <w:docPartGallery w:val="Page Numbers (Bottom of Page)"/>
        <w:docPartUnique/>
      </w:docPartObj>
    </w:sdtPr>
    <w:sdtEndPr>
      <w:rPr>
        <w:noProof/>
      </w:rPr>
    </w:sdtEndPr>
    <w:sdtContent>
      <w:p w14:paraId="55822D13" w14:textId="77777777" w:rsidR="00AD581A" w:rsidRDefault="00AD581A">
        <w:pPr>
          <w:pStyle w:val="Footer"/>
          <w:jc w:val="center"/>
        </w:pPr>
        <w:r>
          <w:fldChar w:fldCharType="begin"/>
        </w:r>
        <w:r>
          <w:instrText xml:space="preserve"> PAGE   \* MERGEFORMAT </w:instrText>
        </w:r>
        <w:r>
          <w:fldChar w:fldCharType="separate"/>
        </w:r>
        <w:r w:rsidR="00E8557B">
          <w:rPr>
            <w:noProof/>
          </w:rPr>
          <w:t>61</w:t>
        </w:r>
        <w:r>
          <w:rPr>
            <w:noProof/>
          </w:rPr>
          <w:fldChar w:fldCharType="end"/>
        </w:r>
      </w:p>
    </w:sdtContent>
  </w:sdt>
  <w:p w14:paraId="7E0816E7" w14:textId="77777777" w:rsidR="00AD581A" w:rsidRDefault="00AD58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51F5A" w14:textId="77777777" w:rsidR="00AD581A" w:rsidRDefault="00AD581A" w:rsidP="004C5BF8">
      <w:pPr>
        <w:spacing w:after="0"/>
      </w:pPr>
      <w:r>
        <w:separator/>
      </w:r>
    </w:p>
  </w:footnote>
  <w:footnote w:type="continuationSeparator" w:id="0">
    <w:p w14:paraId="426B265E" w14:textId="77777777" w:rsidR="00AD581A" w:rsidRDefault="00AD581A" w:rsidP="004C5BF8">
      <w:pPr>
        <w:spacing w:after="0"/>
      </w:pPr>
      <w:r>
        <w:continuationSeparator/>
      </w:r>
    </w:p>
  </w:footnote>
  <w:footnote w:type="continuationNotice" w:id="1">
    <w:p w14:paraId="0DD84DC4" w14:textId="77777777" w:rsidR="00AD581A" w:rsidRDefault="00AD581A">
      <w:pPr>
        <w:spacing w:before="0"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D581A" w14:paraId="12184BEF" w14:textId="77777777" w:rsidTr="00FA28FD">
      <w:sdt>
        <w:sdtPr>
          <w:alias w:val="Company"/>
          <w:tag w:val=""/>
          <w:id w:val="-1255674632"/>
          <w:dataBinding w:prefixMappings="xmlns:ns0='http://schemas.openxmlformats.org/officeDocument/2006/extended-properties' " w:xpath="/ns0:Properties[1]/ns0:Company[1]" w:storeItemID="{6668398D-A668-4E3E-A5EB-62B293D839F1}"/>
          <w:text/>
        </w:sdtPr>
        <w:sdtContent>
          <w:tc>
            <w:tcPr>
              <w:tcW w:w="4788" w:type="dxa"/>
            </w:tcPr>
            <w:p w14:paraId="0192A31D" w14:textId="77777777" w:rsidR="00AD581A" w:rsidRDefault="00AD581A" w:rsidP="00FA28FD">
              <w:pPr>
                <w:pStyle w:val="Header"/>
              </w:pPr>
              <w:r>
                <w:t>Open Networking Foundation</w:t>
              </w:r>
            </w:p>
          </w:tc>
        </w:sdtContent>
      </w:sdt>
      <w:sdt>
        <w:sdtPr>
          <w:alias w:val="Title"/>
          <w:tag w:val=""/>
          <w:id w:val="469092932"/>
          <w:dataBinding w:prefixMappings="xmlns:ns0='http://purl.org/dc/elements/1.1/' xmlns:ns1='http://schemas.openxmlformats.org/package/2006/metadata/core-properties' " w:xpath="/ns1:coreProperties[1]/ns0:title[1]" w:storeItemID="{6C3C8BC8-F283-45AE-878A-BAB7291924A1}"/>
          <w:text/>
        </w:sdtPr>
        <w:sdtContent>
          <w:tc>
            <w:tcPr>
              <w:tcW w:w="4788" w:type="dxa"/>
            </w:tcPr>
            <w:p w14:paraId="718839A4" w14:textId="786702DC" w:rsidR="00AD581A" w:rsidRDefault="00AD581A" w:rsidP="00FA28FD">
              <w:pPr>
                <w:pStyle w:val="Header"/>
                <w:jc w:val="right"/>
              </w:pPr>
              <w:r>
                <w:t>OF-CONFIG 1.2 (DRAFT)</w:t>
              </w:r>
            </w:p>
          </w:tc>
        </w:sdtContent>
      </w:sdt>
    </w:tr>
  </w:tbl>
  <w:p w14:paraId="4925B883" w14:textId="77777777" w:rsidR="00AD581A" w:rsidRDefault="00AD581A" w:rsidP="004C5BF8">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E029F4"/>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A8DC81D0"/>
    <w:lvl w:ilvl="0">
      <w:start w:val="1"/>
      <w:numFmt w:val="bullet"/>
      <w:pStyle w:val="ListBullet2"/>
      <w:lvlText w:val=""/>
      <w:lvlJc w:val="left"/>
      <w:pPr>
        <w:tabs>
          <w:tab w:val="num" w:pos="720"/>
        </w:tabs>
        <w:ind w:left="720" w:hanging="360"/>
      </w:pPr>
      <w:rPr>
        <w:rFonts w:ascii="Symbol" w:hAnsi="Symbol" w:hint="default"/>
      </w:rPr>
    </w:lvl>
  </w:abstractNum>
  <w:abstractNum w:abstractNumId="2">
    <w:nsid w:val="FFFFFF89"/>
    <w:multiLevelType w:val="singleLevel"/>
    <w:tmpl w:val="25A6AFBE"/>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003C1EC1"/>
    <w:multiLevelType w:val="hybridMultilevel"/>
    <w:tmpl w:val="0D64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8F6F46"/>
    <w:multiLevelType w:val="hybridMultilevel"/>
    <w:tmpl w:val="52085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B53317"/>
    <w:multiLevelType w:val="hybridMultilevel"/>
    <w:tmpl w:val="2A020D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80E2A5F"/>
    <w:multiLevelType w:val="hybridMultilevel"/>
    <w:tmpl w:val="4CB8A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9F7627"/>
    <w:multiLevelType w:val="hybridMultilevel"/>
    <w:tmpl w:val="F2D22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2948E3"/>
    <w:multiLevelType w:val="multilevel"/>
    <w:tmpl w:val="A4189560"/>
    <w:numStyleLink w:val="Appendixes"/>
  </w:abstractNum>
  <w:abstractNum w:abstractNumId="9">
    <w:nsid w:val="14024E6A"/>
    <w:multiLevelType w:val="hybridMultilevel"/>
    <w:tmpl w:val="EC2CE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531558"/>
    <w:multiLevelType w:val="multilevel"/>
    <w:tmpl w:val="A4189560"/>
    <w:styleLink w:val="Appendixes"/>
    <w:lvl w:ilvl="0">
      <w:start w:val="1"/>
      <w:numFmt w:val="upperLetter"/>
      <w:pStyle w:val="Appx"/>
      <w:lvlText w:val="Appendix %1"/>
      <w:lvlJc w:val="left"/>
      <w:pPr>
        <w:ind w:left="360" w:hanging="360"/>
      </w:pPr>
      <w:rPr>
        <w:rFonts w:hint="default"/>
      </w:rPr>
    </w:lvl>
    <w:lvl w:ilvl="1">
      <w:start w:val="1"/>
      <w:numFmt w:val="decimal"/>
      <w:pStyle w:val="Appx2"/>
      <w:lvlText w:val="%1.%2"/>
      <w:lvlJc w:val="left"/>
      <w:pPr>
        <w:ind w:left="360" w:hanging="360"/>
      </w:pPr>
      <w:rPr>
        <w:rFonts w:hint="default"/>
      </w:rPr>
    </w:lvl>
    <w:lvl w:ilvl="2">
      <w:start w:val="1"/>
      <w:numFmt w:val="decimal"/>
      <w:pStyle w:val="Appx3"/>
      <w:lvlText w:val="%1.%2.%3"/>
      <w:lvlJc w:val="left"/>
      <w:pPr>
        <w:ind w:left="360" w:hanging="360"/>
      </w:pPr>
      <w:rPr>
        <w:rFonts w:hint="default"/>
      </w:rPr>
    </w:lvl>
    <w:lvl w:ilvl="3">
      <w:start w:val="1"/>
      <w:numFmt w:val="decimal"/>
      <w:pStyle w:val="Appx4"/>
      <w:lvlText w:val="%1.%2.%3.%4"/>
      <w:lvlJc w:val="left"/>
      <w:pPr>
        <w:ind w:left="0" w:firstLine="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nsid w:val="1DAB6FE1"/>
    <w:multiLevelType w:val="hybridMultilevel"/>
    <w:tmpl w:val="CB504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357C07"/>
    <w:multiLevelType w:val="hybridMultilevel"/>
    <w:tmpl w:val="C4AA3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937EE"/>
    <w:multiLevelType w:val="hybridMultilevel"/>
    <w:tmpl w:val="CD306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D903BC"/>
    <w:multiLevelType w:val="hybridMultilevel"/>
    <w:tmpl w:val="EAB0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7603D7"/>
    <w:multiLevelType w:val="hybridMultilevel"/>
    <w:tmpl w:val="F3B88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FD35CCF"/>
    <w:multiLevelType w:val="multilevel"/>
    <w:tmpl w:val="B81445D8"/>
    <w:numStyleLink w:val="Headings1"/>
  </w:abstractNum>
  <w:abstractNum w:abstractNumId="17">
    <w:nsid w:val="3E643458"/>
    <w:multiLevelType w:val="hybridMultilevel"/>
    <w:tmpl w:val="9A8ED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E72DDF"/>
    <w:multiLevelType w:val="multilevel"/>
    <w:tmpl w:val="B81445D8"/>
    <w:numStyleLink w:val="Headings1"/>
  </w:abstractNum>
  <w:abstractNum w:abstractNumId="19">
    <w:nsid w:val="41CD177C"/>
    <w:multiLevelType w:val="hybridMultilevel"/>
    <w:tmpl w:val="5220E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73B09"/>
    <w:multiLevelType w:val="multilevel"/>
    <w:tmpl w:val="52249742"/>
    <w:lvl w:ilvl="0">
      <w:start w:val="1"/>
      <w:numFmt w:val="decimal"/>
      <w:lvlText w:val="%1"/>
      <w:lvlJc w:val="left"/>
      <w:pPr>
        <w:ind w:left="1152" w:hanging="432"/>
      </w:pPr>
      <w:rPr>
        <w:rFonts w:hint="default"/>
      </w:rPr>
    </w:lvl>
    <w:lvl w:ilvl="1">
      <w:start w:val="1"/>
      <w:numFmt w:val="decimal"/>
      <w:lvlText w:val="%1.%2"/>
      <w:lvlJc w:val="left"/>
      <w:pPr>
        <w:ind w:left="-234" w:hanging="576"/>
      </w:pPr>
      <w:rPr>
        <w:rFonts w:hint="default"/>
      </w:rPr>
    </w:lvl>
    <w:lvl w:ilvl="2">
      <w:start w:val="1"/>
      <w:numFmt w:val="decimal"/>
      <w:lvlText w:val="%1.%2.%3"/>
      <w:lvlJc w:val="left"/>
      <w:pPr>
        <w:ind w:left="-90" w:hanging="720"/>
      </w:pPr>
      <w:rPr>
        <w:rFonts w:hint="default"/>
      </w:rPr>
    </w:lvl>
    <w:lvl w:ilvl="3">
      <w:start w:val="1"/>
      <w:numFmt w:val="decimal"/>
      <w:lvlText w:val="%1.%2.%3.%4"/>
      <w:lvlJc w:val="left"/>
      <w:pPr>
        <w:ind w:left="54" w:hanging="864"/>
      </w:pPr>
      <w:rPr>
        <w:rFonts w:hint="default"/>
      </w:rPr>
    </w:lvl>
    <w:lvl w:ilvl="4">
      <w:start w:val="1"/>
      <w:numFmt w:val="decimal"/>
      <w:lvlText w:val="%1.%2.%3.%4.%5"/>
      <w:lvlJc w:val="left"/>
      <w:pPr>
        <w:ind w:left="198" w:hanging="1008"/>
      </w:pPr>
      <w:rPr>
        <w:rFonts w:hint="default"/>
      </w:rPr>
    </w:lvl>
    <w:lvl w:ilvl="5">
      <w:start w:val="1"/>
      <w:numFmt w:val="decimal"/>
      <w:lvlText w:val="%1.%2.%3.%4.%5.%6"/>
      <w:lvlJc w:val="left"/>
      <w:pPr>
        <w:ind w:left="342" w:hanging="1152"/>
      </w:pPr>
      <w:rPr>
        <w:rFonts w:hint="default"/>
      </w:rPr>
    </w:lvl>
    <w:lvl w:ilvl="6">
      <w:start w:val="1"/>
      <w:numFmt w:val="decimal"/>
      <w:lvlText w:val="%1.%2.%3.%4.%5.%6.%7"/>
      <w:lvlJc w:val="left"/>
      <w:pPr>
        <w:ind w:left="486" w:hanging="1296"/>
      </w:pPr>
      <w:rPr>
        <w:rFonts w:hint="default"/>
      </w:rPr>
    </w:lvl>
    <w:lvl w:ilvl="7">
      <w:start w:val="1"/>
      <w:numFmt w:val="decimal"/>
      <w:lvlText w:val="%1.%2.%3.%4.%5.%6.%7.%8"/>
      <w:lvlJc w:val="left"/>
      <w:pPr>
        <w:ind w:left="630" w:hanging="1440"/>
      </w:pPr>
      <w:rPr>
        <w:rFonts w:hint="default"/>
      </w:rPr>
    </w:lvl>
    <w:lvl w:ilvl="8">
      <w:start w:val="1"/>
      <w:numFmt w:val="decimal"/>
      <w:lvlText w:val="%1.%2.%3.%4.%5.%6.%7.%8.%9"/>
      <w:lvlJc w:val="left"/>
      <w:pPr>
        <w:ind w:left="774" w:hanging="1584"/>
      </w:pPr>
      <w:rPr>
        <w:rFonts w:hint="default"/>
      </w:rPr>
    </w:lvl>
  </w:abstractNum>
  <w:abstractNum w:abstractNumId="21">
    <w:nsid w:val="4DCC49F6"/>
    <w:multiLevelType w:val="hybridMultilevel"/>
    <w:tmpl w:val="A67E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A659D2"/>
    <w:multiLevelType w:val="hybridMultilevel"/>
    <w:tmpl w:val="30024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74358B"/>
    <w:multiLevelType w:val="multilevel"/>
    <w:tmpl w:val="EA16FE62"/>
    <w:styleLink w:val="Appendices"/>
    <w:lvl w:ilvl="0">
      <w:start w:val="1"/>
      <w:numFmt w:val="upperLetter"/>
      <w:lvlText w:val="Appendix %1"/>
      <w:lvlJc w:val="left"/>
      <w:pPr>
        <w:ind w:left="360" w:hanging="360"/>
      </w:pPr>
      <w:rPr>
        <w:rFonts w:asciiTheme="majorHAnsi" w:hAnsiTheme="majorHAnsi"/>
        <w:b w:val="0"/>
        <w:i w:val="0"/>
        <w:sz w:val="36"/>
      </w:rPr>
    </w:lvl>
    <w:lvl w:ilvl="1">
      <w:start w:val="1"/>
      <w:numFmt w:val="lowerLetter"/>
      <w:lvlText w:val="%2)"/>
      <w:lvlJc w:val="left"/>
      <w:pPr>
        <w:ind w:left="360" w:hanging="360"/>
      </w:pPr>
      <w:rPr>
        <w:rFonts w:hint="default"/>
      </w:rPr>
    </w:lvl>
    <w:lvl w:ilvl="2">
      <w:start w:val="1"/>
      <w:numFmt w:val="lowerRoman"/>
      <w:lvlText w:val="%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4">
    <w:nsid w:val="5E047E1C"/>
    <w:multiLevelType w:val="hybridMultilevel"/>
    <w:tmpl w:val="B7C47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11477A"/>
    <w:multiLevelType w:val="hybridMultilevel"/>
    <w:tmpl w:val="0ECE6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737302"/>
    <w:multiLevelType w:val="hybridMultilevel"/>
    <w:tmpl w:val="D21C3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AA411A"/>
    <w:multiLevelType w:val="hybridMultilevel"/>
    <w:tmpl w:val="AAF4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490FD1"/>
    <w:multiLevelType w:val="multilevel"/>
    <w:tmpl w:val="B81445D8"/>
    <w:styleLink w:val="Headings1"/>
    <w:lvl w:ilvl="0">
      <w:start w:val="1"/>
      <w:numFmt w:val="decimal"/>
      <w:pStyle w:val="Heading1"/>
      <w:lvlText w:val="%1"/>
      <w:lvlJc w:val="left"/>
      <w:pPr>
        <w:ind w:left="360" w:hanging="360"/>
      </w:pPr>
      <w:rPr>
        <w:rFonts w:asciiTheme="majorHAnsi" w:hAnsiTheme="majorHAnsi"/>
        <w:b/>
        <w:i w:val="0"/>
        <w:sz w:val="36"/>
      </w:rPr>
    </w:lvl>
    <w:lvl w:ilvl="1">
      <w:start w:val="1"/>
      <w:numFmt w:val="decimal"/>
      <w:pStyle w:val="Heading2"/>
      <w:lvlText w:val="%1.%2"/>
      <w:lvlJc w:val="left"/>
      <w:pPr>
        <w:ind w:left="990" w:hanging="360"/>
      </w:pPr>
      <w:rPr>
        <w:rFonts w:hint="default"/>
      </w:rPr>
    </w:lvl>
    <w:lvl w:ilvl="2">
      <w:start w:val="1"/>
      <w:numFmt w:val="decimal"/>
      <w:pStyle w:val="Heading3"/>
      <w:lvlText w:val="%1.%2.%3"/>
      <w:lvlJc w:val="left"/>
      <w:pPr>
        <w:ind w:left="1440" w:hanging="360"/>
      </w:pPr>
      <w:rPr>
        <w:rFonts w:hint="default"/>
      </w:rPr>
    </w:lvl>
    <w:lvl w:ilvl="3">
      <w:start w:val="1"/>
      <w:numFmt w:val="decimal"/>
      <w:lvlText w:val="%1.%2.%3.%4"/>
      <w:lvlJc w:val="left"/>
      <w:pPr>
        <w:ind w:left="72" w:hanging="72"/>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9">
    <w:nsid w:val="65466FAA"/>
    <w:multiLevelType w:val="hybridMultilevel"/>
    <w:tmpl w:val="31B09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8662EC"/>
    <w:multiLevelType w:val="hybridMultilevel"/>
    <w:tmpl w:val="898C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80301A1"/>
    <w:multiLevelType w:val="multilevel"/>
    <w:tmpl w:val="B81445D8"/>
    <w:numStyleLink w:val="Headings1"/>
  </w:abstractNum>
  <w:abstractNum w:abstractNumId="32">
    <w:nsid w:val="77194063"/>
    <w:multiLevelType w:val="hybridMultilevel"/>
    <w:tmpl w:val="CBFE8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F0C332D"/>
    <w:multiLevelType w:val="multilevel"/>
    <w:tmpl w:val="A4189560"/>
    <w:numStyleLink w:val="Appendixes"/>
  </w:abstractNum>
  <w:num w:numId="1">
    <w:abstractNumId w:val="4"/>
  </w:num>
  <w:num w:numId="2">
    <w:abstractNumId w:val="3"/>
  </w:num>
  <w:num w:numId="3">
    <w:abstractNumId w:val="9"/>
  </w:num>
  <w:num w:numId="4">
    <w:abstractNumId w:val="15"/>
  </w:num>
  <w:num w:numId="5">
    <w:abstractNumId w:val="29"/>
  </w:num>
  <w:num w:numId="6">
    <w:abstractNumId w:val="30"/>
  </w:num>
  <w:num w:numId="7">
    <w:abstractNumId w:val="12"/>
  </w:num>
  <w:num w:numId="8">
    <w:abstractNumId w:val="26"/>
  </w:num>
  <w:num w:numId="9">
    <w:abstractNumId w:val="13"/>
  </w:num>
  <w:num w:numId="10">
    <w:abstractNumId w:val="21"/>
  </w:num>
  <w:num w:numId="11">
    <w:abstractNumId w:val="32"/>
  </w:num>
  <w:num w:numId="12">
    <w:abstractNumId w:val="20"/>
  </w:num>
  <w:num w:numId="13">
    <w:abstractNumId w:val="23"/>
  </w:num>
  <w:num w:numId="14">
    <w:abstractNumId w:val="11"/>
  </w:num>
  <w:num w:numId="15">
    <w:abstractNumId w:val="2"/>
  </w:num>
  <w:num w:numId="16">
    <w:abstractNumId w:val="1"/>
  </w:num>
  <w:num w:numId="17">
    <w:abstractNumId w:val="0"/>
  </w:num>
  <w:num w:numId="18">
    <w:abstractNumId w:val="6"/>
  </w:num>
  <w:num w:numId="19">
    <w:abstractNumId w:val="10"/>
  </w:num>
  <w:num w:numId="2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28"/>
  </w:num>
  <w:num w:numId="23">
    <w:abstractNumId w:val="33"/>
    <w:lvlOverride w:ilvl="0">
      <w:lvl w:ilvl="0">
        <w:start w:val="1"/>
        <w:numFmt w:val="upperLetter"/>
        <w:pStyle w:val="Appx"/>
        <w:lvlText w:val="Appendix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4">
    <w:abstractNumId w:val="5"/>
  </w:num>
  <w:num w:numId="25">
    <w:abstractNumId w:val="14"/>
  </w:num>
  <w:num w:numId="26">
    <w:abstractNumId w:val="18"/>
  </w:num>
  <w:num w:numId="27">
    <w:abstractNumId w:val="8"/>
  </w:num>
  <w:num w:numId="28">
    <w:abstractNumId w:val="33"/>
  </w:num>
  <w:num w:numId="29">
    <w:abstractNumId w:val="19"/>
  </w:num>
  <w:num w:numId="30">
    <w:abstractNumId w:val="24"/>
  </w:num>
  <w:num w:numId="31">
    <w:abstractNumId w:val="27"/>
  </w:num>
  <w:num w:numId="32">
    <w:abstractNumId w:val="22"/>
  </w:num>
  <w:num w:numId="33">
    <w:abstractNumId w:val="25"/>
  </w:num>
  <w:num w:numId="34">
    <w:abstractNumId w:val="17"/>
  </w:num>
  <w:num w:numId="35">
    <w:abstractNumId w:val="31"/>
  </w:num>
  <w:num w:numId="36">
    <w:abstractNumId w:val="7"/>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epak Bansal (AZURE)">
    <w15:presenceInfo w15:providerId="AD" w15:userId="S-1-5-21-397955417-626881126-188441444-31968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1FA"/>
    <w:rsid w:val="00004328"/>
    <w:rsid w:val="000071E7"/>
    <w:rsid w:val="00010CA1"/>
    <w:rsid w:val="00011096"/>
    <w:rsid w:val="00013348"/>
    <w:rsid w:val="00013462"/>
    <w:rsid w:val="00013F69"/>
    <w:rsid w:val="00014DA1"/>
    <w:rsid w:val="00016028"/>
    <w:rsid w:val="00016664"/>
    <w:rsid w:val="0002179B"/>
    <w:rsid w:val="0002263D"/>
    <w:rsid w:val="00025A73"/>
    <w:rsid w:val="000325CE"/>
    <w:rsid w:val="000368C3"/>
    <w:rsid w:val="0004515F"/>
    <w:rsid w:val="000478FA"/>
    <w:rsid w:val="00050273"/>
    <w:rsid w:val="00051242"/>
    <w:rsid w:val="00052E98"/>
    <w:rsid w:val="000548DA"/>
    <w:rsid w:val="00056F2B"/>
    <w:rsid w:val="00065789"/>
    <w:rsid w:val="00065E25"/>
    <w:rsid w:val="00073FA0"/>
    <w:rsid w:val="00076EE8"/>
    <w:rsid w:val="0008005B"/>
    <w:rsid w:val="00081FD1"/>
    <w:rsid w:val="000852B2"/>
    <w:rsid w:val="000941A7"/>
    <w:rsid w:val="000A0D7F"/>
    <w:rsid w:val="000A1044"/>
    <w:rsid w:val="000A1AB9"/>
    <w:rsid w:val="000A2ACA"/>
    <w:rsid w:val="000A2C19"/>
    <w:rsid w:val="000A3884"/>
    <w:rsid w:val="000A5992"/>
    <w:rsid w:val="000B2CBA"/>
    <w:rsid w:val="000B2FB6"/>
    <w:rsid w:val="000B374D"/>
    <w:rsid w:val="000C19B4"/>
    <w:rsid w:val="000C4DFA"/>
    <w:rsid w:val="000C63D9"/>
    <w:rsid w:val="000C7092"/>
    <w:rsid w:val="000D08C8"/>
    <w:rsid w:val="000D4800"/>
    <w:rsid w:val="000D7AAB"/>
    <w:rsid w:val="000E1340"/>
    <w:rsid w:val="000E7F98"/>
    <w:rsid w:val="000F015E"/>
    <w:rsid w:val="000F2CCC"/>
    <w:rsid w:val="00101282"/>
    <w:rsid w:val="001019EB"/>
    <w:rsid w:val="00105783"/>
    <w:rsid w:val="00105B1A"/>
    <w:rsid w:val="001064BA"/>
    <w:rsid w:val="00113246"/>
    <w:rsid w:val="00117935"/>
    <w:rsid w:val="00131B1F"/>
    <w:rsid w:val="00140302"/>
    <w:rsid w:val="001442D2"/>
    <w:rsid w:val="00147399"/>
    <w:rsid w:val="00152A0A"/>
    <w:rsid w:val="001541FA"/>
    <w:rsid w:val="00156465"/>
    <w:rsid w:val="00173F8A"/>
    <w:rsid w:val="0017507E"/>
    <w:rsid w:val="00182140"/>
    <w:rsid w:val="0019250C"/>
    <w:rsid w:val="0019348A"/>
    <w:rsid w:val="00193BF1"/>
    <w:rsid w:val="001A43E7"/>
    <w:rsid w:val="001A4B1B"/>
    <w:rsid w:val="001A73E6"/>
    <w:rsid w:val="001B345E"/>
    <w:rsid w:val="001B6EE7"/>
    <w:rsid w:val="001C3837"/>
    <w:rsid w:val="001C5A09"/>
    <w:rsid w:val="001C6176"/>
    <w:rsid w:val="001D0E99"/>
    <w:rsid w:val="001D136E"/>
    <w:rsid w:val="001D1E31"/>
    <w:rsid w:val="001D1E49"/>
    <w:rsid w:val="001D24FC"/>
    <w:rsid w:val="001D326B"/>
    <w:rsid w:val="001D500F"/>
    <w:rsid w:val="001D6D81"/>
    <w:rsid w:val="001E337C"/>
    <w:rsid w:val="001F2365"/>
    <w:rsid w:val="001F476B"/>
    <w:rsid w:val="002001CC"/>
    <w:rsid w:val="00202B9D"/>
    <w:rsid w:val="00202FFD"/>
    <w:rsid w:val="00215D16"/>
    <w:rsid w:val="002201B4"/>
    <w:rsid w:val="00220684"/>
    <w:rsid w:val="002210A0"/>
    <w:rsid w:val="00222FE1"/>
    <w:rsid w:val="00223854"/>
    <w:rsid w:val="00225723"/>
    <w:rsid w:val="0023288C"/>
    <w:rsid w:val="0023596D"/>
    <w:rsid w:val="00236027"/>
    <w:rsid w:val="0023641B"/>
    <w:rsid w:val="00236990"/>
    <w:rsid w:val="00236C92"/>
    <w:rsid w:val="002375BD"/>
    <w:rsid w:val="00252166"/>
    <w:rsid w:val="002571C4"/>
    <w:rsid w:val="00257D58"/>
    <w:rsid w:val="002610E5"/>
    <w:rsid w:val="00261194"/>
    <w:rsid w:val="00264303"/>
    <w:rsid w:val="00267B7C"/>
    <w:rsid w:val="002705F3"/>
    <w:rsid w:val="00275180"/>
    <w:rsid w:val="0027566C"/>
    <w:rsid w:val="00275BB7"/>
    <w:rsid w:val="002765C4"/>
    <w:rsid w:val="00277849"/>
    <w:rsid w:val="00277FA2"/>
    <w:rsid w:val="00282295"/>
    <w:rsid w:val="00294BFA"/>
    <w:rsid w:val="002A04D2"/>
    <w:rsid w:val="002A241D"/>
    <w:rsid w:val="002A4D1A"/>
    <w:rsid w:val="002A4D52"/>
    <w:rsid w:val="002A5300"/>
    <w:rsid w:val="002B1BBD"/>
    <w:rsid w:val="002B638C"/>
    <w:rsid w:val="002C0E22"/>
    <w:rsid w:val="002C1BD4"/>
    <w:rsid w:val="002C5087"/>
    <w:rsid w:val="002D2773"/>
    <w:rsid w:val="002D3E66"/>
    <w:rsid w:val="002E347E"/>
    <w:rsid w:val="002E40D3"/>
    <w:rsid w:val="002E5037"/>
    <w:rsid w:val="002E655C"/>
    <w:rsid w:val="002E7483"/>
    <w:rsid w:val="002F25F4"/>
    <w:rsid w:val="002F46B6"/>
    <w:rsid w:val="00301053"/>
    <w:rsid w:val="0030395F"/>
    <w:rsid w:val="00311E03"/>
    <w:rsid w:val="00317326"/>
    <w:rsid w:val="003234D5"/>
    <w:rsid w:val="00324D6F"/>
    <w:rsid w:val="00325239"/>
    <w:rsid w:val="00337278"/>
    <w:rsid w:val="0035256A"/>
    <w:rsid w:val="0036268B"/>
    <w:rsid w:val="00364B45"/>
    <w:rsid w:val="00371954"/>
    <w:rsid w:val="0037252E"/>
    <w:rsid w:val="00384805"/>
    <w:rsid w:val="0038754D"/>
    <w:rsid w:val="00390078"/>
    <w:rsid w:val="00390570"/>
    <w:rsid w:val="003914B2"/>
    <w:rsid w:val="00393A27"/>
    <w:rsid w:val="003A0B13"/>
    <w:rsid w:val="003A1761"/>
    <w:rsid w:val="003B1A69"/>
    <w:rsid w:val="003C0026"/>
    <w:rsid w:val="003C08C6"/>
    <w:rsid w:val="003C232C"/>
    <w:rsid w:val="003C6498"/>
    <w:rsid w:val="003C6552"/>
    <w:rsid w:val="003D4BD0"/>
    <w:rsid w:val="003E0B1C"/>
    <w:rsid w:val="003E2AD0"/>
    <w:rsid w:val="003E5939"/>
    <w:rsid w:val="003F031E"/>
    <w:rsid w:val="003F39C5"/>
    <w:rsid w:val="004014D6"/>
    <w:rsid w:val="00401619"/>
    <w:rsid w:val="004029BA"/>
    <w:rsid w:val="00413B69"/>
    <w:rsid w:val="004165BB"/>
    <w:rsid w:val="00421113"/>
    <w:rsid w:val="0042258C"/>
    <w:rsid w:val="004238F6"/>
    <w:rsid w:val="00427344"/>
    <w:rsid w:val="00427B37"/>
    <w:rsid w:val="00430AD4"/>
    <w:rsid w:val="0043250F"/>
    <w:rsid w:val="00435B91"/>
    <w:rsid w:val="00443358"/>
    <w:rsid w:val="00443BB2"/>
    <w:rsid w:val="004532B7"/>
    <w:rsid w:val="004667C7"/>
    <w:rsid w:val="00473443"/>
    <w:rsid w:val="004824EE"/>
    <w:rsid w:val="00482670"/>
    <w:rsid w:val="00486F13"/>
    <w:rsid w:val="00487636"/>
    <w:rsid w:val="004942DC"/>
    <w:rsid w:val="00495CDB"/>
    <w:rsid w:val="00495D09"/>
    <w:rsid w:val="004B3218"/>
    <w:rsid w:val="004B36FC"/>
    <w:rsid w:val="004C12A4"/>
    <w:rsid w:val="004C5536"/>
    <w:rsid w:val="004C5BF8"/>
    <w:rsid w:val="004D0DB6"/>
    <w:rsid w:val="004D1AB0"/>
    <w:rsid w:val="004D22AF"/>
    <w:rsid w:val="004F63B8"/>
    <w:rsid w:val="00500462"/>
    <w:rsid w:val="00502971"/>
    <w:rsid w:val="00507872"/>
    <w:rsid w:val="00510909"/>
    <w:rsid w:val="00515F8F"/>
    <w:rsid w:val="00516A17"/>
    <w:rsid w:val="00517B8D"/>
    <w:rsid w:val="00522618"/>
    <w:rsid w:val="005349F5"/>
    <w:rsid w:val="00535714"/>
    <w:rsid w:val="0055133E"/>
    <w:rsid w:val="00554195"/>
    <w:rsid w:val="005563F4"/>
    <w:rsid w:val="00560EE0"/>
    <w:rsid w:val="005648DD"/>
    <w:rsid w:val="00570B23"/>
    <w:rsid w:val="00576FDE"/>
    <w:rsid w:val="005800BB"/>
    <w:rsid w:val="0058493D"/>
    <w:rsid w:val="00585700"/>
    <w:rsid w:val="0058647B"/>
    <w:rsid w:val="0059134D"/>
    <w:rsid w:val="005918EE"/>
    <w:rsid w:val="00595905"/>
    <w:rsid w:val="00596588"/>
    <w:rsid w:val="005A0689"/>
    <w:rsid w:val="005A093D"/>
    <w:rsid w:val="005A3974"/>
    <w:rsid w:val="005A64C7"/>
    <w:rsid w:val="005B0BF6"/>
    <w:rsid w:val="005C38FA"/>
    <w:rsid w:val="005C4708"/>
    <w:rsid w:val="005D328A"/>
    <w:rsid w:val="005D5382"/>
    <w:rsid w:val="005D7512"/>
    <w:rsid w:val="005E2DCB"/>
    <w:rsid w:val="005E564D"/>
    <w:rsid w:val="005F59C5"/>
    <w:rsid w:val="005F79C8"/>
    <w:rsid w:val="00604F82"/>
    <w:rsid w:val="00613003"/>
    <w:rsid w:val="00614584"/>
    <w:rsid w:val="00632598"/>
    <w:rsid w:val="006366B0"/>
    <w:rsid w:val="00647A3A"/>
    <w:rsid w:val="00651FC6"/>
    <w:rsid w:val="0065588C"/>
    <w:rsid w:val="006643B7"/>
    <w:rsid w:val="0066460C"/>
    <w:rsid w:val="00664DAC"/>
    <w:rsid w:val="0068344E"/>
    <w:rsid w:val="00691DAE"/>
    <w:rsid w:val="00693705"/>
    <w:rsid w:val="00695A32"/>
    <w:rsid w:val="00697A8C"/>
    <w:rsid w:val="006A0797"/>
    <w:rsid w:val="006A5484"/>
    <w:rsid w:val="006B018A"/>
    <w:rsid w:val="006B6B83"/>
    <w:rsid w:val="006C0A96"/>
    <w:rsid w:val="006C33A5"/>
    <w:rsid w:val="006D25FF"/>
    <w:rsid w:val="006E0636"/>
    <w:rsid w:val="006E6259"/>
    <w:rsid w:val="006E70C0"/>
    <w:rsid w:val="006E7866"/>
    <w:rsid w:val="006F4495"/>
    <w:rsid w:val="007032C6"/>
    <w:rsid w:val="00705101"/>
    <w:rsid w:val="0071211E"/>
    <w:rsid w:val="00712E70"/>
    <w:rsid w:val="00720B42"/>
    <w:rsid w:val="0072365F"/>
    <w:rsid w:val="00730F07"/>
    <w:rsid w:val="00733DFC"/>
    <w:rsid w:val="007344A3"/>
    <w:rsid w:val="007404D1"/>
    <w:rsid w:val="0074221F"/>
    <w:rsid w:val="00747312"/>
    <w:rsid w:val="00752E88"/>
    <w:rsid w:val="00755993"/>
    <w:rsid w:val="007632C6"/>
    <w:rsid w:val="00766893"/>
    <w:rsid w:val="007725BA"/>
    <w:rsid w:val="007746E3"/>
    <w:rsid w:val="00781A6A"/>
    <w:rsid w:val="0078617E"/>
    <w:rsid w:val="00786C46"/>
    <w:rsid w:val="00796655"/>
    <w:rsid w:val="0079721D"/>
    <w:rsid w:val="007A2F9A"/>
    <w:rsid w:val="007A30A1"/>
    <w:rsid w:val="007B1613"/>
    <w:rsid w:val="007B1FA6"/>
    <w:rsid w:val="007B305B"/>
    <w:rsid w:val="007B4A83"/>
    <w:rsid w:val="007B77F0"/>
    <w:rsid w:val="007B796F"/>
    <w:rsid w:val="007C0127"/>
    <w:rsid w:val="007C0427"/>
    <w:rsid w:val="007C612D"/>
    <w:rsid w:val="007C63E2"/>
    <w:rsid w:val="007D4396"/>
    <w:rsid w:val="007D61A9"/>
    <w:rsid w:val="007E0A08"/>
    <w:rsid w:val="007E551E"/>
    <w:rsid w:val="007E5785"/>
    <w:rsid w:val="007E5BB2"/>
    <w:rsid w:val="007E6BF6"/>
    <w:rsid w:val="007F456E"/>
    <w:rsid w:val="00801617"/>
    <w:rsid w:val="008023E5"/>
    <w:rsid w:val="00811ADE"/>
    <w:rsid w:val="0081710E"/>
    <w:rsid w:val="0082315F"/>
    <w:rsid w:val="00825EF4"/>
    <w:rsid w:val="0082695D"/>
    <w:rsid w:val="00830431"/>
    <w:rsid w:val="00834D0A"/>
    <w:rsid w:val="00837CAF"/>
    <w:rsid w:val="00837DAF"/>
    <w:rsid w:val="008431E2"/>
    <w:rsid w:val="00852996"/>
    <w:rsid w:val="00860C7A"/>
    <w:rsid w:val="00865842"/>
    <w:rsid w:val="00871775"/>
    <w:rsid w:val="00872C01"/>
    <w:rsid w:val="00876AEC"/>
    <w:rsid w:val="00880595"/>
    <w:rsid w:val="00884102"/>
    <w:rsid w:val="00891460"/>
    <w:rsid w:val="0089627C"/>
    <w:rsid w:val="008A1799"/>
    <w:rsid w:val="008A1F0C"/>
    <w:rsid w:val="008B10D5"/>
    <w:rsid w:val="008B5594"/>
    <w:rsid w:val="008B56E6"/>
    <w:rsid w:val="008B674D"/>
    <w:rsid w:val="008B7BCC"/>
    <w:rsid w:val="008C3B6E"/>
    <w:rsid w:val="008D0276"/>
    <w:rsid w:val="008D0DE2"/>
    <w:rsid w:val="008D1905"/>
    <w:rsid w:val="008D1B46"/>
    <w:rsid w:val="008E0244"/>
    <w:rsid w:val="008E4BC1"/>
    <w:rsid w:val="008E5942"/>
    <w:rsid w:val="008E59C3"/>
    <w:rsid w:val="008F1B20"/>
    <w:rsid w:val="008F1CD2"/>
    <w:rsid w:val="008F2AF0"/>
    <w:rsid w:val="008F4835"/>
    <w:rsid w:val="008F5A72"/>
    <w:rsid w:val="008F73C6"/>
    <w:rsid w:val="00901B72"/>
    <w:rsid w:val="00902573"/>
    <w:rsid w:val="00902ADA"/>
    <w:rsid w:val="009079AB"/>
    <w:rsid w:val="00913896"/>
    <w:rsid w:val="00913F01"/>
    <w:rsid w:val="00920140"/>
    <w:rsid w:val="009227FA"/>
    <w:rsid w:val="00925B2D"/>
    <w:rsid w:val="00936ABB"/>
    <w:rsid w:val="009423A9"/>
    <w:rsid w:val="0094763A"/>
    <w:rsid w:val="00956990"/>
    <w:rsid w:val="0095775D"/>
    <w:rsid w:val="0096102B"/>
    <w:rsid w:val="009658B1"/>
    <w:rsid w:val="009679E8"/>
    <w:rsid w:val="00971A60"/>
    <w:rsid w:val="009745D8"/>
    <w:rsid w:val="009767AE"/>
    <w:rsid w:val="00985A11"/>
    <w:rsid w:val="0098711D"/>
    <w:rsid w:val="0099136A"/>
    <w:rsid w:val="00992990"/>
    <w:rsid w:val="00994B9F"/>
    <w:rsid w:val="009A74E6"/>
    <w:rsid w:val="009B47B6"/>
    <w:rsid w:val="009B6310"/>
    <w:rsid w:val="009C0F7D"/>
    <w:rsid w:val="009C250D"/>
    <w:rsid w:val="009C7A8A"/>
    <w:rsid w:val="009D00AF"/>
    <w:rsid w:val="009D0127"/>
    <w:rsid w:val="009D0278"/>
    <w:rsid w:val="009D264E"/>
    <w:rsid w:val="009D5242"/>
    <w:rsid w:val="009E6267"/>
    <w:rsid w:val="009E6C6C"/>
    <w:rsid w:val="009F3611"/>
    <w:rsid w:val="009F3843"/>
    <w:rsid w:val="009F3B6E"/>
    <w:rsid w:val="009F487C"/>
    <w:rsid w:val="00A00669"/>
    <w:rsid w:val="00A00ED4"/>
    <w:rsid w:val="00A05260"/>
    <w:rsid w:val="00A21E86"/>
    <w:rsid w:val="00A3202A"/>
    <w:rsid w:val="00A3377B"/>
    <w:rsid w:val="00A3448C"/>
    <w:rsid w:val="00A47610"/>
    <w:rsid w:val="00A52D8D"/>
    <w:rsid w:val="00A5340E"/>
    <w:rsid w:val="00A5421C"/>
    <w:rsid w:val="00A5498C"/>
    <w:rsid w:val="00A601F7"/>
    <w:rsid w:val="00A61F66"/>
    <w:rsid w:val="00A628B3"/>
    <w:rsid w:val="00A67B40"/>
    <w:rsid w:val="00A7161E"/>
    <w:rsid w:val="00A72730"/>
    <w:rsid w:val="00A7749A"/>
    <w:rsid w:val="00A77F5F"/>
    <w:rsid w:val="00A86A7F"/>
    <w:rsid w:val="00A921AB"/>
    <w:rsid w:val="00A9398B"/>
    <w:rsid w:val="00A972D9"/>
    <w:rsid w:val="00AA1225"/>
    <w:rsid w:val="00AA224D"/>
    <w:rsid w:val="00AA7BA3"/>
    <w:rsid w:val="00AB0114"/>
    <w:rsid w:val="00AB2933"/>
    <w:rsid w:val="00AB61EF"/>
    <w:rsid w:val="00AC03DC"/>
    <w:rsid w:val="00AC06DB"/>
    <w:rsid w:val="00AD1817"/>
    <w:rsid w:val="00AD2548"/>
    <w:rsid w:val="00AD3737"/>
    <w:rsid w:val="00AD581A"/>
    <w:rsid w:val="00AD7729"/>
    <w:rsid w:val="00AE02DF"/>
    <w:rsid w:val="00AE7CE3"/>
    <w:rsid w:val="00AF1D6D"/>
    <w:rsid w:val="00AF34D9"/>
    <w:rsid w:val="00AF3A4A"/>
    <w:rsid w:val="00AF5EB4"/>
    <w:rsid w:val="00B02EE2"/>
    <w:rsid w:val="00B05FEC"/>
    <w:rsid w:val="00B0651B"/>
    <w:rsid w:val="00B0723C"/>
    <w:rsid w:val="00B10530"/>
    <w:rsid w:val="00B11D9A"/>
    <w:rsid w:val="00B13954"/>
    <w:rsid w:val="00B139CC"/>
    <w:rsid w:val="00B15A0B"/>
    <w:rsid w:val="00B16420"/>
    <w:rsid w:val="00B17688"/>
    <w:rsid w:val="00B26D1C"/>
    <w:rsid w:val="00B40C61"/>
    <w:rsid w:val="00B4160C"/>
    <w:rsid w:val="00B433CD"/>
    <w:rsid w:val="00B53283"/>
    <w:rsid w:val="00B57175"/>
    <w:rsid w:val="00B62C2E"/>
    <w:rsid w:val="00B65DFA"/>
    <w:rsid w:val="00B7089E"/>
    <w:rsid w:val="00B70D7E"/>
    <w:rsid w:val="00B719B3"/>
    <w:rsid w:val="00B71F5D"/>
    <w:rsid w:val="00B725E5"/>
    <w:rsid w:val="00B76D83"/>
    <w:rsid w:val="00B80901"/>
    <w:rsid w:val="00B96BFC"/>
    <w:rsid w:val="00BA30A0"/>
    <w:rsid w:val="00BA474E"/>
    <w:rsid w:val="00BB2B70"/>
    <w:rsid w:val="00BB307B"/>
    <w:rsid w:val="00BB61C6"/>
    <w:rsid w:val="00BB7B53"/>
    <w:rsid w:val="00BC032D"/>
    <w:rsid w:val="00BC0B19"/>
    <w:rsid w:val="00BC3490"/>
    <w:rsid w:val="00BC3590"/>
    <w:rsid w:val="00BC7A57"/>
    <w:rsid w:val="00BD707C"/>
    <w:rsid w:val="00BF3C78"/>
    <w:rsid w:val="00BF50C0"/>
    <w:rsid w:val="00C012A0"/>
    <w:rsid w:val="00C02FD7"/>
    <w:rsid w:val="00C0393E"/>
    <w:rsid w:val="00C04F73"/>
    <w:rsid w:val="00C07DAD"/>
    <w:rsid w:val="00C1050D"/>
    <w:rsid w:val="00C128FA"/>
    <w:rsid w:val="00C17419"/>
    <w:rsid w:val="00C204B4"/>
    <w:rsid w:val="00C25ABA"/>
    <w:rsid w:val="00C31DBC"/>
    <w:rsid w:val="00C32DEC"/>
    <w:rsid w:val="00C3649A"/>
    <w:rsid w:val="00C36B14"/>
    <w:rsid w:val="00C40C22"/>
    <w:rsid w:val="00C4220E"/>
    <w:rsid w:val="00C4487B"/>
    <w:rsid w:val="00C56A86"/>
    <w:rsid w:val="00C61314"/>
    <w:rsid w:val="00C62FFA"/>
    <w:rsid w:val="00C7438B"/>
    <w:rsid w:val="00C7785A"/>
    <w:rsid w:val="00C805D1"/>
    <w:rsid w:val="00C82429"/>
    <w:rsid w:val="00C834EB"/>
    <w:rsid w:val="00C87004"/>
    <w:rsid w:val="00C8747E"/>
    <w:rsid w:val="00C91C8C"/>
    <w:rsid w:val="00C92724"/>
    <w:rsid w:val="00C93121"/>
    <w:rsid w:val="00C93C59"/>
    <w:rsid w:val="00C961B3"/>
    <w:rsid w:val="00C969A8"/>
    <w:rsid w:val="00C976AC"/>
    <w:rsid w:val="00CA1B5C"/>
    <w:rsid w:val="00CA2CAF"/>
    <w:rsid w:val="00CA5EFD"/>
    <w:rsid w:val="00CB08EB"/>
    <w:rsid w:val="00CB1873"/>
    <w:rsid w:val="00CB195B"/>
    <w:rsid w:val="00CB2136"/>
    <w:rsid w:val="00CB3C02"/>
    <w:rsid w:val="00CB5DE8"/>
    <w:rsid w:val="00CB7B88"/>
    <w:rsid w:val="00CC3011"/>
    <w:rsid w:val="00CC7451"/>
    <w:rsid w:val="00CD1244"/>
    <w:rsid w:val="00CD1D1D"/>
    <w:rsid w:val="00CD2671"/>
    <w:rsid w:val="00CD5DAC"/>
    <w:rsid w:val="00CD798D"/>
    <w:rsid w:val="00CD7B15"/>
    <w:rsid w:val="00CE2DFB"/>
    <w:rsid w:val="00CE3D6A"/>
    <w:rsid w:val="00CE3F01"/>
    <w:rsid w:val="00CE49BD"/>
    <w:rsid w:val="00CE6A2F"/>
    <w:rsid w:val="00D05265"/>
    <w:rsid w:val="00D1102C"/>
    <w:rsid w:val="00D14D27"/>
    <w:rsid w:val="00D21D83"/>
    <w:rsid w:val="00D26BE7"/>
    <w:rsid w:val="00D30DB3"/>
    <w:rsid w:val="00D32B1A"/>
    <w:rsid w:val="00D33137"/>
    <w:rsid w:val="00D35927"/>
    <w:rsid w:val="00D46E77"/>
    <w:rsid w:val="00D52153"/>
    <w:rsid w:val="00D52177"/>
    <w:rsid w:val="00D52D4D"/>
    <w:rsid w:val="00D54400"/>
    <w:rsid w:val="00D610FD"/>
    <w:rsid w:val="00D62EEB"/>
    <w:rsid w:val="00D646D5"/>
    <w:rsid w:val="00D65293"/>
    <w:rsid w:val="00D65422"/>
    <w:rsid w:val="00D708FE"/>
    <w:rsid w:val="00D71C1E"/>
    <w:rsid w:val="00D74709"/>
    <w:rsid w:val="00D76744"/>
    <w:rsid w:val="00D77328"/>
    <w:rsid w:val="00D8113B"/>
    <w:rsid w:val="00D84428"/>
    <w:rsid w:val="00D934B3"/>
    <w:rsid w:val="00D96E11"/>
    <w:rsid w:val="00DA1914"/>
    <w:rsid w:val="00DA4FF1"/>
    <w:rsid w:val="00DA7677"/>
    <w:rsid w:val="00DB0AA8"/>
    <w:rsid w:val="00DB5417"/>
    <w:rsid w:val="00DC2CE4"/>
    <w:rsid w:val="00DC3719"/>
    <w:rsid w:val="00DC6090"/>
    <w:rsid w:val="00DC7465"/>
    <w:rsid w:val="00DC7E82"/>
    <w:rsid w:val="00DE3AAB"/>
    <w:rsid w:val="00DE6735"/>
    <w:rsid w:val="00DF0158"/>
    <w:rsid w:val="00DF0F70"/>
    <w:rsid w:val="00DF1C52"/>
    <w:rsid w:val="00DF476A"/>
    <w:rsid w:val="00DF562A"/>
    <w:rsid w:val="00DF5716"/>
    <w:rsid w:val="00DF6DB2"/>
    <w:rsid w:val="00E001A7"/>
    <w:rsid w:val="00E00803"/>
    <w:rsid w:val="00E00D57"/>
    <w:rsid w:val="00E02224"/>
    <w:rsid w:val="00E06E48"/>
    <w:rsid w:val="00E11EA7"/>
    <w:rsid w:val="00E14BB1"/>
    <w:rsid w:val="00E159CE"/>
    <w:rsid w:val="00E25161"/>
    <w:rsid w:val="00E26F0F"/>
    <w:rsid w:val="00E32549"/>
    <w:rsid w:val="00E34319"/>
    <w:rsid w:val="00E366DF"/>
    <w:rsid w:val="00E53A91"/>
    <w:rsid w:val="00E54CB7"/>
    <w:rsid w:val="00E611C9"/>
    <w:rsid w:val="00E64B71"/>
    <w:rsid w:val="00E751F5"/>
    <w:rsid w:val="00E76726"/>
    <w:rsid w:val="00E82D5D"/>
    <w:rsid w:val="00E8414C"/>
    <w:rsid w:val="00E8557B"/>
    <w:rsid w:val="00E8573D"/>
    <w:rsid w:val="00E9588E"/>
    <w:rsid w:val="00E95DBE"/>
    <w:rsid w:val="00EA5C38"/>
    <w:rsid w:val="00EA69CB"/>
    <w:rsid w:val="00EB2D77"/>
    <w:rsid w:val="00EC63D7"/>
    <w:rsid w:val="00ED0AEA"/>
    <w:rsid w:val="00ED48AF"/>
    <w:rsid w:val="00ED65E9"/>
    <w:rsid w:val="00ED72E2"/>
    <w:rsid w:val="00EF1D28"/>
    <w:rsid w:val="00EF2B27"/>
    <w:rsid w:val="00EF3488"/>
    <w:rsid w:val="00EF5448"/>
    <w:rsid w:val="00EF745E"/>
    <w:rsid w:val="00EF7C1F"/>
    <w:rsid w:val="00F045C5"/>
    <w:rsid w:val="00F07D3E"/>
    <w:rsid w:val="00F15CEE"/>
    <w:rsid w:val="00F16C2E"/>
    <w:rsid w:val="00F17672"/>
    <w:rsid w:val="00F22CC7"/>
    <w:rsid w:val="00F23DEE"/>
    <w:rsid w:val="00F2421F"/>
    <w:rsid w:val="00F27C8A"/>
    <w:rsid w:val="00F36EE9"/>
    <w:rsid w:val="00F42F50"/>
    <w:rsid w:val="00F47EAD"/>
    <w:rsid w:val="00F52468"/>
    <w:rsid w:val="00F542D1"/>
    <w:rsid w:val="00F542E2"/>
    <w:rsid w:val="00F576C0"/>
    <w:rsid w:val="00F63DE0"/>
    <w:rsid w:val="00F711C8"/>
    <w:rsid w:val="00F71F36"/>
    <w:rsid w:val="00F768E4"/>
    <w:rsid w:val="00F84467"/>
    <w:rsid w:val="00F845EC"/>
    <w:rsid w:val="00F86237"/>
    <w:rsid w:val="00F931EC"/>
    <w:rsid w:val="00F972B7"/>
    <w:rsid w:val="00FA28FD"/>
    <w:rsid w:val="00FA445C"/>
    <w:rsid w:val="00FB2D28"/>
    <w:rsid w:val="00FB5818"/>
    <w:rsid w:val="00FB6A50"/>
    <w:rsid w:val="00FD1AE8"/>
    <w:rsid w:val="00FD1CD6"/>
    <w:rsid w:val="00FD79F1"/>
    <w:rsid w:val="00FE748E"/>
    <w:rsid w:val="00FE7DC9"/>
    <w:rsid w:val="00FF0D35"/>
    <w:rsid w:val="00FF445F"/>
    <w:rsid w:val="00FF734B"/>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A86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2224"/>
    <w:pPr>
      <w:spacing w:before="120" w:line="240" w:lineRule="auto"/>
    </w:pPr>
  </w:style>
  <w:style w:type="paragraph" w:styleId="Heading1">
    <w:name w:val="heading 1"/>
    <w:next w:val="Normal"/>
    <w:link w:val="Heading1Char"/>
    <w:autoRedefine/>
    <w:uiPriority w:val="9"/>
    <w:qFormat/>
    <w:rsid w:val="000325CE"/>
    <w:pPr>
      <w:keepNext/>
      <w:keepLines/>
      <w:numPr>
        <w:numId w:val="35"/>
      </w:numPr>
      <w:spacing w:before="480" w:after="0"/>
      <w:outlineLvl w:val="0"/>
    </w:pPr>
    <w:rPr>
      <w:rFonts w:asciiTheme="majorHAnsi" w:eastAsiaTheme="majorEastAsia" w:hAnsiTheme="majorHAnsi" w:cstheme="majorBidi"/>
      <w:b/>
      <w:bCs/>
      <w:sz w:val="36"/>
      <w:szCs w:val="28"/>
    </w:rPr>
  </w:style>
  <w:style w:type="paragraph" w:styleId="Heading2">
    <w:name w:val="heading 2"/>
    <w:basedOn w:val="Heading1"/>
    <w:next w:val="Normal"/>
    <w:link w:val="Heading2Char"/>
    <w:autoRedefine/>
    <w:uiPriority w:val="9"/>
    <w:unhideWhenUsed/>
    <w:qFormat/>
    <w:rsid w:val="00B40C61"/>
    <w:pPr>
      <w:numPr>
        <w:ilvl w:val="1"/>
      </w:numPr>
      <w:spacing w:before="200"/>
      <w:ind w:left="360"/>
      <w:outlineLvl w:val="1"/>
    </w:pPr>
    <w:rPr>
      <w:bCs w:val="0"/>
      <w:sz w:val="32"/>
      <w:szCs w:val="26"/>
    </w:rPr>
  </w:style>
  <w:style w:type="paragraph" w:styleId="Heading3">
    <w:name w:val="heading 3"/>
    <w:basedOn w:val="Heading2"/>
    <w:next w:val="Normal"/>
    <w:link w:val="Heading3Char"/>
    <w:autoRedefine/>
    <w:uiPriority w:val="9"/>
    <w:unhideWhenUsed/>
    <w:qFormat/>
    <w:rsid w:val="00B40C61"/>
    <w:pPr>
      <w:numPr>
        <w:ilvl w:val="2"/>
      </w:numPr>
      <w:spacing w:line="271" w:lineRule="auto"/>
      <w:ind w:left="360"/>
      <w:outlineLvl w:val="2"/>
    </w:pPr>
    <w:rPr>
      <w:bCs/>
      <w:sz w:val="28"/>
    </w:rPr>
  </w:style>
  <w:style w:type="paragraph" w:styleId="Heading4">
    <w:name w:val="heading 4"/>
    <w:basedOn w:val="Heading3"/>
    <w:next w:val="Normal"/>
    <w:link w:val="Heading4Char"/>
    <w:autoRedefine/>
    <w:uiPriority w:val="9"/>
    <w:unhideWhenUsed/>
    <w:qFormat/>
    <w:rsid w:val="00B40C61"/>
    <w:pPr>
      <w:numPr>
        <w:ilvl w:val="0"/>
        <w:numId w:val="0"/>
      </w:numPr>
      <w:ind w:left="72" w:hanging="72"/>
      <w:outlineLvl w:val="3"/>
    </w:pPr>
    <w:rPr>
      <w:b w:val="0"/>
      <w:bCs w:val="0"/>
      <w:iCs/>
    </w:rPr>
  </w:style>
  <w:style w:type="paragraph" w:styleId="Heading5">
    <w:name w:val="heading 5"/>
    <w:basedOn w:val="Normal"/>
    <w:next w:val="Normal"/>
    <w:link w:val="Heading5Char"/>
    <w:uiPriority w:val="9"/>
    <w:semiHidden/>
    <w:unhideWhenUsed/>
    <w:qFormat/>
    <w:rsid w:val="00B40C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0C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40C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0C61"/>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0C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B40C61"/>
    <w:pPr>
      <w:spacing w:before="720"/>
    </w:pPr>
    <w:rPr>
      <w:rFonts w:asciiTheme="majorHAnsi" w:eastAsiaTheme="majorEastAsia" w:hAnsiTheme="majorHAnsi" w:cstheme="majorBidi"/>
      <w:b/>
      <w:spacing w:val="5"/>
      <w:sz w:val="52"/>
      <w:szCs w:val="52"/>
    </w:rPr>
  </w:style>
  <w:style w:type="character" w:customStyle="1" w:styleId="TitleChar">
    <w:name w:val="Title Char"/>
    <w:basedOn w:val="DefaultParagraphFont"/>
    <w:link w:val="Title"/>
    <w:uiPriority w:val="10"/>
    <w:rsid w:val="00B40C61"/>
    <w:rPr>
      <w:rFonts w:asciiTheme="majorHAnsi" w:eastAsiaTheme="majorEastAsia" w:hAnsiTheme="majorHAnsi" w:cstheme="majorBidi"/>
      <w:b/>
      <w:spacing w:val="5"/>
      <w:sz w:val="52"/>
      <w:szCs w:val="52"/>
    </w:rPr>
  </w:style>
  <w:style w:type="paragraph" w:styleId="Subtitle">
    <w:name w:val="Subtitle"/>
    <w:basedOn w:val="Normal"/>
    <w:next w:val="Normal"/>
    <w:link w:val="SubtitleChar"/>
    <w:autoRedefine/>
    <w:uiPriority w:val="11"/>
    <w:qFormat/>
    <w:rsid w:val="00B40C61"/>
    <w:pPr>
      <w:spacing w:after="600"/>
      <w:ind w:left="1440"/>
      <w:contextualSpacing/>
    </w:pPr>
    <w:rPr>
      <w:rFonts w:asciiTheme="majorHAnsi" w:eastAsiaTheme="majorEastAsia" w:hAnsiTheme="majorHAnsi" w:cstheme="majorBidi"/>
      <w:i/>
      <w:iCs/>
      <w:spacing w:val="13"/>
      <w:sz w:val="44"/>
      <w:szCs w:val="24"/>
    </w:rPr>
  </w:style>
  <w:style w:type="character" w:customStyle="1" w:styleId="SubtitleChar">
    <w:name w:val="Subtitle Char"/>
    <w:basedOn w:val="DefaultParagraphFont"/>
    <w:link w:val="Subtitle"/>
    <w:uiPriority w:val="11"/>
    <w:rsid w:val="00B40C61"/>
    <w:rPr>
      <w:rFonts w:asciiTheme="majorHAnsi" w:eastAsiaTheme="majorEastAsia" w:hAnsiTheme="majorHAnsi" w:cstheme="majorBidi"/>
      <w:i/>
      <w:iCs/>
      <w:spacing w:val="13"/>
      <w:sz w:val="44"/>
      <w:szCs w:val="24"/>
    </w:rPr>
  </w:style>
  <w:style w:type="paragraph" w:customStyle="1" w:styleId="Appendix">
    <w:name w:val="Appendix"/>
    <w:basedOn w:val="Heading1"/>
    <w:next w:val="Normal"/>
    <w:link w:val="AppendixChar"/>
    <w:rsid w:val="00B40C61"/>
    <w:pPr>
      <w:numPr>
        <w:numId w:val="0"/>
      </w:numPr>
      <w:ind w:left="360" w:hanging="360"/>
    </w:pPr>
    <w:rPr>
      <w:rFonts w:ascii="Cambria" w:eastAsia="MS Gothic" w:hAnsi="Cambria" w:cs="Times New Roman"/>
    </w:rPr>
  </w:style>
  <w:style w:type="character" w:customStyle="1" w:styleId="AppendixChar">
    <w:name w:val="Appendix Char"/>
    <w:link w:val="Appendix"/>
    <w:rsid w:val="00B40C61"/>
    <w:rPr>
      <w:rFonts w:ascii="Cambria" w:eastAsia="MS Gothic" w:hAnsi="Cambria" w:cs="Times New Roman"/>
      <w:b/>
      <w:bCs/>
      <w:sz w:val="36"/>
      <w:szCs w:val="28"/>
    </w:rPr>
  </w:style>
  <w:style w:type="character" w:customStyle="1" w:styleId="Heading1Char">
    <w:name w:val="Heading 1 Char"/>
    <w:basedOn w:val="DefaultParagraphFont"/>
    <w:link w:val="Heading1"/>
    <w:uiPriority w:val="9"/>
    <w:rsid w:val="000325CE"/>
    <w:rPr>
      <w:rFonts w:asciiTheme="majorHAnsi" w:eastAsiaTheme="majorEastAsia" w:hAnsiTheme="majorHAnsi" w:cstheme="majorBidi"/>
      <w:b/>
      <w:bCs/>
      <w:sz w:val="36"/>
      <w:szCs w:val="28"/>
    </w:rPr>
  </w:style>
  <w:style w:type="character" w:customStyle="1" w:styleId="Heading2Char">
    <w:name w:val="Heading 2 Char"/>
    <w:basedOn w:val="DefaultParagraphFont"/>
    <w:link w:val="Heading2"/>
    <w:uiPriority w:val="9"/>
    <w:rsid w:val="00B40C61"/>
    <w:rPr>
      <w:rFonts w:asciiTheme="majorHAnsi" w:eastAsiaTheme="majorEastAsia" w:hAnsiTheme="majorHAnsi" w:cstheme="majorBidi"/>
      <w:b/>
      <w:sz w:val="32"/>
      <w:szCs w:val="26"/>
    </w:rPr>
  </w:style>
  <w:style w:type="character" w:customStyle="1" w:styleId="Heading3Char">
    <w:name w:val="Heading 3 Char"/>
    <w:basedOn w:val="DefaultParagraphFont"/>
    <w:link w:val="Heading3"/>
    <w:uiPriority w:val="9"/>
    <w:rsid w:val="00B40C61"/>
    <w:rPr>
      <w:rFonts w:asciiTheme="majorHAnsi" w:eastAsiaTheme="majorEastAsia" w:hAnsiTheme="majorHAnsi" w:cstheme="majorBidi"/>
      <w:b/>
      <w:bCs/>
      <w:sz w:val="28"/>
      <w:szCs w:val="26"/>
    </w:rPr>
  </w:style>
  <w:style w:type="paragraph" w:styleId="Header">
    <w:name w:val="header"/>
    <w:basedOn w:val="Normal"/>
    <w:link w:val="HeaderChar"/>
    <w:uiPriority w:val="99"/>
    <w:unhideWhenUsed/>
    <w:rsid w:val="00B40C61"/>
    <w:pPr>
      <w:tabs>
        <w:tab w:val="center" w:pos="4680"/>
        <w:tab w:val="right" w:pos="9360"/>
      </w:tabs>
      <w:spacing w:after="0"/>
    </w:pPr>
  </w:style>
  <w:style w:type="character" w:customStyle="1" w:styleId="HeaderChar">
    <w:name w:val="Header Char"/>
    <w:basedOn w:val="DefaultParagraphFont"/>
    <w:link w:val="Header"/>
    <w:uiPriority w:val="99"/>
    <w:rsid w:val="00B40C61"/>
  </w:style>
  <w:style w:type="paragraph" w:styleId="Footer">
    <w:name w:val="footer"/>
    <w:basedOn w:val="Normal"/>
    <w:link w:val="FooterChar"/>
    <w:uiPriority w:val="99"/>
    <w:unhideWhenUsed/>
    <w:rsid w:val="00B40C61"/>
    <w:pPr>
      <w:tabs>
        <w:tab w:val="center" w:pos="4680"/>
        <w:tab w:val="right" w:pos="9360"/>
      </w:tabs>
      <w:spacing w:after="0"/>
    </w:pPr>
  </w:style>
  <w:style w:type="character" w:customStyle="1" w:styleId="FooterChar">
    <w:name w:val="Footer Char"/>
    <w:basedOn w:val="DefaultParagraphFont"/>
    <w:link w:val="Footer"/>
    <w:uiPriority w:val="99"/>
    <w:rsid w:val="00B40C61"/>
  </w:style>
  <w:style w:type="paragraph" w:styleId="BalloonText">
    <w:name w:val="Balloon Text"/>
    <w:basedOn w:val="Normal"/>
    <w:link w:val="BalloonTextChar"/>
    <w:uiPriority w:val="99"/>
    <w:semiHidden/>
    <w:unhideWhenUsed/>
    <w:rsid w:val="00B40C6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0C61"/>
    <w:rPr>
      <w:rFonts w:ascii="Tahoma" w:hAnsi="Tahoma" w:cs="Tahoma"/>
      <w:sz w:val="16"/>
      <w:szCs w:val="16"/>
    </w:rPr>
  </w:style>
  <w:style w:type="paragraph" w:styleId="NoSpacing">
    <w:name w:val="No Spacing"/>
    <w:link w:val="NoSpacingChar"/>
    <w:uiPriority w:val="1"/>
    <w:qFormat/>
    <w:rsid w:val="00B40C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40C61"/>
    <w:rPr>
      <w:rFonts w:eastAsiaTheme="minorEastAsia"/>
      <w:lang w:eastAsia="ja-JP"/>
    </w:rPr>
  </w:style>
  <w:style w:type="character" w:styleId="PlaceholderText">
    <w:name w:val="Placeholder Text"/>
    <w:basedOn w:val="DefaultParagraphFont"/>
    <w:uiPriority w:val="99"/>
    <w:semiHidden/>
    <w:rsid w:val="00B40C61"/>
    <w:rPr>
      <w:color w:val="808080"/>
    </w:rPr>
  </w:style>
  <w:style w:type="table" w:styleId="TableGrid">
    <w:name w:val="Table Grid"/>
    <w:basedOn w:val="TableNormal"/>
    <w:uiPriority w:val="59"/>
    <w:rsid w:val="00B40C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40C61"/>
    <w:rPr>
      <w:color w:val="0000FF" w:themeColor="hyperlink"/>
      <w:u w:val="single"/>
    </w:rPr>
  </w:style>
  <w:style w:type="character" w:styleId="Emphasis">
    <w:name w:val="Emphasis"/>
    <w:basedOn w:val="DefaultParagraphFont"/>
    <w:uiPriority w:val="20"/>
    <w:qFormat/>
    <w:rsid w:val="00B40C61"/>
    <w:rPr>
      <w:i/>
      <w:iCs/>
    </w:rPr>
  </w:style>
  <w:style w:type="paragraph" w:customStyle="1" w:styleId="XML1">
    <w:name w:val="XML1"/>
    <w:basedOn w:val="BodyText"/>
    <w:link w:val="XML1Char"/>
    <w:autoRedefine/>
    <w:qFormat/>
    <w:rsid w:val="00B40C61"/>
    <w:pPr>
      <w:spacing w:before="0" w:after="0"/>
      <w:ind w:left="216" w:hanging="216"/>
    </w:pPr>
    <w:rPr>
      <w:rFonts w:ascii="Courier New" w:eastAsia="Times New Roman" w:hAnsi="Courier New" w:cs="Courier New"/>
      <w:sz w:val="20"/>
      <w:szCs w:val="20"/>
    </w:rPr>
  </w:style>
  <w:style w:type="character" w:customStyle="1" w:styleId="XML1Char">
    <w:name w:val="XML1 Char"/>
    <w:basedOn w:val="DefaultParagraphFont"/>
    <w:link w:val="XML1"/>
    <w:rsid w:val="00B40C61"/>
    <w:rPr>
      <w:rFonts w:ascii="Courier New" w:eastAsia="Times New Roman" w:hAnsi="Courier New" w:cs="Courier New"/>
      <w:sz w:val="20"/>
      <w:szCs w:val="20"/>
    </w:rPr>
  </w:style>
  <w:style w:type="paragraph" w:styleId="BodyText">
    <w:name w:val="Body Text"/>
    <w:basedOn w:val="Normal"/>
    <w:link w:val="BodyTextChar"/>
    <w:uiPriority w:val="99"/>
    <w:unhideWhenUsed/>
    <w:rsid w:val="00B40C61"/>
    <w:pPr>
      <w:spacing w:after="120"/>
    </w:pPr>
  </w:style>
  <w:style w:type="character" w:customStyle="1" w:styleId="BodyTextChar">
    <w:name w:val="Body Text Char"/>
    <w:basedOn w:val="DefaultParagraphFont"/>
    <w:link w:val="BodyText"/>
    <w:uiPriority w:val="99"/>
    <w:rsid w:val="00B40C61"/>
  </w:style>
  <w:style w:type="paragraph" w:customStyle="1" w:styleId="XML2">
    <w:name w:val="XML2"/>
    <w:basedOn w:val="XML1"/>
    <w:link w:val="XML2Char"/>
    <w:qFormat/>
    <w:rsid w:val="00B40C61"/>
    <w:pPr>
      <w:ind w:left="504"/>
    </w:pPr>
  </w:style>
  <w:style w:type="character" w:customStyle="1" w:styleId="XML2Char">
    <w:name w:val="XML2 Char"/>
    <w:basedOn w:val="DefaultParagraphFont"/>
    <w:link w:val="XML2"/>
    <w:rsid w:val="00B40C61"/>
    <w:rPr>
      <w:rFonts w:ascii="Courier New" w:eastAsia="Times New Roman" w:hAnsi="Courier New" w:cs="Courier New"/>
      <w:sz w:val="20"/>
      <w:szCs w:val="20"/>
    </w:rPr>
  </w:style>
  <w:style w:type="paragraph" w:customStyle="1" w:styleId="XML3">
    <w:name w:val="XML3"/>
    <w:basedOn w:val="XML1"/>
    <w:link w:val="XML3Char"/>
    <w:autoRedefine/>
    <w:qFormat/>
    <w:rsid w:val="008B56E6"/>
    <w:pPr>
      <w:ind w:left="720" w:right="288"/>
    </w:pPr>
  </w:style>
  <w:style w:type="character" w:customStyle="1" w:styleId="XML3Char">
    <w:name w:val="XML3 Char"/>
    <w:basedOn w:val="XML1Char"/>
    <w:link w:val="XML3"/>
    <w:rsid w:val="008B56E6"/>
    <w:rPr>
      <w:rFonts w:ascii="Courier New" w:eastAsia="Times New Roman" w:hAnsi="Courier New" w:cs="Courier New"/>
      <w:sz w:val="20"/>
      <w:szCs w:val="20"/>
    </w:rPr>
  </w:style>
  <w:style w:type="paragraph" w:customStyle="1" w:styleId="XML4">
    <w:name w:val="XML4"/>
    <w:basedOn w:val="XML1"/>
    <w:link w:val="XML4Char"/>
    <w:autoRedefine/>
    <w:qFormat/>
    <w:rsid w:val="00B40C61"/>
    <w:pPr>
      <w:ind w:left="936" w:right="360"/>
    </w:pPr>
  </w:style>
  <w:style w:type="character" w:customStyle="1" w:styleId="XML4Char">
    <w:name w:val="XML4 Char"/>
    <w:basedOn w:val="XML1Char"/>
    <w:link w:val="XML4"/>
    <w:rsid w:val="00B40C61"/>
    <w:rPr>
      <w:rFonts w:ascii="Courier New" w:eastAsia="Times New Roman" w:hAnsi="Courier New" w:cs="Courier New"/>
      <w:sz w:val="20"/>
      <w:szCs w:val="20"/>
    </w:rPr>
  </w:style>
  <w:style w:type="paragraph" w:customStyle="1" w:styleId="XML5">
    <w:name w:val="XML5"/>
    <w:basedOn w:val="XML1"/>
    <w:link w:val="XML5Char"/>
    <w:autoRedefine/>
    <w:qFormat/>
    <w:rsid w:val="00B40C61"/>
    <w:pPr>
      <w:ind w:left="1152"/>
    </w:pPr>
  </w:style>
  <w:style w:type="character" w:customStyle="1" w:styleId="XML5Char">
    <w:name w:val="XML5 Char"/>
    <w:basedOn w:val="DefaultParagraphFont"/>
    <w:link w:val="XML5"/>
    <w:rsid w:val="00B40C61"/>
    <w:rPr>
      <w:rFonts w:ascii="Courier New" w:eastAsia="Times New Roman" w:hAnsi="Courier New" w:cs="Courier New"/>
      <w:sz w:val="20"/>
      <w:szCs w:val="20"/>
    </w:rPr>
  </w:style>
  <w:style w:type="paragraph" w:customStyle="1" w:styleId="XML6">
    <w:name w:val="XML6"/>
    <w:basedOn w:val="XML1"/>
    <w:link w:val="XML6Char"/>
    <w:autoRedefine/>
    <w:qFormat/>
    <w:rsid w:val="00B40C61"/>
    <w:pPr>
      <w:ind w:left="1368"/>
    </w:pPr>
  </w:style>
  <w:style w:type="character" w:customStyle="1" w:styleId="XML6Char">
    <w:name w:val="XML6 Char"/>
    <w:basedOn w:val="XML1Char"/>
    <w:link w:val="XML6"/>
    <w:rsid w:val="00B40C61"/>
    <w:rPr>
      <w:rFonts w:ascii="Courier New" w:eastAsia="Times New Roman" w:hAnsi="Courier New" w:cs="Courier New"/>
      <w:sz w:val="20"/>
      <w:szCs w:val="20"/>
    </w:rPr>
  </w:style>
  <w:style w:type="paragraph" w:customStyle="1" w:styleId="XML7">
    <w:name w:val="XML7"/>
    <w:basedOn w:val="XML1"/>
    <w:link w:val="XML7Char"/>
    <w:autoRedefine/>
    <w:qFormat/>
    <w:rsid w:val="00B40C61"/>
    <w:pPr>
      <w:ind w:left="1656"/>
    </w:pPr>
  </w:style>
  <w:style w:type="character" w:customStyle="1" w:styleId="XML7Char">
    <w:name w:val="XML7 Char"/>
    <w:basedOn w:val="XML6Char"/>
    <w:link w:val="XML7"/>
    <w:rsid w:val="00B40C61"/>
    <w:rPr>
      <w:rFonts w:ascii="Courier New" w:eastAsia="Times New Roman" w:hAnsi="Courier New" w:cs="Courier New"/>
      <w:sz w:val="20"/>
      <w:szCs w:val="20"/>
    </w:rPr>
  </w:style>
  <w:style w:type="table" w:customStyle="1" w:styleId="XMLtable">
    <w:name w:val="XML table"/>
    <w:basedOn w:val="TableNormal"/>
    <w:uiPriority w:val="99"/>
    <w:rsid w:val="00E02224"/>
    <w:pPr>
      <w:spacing w:after="0" w:line="240" w:lineRule="auto"/>
    </w:pPr>
    <w:rPr>
      <w:rFonts w:ascii="Courier New" w:hAnsi="Courier New"/>
      <w:sz w:val="20"/>
    </w:rPr>
    <w:tblPr>
      <w:tblInd w:w="0" w:type="dxa"/>
      <w:tblBorders>
        <w:top w:val="single" w:sz="4" w:space="0" w:color="auto"/>
        <w:left w:val="single" w:sz="4" w:space="0" w:color="auto"/>
        <w:bottom w:val="single" w:sz="4" w:space="0" w:color="auto"/>
        <w:right w:val="single" w:sz="4" w:space="0" w:color="auto"/>
      </w:tblBorders>
      <w:tblCellMar>
        <w:top w:w="0" w:type="dxa"/>
        <w:left w:w="57" w:type="dxa"/>
        <w:bottom w:w="0" w:type="dxa"/>
        <w:right w:w="57" w:type="dxa"/>
      </w:tblCellMar>
    </w:tblPr>
    <w:tcPr>
      <w:shd w:val="clear" w:color="auto" w:fill="C8FCCD"/>
    </w:tcPr>
  </w:style>
  <w:style w:type="paragraph" w:styleId="TOCHeading">
    <w:name w:val="TOC Heading"/>
    <w:basedOn w:val="Heading1"/>
    <w:next w:val="Normal"/>
    <w:uiPriority w:val="39"/>
    <w:unhideWhenUsed/>
    <w:qFormat/>
    <w:rsid w:val="00B40C61"/>
    <w:pPr>
      <w:numPr>
        <w:numId w:val="0"/>
      </w:numPr>
      <w:outlineLvl w:val="9"/>
    </w:pPr>
    <w:rPr>
      <w:color w:val="365F91" w:themeColor="accent1" w:themeShade="BF"/>
      <w:lang w:eastAsia="ja-JP"/>
    </w:rPr>
  </w:style>
  <w:style w:type="paragraph" w:styleId="TOC1">
    <w:name w:val="toc 1"/>
    <w:basedOn w:val="Normal"/>
    <w:next w:val="Normal"/>
    <w:autoRedefine/>
    <w:uiPriority w:val="39"/>
    <w:unhideWhenUsed/>
    <w:qFormat/>
    <w:rsid w:val="00B40C61"/>
    <w:pPr>
      <w:spacing w:after="100"/>
    </w:pPr>
  </w:style>
  <w:style w:type="paragraph" w:styleId="TOC2">
    <w:name w:val="toc 2"/>
    <w:basedOn w:val="Normal"/>
    <w:next w:val="Normal"/>
    <w:autoRedefine/>
    <w:uiPriority w:val="39"/>
    <w:unhideWhenUsed/>
    <w:qFormat/>
    <w:rsid w:val="00B40C61"/>
    <w:pPr>
      <w:spacing w:after="100"/>
      <w:ind w:left="220"/>
    </w:pPr>
  </w:style>
  <w:style w:type="paragraph" w:styleId="TOC3">
    <w:name w:val="toc 3"/>
    <w:basedOn w:val="Normal"/>
    <w:next w:val="Normal"/>
    <w:autoRedefine/>
    <w:uiPriority w:val="39"/>
    <w:unhideWhenUsed/>
    <w:qFormat/>
    <w:rsid w:val="00B40C61"/>
    <w:pPr>
      <w:spacing w:after="100"/>
      <w:ind w:left="440"/>
    </w:pPr>
  </w:style>
  <w:style w:type="character" w:customStyle="1" w:styleId="Heading4Char">
    <w:name w:val="Heading 4 Char"/>
    <w:basedOn w:val="DefaultParagraphFont"/>
    <w:link w:val="Heading4"/>
    <w:uiPriority w:val="9"/>
    <w:rsid w:val="00B40C61"/>
    <w:rPr>
      <w:rFonts w:asciiTheme="majorHAnsi" w:eastAsiaTheme="majorEastAsia" w:hAnsiTheme="majorHAnsi" w:cstheme="majorBidi"/>
      <w:iCs/>
      <w:sz w:val="28"/>
      <w:szCs w:val="26"/>
    </w:rPr>
  </w:style>
  <w:style w:type="numbering" w:customStyle="1" w:styleId="Headings">
    <w:name w:val="Headings"/>
    <w:uiPriority w:val="99"/>
    <w:rsid w:val="003A0B13"/>
  </w:style>
  <w:style w:type="character" w:customStyle="1" w:styleId="Heading5Char">
    <w:name w:val="Heading 5 Char"/>
    <w:basedOn w:val="DefaultParagraphFont"/>
    <w:link w:val="Heading5"/>
    <w:uiPriority w:val="9"/>
    <w:semiHidden/>
    <w:rsid w:val="00B40C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40C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40C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40C6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0C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40C61"/>
    <w:rPr>
      <w:rFonts w:ascii="Arial" w:eastAsiaTheme="minorEastAsia" w:hAnsi="Arial"/>
      <w:b/>
      <w:bCs/>
      <w:color w:val="4F81BD" w:themeColor="accent1"/>
      <w:sz w:val="18"/>
      <w:szCs w:val="18"/>
      <w:lang w:bidi="en-US"/>
    </w:rPr>
  </w:style>
  <w:style w:type="character" w:styleId="SubtleEmphasis">
    <w:name w:val="Subtle Emphasis"/>
    <w:basedOn w:val="DefaultParagraphFont"/>
    <w:uiPriority w:val="19"/>
    <w:qFormat/>
    <w:rsid w:val="00B40C61"/>
    <w:rPr>
      <w:rFonts w:cs="Times New Roman"/>
      <w:i/>
    </w:rPr>
  </w:style>
  <w:style w:type="paragraph" w:customStyle="1" w:styleId="XML9">
    <w:name w:val="XML9"/>
    <w:basedOn w:val="XML1"/>
    <w:link w:val="XML9Char"/>
    <w:qFormat/>
    <w:rsid w:val="00B40C61"/>
    <w:pPr>
      <w:ind w:left="2160"/>
    </w:pPr>
    <w:rPr>
      <w:rFonts w:eastAsiaTheme="minorEastAsia"/>
    </w:rPr>
  </w:style>
  <w:style w:type="character" w:customStyle="1" w:styleId="XML9Char">
    <w:name w:val="XML9 Char"/>
    <w:link w:val="XML9"/>
    <w:rsid w:val="00B40C61"/>
    <w:rPr>
      <w:rFonts w:ascii="Courier New" w:eastAsiaTheme="minorEastAsia" w:hAnsi="Courier New" w:cs="Courier New"/>
      <w:sz w:val="20"/>
      <w:szCs w:val="20"/>
    </w:rPr>
  </w:style>
  <w:style w:type="numbering" w:customStyle="1" w:styleId="Headings1">
    <w:name w:val="Headings1"/>
    <w:uiPriority w:val="99"/>
    <w:rsid w:val="00B40C61"/>
    <w:pPr>
      <w:numPr>
        <w:numId w:val="22"/>
      </w:numPr>
    </w:pPr>
  </w:style>
  <w:style w:type="paragraph" w:customStyle="1" w:styleId="XML8">
    <w:name w:val="XML8"/>
    <w:basedOn w:val="XML1"/>
    <w:link w:val="XML8Char"/>
    <w:autoRedefine/>
    <w:qFormat/>
    <w:rsid w:val="00B40C61"/>
    <w:pPr>
      <w:ind w:left="1872"/>
    </w:pPr>
    <w:rPr>
      <w:rFonts w:eastAsiaTheme="minorEastAsia"/>
    </w:rPr>
  </w:style>
  <w:style w:type="character" w:customStyle="1" w:styleId="XML8Char">
    <w:name w:val="XML8 Char"/>
    <w:link w:val="XML8"/>
    <w:rsid w:val="00B40C61"/>
    <w:rPr>
      <w:rFonts w:ascii="Courier New" w:eastAsiaTheme="minorEastAsia" w:hAnsi="Courier New" w:cs="Courier New"/>
      <w:sz w:val="20"/>
      <w:szCs w:val="20"/>
    </w:rPr>
  </w:style>
  <w:style w:type="numbering" w:customStyle="1" w:styleId="Appendices">
    <w:name w:val="Appendices"/>
    <w:uiPriority w:val="99"/>
    <w:rsid w:val="00B40C61"/>
    <w:pPr>
      <w:numPr>
        <w:numId w:val="13"/>
      </w:numPr>
    </w:pPr>
  </w:style>
  <w:style w:type="character" w:styleId="Strong">
    <w:name w:val="Strong"/>
    <w:basedOn w:val="DefaultParagraphFont"/>
    <w:uiPriority w:val="22"/>
    <w:qFormat/>
    <w:rsid w:val="00B40C61"/>
    <w:rPr>
      <w:rFonts w:cs="Times New Roman"/>
      <w:b/>
    </w:rPr>
  </w:style>
  <w:style w:type="paragraph" w:styleId="ListParagraph">
    <w:name w:val="List Paragraph"/>
    <w:basedOn w:val="Normal"/>
    <w:uiPriority w:val="34"/>
    <w:qFormat/>
    <w:rsid w:val="00B40C61"/>
    <w:pPr>
      <w:ind w:left="720"/>
      <w:contextualSpacing/>
    </w:pPr>
    <w:rPr>
      <w:rFonts w:ascii="Arial" w:eastAsiaTheme="minorEastAsia" w:hAnsi="Arial"/>
      <w:lang w:bidi="en-US"/>
    </w:rPr>
  </w:style>
  <w:style w:type="paragraph" w:styleId="Quote">
    <w:name w:val="Quote"/>
    <w:basedOn w:val="Normal"/>
    <w:next w:val="Normal"/>
    <w:link w:val="QuoteChar"/>
    <w:uiPriority w:val="29"/>
    <w:qFormat/>
    <w:rsid w:val="00B40C61"/>
    <w:pPr>
      <w:spacing w:before="200" w:after="0" w:line="276" w:lineRule="auto"/>
      <w:ind w:left="360" w:right="360"/>
    </w:pPr>
    <w:rPr>
      <w:rFonts w:ascii="Calibri" w:eastAsiaTheme="minorEastAsia" w:hAnsi="Calibri" w:cs="Times New Roman"/>
      <w:i/>
      <w:iCs/>
    </w:rPr>
  </w:style>
  <w:style w:type="character" w:customStyle="1" w:styleId="QuoteChar">
    <w:name w:val="Quote Char"/>
    <w:basedOn w:val="DefaultParagraphFont"/>
    <w:link w:val="Quote"/>
    <w:uiPriority w:val="29"/>
    <w:rsid w:val="00B40C61"/>
    <w:rPr>
      <w:rFonts w:ascii="Calibri" w:eastAsiaTheme="minorEastAsia" w:hAnsi="Calibri" w:cs="Times New Roman"/>
      <w:i/>
      <w:iCs/>
    </w:rPr>
  </w:style>
  <w:style w:type="paragraph" w:styleId="IntenseQuote">
    <w:name w:val="Intense Quote"/>
    <w:basedOn w:val="Normal"/>
    <w:next w:val="Normal"/>
    <w:link w:val="IntenseQuoteChar"/>
    <w:uiPriority w:val="30"/>
    <w:qFormat/>
    <w:rsid w:val="00B40C61"/>
    <w:pPr>
      <w:pBdr>
        <w:bottom w:val="single" w:sz="4" w:space="1" w:color="auto"/>
      </w:pBdr>
      <w:spacing w:before="200" w:after="280" w:line="276" w:lineRule="auto"/>
      <w:ind w:left="1008" w:right="1152"/>
      <w:jc w:val="both"/>
    </w:pPr>
    <w:rPr>
      <w:rFonts w:ascii="Calibri" w:eastAsiaTheme="minorEastAsia" w:hAnsi="Calibri" w:cs="Times New Roman"/>
      <w:b/>
      <w:bCs/>
      <w:i/>
      <w:iCs/>
    </w:rPr>
  </w:style>
  <w:style w:type="character" w:customStyle="1" w:styleId="IntenseQuoteChar">
    <w:name w:val="Intense Quote Char"/>
    <w:basedOn w:val="DefaultParagraphFont"/>
    <w:link w:val="IntenseQuote"/>
    <w:uiPriority w:val="30"/>
    <w:rsid w:val="00B40C61"/>
    <w:rPr>
      <w:rFonts w:ascii="Calibri" w:eastAsiaTheme="minorEastAsia" w:hAnsi="Calibri" w:cs="Times New Roman"/>
      <w:b/>
      <w:bCs/>
      <w:i/>
      <w:iCs/>
    </w:rPr>
  </w:style>
  <w:style w:type="character" w:styleId="IntenseEmphasis">
    <w:name w:val="Intense Emphasis"/>
    <w:basedOn w:val="DefaultParagraphFont"/>
    <w:uiPriority w:val="21"/>
    <w:qFormat/>
    <w:rsid w:val="00B40C61"/>
    <w:rPr>
      <w:rFonts w:cs="Times New Roman"/>
      <w:b/>
    </w:rPr>
  </w:style>
  <w:style w:type="character" w:styleId="SubtleReference">
    <w:name w:val="Subtle Reference"/>
    <w:basedOn w:val="DefaultParagraphFont"/>
    <w:uiPriority w:val="31"/>
    <w:qFormat/>
    <w:rsid w:val="00B40C61"/>
    <w:rPr>
      <w:rFonts w:cs="Times New Roman"/>
      <w:smallCaps/>
    </w:rPr>
  </w:style>
  <w:style w:type="character" w:styleId="IntenseReference">
    <w:name w:val="Intense Reference"/>
    <w:basedOn w:val="DefaultParagraphFont"/>
    <w:uiPriority w:val="32"/>
    <w:qFormat/>
    <w:rsid w:val="00B40C61"/>
    <w:rPr>
      <w:rFonts w:cs="Times New Roman"/>
      <w:smallCaps/>
      <w:spacing w:val="5"/>
      <w:u w:val="single"/>
    </w:rPr>
  </w:style>
  <w:style w:type="character" w:styleId="BookTitle">
    <w:name w:val="Book Title"/>
    <w:basedOn w:val="DefaultParagraphFont"/>
    <w:uiPriority w:val="33"/>
    <w:qFormat/>
    <w:rsid w:val="00B40C61"/>
    <w:rPr>
      <w:rFonts w:cs="Times New Roman"/>
      <w:i/>
      <w:smallCaps/>
      <w:spacing w:val="5"/>
    </w:rPr>
  </w:style>
  <w:style w:type="character" w:styleId="FollowedHyperlink">
    <w:name w:val="FollowedHyperlink"/>
    <w:basedOn w:val="DefaultParagraphFont"/>
    <w:uiPriority w:val="99"/>
    <w:semiHidden/>
    <w:unhideWhenUsed/>
    <w:rsid w:val="00B40C61"/>
    <w:rPr>
      <w:rFonts w:cs="Times New Roman"/>
      <w:color w:val="800080"/>
      <w:u w:val="single"/>
    </w:rPr>
  </w:style>
  <w:style w:type="character" w:styleId="CommentReference">
    <w:name w:val="annotation reference"/>
    <w:basedOn w:val="DefaultParagraphFont"/>
    <w:uiPriority w:val="99"/>
    <w:semiHidden/>
    <w:unhideWhenUsed/>
    <w:rsid w:val="00B40C61"/>
    <w:rPr>
      <w:rFonts w:cs="Times New Roman"/>
      <w:sz w:val="16"/>
    </w:rPr>
  </w:style>
  <w:style w:type="paragraph" w:styleId="CommentText">
    <w:name w:val="annotation text"/>
    <w:basedOn w:val="Normal"/>
    <w:link w:val="CommentTextChar"/>
    <w:uiPriority w:val="99"/>
    <w:semiHidden/>
    <w:unhideWhenUsed/>
    <w:rsid w:val="00B40C61"/>
    <w:pPr>
      <w:spacing w:before="0"/>
    </w:pPr>
    <w:rPr>
      <w:rFonts w:ascii="Arial" w:eastAsiaTheme="minorEastAsia" w:hAnsi="Arial" w:cs="Times New Roman"/>
      <w:sz w:val="20"/>
      <w:szCs w:val="20"/>
    </w:rPr>
  </w:style>
  <w:style w:type="character" w:customStyle="1" w:styleId="CommentTextChar">
    <w:name w:val="Comment Text Char"/>
    <w:basedOn w:val="DefaultParagraphFont"/>
    <w:link w:val="CommentText"/>
    <w:uiPriority w:val="99"/>
    <w:semiHidden/>
    <w:rsid w:val="00B40C61"/>
    <w:rPr>
      <w:rFonts w:ascii="Arial" w:eastAsiaTheme="minorEastAsia" w:hAnsi="Arial" w:cs="Times New Roman"/>
      <w:sz w:val="20"/>
      <w:szCs w:val="20"/>
    </w:rPr>
  </w:style>
  <w:style w:type="paragraph" w:styleId="CommentSubject">
    <w:name w:val="annotation subject"/>
    <w:basedOn w:val="CommentText"/>
    <w:next w:val="CommentText"/>
    <w:link w:val="CommentSubjectChar"/>
    <w:uiPriority w:val="99"/>
    <w:semiHidden/>
    <w:unhideWhenUsed/>
    <w:rsid w:val="00B40C61"/>
    <w:rPr>
      <w:b/>
      <w:bCs/>
    </w:rPr>
  </w:style>
  <w:style w:type="character" w:customStyle="1" w:styleId="CommentSubjectChar">
    <w:name w:val="Comment Subject Char"/>
    <w:basedOn w:val="CommentTextChar"/>
    <w:link w:val="CommentSubject"/>
    <w:uiPriority w:val="99"/>
    <w:semiHidden/>
    <w:rsid w:val="00B40C61"/>
    <w:rPr>
      <w:rFonts w:ascii="Arial" w:eastAsiaTheme="minorEastAsia" w:hAnsi="Arial" w:cs="Times New Roman"/>
      <w:b/>
      <w:bCs/>
      <w:sz w:val="20"/>
      <w:szCs w:val="20"/>
    </w:rPr>
  </w:style>
  <w:style w:type="paragraph" w:styleId="Revision">
    <w:name w:val="Revision"/>
    <w:hidden/>
    <w:uiPriority w:val="99"/>
    <w:semiHidden/>
    <w:rsid w:val="00B40C61"/>
    <w:pPr>
      <w:spacing w:after="0" w:line="240" w:lineRule="auto"/>
    </w:pPr>
    <w:rPr>
      <w:rFonts w:ascii="Cambria" w:eastAsiaTheme="minorEastAsia" w:hAnsi="Cambria" w:cs="Times New Roman"/>
    </w:rPr>
  </w:style>
  <w:style w:type="paragraph" w:styleId="DocumentMap">
    <w:name w:val="Document Map"/>
    <w:basedOn w:val="Normal"/>
    <w:link w:val="DocumentMapChar"/>
    <w:uiPriority w:val="99"/>
    <w:semiHidden/>
    <w:unhideWhenUsed/>
    <w:rsid w:val="00B40C61"/>
    <w:pPr>
      <w:spacing w:before="0" w:after="0"/>
    </w:pPr>
    <w:rPr>
      <w:rFonts w:ascii="Tahoma" w:eastAsiaTheme="minorEastAsia" w:hAnsi="Tahoma" w:cs="Tahoma"/>
      <w:sz w:val="16"/>
      <w:szCs w:val="16"/>
    </w:rPr>
  </w:style>
  <w:style w:type="character" w:customStyle="1" w:styleId="DocumentMapChar">
    <w:name w:val="Document Map Char"/>
    <w:basedOn w:val="DefaultParagraphFont"/>
    <w:link w:val="DocumentMap"/>
    <w:uiPriority w:val="99"/>
    <w:semiHidden/>
    <w:rsid w:val="00B40C61"/>
    <w:rPr>
      <w:rFonts w:ascii="Tahoma" w:eastAsiaTheme="minorEastAsia" w:hAnsi="Tahoma" w:cs="Tahoma"/>
      <w:sz w:val="16"/>
      <w:szCs w:val="16"/>
    </w:rPr>
  </w:style>
  <w:style w:type="paragraph" w:customStyle="1" w:styleId="XMLExample1">
    <w:name w:val="XML Example1"/>
    <w:basedOn w:val="Normal"/>
    <w:link w:val="XMLExample1Char"/>
    <w:rsid w:val="00B40C61"/>
    <w:pPr>
      <w:pBdr>
        <w:top w:val="single" w:sz="4" w:space="1" w:color="auto"/>
        <w:left w:val="single" w:sz="4" w:space="4" w:color="auto"/>
        <w:bottom w:val="single" w:sz="4" w:space="1" w:color="auto"/>
        <w:right w:val="single" w:sz="4" w:space="4" w:color="auto"/>
      </w:pBdr>
      <w:shd w:val="clear" w:color="auto" w:fill="CCFFCC"/>
      <w:spacing w:before="0" w:after="0"/>
      <w:ind w:left="360" w:right="360"/>
    </w:pPr>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B40C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B40C61"/>
    <w:rPr>
      <w:rFonts w:ascii="Courier New" w:eastAsiaTheme="minorEastAsia" w:hAnsi="Courier New" w:cs="Courier New"/>
      <w:sz w:val="20"/>
      <w:szCs w:val="20"/>
    </w:rPr>
  </w:style>
  <w:style w:type="character" w:customStyle="1" w:styleId="BodyTextChar1">
    <w:name w:val="Body Text Char1"/>
    <w:basedOn w:val="DefaultParagraphFont"/>
    <w:uiPriority w:val="99"/>
    <w:rsid w:val="00F71F36"/>
    <w:rPr>
      <w:rFonts w:ascii="Arial" w:eastAsia="Times New Roman" w:hAnsi="Arial" w:cs="Times New Roman"/>
      <w:sz w:val="20"/>
      <w:szCs w:val="20"/>
      <w:lang w:bidi="ar-SA"/>
    </w:rPr>
  </w:style>
  <w:style w:type="paragraph" w:styleId="Bibliography">
    <w:name w:val="Bibliography"/>
    <w:basedOn w:val="Normal"/>
    <w:next w:val="Normal"/>
    <w:uiPriority w:val="37"/>
    <w:unhideWhenUsed/>
    <w:rsid w:val="00B40C61"/>
    <w:pPr>
      <w:spacing w:before="0" w:line="276" w:lineRule="auto"/>
    </w:pPr>
    <w:rPr>
      <w:rFonts w:ascii="Arial" w:eastAsiaTheme="minorEastAsia" w:hAnsi="Arial" w:cs="Times New Roman"/>
    </w:rPr>
  </w:style>
  <w:style w:type="paragraph" w:customStyle="1" w:styleId="XMLExample2">
    <w:name w:val="XML Example2"/>
    <w:basedOn w:val="XMLExample1"/>
    <w:link w:val="XMLExample2Char"/>
    <w:rsid w:val="00B40C61"/>
  </w:style>
  <w:style w:type="character" w:customStyle="1" w:styleId="XMLExample1Char">
    <w:name w:val="XML Example1 Char"/>
    <w:link w:val="XMLExample1"/>
    <w:rsid w:val="00B40C61"/>
    <w:rPr>
      <w:rFonts w:ascii="Courier New" w:eastAsiaTheme="minorEastAsia" w:hAnsi="Courier New" w:cs="Courier New"/>
      <w:sz w:val="20"/>
      <w:szCs w:val="20"/>
      <w:shd w:val="clear" w:color="auto" w:fill="CCFFCC"/>
    </w:rPr>
  </w:style>
  <w:style w:type="character" w:customStyle="1" w:styleId="XMLExample2Char">
    <w:name w:val="XML Example2 Char"/>
    <w:link w:val="XMLExample2"/>
    <w:rsid w:val="00B40C61"/>
    <w:rPr>
      <w:rFonts w:ascii="Courier New" w:eastAsiaTheme="minorEastAsia" w:hAnsi="Courier New" w:cs="Courier New"/>
      <w:sz w:val="20"/>
      <w:szCs w:val="20"/>
      <w:shd w:val="clear" w:color="auto" w:fill="CCFFCC"/>
    </w:rPr>
  </w:style>
  <w:style w:type="paragraph" w:customStyle="1" w:styleId="XMLIndent2">
    <w:name w:val="XMLIndent2"/>
    <w:basedOn w:val="XML3"/>
    <w:link w:val="XMLIndent2Char"/>
    <w:qFormat/>
    <w:rsid w:val="00B40C61"/>
    <w:pPr>
      <w:ind w:left="2088" w:hanging="1584"/>
    </w:pPr>
    <w:rPr>
      <w:rFonts w:eastAsiaTheme="minorEastAsia"/>
    </w:rPr>
  </w:style>
  <w:style w:type="paragraph" w:customStyle="1" w:styleId="XMLIndent1">
    <w:name w:val="XMLIndent1"/>
    <w:basedOn w:val="XML1"/>
    <w:link w:val="XMLIndent1Char"/>
    <w:autoRedefine/>
    <w:qFormat/>
    <w:rsid w:val="00B40C61"/>
    <w:pPr>
      <w:ind w:left="1584" w:hanging="1584"/>
    </w:pPr>
    <w:rPr>
      <w:rFonts w:eastAsiaTheme="minorEastAsia"/>
    </w:rPr>
  </w:style>
  <w:style w:type="character" w:customStyle="1" w:styleId="XMLIndent2Char">
    <w:name w:val="XMLIndent2 Char"/>
    <w:link w:val="XMLIndent2"/>
    <w:rsid w:val="00B40C61"/>
    <w:rPr>
      <w:rFonts w:ascii="Courier New" w:eastAsiaTheme="minorEastAsia" w:hAnsi="Courier New" w:cs="Courier New"/>
      <w:sz w:val="20"/>
      <w:szCs w:val="20"/>
    </w:rPr>
  </w:style>
  <w:style w:type="character" w:customStyle="1" w:styleId="XMLIndent1Char">
    <w:name w:val="XMLIndent1 Char"/>
    <w:link w:val="XMLIndent1"/>
    <w:rsid w:val="00B40C61"/>
    <w:rPr>
      <w:rFonts w:ascii="Courier New" w:eastAsiaTheme="minorEastAsia" w:hAnsi="Courier New" w:cs="Courier New"/>
      <w:sz w:val="20"/>
      <w:szCs w:val="20"/>
    </w:rPr>
  </w:style>
  <w:style w:type="paragraph" w:customStyle="1" w:styleId="XMLIndent3">
    <w:name w:val="XMLIndent3"/>
    <w:basedOn w:val="XMLIndent2"/>
    <w:link w:val="XMLIndent3Char"/>
    <w:qFormat/>
    <w:rsid w:val="00B40C61"/>
    <w:pPr>
      <w:ind w:left="2592"/>
    </w:pPr>
  </w:style>
  <w:style w:type="paragraph" w:customStyle="1" w:styleId="XMLIndent4">
    <w:name w:val="XMLIndent4"/>
    <w:basedOn w:val="XMLIndent3"/>
    <w:link w:val="XMLIndent4Char"/>
    <w:qFormat/>
    <w:rsid w:val="00B40C61"/>
    <w:pPr>
      <w:ind w:left="3024"/>
    </w:pPr>
  </w:style>
  <w:style w:type="character" w:customStyle="1" w:styleId="XMLIndent3Char">
    <w:name w:val="XMLIndent3 Char"/>
    <w:link w:val="XMLIndent3"/>
    <w:rsid w:val="00B40C61"/>
    <w:rPr>
      <w:rFonts w:ascii="Courier New" w:eastAsiaTheme="minorEastAsia" w:hAnsi="Courier New" w:cs="Courier New"/>
      <w:sz w:val="20"/>
      <w:szCs w:val="20"/>
    </w:rPr>
  </w:style>
  <w:style w:type="character" w:customStyle="1" w:styleId="XMLIndent4Char">
    <w:name w:val="XMLIndent4 Char"/>
    <w:link w:val="XMLIndent4"/>
    <w:rsid w:val="00B40C61"/>
    <w:rPr>
      <w:rFonts w:ascii="Courier New" w:eastAsiaTheme="minorEastAsia" w:hAnsi="Courier New" w:cs="Courier New"/>
      <w:sz w:val="20"/>
      <w:szCs w:val="20"/>
    </w:rPr>
  </w:style>
  <w:style w:type="paragraph" w:customStyle="1" w:styleId="XML20">
    <w:name w:val="XML 2"/>
    <w:basedOn w:val="XML3"/>
    <w:link w:val="XML2Char0"/>
    <w:rsid w:val="00B40C61"/>
    <w:pPr>
      <w:ind w:left="288"/>
    </w:pPr>
    <w:rPr>
      <w:rFonts w:eastAsiaTheme="minorEastAsia"/>
    </w:rPr>
  </w:style>
  <w:style w:type="character" w:customStyle="1" w:styleId="XML2Char0">
    <w:name w:val="XML 2 Char"/>
    <w:link w:val="XML20"/>
    <w:rsid w:val="00B40C61"/>
    <w:rPr>
      <w:rFonts w:ascii="Courier New" w:eastAsiaTheme="minorEastAsia" w:hAnsi="Courier New" w:cs="Courier New"/>
      <w:sz w:val="20"/>
      <w:szCs w:val="20"/>
    </w:rPr>
  </w:style>
  <w:style w:type="paragraph" w:customStyle="1" w:styleId="Heading2-BoldIndigoAllcaps">
    <w:name w:val="Heading 2 - Bold Indigo All caps"/>
    <w:basedOn w:val="Heading2"/>
    <w:next w:val="Normal"/>
    <w:autoRedefine/>
    <w:rsid w:val="00B40C61"/>
    <w:pPr>
      <w:numPr>
        <w:ilvl w:val="0"/>
        <w:numId w:val="0"/>
      </w:numPr>
      <w:spacing w:before="240" w:after="60" w:line="240" w:lineRule="auto"/>
    </w:pPr>
    <w:rPr>
      <w:rFonts w:ascii="Cambria" w:eastAsiaTheme="minorEastAsia" w:hAnsi="Cambria" w:cs="Times New Roman"/>
      <w:b w:val="0"/>
      <w:iCs/>
      <w:caps/>
      <w:color w:val="002060"/>
      <w:sz w:val="28"/>
      <w:szCs w:val="28"/>
    </w:rPr>
  </w:style>
  <w:style w:type="paragraph" w:customStyle="1" w:styleId="Heading3-BoldDarkBlue">
    <w:name w:val="Heading 3- Bold Dark Blue"/>
    <w:basedOn w:val="Heading3"/>
    <w:autoRedefine/>
    <w:rsid w:val="00B40C61"/>
    <w:pPr>
      <w:numPr>
        <w:ilvl w:val="0"/>
        <w:numId w:val="0"/>
      </w:numPr>
      <w:spacing w:before="240" w:after="60" w:line="240" w:lineRule="auto"/>
    </w:pPr>
    <w:rPr>
      <w:rFonts w:ascii="Cambria" w:eastAsiaTheme="minorEastAsia" w:hAnsi="Cambria" w:cs="Arial"/>
      <w:b w:val="0"/>
      <w:color w:val="000080"/>
      <w:sz w:val="24"/>
      <w:lang w:eastAsia="ko-KR"/>
    </w:rPr>
  </w:style>
  <w:style w:type="paragraph" w:styleId="ListBullet">
    <w:name w:val="List Bullet"/>
    <w:basedOn w:val="Normal"/>
    <w:uiPriority w:val="99"/>
    <w:rsid w:val="00B40C61"/>
    <w:pPr>
      <w:keepLines/>
      <w:numPr>
        <w:numId w:val="15"/>
      </w:numPr>
      <w:spacing w:before="0" w:after="120"/>
      <w:contextualSpacing/>
    </w:pPr>
    <w:rPr>
      <w:rFonts w:ascii="Times New Roman" w:eastAsiaTheme="minorEastAsia" w:hAnsi="Times New Roman" w:cs="Times New Roman"/>
      <w:sz w:val="24"/>
      <w:szCs w:val="24"/>
    </w:rPr>
  </w:style>
  <w:style w:type="character" w:customStyle="1" w:styleId="comment1">
    <w:name w:val="comment1"/>
    <w:rsid w:val="00B40C61"/>
    <w:rPr>
      <w:rFonts w:ascii="Verdana" w:hAnsi="Verdana"/>
      <w:sz w:val="18"/>
    </w:rPr>
  </w:style>
  <w:style w:type="paragraph" w:styleId="ListBullet2">
    <w:name w:val="List Bullet 2"/>
    <w:basedOn w:val="Normal"/>
    <w:uiPriority w:val="99"/>
    <w:rsid w:val="00B40C61"/>
    <w:pPr>
      <w:keepNext/>
      <w:keepLines/>
      <w:numPr>
        <w:numId w:val="16"/>
      </w:numPr>
      <w:tabs>
        <w:tab w:val="clear" w:pos="720"/>
      </w:tabs>
      <w:spacing w:before="0" w:after="0"/>
      <w:contextualSpacing/>
    </w:pPr>
    <w:rPr>
      <w:rFonts w:ascii="Times New Roman" w:eastAsiaTheme="minorEastAsia" w:hAnsi="Times New Roman" w:cs="Times New Roman"/>
      <w:sz w:val="24"/>
      <w:szCs w:val="24"/>
    </w:rPr>
  </w:style>
  <w:style w:type="paragraph" w:styleId="ListBullet3">
    <w:name w:val="List Bullet 3"/>
    <w:basedOn w:val="Normal"/>
    <w:uiPriority w:val="99"/>
    <w:rsid w:val="00B40C61"/>
    <w:pPr>
      <w:keepLines/>
      <w:numPr>
        <w:numId w:val="17"/>
      </w:numPr>
      <w:tabs>
        <w:tab w:val="clear" w:pos="1080"/>
      </w:tabs>
      <w:spacing w:before="0" w:after="120"/>
      <w:contextualSpacing/>
    </w:pPr>
    <w:rPr>
      <w:rFonts w:ascii="Times New Roman" w:eastAsiaTheme="minorEastAsia" w:hAnsi="Times New Roman" w:cs="Times New Roman"/>
      <w:sz w:val="24"/>
      <w:szCs w:val="24"/>
    </w:rPr>
  </w:style>
  <w:style w:type="paragraph" w:customStyle="1" w:styleId="StyleVerdana9ptLeft025After10ptLinespacingMu1">
    <w:name w:val="Style Verdana 9 pt Left:  0.25&quot; After:  10 pt Line spacing:  Mu...1"/>
    <w:basedOn w:val="Normal"/>
    <w:autoRedefine/>
    <w:rsid w:val="00B40C61"/>
    <w:pPr>
      <w:spacing w:before="0" w:after="60"/>
    </w:pPr>
    <w:rPr>
      <w:rFonts w:ascii="Verdana" w:eastAsiaTheme="minorEastAsia" w:hAnsi="Verdana" w:cs="Times New Roman"/>
      <w:sz w:val="18"/>
      <w:szCs w:val="20"/>
    </w:rPr>
  </w:style>
  <w:style w:type="paragraph" w:styleId="TOC4">
    <w:name w:val="toc 4"/>
    <w:basedOn w:val="Normal"/>
    <w:next w:val="Normal"/>
    <w:autoRedefine/>
    <w:uiPriority w:val="39"/>
    <w:unhideWhenUsed/>
    <w:rsid w:val="00B40C61"/>
    <w:pPr>
      <w:spacing w:before="0" w:after="100" w:line="276" w:lineRule="auto"/>
      <w:ind w:left="660"/>
    </w:pPr>
    <w:rPr>
      <w:rFonts w:ascii="Calibri" w:eastAsiaTheme="minorEastAsia" w:hAnsi="Calibri" w:cs="Times New Roman"/>
    </w:rPr>
  </w:style>
  <w:style w:type="paragraph" w:styleId="TOC5">
    <w:name w:val="toc 5"/>
    <w:basedOn w:val="Normal"/>
    <w:next w:val="Normal"/>
    <w:autoRedefine/>
    <w:uiPriority w:val="39"/>
    <w:unhideWhenUsed/>
    <w:rsid w:val="00B40C61"/>
    <w:pPr>
      <w:spacing w:before="0" w:after="100" w:line="276" w:lineRule="auto"/>
      <w:ind w:left="880"/>
    </w:pPr>
    <w:rPr>
      <w:rFonts w:ascii="Calibri" w:eastAsiaTheme="minorEastAsia" w:hAnsi="Calibri" w:cs="Times New Roman"/>
    </w:rPr>
  </w:style>
  <w:style w:type="paragraph" w:styleId="TOC6">
    <w:name w:val="toc 6"/>
    <w:basedOn w:val="Normal"/>
    <w:next w:val="Normal"/>
    <w:autoRedefine/>
    <w:uiPriority w:val="39"/>
    <w:unhideWhenUsed/>
    <w:rsid w:val="00B40C61"/>
    <w:pPr>
      <w:spacing w:before="0" w:after="100" w:line="276" w:lineRule="auto"/>
      <w:ind w:left="1100"/>
    </w:pPr>
    <w:rPr>
      <w:rFonts w:ascii="Calibri" w:eastAsiaTheme="minorEastAsia" w:hAnsi="Calibri" w:cs="Times New Roman"/>
    </w:rPr>
  </w:style>
  <w:style w:type="paragraph" w:styleId="TOC7">
    <w:name w:val="toc 7"/>
    <w:basedOn w:val="Normal"/>
    <w:next w:val="Normal"/>
    <w:autoRedefine/>
    <w:uiPriority w:val="39"/>
    <w:unhideWhenUsed/>
    <w:rsid w:val="00B40C61"/>
    <w:pPr>
      <w:spacing w:before="0" w:after="100" w:line="276" w:lineRule="auto"/>
      <w:ind w:left="1320"/>
    </w:pPr>
    <w:rPr>
      <w:rFonts w:ascii="Calibri" w:eastAsiaTheme="minorEastAsia" w:hAnsi="Calibri" w:cs="Times New Roman"/>
    </w:rPr>
  </w:style>
  <w:style w:type="paragraph" w:styleId="TOC8">
    <w:name w:val="toc 8"/>
    <w:basedOn w:val="Normal"/>
    <w:next w:val="Normal"/>
    <w:autoRedefine/>
    <w:uiPriority w:val="39"/>
    <w:unhideWhenUsed/>
    <w:rsid w:val="00B40C61"/>
    <w:pPr>
      <w:spacing w:before="0" w:after="100" w:line="276" w:lineRule="auto"/>
      <w:ind w:left="1540"/>
    </w:pPr>
    <w:rPr>
      <w:rFonts w:ascii="Calibri" w:eastAsiaTheme="minorEastAsia" w:hAnsi="Calibri" w:cs="Times New Roman"/>
    </w:rPr>
  </w:style>
  <w:style w:type="paragraph" w:styleId="TOC9">
    <w:name w:val="toc 9"/>
    <w:basedOn w:val="Normal"/>
    <w:next w:val="Normal"/>
    <w:autoRedefine/>
    <w:uiPriority w:val="39"/>
    <w:unhideWhenUsed/>
    <w:rsid w:val="00B40C61"/>
    <w:pPr>
      <w:spacing w:before="0" w:after="100" w:line="276" w:lineRule="auto"/>
      <w:ind w:left="1760"/>
    </w:pPr>
    <w:rPr>
      <w:rFonts w:ascii="Calibri" w:eastAsiaTheme="minorEastAsia" w:hAnsi="Calibri" w:cs="Times New Roman"/>
    </w:rPr>
  </w:style>
  <w:style w:type="paragraph" w:customStyle="1" w:styleId="Appx2">
    <w:name w:val="Appx2"/>
    <w:basedOn w:val="Appx"/>
    <w:next w:val="Normal"/>
    <w:link w:val="Appx2Char"/>
    <w:autoRedefine/>
    <w:qFormat/>
    <w:rsid w:val="00B40C61"/>
    <w:pPr>
      <w:numPr>
        <w:ilvl w:val="1"/>
        <w:numId w:val="27"/>
      </w:numPr>
    </w:pPr>
    <w:rPr>
      <w:sz w:val="32"/>
    </w:rPr>
  </w:style>
  <w:style w:type="character" w:customStyle="1" w:styleId="Appx2Char">
    <w:name w:val="Appx2 Char"/>
    <w:basedOn w:val="AppxChar"/>
    <w:link w:val="Appx2"/>
    <w:rsid w:val="00B40C61"/>
    <w:rPr>
      <w:rFonts w:asciiTheme="majorHAnsi" w:eastAsiaTheme="majorEastAsia" w:hAnsiTheme="majorHAnsi" w:cstheme="majorBidi"/>
      <w:b/>
      <w:bCs/>
      <w:sz w:val="32"/>
      <w:szCs w:val="32"/>
    </w:rPr>
  </w:style>
  <w:style w:type="paragraph" w:customStyle="1" w:styleId="Appx">
    <w:name w:val="Appx"/>
    <w:next w:val="Normal"/>
    <w:link w:val="AppxChar"/>
    <w:autoRedefine/>
    <w:qFormat/>
    <w:rsid w:val="00B40C61"/>
    <w:pPr>
      <w:numPr>
        <w:numId w:val="28"/>
      </w:numPr>
      <w:spacing w:before="480"/>
      <w:contextualSpacing/>
      <w:outlineLvl w:val="1"/>
    </w:pPr>
    <w:rPr>
      <w:rFonts w:asciiTheme="majorHAnsi" w:eastAsiaTheme="majorEastAsia" w:hAnsiTheme="majorHAnsi" w:cstheme="majorBidi"/>
      <w:b/>
      <w:bCs/>
      <w:sz w:val="36"/>
      <w:szCs w:val="32"/>
    </w:rPr>
  </w:style>
  <w:style w:type="character" w:customStyle="1" w:styleId="AppxChar">
    <w:name w:val="Appx Char"/>
    <w:basedOn w:val="Heading1Char"/>
    <w:link w:val="Appx"/>
    <w:rsid w:val="00B40C61"/>
    <w:rPr>
      <w:rFonts w:asciiTheme="majorHAnsi" w:eastAsiaTheme="majorEastAsia" w:hAnsiTheme="majorHAnsi" w:cstheme="majorBidi"/>
      <w:b/>
      <w:bCs/>
      <w:sz w:val="36"/>
      <w:szCs w:val="32"/>
    </w:rPr>
  </w:style>
  <w:style w:type="numbering" w:customStyle="1" w:styleId="Appendixes">
    <w:name w:val="Appendixes"/>
    <w:uiPriority w:val="99"/>
    <w:rsid w:val="00B40C61"/>
    <w:pPr>
      <w:numPr>
        <w:numId w:val="19"/>
      </w:numPr>
    </w:pPr>
  </w:style>
  <w:style w:type="paragraph" w:customStyle="1" w:styleId="code">
    <w:name w:val="code"/>
    <w:basedOn w:val="Normal"/>
    <w:link w:val="codeChar"/>
    <w:autoRedefine/>
    <w:qFormat/>
    <w:rsid w:val="003E2AD0"/>
    <w:pPr>
      <w:spacing w:before="0" w:line="276" w:lineRule="auto"/>
    </w:pPr>
    <w:rPr>
      <w:rFonts w:ascii="Courier New" w:hAnsi="Courier New"/>
      <w:sz w:val="20"/>
      <w:szCs w:val="20"/>
    </w:rPr>
  </w:style>
  <w:style w:type="character" w:customStyle="1" w:styleId="codeChar">
    <w:name w:val="code Char"/>
    <w:basedOn w:val="DefaultParagraphFont"/>
    <w:link w:val="code"/>
    <w:rsid w:val="003E2AD0"/>
    <w:rPr>
      <w:rFonts w:ascii="Courier New" w:hAnsi="Courier New"/>
      <w:sz w:val="20"/>
      <w:szCs w:val="20"/>
    </w:rPr>
  </w:style>
  <w:style w:type="paragraph" w:customStyle="1" w:styleId="CM73">
    <w:name w:val="CM73"/>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Default">
    <w:name w:val="Default"/>
    <w:rsid w:val="00B40C61"/>
    <w:pPr>
      <w:widowControl w:val="0"/>
      <w:autoSpaceDE w:val="0"/>
      <w:autoSpaceDN w:val="0"/>
      <w:adjustRightInd w:val="0"/>
      <w:spacing w:after="0" w:line="240" w:lineRule="auto"/>
    </w:pPr>
    <w:rPr>
      <w:rFonts w:ascii="CM R 17" w:eastAsiaTheme="minorEastAsia" w:hAnsi="CM R 17" w:cs="CM R 17"/>
      <w:color w:val="000000"/>
      <w:sz w:val="24"/>
      <w:szCs w:val="24"/>
    </w:rPr>
  </w:style>
  <w:style w:type="paragraph" w:customStyle="1" w:styleId="CM7">
    <w:name w:val="CM7"/>
    <w:basedOn w:val="Default"/>
    <w:next w:val="Default"/>
    <w:uiPriority w:val="99"/>
    <w:rsid w:val="00B40C61"/>
    <w:pPr>
      <w:spacing w:line="240" w:lineRule="atLeast"/>
    </w:pPr>
    <w:rPr>
      <w:rFonts w:cs="Times New Roman"/>
      <w:color w:val="auto"/>
    </w:rPr>
  </w:style>
  <w:style w:type="paragraph" w:customStyle="1" w:styleId="Appx3">
    <w:name w:val="Appx3"/>
    <w:basedOn w:val="Appx2"/>
    <w:next w:val="Normal"/>
    <w:link w:val="Appx3Char"/>
    <w:qFormat/>
    <w:rsid w:val="00B40C61"/>
    <w:pPr>
      <w:numPr>
        <w:ilvl w:val="2"/>
      </w:numPr>
    </w:pPr>
    <w:rPr>
      <w:sz w:val="28"/>
    </w:rPr>
  </w:style>
  <w:style w:type="paragraph" w:customStyle="1" w:styleId="Appx4">
    <w:name w:val="Appx4"/>
    <w:basedOn w:val="Appx3"/>
    <w:next w:val="Normal"/>
    <w:link w:val="Appx4Char"/>
    <w:autoRedefine/>
    <w:qFormat/>
    <w:rsid w:val="00B40C61"/>
    <w:pPr>
      <w:numPr>
        <w:ilvl w:val="3"/>
      </w:numPr>
    </w:pPr>
  </w:style>
  <w:style w:type="character" w:customStyle="1" w:styleId="Appx3Char">
    <w:name w:val="Appx3 Char"/>
    <w:basedOn w:val="Appx2Char"/>
    <w:link w:val="Appx3"/>
    <w:rsid w:val="00B40C61"/>
    <w:rPr>
      <w:rFonts w:asciiTheme="majorHAnsi" w:eastAsiaTheme="majorEastAsia" w:hAnsiTheme="majorHAnsi" w:cstheme="majorBidi"/>
      <w:b/>
      <w:bCs/>
      <w:sz w:val="28"/>
      <w:szCs w:val="32"/>
    </w:rPr>
  </w:style>
  <w:style w:type="paragraph" w:customStyle="1" w:styleId="CM71">
    <w:name w:val="CM71"/>
    <w:basedOn w:val="Default"/>
    <w:next w:val="Default"/>
    <w:uiPriority w:val="99"/>
    <w:rsid w:val="00B40C61"/>
    <w:rPr>
      <w:rFonts w:cs="Times New Roman"/>
      <w:color w:val="auto"/>
    </w:rPr>
  </w:style>
  <w:style w:type="character" w:customStyle="1" w:styleId="Appx4Char">
    <w:name w:val="Appx4 Char"/>
    <w:basedOn w:val="Appx3Char"/>
    <w:link w:val="Appx4"/>
    <w:rsid w:val="00B40C61"/>
    <w:rPr>
      <w:rFonts w:asciiTheme="majorHAnsi" w:eastAsiaTheme="majorEastAsia" w:hAnsiTheme="majorHAnsi" w:cstheme="majorBidi"/>
      <w:b/>
      <w:bCs/>
      <w:sz w:val="28"/>
      <w:szCs w:val="32"/>
    </w:rPr>
  </w:style>
  <w:style w:type="paragraph" w:customStyle="1" w:styleId="CM19">
    <w:name w:val="CM19"/>
    <w:basedOn w:val="Default"/>
    <w:next w:val="Default"/>
    <w:uiPriority w:val="99"/>
    <w:rsid w:val="00B40C61"/>
    <w:pPr>
      <w:spacing w:line="236" w:lineRule="atLeast"/>
    </w:pPr>
    <w:rPr>
      <w:rFonts w:cs="Times New Roman"/>
      <w:color w:val="auto"/>
    </w:rPr>
  </w:style>
  <w:style w:type="paragraph" w:customStyle="1" w:styleId="CM24">
    <w:name w:val="CM24"/>
    <w:basedOn w:val="Default"/>
    <w:next w:val="Default"/>
    <w:uiPriority w:val="99"/>
    <w:rsid w:val="00B40C61"/>
    <w:pPr>
      <w:spacing w:line="191" w:lineRule="atLeast"/>
    </w:pPr>
    <w:rPr>
      <w:rFonts w:cs="Times New Roman"/>
      <w:color w:val="auto"/>
    </w:rPr>
  </w:style>
  <w:style w:type="paragraph" w:customStyle="1" w:styleId="CM25">
    <w:name w:val="CM25"/>
    <w:basedOn w:val="Default"/>
    <w:next w:val="Default"/>
    <w:uiPriority w:val="99"/>
    <w:rsid w:val="00B40C61"/>
    <w:pPr>
      <w:spacing w:line="188" w:lineRule="atLeast"/>
    </w:pPr>
    <w:rPr>
      <w:rFonts w:cs="Times New Roman"/>
      <w:color w:val="auto"/>
    </w:rPr>
  </w:style>
  <w:style w:type="paragraph" w:customStyle="1" w:styleId="CM26">
    <w:name w:val="CM26"/>
    <w:basedOn w:val="Default"/>
    <w:next w:val="Default"/>
    <w:uiPriority w:val="99"/>
    <w:rsid w:val="00B40C61"/>
    <w:pPr>
      <w:spacing w:line="191" w:lineRule="atLeast"/>
    </w:pPr>
    <w:rPr>
      <w:rFonts w:cs="Times New Roman"/>
      <w:color w:val="auto"/>
    </w:rPr>
  </w:style>
  <w:style w:type="paragraph" w:customStyle="1" w:styleId="CM30">
    <w:name w:val="CM30"/>
    <w:basedOn w:val="Default"/>
    <w:next w:val="Default"/>
    <w:uiPriority w:val="99"/>
    <w:rsid w:val="00B40C61"/>
    <w:pPr>
      <w:spacing w:line="191" w:lineRule="atLeast"/>
    </w:pPr>
    <w:rPr>
      <w:rFonts w:cs="Times New Roman"/>
      <w:color w:val="auto"/>
    </w:rPr>
  </w:style>
  <w:style w:type="paragraph" w:customStyle="1" w:styleId="CM31">
    <w:name w:val="CM31"/>
    <w:basedOn w:val="Default"/>
    <w:next w:val="Default"/>
    <w:uiPriority w:val="99"/>
    <w:rsid w:val="00B40C61"/>
    <w:pPr>
      <w:spacing w:line="191" w:lineRule="atLeast"/>
    </w:pPr>
    <w:rPr>
      <w:rFonts w:cs="Times New Roman"/>
      <w:color w:val="auto"/>
    </w:rPr>
  </w:style>
  <w:style w:type="paragraph" w:customStyle="1" w:styleId="CM84">
    <w:name w:val="CM84"/>
    <w:basedOn w:val="Normal"/>
    <w:next w:val="Normal"/>
    <w:uiPriority w:val="99"/>
    <w:rsid w:val="00B40C61"/>
    <w:pPr>
      <w:widowControl w:val="0"/>
      <w:autoSpaceDE w:val="0"/>
      <w:autoSpaceDN w:val="0"/>
      <w:adjustRightInd w:val="0"/>
      <w:spacing w:after="0"/>
    </w:pPr>
    <w:rPr>
      <w:rFonts w:ascii="CM R 17" w:eastAsiaTheme="minorEastAsia" w:hAnsi="CM R 17" w:cs="Times New Roman"/>
      <w:sz w:val="24"/>
      <w:szCs w:val="24"/>
    </w:rPr>
  </w:style>
  <w:style w:type="paragraph" w:customStyle="1" w:styleId="CM2">
    <w:name w:val="CM2"/>
    <w:basedOn w:val="Default"/>
    <w:next w:val="Default"/>
    <w:uiPriority w:val="99"/>
    <w:rsid w:val="00B40C61"/>
    <w:rPr>
      <w:rFonts w:cs="Times New Roman"/>
      <w:color w:val="auto"/>
    </w:rPr>
  </w:style>
  <w:style w:type="paragraph" w:customStyle="1" w:styleId="CM76">
    <w:name w:val="CM76"/>
    <w:basedOn w:val="Default"/>
    <w:next w:val="Default"/>
    <w:uiPriority w:val="99"/>
    <w:rsid w:val="00B40C61"/>
    <w:rPr>
      <w:rFonts w:cs="Times New Roman"/>
      <w:color w:val="auto"/>
    </w:rPr>
  </w:style>
  <w:style w:type="paragraph" w:customStyle="1" w:styleId="CM12">
    <w:name w:val="CM12"/>
    <w:basedOn w:val="Default"/>
    <w:next w:val="Default"/>
    <w:uiPriority w:val="99"/>
    <w:rsid w:val="00B40C61"/>
    <w:rPr>
      <w:rFonts w:cs="Times New Roman"/>
      <w:color w:val="auto"/>
    </w:rPr>
  </w:style>
  <w:style w:type="paragraph" w:customStyle="1" w:styleId="CM32">
    <w:name w:val="CM32"/>
    <w:basedOn w:val="Default"/>
    <w:next w:val="Default"/>
    <w:uiPriority w:val="99"/>
    <w:rsid w:val="00B40C61"/>
    <w:pPr>
      <w:spacing w:line="191" w:lineRule="atLeast"/>
    </w:pPr>
    <w:rPr>
      <w:rFonts w:cs="Times New Roman"/>
      <w:color w:val="auto"/>
    </w:rPr>
  </w:style>
  <w:style w:type="paragraph" w:customStyle="1" w:styleId="CM33">
    <w:name w:val="CM33"/>
    <w:basedOn w:val="Default"/>
    <w:next w:val="Default"/>
    <w:uiPriority w:val="99"/>
    <w:rsid w:val="00B40C61"/>
    <w:pPr>
      <w:spacing w:line="188" w:lineRule="atLeast"/>
    </w:pPr>
    <w:rPr>
      <w:rFonts w:cs="Times New Roman"/>
      <w:color w:val="auto"/>
    </w:rPr>
  </w:style>
  <w:style w:type="paragraph" w:customStyle="1" w:styleId="CM75">
    <w:name w:val="CM75"/>
    <w:basedOn w:val="Default"/>
    <w:next w:val="Default"/>
    <w:uiPriority w:val="99"/>
    <w:rsid w:val="00B40C61"/>
    <w:rPr>
      <w:rFonts w:cs="Times New Roman"/>
      <w:color w:val="auto"/>
    </w:rPr>
  </w:style>
  <w:style w:type="paragraph" w:customStyle="1" w:styleId="CM10">
    <w:name w:val="CM10"/>
    <w:basedOn w:val="Default"/>
    <w:next w:val="Default"/>
    <w:uiPriority w:val="99"/>
    <w:rsid w:val="00B40C61"/>
    <w:pPr>
      <w:spacing w:line="240" w:lineRule="atLeast"/>
    </w:pPr>
    <w:rPr>
      <w:rFonts w:cs="Times New Roman"/>
      <w:color w:val="auto"/>
    </w:rPr>
  </w:style>
  <w:style w:type="paragraph" w:customStyle="1" w:styleId="CM35">
    <w:name w:val="CM35"/>
    <w:basedOn w:val="Default"/>
    <w:next w:val="Default"/>
    <w:uiPriority w:val="99"/>
    <w:rsid w:val="00B40C61"/>
    <w:rPr>
      <w:rFonts w:cs="Times New Roman"/>
      <w:color w:val="auto"/>
    </w:rPr>
  </w:style>
  <w:style w:type="paragraph" w:customStyle="1" w:styleId="CM22">
    <w:name w:val="CM22"/>
    <w:basedOn w:val="Default"/>
    <w:next w:val="Default"/>
    <w:uiPriority w:val="99"/>
    <w:rsid w:val="00B40C61"/>
    <w:pPr>
      <w:spacing w:line="191" w:lineRule="atLeast"/>
    </w:pPr>
    <w:rPr>
      <w:rFonts w:cs="Times New Roman"/>
      <w:color w:val="auto"/>
    </w:rPr>
  </w:style>
  <w:style w:type="paragraph" w:customStyle="1" w:styleId="CM38">
    <w:name w:val="CM38"/>
    <w:basedOn w:val="Default"/>
    <w:next w:val="Default"/>
    <w:uiPriority w:val="99"/>
    <w:rsid w:val="00B40C61"/>
    <w:pPr>
      <w:spacing w:line="191" w:lineRule="atLeast"/>
    </w:pPr>
    <w:rPr>
      <w:rFonts w:cs="Times New Roman"/>
      <w:color w:val="auto"/>
    </w:rPr>
  </w:style>
  <w:style w:type="paragraph" w:customStyle="1" w:styleId="CM40">
    <w:name w:val="CM40"/>
    <w:basedOn w:val="Default"/>
    <w:next w:val="Default"/>
    <w:uiPriority w:val="99"/>
    <w:rsid w:val="00B40C61"/>
    <w:pPr>
      <w:spacing w:line="191" w:lineRule="atLeast"/>
    </w:pPr>
    <w:rPr>
      <w:rFonts w:cs="Times New Roman"/>
      <w:color w:val="auto"/>
    </w:rPr>
  </w:style>
  <w:style w:type="paragraph" w:customStyle="1" w:styleId="CM29">
    <w:name w:val="CM29"/>
    <w:basedOn w:val="Default"/>
    <w:next w:val="Default"/>
    <w:uiPriority w:val="99"/>
    <w:rsid w:val="00B40C61"/>
    <w:pPr>
      <w:spacing w:line="191" w:lineRule="atLeast"/>
    </w:pPr>
    <w:rPr>
      <w:rFonts w:cs="Times New Roman"/>
      <w:color w:val="auto"/>
    </w:rPr>
  </w:style>
  <w:style w:type="paragraph" w:customStyle="1" w:styleId="CM44">
    <w:name w:val="CM44"/>
    <w:basedOn w:val="Default"/>
    <w:next w:val="Default"/>
    <w:uiPriority w:val="99"/>
    <w:rsid w:val="00B40C61"/>
    <w:pPr>
      <w:spacing w:line="188" w:lineRule="atLeast"/>
    </w:pPr>
    <w:rPr>
      <w:rFonts w:cs="Times New Roman"/>
      <w:color w:val="auto"/>
    </w:rPr>
  </w:style>
  <w:style w:type="paragraph" w:customStyle="1" w:styleId="CM45">
    <w:name w:val="CM45"/>
    <w:basedOn w:val="Default"/>
    <w:next w:val="Default"/>
    <w:uiPriority w:val="99"/>
    <w:rsid w:val="00B40C61"/>
    <w:pPr>
      <w:spacing w:line="191" w:lineRule="atLeast"/>
    </w:pPr>
    <w:rPr>
      <w:rFonts w:cs="Times New Roman"/>
      <w:color w:val="auto"/>
    </w:rPr>
  </w:style>
  <w:style w:type="paragraph" w:customStyle="1" w:styleId="CM46">
    <w:name w:val="CM46"/>
    <w:basedOn w:val="Default"/>
    <w:next w:val="Default"/>
    <w:uiPriority w:val="99"/>
    <w:rsid w:val="00B40C61"/>
    <w:pPr>
      <w:spacing w:line="191" w:lineRule="atLeast"/>
    </w:pPr>
    <w:rPr>
      <w:rFonts w:cs="Times New Roman"/>
      <w:color w:val="auto"/>
    </w:rPr>
  </w:style>
  <w:style w:type="paragraph" w:customStyle="1" w:styleId="CM47">
    <w:name w:val="CM47"/>
    <w:basedOn w:val="Default"/>
    <w:next w:val="Default"/>
    <w:uiPriority w:val="99"/>
    <w:rsid w:val="00B40C61"/>
    <w:pPr>
      <w:spacing w:line="191" w:lineRule="atLeast"/>
    </w:pPr>
    <w:rPr>
      <w:rFonts w:cs="Times New Roman"/>
      <w:color w:val="auto"/>
    </w:rPr>
  </w:style>
  <w:style w:type="paragraph" w:customStyle="1" w:styleId="CM18">
    <w:name w:val="CM18"/>
    <w:basedOn w:val="Default"/>
    <w:next w:val="Default"/>
    <w:uiPriority w:val="99"/>
    <w:rsid w:val="00B40C61"/>
    <w:pPr>
      <w:spacing w:line="238" w:lineRule="atLeast"/>
    </w:pPr>
    <w:rPr>
      <w:rFonts w:cs="Times New Roman"/>
      <w:color w:val="auto"/>
    </w:rPr>
  </w:style>
  <w:style w:type="paragraph" w:customStyle="1" w:styleId="CM1">
    <w:name w:val="CM1"/>
    <w:basedOn w:val="Default"/>
    <w:next w:val="Default"/>
    <w:uiPriority w:val="99"/>
    <w:rsid w:val="00B40C61"/>
    <w:rPr>
      <w:rFonts w:cs="Times New Roman"/>
      <w:color w:val="auto"/>
    </w:rPr>
  </w:style>
  <w:style w:type="paragraph" w:customStyle="1" w:styleId="CM72">
    <w:name w:val="CM72"/>
    <w:basedOn w:val="Default"/>
    <w:next w:val="Default"/>
    <w:uiPriority w:val="99"/>
    <w:rsid w:val="00B40C61"/>
    <w:rPr>
      <w:rFonts w:cs="Times New Roman"/>
      <w:color w:val="auto"/>
    </w:rPr>
  </w:style>
  <w:style w:type="paragraph" w:customStyle="1" w:styleId="CM3">
    <w:name w:val="CM3"/>
    <w:basedOn w:val="Default"/>
    <w:next w:val="Default"/>
    <w:uiPriority w:val="99"/>
    <w:rsid w:val="00B40C61"/>
    <w:rPr>
      <w:rFonts w:cs="Times New Roman"/>
      <w:color w:val="auto"/>
    </w:rPr>
  </w:style>
  <w:style w:type="paragraph" w:customStyle="1" w:styleId="CM4">
    <w:name w:val="CM4"/>
    <w:basedOn w:val="Default"/>
    <w:next w:val="Default"/>
    <w:uiPriority w:val="99"/>
    <w:rsid w:val="00B40C61"/>
    <w:rPr>
      <w:rFonts w:cs="Times New Roman"/>
      <w:color w:val="auto"/>
    </w:rPr>
  </w:style>
  <w:style w:type="paragraph" w:customStyle="1" w:styleId="CM5">
    <w:name w:val="CM5"/>
    <w:basedOn w:val="Default"/>
    <w:next w:val="Default"/>
    <w:uiPriority w:val="99"/>
    <w:rsid w:val="00B40C61"/>
    <w:pPr>
      <w:spacing w:line="240" w:lineRule="atLeast"/>
    </w:pPr>
    <w:rPr>
      <w:rFonts w:cs="Times New Roman"/>
      <w:color w:val="auto"/>
    </w:rPr>
  </w:style>
  <w:style w:type="paragraph" w:customStyle="1" w:styleId="CM6">
    <w:name w:val="CM6"/>
    <w:basedOn w:val="Default"/>
    <w:next w:val="Default"/>
    <w:uiPriority w:val="99"/>
    <w:rsid w:val="00B40C61"/>
    <w:rPr>
      <w:rFonts w:cs="Times New Roman"/>
      <w:color w:val="auto"/>
    </w:rPr>
  </w:style>
  <w:style w:type="paragraph" w:customStyle="1" w:styleId="CM77">
    <w:name w:val="CM77"/>
    <w:basedOn w:val="Default"/>
    <w:next w:val="Default"/>
    <w:uiPriority w:val="99"/>
    <w:rsid w:val="00B40C61"/>
    <w:rPr>
      <w:rFonts w:cs="Times New Roman"/>
      <w:color w:val="auto"/>
    </w:rPr>
  </w:style>
  <w:style w:type="paragraph" w:customStyle="1" w:styleId="CM8">
    <w:name w:val="CM8"/>
    <w:basedOn w:val="Default"/>
    <w:next w:val="Default"/>
    <w:uiPriority w:val="99"/>
    <w:rsid w:val="00B40C61"/>
    <w:pPr>
      <w:spacing w:line="240" w:lineRule="atLeast"/>
    </w:pPr>
    <w:rPr>
      <w:rFonts w:cs="Times New Roman"/>
      <w:color w:val="auto"/>
    </w:rPr>
  </w:style>
  <w:style w:type="paragraph" w:customStyle="1" w:styleId="CM78">
    <w:name w:val="CM78"/>
    <w:basedOn w:val="Default"/>
    <w:next w:val="Default"/>
    <w:uiPriority w:val="99"/>
    <w:rsid w:val="00B40C61"/>
    <w:rPr>
      <w:rFonts w:cs="Times New Roman"/>
      <w:color w:val="auto"/>
    </w:rPr>
  </w:style>
  <w:style w:type="paragraph" w:customStyle="1" w:styleId="CM74">
    <w:name w:val="CM74"/>
    <w:basedOn w:val="Default"/>
    <w:next w:val="Default"/>
    <w:uiPriority w:val="99"/>
    <w:rsid w:val="00B40C61"/>
    <w:rPr>
      <w:rFonts w:cs="Times New Roman"/>
      <w:color w:val="auto"/>
    </w:rPr>
  </w:style>
  <w:style w:type="paragraph" w:customStyle="1" w:styleId="CM16">
    <w:name w:val="CM16"/>
    <w:basedOn w:val="Default"/>
    <w:next w:val="Default"/>
    <w:uiPriority w:val="99"/>
    <w:rsid w:val="00B40C61"/>
    <w:pPr>
      <w:spacing w:line="240" w:lineRule="atLeast"/>
    </w:pPr>
    <w:rPr>
      <w:rFonts w:cs="Times New Roman"/>
      <w:color w:val="auto"/>
    </w:rPr>
  </w:style>
  <w:style w:type="paragraph" w:customStyle="1" w:styleId="CM83">
    <w:name w:val="CM83"/>
    <w:basedOn w:val="Default"/>
    <w:next w:val="Default"/>
    <w:uiPriority w:val="99"/>
    <w:rsid w:val="00B40C61"/>
    <w:rPr>
      <w:rFonts w:cs="Times New Roman"/>
      <w:color w:val="auto"/>
    </w:rPr>
  </w:style>
  <w:style w:type="paragraph" w:customStyle="1" w:styleId="CM17">
    <w:name w:val="CM17"/>
    <w:basedOn w:val="Default"/>
    <w:next w:val="Default"/>
    <w:uiPriority w:val="99"/>
    <w:rsid w:val="00B40C61"/>
    <w:pPr>
      <w:spacing w:line="240" w:lineRule="atLeast"/>
    </w:pPr>
    <w:rPr>
      <w:rFonts w:cs="Times New Roman"/>
      <w:color w:val="auto"/>
    </w:rPr>
  </w:style>
  <w:style w:type="paragraph" w:customStyle="1" w:styleId="CM20">
    <w:name w:val="CM20"/>
    <w:basedOn w:val="Default"/>
    <w:next w:val="Default"/>
    <w:uiPriority w:val="99"/>
    <w:rsid w:val="00B40C61"/>
    <w:pPr>
      <w:spacing w:line="240" w:lineRule="atLeast"/>
    </w:pPr>
    <w:rPr>
      <w:rFonts w:cs="Times New Roman"/>
      <w:color w:val="auto"/>
    </w:rPr>
  </w:style>
  <w:style w:type="paragraph" w:customStyle="1" w:styleId="CM21">
    <w:name w:val="CM21"/>
    <w:basedOn w:val="Default"/>
    <w:next w:val="Default"/>
    <w:uiPriority w:val="99"/>
    <w:rsid w:val="00B40C61"/>
    <w:rPr>
      <w:rFonts w:cs="Times New Roman"/>
      <w:color w:val="auto"/>
    </w:rPr>
  </w:style>
  <w:style w:type="paragraph" w:customStyle="1" w:styleId="CM23">
    <w:name w:val="CM23"/>
    <w:basedOn w:val="Default"/>
    <w:next w:val="Default"/>
    <w:uiPriority w:val="99"/>
    <w:rsid w:val="00B40C61"/>
    <w:pPr>
      <w:spacing w:line="191" w:lineRule="atLeast"/>
    </w:pPr>
    <w:rPr>
      <w:rFonts w:cs="Times New Roman"/>
      <w:color w:val="auto"/>
    </w:rPr>
  </w:style>
  <w:style w:type="paragraph" w:customStyle="1" w:styleId="CM27">
    <w:name w:val="CM27"/>
    <w:basedOn w:val="Default"/>
    <w:next w:val="Default"/>
    <w:uiPriority w:val="99"/>
    <w:rsid w:val="00B40C61"/>
    <w:pPr>
      <w:spacing w:line="191" w:lineRule="atLeast"/>
    </w:pPr>
    <w:rPr>
      <w:rFonts w:cs="Times New Roman"/>
      <w:color w:val="auto"/>
    </w:rPr>
  </w:style>
  <w:style w:type="paragraph" w:customStyle="1" w:styleId="CM28">
    <w:name w:val="CM28"/>
    <w:basedOn w:val="Default"/>
    <w:next w:val="Default"/>
    <w:uiPriority w:val="99"/>
    <w:rsid w:val="00B40C61"/>
    <w:pPr>
      <w:spacing w:line="191" w:lineRule="atLeast"/>
    </w:pPr>
    <w:rPr>
      <w:rFonts w:cs="Times New Roman"/>
      <w:color w:val="auto"/>
    </w:rPr>
  </w:style>
  <w:style w:type="paragraph" w:customStyle="1" w:styleId="CM36">
    <w:name w:val="CM36"/>
    <w:basedOn w:val="Default"/>
    <w:next w:val="Default"/>
    <w:uiPriority w:val="99"/>
    <w:rsid w:val="00B40C61"/>
    <w:rPr>
      <w:rFonts w:cs="Times New Roman"/>
      <w:color w:val="auto"/>
    </w:rPr>
  </w:style>
  <w:style w:type="paragraph" w:customStyle="1" w:styleId="CM37">
    <w:name w:val="CM37"/>
    <w:basedOn w:val="Default"/>
    <w:next w:val="Default"/>
    <w:uiPriority w:val="99"/>
    <w:rsid w:val="00B40C61"/>
    <w:pPr>
      <w:spacing w:line="191" w:lineRule="atLeast"/>
    </w:pPr>
    <w:rPr>
      <w:rFonts w:cs="Times New Roman"/>
      <w:color w:val="auto"/>
    </w:rPr>
  </w:style>
  <w:style w:type="paragraph" w:customStyle="1" w:styleId="CM39">
    <w:name w:val="CM39"/>
    <w:basedOn w:val="Default"/>
    <w:next w:val="Default"/>
    <w:uiPriority w:val="99"/>
    <w:rsid w:val="00B40C61"/>
    <w:pPr>
      <w:spacing w:line="191" w:lineRule="atLeast"/>
    </w:pPr>
    <w:rPr>
      <w:rFonts w:cs="Times New Roman"/>
      <w:color w:val="auto"/>
    </w:rPr>
  </w:style>
  <w:style w:type="paragraph" w:customStyle="1" w:styleId="CM41">
    <w:name w:val="CM41"/>
    <w:basedOn w:val="Default"/>
    <w:next w:val="Default"/>
    <w:uiPriority w:val="99"/>
    <w:rsid w:val="00B40C61"/>
    <w:pPr>
      <w:spacing w:line="191" w:lineRule="atLeast"/>
    </w:pPr>
    <w:rPr>
      <w:rFonts w:cs="Times New Roman"/>
      <w:color w:val="auto"/>
    </w:rPr>
  </w:style>
  <w:style w:type="paragraph" w:customStyle="1" w:styleId="CM43">
    <w:name w:val="CM43"/>
    <w:basedOn w:val="Default"/>
    <w:next w:val="Default"/>
    <w:uiPriority w:val="99"/>
    <w:rsid w:val="00B40C61"/>
    <w:pPr>
      <w:spacing w:line="191" w:lineRule="atLeast"/>
    </w:pPr>
    <w:rPr>
      <w:rFonts w:cs="Times New Roman"/>
      <w:color w:val="auto"/>
    </w:rPr>
  </w:style>
  <w:style w:type="paragraph" w:customStyle="1" w:styleId="CM48">
    <w:name w:val="CM48"/>
    <w:basedOn w:val="Default"/>
    <w:next w:val="Default"/>
    <w:uiPriority w:val="99"/>
    <w:rsid w:val="00B40C61"/>
    <w:pPr>
      <w:spacing w:line="191" w:lineRule="atLeast"/>
    </w:pPr>
    <w:rPr>
      <w:rFonts w:cs="Times New Roman"/>
      <w:color w:val="auto"/>
    </w:rPr>
  </w:style>
  <w:style w:type="paragraph" w:customStyle="1" w:styleId="CM49">
    <w:name w:val="CM49"/>
    <w:basedOn w:val="Default"/>
    <w:next w:val="Default"/>
    <w:uiPriority w:val="99"/>
    <w:rsid w:val="00B40C61"/>
    <w:pPr>
      <w:spacing w:line="191" w:lineRule="atLeast"/>
    </w:pPr>
    <w:rPr>
      <w:rFonts w:cs="Times New Roman"/>
      <w:color w:val="auto"/>
    </w:rPr>
  </w:style>
  <w:style w:type="paragraph" w:customStyle="1" w:styleId="CM50">
    <w:name w:val="CM50"/>
    <w:basedOn w:val="Default"/>
    <w:next w:val="Default"/>
    <w:uiPriority w:val="99"/>
    <w:rsid w:val="00B40C61"/>
    <w:pPr>
      <w:spacing w:line="191" w:lineRule="atLeast"/>
    </w:pPr>
    <w:rPr>
      <w:rFonts w:cs="Times New Roman"/>
      <w:color w:val="auto"/>
    </w:rPr>
  </w:style>
  <w:style w:type="paragraph" w:customStyle="1" w:styleId="CM51">
    <w:name w:val="CM51"/>
    <w:basedOn w:val="Default"/>
    <w:next w:val="Default"/>
    <w:uiPriority w:val="99"/>
    <w:rsid w:val="00B40C61"/>
    <w:pPr>
      <w:spacing w:line="191" w:lineRule="atLeast"/>
    </w:pPr>
    <w:rPr>
      <w:rFonts w:cs="Times New Roman"/>
      <w:color w:val="auto"/>
    </w:rPr>
  </w:style>
  <w:style w:type="paragraph" w:customStyle="1" w:styleId="CM52">
    <w:name w:val="CM52"/>
    <w:basedOn w:val="Default"/>
    <w:next w:val="Default"/>
    <w:uiPriority w:val="99"/>
    <w:rsid w:val="00B40C61"/>
    <w:pPr>
      <w:spacing w:line="191" w:lineRule="atLeast"/>
    </w:pPr>
    <w:rPr>
      <w:rFonts w:cs="Times New Roman"/>
      <w:color w:val="auto"/>
    </w:rPr>
  </w:style>
  <w:style w:type="paragraph" w:customStyle="1" w:styleId="CM55">
    <w:name w:val="CM55"/>
    <w:basedOn w:val="Default"/>
    <w:next w:val="Default"/>
    <w:uiPriority w:val="99"/>
    <w:rsid w:val="00B40C61"/>
    <w:pPr>
      <w:spacing w:line="191" w:lineRule="atLeast"/>
    </w:pPr>
    <w:rPr>
      <w:rFonts w:cs="Times New Roman"/>
      <w:color w:val="auto"/>
    </w:rPr>
  </w:style>
  <w:style w:type="paragraph" w:customStyle="1" w:styleId="CM56">
    <w:name w:val="CM56"/>
    <w:basedOn w:val="Default"/>
    <w:next w:val="Default"/>
    <w:uiPriority w:val="99"/>
    <w:rsid w:val="00B40C61"/>
    <w:pPr>
      <w:spacing w:line="191" w:lineRule="atLeast"/>
    </w:pPr>
    <w:rPr>
      <w:rFonts w:cs="Times New Roman"/>
      <w:color w:val="auto"/>
    </w:rPr>
  </w:style>
  <w:style w:type="paragraph" w:customStyle="1" w:styleId="CM57">
    <w:name w:val="CM57"/>
    <w:basedOn w:val="Default"/>
    <w:next w:val="Default"/>
    <w:uiPriority w:val="99"/>
    <w:rsid w:val="00B40C61"/>
    <w:pPr>
      <w:spacing w:line="191" w:lineRule="atLeast"/>
    </w:pPr>
    <w:rPr>
      <w:rFonts w:cs="Times New Roman"/>
      <w:color w:val="auto"/>
    </w:rPr>
  </w:style>
  <w:style w:type="paragraph" w:customStyle="1" w:styleId="CM60">
    <w:name w:val="CM60"/>
    <w:basedOn w:val="Default"/>
    <w:next w:val="Default"/>
    <w:uiPriority w:val="99"/>
    <w:rsid w:val="00B40C61"/>
    <w:rPr>
      <w:rFonts w:cs="Times New Roman"/>
      <w:color w:val="auto"/>
    </w:rPr>
  </w:style>
  <w:style w:type="paragraph" w:customStyle="1" w:styleId="CM61">
    <w:name w:val="CM61"/>
    <w:basedOn w:val="Default"/>
    <w:next w:val="Default"/>
    <w:uiPriority w:val="99"/>
    <w:rsid w:val="00B40C61"/>
    <w:pPr>
      <w:spacing w:line="191" w:lineRule="atLeast"/>
    </w:pPr>
    <w:rPr>
      <w:rFonts w:cs="Times New Roman"/>
      <w:color w:val="auto"/>
    </w:rPr>
  </w:style>
  <w:style w:type="paragraph" w:customStyle="1" w:styleId="CM62">
    <w:name w:val="CM62"/>
    <w:basedOn w:val="Default"/>
    <w:next w:val="Default"/>
    <w:uiPriority w:val="99"/>
    <w:rsid w:val="00B40C61"/>
    <w:pPr>
      <w:spacing w:line="191" w:lineRule="atLeast"/>
    </w:pPr>
    <w:rPr>
      <w:rFonts w:cs="Times New Roman"/>
      <w:color w:val="auto"/>
    </w:rPr>
  </w:style>
  <w:style w:type="paragraph" w:customStyle="1" w:styleId="CM63">
    <w:name w:val="CM63"/>
    <w:basedOn w:val="Default"/>
    <w:next w:val="Default"/>
    <w:uiPriority w:val="99"/>
    <w:rsid w:val="00B40C61"/>
    <w:pPr>
      <w:spacing w:line="191" w:lineRule="atLeast"/>
    </w:pPr>
    <w:rPr>
      <w:rFonts w:cs="Times New Roman"/>
      <w:color w:val="auto"/>
    </w:rPr>
  </w:style>
  <w:style w:type="paragraph" w:customStyle="1" w:styleId="CM64">
    <w:name w:val="CM64"/>
    <w:basedOn w:val="Default"/>
    <w:next w:val="Default"/>
    <w:uiPriority w:val="99"/>
    <w:rsid w:val="00B40C61"/>
    <w:pPr>
      <w:spacing w:line="191" w:lineRule="atLeast"/>
    </w:pPr>
    <w:rPr>
      <w:rFonts w:cs="Times New Roman"/>
      <w:color w:val="auto"/>
    </w:rPr>
  </w:style>
  <w:style w:type="paragraph" w:customStyle="1" w:styleId="CM65">
    <w:name w:val="CM65"/>
    <w:basedOn w:val="Default"/>
    <w:next w:val="Default"/>
    <w:uiPriority w:val="99"/>
    <w:rsid w:val="00B40C61"/>
    <w:rPr>
      <w:rFonts w:cs="Times New Roman"/>
      <w:color w:val="auto"/>
    </w:rPr>
  </w:style>
  <w:style w:type="paragraph" w:customStyle="1" w:styleId="CM68">
    <w:name w:val="CM68"/>
    <w:basedOn w:val="Default"/>
    <w:next w:val="Default"/>
    <w:uiPriority w:val="99"/>
    <w:rsid w:val="00B40C61"/>
    <w:rPr>
      <w:rFonts w:cs="Times New Roman"/>
      <w:color w:val="auto"/>
    </w:rPr>
  </w:style>
  <w:style w:type="paragraph" w:customStyle="1" w:styleId="CM69">
    <w:name w:val="CM69"/>
    <w:basedOn w:val="Default"/>
    <w:next w:val="Default"/>
    <w:uiPriority w:val="99"/>
    <w:rsid w:val="00B40C61"/>
    <w:pPr>
      <w:spacing w:line="191" w:lineRule="atLeast"/>
    </w:pPr>
    <w:rPr>
      <w:rFonts w:cs="Times New Roman"/>
      <w:color w:val="auto"/>
    </w:rPr>
  </w:style>
  <w:style w:type="paragraph" w:styleId="PlainText">
    <w:name w:val="Plain Text"/>
    <w:basedOn w:val="Normal"/>
    <w:link w:val="PlainTextChar"/>
    <w:uiPriority w:val="99"/>
    <w:unhideWhenUsed/>
    <w:rsid w:val="00BC3490"/>
    <w:pPr>
      <w:spacing w:before="0" w:after="0"/>
    </w:pPr>
    <w:rPr>
      <w:rFonts w:ascii="Calibri" w:hAnsi="Calibri"/>
      <w:szCs w:val="21"/>
    </w:rPr>
  </w:style>
  <w:style w:type="character" w:customStyle="1" w:styleId="PlainTextChar">
    <w:name w:val="Plain Text Char"/>
    <w:basedOn w:val="DefaultParagraphFont"/>
    <w:link w:val="PlainText"/>
    <w:uiPriority w:val="99"/>
    <w:rsid w:val="00BC3490"/>
    <w:rPr>
      <w:rFonts w:ascii="Calibri" w:hAnsi="Calibri"/>
      <w:szCs w:val="21"/>
    </w:rPr>
  </w:style>
  <w:style w:type="paragraph" w:customStyle="1" w:styleId="xml10">
    <w:name w:val="xml1"/>
    <w:basedOn w:val="Normal"/>
    <w:rsid w:val="00443358"/>
    <w:pPr>
      <w:spacing w:before="100" w:beforeAutospacing="1" w:after="100" w:afterAutospacing="1"/>
    </w:pPr>
    <w:rPr>
      <w:rFonts w:ascii="Times New Roman" w:eastAsia="Times New Roman" w:hAnsi="Times New Roman" w:cs="Times New Roman"/>
      <w:sz w:val="24"/>
      <w:szCs w:val="24"/>
      <w:lang w:eastAsia="zh-CN"/>
    </w:rPr>
  </w:style>
  <w:style w:type="numbering" w:customStyle="1" w:styleId="Headings11">
    <w:name w:val="Headings11"/>
    <w:next w:val="Headings1"/>
    <w:uiPriority w:val="99"/>
    <w:rsid w:val="00B40C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08699">
      <w:bodyDiv w:val="1"/>
      <w:marLeft w:val="0"/>
      <w:marRight w:val="0"/>
      <w:marTop w:val="0"/>
      <w:marBottom w:val="0"/>
      <w:divBdr>
        <w:top w:val="none" w:sz="0" w:space="0" w:color="auto"/>
        <w:left w:val="none" w:sz="0" w:space="0" w:color="auto"/>
        <w:bottom w:val="none" w:sz="0" w:space="0" w:color="auto"/>
        <w:right w:val="none" w:sz="0" w:space="0" w:color="auto"/>
      </w:divBdr>
    </w:div>
    <w:div w:id="83648899">
      <w:bodyDiv w:val="1"/>
      <w:marLeft w:val="0"/>
      <w:marRight w:val="0"/>
      <w:marTop w:val="0"/>
      <w:marBottom w:val="0"/>
      <w:divBdr>
        <w:top w:val="none" w:sz="0" w:space="0" w:color="auto"/>
        <w:left w:val="none" w:sz="0" w:space="0" w:color="auto"/>
        <w:bottom w:val="none" w:sz="0" w:space="0" w:color="auto"/>
        <w:right w:val="none" w:sz="0" w:space="0" w:color="auto"/>
      </w:divBdr>
    </w:div>
    <w:div w:id="302665015">
      <w:bodyDiv w:val="1"/>
      <w:marLeft w:val="0"/>
      <w:marRight w:val="0"/>
      <w:marTop w:val="0"/>
      <w:marBottom w:val="0"/>
      <w:divBdr>
        <w:top w:val="none" w:sz="0" w:space="0" w:color="auto"/>
        <w:left w:val="none" w:sz="0" w:space="0" w:color="auto"/>
        <w:bottom w:val="none" w:sz="0" w:space="0" w:color="auto"/>
        <w:right w:val="none" w:sz="0" w:space="0" w:color="auto"/>
      </w:divBdr>
    </w:div>
    <w:div w:id="336268606">
      <w:bodyDiv w:val="1"/>
      <w:marLeft w:val="0"/>
      <w:marRight w:val="0"/>
      <w:marTop w:val="0"/>
      <w:marBottom w:val="0"/>
      <w:divBdr>
        <w:top w:val="none" w:sz="0" w:space="0" w:color="auto"/>
        <w:left w:val="none" w:sz="0" w:space="0" w:color="auto"/>
        <w:bottom w:val="none" w:sz="0" w:space="0" w:color="auto"/>
        <w:right w:val="none" w:sz="0" w:space="0" w:color="auto"/>
      </w:divBdr>
    </w:div>
    <w:div w:id="365184176">
      <w:bodyDiv w:val="1"/>
      <w:marLeft w:val="0"/>
      <w:marRight w:val="0"/>
      <w:marTop w:val="0"/>
      <w:marBottom w:val="0"/>
      <w:divBdr>
        <w:top w:val="none" w:sz="0" w:space="0" w:color="auto"/>
        <w:left w:val="none" w:sz="0" w:space="0" w:color="auto"/>
        <w:bottom w:val="none" w:sz="0" w:space="0" w:color="auto"/>
        <w:right w:val="none" w:sz="0" w:space="0" w:color="auto"/>
      </w:divBdr>
    </w:div>
    <w:div w:id="408884991">
      <w:bodyDiv w:val="1"/>
      <w:marLeft w:val="0"/>
      <w:marRight w:val="0"/>
      <w:marTop w:val="0"/>
      <w:marBottom w:val="0"/>
      <w:divBdr>
        <w:top w:val="none" w:sz="0" w:space="0" w:color="auto"/>
        <w:left w:val="none" w:sz="0" w:space="0" w:color="auto"/>
        <w:bottom w:val="none" w:sz="0" w:space="0" w:color="auto"/>
        <w:right w:val="none" w:sz="0" w:space="0" w:color="auto"/>
      </w:divBdr>
    </w:div>
    <w:div w:id="583345586">
      <w:bodyDiv w:val="1"/>
      <w:marLeft w:val="0"/>
      <w:marRight w:val="0"/>
      <w:marTop w:val="0"/>
      <w:marBottom w:val="0"/>
      <w:divBdr>
        <w:top w:val="none" w:sz="0" w:space="0" w:color="auto"/>
        <w:left w:val="none" w:sz="0" w:space="0" w:color="auto"/>
        <w:bottom w:val="none" w:sz="0" w:space="0" w:color="auto"/>
        <w:right w:val="none" w:sz="0" w:space="0" w:color="auto"/>
      </w:divBdr>
    </w:div>
    <w:div w:id="812648128">
      <w:bodyDiv w:val="1"/>
      <w:marLeft w:val="0"/>
      <w:marRight w:val="0"/>
      <w:marTop w:val="0"/>
      <w:marBottom w:val="0"/>
      <w:divBdr>
        <w:top w:val="none" w:sz="0" w:space="0" w:color="auto"/>
        <w:left w:val="none" w:sz="0" w:space="0" w:color="auto"/>
        <w:bottom w:val="none" w:sz="0" w:space="0" w:color="auto"/>
        <w:right w:val="none" w:sz="0" w:space="0" w:color="auto"/>
      </w:divBdr>
    </w:div>
    <w:div w:id="842549360">
      <w:bodyDiv w:val="1"/>
      <w:marLeft w:val="0"/>
      <w:marRight w:val="0"/>
      <w:marTop w:val="0"/>
      <w:marBottom w:val="0"/>
      <w:divBdr>
        <w:top w:val="none" w:sz="0" w:space="0" w:color="auto"/>
        <w:left w:val="none" w:sz="0" w:space="0" w:color="auto"/>
        <w:bottom w:val="none" w:sz="0" w:space="0" w:color="auto"/>
        <w:right w:val="none" w:sz="0" w:space="0" w:color="auto"/>
      </w:divBdr>
    </w:div>
    <w:div w:id="887642469">
      <w:bodyDiv w:val="1"/>
      <w:marLeft w:val="0"/>
      <w:marRight w:val="0"/>
      <w:marTop w:val="0"/>
      <w:marBottom w:val="0"/>
      <w:divBdr>
        <w:top w:val="none" w:sz="0" w:space="0" w:color="auto"/>
        <w:left w:val="none" w:sz="0" w:space="0" w:color="auto"/>
        <w:bottom w:val="none" w:sz="0" w:space="0" w:color="auto"/>
        <w:right w:val="none" w:sz="0" w:space="0" w:color="auto"/>
      </w:divBdr>
    </w:div>
    <w:div w:id="917133017">
      <w:bodyDiv w:val="1"/>
      <w:marLeft w:val="0"/>
      <w:marRight w:val="0"/>
      <w:marTop w:val="0"/>
      <w:marBottom w:val="0"/>
      <w:divBdr>
        <w:top w:val="none" w:sz="0" w:space="0" w:color="auto"/>
        <w:left w:val="none" w:sz="0" w:space="0" w:color="auto"/>
        <w:bottom w:val="none" w:sz="0" w:space="0" w:color="auto"/>
        <w:right w:val="none" w:sz="0" w:space="0" w:color="auto"/>
      </w:divBdr>
    </w:div>
    <w:div w:id="944266950">
      <w:bodyDiv w:val="1"/>
      <w:marLeft w:val="0"/>
      <w:marRight w:val="0"/>
      <w:marTop w:val="0"/>
      <w:marBottom w:val="0"/>
      <w:divBdr>
        <w:top w:val="none" w:sz="0" w:space="0" w:color="auto"/>
        <w:left w:val="none" w:sz="0" w:space="0" w:color="auto"/>
        <w:bottom w:val="none" w:sz="0" w:space="0" w:color="auto"/>
        <w:right w:val="none" w:sz="0" w:space="0" w:color="auto"/>
      </w:divBdr>
    </w:div>
    <w:div w:id="996961309">
      <w:bodyDiv w:val="1"/>
      <w:marLeft w:val="0"/>
      <w:marRight w:val="0"/>
      <w:marTop w:val="0"/>
      <w:marBottom w:val="0"/>
      <w:divBdr>
        <w:top w:val="none" w:sz="0" w:space="0" w:color="auto"/>
        <w:left w:val="none" w:sz="0" w:space="0" w:color="auto"/>
        <w:bottom w:val="none" w:sz="0" w:space="0" w:color="auto"/>
        <w:right w:val="none" w:sz="0" w:space="0" w:color="auto"/>
      </w:divBdr>
    </w:div>
    <w:div w:id="1348480840">
      <w:bodyDiv w:val="1"/>
      <w:marLeft w:val="0"/>
      <w:marRight w:val="0"/>
      <w:marTop w:val="0"/>
      <w:marBottom w:val="0"/>
      <w:divBdr>
        <w:top w:val="none" w:sz="0" w:space="0" w:color="auto"/>
        <w:left w:val="none" w:sz="0" w:space="0" w:color="auto"/>
        <w:bottom w:val="none" w:sz="0" w:space="0" w:color="auto"/>
        <w:right w:val="none" w:sz="0" w:space="0" w:color="auto"/>
      </w:divBdr>
    </w:div>
    <w:div w:id="1441103144">
      <w:bodyDiv w:val="1"/>
      <w:marLeft w:val="0"/>
      <w:marRight w:val="0"/>
      <w:marTop w:val="0"/>
      <w:marBottom w:val="0"/>
      <w:divBdr>
        <w:top w:val="none" w:sz="0" w:space="0" w:color="auto"/>
        <w:left w:val="none" w:sz="0" w:space="0" w:color="auto"/>
        <w:bottom w:val="none" w:sz="0" w:space="0" w:color="auto"/>
        <w:right w:val="none" w:sz="0" w:space="0" w:color="auto"/>
      </w:divBdr>
    </w:div>
    <w:div w:id="1449740196">
      <w:bodyDiv w:val="1"/>
      <w:marLeft w:val="0"/>
      <w:marRight w:val="0"/>
      <w:marTop w:val="0"/>
      <w:marBottom w:val="0"/>
      <w:divBdr>
        <w:top w:val="none" w:sz="0" w:space="0" w:color="auto"/>
        <w:left w:val="none" w:sz="0" w:space="0" w:color="auto"/>
        <w:bottom w:val="none" w:sz="0" w:space="0" w:color="auto"/>
        <w:right w:val="none" w:sz="0" w:space="0" w:color="auto"/>
      </w:divBdr>
    </w:div>
    <w:div w:id="1475833011">
      <w:bodyDiv w:val="1"/>
      <w:marLeft w:val="0"/>
      <w:marRight w:val="0"/>
      <w:marTop w:val="0"/>
      <w:marBottom w:val="0"/>
      <w:divBdr>
        <w:top w:val="none" w:sz="0" w:space="0" w:color="auto"/>
        <w:left w:val="none" w:sz="0" w:space="0" w:color="auto"/>
        <w:bottom w:val="none" w:sz="0" w:space="0" w:color="auto"/>
        <w:right w:val="none" w:sz="0" w:space="0" w:color="auto"/>
      </w:divBdr>
    </w:div>
    <w:div w:id="1490488057">
      <w:bodyDiv w:val="1"/>
      <w:marLeft w:val="0"/>
      <w:marRight w:val="0"/>
      <w:marTop w:val="0"/>
      <w:marBottom w:val="0"/>
      <w:divBdr>
        <w:top w:val="none" w:sz="0" w:space="0" w:color="auto"/>
        <w:left w:val="none" w:sz="0" w:space="0" w:color="auto"/>
        <w:bottom w:val="none" w:sz="0" w:space="0" w:color="auto"/>
        <w:right w:val="none" w:sz="0" w:space="0" w:color="auto"/>
      </w:divBdr>
    </w:div>
    <w:div w:id="1597522350">
      <w:bodyDiv w:val="1"/>
      <w:marLeft w:val="0"/>
      <w:marRight w:val="0"/>
      <w:marTop w:val="0"/>
      <w:marBottom w:val="0"/>
      <w:divBdr>
        <w:top w:val="none" w:sz="0" w:space="0" w:color="auto"/>
        <w:left w:val="none" w:sz="0" w:space="0" w:color="auto"/>
        <w:bottom w:val="none" w:sz="0" w:space="0" w:color="auto"/>
        <w:right w:val="none" w:sz="0" w:space="0" w:color="auto"/>
      </w:divBdr>
    </w:div>
    <w:div w:id="1681930499">
      <w:bodyDiv w:val="1"/>
      <w:marLeft w:val="0"/>
      <w:marRight w:val="0"/>
      <w:marTop w:val="0"/>
      <w:marBottom w:val="0"/>
      <w:divBdr>
        <w:top w:val="none" w:sz="0" w:space="0" w:color="auto"/>
        <w:left w:val="none" w:sz="0" w:space="0" w:color="auto"/>
        <w:bottom w:val="none" w:sz="0" w:space="0" w:color="auto"/>
        <w:right w:val="none" w:sz="0" w:space="0" w:color="auto"/>
      </w:divBdr>
    </w:div>
    <w:div w:id="1745836821">
      <w:bodyDiv w:val="1"/>
      <w:marLeft w:val="0"/>
      <w:marRight w:val="0"/>
      <w:marTop w:val="0"/>
      <w:marBottom w:val="0"/>
      <w:divBdr>
        <w:top w:val="none" w:sz="0" w:space="0" w:color="auto"/>
        <w:left w:val="none" w:sz="0" w:space="0" w:color="auto"/>
        <w:bottom w:val="none" w:sz="0" w:space="0" w:color="auto"/>
        <w:right w:val="none" w:sz="0" w:space="0" w:color="auto"/>
      </w:divBdr>
    </w:div>
    <w:div w:id="1759985158">
      <w:bodyDiv w:val="1"/>
      <w:marLeft w:val="0"/>
      <w:marRight w:val="0"/>
      <w:marTop w:val="0"/>
      <w:marBottom w:val="0"/>
      <w:divBdr>
        <w:top w:val="none" w:sz="0" w:space="0" w:color="auto"/>
        <w:left w:val="none" w:sz="0" w:space="0" w:color="auto"/>
        <w:bottom w:val="none" w:sz="0" w:space="0" w:color="auto"/>
        <w:right w:val="none" w:sz="0" w:space="0" w:color="auto"/>
      </w:divBdr>
    </w:div>
    <w:div w:id="1924609510">
      <w:bodyDiv w:val="1"/>
      <w:marLeft w:val="0"/>
      <w:marRight w:val="0"/>
      <w:marTop w:val="0"/>
      <w:marBottom w:val="0"/>
      <w:divBdr>
        <w:top w:val="none" w:sz="0" w:space="0" w:color="auto"/>
        <w:left w:val="none" w:sz="0" w:space="0" w:color="auto"/>
        <w:bottom w:val="none" w:sz="0" w:space="0" w:color="auto"/>
        <w:right w:val="none" w:sz="0" w:space="0" w:color="auto"/>
      </w:divBdr>
    </w:div>
    <w:div w:id="1976258767">
      <w:bodyDiv w:val="1"/>
      <w:marLeft w:val="0"/>
      <w:marRight w:val="0"/>
      <w:marTop w:val="0"/>
      <w:marBottom w:val="0"/>
      <w:divBdr>
        <w:top w:val="none" w:sz="0" w:space="0" w:color="auto"/>
        <w:left w:val="none" w:sz="0" w:space="0" w:color="auto"/>
        <w:bottom w:val="none" w:sz="0" w:space="0" w:color="auto"/>
        <w:right w:val="none" w:sz="0" w:space="0" w:color="auto"/>
      </w:divBdr>
    </w:div>
    <w:div w:id="2017925999">
      <w:bodyDiv w:val="1"/>
      <w:marLeft w:val="0"/>
      <w:marRight w:val="0"/>
      <w:marTop w:val="0"/>
      <w:marBottom w:val="0"/>
      <w:divBdr>
        <w:top w:val="none" w:sz="0" w:space="0" w:color="auto"/>
        <w:left w:val="none" w:sz="0" w:space="0" w:color="auto"/>
        <w:bottom w:val="none" w:sz="0" w:space="0" w:color="auto"/>
        <w:right w:val="none" w:sz="0" w:space="0" w:color="auto"/>
      </w:divBdr>
    </w:div>
    <w:div w:id="2062824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mailto:Thomas.Dietz@neclab.eu" TargetMode="External"/><Relationship Id="rId14" Type="http://schemas.openxmlformats.org/officeDocument/2006/relationships/hyperlink" Target="http://www.opennetworking.org" TargetMode="External"/><Relationship Id="rId15" Type="http://schemas.openxmlformats.org/officeDocument/2006/relationships/image" Target="media/image2.emf"/><Relationship Id="rId16" Type="http://schemas.openxmlformats.org/officeDocument/2006/relationships/oleObject" Target="embeddings/Microsoft_Visio_2003-2010_Drawing11.vsd"/><Relationship Id="rId17" Type="http://schemas.openxmlformats.org/officeDocument/2006/relationships/image" Target="media/image3.emf"/><Relationship Id="rId18" Type="http://schemas.openxmlformats.org/officeDocument/2006/relationships/image" Target="media/image4.emf"/><Relationship Id="rId19" Type="http://schemas.openxmlformats.org/officeDocument/2006/relationships/image" Target="media/image5.emf"/><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53" Type="http://schemas.microsoft.com/office/2011/relationships/people" Target="people.xml"/><Relationship Id="rId40" Type="http://schemas.openxmlformats.org/officeDocument/2006/relationships/oleObject" Target="embeddings/Microsoft_Visio_2003-2010_Drawing1212.vsd"/><Relationship Id="rId41" Type="http://schemas.openxmlformats.org/officeDocument/2006/relationships/image" Target="media/image16.emf"/><Relationship Id="rId42" Type="http://schemas.openxmlformats.org/officeDocument/2006/relationships/oleObject" Target="embeddings/Microsoft_Visio_2003-2010_Drawing1313.vsd"/><Relationship Id="rId43" Type="http://schemas.openxmlformats.org/officeDocument/2006/relationships/image" Target="media/image17.emf"/><Relationship Id="rId44" Type="http://schemas.openxmlformats.org/officeDocument/2006/relationships/oleObject" Target="embeddings/Microsoft_Visio_2003-2010_Drawing1414.vsd"/><Relationship Id="rId45" Type="http://schemas.openxmlformats.org/officeDocument/2006/relationships/hyperlink" Target="http://www.yang-central.org/modules/xsd/ietf-yang-types.xsd" TargetMode="External"/><Relationship Id="rId46" Type="http://schemas.openxmlformats.org/officeDocument/2006/relationships/hyperlink" Target="http://www.cablelabs.com/specifications/XSD/ietf-inet-types.xsd" TargetMode="External"/><Relationship Id="rId47" Type="http://schemas.openxmlformats.org/officeDocument/2006/relationships/hyperlink" Target="http://www.yang-central.org/modules/yang/ietf-yang-types.yang" TargetMode="External"/><Relationship Id="rId48" Type="http://schemas.openxmlformats.org/officeDocument/2006/relationships/hyperlink" Target="http://www.yang-central.org/modules/yang/ietf-inet-types.yang" TargetMode="External"/><Relationship Id="rId4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oleObject" Target="embeddings/Microsoft_Visio_2003-2010_Drawing77.vsd"/><Relationship Id="rId31" Type="http://schemas.openxmlformats.org/officeDocument/2006/relationships/image" Target="media/image11.emf"/><Relationship Id="rId32" Type="http://schemas.openxmlformats.org/officeDocument/2006/relationships/oleObject" Target="embeddings/Microsoft_Visio_2003-2010_Drawing88.vsd"/><Relationship Id="rId33" Type="http://schemas.openxmlformats.org/officeDocument/2006/relationships/image" Target="media/image12.emf"/><Relationship Id="rId34" Type="http://schemas.openxmlformats.org/officeDocument/2006/relationships/oleObject" Target="embeddings/Microsoft_Visio_2003-2010_Drawing99.vsd"/><Relationship Id="rId35" Type="http://schemas.openxmlformats.org/officeDocument/2006/relationships/image" Target="media/image13.emf"/><Relationship Id="rId36" Type="http://schemas.openxmlformats.org/officeDocument/2006/relationships/oleObject" Target="embeddings/Microsoft_Visio_2003-2010_Drawing1010.vsd"/><Relationship Id="rId37" Type="http://schemas.openxmlformats.org/officeDocument/2006/relationships/image" Target="media/image14.emf"/><Relationship Id="rId38" Type="http://schemas.openxmlformats.org/officeDocument/2006/relationships/oleObject" Target="embeddings/Microsoft_Visio_2003-2010_Drawing1111.vsd"/><Relationship Id="rId39" Type="http://schemas.openxmlformats.org/officeDocument/2006/relationships/image" Target="media/image15.emf"/><Relationship Id="rId20" Type="http://schemas.openxmlformats.org/officeDocument/2006/relationships/oleObject" Target="embeddings/Microsoft_Visio_2003-2010_Drawing22.vsd"/><Relationship Id="rId21" Type="http://schemas.openxmlformats.org/officeDocument/2006/relationships/image" Target="media/image6.emf"/><Relationship Id="rId22" Type="http://schemas.openxmlformats.org/officeDocument/2006/relationships/oleObject" Target="embeddings/Microsoft_Visio_2003-2010_Drawing33.vsd"/><Relationship Id="rId23" Type="http://schemas.openxmlformats.org/officeDocument/2006/relationships/image" Target="media/image7.emf"/><Relationship Id="rId24" Type="http://schemas.openxmlformats.org/officeDocument/2006/relationships/oleObject" Target="embeddings/Microsoft_Visio_2003-2010_Drawing44.vsd"/><Relationship Id="rId25" Type="http://schemas.openxmlformats.org/officeDocument/2006/relationships/image" Target="media/image8.emf"/><Relationship Id="rId26" Type="http://schemas.openxmlformats.org/officeDocument/2006/relationships/oleObject" Target="embeddings/Microsoft_Visio_2003-2010_Drawing55.vsd"/><Relationship Id="rId27" Type="http://schemas.openxmlformats.org/officeDocument/2006/relationships/image" Target="media/image9.emf"/><Relationship Id="rId28" Type="http://schemas.openxmlformats.org/officeDocument/2006/relationships/oleObject" Target="embeddings/Microsoft_Visio_2003-2010_Drawing66.vsd"/><Relationship Id="rId29" Type="http://schemas.openxmlformats.org/officeDocument/2006/relationships/image" Target="media/image10.emf"/><Relationship Id="rId10" Type="http://schemas.openxmlformats.org/officeDocument/2006/relationships/image" Target="media/image1.tiff"/><Relationship Id="rId11" Type="http://schemas.openxmlformats.org/officeDocument/2006/relationships/hyperlink" Target="mailto:dbansal@microsoft.com" TargetMode="External"/><Relationship Id="rId12" Type="http://schemas.openxmlformats.org/officeDocument/2006/relationships/hyperlink" Target="mailto:sbailey@infoblo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AppData\Roaming\Microsoft\Templates\ONF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2.xml><?xml version="1.0" encoding="utf-8"?>
<b:Sources xmlns:b="http://schemas.openxmlformats.org/officeDocument/2006/bibliography" xmlns="http://schemas.openxmlformats.org/officeDocument/2006/bibliography" SelectedStyle="\APA.XSL" StyleName="APA">
  <b:Source>
    <b:Tag>Enn11</b:Tag>
    <b:SourceType>DocumentFromInternetSite</b:SourceType>
    <b:Guid>{E2ABA21C-0146-4B03-B562-587D149FDE6D}</b:Guid>
    <b:Author>
      <b:Author>
        <b:NameList>
          <b:Person>
            <b:Last>Enns</b:Last>
          </b:Person>
          <b:Person>
            <b:Last>Bjorklund</b:Last>
          </b:Person>
          <b:Person>
            <b:Last>Schoenwaelder</b:Last>
          </b:Person>
          <b:Person>
            <b:Last>Bierman</b:Last>
          </b:Person>
        </b:NameList>
      </b:Author>
    </b:Author>
    <b:Title>RFC 6241</b:Title>
    <b:InternetSiteTitle>IETF</b:InternetSiteTitle>
    <b:Year>2011</b:Year>
    <b:Month>June</b:Month>
    <b:URL>http://tools.ietf.org/rfc/rfc6241.txt</b:URL>
    <b:RefOrder>1</b:RefOrder>
  </b:Source>
  <b:Source>
    <b:Tag>Ope1</b:Tag>
    <b:SourceType>JournalArticle</b:SourceType>
    <b:Guid>{4E81435E-D9B9-4CB7-83CF-B61C0D666636}</b:Guid>
    <b:Author>
      <b:Author>
        <b:Corporate>Open Networking Foundation</b:Corporate>
      </b:Author>
    </b:Author>
    <b:Title>OpenFlow Specification 1.2</b:Title>
    <b:Year>2011</b:Year>
    <b:RefOrder>2</b:RefOrder>
  </b:Source>
  <b:Source>
    <b:Tag>McK08</b:Tag>
    <b:SourceType>JournalArticle</b:SourceType>
    <b:Guid>{1AF3B088-0D33-4A97-9B2F-A2789CCB7DFF}</b:Guid>
    <b:Author>
      <b:Author>
        <b:NameList>
          <b:Person>
            <b:Last>McKeown</b:Last>
            <b:First>Nick</b:First>
          </b:Person>
          <b:Person>
            <b:Last>Anderson</b:Last>
            <b:First>Tom</b:First>
          </b:Person>
          <b:Person>
            <b:Last>Balakrishnan</b:Last>
            <b:First>Hari</b:First>
          </b:Person>
          <b:Person>
            <b:Last>Parulkar</b:Last>
            <b:First>Guru</b:First>
          </b:Person>
          <b:Person>
            <b:Last>Peterson</b:Last>
            <b:First>Larry</b:First>
          </b:Person>
          <b:Person>
            <b:Last>Rexford</b:Last>
            <b:First>Jennifer</b:First>
          </b:Person>
          <b:Person>
            <b:Last>Shenker</b:Last>
            <b:First>Scott</b:First>
          </b:Person>
          <b:Person>
            <b:Last>Turner</b:Last>
            <b:First>Jonathan</b:First>
          </b:Person>
        </b:NameList>
      </b:Author>
    </b:Author>
    <b:Title>OpenFlow: enabling innovation in campus networks</b:Title>
    <b:Year>2008</b:Year>
    <b:JournalName>ACM SIGCOMM Computer Communication Review</b:JournalName>
    <b:Pages>69-74</b:Pages>
    <b:RefOrder>3</b:RefOrder>
  </b:Source>
  <b:Source xmlns:b="http://schemas.openxmlformats.org/officeDocument/2006/bibliography">
    <b:Tag>Bra97</b:Tag>
    <b:SourceType>ElectronicSource</b:SourceType>
    <b:Guid>{0D5B6D2A-B9F9-4FE8-A194-D5A66B448D6A}</b:Guid>
    <b:Author>
      <b:Author>
        <b:NameList>
          <b:Person>
            <b:Last>Bradner</b:Last>
            <b:First>S</b:First>
          </b:Person>
        </b:NameList>
      </b:Author>
    </b:Author>
    <b:Title>Key words for use in RFCs to Indicate Requirement Levels</b:Title>
    <b:Year>1997</b:Year>
    <b:Month>March</b:Month>
    <b:InternetSiteTitle>IETF</b:InternetSiteTitle>
    <b:URL>http://www.ietf.org/rfc/rfc2119.txt</b:URL>
    <b:RefOrder>4</b:RefOrder>
    <b:ProductionCompany>IETF</b:ProductionCompany>
    <b:StandardNumber>RFC 2119</b:StandardNumber>
  </b:Source>
</b:Sources>
</file>

<file path=customXml/itemProps1.xml><?xml version="1.0" encoding="utf-8"?>
<ds:datastoreItem xmlns:ds="http://schemas.openxmlformats.org/officeDocument/2006/customXml" ds:itemID="{E1201A7D-C74B-6946-81BF-3F6EC48F3378}">
  <ds:schemaRefs>
    <ds:schemaRef ds:uri="http://schemas.openxmlformats.org/officeDocument/2006/bibliography"/>
  </ds:schemaRefs>
</ds:datastoreItem>
</file>

<file path=customXml/itemProps2.xml><?xml version="1.0" encoding="utf-8"?>
<ds:datastoreItem xmlns:ds="http://schemas.openxmlformats.org/officeDocument/2006/customXml" ds:itemID="{33FD6F3C-2518-C14F-B8D9-8D8DDC4A1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\Users\Carl\AppData\Roaming\Microsoft\Templates\ONF_document_template.dotx</Template>
  <TotalTime>133</TotalTime>
  <Pages>93</Pages>
  <Words>26268</Words>
  <Characters>149733</Characters>
  <Application>Microsoft Macintosh Word</Application>
  <DocSecurity>0</DocSecurity>
  <Lines>1247</Lines>
  <Paragraphs>351</Paragraphs>
  <ScaleCrop>false</ScaleCrop>
  <HeadingPairs>
    <vt:vector size="2" baseType="variant">
      <vt:variant>
        <vt:lpstr>Title</vt:lpstr>
      </vt:variant>
      <vt:variant>
        <vt:i4>1</vt:i4>
      </vt:variant>
    </vt:vector>
  </HeadingPairs>
  <TitlesOfParts>
    <vt:vector size="1" baseType="lpstr">
      <vt:lpstr>OF-CONFIG 1.2 (DRAFT)</vt:lpstr>
    </vt:vector>
  </TitlesOfParts>
  <Company>Open Networking Foundation</Company>
  <LinksUpToDate>false</LinksUpToDate>
  <CharactersWithSpaces>175650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OF-CONFIG 1.2 (DRAFT)</dc:title>
  <dc:subject>OpenFlow Management and Configuration Protocol</dc:subject>
  <dc:creator>Carl</dc:creator>
  <cp:lastModifiedBy>Anees Shaikh</cp:lastModifiedBy>
  <cp:revision>22</cp:revision>
  <dcterms:created xsi:type="dcterms:W3CDTF">2013-06-17T18:04:00Z</dcterms:created>
  <dcterms:modified xsi:type="dcterms:W3CDTF">2013-10-05T04:24:00Z</dcterms:modified>
</cp:coreProperties>
</file>