
<file path=[Content_Types].xml><?xml version="1.0" encoding="utf-8"?>
<Types xmlns="http://schemas.openxmlformats.org/package/2006/content-types">
  <Default Extension="xml" ContentType="application/xml"/>
  <Default Extension="vsd" ContentType="application/vnd.visio"/>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4703F6"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691626C" w:rsidR="000E7F98" w:rsidRDefault="000E7F98">
          <w:r>
            <w:t xml:space="preserve">Contact: </w:t>
          </w:r>
          <w:r w:rsidR="002705F3">
            <w:t>Deepak Bansal (</w:t>
          </w:r>
          <w:hyperlink r:id="rId11" w:history="1">
            <w:r w:rsidR="002705F3" w:rsidRPr="00B23AA2">
              <w:rPr>
                <w:rStyle w:val="Hyperlink"/>
              </w:rPr>
              <w:t>dbansal@microsoft.com</w:t>
            </w:r>
          </w:hyperlink>
          <w:r w:rsidR="002705F3">
            <w:t xml:space="preserve">), </w:t>
          </w:r>
          <w:r w:rsidR="002705F3" w:rsidRPr="002705F3">
            <w:t>Stuart Bailey (</w:t>
          </w:r>
          <w:hyperlink r:id="rId12"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3" w:history="1">
            <w:r w:rsidR="002705F3" w:rsidRPr="00B23AA2">
              <w:rPr>
                <w:rStyle w:val="Hyperlink"/>
              </w:rPr>
              <w:t>Thomas.Dietz@neclab.eu</w:t>
            </w:r>
          </w:hyperlink>
          <w:r w:rsidR="002705F3">
            <w:t xml:space="preserve">), </w:t>
          </w:r>
          <w:r w:rsidR="002705F3" w:rsidRPr="002705F3">
            <w:t>Anee</w:t>
          </w:r>
          <w:r w:rsidR="002705F3">
            <w:t>s</w:t>
          </w:r>
          <w:ins w:id="1" w:author="Anees Shaikh" w:date="2013-07-30T11:05:00Z">
            <w:r w:rsidR="001D136E">
              <w:t xml:space="preserve"> </w:t>
            </w:r>
          </w:ins>
          <w:del w:id="2" w:author="Anees Shaikh" w:date="2013-07-30T11:05:00Z">
            <w:r w:rsidR="002705F3" w:rsidDel="001D136E">
              <w:delText xml:space="preserve"> A </w:delText>
            </w:r>
          </w:del>
          <w:r w:rsidR="002705F3">
            <w:t>Shaikh (aashaikh@us.ibm.com)</w:t>
          </w:r>
          <w:r w:rsidR="002705F3" w:rsidRPr="002705F3" w:rsidDel="002705F3">
            <w:t xml:space="preserve"> </w:t>
          </w:r>
        </w:p>
        <w:p w14:paraId="66FEBB67" w14:textId="0BB12FBF" w:rsidR="00CD1D1D" w:rsidRDefault="001A4B1B" w:rsidP="00871775">
          <w:r>
            <w:br w:type="page"/>
          </w:r>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4"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08996CF2" w14:textId="77777777" w:rsidR="00E00D57" w:rsidRDefault="00554195">
          <w:pPr>
            <w:pStyle w:val="TOC1"/>
            <w:tabs>
              <w:tab w:val="left" w:pos="440"/>
              <w:tab w:val="right" w:leader="dot" w:pos="9350"/>
            </w:tabs>
            <w:rPr>
              <w:ins w:id="3" w:author="Curt Beckmann" w:date="2013-06-06T14:17:00Z"/>
              <w:rFonts w:eastAsiaTheme="minorEastAsia"/>
              <w:noProof/>
            </w:rPr>
          </w:pPr>
          <w:r>
            <w:fldChar w:fldCharType="begin"/>
          </w:r>
          <w:r w:rsidR="00FF734B">
            <w:instrText xml:space="preserve"> TOC \o "1-3" \h \z \u </w:instrText>
          </w:r>
          <w:r>
            <w:fldChar w:fldCharType="separate"/>
          </w:r>
          <w:ins w:id="4" w:author="Curt Beckmann" w:date="2013-06-06T14:17:00Z">
            <w:r w:rsidR="00E00D57" w:rsidRPr="008C57E4">
              <w:rPr>
                <w:rStyle w:val="Hyperlink"/>
                <w:noProof/>
              </w:rPr>
              <w:fldChar w:fldCharType="begin"/>
            </w:r>
            <w:r w:rsidR="00E00D57" w:rsidRPr="008C57E4">
              <w:rPr>
                <w:rStyle w:val="Hyperlink"/>
                <w:noProof/>
              </w:rPr>
              <w:instrText xml:space="preserve"> </w:instrText>
            </w:r>
            <w:r w:rsidR="00E00D57">
              <w:rPr>
                <w:noProof/>
              </w:rPr>
              <w:instrText>HYPERLINK \l "_Toc358291549"</w:instrText>
            </w:r>
            <w:r w:rsidR="00E00D57" w:rsidRPr="008C57E4">
              <w:rPr>
                <w:rStyle w:val="Hyperlink"/>
                <w:noProof/>
              </w:rPr>
              <w:instrText xml:space="preserve"> </w:instrText>
            </w:r>
            <w:r w:rsidR="00E00D57" w:rsidRPr="008C57E4">
              <w:rPr>
                <w:rStyle w:val="Hyperlink"/>
                <w:noProof/>
              </w:rPr>
              <w:fldChar w:fldCharType="separate"/>
            </w:r>
            <w:r w:rsidR="00E00D57" w:rsidRPr="008C57E4">
              <w:rPr>
                <w:rStyle w:val="Hyperlink"/>
                <w:noProof/>
              </w:rPr>
              <w:t>1</w:t>
            </w:r>
            <w:r w:rsidR="00E00D57">
              <w:rPr>
                <w:rFonts w:eastAsiaTheme="minorEastAsia"/>
                <w:noProof/>
              </w:rPr>
              <w:tab/>
            </w:r>
            <w:r w:rsidR="00E00D57" w:rsidRPr="008C57E4">
              <w:rPr>
                <w:rStyle w:val="Hyperlink"/>
                <w:noProof/>
              </w:rPr>
              <w:t>Introduction</w:t>
            </w:r>
            <w:r w:rsidR="00E00D57">
              <w:rPr>
                <w:noProof/>
                <w:webHidden/>
              </w:rPr>
              <w:tab/>
            </w:r>
            <w:r w:rsidR="00E00D57">
              <w:rPr>
                <w:noProof/>
                <w:webHidden/>
              </w:rPr>
              <w:fldChar w:fldCharType="begin"/>
            </w:r>
            <w:r w:rsidR="00E00D57">
              <w:rPr>
                <w:noProof/>
                <w:webHidden/>
              </w:rPr>
              <w:instrText xml:space="preserve"> PAGEREF _Toc358291549 \h </w:instrText>
            </w:r>
          </w:ins>
          <w:r w:rsidR="00E00D57">
            <w:rPr>
              <w:noProof/>
              <w:webHidden/>
            </w:rPr>
          </w:r>
          <w:r w:rsidR="00E00D57">
            <w:rPr>
              <w:noProof/>
              <w:webHidden/>
            </w:rPr>
            <w:fldChar w:fldCharType="separate"/>
          </w:r>
          <w:ins w:id="5" w:author="Curt Beckmann" w:date="2013-06-06T14:17:00Z">
            <w:r w:rsidR="00E00D57">
              <w:rPr>
                <w:noProof/>
                <w:webHidden/>
              </w:rPr>
              <w:t>5</w:t>
            </w:r>
            <w:r w:rsidR="00E00D57">
              <w:rPr>
                <w:noProof/>
                <w:webHidden/>
              </w:rPr>
              <w:fldChar w:fldCharType="end"/>
            </w:r>
            <w:r w:rsidR="00E00D57" w:rsidRPr="008C57E4">
              <w:rPr>
                <w:rStyle w:val="Hyperlink"/>
                <w:noProof/>
              </w:rPr>
              <w:fldChar w:fldCharType="end"/>
            </w:r>
          </w:ins>
        </w:p>
        <w:p w14:paraId="00F540E2" w14:textId="77777777" w:rsidR="00E00D57" w:rsidRDefault="00E00D57">
          <w:pPr>
            <w:pStyle w:val="TOC1"/>
            <w:tabs>
              <w:tab w:val="left" w:pos="440"/>
              <w:tab w:val="right" w:leader="dot" w:pos="9350"/>
            </w:tabs>
            <w:rPr>
              <w:ins w:id="6" w:author="Curt Beckmann" w:date="2013-06-06T14:17:00Z"/>
              <w:rFonts w:eastAsiaTheme="minorEastAsia"/>
              <w:noProof/>
            </w:rPr>
          </w:pPr>
          <w:ins w:id="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"_Toc358291550"</w:instrText>
            </w:r>
            <w:r w:rsidRPr="008C57E4">
              <w:rPr>
                <w:rStyle w:val="Hyperlink"/>
                <w:noProof/>
              </w:rPr>
              <w:instrText xml:space="preserve"> </w:instrText>
            </w:r>
            <w:r w:rsidRPr="008C57E4">
              <w:rPr>
                <w:rStyle w:val="Hyperlink"/>
                <w:noProof/>
              </w:rPr>
              <w:fldChar w:fldCharType="separate"/>
            </w:r>
            <w:r w:rsidRPr="008C57E4">
              <w:rPr>
                <w:rStyle w:val="Hyperlink"/>
                <w:noProof/>
              </w:rPr>
              <w:t>2</w:t>
            </w:r>
            <w:r>
              <w:rPr>
                <w:rFonts w:eastAsiaTheme="minorEastAsia"/>
                <w:noProof/>
              </w:rPr>
              <w:tab/>
            </w:r>
            <w:r w:rsidRPr="008C57E4">
              <w:rPr>
                <w:rStyle w:val="Hyperlink"/>
                <w:noProof/>
              </w:rPr>
              <w:t>Motivation</w:t>
            </w:r>
            <w:r>
              <w:rPr>
                <w:noProof/>
                <w:webHidden/>
              </w:rPr>
              <w:tab/>
            </w:r>
            <w:r>
              <w:rPr>
                <w:noProof/>
                <w:webHidden/>
              </w:rPr>
              <w:fldChar w:fldCharType="begin"/>
            </w:r>
            <w:r>
              <w:rPr>
                <w:noProof/>
                <w:webHidden/>
              </w:rPr>
              <w:instrText xml:space="preserve"> PAGEREF _Toc358291550 \h </w:instrText>
            </w:r>
          </w:ins>
          <w:r>
            <w:rPr>
              <w:noProof/>
              <w:webHidden/>
            </w:rPr>
          </w:r>
          <w:r>
            <w:rPr>
              <w:noProof/>
              <w:webHidden/>
            </w:rPr>
            <w:fldChar w:fldCharType="separate"/>
          </w:r>
          <w:ins w:id="8" w:author="Curt Beckmann" w:date="2013-06-06T14:17:00Z">
            <w:r>
              <w:rPr>
                <w:noProof/>
                <w:webHidden/>
              </w:rPr>
              <w:t>5</w:t>
            </w:r>
            <w:r>
              <w:rPr>
                <w:noProof/>
                <w:webHidden/>
              </w:rPr>
              <w:fldChar w:fldCharType="end"/>
            </w:r>
            <w:r w:rsidRPr="008C57E4">
              <w:rPr>
                <w:rStyle w:val="Hyperlink"/>
                <w:noProof/>
              </w:rPr>
              <w:fldChar w:fldCharType="end"/>
            </w:r>
          </w:ins>
        </w:p>
        <w:p w14:paraId="5BC6BDB8" w14:textId="77777777" w:rsidR="00E00D57" w:rsidRDefault="00E00D57">
          <w:pPr>
            <w:pStyle w:val="TOC1"/>
            <w:tabs>
              <w:tab w:val="left" w:pos="440"/>
              <w:tab w:val="right" w:leader="dot" w:pos="9350"/>
            </w:tabs>
            <w:rPr>
              <w:ins w:id="9" w:author="Curt Beckmann" w:date="2013-06-06T14:17:00Z"/>
              <w:rFonts w:eastAsiaTheme="minorEastAsia"/>
              <w:noProof/>
            </w:rPr>
          </w:pPr>
          <w:ins w:id="1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"_Toc358291551"</w:instrText>
            </w:r>
            <w:r w:rsidRPr="008C57E4">
              <w:rPr>
                <w:rStyle w:val="Hyperlink"/>
                <w:noProof/>
              </w:rPr>
              <w:instrText xml:space="preserve"> </w:instrText>
            </w:r>
            <w:r w:rsidRPr="008C57E4">
              <w:rPr>
                <w:rStyle w:val="Hyperlink"/>
                <w:noProof/>
              </w:rPr>
              <w:fldChar w:fldCharType="separate"/>
            </w:r>
            <w:r w:rsidRPr="008C57E4">
              <w:rPr>
                <w:rStyle w:val="Hyperlink"/>
                <w:noProof/>
              </w:rPr>
              <w:t>3</w:t>
            </w:r>
            <w:r>
              <w:rPr>
                <w:rFonts w:eastAsiaTheme="minorEastAsia"/>
                <w:noProof/>
              </w:rPr>
              <w:tab/>
            </w:r>
            <w:r w:rsidRPr="008C57E4">
              <w:rPr>
                <w:rStyle w:val="Hyperlink"/>
                <w:noProof/>
              </w:rPr>
              <w:t>Scope</w:t>
            </w:r>
            <w:r>
              <w:rPr>
                <w:noProof/>
                <w:webHidden/>
              </w:rPr>
              <w:tab/>
            </w:r>
            <w:r>
              <w:rPr>
                <w:noProof/>
                <w:webHidden/>
              </w:rPr>
              <w:fldChar w:fldCharType="begin"/>
            </w:r>
            <w:r>
              <w:rPr>
                <w:noProof/>
                <w:webHidden/>
              </w:rPr>
              <w:instrText xml:space="preserve"> PAGEREF _Toc358291551 \h </w:instrText>
            </w:r>
          </w:ins>
          <w:r>
            <w:rPr>
              <w:noProof/>
              <w:webHidden/>
            </w:rPr>
          </w:r>
          <w:r>
            <w:rPr>
              <w:noProof/>
              <w:webHidden/>
            </w:rPr>
            <w:fldChar w:fldCharType="separate"/>
          </w:r>
          <w:ins w:id="11" w:author="Curt Beckmann" w:date="2013-06-06T14:17:00Z">
            <w:r>
              <w:rPr>
                <w:noProof/>
                <w:webHidden/>
              </w:rPr>
              <w:t>7</w:t>
            </w:r>
            <w:r>
              <w:rPr>
                <w:noProof/>
                <w:webHidden/>
              </w:rPr>
              <w:fldChar w:fldCharType="end"/>
            </w:r>
            <w:r w:rsidRPr="008C57E4">
              <w:rPr>
                <w:rStyle w:val="Hyperlink"/>
                <w:noProof/>
              </w:rPr>
              <w:fldChar w:fldCharType="end"/>
            </w:r>
          </w:ins>
        </w:p>
        <w:p w14:paraId="72692EB5" w14:textId="77777777" w:rsidR="00E00D57" w:rsidRDefault="00E00D57">
          <w:pPr>
            <w:pStyle w:val="TOC1"/>
            <w:tabs>
              <w:tab w:val="left" w:pos="440"/>
              <w:tab w:val="right" w:leader="dot" w:pos="9350"/>
            </w:tabs>
            <w:rPr>
              <w:ins w:id="12" w:author="Curt Beckmann" w:date="2013-06-06T14:17:00Z"/>
              <w:rFonts w:eastAsiaTheme="minorEastAsia"/>
              <w:noProof/>
            </w:rPr>
          </w:pPr>
          <w:ins w:id="1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"_Toc358291552"</w:instrText>
            </w:r>
            <w:r w:rsidRPr="008C57E4">
              <w:rPr>
                <w:rStyle w:val="Hyperlink"/>
                <w:noProof/>
              </w:rPr>
              <w:instrText xml:space="preserve"> </w:instrText>
            </w:r>
            <w:r w:rsidRPr="008C57E4">
              <w:rPr>
                <w:rStyle w:val="Hyperlink"/>
                <w:noProof/>
              </w:rPr>
              <w:fldChar w:fldCharType="separate"/>
            </w:r>
            <w:r w:rsidRPr="008C57E4">
              <w:rPr>
                <w:rStyle w:val="Hyperlink"/>
                <w:noProof/>
              </w:rPr>
              <w:t>4</w:t>
            </w:r>
            <w:r>
              <w:rPr>
                <w:rFonts w:eastAsiaTheme="minorEastAsia"/>
                <w:noProof/>
              </w:rPr>
              <w:tab/>
            </w:r>
            <w:r w:rsidRPr="008C57E4">
              <w:rPr>
                <w:rStyle w:val="Hyperlink"/>
                <w:noProof/>
              </w:rPr>
              <w:t>Normative Language</w:t>
            </w:r>
            <w:r>
              <w:rPr>
                <w:noProof/>
                <w:webHidden/>
              </w:rPr>
              <w:tab/>
            </w:r>
            <w:r>
              <w:rPr>
                <w:noProof/>
                <w:webHidden/>
              </w:rPr>
              <w:fldChar w:fldCharType="begin"/>
            </w:r>
            <w:r>
              <w:rPr>
                <w:noProof/>
                <w:webHidden/>
              </w:rPr>
              <w:instrText xml:space="preserve"> PAGEREF _Toc358291552 \h </w:instrText>
            </w:r>
          </w:ins>
          <w:r>
            <w:rPr>
              <w:noProof/>
              <w:webHidden/>
            </w:rPr>
          </w:r>
          <w:r>
            <w:rPr>
              <w:noProof/>
              <w:webHidden/>
            </w:rPr>
            <w:fldChar w:fldCharType="separate"/>
          </w:r>
          <w:ins w:id="14" w:author="Curt Beckmann" w:date="2013-06-06T14:17:00Z">
            <w:r>
              <w:rPr>
                <w:noProof/>
                <w:webHidden/>
              </w:rPr>
              <w:t>8</w:t>
            </w:r>
            <w:r>
              <w:rPr>
                <w:noProof/>
                <w:webHidden/>
              </w:rPr>
              <w:fldChar w:fldCharType="end"/>
            </w:r>
            <w:r w:rsidRPr="008C57E4">
              <w:rPr>
                <w:rStyle w:val="Hyperlink"/>
                <w:noProof/>
              </w:rPr>
              <w:fldChar w:fldCharType="end"/>
            </w:r>
          </w:ins>
        </w:p>
        <w:p w14:paraId="4831CC84" w14:textId="77777777" w:rsidR="00E00D57" w:rsidRDefault="00E00D57">
          <w:pPr>
            <w:pStyle w:val="TOC1"/>
            <w:tabs>
              <w:tab w:val="left" w:pos="440"/>
              <w:tab w:val="right" w:leader="dot" w:pos="9350"/>
            </w:tabs>
            <w:rPr>
              <w:ins w:id="15" w:author="Curt Beckmann" w:date="2013-06-06T14:17:00Z"/>
              <w:rFonts w:eastAsiaTheme="minorEastAsia"/>
              <w:noProof/>
            </w:rPr>
          </w:pPr>
          <w:ins w:id="1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"_Toc358291553"</w:instrText>
            </w:r>
            <w:r w:rsidRPr="008C57E4">
              <w:rPr>
                <w:rStyle w:val="Hyperlink"/>
                <w:noProof/>
              </w:rPr>
              <w:instrText xml:space="preserve"> </w:instrText>
            </w:r>
            <w:r w:rsidRPr="008C57E4">
              <w:rPr>
                <w:rStyle w:val="Hyperlink"/>
                <w:noProof/>
              </w:rPr>
              <w:fldChar w:fldCharType="separate"/>
            </w:r>
            <w:r w:rsidRPr="008C57E4">
              <w:rPr>
                <w:rStyle w:val="Hyperlink"/>
                <w:noProof/>
              </w:rPr>
              <w:t>5</w:t>
            </w:r>
            <w:r>
              <w:rPr>
                <w:rFonts w:eastAsiaTheme="minorEastAsia"/>
                <w:noProof/>
              </w:rPr>
              <w:tab/>
            </w:r>
            <w:r w:rsidRPr="008C57E4">
              <w:rPr>
                <w:rStyle w:val="Hyperlink"/>
                <w:noProof/>
              </w:rPr>
              <w:t>Terms</w:t>
            </w:r>
            <w:r>
              <w:rPr>
                <w:noProof/>
                <w:webHidden/>
              </w:rPr>
              <w:tab/>
            </w:r>
            <w:r>
              <w:rPr>
                <w:noProof/>
                <w:webHidden/>
              </w:rPr>
              <w:fldChar w:fldCharType="begin"/>
            </w:r>
            <w:r>
              <w:rPr>
                <w:noProof/>
                <w:webHidden/>
              </w:rPr>
              <w:instrText xml:space="preserve"> PAGEREF _Toc358291553 \h </w:instrText>
            </w:r>
          </w:ins>
          <w:r>
            <w:rPr>
              <w:noProof/>
              <w:webHidden/>
            </w:rPr>
          </w:r>
          <w:r>
            <w:rPr>
              <w:noProof/>
              <w:webHidden/>
            </w:rPr>
            <w:fldChar w:fldCharType="separate"/>
          </w:r>
          <w:ins w:id="17" w:author="Curt Beckmann" w:date="2013-06-06T14:17:00Z">
            <w:r>
              <w:rPr>
                <w:noProof/>
                <w:webHidden/>
              </w:rPr>
              <w:t>8</w:t>
            </w:r>
            <w:r>
              <w:rPr>
                <w:noProof/>
                <w:webHidden/>
              </w:rPr>
              <w:fldChar w:fldCharType="end"/>
            </w:r>
            <w:r w:rsidRPr="008C57E4">
              <w:rPr>
                <w:rStyle w:val="Hyperlink"/>
                <w:noProof/>
              </w:rPr>
              <w:fldChar w:fldCharType="end"/>
            </w:r>
          </w:ins>
        </w:p>
        <w:p w14:paraId="397FBA0C" w14:textId="77777777" w:rsidR="00E00D57" w:rsidRDefault="00E00D57">
          <w:pPr>
            <w:pStyle w:val="TOC2"/>
            <w:tabs>
              <w:tab w:val="left" w:pos="880"/>
              <w:tab w:val="right" w:leader="dot" w:pos="9350"/>
            </w:tabs>
            <w:rPr>
              <w:ins w:id="18" w:author="Curt Beckmann" w:date="2013-06-06T14:17:00Z"/>
              <w:rFonts w:eastAsiaTheme="minorEastAsia"/>
              <w:noProof/>
            </w:rPr>
          </w:pPr>
          <w:ins w:id="1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"_Toc358291554"</w:instrText>
            </w:r>
            <w:r w:rsidRPr="008C57E4">
              <w:rPr>
                <w:rStyle w:val="Hyperlink"/>
                <w:noProof/>
              </w:rPr>
              <w:instrText xml:space="preserve"> </w:instrText>
            </w:r>
            <w:r w:rsidRPr="008C57E4">
              <w:rPr>
                <w:rStyle w:val="Hyperlink"/>
                <w:noProof/>
              </w:rPr>
              <w:fldChar w:fldCharType="separate"/>
            </w:r>
            <w:r w:rsidRPr="008C57E4">
              <w:rPr>
                <w:rStyle w:val="Hyperlink"/>
                <w:noProof/>
              </w:rPr>
              <w:t>5.1</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_Toc358291554 \h </w:instrText>
            </w:r>
          </w:ins>
          <w:r>
            <w:rPr>
              <w:noProof/>
              <w:webHidden/>
            </w:rPr>
          </w:r>
          <w:r>
            <w:rPr>
              <w:noProof/>
              <w:webHidden/>
            </w:rPr>
            <w:fldChar w:fldCharType="separate"/>
          </w:r>
          <w:ins w:id="20" w:author="Curt Beckmann" w:date="2013-06-06T14:17:00Z">
            <w:r>
              <w:rPr>
                <w:noProof/>
                <w:webHidden/>
              </w:rPr>
              <w:t>8</w:t>
            </w:r>
            <w:r>
              <w:rPr>
                <w:noProof/>
                <w:webHidden/>
              </w:rPr>
              <w:fldChar w:fldCharType="end"/>
            </w:r>
            <w:r w:rsidRPr="008C57E4">
              <w:rPr>
                <w:rStyle w:val="Hyperlink"/>
                <w:noProof/>
              </w:rPr>
              <w:fldChar w:fldCharType="end"/>
            </w:r>
          </w:ins>
        </w:p>
        <w:p w14:paraId="74112CE2" w14:textId="77777777" w:rsidR="00E00D57" w:rsidRDefault="00E00D57">
          <w:pPr>
            <w:pStyle w:val="TOC2"/>
            <w:tabs>
              <w:tab w:val="left" w:pos="880"/>
              <w:tab w:val="right" w:leader="dot" w:pos="9350"/>
            </w:tabs>
            <w:rPr>
              <w:ins w:id="21" w:author="Curt Beckmann" w:date="2013-06-06T14:17:00Z"/>
              <w:rFonts w:eastAsiaTheme="minorEastAsia"/>
              <w:noProof/>
            </w:rPr>
          </w:pPr>
          <w:ins w:id="2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"_Toc358291555"</w:instrText>
            </w:r>
            <w:r w:rsidRPr="008C57E4">
              <w:rPr>
                <w:rStyle w:val="Hyperlink"/>
                <w:noProof/>
              </w:rPr>
              <w:instrText xml:space="preserve"> </w:instrText>
            </w:r>
            <w:r w:rsidRPr="008C57E4">
              <w:rPr>
                <w:rStyle w:val="Hyperlink"/>
                <w:noProof/>
              </w:rPr>
              <w:fldChar w:fldCharType="separate"/>
            </w:r>
            <w:r w:rsidRPr="008C57E4">
              <w:rPr>
                <w:rStyle w:val="Hyperlink"/>
                <w:noProof/>
              </w:rPr>
              <w:t>5.2</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_Toc358291555 \h </w:instrText>
            </w:r>
          </w:ins>
          <w:r>
            <w:rPr>
              <w:noProof/>
              <w:webHidden/>
            </w:rPr>
          </w:r>
          <w:r>
            <w:rPr>
              <w:noProof/>
              <w:webHidden/>
            </w:rPr>
            <w:fldChar w:fldCharType="separate"/>
          </w:r>
          <w:ins w:id="23" w:author="Curt Beckmann" w:date="2013-06-06T14:17:00Z">
            <w:r>
              <w:rPr>
                <w:noProof/>
                <w:webHidden/>
              </w:rPr>
              <w:t>8</w:t>
            </w:r>
            <w:r>
              <w:rPr>
                <w:noProof/>
                <w:webHidden/>
              </w:rPr>
              <w:fldChar w:fldCharType="end"/>
            </w:r>
            <w:r w:rsidRPr="008C57E4">
              <w:rPr>
                <w:rStyle w:val="Hyperlink"/>
                <w:noProof/>
              </w:rPr>
              <w:fldChar w:fldCharType="end"/>
            </w:r>
          </w:ins>
        </w:p>
        <w:p w14:paraId="51F3C1BA" w14:textId="77777777" w:rsidR="00E00D57" w:rsidRDefault="00E00D57">
          <w:pPr>
            <w:pStyle w:val="TOC2"/>
            <w:tabs>
              <w:tab w:val="left" w:pos="880"/>
              <w:tab w:val="right" w:leader="dot" w:pos="9350"/>
            </w:tabs>
            <w:rPr>
              <w:ins w:id="24" w:author="Curt Beckmann" w:date="2013-06-06T14:17:00Z"/>
              <w:rFonts w:eastAsiaTheme="minorEastAsia"/>
              <w:noProof/>
            </w:rPr>
          </w:pPr>
          <w:ins w:id="2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"_Toc358291556"</w:instrText>
            </w:r>
            <w:r w:rsidRPr="008C57E4">
              <w:rPr>
                <w:rStyle w:val="Hyperlink"/>
                <w:noProof/>
              </w:rPr>
              <w:instrText xml:space="preserve"> </w:instrText>
            </w:r>
            <w:r w:rsidRPr="008C57E4">
              <w:rPr>
                <w:rStyle w:val="Hyperlink"/>
                <w:noProof/>
              </w:rPr>
              <w:fldChar w:fldCharType="separate"/>
            </w:r>
            <w:r w:rsidRPr="008C57E4">
              <w:rPr>
                <w:rStyle w:val="Hyperlink"/>
                <w:noProof/>
              </w:rPr>
              <w:t>5.3</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_Toc358291556 \h </w:instrText>
            </w:r>
          </w:ins>
          <w:r>
            <w:rPr>
              <w:noProof/>
              <w:webHidden/>
            </w:rPr>
          </w:r>
          <w:r>
            <w:rPr>
              <w:noProof/>
              <w:webHidden/>
            </w:rPr>
            <w:fldChar w:fldCharType="separate"/>
          </w:r>
          <w:ins w:id="26" w:author="Curt Beckmann" w:date="2013-06-06T14:17:00Z">
            <w:r>
              <w:rPr>
                <w:noProof/>
                <w:webHidden/>
              </w:rPr>
              <w:t>8</w:t>
            </w:r>
            <w:r>
              <w:rPr>
                <w:noProof/>
                <w:webHidden/>
              </w:rPr>
              <w:fldChar w:fldCharType="end"/>
            </w:r>
            <w:r w:rsidRPr="008C57E4">
              <w:rPr>
                <w:rStyle w:val="Hyperlink"/>
                <w:noProof/>
              </w:rPr>
              <w:fldChar w:fldCharType="end"/>
            </w:r>
          </w:ins>
        </w:p>
        <w:p w14:paraId="0F5BDE81" w14:textId="77777777" w:rsidR="00E00D57" w:rsidRDefault="00E00D57">
          <w:pPr>
            <w:pStyle w:val="TOC2"/>
            <w:tabs>
              <w:tab w:val="left" w:pos="880"/>
              <w:tab w:val="right" w:leader="dot" w:pos="9350"/>
            </w:tabs>
            <w:rPr>
              <w:ins w:id="27" w:author="Curt Beckmann" w:date="2013-06-06T14:17:00Z"/>
              <w:rFonts w:eastAsiaTheme="minorEastAsia"/>
              <w:noProof/>
            </w:rPr>
          </w:pPr>
          <w:ins w:id="2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"_Toc358291557"</w:instrText>
            </w:r>
            <w:r w:rsidRPr="008C57E4">
              <w:rPr>
                <w:rStyle w:val="Hyperlink"/>
                <w:noProof/>
              </w:rPr>
              <w:instrText xml:space="preserve"> </w:instrText>
            </w:r>
            <w:r w:rsidRPr="008C57E4">
              <w:rPr>
                <w:rStyle w:val="Hyperlink"/>
                <w:noProof/>
              </w:rPr>
              <w:fldChar w:fldCharType="separate"/>
            </w:r>
            <w:r w:rsidRPr="008C57E4">
              <w:rPr>
                <w:rStyle w:val="Hyperlink"/>
                <w:noProof/>
              </w:rPr>
              <w:t>5.4</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_Toc358291557 \h </w:instrText>
            </w:r>
          </w:ins>
          <w:r>
            <w:rPr>
              <w:noProof/>
              <w:webHidden/>
            </w:rPr>
          </w:r>
          <w:r>
            <w:rPr>
              <w:noProof/>
              <w:webHidden/>
            </w:rPr>
            <w:fldChar w:fldCharType="separate"/>
          </w:r>
          <w:ins w:id="29" w:author="Curt Beckmann" w:date="2013-06-06T14:17:00Z">
            <w:r>
              <w:rPr>
                <w:noProof/>
                <w:webHidden/>
              </w:rPr>
              <w:t>8</w:t>
            </w:r>
            <w:r>
              <w:rPr>
                <w:noProof/>
                <w:webHidden/>
              </w:rPr>
              <w:fldChar w:fldCharType="end"/>
            </w:r>
            <w:r w:rsidRPr="008C57E4">
              <w:rPr>
                <w:rStyle w:val="Hyperlink"/>
                <w:noProof/>
              </w:rPr>
              <w:fldChar w:fldCharType="end"/>
            </w:r>
          </w:ins>
        </w:p>
        <w:p w14:paraId="5273BDD9" w14:textId="77777777" w:rsidR="00E00D57" w:rsidRDefault="00E00D57">
          <w:pPr>
            <w:pStyle w:val="TOC3"/>
            <w:tabs>
              <w:tab w:val="left" w:pos="1320"/>
              <w:tab w:val="right" w:leader="dot" w:pos="9350"/>
            </w:tabs>
            <w:rPr>
              <w:ins w:id="30" w:author="Curt Beckmann" w:date="2013-06-06T14:17:00Z"/>
              <w:rFonts w:eastAsiaTheme="minorEastAsia"/>
              <w:noProof/>
            </w:rPr>
          </w:pPr>
          <w:ins w:id="3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"_Toc358291558"</w:instrText>
            </w:r>
            <w:r w:rsidRPr="008C57E4">
              <w:rPr>
                <w:rStyle w:val="Hyperlink"/>
                <w:noProof/>
              </w:rPr>
              <w:instrText xml:space="preserve"> </w:instrText>
            </w:r>
            <w:r w:rsidRPr="008C57E4">
              <w:rPr>
                <w:rStyle w:val="Hyperlink"/>
                <w:noProof/>
              </w:rPr>
              <w:fldChar w:fldCharType="separate"/>
            </w:r>
            <w:r w:rsidRPr="008C57E4">
              <w:rPr>
                <w:rStyle w:val="Hyperlink"/>
                <w:noProof/>
              </w:rPr>
              <w:t>5.4.1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_Toc358291558 \h </w:instrText>
            </w:r>
          </w:ins>
          <w:r>
            <w:rPr>
              <w:noProof/>
              <w:webHidden/>
            </w:rPr>
          </w:r>
          <w:r>
            <w:rPr>
              <w:noProof/>
              <w:webHidden/>
            </w:rPr>
            <w:fldChar w:fldCharType="separate"/>
          </w:r>
          <w:ins w:id="32" w:author="Curt Beckmann" w:date="2013-06-06T14:17:00Z">
            <w:r>
              <w:rPr>
                <w:noProof/>
                <w:webHidden/>
              </w:rPr>
              <w:t>9</w:t>
            </w:r>
            <w:r>
              <w:rPr>
                <w:noProof/>
                <w:webHidden/>
              </w:rPr>
              <w:fldChar w:fldCharType="end"/>
            </w:r>
            <w:r w:rsidRPr="008C57E4">
              <w:rPr>
                <w:rStyle w:val="Hyperlink"/>
                <w:noProof/>
              </w:rPr>
              <w:fldChar w:fldCharType="end"/>
            </w:r>
          </w:ins>
        </w:p>
        <w:p w14:paraId="3D471682" w14:textId="77777777" w:rsidR="00E00D57" w:rsidRDefault="00E00D57">
          <w:pPr>
            <w:pStyle w:val="TOC3"/>
            <w:tabs>
              <w:tab w:val="left" w:pos="1320"/>
              <w:tab w:val="right" w:leader="dot" w:pos="9350"/>
            </w:tabs>
            <w:rPr>
              <w:ins w:id="33" w:author="Curt Beckmann" w:date="2013-06-06T14:17:00Z"/>
              <w:rFonts w:eastAsiaTheme="minorEastAsia"/>
              <w:noProof/>
            </w:rPr>
          </w:pPr>
          <w:ins w:id="3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"_Toc358291559"</w:instrText>
            </w:r>
            <w:r w:rsidRPr="008C57E4">
              <w:rPr>
                <w:rStyle w:val="Hyperlink"/>
                <w:noProof/>
              </w:rPr>
              <w:instrText xml:space="preserve"> </w:instrText>
            </w:r>
            <w:r w:rsidRPr="008C57E4">
              <w:rPr>
                <w:rStyle w:val="Hyperlink"/>
                <w:noProof/>
              </w:rPr>
              <w:fldChar w:fldCharType="separate"/>
            </w:r>
            <w:r w:rsidRPr="008C57E4">
              <w:rPr>
                <w:rStyle w:val="Hyperlink"/>
                <w:noProof/>
              </w:rPr>
              <w:t>5.4.2</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_Toc358291559 \h </w:instrText>
            </w:r>
          </w:ins>
          <w:r>
            <w:rPr>
              <w:noProof/>
              <w:webHidden/>
            </w:rPr>
          </w:r>
          <w:r>
            <w:rPr>
              <w:noProof/>
              <w:webHidden/>
            </w:rPr>
            <w:fldChar w:fldCharType="separate"/>
          </w:r>
          <w:ins w:id="35" w:author="Curt Beckmann" w:date="2013-06-06T14:17:00Z">
            <w:r>
              <w:rPr>
                <w:noProof/>
                <w:webHidden/>
              </w:rPr>
              <w:t>9</w:t>
            </w:r>
            <w:r>
              <w:rPr>
                <w:noProof/>
                <w:webHidden/>
              </w:rPr>
              <w:fldChar w:fldCharType="end"/>
            </w:r>
            <w:r w:rsidRPr="008C57E4">
              <w:rPr>
                <w:rStyle w:val="Hyperlink"/>
                <w:noProof/>
              </w:rPr>
              <w:fldChar w:fldCharType="end"/>
            </w:r>
          </w:ins>
        </w:p>
        <w:p w14:paraId="6B37498C" w14:textId="77777777" w:rsidR="00E00D57" w:rsidRDefault="00E00D57">
          <w:pPr>
            <w:pStyle w:val="TOC2"/>
            <w:tabs>
              <w:tab w:val="left" w:pos="880"/>
              <w:tab w:val="right" w:leader="dot" w:pos="9350"/>
            </w:tabs>
            <w:rPr>
              <w:ins w:id="36" w:author="Curt Beckmann" w:date="2013-06-06T14:17:00Z"/>
              <w:rFonts w:eastAsiaTheme="minorEastAsia"/>
              <w:noProof/>
            </w:rPr>
          </w:pPr>
          <w:ins w:id="3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"_Toc358291560"</w:instrText>
            </w:r>
            <w:r w:rsidRPr="008C57E4">
              <w:rPr>
                <w:rStyle w:val="Hyperlink"/>
                <w:noProof/>
              </w:rPr>
              <w:instrText xml:space="preserve"> </w:instrText>
            </w:r>
            <w:r w:rsidRPr="008C57E4">
              <w:rPr>
                <w:rStyle w:val="Hyperlink"/>
                <w:noProof/>
              </w:rPr>
              <w:fldChar w:fldCharType="separate"/>
            </w:r>
            <w:r w:rsidRPr="008C57E4">
              <w:rPr>
                <w:rStyle w:val="Hyperlink"/>
                <w:noProof/>
              </w:rPr>
              <w:t>5.5</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_Toc358291560 \h </w:instrText>
            </w:r>
          </w:ins>
          <w:r>
            <w:rPr>
              <w:noProof/>
              <w:webHidden/>
            </w:rPr>
          </w:r>
          <w:r>
            <w:rPr>
              <w:noProof/>
              <w:webHidden/>
            </w:rPr>
            <w:fldChar w:fldCharType="separate"/>
          </w:r>
          <w:ins w:id="38" w:author="Curt Beckmann" w:date="2013-06-06T14:17:00Z">
            <w:r>
              <w:rPr>
                <w:noProof/>
                <w:webHidden/>
              </w:rPr>
              <w:t>9</w:t>
            </w:r>
            <w:r>
              <w:rPr>
                <w:noProof/>
                <w:webHidden/>
              </w:rPr>
              <w:fldChar w:fldCharType="end"/>
            </w:r>
            <w:r w:rsidRPr="008C57E4">
              <w:rPr>
                <w:rStyle w:val="Hyperlink"/>
                <w:noProof/>
              </w:rPr>
              <w:fldChar w:fldCharType="end"/>
            </w:r>
          </w:ins>
        </w:p>
        <w:p w14:paraId="430D7546" w14:textId="77777777" w:rsidR="00E00D57" w:rsidRDefault="00E00D57">
          <w:pPr>
            <w:pStyle w:val="TOC2"/>
            <w:tabs>
              <w:tab w:val="left" w:pos="880"/>
              <w:tab w:val="right" w:leader="dot" w:pos="9350"/>
            </w:tabs>
            <w:rPr>
              <w:ins w:id="39" w:author="Curt Beckmann" w:date="2013-06-06T14:17:00Z"/>
              <w:rFonts w:eastAsiaTheme="minorEastAsia"/>
              <w:noProof/>
            </w:rPr>
          </w:pPr>
          <w:ins w:id="4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"_Toc358291561"</w:instrText>
            </w:r>
            <w:r w:rsidRPr="008C57E4">
              <w:rPr>
                <w:rStyle w:val="Hyperlink"/>
                <w:noProof/>
              </w:rPr>
              <w:instrText xml:space="preserve"> </w:instrText>
            </w:r>
            <w:r w:rsidRPr="008C57E4">
              <w:rPr>
                <w:rStyle w:val="Hyperlink"/>
                <w:noProof/>
              </w:rPr>
              <w:fldChar w:fldCharType="separate"/>
            </w:r>
            <w:r w:rsidRPr="008C57E4">
              <w:rPr>
                <w:rStyle w:val="Hyperlink"/>
                <w:noProof/>
              </w:rPr>
              <w:t>5.6</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_Toc358291561 \h </w:instrText>
            </w:r>
          </w:ins>
          <w:r>
            <w:rPr>
              <w:noProof/>
              <w:webHidden/>
            </w:rPr>
          </w:r>
          <w:r>
            <w:rPr>
              <w:noProof/>
              <w:webHidden/>
            </w:rPr>
            <w:fldChar w:fldCharType="separate"/>
          </w:r>
          <w:ins w:id="41" w:author="Curt Beckmann" w:date="2013-06-06T14:17:00Z">
            <w:r>
              <w:rPr>
                <w:noProof/>
                <w:webHidden/>
              </w:rPr>
              <w:t>9</w:t>
            </w:r>
            <w:r>
              <w:rPr>
                <w:noProof/>
                <w:webHidden/>
              </w:rPr>
              <w:fldChar w:fldCharType="end"/>
            </w:r>
            <w:r w:rsidRPr="008C57E4">
              <w:rPr>
                <w:rStyle w:val="Hyperlink"/>
                <w:noProof/>
              </w:rPr>
              <w:fldChar w:fldCharType="end"/>
            </w:r>
          </w:ins>
        </w:p>
        <w:p w14:paraId="7658CA2E" w14:textId="77777777" w:rsidR="00E00D57" w:rsidRDefault="00E00D57">
          <w:pPr>
            <w:pStyle w:val="TOC1"/>
            <w:tabs>
              <w:tab w:val="left" w:pos="440"/>
              <w:tab w:val="right" w:leader="dot" w:pos="9350"/>
            </w:tabs>
            <w:rPr>
              <w:ins w:id="42" w:author="Curt Beckmann" w:date="2013-06-06T14:17:00Z"/>
              <w:rFonts w:eastAsiaTheme="minorEastAsia"/>
              <w:noProof/>
            </w:rPr>
          </w:pPr>
          <w:ins w:id="4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"_Toc358291562"</w:instrText>
            </w:r>
            <w:r w:rsidRPr="008C57E4">
              <w:rPr>
                <w:rStyle w:val="Hyperlink"/>
                <w:noProof/>
              </w:rPr>
              <w:instrText xml:space="preserve"> </w:instrText>
            </w:r>
            <w:r w:rsidRPr="008C57E4">
              <w:rPr>
                <w:rStyle w:val="Hyperlink"/>
                <w:noProof/>
              </w:rPr>
              <w:fldChar w:fldCharType="separate"/>
            </w:r>
            <w:r w:rsidRPr="008C57E4">
              <w:rPr>
                <w:rStyle w:val="Hyperlink"/>
                <w:noProof/>
              </w:rPr>
              <w:t>6</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_Toc358291562 \h </w:instrText>
            </w:r>
          </w:ins>
          <w:r>
            <w:rPr>
              <w:noProof/>
              <w:webHidden/>
            </w:rPr>
          </w:r>
          <w:r>
            <w:rPr>
              <w:noProof/>
              <w:webHidden/>
            </w:rPr>
            <w:fldChar w:fldCharType="separate"/>
          </w:r>
          <w:ins w:id="44" w:author="Curt Beckmann" w:date="2013-06-06T14:17:00Z">
            <w:r>
              <w:rPr>
                <w:noProof/>
                <w:webHidden/>
              </w:rPr>
              <w:t>9</w:t>
            </w:r>
            <w:r>
              <w:rPr>
                <w:noProof/>
                <w:webHidden/>
              </w:rPr>
              <w:fldChar w:fldCharType="end"/>
            </w:r>
            <w:r w:rsidRPr="008C57E4">
              <w:rPr>
                <w:rStyle w:val="Hyperlink"/>
                <w:noProof/>
              </w:rPr>
              <w:fldChar w:fldCharType="end"/>
            </w:r>
          </w:ins>
        </w:p>
        <w:p w14:paraId="4751390D" w14:textId="77777777" w:rsidR="00E00D57" w:rsidRDefault="00E00D57">
          <w:pPr>
            <w:pStyle w:val="TOC2"/>
            <w:tabs>
              <w:tab w:val="left" w:pos="880"/>
              <w:tab w:val="right" w:leader="dot" w:pos="9350"/>
            </w:tabs>
            <w:rPr>
              <w:ins w:id="45" w:author="Curt Beckmann" w:date="2013-06-06T14:17:00Z"/>
              <w:rFonts w:eastAsiaTheme="minorEastAsia"/>
              <w:noProof/>
            </w:rPr>
          </w:pPr>
          <w:ins w:id="4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"_Toc358291563"</w:instrText>
            </w:r>
            <w:r w:rsidRPr="008C57E4">
              <w:rPr>
                <w:rStyle w:val="Hyperlink"/>
                <w:noProof/>
              </w:rPr>
              <w:instrText xml:space="preserve"> </w:instrText>
            </w:r>
            <w:r w:rsidRPr="008C57E4">
              <w:rPr>
                <w:rStyle w:val="Hyperlink"/>
                <w:noProof/>
              </w:rPr>
              <w:fldChar w:fldCharType="separate"/>
            </w:r>
            <w:r w:rsidRPr="008C57E4">
              <w:rPr>
                <w:rStyle w:val="Hyperlink"/>
                <w:noProof/>
              </w:rPr>
              <w:t>6.1</w:t>
            </w:r>
            <w:r>
              <w:rPr>
                <w:rFonts w:eastAsiaTheme="minorEastAsia"/>
                <w:noProof/>
              </w:rPr>
              <w:tab/>
            </w:r>
            <w:r w:rsidRPr="008C57E4">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_Toc358291563 \h </w:instrText>
            </w:r>
          </w:ins>
          <w:r>
            <w:rPr>
              <w:noProof/>
              <w:webHidden/>
            </w:rPr>
          </w:r>
          <w:r>
            <w:rPr>
              <w:noProof/>
              <w:webHidden/>
            </w:rPr>
            <w:fldChar w:fldCharType="separate"/>
          </w:r>
          <w:ins w:id="47" w:author="Curt Beckmann" w:date="2013-06-06T14:17:00Z">
            <w:r>
              <w:rPr>
                <w:noProof/>
                <w:webHidden/>
              </w:rPr>
              <w:t>9</w:t>
            </w:r>
            <w:r>
              <w:rPr>
                <w:noProof/>
                <w:webHidden/>
              </w:rPr>
              <w:fldChar w:fldCharType="end"/>
            </w:r>
            <w:r w:rsidRPr="008C57E4">
              <w:rPr>
                <w:rStyle w:val="Hyperlink"/>
                <w:noProof/>
              </w:rPr>
              <w:fldChar w:fldCharType="end"/>
            </w:r>
          </w:ins>
        </w:p>
        <w:p w14:paraId="120688C2" w14:textId="77777777" w:rsidR="00E00D57" w:rsidRDefault="00E00D57">
          <w:pPr>
            <w:pStyle w:val="TOC3"/>
            <w:tabs>
              <w:tab w:val="left" w:pos="1320"/>
              <w:tab w:val="right" w:leader="dot" w:pos="9350"/>
            </w:tabs>
            <w:rPr>
              <w:ins w:id="48" w:author="Curt Beckmann" w:date="2013-06-06T14:17:00Z"/>
              <w:rFonts w:eastAsiaTheme="minorEastAsia"/>
              <w:noProof/>
            </w:rPr>
          </w:pPr>
          <w:ins w:id="4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"_Toc358291564"</w:instrText>
            </w:r>
            <w:r w:rsidRPr="008C57E4">
              <w:rPr>
                <w:rStyle w:val="Hyperlink"/>
                <w:noProof/>
              </w:rPr>
              <w:instrText xml:space="preserve"> </w:instrText>
            </w:r>
            <w:r w:rsidRPr="008C57E4">
              <w:rPr>
                <w:rStyle w:val="Hyperlink"/>
                <w:noProof/>
              </w:rPr>
              <w:fldChar w:fldCharType="separate"/>
            </w:r>
            <w:r w:rsidRPr="008C57E4">
              <w:rPr>
                <w:rStyle w:val="Hyperlink"/>
                <w:noProof/>
              </w:rPr>
              <w:t>6.1.1</w:t>
            </w:r>
            <w:r>
              <w:rPr>
                <w:rFonts w:eastAsiaTheme="minorEastAsia"/>
                <w:noProof/>
              </w:rPr>
              <w:tab/>
            </w:r>
            <w:r w:rsidRPr="008C57E4">
              <w:rPr>
                <w:rStyle w:val="Hyperlink"/>
                <w:noProof/>
              </w:rPr>
              <w:t>Connection Setup to a Controller</w:t>
            </w:r>
            <w:r>
              <w:rPr>
                <w:noProof/>
                <w:webHidden/>
              </w:rPr>
              <w:tab/>
            </w:r>
            <w:r>
              <w:rPr>
                <w:noProof/>
                <w:webHidden/>
              </w:rPr>
              <w:fldChar w:fldCharType="begin"/>
            </w:r>
            <w:r>
              <w:rPr>
                <w:noProof/>
                <w:webHidden/>
              </w:rPr>
              <w:instrText xml:space="preserve"> PAGEREF _Toc358291564 \h </w:instrText>
            </w:r>
          </w:ins>
          <w:r>
            <w:rPr>
              <w:noProof/>
              <w:webHidden/>
            </w:rPr>
          </w:r>
          <w:r>
            <w:rPr>
              <w:noProof/>
              <w:webHidden/>
            </w:rPr>
            <w:fldChar w:fldCharType="separate"/>
          </w:r>
          <w:ins w:id="50" w:author="Curt Beckmann" w:date="2013-06-06T14:17:00Z">
            <w:r>
              <w:rPr>
                <w:noProof/>
                <w:webHidden/>
              </w:rPr>
              <w:t>9</w:t>
            </w:r>
            <w:r>
              <w:rPr>
                <w:noProof/>
                <w:webHidden/>
              </w:rPr>
              <w:fldChar w:fldCharType="end"/>
            </w:r>
            <w:r w:rsidRPr="008C57E4">
              <w:rPr>
                <w:rStyle w:val="Hyperlink"/>
                <w:noProof/>
              </w:rPr>
              <w:fldChar w:fldCharType="end"/>
            </w:r>
          </w:ins>
        </w:p>
        <w:p w14:paraId="1FB93692" w14:textId="77777777" w:rsidR="00E00D57" w:rsidRDefault="00E00D57">
          <w:pPr>
            <w:pStyle w:val="TOC3"/>
            <w:tabs>
              <w:tab w:val="left" w:pos="1320"/>
              <w:tab w:val="right" w:leader="dot" w:pos="9350"/>
            </w:tabs>
            <w:rPr>
              <w:ins w:id="51" w:author="Curt Beckmann" w:date="2013-06-06T14:17:00Z"/>
              <w:rFonts w:eastAsiaTheme="minorEastAsia"/>
              <w:noProof/>
            </w:rPr>
          </w:pPr>
          <w:ins w:id="5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"_Toc358291565"</w:instrText>
            </w:r>
            <w:r w:rsidRPr="008C57E4">
              <w:rPr>
                <w:rStyle w:val="Hyperlink"/>
                <w:noProof/>
              </w:rPr>
              <w:instrText xml:space="preserve"> </w:instrText>
            </w:r>
            <w:r w:rsidRPr="008C57E4">
              <w:rPr>
                <w:rStyle w:val="Hyperlink"/>
                <w:noProof/>
              </w:rPr>
              <w:fldChar w:fldCharType="separate"/>
            </w:r>
            <w:r w:rsidRPr="008C57E4">
              <w:rPr>
                <w:rStyle w:val="Hyperlink"/>
                <w:noProof/>
              </w:rPr>
              <w:t>6.1.2</w:t>
            </w:r>
            <w:r>
              <w:rPr>
                <w:rFonts w:eastAsiaTheme="minorEastAsia"/>
                <w:noProof/>
              </w:rPr>
              <w:tab/>
            </w:r>
            <w:r w:rsidRPr="008C57E4">
              <w:rPr>
                <w:rStyle w:val="Hyperlink"/>
                <w:noProof/>
              </w:rPr>
              <w:t>Multiple Controllers</w:t>
            </w:r>
            <w:r>
              <w:rPr>
                <w:noProof/>
                <w:webHidden/>
              </w:rPr>
              <w:tab/>
            </w:r>
            <w:r>
              <w:rPr>
                <w:noProof/>
                <w:webHidden/>
              </w:rPr>
              <w:fldChar w:fldCharType="begin"/>
            </w:r>
            <w:r>
              <w:rPr>
                <w:noProof/>
                <w:webHidden/>
              </w:rPr>
              <w:instrText xml:space="preserve"> PAGEREF _Toc358291565 \h </w:instrText>
            </w:r>
          </w:ins>
          <w:r>
            <w:rPr>
              <w:noProof/>
              <w:webHidden/>
            </w:rPr>
          </w:r>
          <w:r>
            <w:rPr>
              <w:noProof/>
              <w:webHidden/>
            </w:rPr>
            <w:fldChar w:fldCharType="separate"/>
          </w:r>
          <w:ins w:id="53" w:author="Curt Beckmann" w:date="2013-06-06T14:17:00Z">
            <w:r>
              <w:rPr>
                <w:noProof/>
                <w:webHidden/>
              </w:rPr>
              <w:t>10</w:t>
            </w:r>
            <w:r>
              <w:rPr>
                <w:noProof/>
                <w:webHidden/>
              </w:rPr>
              <w:fldChar w:fldCharType="end"/>
            </w:r>
            <w:r w:rsidRPr="008C57E4">
              <w:rPr>
                <w:rStyle w:val="Hyperlink"/>
                <w:noProof/>
              </w:rPr>
              <w:fldChar w:fldCharType="end"/>
            </w:r>
          </w:ins>
        </w:p>
        <w:p w14:paraId="1F6F4C71" w14:textId="77777777" w:rsidR="00E00D57" w:rsidRDefault="00E00D57">
          <w:pPr>
            <w:pStyle w:val="TOC3"/>
            <w:tabs>
              <w:tab w:val="left" w:pos="1320"/>
              <w:tab w:val="right" w:leader="dot" w:pos="9350"/>
            </w:tabs>
            <w:rPr>
              <w:ins w:id="54" w:author="Curt Beckmann" w:date="2013-06-06T14:17:00Z"/>
              <w:rFonts w:eastAsiaTheme="minorEastAsia"/>
              <w:noProof/>
            </w:rPr>
          </w:pPr>
          <w:ins w:id="5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"_Toc358291566"</w:instrText>
            </w:r>
            <w:r w:rsidRPr="008C57E4">
              <w:rPr>
                <w:rStyle w:val="Hyperlink"/>
                <w:noProof/>
              </w:rPr>
              <w:instrText xml:space="preserve"> </w:instrText>
            </w:r>
            <w:r w:rsidRPr="008C57E4">
              <w:rPr>
                <w:rStyle w:val="Hyperlink"/>
                <w:noProof/>
              </w:rPr>
              <w:fldChar w:fldCharType="separate"/>
            </w:r>
            <w:r w:rsidRPr="008C57E4">
              <w:rPr>
                <w:rStyle w:val="Hyperlink"/>
                <w:noProof/>
              </w:rPr>
              <w:t>6.1.3</w:t>
            </w:r>
            <w:r>
              <w:rPr>
                <w:rFonts w:eastAsiaTheme="minorEastAsia"/>
                <w:noProof/>
              </w:rPr>
              <w:tab/>
            </w:r>
            <w:r w:rsidRPr="008C57E4">
              <w:rPr>
                <w:rStyle w:val="Hyperlink"/>
                <w:noProof/>
              </w:rPr>
              <w:t>OpenFlow Logical Switches</w:t>
            </w:r>
            <w:r>
              <w:rPr>
                <w:noProof/>
                <w:webHidden/>
              </w:rPr>
              <w:tab/>
            </w:r>
            <w:r>
              <w:rPr>
                <w:noProof/>
                <w:webHidden/>
              </w:rPr>
              <w:fldChar w:fldCharType="begin"/>
            </w:r>
            <w:r>
              <w:rPr>
                <w:noProof/>
                <w:webHidden/>
              </w:rPr>
              <w:instrText xml:space="preserve"> PAGEREF _Toc358291566 \h </w:instrText>
            </w:r>
          </w:ins>
          <w:r>
            <w:rPr>
              <w:noProof/>
              <w:webHidden/>
            </w:rPr>
          </w:r>
          <w:r>
            <w:rPr>
              <w:noProof/>
              <w:webHidden/>
            </w:rPr>
            <w:fldChar w:fldCharType="separate"/>
          </w:r>
          <w:ins w:id="56" w:author="Curt Beckmann" w:date="2013-06-06T14:17:00Z">
            <w:r>
              <w:rPr>
                <w:noProof/>
                <w:webHidden/>
              </w:rPr>
              <w:t>10</w:t>
            </w:r>
            <w:r>
              <w:rPr>
                <w:noProof/>
                <w:webHidden/>
              </w:rPr>
              <w:fldChar w:fldCharType="end"/>
            </w:r>
            <w:r w:rsidRPr="008C57E4">
              <w:rPr>
                <w:rStyle w:val="Hyperlink"/>
                <w:noProof/>
              </w:rPr>
              <w:fldChar w:fldCharType="end"/>
            </w:r>
          </w:ins>
        </w:p>
        <w:p w14:paraId="0BD456E2" w14:textId="77777777" w:rsidR="00E00D57" w:rsidRDefault="00E00D57">
          <w:pPr>
            <w:pStyle w:val="TOC3"/>
            <w:tabs>
              <w:tab w:val="left" w:pos="1320"/>
              <w:tab w:val="right" w:leader="dot" w:pos="9350"/>
            </w:tabs>
            <w:rPr>
              <w:ins w:id="57" w:author="Curt Beckmann" w:date="2013-06-06T14:17:00Z"/>
              <w:rFonts w:eastAsiaTheme="minorEastAsia"/>
              <w:noProof/>
            </w:rPr>
          </w:pPr>
          <w:ins w:id="5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"_Toc358291567"</w:instrText>
            </w:r>
            <w:r w:rsidRPr="008C57E4">
              <w:rPr>
                <w:rStyle w:val="Hyperlink"/>
                <w:noProof/>
              </w:rPr>
              <w:instrText xml:space="preserve"> </w:instrText>
            </w:r>
            <w:r w:rsidRPr="008C57E4">
              <w:rPr>
                <w:rStyle w:val="Hyperlink"/>
                <w:noProof/>
              </w:rPr>
              <w:fldChar w:fldCharType="separate"/>
            </w:r>
            <w:r w:rsidRPr="008C57E4">
              <w:rPr>
                <w:rStyle w:val="Hyperlink"/>
                <w:noProof/>
              </w:rPr>
              <w:t>6.1.4</w:t>
            </w:r>
            <w:r>
              <w:rPr>
                <w:rFonts w:eastAsiaTheme="minorEastAsia"/>
                <w:noProof/>
              </w:rPr>
              <w:tab/>
            </w:r>
            <w:r w:rsidRPr="008C57E4">
              <w:rPr>
                <w:rStyle w:val="Hyperlink"/>
                <w:noProof/>
              </w:rPr>
              <w:t>Connection Interruption</w:t>
            </w:r>
            <w:r>
              <w:rPr>
                <w:noProof/>
                <w:webHidden/>
              </w:rPr>
              <w:tab/>
            </w:r>
            <w:r>
              <w:rPr>
                <w:noProof/>
                <w:webHidden/>
              </w:rPr>
              <w:fldChar w:fldCharType="begin"/>
            </w:r>
            <w:r>
              <w:rPr>
                <w:noProof/>
                <w:webHidden/>
              </w:rPr>
              <w:instrText xml:space="preserve"> PAGEREF _Toc358291567 \h </w:instrText>
            </w:r>
          </w:ins>
          <w:r>
            <w:rPr>
              <w:noProof/>
              <w:webHidden/>
            </w:rPr>
          </w:r>
          <w:r>
            <w:rPr>
              <w:noProof/>
              <w:webHidden/>
            </w:rPr>
            <w:fldChar w:fldCharType="separate"/>
          </w:r>
          <w:ins w:id="59" w:author="Curt Beckmann" w:date="2013-06-06T14:17:00Z">
            <w:r>
              <w:rPr>
                <w:noProof/>
                <w:webHidden/>
              </w:rPr>
              <w:t>10</w:t>
            </w:r>
            <w:r>
              <w:rPr>
                <w:noProof/>
                <w:webHidden/>
              </w:rPr>
              <w:fldChar w:fldCharType="end"/>
            </w:r>
            <w:r w:rsidRPr="008C57E4">
              <w:rPr>
                <w:rStyle w:val="Hyperlink"/>
                <w:noProof/>
              </w:rPr>
              <w:fldChar w:fldCharType="end"/>
            </w:r>
          </w:ins>
        </w:p>
        <w:p w14:paraId="6C15C8AE" w14:textId="77777777" w:rsidR="00E00D57" w:rsidRDefault="00E00D57">
          <w:pPr>
            <w:pStyle w:val="TOC3"/>
            <w:tabs>
              <w:tab w:val="left" w:pos="1320"/>
              <w:tab w:val="right" w:leader="dot" w:pos="9350"/>
            </w:tabs>
            <w:rPr>
              <w:ins w:id="60" w:author="Curt Beckmann" w:date="2013-06-06T14:17:00Z"/>
              <w:rFonts w:eastAsiaTheme="minorEastAsia"/>
              <w:noProof/>
            </w:rPr>
          </w:pPr>
          <w:ins w:id="6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"_Toc358291568"</w:instrText>
            </w:r>
            <w:r w:rsidRPr="008C57E4">
              <w:rPr>
                <w:rStyle w:val="Hyperlink"/>
                <w:noProof/>
              </w:rPr>
              <w:instrText xml:space="preserve"> </w:instrText>
            </w:r>
            <w:r w:rsidRPr="008C57E4">
              <w:rPr>
                <w:rStyle w:val="Hyperlink"/>
                <w:noProof/>
              </w:rPr>
              <w:fldChar w:fldCharType="separate"/>
            </w:r>
            <w:r w:rsidRPr="008C57E4">
              <w:rPr>
                <w:rStyle w:val="Hyperlink"/>
                <w:noProof/>
              </w:rPr>
              <w:t>6.1.5</w:t>
            </w:r>
            <w:r>
              <w:rPr>
                <w:rFonts w:eastAsiaTheme="minorEastAsia"/>
                <w:noProof/>
              </w:rPr>
              <w:tab/>
            </w:r>
            <w:r w:rsidRPr="008C57E4">
              <w:rPr>
                <w:rStyle w:val="Hyperlink"/>
                <w:noProof/>
              </w:rPr>
              <w:t>Encryption</w:t>
            </w:r>
            <w:r>
              <w:rPr>
                <w:noProof/>
                <w:webHidden/>
              </w:rPr>
              <w:tab/>
            </w:r>
            <w:r>
              <w:rPr>
                <w:noProof/>
                <w:webHidden/>
              </w:rPr>
              <w:fldChar w:fldCharType="begin"/>
            </w:r>
            <w:r>
              <w:rPr>
                <w:noProof/>
                <w:webHidden/>
              </w:rPr>
              <w:instrText xml:space="preserve"> PAGEREF _Toc358291568 \h </w:instrText>
            </w:r>
          </w:ins>
          <w:r>
            <w:rPr>
              <w:noProof/>
              <w:webHidden/>
            </w:rPr>
          </w:r>
          <w:r>
            <w:rPr>
              <w:noProof/>
              <w:webHidden/>
            </w:rPr>
            <w:fldChar w:fldCharType="separate"/>
          </w:r>
          <w:ins w:id="62" w:author="Curt Beckmann" w:date="2013-06-06T14:17:00Z">
            <w:r>
              <w:rPr>
                <w:noProof/>
                <w:webHidden/>
              </w:rPr>
              <w:t>10</w:t>
            </w:r>
            <w:r>
              <w:rPr>
                <w:noProof/>
                <w:webHidden/>
              </w:rPr>
              <w:fldChar w:fldCharType="end"/>
            </w:r>
            <w:r w:rsidRPr="008C57E4">
              <w:rPr>
                <w:rStyle w:val="Hyperlink"/>
                <w:noProof/>
              </w:rPr>
              <w:fldChar w:fldCharType="end"/>
            </w:r>
          </w:ins>
        </w:p>
        <w:p w14:paraId="1AC0BE57" w14:textId="77777777" w:rsidR="00E00D57" w:rsidRDefault="00E00D57">
          <w:pPr>
            <w:pStyle w:val="TOC3"/>
            <w:tabs>
              <w:tab w:val="left" w:pos="1320"/>
              <w:tab w:val="right" w:leader="dot" w:pos="9350"/>
            </w:tabs>
            <w:rPr>
              <w:ins w:id="63" w:author="Curt Beckmann" w:date="2013-06-06T14:17:00Z"/>
              <w:rFonts w:eastAsiaTheme="minorEastAsia"/>
              <w:noProof/>
            </w:rPr>
          </w:pPr>
          <w:ins w:id="6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"_Toc358291569"</w:instrText>
            </w:r>
            <w:r w:rsidRPr="008C57E4">
              <w:rPr>
                <w:rStyle w:val="Hyperlink"/>
                <w:noProof/>
              </w:rPr>
              <w:instrText xml:space="preserve"> </w:instrText>
            </w:r>
            <w:r w:rsidRPr="008C57E4">
              <w:rPr>
                <w:rStyle w:val="Hyperlink"/>
                <w:noProof/>
              </w:rPr>
              <w:fldChar w:fldCharType="separate"/>
            </w:r>
            <w:r w:rsidRPr="008C57E4">
              <w:rPr>
                <w:rStyle w:val="Hyperlink"/>
                <w:noProof/>
              </w:rPr>
              <w:t>6.1.6</w:t>
            </w:r>
            <w:r>
              <w:rPr>
                <w:rFonts w:eastAsiaTheme="minorEastAsia"/>
                <w:noProof/>
              </w:rPr>
              <w:tab/>
            </w:r>
            <w:r w:rsidRPr="008C57E4">
              <w:rPr>
                <w:rStyle w:val="Hyperlink"/>
                <w:noProof/>
              </w:rPr>
              <w:t>Queues</w:t>
            </w:r>
            <w:r>
              <w:rPr>
                <w:noProof/>
                <w:webHidden/>
              </w:rPr>
              <w:tab/>
            </w:r>
            <w:r>
              <w:rPr>
                <w:noProof/>
                <w:webHidden/>
              </w:rPr>
              <w:fldChar w:fldCharType="begin"/>
            </w:r>
            <w:r>
              <w:rPr>
                <w:noProof/>
                <w:webHidden/>
              </w:rPr>
              <w:instrText xml:space="preserve"> PAGEREF _Toc358291569 \h </w:instrText>
            </w:r>
          </w:ins>
          <w:r>
            <w:rPr>
              <w:noProof/>
              <w:webHidden/>
            </w:rPr>
          </w:r>
          <w:r>
            <w:rPr>
              <w:noProof/>
              <w:webHidden/>
            </w:rPr>
            <w:fldChar w:fldCharType="separate"/>
          </w:r>
          <w:ins w:id="65" w:author="Curt Beckmann" w:date="2013-06-06T14:17:00Z">
            <w:r>
              <w:rPr>
                <w:noProof/>
                <w:webHidden/>
              </w:rPr>
              <w:t>10</w:t>
            </w:r>
            <w:r>
              <w:rPr>
                <w:noProof/>
                <w:webHidden/>
              </w:rPr>
              <w:fldChar w:fldCharType="end"/>
            </w:r>
            <w:r w:rsidRPr="008C57E4">
              <w:rPr>
                <w:rStyle w:val="Hyperlink"/>
                <w:noProof/>
              </w:rPr>
              <w:fldChar w:fldCharType="end"/>
            </w:r>
          </w:ins>
        </w:p>
        <w:p w14:paraId="6F52BE49" w14:textId="77777777" w:rsidR="00E00D57" w:rsidRDefault="00E00D57">
          <w:pPr>
            <w:pStyle w:val="TOC3"/>
            <w:tabs>
              <w:tab w:val="left" w:pos="1320"/>
              <w:tab w:val="right" w:leader="dot" w:pos="9350"/>
            </w:tabs>
            <w:rPr>
              <w:ins w:id="66" w:author="Curt Beckmann" w:date="2013-06-06T14:17:00Z"/>
              <w:rFonts w:eastAsiaTheme="minorEastAsia"/>
              <w:noProof/>
            </w:rPr>
          </w:pPr>
          <w:ins w:id="6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"_Toc358291570"</w:instrText>
            </w:r>
            <w:r w:rsidRPr="008C57E4">
              <w:rPr>
                <w:rStyle w:val="Hyperlink"/>
                <w:noProof/>
              </w:rPr>
              <w:instrText xml:space="preserve"> </w:instrText>
            </w:r>
            <w:r w:rsidRPr="008C57E4">
              <w:rPr>
                <w:rStyle w:val="Hyperlink"/>
                <w:noProof/>
              </w:rPr>
              <w:fldChar w:fldCharType="separate"/>
            </w:r>
            <w:r w:rsidRPr="008C57E4">
              <w:rPr>
                <w:rStyle w:val="Hyperlink"/>
                <w:noProof/>
              </w:rPr>
              <w:t>6.1.7</w:t>
            </w:r>
            <w:r>
              <w:rPr>
                <w:rFonts w:eastAsiaTheme="minorEastAsia"/>
                <w:noProof/>
              </w:rPr>
              <w:tab/>
            </w:r>
            <w:r w:rsidRPr="008C57E4">
              <w:rPr>
                <w:rStyle w:val="Hyperlink"/>
                <w:noProof/>
              </w:rPr>
              <w:t>Ports</w:t>
            </w:r>
            <w:r>
              <w:rPr>
                <w:noProof/>
                <w:webHidden/>
              </w:rPr>
              <w:tab/>
            </w:r>
            <w:r>
              <w:rPr>
                <w:noProof/>
                <w:webHidden/>
              </w:rPr>
              <w:fldChar w:fldCharType="begin"/>
            </w:r>
            <w:r>
              <w:rPr>
                <w:noProof/>
                <w:webHidden/>
              </w:rPr>
              <w:instrText xml:space="preserve"> PAGEREF _Toc358291570 \h </w:instrText>
            </w:r>
          </w:ins>
          <w:r>
            <w:rPr>
              <w:noProof/>
              <w:webHidden/>
            </w:rPr>
          </w:r>
          <w:r>
            <w:rPr>
              <w:noProof/>
              <w:webHidden/>
            </w:rPr>
            <w:fldChar w:fldCharType="separate"/>
          </w:r>
          <w:ins w:id="68" w:author="Curt Beckmann" w:date="2013-06-06T14:17:00Z">
            <w:r>
              <w:rPr>
                <w:noProof/>
                <w:webHidden/>
              </w:rPr>
              <w:t>11</w:t>
            </w:r>
            <w:r>
              <w:rPr>
                <w:noProof/>
                <w:webHidden/>
              </w:rPr>
              <w:fldChar w:fldCharType="end"/>
            </w:r>
            <w:r w:rsidRPr="008C57E4">
              <w:rPr>
                <w:rStyle w:val="Hyperlink"/>
                <w:noProof/>
              </w:rPr>
              <w:fldChar w:fldCharType="end"/>
            </w:r>
          </w:ins>
        </w:p>
        <w:p w14:paraId="545AD694" w14:textId="77777777" w:rsidR="00E00D57" w:rsidRDefault="00E00D57">
          <w:pPr>
            <w:pStyle w:val="TOC3"/>
            <w:tabs>
              <w:tab w:val="left" w:pos="1320"/>
              <w:tab w:val="right" w:leader="dot" w:pos="9350"/>
            </w:tabs>
            <w:rPr>
              <w:ins w:id="69" w:author="Curt Beckmann" w:date="2013-06-06T14:17:00Z"/>
              <w:rFonts w:eastAsiaTheme="minorEastAsia"/>
              <w:noProof/>
            </w:rPr>
          </w:pPr>
          <w:ins w:id="7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"_Toc358291571"</w:instrText>
            </w:r>
            <w:r w:rsidRPr="008C57E4">
              <w:rPr>
                <w:rStyle w:val="Hyperlink"/>
                <w:noProof/>
              </w:rPr>
              <w:instrText xml:space="preserve"> </w:instrText>
            </w:r>
            <w:r w:rsidRPr="008C57E4">
              <w:rPr>
                <w:rStyle w:val="Hyperlink"/>
                <w:noProof/>
              </w:rPr>
              <w:fldChar w:fldCharType="separate"/>
            </w:r>
            <w:r w:rsidRPr="008C57E4">
              <w:rPr>
                <w:rStyle w:val="Hyperlink"/>
                <w:noProof/>
              </w:rPr>
              <w:t>6.1.8</w:t>
            </w:r>
            <w:r>
              <w:rPr>
                <w:rFonts w:eastAsiaTheme="minorEastAsia"/>
                <w:noProof/>
              </w:rPr>
              <w:tab/>
            </w:r>
            <w:r w:rsidRPr="008C57E4">
              <w:rPr>
                <w:rStyle w:val="Hyperlink"/>
                <w:noProof/>
              </w:rPr>
              <w:t>Capability Discovery</w:t>
            </w:r>
            <w:r>
              <w:rPr>
                <w:noProof/>
                <w:webHidden/>
              </w:rPr>
              <w:tab/>
            </w:r>
            <w:r>
              <w:rPr>
                <w:noProof/>
                <w:webHidden/>
              </w:rPr>
              <w:fldChar w:fldCharType="begin"/>
            </w:r>
            <w:r>
              <w:rPr>
                <w:noProof/>
                <w:webHidden/>
              </w:rPr>
              <w:instrText xml:space="preserve"> PAGEREF _Toc358291571 \h </w:instrText>
            </w:r>
          </w:ins>
          <w:r>
            <w:rPr>
              <w:noProof/>
              <w:webHidden/>
            </w:rPr>
          </w:r>
          <w:r>
            <w:rPr>
              <w:noProof/>
              <w:webHidden/>
            </w:rPr>
            <w:fldChar w:fldCharType="separate"/>
          </w:r>
          <w:ins w:id="71" w:author="Curt Beckmann" w:date="2013-06-06T14:17:00Z">
            <w:r>
              <w:rPr>
                <w:noProof/>
                <w:webHidden/>
              </w:rPr>
              <w:t>12</w:t>
            </w:r>
            <w:r>
              <w:rPr>
                <w:noProof/>
                <w:webHidden/>
              </w:rPr>
              <w:fldChar w:fldCharType="end"/>
            </w:r>
            <w:r w:rsidRPr="008C57E4">
              <w:rPr>
                <w:rStyle w:val="Hyperlink"/>
                <w:noProof/>
              </w:rPr>
              <w:fldChar w:fldCharType="end"/>
            </w:r>
          </w:ins>
        </w:p>
        <w:p w14:paraId="3BE6C083" w14:textId="77777777" w:rsidR="00E00D57" w:rsidRDefault="00E00D57">
          <w:pPr>
            <w:pStyle w:val="TOC3"/>
            <w:tabs>
              <w:tab w:val="left" w:pos="1320"/>
              <w:tab w:val="right" w:leader="dot" w:pos="9350"/>
            </w:tabs>
            <w:rPr>
              <w:ins w:id="72" w:author="Curt Beckmann" w:date="2013-06-06T14:17:00Z"/>
              <w:rFonts w:eastAsiaTheme="minorEastAsia"/>
              <w:noProof/>
            </w:rPr>
          </w:pPr>
          <w:ins w:id="7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"_Toc358291572"</w:instrText>
            </w:r>
            <w:r w:rsidRPr="008C57E4">
              <w:rPr>
                <w:rStyle w:val="Hyperlink"/>
                <w:noProof/>
              </w:rPr>
              <w:instrText xml:space="preserve"> </w:instrText>
            </w:r>
            <w:r w:rsidRPr="008C57E4">
              <w:rPr>
                <w:rStyle w:val="Hyperlink"/>
                <w:noProof/>
              </w:rPr>
              <w:fldChar w:fldCharType="separate"/>
            </w:r>
            <w:r w:rsidRPr="008C57E4">
              <w:rPr>
                <w:rStyle w:val="Hyperlink"/>
                <w:noProof/>
              </w:rPr>
              <w:t>6.1.9</w:t>
            </w:r>
            <w:r>
              <w:rPr>
                <w:rFonts w:eastAsiaTheme="minorEastAsia"/>
                <w:noProof/>
              </w:rPr>
              <w:tab/>
            </w:r>
            <w:r w:rsidRPr="008C57E4">
              <w:rPr>
                <w:rStyle w:val="Hyperlink"/>
                <w:noProof/>
              </w:rPr>
              <w:t>Datapath ID</w:t>
            </w:r>
            <w:r>
              <w:rPr>
                <w:noProof/>
                <w:webHidden/>
              </w:rPr>
              <w:tab/>
            </w:r>
            <w:r>
              <w:rPr>
                <w:noProof/>
                <w:webHidden/>
              </w:rPr>
              <w:fldChar w:fldCharType="begin"/>
            </w:r>
            <w:r>
              <w:rPr>
                <w:noProof/>
                <w:webHidden/>
              </w:rPr>
              <w:instrText xml:space="preserve"> PAGEREF _Toc358291572 \h </w:instrText>
            </w:r>
          </w:ins>
          <w:r>
            <w:rPr>
              <w:noProof/>
              <w:webHidden/>
            </w:rPr>
          </w:r>
          <w:r>
            <w:rPr>
              <w:noProof/>
              <w:webHidden/>
            </w:rPr>
            <w:fldChar w:fldCharType="separate"/>
          </w:r>
          <w:ins w:id="74" w:author="Curt Beckmann" w:date="2013-06-06T14:17:00Z">
            <w:r>
              <w:rPr>
                <w:noProof/>
                <w:webHidden/>
              </w:rPr>
              <w:t>12</w:t>
            </w:r>
            <w:r>
              <w:rPr>
                <w:noProof/>
                <w:webHidden/>
              </w:rPr>
              <w:fldChar w:fldCharType="end"/>
            </w:r>
            <w:r w:rsidRPr="008C57E4">
              <w:rPr>
                <w:rStyle w:val="Hyperlink"/>
                <w:noProof/>
              </w:rPr>
              <w:fldChar w:fldCharType="end"/>
            </w:r>
          </w:ins>
        </w:p>
        <w:p w14:paraId="1E7425C7" w14:textId="77777777" w:rsidR="00E00D57" w:rsidRDefault="00E00D57">
          <w:pPr>
            <w:pStyle w:val="TOC2"/>
            <w:tabs>
              <w:tab w:val="left" w:pos="880"/>
              <w:tab w:val="right" w:leader="dot" w:pos="9350"/>
            </w:tabs>
            <w:rPr>
              <w:ins w:id="75" w:author="Curt Beckmann" w:date="2013-06-06T14:17:00Z"/>
              <w:rFonts w:eastAsiaTheme="minorEastAsia"/>
              <w:noProof/>
            </w:rPr>
          </w:pPr>
          <w:ins w:id="7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"_Toc358291573"</w:instrText>
            </w:r>
            <w:r w:rsidRPr="008C57E4">
              <w:rPr>
                <w:rStyle w:val="Hyperlink"/>
                <w:noProof/>
              </w:rPr>
              <w:instrText xml:space="preserve"> </w:instrText>
            </w:r>
            <w:r w:rsidRPr="008C57E4">
              <w:rPr>
                <w:rStyle w:val="Hyperlink"/>
                <w:noProof/>
              </w:rPr>
              <w:fldChar w:fldCharType="separate"/>
            </w:r>
            <w:r w:rsidRPr="008C57E4">
              <w:rPr>
                <w:rStyle w:val="Hyperlink"/>
                <w:noProof/>
              </w:rPr>
              <w:t>6.2</w:t>
            </w:r>
            <w:r>
              <w:rPr>
                <w:rFonts w:eastAsiaTheme="minorEastAsia"/>
                <w:noProof/>
              </w:rPr>
              <w:tab/>
            </w:r>
            <w:r w:rsidRPr="008C57E4">
              <w:rPr>
                <w:rStyle w:val="Hyperlink"/>
                <w:noProof/>
              </w:rPr>
              <w:t>Requirements for NDMs</w:t>
            </w:r>
            <w:r>
              <w:rPr>
                <w:noProof/>
                <w:webHidden/>
              </w:rPr>
              <w:tab/>
            </w:r>
            <w:r>
              <w:rPr>
                <w:noProof/>
                <w:webHidden/>
              </w:rPr>
              <w:fldChar w:fldCharType="begin"/>
            </w:r>
            <w:r>
              <w:rPr>
                <w:noProof/>
                <w:webHidden/>
              </w:rPr>
              <w:instrText xml:space="preserve"> PAGEREF _Toc358291573 \h </w:instrText>
            </w:r>
          </w:ins>
          <w:r>
            <w:rPr>
              <w:noProof/>
              <w:webHidden/>
            </w:rPr>
          </w:r>
          <w:r>
            <w:rPr>
              <w:noProof/>
              <w:webHidden/>
            </w:rPr>
            <w:fldChar w:fldCharType="separate"/>
          </w:r>
          <w:ins w:id="77" w:author="Curt Beckmann" w:date="2013-06-06T14:17:00Z">
            <w:r>
              <w:rPr>
                <w:noProof/>
                <w:webHidden/>
              </w:rPr>
              <w:t>12</w:t>
            </w:r>
            <w:r>
              <w:rPr>
                <w:noProof/>
                <w:webHidden/>
              </w:rPr>
              <w:fldChar w:fldCharType="end"/>
            </w:r>
            <w:r w:rsidRPr="008C57E4">
              <w:rPr>
                <w:rStyle w:val="Hyperlink"/>
                <w:noProof/>
              </w:rPr>
              <w:fldChar w:fldCharType="end"/>
            </w:r>
          </w:ins>
        </w:p>
        <w:p w14:paraId="68DA0201" w14:textId="77777777" w:rsidR="00E00D57" w:rsidRDefault="00E00D57">
          <w:pPr>
            <w:pStyle w:val="TOC2"/>
            <w:tabs>
              <w:tab w:val="left" w:pos="880"/>
              <w:tab w:val="right" w:leader="dot" w:pos="9350"/>
            </w:tabs>
            <w:rPr>
              <w:ins w:id="78" w:author="Curt Beckmann" w:date="2013-06-06T14:17:00Z"/>
              <w:rFonts w:eastAsiaTheme="minorEastAsia"/>
              <w:noProof/>
            </w:rPr>
          </w:pPr>
          <w:ins w:id="7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"_Toc358291574"</w:instrText>
            </w:r>
            <w:r w:rsidRPr="008C57E4">
              <w:rPr>
                <w:rStyle w:val="Hyperlink"/>
                <w:noProof/>
              </w:rPr>
              <w:instrText xml:space="preserve"> </w:instrText>
            </w:r>
            <w:r w:rsidRPr="008C57E4">
              <w:rPr>
                <w:rStyle w:val="Hyperlink"/>
                <w:noProof/>
              </w:rPr>
              <w:fldChar w:fldCharType="separate"/>
            </w:r>
            <w:r w:rsidRPr="008C57E4">
              <w:rPr>
                <w:rStyle w:val="Hyperlink"/>
                <w:noProof/>
              </w:rPr>
              <w:t>6.3</w:t>
            </w:r>
            <w:r>
              <w:rPr>
                <w:rFonts w:eastAsiaTheme="minorEastAsia"/>
                <w:noProof/>
              </w:rPr>
              <w:tab/>
            </w:r>
            <w:r w:rsidRPr="008C57E4">
              <w:rPr>
                <w:rStyle w:val="Hyperlink"/>
                <w:noProof/>
              </w:rPr>
              <w:t>Operational Requirements</w:t>
            </w:r>
            <w:r>
              <w:rPr>
                <w:noProof/>
                <w:webHidden/>
              </w:rPr>
              <w:tab/>
            </w:r>
            <w:r>
              <w:rPr>
                <w:noProof/>
                <w:webHidden/>
              </w:rPr>
              <w:fldChar w:fldCharType="begin"/>
            </w:r>
            <w:r>
              <w:rPr>
                <w:noProof/>
                <w:webHidden/>
              </w:rPr>
              <w:instrText xml:space="preserve"> PAGEREF _Toc358291574 \h </w:instrText>
            </w:r>
          </w:ins>
          <w:r>
            <w:rPr>
              <w:noProof/>
              <w:webHidden/>
            </w:rPr>
          </w:r>
          <w:r>
            <w:rPr>
              <w:noProof/>
              <w:webHidden/>
            </w:rPr>
            <w:fldChar w:fldCharType="separate"/>
          </w:r>
          <w:ins w:id="80" w:author="Curt Beckmann" w:date="2013-06-06T14:17:00Z">
            <w:r>
              <w:rPr>
                <w:noProof/>
                <w:webHidden/>
              </w:rPr>
              <w:t>12</w:t>
            </w:r>
            <w:r>
              <w:rPr>
                <w:noProof/>
                <w:webHidden/>
              </w:rPr>
              <w:fldChar w:fldCharType="end"/>
            </w:r>
            <w:r w:rsidRPr="008C57E4">
              <w:rPr>
                <w:rStyle w:val="Hyperlink"/>
                <w:noProof/>
              </w:rPr>
              <w:fldChar w:fldCharType="end"/>
            </w:r>
          </w:ins>
        </w:p>
        <w:p w14:paraId="0E8BE1D8" w14:textId="77777777" w:rsidR="00E00D57" w:rsidRDefault="00E00D57">
          <w:pPr>
            <w:pStyle w:val="TOC2"/>
            <w:tabs>
              <w:tab w:val="left" w:pos="880"/>
              <w:tab w:val="right" w:leader="dot" w:pos="9350"/>
            </w:tabs>
            <w:rPr>
              <w:ins w:id="81" w:author="Curt Beckmann" w:date="2013-06-06T14:17:00Z"/>
              <w:rFonts w:eastAsiaTheme="minorEastAsia"/>
              <w:noProof/>
            </w:rPr>
          </w:pPr>
          <w:ins w:id="8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"_Toc358291575"</w:instrText>
            </w:r>
            <w:r w:rsidRPr="008C57E4">
              <w:rPr>
                <w:rStyle w:val="Hyperlink"/>
                <w:noProof/>
              </w:rPr>
              <w:instrText xml:space="preserve"> </w:instrText>
            </w:r>
            <w:r w:rsidRPr="008C57E4">
              <w:rPr>
                <w:rStyle w:val="Hyperlink"/>
                <w:noProof/>
              </w:rPr>
              <w:fldChar w:fldCharType="separate"/>
            </w:r>
            <w:r w:rsidRPr="008C57E4">
              <w:rPr>
                <w:rStyle w:val="Hyperlink"/>
                <w:noProof/>
              </w:rPr>
              <w:t>6.4</w:t>
            </w:r>
            <w:r>
              <w:rPr>
                <w:rFonts w:eastAsiaTheme="minorEastAsia"/>
                <w:noProof/>
              </w:rPr>
              <w:tab/>
            </w:r>
            <w:r w:rsidRPr="008C57E4">
              <w:rPr>
                <w:rStyle w:val="Hyperlink"/>
                <w:noProof/>
              </w:rPr>
              <w:t>Requirements for the Switch Management Protocol</w:t>
            </w:r>
            <w:r>
              <w:rPr>
                <w:noProof/>
                <w:webHidden/>
              </w:rPr>
              <w:tab/>
            </w:r>
            <w:r>
              <w:rPr>
                <w:noProof/>
                <w:webHidden/>
              </w:rPr>
              <w:fldChar w:fldCharType="begin"/>
            </w:r>
            <w:r>
              <w:rPr>
                <w:noProof/>
                <w:webHidden/>
              </w:rPr>
              <w:instrText xml:space="preserve"> PAGEREF _Toc358291575 \h </w:instrText>
            </w:r>
          </w:ins>
          <w:r>
            <w:rPr>
              <w:noProof/>
              <w:webHidden/>
            </w:rPr>
          </w:r>
          <w:r>
            <w:rPr>
              <w:noProof/>
              <w:webHidden/>
            </w:rPr>
            <w:fldChar w:fldCharType="separate"/>
          </w:r>
          <w:ins w:id="83" w:author="Curt Beckmann" w:date="2013-06-06T14:17:00Z">
            <w:r>
              <w:rPr>
                <w:noProof/>
                <w:webHidden/>
              </w:rPr>
              <w:t>13</w:t>
            </w:r>
            <w:r>
              <w:rPr>
                <w:noProof/>
                <w:webHidden/>
              </w:rPr>
              <w:fldChar w:fldCharType="end"/>
            </w:r>
            <w:r w:rsidRPr="008C57E4">
              <w:rPr>
                <w:rStyle w:val="Hyperlink"/>
                <w:noProof/>
              </w:rPr>
              <w:fldChar w:fldCharType="end"/>
            </w:r>
          </w:ins>
        </w:p>
        <w:p w14:paraId="2763CA27" w14:textId="77777777" w:rsidR="00E00D57" w:rsidRDefault="00E00D57">
          <w:pPr>
            <w:pStyle w:val="TOC1"/>
            <w:tabs>
              <w:tab w:val="left" w:pos="440"/>
              <w:tab w:val="right" w:leader="dot" w:pos="9350"/>
            </w:tabs>
            <w:rPr>
              <w:ins w:id="84" w:author="Curt Beckmann" w:date="2013-06-06T14:17:00Z"/>
              <w:rFonts w:eastAsiaTheme="minorEastAsia"/>
              <w:noProof/>
            </w:rPr>
          </w:pPr>
          <w:ins w:id="8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"_Toc358291576"</w:instrText>
            </w:r>
            <w:r w:rsidRPr="008C57E4">
              <w:rPr>
                <w:rStyle w:val="Hyperlink"/>
                <w:noProof/>
              </w:rPr>
              <w:instrText xml:space="preserve"> </w:instrText>
            </w:r>
            <w:r w:rsidRPr="008C57E4">
              <w:rPr>
                <w:rStyle w:val="Hyperlink"/>
                <w:noProof/>
              </w:rPr>
              <w:fldChar w:fldCharType="separate"/>
            </w:r>
            <w:r w:rsidRPr="008C57E4">
              <w:rPr>
                <w:rStyle w:val="Hyperlink"/>
                <w:noProof/>
              </w:rPr>
              <w:t>7</w:t>
            </w:r>
            <w:r>
              <w:rPr>
                <w:rFonts w:eastAsiaTheme="minorEastAsia"/>
                <w:noProof/>
              </w:rPr>
              <w:tab/>
            </w:r>
            <w:r w:rsidRPr="008C57E4">
              <w:rPr>
                <w:rStyle w:val="Hyperlink"/>
                <w:noProof/>
              </w:rPr>
              <w:t>NETCONF as the Transport Protocol</w:t>
            </w:r>
            <w:r>
              <w:rPr>
                <w:noProof/>
                <w:webHidden/>
              </w:rPr>
              <w:tab/>
            </w:r>
            <w:r>
              <w:rPr>
                <w:noProof/>
                <w:webHidden/>
              </w:rPr>
              <w:fldChar w:fldCharType="begin"/>
            </w:r>
            <w:r>
              <w:rPr>
                <w:noProof/>
                <w:webHidden/>
              </w:rPr>
              <w:instrText xml:space="preserve"> PAGEREF _Toc358291576 \h </w:instrText>
            </w:r>
          </w:ins>
          <w:r>
            <w:rPr>
              <w:noProof/>
              <w:webHidden/>
            </w:rPr>
          </w:r>
          <w:r>
            <w:rPr>
              <w:noProof/>
              <w:webHidden/>
            </w:rPr>
            <w:fldChar w:fldCharType="separate"/>
          </w:r>
          <w:ins w:id="86" w:author="Curt Beckmann" w:date="2013-06-06T14:17:00Z">
            <w:r>
              <w:rPr>
                <w:noProof/>
                <w:webHidden/>
              </w:rPr>
              <w:t>14</w:t>
            </w:r>
            <w:r>
              <w:rPr>
                <w:noProof/>
                <w:webHidden/>
              </w:rPr>
              <w:fldChar w:fldCharType="end"/>
            </w:r>
            <w:r w:rsidRPr="008C57E4">
              <w:rPr>
                <w:rStyle w:val="Hyperlink"/>
                <w:noProof/>
              </w:rPr>
              <w:fldChar w:fldCharType="end"/>
            </w:r>
          </w:ins>
        </w:p>
        <w:p w14:paraId="3A4EF3DD" w14:textId="77777777" w:rsidR="00E00D57" w:rsidRDefault="00E00D57">
          <w:pPr>
            <w:pStyle w:val="TOC1"/>
            <w:tabs>
              <w:tab w:val="left" w:pos="440"/>
              <w:tab w:val="right" w:leader="dot" w:pos="9350"/>
            </w:tabs>
            <w:rPr>
              <w:ins w:id="87" w:author="Curt Beckmann" w:date="2013-06-06T14:17:00Z"/>
              <w:rFonts w:eastAsiaTheme="minorEastAsia"/>
              <w:noProof/>
            </w:rPr>
          </w:pPr>
          <w:ins w:id="8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"_Toc358291577"</w:instrText>
            </w:r>
            <w:r w:rsidRPr="008C57E4">
              <w:rPr>
                <w:rStyle w:val="Hyperlink"/>
                <w:noProof/>
              </w:rPr>
              <w:instrText xml:space="preserve"> </w:instrText>
            </w:r>
            <w:r w:rsidRPr="008C57E4">
              <w:rPr>
                <w:rStyle w:val="Hyperlink"/>
                <w:noProof/>
              </w:rPr>
              <w:fldChar w:fldCharType="separate"/>
            </w:r>
            <w:r w:rsidRPr="008C57E4">
              <w:rPr>
                <w:rStyle w:val="Hyperlink"/>
                <w:noProof/>
              </w:rPr>
              <w:t>8</w:t>
            </w:r>
            <w:r>
              <w:rPr>
                <w:rFonts w:eastAsiaTheme="minorEastAsia"/>
                <w:noProof/>
              </w:rPr>
              <w:tab/>
            </w:r>
            <w:r w:rsidRPr="008C57E4">
              <w:rPr>
                <w:rStyle w:val="Hyperlink"/>
                <w:noProof/>
              </w:rPr>
              <w:t>Data Model</w:t>
            </w:r>
            <w:r>
              <w:rPr>
                <w:noProof/>
                <w:webHidden/>
              </w:rPr>
              <w:tab/>
            </w:r>
            <w:r>
              <w:rPr>
                <w:noProof/>
                <w:webHidden/>
              </w:rPr>
              <w:fldChar w:fldCharType="begin"/>
            </w:r>
            <w:r>
              <w:rPr>
                <w:noProof/>
                <w:webHidden/>
              </w:rPr>
              <w:instrText xml:space="preserve"> PAGEREF _Toc358291577 \h </w:instrText>
            </w:r>
          </w:ins>
          <w:r>
            <w:rPr>
              <w:noProof/>
              <w:webHidden/>
            </w:rPr>
          </w:r>
          <w:r>
            <w:rPr>
              <w:noProof/>
              <w:webHidden/>
            </w:rPr>
            <w:fldChar w:fldCharType="separate"/>
          </w:r>
          <w:ins w:id="89" w:author="Curt Beckmann" w:date="2013-06-06T14:17:00Z">
            <w:r>
              <w:rPr>
                <w:noProof/>
                <w:webHidden/>
              </w:rPr>
              <w:t>16</w:t>
            </w:r>
            <w:r>
              <w:rPr>
                <w:noProof/>
                <w:webHidden/>
              </w:rPr>
              <w:fldChar w:fldCharType="end"/>
            </w:r>
            <w:r w:rsidRPr="008C57E4">
              <w:rPr>
                <w:rStyle w:val="Hyperlink"/>
                <w:noProof/>
              </w:rPr>
              <w:fldChar w:fldCharType="end"/>
            </w:r>
          </w:ins>
        </w:p>
        <w:p w14:paraId="01EE39E2" w14:textId="77777777" w:rsidR="00E00D57" w:rsidRDefault="00E00D57">
          <w:pPr>
            <w:pStyle w:val="TOC2"/>
            <w:tabs>
              <w:tab w:val="left" w:pos="880"/>
              <w:tab w:val="right" w:leader="dot" w:pos="9350"/>
            </w:tabs>
            <w:rPr>
              <w:ins w:id="90" w:author="Curt Beckmann" w:date="2013-06-06T14:17:00Z"/>
              <w:rFonts w:eastAsiaTheme="minorEastAsia"/>
              <w:noProof/>
            </w:rPr>
          </w:pPr>
          <w:ins w:id="9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"_Toc358291578"</w:instrText>
            </w:r>
            <w:r w:rsidRPr="008C57E4">
              <w:rPr>
                <w:rStyle w:val="Hyperlink"/>
                <w:noProof/>
              </w:rPr>
              <w:instrText xml:space="preserve"> </w:instrText>
            </w:r>
            <w:r w:rsidRPr="008C57E4">
              <w:rPr>
                <w:rStyle w:val="Hyperlink"/>
                <w:noProof/>
              </w:rPr>
              <w:fldChar w:fldCharType="separate"/>
            </w:r>
            <w:r w:rsidRPr="008C57E4">
              <w:rPr>
                <w:rStyle w:val="Hyperlink"/>
                <w:noProof/>
              </w:rPr>
              <w:t>8.1</w:t>
            </w:r>
            <w:r>
              <w:rPr>
                <w:rFonts w:eastAsiaTheme="minorEastAsia"/>
                <w:noProof/>
              </w:rPr>
              <w:tab/>
            </w:r>
            <w:r w:rsidRPr="008C57E4">
              <w:rPr>
                <w:rStyle w:val="Hyperlink"/>
                <w:noProof/>
              </w:rPr>
              <w:t>YANG Module</w:t>
            </w:r>
            <w:r>
              <w:rPr>
                <w:noProof/>
                <w:webHidden/>
              </w:rPr>
              <w:tab/>
            </w:r>
            <w:r>
              <w:rPr>
                <w:noProof/>
                <w:webHidden/>
              </w:rPr>
              <w:fldChar w:fldCharType="begin"/>
            </w:r>
            <w:r>
              <w:rPr>
                <w:noProof/>
                <w:webHidden/>
              </w:rPr>
              <w:instrText xml:space="preserve"> PAGEREF _Toc358291578 \h </w:instrText>
            </w:r>
          </w:ins>
          <w:r>
            <w:rPr>
              <w:noProof/>
              <w:webHidden/>
            </w:rPr>
          </w:r>
          <w:r>
            <w:rPr>
              <w:noProof/>
              <w:webHidden/>
            </w:rPr>
            <w:fldChar w:fldCharType="separate"/>
          </w:r>
          <w:ins w:id="92" w:author="Curt Beckmann" w:date="2013-06-06T14:17:00Z">
            <w:r>
              <w:rPr>
                <w:noProof/>
                <w:webHidden/>
              </w:rPr>
              <w:t>16</w:t>
            </w:r>
            <w:r>
              <w:rPr>
                <w:noProof/>
                <w:webHidden/>
              </w:rPr>
              <w:fldChar w:fldCharType="end"/>
            </w:r>
            <w:r w:rsidRPr="008C57E4">
              <w:rPr>
                <w:rStyle w:val="Hyperlink"/>
                <w:noProof/>
              </w:rPr>
              <w:fldChar w:fldCharType="end"/>
            </w:r>
          </w:ins>
        </w:p>
        <w:p w14:paraId="2B2F495A" w14:textId="77777777" w:rsidR="00E00D57" w:rsidRDefault="00E00D57">
          <w:pPr>
            <w:pStyle w:val="TOC2"/>
            <w:tabs>
              <w:tab w:val="left" w:pos="880"/>
              <w:tab w:val="right" w:leader="dot" w:pos="9350"/>
            </w:tabs>
            <w:rPr>
              <w:ins w:id="93" w:author="Curt Beckmann" w:date="2013-06-06T14:17:00Z"/>
              <w:rFonts w:eastAsiaTheme="minorEastAsia"/>
              <w:noProof/>
            </w:rPr>
          </w:pPr>
          <w:ins w:id="9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"_Toc358291579"</w:instrText>
            </w:r>
            <w:r w:rsidRPr="008C57E4">
              <w:rPr>
                <w:rStyle w:val="Hyperlink"/>
                <w:noProof/>
              </w:rPr>
              <w:instrText xml:space="preserve"> </w:instrText>
            </w:r>
            <w:r w:rsidRPr="008C57E4">
              <w:rPr>
                <w:rStyle w:val="Hyperlink"/>
                <w:noProof/>
              </w:rPr>
              <w:fldChar w:fldCharType="separate"/>
            </w:r>
            <w:r w:rsidRPr="008C57E4">
              <w:rPr>
                <w:rStyle w:val="Hyperlink"/>
                <w:noProof/>
              </w:rPr>
              <w:t>8.2</w:t>
            </w:r>
            <w:r>
              <w:rPr>
                <w:rFonts w:eastAsiaTheme="minorEastAsia"/>
                <w:noProof/>
              </w:rPr>
              <w:tab/>
            </w:r>
            <w:r w:rsidRPr="008C57E4">
              <w:rPr>
                <w:rStyle w:val="Hyperlink"/>
                <w:noProof/>
              </w:rPr>
              <w:t>Core Data Model</w:t>
            </w:r>
            <w:r>
              <w:rPr>
                <w:noProof/>
                <w:webHidden/>
              </w:rPr>
              <w:tab/>
            </w:r>
            <w:r>
              <w:rPr>
                <w:noProof/>
                <w:webHidden/>
              </w:rPr>
              <w:fldChar w:fldCharType="begin"/>
            </w:r>
            <w:r>
              <w:rPr>
                <w:noProof/>
                <w:webHidden/>
              </w:rPr>
              <w:instrText xml:space="preserve"> PAGEREF _Toc358291579 \h </w:instrText>
            </w:r>
          </w:ins>
          <w:r>
            <w:rPr>
              <w:noProof/>
              <w:webHidden/>
            </w:rPr>
          </w:r>
          <w:r>
            <w:rPr>
              <w:noProof/>
              <w:webHidden/>
            </w:rPr>
            <w:fldChar w:fldCharType="separate"/>
          </w:r>
          <w:ins w:id="95" w:author="Curt Beckmann" w:date="2013-06-06T14:17:00Z">
            <w:r>
              <w:rPr>
                <w:noProof/>
                <w:webHidden/>
              </w:rPr>
              <w:t>16</w:t>
            </w:r>
            <w:r>
              <w:rPr>
                <w:noProof/>
                <w:webHidden/>
              </w:rPr>
              <w:fldChar w:fldCharType="end"/>
            </w:r>
            <w:r w:rsidRPr="008C57E4">
              <w:rPr>
                <w:rStyle w:val="Hyperlink"/>
                <w:noProof/>
              </w:rPr>
              <w:fldChar w:fldCharType="end"/>
            </w:r>
          </w:ins>
        </w:p>
        <w:p w14:paraId="501DC8A7" w14:textId="77777777" w:rsidR="00E00D57" w:rsidRDefault="00E00D57">
          <w:pPr>
            <w:pStyle w:val="TOC2"/>
            <w:tabs>
              <w:tab w:val="left" w:pos="880"/>
              <w:tab w:val="right" w:leader="dot" w:pos="9350"/>
            </w:tabs>
            <w:rPr>
              <w:ins w:id="96" w:author="Curt Beckmann" w:date="2013-06-06T14:17:00Z"/>
              <w:rFonts w:eastAsiaTheme="minorEastAsia"/>
              <w:noProof/>
            </w:rPr>
          </w:pPr>
          <w:ins w:id="97"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"_Toc358291580"</w:instrText>
            </w:r>
            <w:r w:rsidRPr="008C57E4">
              <w:rPr>
                <w:rStyle w:val="Hyperlink"/>
                <w:noProof/>
              </w:rPr>
              <w:instrText xml:space="preserve"> </w:instrText>
            </w:r>
            <w:r w:rsidRPr="008C57E4">
              <w:rPr>
                <w:rStyle w:val="Hyperlink"/>
                <w:noProof/>
              </w:rPr>
              <w:fldChar w:fldCharType="separate"/>
            </w:r>
            <w:r w:rsidRPr="008C57E4">
              <w:rPr>
                <w:rStyle w:val="Hyperlink"/>
                <w:noProof/>
              </w:rPr>
              <w:t>8.3</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_Toc358291580 \h </w:instrText>
            </w:r>
          </w:ins>
          <w:r>
            <w:rPr>
              <w:noProof/>
              <w:webHidden/>
            </w:rPr>
          </w:r>
          <w:r>
            <w:rPr>
              <w:noProof/>
              <w:webHidden/>
            </w:rPr>
            <w:fldChar w:fldCharType="separate"/>
          </w:r>
          <w:ins w:id="98" w:author="Curt Beckmann" w:date="2013-06-06T14:17:00Z">
            <w:r>
              <w:rPr>
                <w:noProof/>
                <w:webHidden/>
              </w:rPr>
              <w:t>18</w:t>
            </w:r>
            <w:r>
              <w:rPr>
                <w:noProof/>
                <w:webHidden/>
              </w:rPr>
              <w:fldChar w:fldCharType="end"/>
            </w:r>
            <w:r w:rsidRPr="008C57E4">
              <w:rPr>
                <w:rStyle w:val="Hyperlink"/>
                <w:noProof/>
              </w:rPr>
              <w:fldChar w:fldCharType="end"/>
            </w:r>
          </w:ins>
        </w:p>
        <w:p w14:paraId="21A7A009" w14:textId="77777777" w:rsidR="00E00D57" w:rsidRDefault="00E00D57">
          <w:pPr>
            <w:pStyle w:val="TOC3"/>
            <w:tabs>
              <w:tab w:val="left" w:pos="1320"/>
              <w:tab w:val="right" w:leader="dot" w:pos="9350"/>
            </w:tabs>
            <w:rPr>
              <w:ins w:id="99" w:author="Curt Beckmann" w:date="2013-06-06T14:17:00Z"/>
              <w:rFonts w:eastAsiaTheme="minorEastAsia"/>
              <w:noProof/>
            </w:rPr>
          </w:pPr>
          <w:ins w:id="10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"_Toc358291581"</w:instrText>
            </w:r>
            <w:r w:rsidRPr="008C57E4">
              <w:rPr>
                <w:rStyle w:val="Hyperlink"/>
                <w:noProof/>
              </w:rPr>
              <w:instrText xml:space="preserve"> </w:instrText>
            </w:r>
            <w:r w:rsidRPr="008C57E4">
              <w:rPr>
                <w:rStyle w:val="Hyperlink"/>
                <w:noProof/>
              </w:rPr>
              <w:fldChar w:fldCharType="separate"/>
            </w:r>
            <w:r w:rsidRPr="008C57E4">
              <w:rPr>
                <w:rStyle w:val="Hyperlink"/>
                <w:noProof/>
              </w:rPr>
              <w:t>8.3.1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_Toc358291581 \h </w:instrText>
            </w:r>
          </w:ins>
          <w:r>
            <w:rPr>
              <w:noProof/>
              <w:webHidden/>
            </w:rPr>
          </w:r>
          <w:r>
            <w:rPr>
              <w:noProof/>
              <w:webHidden/>
            </w:rPr>
            <w:fldChar w:fldCharType="separate"/>
          </w:r>
          <w:ins w:id="101" w:author="Curt Beckmann" w:date="2013-06-06T14:17:00Z">
            <w:r>
              <w:rPr>
                <w:noProof/>
                <w:webHidden/>
              </w:rPr>
              <w:t>18</w:t>
            </w:r>
            <w:r>
              <w:rPr>
                <w:noProof/>
                <w:webHidden/>
              </w:rPr>
              <w:fldChar w:fldCharType="end"/>
            </w:r>
            <w:r w:rsidRPr="008C57E4">
              <w:rPr>
                <w:rStyle w:val="Hyperlink"/>
                <w:noProof/>
              </w:rPr>
              <w:fldChar w:fldCharType="end"/>
            </w:r>
          </w:ins>
        </w:p>
        <w:p w14:paraId="36B34C4A" w14:textId="77777777" w:rsidR="00E00D57" w:rsidRDefault="00E00D57">
          <w:pPr>
            <w:pStyle w:val="TOC3"/>
            <w:tabs>
              <w:tab w:val="left" w:pos="1320"/>
              <w:tab w:val="right" w:leader="dot" w:pos="9350"/>
            </w:tabs>
            <w:rPr>
              <w:ins w:id="102" w:author="Curt Beckmann" w:date="2013-06-06T14:17:00Z"/>
              <w:rFonts w:eastAsiaTheme="minorEastAsia"/>
              <w:noProof/>
            </w:rPr>
          </w:pPr>
          <w:ins w:id="10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"_Toc358291582"</w:instrText>
            </w:r>
            <w:r w:rsidRPr="008C57E4">
              <w:rPr>
                <w:rStyle w:val="Hyperlink"/>
                <w:noProof/>
              </w:rPr>
              <w:instrText xml:space="preserve"> </w:instrText>
            </w:r>
            <w:r w:rsidRPr="008C57E4">
              <w:rPr>
                <w:rStyle w:val="Hyperlink"/>
                <w:noProof/>
              </w:rPr>
              <w:fldChar w:fldCharType="separate"/>
            </w:r>
            <w:r w:rsidRPr="008C57E4">
              <w:rPr>
                <w:rStyle w:val="Hyperlink"/>
                <w:noProof/>
              </w:rPr>
              <w:t>8.3.2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_Toc358291582 \h </w:instrText>
            </w:r>
          </w:ins>
          <w:r>
            <w:rPr>
              <w:noProof/>
              <w:webHidden/>
            </w:rPr>
          </w:r>
          <w:r>
            <w:rPr>
              <w:noProof/>
              <w:webHidden/>
            </w:rPr>
            <w:fldChar w:fldCharType="separate"/>
          </w:r>
          <w:ins w:id="104" w:author="Curt Beckmann" w:date="2013-06-06T14:17:00Z">
            <w:r>
              <w:rPr>
                <w:noProof/>
                <w:webHidden/>
              </w:rPr>
              <w:t>18</w:t>
            </w:r>
            <w:r>
              <w:rPr>
                <w:noProof/>
                <w:webHidden/>
              </w:rPr>
              <w:fldChar w:fldCharType="end"/>
            </w:r>
            <w:r w:rsidRPr="008C57E4">
              <w:rPr>
                <w:rStyle w:val="Hyperlink"/>
                <w:noProof/>
              </w:rPr>
              <w:fldChar w:fldCharType="end"/>
            </w:r>
          </w:ins>
        </w:p>
        <w:p w14:paraId="1782969D" w14:textId="77777777" w:rsidR="00E00D57" w:rsidRDefault="00E00D57">
          <w:pPr>
            <w:pStyle w:val="TOC3"/>
            <w:tabs>
              <w:tab w:val="left" w:pos="1320"/>
              <w:tab w:val="right" w:leader="dot" w:pos="9350"/>
            </w:tabs>
            <w:rPr>
              <w:ins w:id="105" w:author="Curt Beckmann" w:date="2013-06-06T14:17:00Z"/>
              <w:rFonts w:eastAsiaTheme="minorEastAsia"/>
              <w:noProof/>
            </w:rPr>
          </w:pPr>
          <w:ins w:id="10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"_Toc358291583"</w:instrText>
            </w:r>
            <w:r w:rsidRPr="008C57E4">
              <w:rPr>
                <w:rStyle w:val="Hyperlink"/>
                <w:noProof/>
              </w:rPr>
              <w:instrText xml:space="preserve"> </w:instrText>
            </w:r>
            <w:r w:rsidRPr="008C57E4">
              <w:rPr>
                <w:rStyle w:val="Hyperlink"/>
                <w:noProof/>
              </w:rPr>
              <w:fldChar w:fldCharType="separate"/>
            </w:r>
            <w:r w:rsidRPr="008C57E4">
              <w:rPr>
                <w:rStyle w:val="Hyperlink"/>
                <w:noProof/>
              </w:rPr>
              <w:t>8.3.3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_Toc358291583 \h </w:instrText>
            </w:r>
          </w:ins>
          <w:r>
            <w:rPr>
              <w:noProof/>
              <w:webHidden/>
            </w:rPr>
          </w:r>
          <w:r>
            <w:rPr>
              <w:noProof/>
              <w:webHidden/>
            </w:rPr>
            <w:fldChar w:fldCharType="separate"/>
          </w:r>
          <w:ins w:id="107" w:author="Curt Beckmann" w:date="2013-06-06T14:17:00Z">
            <w:r>
              <w:rPr>
                <w:noProof/>
                <w:webHidden/>
              </w:rPr>
              <w:t>22</w:t>
            </w:r>
            <w:r>
              <w:rPr>
                <w:noProof/>
                <w:webHidden/>
              </w:rPr>
              <w:fldChar w:fldCharType="end"/>
            </w:r>
            <w:r w:rsidRPr="008C57E4">
              <w:rPr>
                <w:rStyle w:val="Hyperlink"/>
                <w:noProof/>
              </w:rPr>
              <w:fldChar w:fldCharType="end"/>
            </w:r>
          </w:ins>
        </w:p>
        <w:p w14:paraId="07D8D5D0" w14:textId="77777777" w:rsidR="00E00D57" w:rsidRDefault="00E00D57">
          <w:pPr>
            <w:pStyle w:val="TOC2"/>
            <w:tabs>
              <w:tab w:val="left" w:pos="880"/>
              <w:tab w:val="right" w:leader="dot" w:pos="9350"/>
            </w:tabs>
            <w:rPr>
              <w:ins w:id="108" w:author="Curt Beckmann" w:date="2013-06-06T14:17:00Z"/>
              <w:rFonts w:eastAsiaTheme="minorEastAsia"/>
              <w:noProof/>
            </w:rPr>
          </w:pPr>
          <w:ins w:id="10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"_Toc358291584"</w:instrText>
            </w:r>
            <w:r w:rsidRPr="008C57E4">
              <w:rPr>
                <w:rStyle w:val="Hyperlink"/>
                <w:noProof/>
              </w:rPr>
              <w:instrText xml:space="preserve"> </w:instrText>
            </w:r>
            <w:r w:rsidRPr="008C57E4">
              <w:rPr>
                <w:rStyle w:val="Hyperlink"/>
                <w:noProof/>
              </w:rPr>
              <w:fldChar w:fldCharType="separate"/>
            </w:r>
            <w:r w:rsidRPr="008C57E4">
              <w:rPr>
                <w:rStyle w:val="Hyperlink"/>
                <w:noProof/>
              </w:rPr>
              <w:t>8.4</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_Toc358291584 \h </w:instrText>
            </w:r>
          </w:ins>
          <w:r>
            <w:rPr>
              <w:noProof/>
              <w:webHidden/>
            </w:rPr>
          </w:r>
          <w:r>
            <w:rPr>
              <w:noProof/>
              <w:webHidden/>
            </w:rPr>
            <w:fldChar w:fldCharType="separate"/>
          </w:r>
          <w:ins w:id="110" w:author="Curt Beckmann" w:date="2013-06-06T14:17:00Z">
            <w:r>
              <w:rPr>
                <w:noProof/>
                <w:webHidden/>
              </w:rPr>
              <w:t>23</w:t>
            </w:r>
            <w:r>
              <w:rPr>
                <w:noProof/>
                <w:webHidden/>
              </w:rPr>
              <w:fldChar w:fldCharType="end"/>
            </w:r>
            <w:r w:rsidRPr="008C57E4">
              <w:rPr>
                <w:rStyle w:val="Hyperlink"/>
                <w:noProof/>
              </w:rPr>
              <w:fldChar w:fldCharType="end"/>
            </w:r>
          </w:ins>
        </w:p>
        <w:p w14:paraId="248F38B3" w14:textId="77777777" w:rsidR="00E00D57" w:rsidRDefault="00E00D57">
          <w:pPr>
            <w:pStyle w:val="TOC3"/>
            <w:tabs>
              <w:tab w:val="left" w:pos="1320"/>
              <w:tab w:val="right" w:leader="dot" w:pos="9350"/>
            </w:tabs>
            <w:rPr>
              <w:ins w:id="111" w:author="Curt Beckmann" w:date="2013-06-06T14:17:00Z"/>
              <w:rFonts w:eastAsiaTheme="minorEastAsia"/>
              <w:noProof/>
            </w:rPr>
          </w:pPr>
          <w:ins w:id="11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"_Toc358291585"</w:instrText>
            </w:r>
            <w:r w:rsidRPr="008C57E4">
              <w:rPr>
                <w:rStyle w:val="Hyperlink"/>
                <w:noProof/>
              </w:rPr>
              <w:instrText xml:space="preserve"> </w:instrText>
            </w:r>
            <w:r w:rsidRPr="008C57E4">
              <w:rPr>
                <w:rStyle w:val="Hyperlink"/>
                <w:noProof/>
              </w:rPr>
              <w:fldChar w:fldCharType="separate"/>
            </w:r>
            <w:r w:rsidRPr="008C57E4">
              <w:rPr>
                <w:rStyle w:val="Hyperlink"/>
                <w:noProof/>
              </w:rPr>
              <w:t>8.4.1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_Toc358291585 \h </w:instrText>
            </w:r>
          </w:ins>
          <w:r>
            <w:rPr>
              <w:noProof/>
              <w:webHidden/>
            </w:rPr>
          </w:r>
          <w:r>
            <w:rPr>
              <w:noProof/>
              <w:webHidden/>
            </w:rPr>
            <w:fldChar w:fldCharType="separate"/>
          </w:r>
          <w:ins w:id="113" w:author="Curt Beckmann" w:date="2013-06-06T14:17:00Z">
            <w:r>
              <w:rPr>
                <w:noProof/>
                <w:webHidden/>
              </w:rPr>
              <w:t>23</w:t>
            </w:r>
            <w:r>
              <w:rPr>
                <w:noProof/>
                <w:webHidden/>
              </w:rPr>
              <w:fldChar w:fldCharType="end"/>
            </w:r>
            <w:r w:rsidRPr="008C57E4">
              <w:rPr>
                <w:rStyle w:val="Hyperlink"/>
                <w:noProof/>
              </w:rPr>
              <w:fldChar w:fldCharType="end"/>
            </w:r>
          </w:ins>
        </w:p>
        <w:p w14:paraId="257EDDFB" w14:textId="77777777" w:rsidR="00E00D57" w:rsidRDefault="00E00D57">
          <w:pPr>
            <w:pStyle w:val="TOC3"/>
            <w:tabs>
              <w:tab w:val="left" w:pos="1320"/>
              <w:tab w:val="right" w:leader="dot" w:pos="9350"/>
            </w:tabs>
            <w:rPr>
              <w:ins w:id="114" w:author="Curt Beckmann" w:date="2013-06-06T14:17:00Z"/>
              <w:rFonts w:eastAsiaTheme="minorEastAsia"/>
              <w:noProof/>
            </w:rPr>
          </w:pPr>
          <w:ins w:id="11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"_Toc358291586"</w:instrText>
            </w:r>
            <w:r w:rsidRPr="008C57E4">
              <w:rPr>
                <w:rStyle w:val="Hyperlink"/>
                <w:noProof/>
              </w:rPr>
              <w:instrText xml:space="preserve"> </w:instrText>
            </w:r>
            <w:r w:rsidRPr="008C57E4">
              <w:rPr>
                <w:rStyle w:val="Hyperlink"/>
                <w:noProof/>
              </w:rPr>
              <w:fldChar w:fldCharType="separate"/>
            </w:r>
            <w:r w:rsidRPr="008C57E4">
              <w:rPr>
                <w:rStyle w:val="Hyperlink"/>
                <w:noProof/>
              </w:rPr>
              <w:t>8.4.2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_Toc358291586 \h </w:instrText>
            </w:r>
          </w:ins>
          <w:r>
            <w:rPr>
              <w:noProof/>
              <w:webHidden/>
            </w:rPr>
          </w:r>
          <w:r>
            <w:rPr>
              <w:noProof/>
              <w:webHidden/>
            </w:rPr>
            <w:fldChar w:fldCharType="separate"/>
          </w:r>
          <w:ins w:id="116" w:author="Curt Beckmann" w:date="2013-06-06T14:17:00Z">
            <w:r>
              <w:rPr>
                <w:noProof/>
                <w:webHidden/>
              </w:rPr>
              <w:t>23</w:t>
            </w:r>
            <w:r>
              <w:rPr>
                <w:noProof/>
                <w:webHidden/>
              </w:rPr>
              <w:fldChar w:fldCharType="end"/>
            </w:r>
            <w:r w:rsidRPr="008C57E4">
              <w:rPr>
                <w:rStyle w:val="Hyperlink"/>
                <w:noProof/>
              </w:rPr>
              <w:fldChar w:fldCharType="end"/>
            </w:r>
          </w:ins>
        </w:p>
        <w:p w14:paraId="0F16AD72" w14:textId="77777777" w:rsidR="00E00D57" w:rsidRDefault="00E00D57">
          <w:pPr>
            <w:pStyle w:val="TOC3"/>
            <w:tabs>
              <w:tab w:val="left" w:pos="1320"/>
              <w:tab w:val="right" w:leader="dot" w:pos="9350"/>
            </w:tabs>
            <w:rPr>
              <w:ins w:id="117" w:author="Curt Beckmann" w:date="2013-06-06T14:17:00Z"/>
              <w:rFonts w:eastAsiaTheme="minorEastAsia"/>
              <w:noProof/>
            </w:rPr>
          </w:pPr>
          <w:ins w:id="11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"_Toc358291587"</w:instrText>
            </w:r>
            <w:r w:rsidRPr="008C57E4">
              <w:rPr>
                <w:rStyle w:val="Hyperlink"/>
                <w:noProof/>
              </w:rPr>
              <w:instrText xml:space="preserve"> </w:instrText>
            </w:r>
            <w:r w:rsidRPr="008C57E4">
              <w:rPr>
                <w:rStyle w:val="Hyperlink"/>
                <w:noProof/>
              </w:rPr>
              <w:fldChar w:fldCharType="separate"/>
            </w:r>
            <w:r w:rsidRPr="008C57E4">
              <w:rPr>
                <w:rStyle w:val="Hyperlink"/>
                <w:noProof/>
              </w:rPr>
              <w:t>8.4.3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_Toc358291587 \h </w:instrText>
            </w:r>
          </w:ins>
          <w:r>
            <w:rPr>
              <w:noProof/>
              <w:webHidden/>
            </w:rPr>
          </w:r>
          <w:r>
            <w:rPr>
              <w:noProof/>
              <w:webHidden/>
            </w:rPr>
            <w:fldChar w:fldCharType="separate"/>
          </w:r>
          <w:ins w:id="119" w:author="Curt Beckmann" w:date="2013-06-06T14:17:00Z">
            <w:r>
              <w:rPr>
                <w:noProof/>
                <w:webHidden/>
              </w:rPr>
              <w:t>25</w:t>
            </w:r>
            <w:r>
              <w:rPr>
                <w:noProof/>
                <w:webHidden/>
              </w:rPr>
              <w:fldChar w:fldCharType="end"/>
            </w:r>
            <w:r w:rsidRPr="008C57E4">
              <w:rPr>
                <w:rStyle w:val="Hyperlink"/>
                <w:noProof/>
              </w:rPr>
              <w:fldChar w:fldCharType="end"/>
            </w:r>
          </w:ins>
        </w:p>
        <w:p w14:paraId="740897EC" w14:textId="77777777" w:rsidR="00E00D57" w:rsidRDefault="00E00D57">
          <w:pPr>
            <w:pStyle w:val="TOC2"/>
            <w:tabs>
              <w:tab w:val="left" w:pos="880"/>
              <w:tab w:val="right" w:leader="dot" w:pos="9350"/>
            </w:tabs>
            <w:rPr>
              <w:ins w:id="120" w:author="Curt Beckmann" w:date="2013-06-06T14:17:00Z"/>
              <w:rFonts w:eastAsiaTheme="minorEastAsia"/>
              <w:noProof/>
            </w:rPr>
          </w:pPr>
          <w:ins w:id="12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"_Toc358291588"</w:instrText>
            </w:r>
            <w:r w:rsidRPr="008C57E4">
              <w:rPr>
                <w:rStyle w:val="Hyperlink"/>
                <w:noProof/>
              </w:rPr>
              <w:instrText xml:space="preserve"> </w:instrText>
            </w:r>
            <w:r w:rsidRPr="008C57E4">
              <w:rPr>
                <w:rStyle w:val="Hyperlink"/>
                <w:noProof/>
              </w:rPr>
              <w:fldChar w:fldCharType="separate"/>
            </w:r>
            <w:r w:rsidRPr="008C57E4">
              <w:rPr>
                <w:rStyle w:val="Hyperlink"/>
                <w:noProof/>
              </w:rPr>
              <w:t>8.5</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_Toc358291588 \h </w:instrText>
            </w:r>
          </w:ins>
          <w:r>
            <w:rPr>
              <w:noProof/>
              <w:webHidden/>
            </w:rPr>
          </w:r>
          <w:r>
            <w:rPr>
              <w:noProof/>
              <w:webHidden/>
            </w:rPr>
            <w:fldChar w:fldCharType="separate"/>
          </w:r>
          <w:ins w:id="122" w:author="Curt Beckmann" w:date="2013-06-06T14:17:00Z">
            <w:r>
              <w:rPr>
                <w:noProof/>
                <w:webHidden/>
              </w:rPr>
              <w:t>25</w:t>
            </w:r>
            <w:r>
              <w:rPr>
                <w:noProof/>
                <w:webHidden/>
              </w:rPr>
              <w:fldChar w:fldCharType="end"/>
            </w:r>
            <w:r w:rsidRPr="008C57E4">
              <w:rPr>
                <w:rStyle w:val="Hyperlink"/>
                <w:noProof/>
              </w:rPr>
              <w:fldChar w:fldCharType="end"/>
            </w:r>
          </w:ins>
        </w:p>
        <w:p w14:paraId="08B92AB4" w14:textId="77777777" w:rsidR="00E00D57" w:rsidRDefault="00E00D57">
          <w:pPr>
            <w:pStyle w:val="TOC3"/>
            <w:tabs>
              <w:tab w:val="left" w:pos="1320"/>
              <w:tab w:val="right" w:leader="dot" w:pos="9350"/>
            </w:tabs>
            <w:rPr>
              <w:ins w:id="123" w:author="Curt Beckmann" w:date="2013-06-06T14:17:00Z"/>
              <w:rFonts w:eastAsiaTheme="minorEastAsia"/>
              <w:noProof/>
            </w:rPr>
          </w:pPr>
          <w:ins w:id="12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"_Toc358291589"</w:instrText>
            </w:r>
            <w:r w:rsidRPr="008C57E4">
              <w:rPr>
                <w:rStyle w:val="Hyperlink"/>
                <w:noProof/>
              </w:rPr>
              <w:instrText xml:space="preserve"> </w:instrText>
            </w:r>
            <w:r w:rsidRPr="008C57E4">
              <w:rPr>
                <w:rStyle w:val="Hyperlink"/>
                <w:noProof/>
              </w:rPr>
              <w:fldChar w:fldCharType="separate"/>
            </w:r>
            <w:r w:rsidRPr="008C57E4">
              <w:rPr>
                <w:rStyle w:val="Hyperlink"/>
                <w:noProof/>
              </w:rPr>
              <w:t>8.5.1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_Toc358291589 \h </w:instrText>
            </w:r>
          </w:ins>
          <w:r>
            <w:rPr>
              <w:noProof/>
              <w:webHidden/>
            </w:rPr>
          </w:r>
          <w:r>
            <w:rPr>
              <w:noProof/>
              <w:webHidden/>
            </w:rPr>
            <w:fldChar w:fldCharType="separate"/>
          </w:r>
          <w:ins w:id="125" w:author="Curt Beckmann" w:date="2013-06-06T14:17:00Z">
            <w:r>
              <w:rPr>
                <w:noProof/>
                <w:webHidden/>
              </w:rPr>
              <w:t>26</w:t>
            </w:r>
            <w:r>
              <w:rPr>
                <w:noProof/>
                <w:webHidden/>
              </w:rPr>
              <w:fldChar w:fldCharType="end"/>
            </w:r>
            <w:r w:rsidRPr="008C57E4">
              <w:rPr>
                <w:rStyle w:val="Hyperlink"/>
                <w:noProof/>
              </w:rPr>
              <w:fldChar w:fldCharType="end"/>
            </w:r>
          </w:ins>
        </w:p>
        <w:p w14:paraId="42A7F982" w14:textId="77777777" w:rsidR="00E00D57" w:rsidRDefault="00E00D57">
          <w:pPr>
            <w:pStyle w:val="TOC3"/>
            <w:tabs>
              <w:tab w:val="left" w:pos="1320"/>
              <w:tab w:val="right" w:leader="dot" w:pos="9350"/>
            </w:tabs>
            <w:rPr>
              <w:ins w:id="126" w:author="Curt Beckmann" w:date="2013-06-06T14:17:00Z"/>
              <w:rFonts w:eastAsiaTheme="minorEastAsia"/>
              <w:noProof/>
            </w:rPr>
          </w:pPr>
          <w:ins w:id="12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"_Toc358291590"</w:instrText>
            </w:r>
            <w:r w:rsidRPr="008C57E4">
              <w:rPr>
                <w:rStyle w:val="Hyperlink"/>
                <w:noProof/>
              </w:rPr>
              <w:instrText xml:space="preserve"> </w:instrText>
            </w:r>
            <w:r w:rsidRPr="008C57E4">
              <w:rPr>
                <w:rStyle w:val="Hyperlink"/>
                <w:noProof/>
              </w:rPr>
              <w:fldChar w:fldCharType="separate"/>
            </w:r>
            <w:r w:rsidRPr="008C57E4">
              <w:rPr>
                <w:rStyle w:val="Hyperlink"/>
                <w:noProof/>
              </w:rPr>
              <w:t>8.5.2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_Toc358291590 \h </w:instrText>
            </w:r>
          </w:ins>
          <w:r>
            <w:rPr>
              <w:noProof/>
              <w:webHidden/>
            </w:rPr>
          </w:r>
          <w:r>
            <w:rPr>
              <w:noProof/>
              <w:webHidden/>
            </w:rPr>
            <w:fldChar w:fldCharType="separate"/>
          </w:r>
          <w:ins w:id="128" w:author="Curt Beckmann" w:date="2013-06-06T14:17:00Z">
            <w:r>
              <w:rPr>
                <w:noProof/>
                <w:webHidden/>
              </w:rPr>
              <w:t>26</w:t>
            </w:r>
            <w:r>
              <w:rPr>
                <w:noProof/>
                <w:webHidden/>
              </w:rPr>
              <w:fldChar w:fldCharType="end"/>
            </w:r>
            <w:r w:rsidRPr="008C57E4">
              <w:rPr>
                <w:rStyle w:val="Hyperlink"/>
                <w:noProof/>
              </w:rPr>
              <w:fldChar w:fldCharType="end"/>
            </w:r>
          </w:ins>
        </w:p>
        <w:p w14:paraId="411BB9F5" w14:textId="77777777" w:rsidR="00E00D57" w:rsidRDefault="00E00D57">
          <w:pPr>
            <w:pStyle w:val="TOC3"/>
            <w:tabs>
              <w:tab w:val="left" w:pos="1320"/>
              <w:tab w:val="right" w:leader="dot" w:pos="9350"/>
            </w:tabs>
            <w:rPr>
              <w:ins w:id="129" w:author="Curt Beckmann" w:date="2013-06-06T14:17:00Z"/>
              <w:rFonts w:eastAsiaTheme="minorEastAsia"/>
              <w:noProof/>
            </w:rPr>
          </w:pPr>
          <w:ins w:id="13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"_Toc358291591"</w:instrText>
            </w:r>
            <w:r w:rsidRPr="008C57E4">
              <w:rPr>
                <w:rStyle w:val="Hyperlink"/>
                <w:noProof/>
              </w:rPr>
              <w:instrText xml:space="preserve"> </w:instrText>
            </w:r>
            <w:r w:rsidRPr="008C57E4">
              <w:rPr>
                <w:rStyle w:val="Hyperlink"/>
                <w:noProof/>
              </w:rPr>
              <w:fldChar w:fldCharType="separate"/>
            </w:r>
            <w:r w:rsidRPr="008C57E4">
              <w:rPr>
                <w:rStyle w:val="Hyperlink"/>
                <w:noProof/>
              </w:rPr>
              <w:t>8.5.3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_Toc358291591 \h </w:instrText>
            </w:r>
          </w:ins>
          <w:r>
            <w:rPr>
              <w:noProof/>
              <w:webHidden/>
            </w:rPr>
          </w:r>
          <w:r>
            <w:rPr>
              <w:noProof/>
              <w:webHidden/>
            </w:rPr>
            <w:fldChar w:fldCharType="separate"/>
          </w:r>
          <w:ins w:id="131" w:author="Curt Beckmann" w:date="2013-06-06T14:17:00Z">
            <w:r>
              <w:rPr>
                <w:noProof/>
                <w:webHidden/>
              </w:rPr>
              <w:t>32</w:t>
            </w:r>
            <w:r>
              <w:rPr>
                <w:noProof/>
                <w:webHidden/>
              </w:rPr>
              <w:fldChar w:fldCharType="end"/>
            </w:r>
            <w:r w:rsidRPr="008C57E4">
              <w:rPr>
                <w:rStyle w:val="Hyperlink"/>
                <w:noProof/>
              </w:rPr>
              <w:fldChar w:fldCharType="end"/>
            </w:r>
          </w:ins>
        </w:p>
        <w:p w14:paraId="5FB9BBA7" w14:textId="77777777" w:rsidR="00E00D57" w:rsidRDefault="00E00D57">
          <w:pPr>
            <w:pStyle w:val="TOC2"/>
            <w:tabs>
              <w:tab w:val="left" w:pos="880"/>
              <w:tab w:val="right" w:leader="dot" w:pos="9350"/>
            </w:tabs>
            <w:rPr>
              <w:ins w:id="132" w:author="Curt Beckmann" w:date="2013-06-06T14:17:00Z"/>
              <w:rFonts w:eastAsiaTheme="minorEastAsia"/>
              <w:noProof/>
            </w:rPr>
          </w:pPr>
          <w:ins w:id="13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"_Toc358291592"</w:instrText>
            </w:r>
            <w:r w:rsidRPr="008C57E4">
              <w:rPr>
                <w:rStyle w:val="Hyperlink"/>
                <w:noProof/>
              </w:rPr>
              <w:instrText xml:space="preserve"> </w:instrText>
            </w:r>
            <w:r w:rsidRPr="008C57E4">
              <w:rPr>
                <w:rStyle w:val="Hyperlink"/>
                <w:noProof/>
              </w:rPr>
              <w:fldChar w:fldCharType="separate"/>
            </w:r>
            <w:r w:rsidRPr="008C57E4">
              <w:rPr>
                <w:rStyle w:val="Hyperlink"/>
                <w:noProof/>
              </w:rPr>
              <w:t>8.6</w:t>
            </w:r>
            <w:r>
              <w:rPr>
                <w:rFonts w:eastAsiaTheme="minorEastAsia"/>
                <w:noProof/>
              </w:rPr>
              <w:tab/>
            </w:r>
            <w:r w:rsidRPr="008C57E4">
              <w:rPr>
                <w:rStyle w:val="Hyperlink"/>
                <w:noProof/>
              </w:rPr>
              <w:t>Logical Switch Capabilities</w:t>
            </w:r>
            <w:r>
              <w:rPr>
                <w:noProof/>
                <w:webHidden/>
              </w:rPr>
              <w:tab/>
            </w:r>
            <w:r>
              <w:rPr>
                <w:noProof/>
                <w:webHidden/>
              </w:rPr>
              <w:fldChar w:fldCharType="begin"/>
            </w:r>
            <w:r>
              <w:rPr>
                <w:noProof/>
                <w:webHidden/>
              </w:rPr>
              <w:instrText xml:space="preserve"> PAGEREF _Toc358291592 \h </w:instrText>
            </w:r>
          </w:ins>
          <w:r>
            <w:rPr>
              <w:noProof/>
              <w:webHidden/>
            </w:rPr>
          </w:r>
          <w:r>
            <w:rPr>
              <w:noProof/>
              <w:webHidden/>
            </w:rPr>
            <w:fldChar w:fldCharType="separate"/>
          </w:r>
          <w:ins w:id="134" w:author="Curt Beckmann" w:date="2013-06-06T14:17:00Z">
            <w:r>
              <w:rPr>
                <w:noProof/>
                <w:webHidden/>
              </w:rPr>
              <w:t>33</w:t>
            </w:r>
            <w:r>
              <w:rPr>
                <w:noProof/>
                <w:webHidden/>
              </w:rPr>
              <w:fldChar w:fldCharType="end"/>
            </w:r>
            <w:r w:rsidRPr="008C57E4">
              <w:rPr>
                <w:rStyle w:val="Hyperlink"/>
                <w:noProof/>
              </w:rPr>
              <w:fldChar w:fldCharType="end"/>
            </w:r>
          </w:ins>
        </w:p>
        <w:p w14:paraId="7360D2BA" w14:textId="77777777" w:rsidR="00E00D57" w:rsidRDefault="00E00D57">
          <w:pPr>
            <w:pStyle w:val="TOC3"/>
            <w:tabs>
              <w:tab w:val="left" w:pos="1320"/>
              <w:tab w:val="right" w:leader="dot" w:pos="9350"/>
            </w:tabs>
            <w:rPr>
              <w:ins w:id="135" w:author="Curt Beckmann" w:date="2013-06-06T14:17:00Z"/>
              <w:rFonts w:eastAsiaTheme="minorEastAsia"/>
              <w:noProof/>
            </w:rPr>
          </w:pPr>
          <w:ins w:id="13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"_Toc358291593"</w:instrText>
            </w:r>
            <w:r w:rsidRPr="008C57E4">
              <w:rPr>
                <w:rStyle w:val="Hyperlink"/>
                <w:noProof/>
              </w:rPr>
              <w:instrText xml:space="preserve"> </w:instrText>
            </w:r>
            <w:r w:rsidRPr="008C57E4">
              <w:rPr>
                <w:rStyle w:val="Hyperlink"/>
                <w:noProof/>
              </w:rPr>
              <w:fldChar w:fldCharType="separate"/>
            </w:r>
            <w:r w:rsidRPr="008C57E4">
              <w:rPr>
                <w:rStyle w:val="Hyperlink"/>
                <w:noProof/>
              </w:rPr>
              <w:t>8.6.1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_Toc358291593 \h </w:instrText>
            </w:r>
          </w:ins>
          <w:r>
            <w:rPr>
              <w:noProof/>
              <w:webHidden/>
            </w:rPr>
          </w:r>
          <w:r>
            <w:rPr>
              <w:noProof/>
              <w:webHidden/>
            </w:rPr>
            <w:fldChar w:fldCharType="separate"/>
          </w:r>
          <w:ins w:id="137" w:author="Curt Beckmann" w:date="2013-06-06T14:17:00Z">
            <w:r>
              <w:rPr>
                <w:noProof/>
                <w:webHidden/>
              </w:rPr>
              <w:t>33</w:t>
            </w:r>
            <w:r>
              <w:rPr>
                <w:noProof/>
                <w:webHidden/>
              </w:rPr>
              <w:fldChar w:fldCharType="end"/>
            </w:r>
            <w:r w:rsidRPr="008C57E4">
              <w:rPr>
                <w:rStyle w:val="Hyperlink"/>
                <w:noProof/>
              </w:rPr>
              <w:fldChar w:fldCharType="end"/>
            </w:r>
          </w:ins>
        </w:p>
        <w:p w14:paraId="64811A56" w14:textId="77777777" w:rsidR="00E00D57" w:rsidRDefault="00E00D57">
          <w:pPr>
            <w:pStyle w:val="TOC3"/>
            <w:tabs>
              <w:tab w:val="left" w:pos="1320"/>
              <w:tab w:val="right" w:leader="dot" w:pos="9350"/>
            </w:tabs>
            <w:rPr>
              <w:ins w:id="138" w:author="Curt Beckmann" w:date="2013-06-06T14:17:00Z"/>
              <w:rFonts w:eastAsiaTheme="minorEastAsia"/>
              <w:noProof/>
            </w:rPr>
          </w:pPr>
          <w:ins w:id="13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"_Toc358291594"</w:instrText>
            </w:r>
            <w:r w:rsidRPr="008C57E4">
              <w:rPr>
                <w:rStyle w:val="Hyperlink"/>
                <w:noProof/>
              </w:rPr>
              <w:instrText xml:space="preserve"> </w:instrText>
            </w:r>
            <w:r w:rsidRPr="008C57E4">
              <w:rPr>
                <w:rStyle w:val="Hyperlink"/>
                <w:noProof/>
              </w:rPr>
              <w:fldChar w:fldCharType="separate"/>
            </w:r>
            <w:r w:rsidRPr="008C57E4">
              <w:rPr>
                <w:rStyle w:val="Hyperlink"/>
                <w:noProof/>
              </w:rPr>
              <w:t>8.6.2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_Toc358291594 \h </w:instrText>
            </w:r>
          </w:ins>
          <w:r>
            <w:rPr>
              <w:noProof/>
              <w:webHidden/>
            </w:rPr>
          </w:r>
          <w:r>
            <w:rPr>
              <w:noProof/>
              <w:webHidden/>
            </w:rPr>
            <w:fldChar w:fldCharType="separate"/>
          </w:r>
          <w:ins w:id="140" w:author="Curt Beckmann" w:date="2013-06-06T14:17:00Z">
            <w:r>
              <w:rPr>
                <w:noProof/>
                <w:webHidden/>
              </w:rPr>
              <w:t>33</w:t>
            </w:r>
            <w:r>
              <w:rPr>
                <w:noProof/>
                <w:webHidden/>
              </w:rPr>
              <w:fldChar w:fldCharType="end"/>
            </w:r>
            <w:r w:rsidRPr="008C57E4">
              <w:rPr>
                <w:rStyle w:val="Hyperlink"/>
                <w:noProof/>
              </w:rPr>
              <w:fldChar w:fldCharType="end"/>
            </w:r>
          </w:ins>
        </w:p>
        <w:p w14:paraId="47DC3D51" w14:textId="77777777" w:rsidR="00E00D57" w:rsidRDefault="00E00D57">
          <w:pPr>
            <w:pStyle w:val="TOC3"/>
            <w:tabs>
              <w:tab w:val="left" w:pos="1320"/>
              <w:tab w:val="right" w:leader="dot" w:pos="9350"/>
            </w:tabs>
            <w:rPr>
              <w:ins w:id="141" w:author="Curt Beckmann" w:date="2013-06-06T14:17:00Z"/>
              <w:rFonts w:eastAsiaTheme="minorEastAsia"/>
              <w:noProof/>
            </w:rPr>
          </w:pPr>
          <w:ins w:id="14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"_Toc358291595"</w:instrText>
            </w:r>
            <w:r w:rsidRPr="008C57E4">
              <w:rPr>
                <w:rStyle w:val="Hyperlink"/>
                <w:noProof/>
              </w:rPr>
              <w:instrText xml:space="preserve"> </w:instrText>
            </w:r>
            <w:r w:rsidRPr="008C57E4">
              <w:rPr>
                <w:rStyle w:val="Hyperlink"/>
                <w:noProof/>
              </w:rPr>
              <w:fldChar w:fldCharType="separate"/>
            </w:r>
            <w:r w:rsidRPr="008C57E4">
              <w:rPr>
                <w:rStyle w:val="Hyperlink"/>
                <w:noProof/>
              </w:rPr>
              <w:t>8.6.3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_Toc358291595 \h </w:instrText>
            </w:r>
          </w:ins>
          <w:r>
            <w:rPr>
              <w:noProof/>
              <w:webHidden/>
            </w:rPr>
          </w:r>
          <w:r>
            <w:rPr>
              <w:noProof/>
              <w:webHidden/>
            </w:rPr>
            <w:fldChar w:fldCharType="separate"/>
          </w:r>
          <w:ins w:id="143" w:author="Curt Beckmann" w:date="2013-06-06T14:17:00Z">
            <w:r>
              <w:rPr>
                <w:noProof/>
                <w:webHidden/>
              </w:rPr>
              <w:t>38</w:t>
            </w:r>
            <w:r>
              <w:rPr>
                <w:noProof/>
                <w:webHidden/>
              </w:rPr>
              <w:fldChar w:fldCharType="end"/>
            </w:r>
            <w:r w:rsidRPr="008C57E4">
              <w:rPr>
                <w:rStyle w:val="Hyperlink"/>
                <w:noProof/>
              </w:rPr>
              <w:fldChar w:fldCharType="end"/>
            </w:r>
          </w:ins>
        </w:p>
        <w:p w14:paraId="672931BA" w14:textId="77777777" w:rsidR="00E00D57" w:rsidRDefault="00E00D57">
          <w:pPr>
            <w:pStyle w:val="TOC2"/>
            <w:tabs>
              <w:tab w:val="left" w:pos="880"/>
              <w:tab w:val="right" w:leader="dot" w:pos="9350"/>
            </w:tabs>
            <w:rPr>
              <w:ins w:id="144" w:author="Curt Beckmann" w:date="2013-06-06T14:17:00Z"/>
              <w:rFonts w:eastAsiaTheme="minorEastAsia"/>
              <w:noProof/>
            </w:rPr>
          </w:pPr>
          <w:ins w:id="14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"_Toc358291596"</w:instrText>
            </w:r>
            <w:r w:rsidRPr="008C57E4">
              <w:rPr>
                <w:rStyle w:val="Hyperlink"/>
                <w:noProof/>
              </w:rPr>
              <w:instrText xml:space="preserve"> </w:instrText>
            </w:r>
            <w:r w:rsidRPr="008C57E4">
              <w:rPr>
                <w:rStyle w:val="Hyperlink"/>
                <w:noProof/>
              </w:rPr>
              <w:fldChar w:fldCharType="separate"/>
            </w:r>
            <w:r w:rsidRPr="008C57E4">
              <w:rPr>
                <w:rStyle w:val="Hyperlink"/>
                <w:noProof/>
              </w:rPr>
              <w:t>8.7</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_Toc358291596 \h </w:instrText>
            </w:r>
          </w:ins>
          <w:r>
            <w:rPr>
              <w:noProof/>
              <w:webHidden/>
            </w:rPr>
          </w:r>
          <w:r>
            <w:rPr>
              <w:noProof/>
              <w:webHidden/>
            </w:rPr>
            <w:fldChar w:fldCharType="separate"/>
          </w:r>
          <w:ins w:id="146" w:author="Curt Beckmann" w:date="2013-06-06T14:17:00Z">
            <w:r>
              <w:rPr>
                <w:noProof/>
                <w:webHidden/>
              </w:rPr>
              <w:t>38</w:t>
            </w:r>
            <w:r>
              <w:rPr>
                <w:noProof/>
                <w:webHidden/>
              </w:rPr>
              <w:fldChar w:fldCharType="end"/>
            </w:r>
            <w:r w:rsidRPr="008C57E4">
              <w:rPr>
                <w:rStyle w:val="Hyperlink"/>
                <w:noProof/>
              </w:rPr>
              <w:fldChar w:fldCharType="end"/>
            </w:r>
          </w:ins>
        </w:p>
        <w:p w14:paraId="32659C97" w14:textId="77777777" w:rsidR="00E00D57" w:rsidRDefault="00E00D57">
          <w:pPr>
            <w:pStyle w:val="TOC3"/>
            <w:tabs>
              <w:tab w:val="left" w:pos="1320"/>
              <w:tab w:val="right" w:leader="dot" w:pos="9350"/>
            </w:tabs>
            <w:rPr>
              <w:ins w:id="147" w:author="Curt Beckmann" w:date="2013-06-06T14:17:00Z"/>
              <w:rFonts w:eastAsiaTheme="minorEastAsia"/>
              <w:noProof/>
            </w:rPr>
          </w:pPr>
          <w:ins w:id="14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"_Toc358291597"</w:instrText>
            </w:r>
            <w:r w:rsidRPr="008C57E4">
              <w:rPr>
                <w:rStyle w:val="Hyperlink"/>
                <w:noProof/>
              </w:rPr>
              <w:instrText xml:space="preserve"> </w:instrText>
            </w:r>
            <w:r w:rsidRPr="008C57E4">
              <w:rPr>
                <w:rStyle w:val="Hyperlink"/>
                <w:noProof/>
              </w:rPr>
              <w:fldChar w:fldCharType="separate"/>
            </w:r>
            <w:r w:rsidRPr="008C57E4">
              <w:rPr>
                <w:rStyle w:val="Hyperlink"/>
                <w:noProof/>
              </w:rPr>
              <w:t>8.7.1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_Toc358291597 \h </w:instrText>
            </w:r>
          </w:ins>
          <w:r>
            <w:rPr>
              <w:noProof/>
              <w:webHidden/>
            </w:rPr>
          </w:r>
          <w:r>
            <w:rPr>
              <w:noProof/>
              <w:webHidden/>
            </w:rPr>
            <w:fldChar w:fldCharType="separate"/>
          </w:r>
          <w:ins w:id="149" w:author="Curt Beckmann" w:date="2013-06-06T14:17:00Z">
            <w:r>
              <w:rPr>
                <w:noProof/>
                <w:webHidden/>
              </w:rPr>
              <w:t>39</w:t>
            </w:r>
            <w:r>
              <w:rPr>
                <w:noProof/>
                <w:webHidden/>
              </w:rPr>
              <w:fldChar w:fldCharType="end"/>
            </w:r>
            <w:r w:rsidRPr="008C57E4">
              <w:rPr>
                <w:rStyle w:val="Hyperlink"/>
                <w:noProof/>
              </w:rPr>
              <w:fldChar w:fldCharType="end"/>
            </w:r>
          </w:ins>
        </w:p>
        <w:p w14:paraId="7F351588" w14:textId="77777777" w:rsidR="00E00D57" w:rsidRDefault="00E00D57">
          <w:pPr>
            <w:pStyle w:val="TOC3"/>
            <w:tabs>
              <w:tab w:val="left" w:pos="1320"/>
              <w:tab w:val="right" w:leader="dot" w:pos="9350"/>
            </w:tabs>
            <w:rPr>
              <w:ins w:id="150" w:author="Curt Beckmann" w:date="2013-06-06T14:17:00Z"/>
              <w:rFonts w:eastAsiaTheme="minorEastAsia"/>
              <w:noProof/>
            </w:rPr>
          </w:pPr>
          <w:ins w:id="15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"_Toc358291598"</w:instrText>
            </w:r>
            <w:r w:rsidRPr="008C57E4">
              <w:rPr>
                <w:rStyle w:val="Hyperlink"/>
                <w:noProof/>
              </w:rPr>
              <w:instrText xml:space="preserve"> </w:instrText>
            </w:r>
            <w:r w:rsidRPr="008C57E4">
              <w:rPr>
                <w:rStyle w:val="Hyperlink"/>
                <w:noProof/>
              </w:rPr>
              <w:fldChar w:fldCharType="separate"/>
            </w:r>
            <w:r w:rsidRPr="008C57E4">
              <w:rPr>
                <w:rStyle w:val="Hyperlink"/>
                <w:noProof/>
              </w:rPr>
              <w:t>8.7.2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_Toc358291598 \h </w:instrText>
            </w:r>
          </w:ins>
          <w:r>
            <w:rPr>
              <w:noProof/>
              <w:webHidden/>
            </w:rPr>
          </w:r>
          <w:r>
            <w:rPr>
              <w:noProof/>
              <w:webHidden/>
            </w:rPr>
            <w:fldChar w:fldCharType="separate"/>
          </w:r>
          <w:ins w:id="152" w:author="Curt Beckmann" w:date="2013-06-06T14:17:00Z">
            <w:r>
              <w:rPr>
                <w:noProof/>
                <w:webHidden/>
              </w:rPr>
              <w:t>40</w:t>
            </w:r>
            <w:r>
              <w:rPr>
                <w:noProof/>
                <w:webHidden/>
              </w:rPr>
              <w:fldChar w:fldCharType="end"/>
            </w:r>
            <w:r w:rsidRPr="008C57E4">
              <w:rPr>
                <w:rStyle w:val="Hyperlink"/>
                <w:noProof/>
              </w:rPr>
              <w:fldChar w:fldCharType="end"/>
            </w:r>
          </w:ins>
        </w:p>
        <w:p w14:paraId="328809F4" w14:textId="77777777" w:rsidR="00E00D57" w:rsidRDefault="00E00D57">
          <w:pPr>
            <w:pStyle w:val="TOC3"/>
            <w:tabs>
              <w:tab w:val="left" w:pos="1320"/>
              <w:tab w:val="right" w:leader="dot" w:pos="9350"/>
            </w:tabs>
            <w:rPr>
              <w:ins w:id="153" w:author="Curt Beckmann" w:date="2013-06-06T14:17:00Z"/>
              <w:rFonts w:eastAsiaTheme="minorEastAsia"/>
              <w:noProof/>
            </w:rPr>
          </w:pPr>
          <w:ins w:id="15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"_Toc358291599"</w:instrText>
            </w:r>
            <w:r w:rsidRPr="008C57E4">
              <w:rPr>
                <w:rStyle w:val="Hyperlink"/>
                <w:noProof/>
              </w:rPr>
              <w:instrText xml:space="preserve"> </w:instrText>
            </w:r>
            <w:r w:rsidRPr="008C57E4">
              <w:rPr>
                <w:rStyle w:val="Hyperlink"/>
                <w:noProof/>
              </w:rPr>
              <w:fldChar w:fldCharType="separate"/>
            </w:r>
            <w:r w:rsidRPr="008C57E4">
              <w:rPr>
                <w:rStyle w:val="Hyperlink"/>
                <w:noProof/>
              </w:rPr>
              <w:t>8.7.3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_Toc358291599 \h </w:instrText>
            </w:r>
          </w:ins>
          <w:r>
            <w:rPr>
              <w:noProof/>
              <w:webHidden/>
            </w:rPr>
          </w:r>
          <w:r>
            <w:rPr>
              <w:noProof/>
              <w:webHidden/>
            </w:rPr>
            <w:fldChar w:fldCharType="separate"/>
          </w:r>
          <w:ins w:id="155" w:author="Curt Beckmann" w:date="2013-06-06T14:17:00Z">
            <w:r>
              <w:rPr>
                <w:noProof/>
                <w:webHidden/>
              </w:rPr>
              <w:t>45</w:t>
            </w:r>
            <w:r>
              <w:rPr>
                <w:noProof/>
                <w:webHidden/>
              </w:rPr>
              <w:fldChar w:fldCharType="end"/>
            </w:r>
            <w:r w:rsidRPr="008C57E4">
              <w:rPr>
                <w:rStyle w:val="Hyperlink"/>
                <w:noProof/>
              </w:rPr>
              <w:fldChar w:fldCharType="end"/>
            </w:r>
          </w:ins>
        </w:p>
        <w:p w14:paraId="27F29FBF" w14:textId="77777777" w:rsidR="00E00D57" w:rsidRDefault="00E00D57">
          <w:pPr>
            <w:pStyle w:val="TOC2"/>
            <w:tabs>
              <w:tab w:val="left" w:pos="880"/>
              <w:tab w:val="right" w:leader="dot" w:pos="9350"/>
            </w:tabs>
            <w:rPr>
              <w:ins w:id="156" w:author="Curt Beckmann" w:date="2013-06-06T14:17:00Z"/>
              <w:rFonts w:eastAsiaTheme="minorEastAsia"/>
              <w:noProof/>
            </w:rPr>
          </w:pPr>
          <w:ins w:id="15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"_Toc358291600"</w:instrText>
            </w:r>
            <w:r w:rsidRPr="008C57E4">
              <w:rPr>
                <w:rStyle w:val="Hyperlink"/>
                <w:noProof/>
              </w:rPr>
              <w:instrText xml:space="preserve"> </w:instrText>
            </w:r>
            <w:r w:rsidRPr="008C57E4">
              <w:rPr>
                <w:rStyle w:val="Hyperlink"/>
                <w:noProof/>
              </w:rPr>
              <w:fldChar w:fldCharType="separate"/>
            </w:r>
            <w:r w:rsidRPr="008C57E4">
              <w:rPr>
                <w:rStyle w:val="Hyperlink"/>
                <w:noProof/>
              </w:rPr>
              <w:t>8.8</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_Toc358291600 \h </w:instrText>
            </w:r>
          </w:ins>
          <w:r>
            <w:rPr>
              <w:noProof/>
              <w:webHidden/>
            </w:rPr>
          </w:r>
          <w:r>
            <w:rPr>
              <w:noProof/>
              <w:webHidden/>
            </w:rPr>
            <w:fldChar w:fldCharType="separate"/>
          </w:r>
          <w:ins w:id="158" w:author="Curt Beckmann" w:date="2013-06-06T14:17:00Z">
            <w:r>
              <w:rPr>
                <w:noProof/>
                <w:webHidden/>
              </w:rPr>
              <w:t>45</w:t>
            </w:r>
            <w:r>
              <w:rPr>
                <w:noProof/>
                <w:webHidden/>
              </w:rPr>
              <w:fldChar w:fldCharType="end"/>
            </w:r>
            <w:r w:rsidRPr="008C57E4">
              <w:rPr>
                <w:rStyle w:val="Hyperlink"/>
                <w:noProof/>
              </w:rPr>
              <w:fldChar w:fldCharType="end"/>
            </w:r>
          </w:ins>
        </w:p>
        <w:p w14:paraId="21E72E84" w14:textId="77777777" w:rsidR="00E00D57" w:rsidRDefault="00E00D57">
          <w:pPr>
            <w:pStyle w:val="TOC3"/>
            <w:tabs>
              <w:tab w:val="left" w:pos="1320"/>
              <w:tab w:val="right" w:leader="dot" w:pos="9350"/>
            </w:tabs>
            <w:rPr>
              <w:ins w:id="159" w:author="Curt Beckmann" w:date="2013-06-06T14:17:00Z"/>
              <w:rFonts w:eastAsiaTheme="minorEastAsia"/>
              <w:noProof/>
            </w:rPr>
          </w:pPr>
          <w:ins w:id="16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"_Toc358291601"</w:instrText>
            </w:r>
            <w:r w:rsidRPr="008C57E4">
              <w:rPr>
                <w:rStyle w:val="Hyperlink"/>
                <w:noProof/>
              </w:rPr>
              <w:instrText xml:space="preserve"> </w:instrText>
            </w:r>
            <w:r w:rsidRPr="008C57E4">
              <w:rPr>
                <w:rStyle w:val="Hyperlink"/>
                <w:noProof/>
              </w:rPr>
              <w:fldChar w:fldCharType="separate"/>
            </w:r>
            <w:r w:rsidRPr="008C57E4">
              <w:rPr>
                <w:rStyle w:val="Hyperlink"/>
                <w:noProof/>
              </w:rPr>
              <w:t>8.8.1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_Toc358291601 \h </w:instrText>
            </w:r>
          </w:ins>
          <w:r>
            <w:rPr>
              <w:noProof/>
              <w:webHidden/>
            </w:rPr>
          </w:r>
          <w:r>
            <w:rPr>
              <w:noProof/>
              <w:webHidden/>
            </w:rPr>
            <w:fldChar w:fldCharType="separate"/>
          </w:r>
          <w:ins w:id="161" w:author="Curt Beckmann" w:date="2013-06-06T14:17:00Z">
            <w:r>
              <w:rPr>
                <w:noProof/>
                <w:webHidden/>
              </w:rPr>
              <w:t>45</w:t>
            </w:r>
            <w:r>
              <w:rPr>
                <w:noProof/>
                <w:webHidden/>
              </w:rPr>
              <w:fldChar w:fldCharType="end"/>
            </w:r>
            <w:r w:rsidRPr="008C57E4">
              <w:rPr>
                <w:rStyle w:val="Hyperlink"/>
                <w:noProof/>
              </w:rPr>
              <w:fldChar w:fldCharType="end"/>
            </w:r>
          </w:ins>
        </w:p>
        <w:p w14:paraId="3CF04669" w14:textId="77777777" w:rsidR="00E00D57" w:rsidRDefault="00E00D57">
          <w:pPr>
            <w:pStyle w:val="TOC3"/>
            <w:tabs>
              <w:tab w:val="left" w:pos="1320"/>
              <w:tab w:val="right" w:leader="dot" w:pos="9350"/>
            </w:tabs>
            <w:rPr>
              <w:ins w:id="162" w:author="Curt Beckmann" w:date="2013-06-06T14:17:00Z"/>
              <w:rFonts w:eastAsiaTheme="minorEastAsia"/>
              <w:noProof/>
            </w:rPr>
          </w:pPr>
          <w:ins w:id="16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"_Toc358291602"</w:instrText>
            </w:r>
            <w:r w:rsidRPr="008C57E4">
              <w:rPr>
                <w:rStyle w:val="Hyperlink"/>
                <w:noProof/>
              </w:rPr>
              <w:instrText xml:space="preserve"> </w:instrText>
            </w:r>
            <w:r w:rsidRPr="008C57E4">
              <w:rPr>
                <w:rStyle w:val="Hyperlink"/>
                <w:noProof/>
              </w:rPr>
              <w:fldChar w:fldCharType="separate"/>
            </w:r>
            <w:r w:rsidRPr="008C57E4">
              <w:rPr>
                <w:rStyle w:val="Hyperlink"/>
                <w:noProof/>
              </w:rPr>
              <w:t>8.8.2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_Toc358291602 \h </w:instrText>
            </w:r>
          </w:ins>
          <w:r>
            <w:rPr>
              <w:noProof/>
              <w:webHidden/>
            </w:rPr>
          </w:r>
          <w:r>
            <w:rPr>
              <w:noProof/>
              <w:webHidden/>
            </w:rPr>
            <w:fldChar w:fldCharType="separate"/>
          </w:r>
          <w:ins w:id="164" w:author="Curt Beckmann" w:date="2013-06-06T14:17:00Z">
            <w:r>
              <w:rPr>
                <w:noProof/>
                <w:webHidden/>
              </w:rPr>
              <w:t>45</w:t>
            </w:r>
            <w:r>
              <w:rPr>
                <w:noProof/>
                <w:webHidden/>
              </w:rPr>
              <w:fldChar w:fldCharType="end"/>
            </w:r>
            <w:r w:rsidRPr="008C57E4">
              <w:rPr>
                <w:rStyle w:val="Hyperlink"/>
                <w:noProof/>
              </w:rPr>
              <w:fldChar w:fldCharType="end"/>
            </w:r>
          </w:ins>
        </w:p>
        <w:p w14:paraId="68C9F66B" w14:textId="77777777" w:rsidR="00E00D57" w:rsidRDefault="00E00D57">
          <w:pPr>
            <w:pStyle w:val="TOC3"/>
            <w:tabs>
              <w:tab w:val="left" w:pos="1320"/>
              <w:tab w:val="right" w:leader="dot" w:pos="9350"/>
            </w:tabs>
            <w:rPr>
              <w:ins w:id="165" w:author="Curt Beckmann" w:date="2013-06-06T14:17:00Z"/>
              <w:rFonts w:eastAsiaTheme="minorEastAsia"/>
              <w:noProof/>
            </w:rPr>
          </w:pPr>
          <w:ins w:id="16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"_Toc358291603"</w:instrText>
            </w:r>
            <w:r w:rsidRPr="008C57E4">
              <w:rPr>
                <w:rStyle w:val="Hyperlink"/>
                <w:noProof/>
              </w:rPr>
              <w:instrText xml:space="preserve"> </w:instrText>
            </w:r>
            <w:r w:rsidRPr="008C57E4">
              <w:rPr>
                <w:rStyle w:val="Hyperlink"/>
                <w:noProof/>
              </w:rPr>
              <w:fldChar w:fldCharType="separate"/>
            </w:r>
            <w:r w:rsidRPr="008C57E4">
              <w:rPr>
                <w:rStyle w:val="Hyperlink"/>
                <w:noProof/>
              </w:rPr>
              <w:t>8.8.3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_Toc358291603 \h </w:instrText>
            </w:r>
          </w:ins>
          <w:r>
            <w:rPr>
              <w:noProof/>
              <w:webHidden/>
            </w:rPr>
          </w:r>
          <w:r>
            <w:rPr>
              <w:noProof/>
              <w:webHidden/>
            </w:rPr>
            <w:fldChar w:fldCharType="separate"/>
          </w:r>
          <w:ins w:id="167" w:author="Curt Beckmann" w:date="2013-06-06T14:17:00Z">
            <w:r>
              <w:rPr>
                <w:noProof/>
                <w:webHidden/>
              </w:rPr>
              <w:t>46</w:t>
            </w:r>
            <w:r>
              <w:rPr>
                <w:noProof/>
                <w:webHidden/>
              </w:rPr>
              <w:fldChar w:fldCharType="end"/>
            </w:r>
            <w:r w:rsidRPr="008C57E4">
              <w:rPr>
                <w:rStyle w:val="Hyperlink"/>
                <w:noProof/>
              </w:rPr>
              <w:fldChar w:fldCharType="end"/>
            </w:r>
          </w:ins>
        </w:p>
        <w:p w14:paraId="26FF63A1" w14:textId="77777777" w:rsidR="00E00D57" w:rsidRDefault="00E00D57">
          <w:pPr>
            <w:pStyle w:val="TOC2"/>
            <w:tabs>
              <w:tab w:val="left" w:pos="880"/>
              <w:tab w:val="right" w:leader="dot" w:pos="9350"/>
            </w:tabs>
            <w:rPr>
              <w:ins w:id="168" w:author="Curt Beckmann" w:date="2013-06-06T14:17:00Z"/>
              <w:rFonts w:eastAsiaTheme="minorEastAsia"/>
              <w:noProof/>
            </w:rPr>
          </w:pPr>
          <w:ins w:id="16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"_Toc358291604"</w:instrText>
            </w:r>
            <w:r w:rsidRPr="008C57E4">
              <w:rPr>
                <w:rStyle w:val="Hyperlink"/>
                <w:noProof/>
              </w:rPr>
              <w:instrText xml:space="preserve"> </w:instrText>
            </w:r>
            <w:r w:rsidRPr="008C57E4">
              <w:rPr>
                <w:rStyle w:val="Hyperlink"/>
                <w:noProof/>
              </w:rPr>
              <w:fldChar w:fldCharType="separate"/>
            </w:r>
            <w:r w:rsidRPr="008C57E4">
              <w:rPr>
                <w:rStyle w:val="Hyperlink"/>
                <w:noProof/>
              </w:rPr>
              <w:t>8.9</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_Toc358291604 \h </w:instrText>
            </w:r>
          </w:ins>
          <w:r>
            <w:rPr>
              <w:noProof/>
              <w:webHidden/>
            </w:rPr>
          </w:r>
          <w:r>
            <w:rPr>
              <w:noProof/>
              <w:webHidden/>
            </w:rPr>
            <w:fldChar w:fldCharType="separate"/>
          </w:r>
          <w:ins w:id="170" w:author="Curt Beckmann" w:date="2013-06-06T14:17:00Z">
            <w:r>
              <w:rPr>
                <w:noProof/>
                <w:webHidden/>
              </w:rPr>
              <w:t>46</w:t>
            </w:r>
            <w:r>
              <w:rPr>
                <w:noProof/>
                <w:webHidden/>
              </w:rPr>
              <w:fldChar w:fldCharType="end"/>
            </w:r>
            <w:r w:rsidRPr="008C57E4">
              <w:rPr>
                <w:rStyle w:val="Hyperlink"/>
                <w:noProof/>
              </w:rPr>
              <w:fldChar w:fldCharType="end"/>
            </w:r>
          </w:ins>
        </w:p>
        <w:p w14:paraId="2E9DDB86" w14:textId="77777777" w:rsidR="00E00D57" w:rsidRDefault="00E00D57">
          <w:pPr>
            <w:pStyle w:val="TOC3"/>
            <w:tabs>
              <w:tab w:val="left" w:pos="1320"/>
              <w:tab w:val="right" w:leader="dot" w:pos="9350"/>
            </w:tabs>
            <w:rPr>
              <w:ins w:id="171" w:author="Curt Beckmann" w:date="2013-06-06T14:17:00Z"/>
              <w:rFonts w:eastAsiaTheme="minorEastAsia"/>
              <w:noProof/>
            </w:rPr>
          </w:pPr>
          <w:ins w:id="17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"_Toc358291605"</w:instrText>
            </w:r>
            <w:r w:rsidRPr="008C57E4">
              <w:rPr>
                <w:rStyle w:val="Hyperlink"/>
                <w:noProof/>
              </w:rPr>
              <w:instrText xml:space="preserve"> </w:instrText>
            </w:r>
            <w:r w:rsidRPr="008C57E4">
              <w:rPr>
                <w:rStyle w:val="Hyperlink"/>
                <w:noProof/>
              </w:rPr>
              <w:fldChar w:fldCharType="separate"/>
            </w:r>
            <w:r w:rsidRPr="008C57E4">
              <w:rPr>
                <w:rStyle w:val="Hyperlink"/>
                <w:noProof/>
              </w:rPr>
              <w:t>8.9.1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_Toc358291605 \h </w:instrText>
            </w:r>
          </w:ins>
          <w:r>
            <w:rPr>
              <w:noProof/>
              <w:webHidden/>
            </w:rPr>
          </w:r>
          <w:r>
            <w:rPr>
              <w:noProof/>
              <w:webHidden/>
            </w:rPr>
            <w:fldChar w:fldCharType="separate"/>
          </w:r>
          <w:ins w:id="173" w:author="Curt Beckmann" w:date="2013-06-06T14:17:00Z">
            <w:r>
              <w:rPr>
                <w:noProof/>
                <w:webHidden/>
              </w:rPr>
              <w:t>47</w:t>
            </w:r>
            <w:r>
              <w:rPr>
                <w:noProof/>
                <w:webHidden/>
              </w:rPr>
              <w:fldChar w:fldCharType="end"/>
            </w:r>
            <w:r w:rsidRPr="008C57E4">
              <w:rPr>
                <w:rStyle w:val="Hyperlink"/>
                <w:noProof/>
              </w:rPr>
              <w:fldChar w:fldCharType="end"/>
            </w:r>
          </w:ins>
        </w:p>
        <w:p w14:paraId="78FB7AD1" w14:textId="77777777" w:rsidR="00E00D57" w:rsidRDefault="00E00D57">
          <w:pPr>
            <w:pStyle w:val="TOC3"/>
            <w:tabs>
              <w:tab w:val="left" w:pos="1320"/>
              <w:tab w:val="right" w:leader="dot" w:pos="9350"/>
            </w:tabs>
            <w:rPr>
              <w:ins w:id="174" w:author="Curt Beckmann" w:date="2013-06-06T14:17:00Z"/>
              <w:rFonts w:eastAsiaTheme="minorEastAsia"/>
              <w:noProof/>
            </w:rPr>
          </w:pPr>
          <w:ins w:id="17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"_Toc358291606"</w:instrText>
            </w:r>
            <w:r w:rsidRPr="008C57E4">
              <w:rPr>
                <w:rStyle w:val="Hyperlink"/>
                <w:noProof/>
              </w:rPr>
              <w:instrText xml:space="preserve"> </w:instrText>
            </w:r>
            <w:r w:rsidRPr="008C57E4">
              <w:rPr>
                <w:rStyle w:val="Hyperlink"/>
                <w:noProof/>
              </w:rPr>
              <w:fldChar w:fldCharType="separate"/>
            </w:r>
            <w:r w:rsidRPr="008C57E4">
              <w:rPr>
                <w:rStyle w:val="Hyperlink"/>
                <w:noProof/>
              </w:rPr>
              <w:t>8.9.2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_Toc358291606 \h </w:instrText>
            </w:r>
          </w:ins>
          <w:r>
            <w:rPr>
              <w:noProof/>
              <w:webHidden/>
            </w:rPr>
          </w:r>
          <w:r>
            <w:rPr>
              <w:noProof/>
              <w:webHidden/>
            </w:rPr>
            <w:fldChar w:fldCharType="separate"/>
          </w:r>
          <w:ins w:id="176" w:author="Curt Beckmann" w:date="2013-06-06T14:17:00Z">
            <w:r>
              <w:rPr>
                <w:noProof/>
                <w:webHidden/>
              </w:rPr>
              <w:t>48</w:t>
            </w:r>
            <w:r>
              <w:rPr>
                <w:noProof/>
                <w:webHidden/>
              </w:rPr>
              <w:fldChar w:fldCharType="end"/>
            </w:r>
            <w:r w:rsidRPr="008C57E4">
              <w:rPr>
                <w:rStyle w:val="Hyperlink"/>
                <w:noProof/>
              </w:rPr>
              <w:fldChar w:fldCharType="end"/>
            </w:r>
          </w:ins>
        </w:p>
        <w:p w14:paraId="62A3ADA4" w14:textId="77777777" w:rsidR="00E00D57" w:rsidRDefault="00E00D57">
          <w:pPr>
            <w:pStyle w:val="TOC3"/>
            <w:tabs>
              <w:tab w:val="left" w:pos="1320"/>
              <w:tab w:val="right" w:leader="dot" w:pos="9350"/>
            </w:tabs>
            <w:rPr>
              <w:ins w:id="177" w:author="Curt Beckmann" w:date="2013-06-06T14:17:00Z"/>
              <w:rFonts w:eastAsiaTheme="minorEastAsia"/>
              <w:noProof/>
            </w:rPr>
          </w:pPr>
          <w:ins w:id="17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"_Toc358291607"</w:instrText>
            </w:r>
            <w:r w:rsidRPr="008C57E4">
              <w:rPr>
                <w:rStyle w:val="Hyperlink"/>
                <w:noProof/>
              </w:rPr>
              <w:instrText xml:space="preserve"> </w:instrText>
            </w:r>
            <w:r w:rsidRPr="008C57E4">
              <w:rPr>
                <w:rStyle w:val="Hyperlink"/>
                <w:noProof/>
              </w:rPr>
              <w:fldChar w:fldCharType="separate"/>
            </w:r>
            <w:r w:rsidRPr="008C57E4">
              <w:rPr>
                <w:rStyle w:val="Hyperlink"/>
                <w:noProof/>
              </w:rPr>
              <w:t>8.9.3</w:t>
            </w:r>
            <w:r>
              <w:rPr>
                <w:rFonts w:eastAsiaTheme="minorEastAsia"/>
                <w:noProof/>
              </w:rPr>
              <w:tab/>
            </w:r>
            <w:r w:rsidRPr="008C57E4">
              <w:rPr>
                <w:rStyle w:val="Hyperlink"/>
                <w:noProof/>
              </w:rPr>
              <w:t>XML Examples</w:t>
            </w:r>
            <w:r>
              <w:rPr>
                <w:noProof/>
                <w:webHidden/>
              </w:rPr>
              <w:tab/>
            </w:r>
            <w:r>
              <w:rPr>
                <w:noProof/>
                <w:webHidden/>
              </w:rPr>
              <w:fldChar w:fldCharType="begin"/>
            </w:r>
            <w:r>
              <w:rPr>
                <w:noProof/>
                <w:webHidden/>
              </w:rPr>
              <w:instrText xml:space="preserve"> PAGEREF _Toc358291607 \h </w:instrText>
            </w:r>
          </w:ins>
          <w:r>
            <w:rPr>
              <w:noProof/>
              <w:webHidden/>
            </w:rPr>
          </w:r>
          <w:r>
            <w:rPr>
              <w:noProof/>
              <w:webHidden/>
            </w:rPr>
            <w:fldChar w:fldCharType="separate"/>
          </w:r>
          <w:ins w:id="179" w:author="Curt Beckmann" w:date="2013-06-06T14:17:00Z">
            <w:r>
              <w:rPr>
                <w:noProof/>
                <w:webHidden/>
              </w:rPr>
              <w:t>59</w:t>
            </w:r>
            <w:r>
              <w:rPr>
                <w:noProof/>
                <w:webHidden/>
              </w:rPr>
              <w:fldChar w:fldCharType="end"/>
            </w:r>
            <w:r w:rsidRPr="008C57E4">
              <w:rPr>
                <w:rStyle w:val="Hyperlink"/>
                <w:noProof/>
              </w:rPr>
              <w:fldChar w:fldCharType="end"/>
            </w:r>
          </w:ins>
        </w:p>
        <w:p w14:paraId="3C496763" w14:textId="77777777" w:rsidR="00E00D57" w:rsidRDefault="00E00D57">
          <w:pPr>
            <w:pStyle w:val="TOC2"/>
            <w:tabs>
              <w:tab w:val="left" w:pos="880"/>
              <w:tab w:val="right" w:leader="dot" w:pos="9350"/>
            </w:tabs>
            <w:rPr>
              <w:ins w:id="180" w:author="Curt Beckmann" w:date="2013-06-06T14:17:00Z"/>
              <w:rFonts w:eastAsiaTheme="minorEastAsia"/>
              <w:noProof/>
            </w:rPr>
          </w:pPr>
          <w:ins w:id="18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"_Toc358291608"</w:instrText>
            </w:r>
            <w:r w:rsidRPr="008C57E4">
              <w:rPr>
                <w:rStyle w:val="Hyperlink"/>
                <w:noProof/>
              </w:rPr>
              <w:instrText xml:space="preserve"> </w:instrText>
            </w:r>
            <w:r w:rsidRPr="008C57E4">
              <w:rPr>
                <w:rStyle w:val="Hyperlink"/>
                <w:noProof/>
              </w:rPr>
              <w:fldChar w:fldCharType="separate"/>
            </w:r>
            <w:r w:rsidRPr="008C57E4">
              <w:rPr>
                <w:rStyle w:val="Hyperlink"/>
                <w:noProof/>
              </w:rPr>
              <w:t>8.10</w:t>
            </w:r>
            <w:r>
              <w:rPr>
                <w:rFonts w:eastAsiaTheme="minorEastAsia"/>
                <w:noProof/>
              </w:rPr>
              <w:tab/>
            </w:r>
            <w:r w:rsidRPr="008C57E4">
              <w:rPr>
                <w:rStyle w:val="Hyperlink"/>
                <w:noProof/>
              </w:rPr>
              <w:t>OpenFlow Port Feature</w:t>
            </w:r>
            <w:r>
              <w:rPr>
                <w:noProof/>
                <w:webHidden/>
              </w:rPr>
              <w:tab/>
            </w:r>
            <w:r>
              <w:rPr>
                <w:noProof/>
                <w:webHidden/>
              </w:rPr>
              <w:fldChar w:fldCharType="begin"/>
            </w:r>
            <w:r>
              <w:rPr>
                <w:noProof/>
                <w:webHidden/>
              </w:rPr>
              <w:instrText xml:space="preserve"> PAGEREF _Toc358291608 \h </w:instrText>
            </w:r>
          </w:ins>
          <w:r>
            <w:rPr>
              <w:noProof/>
              <w:webHidden/>
            </w:rPr>
          </w:r>
          <w:r>
            <w:rPr>
              <w:noProof/>
              <w:webHidden/>
            </w:rPr>
            <w:fldChar w:fldCharType="separate"/>
          </w:r>
          <w:ins w:id="182" w:author="Curt Beckmann" w:date="2013-06-06T14:17:00Z">
            <w:r>
              <w:rPr>
                <w:noProof/>
                <w:webHidden/>
              </w:rPr>
              <w:t>61</w:t>
            </w:r>
            <w:r>
              <w:rPr>
                <w:noProof/>
                <w:webHidden/>
              </w:rPr>
              <w:fldChar w:fldCharType="end"/>
            </w:r>
            <w:r w:rsidRPr="008C57E4">
              <w:rPr>
                <w:rStyle w:val="Hyperlink"/>
                <w:noProof/>
              </w:rPr>
              <w:fldChar w:fldCharType="end"/>
            </w:r>
          </w:ins>
        </w:p>
        <w:p w14:paraId="67100FA3" w14:textId="77777777" w:rsidR="00E00D57" w:rsidRDefault="00E00D57">
          <w:pPr>
            <w:pStyle w:val="TOC3"/>
            <w:tabs>
              <w:tab w:val="left" w:pos="1320"/>
              <w:tab w:val="right" w:leader="dot" w:pos="9350"/>
            </w:tabs>
            <w:rPr>
              <w:ins w:id="183" w:author="Curt Beckmann" w:date="2013-06-06T14:17:00Z"/>
              <w:rFonts w:eastAsiaTheme="minorEastAsia"/>
              <w:noProof/>
            </w:rPr>
          </w:pPr>
          <w:ins w:id="18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"_Toc358291609"</w:instrText>
            </w:r>
            <w:r w:rsidRPr="008C57E4">
              <w:rPr>
                <w:rStyle w:val="Hyperlink"/>
                <w:noProof/>
              </w:rPr>
              <w:instrText xml:space="preserve"> </w:instrText>
            </w:r>
            <w:r w:rsidRPr="008C57E4">
              <w:rPr>
                <w:rStyle w:val="Hyperlink"/>
                <w:noProof/>
              </w:rPr>
              <w:fldChar w:fldCharType="separate"/>
            </w:r>
            <w:r w:rsidRPr="008C57E4">
              <w:rPr>
                <w:rStyle w:val="Hyperlink"/>
                <w:noProof/>
              </w:rPr>
              <w:t>8.10.1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_Toc358291609 \h </w:instrText>
            </w:r>
          </w:ins>
          <w:r>
            <w:rPr>
              <w:noProof/>
              <w:webHidden/>
            </w:rPr>
          </w:r>
          <w:r>
            <w:rPr>
              <w:noProof/>
              <w:webHidden/>
            </w:rPr>
            <w:fldChar w:fldCharType="separate"/>
          </w:r>
          <w:ins w:id="185" w:author="Curt Beckmann" w:date="2013-06-06T14:17:00Z">
            <w:r>
              <w:rPr>
                <w:noProof/>
                <w:webHidden/>
              </w:rPr>
              <w:t>61</w:t>
            </w:r>
            <w:r>
              <w:rPr>
                <w:noProof/>
                <w:webHidden/>
              </w:rPr>
              <w:fldChar w:fldCharType="end"/>
            </w:r>
            <w:r w:rsidRPr="008C57E4">
              <w:rPr>
                <w:rStyle w:val="Hyperlink"/>
                <w:noProof/>
              </w:rPr>
              <w:fldChar w:fldCharType="end"/>
            </w:r>
          </w:ins>
        </w:p>
        <w:p w14:paraId="6E34D5C6" w14:textId="77777777" w:rsidR="00E00D57" w:rsidRDefault="00E00D57">
          <w:pPr>
            <w:pStyle w:val="TOC3"/>
            <w:tabs>
              <w:tab w:val="left" w:pos="1320"/>
              <w:tab w:val="right" w:leader="dot" w:pos="9350"/>
            </w:tabs>
            <w:rPr>
              <w:ins w:id="186" w:author="Curt Beckmann" w:date="2013-06-06T14:17:00Z"/>
              <w:rFonts w:eastAsiaTheme="minorEastAsia"/>
              <w:noProof/>
            </w:rPr>
          </w:pPr>
          <w:ins w:id="18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"_Toc358291610"</w:instrText>
            </w:r>
            <w:r w:rsidRPr="008C57E4">
              <w:rPr>
                <w:rStyle w:val="Hyperlink"/>
                <w:noProof/>
              </w:rPr>
              <w:instrText xml:space="preserve"> </w:instrText>
            </w:r>
            <w:r w:rsidRPr="008C57E4">
              <w:rPr>
                <w:rStyle w:val="Hyperlink"/>
                <w:noProof/>
              </w:rPr>
              <w:fldChar w:fldCharType="separate"/>
            </w:r>
            <w:r w:rsidRPr="008C57E4">
              <w:rPr>
                <w:rStyle w:val="Hyperlink"/>
                <w:noProof/>
              </w:rPr>
              <w:t>8.10.2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_Toc358291610 \h </w:instrText>
            </w:r>
          </w:ins>
          <w:r>
            <w:rPr>
              <w:noProof/>
              <w:webHidden/>
            </w:rPr>
          </w:r>
          <w:r>
            <w:rPr>
              <w:noProof/>
              <w:webHidden/>
            </w:rPr>
            <w:fldChar w:fldCharType="separate"/>
          </w:r>
          <w:ins w:id="188" w:author="Curt Beckmann" w:date="2013-06-06T14:17:00Z">
            <w:r>
              <w:rPr>
                <w:noProof/>
                <w:webHidden/>
              </w:rPr>
              <w:t>61</w:t>
            </w:r>
            <w:r>
              <w:rPr>
                <w:noProof/>
                <w:webHidden/>
              </w:rPr>
              <w:fldChar w:fldCharType="end"/>
            </w:r>
            <w:r w:rsidRPr="008C57E4">
              <w:rPr>
                <w:rStyle w:val="Hyperlink"/>
                <w:noProof/>
              </w:rPr>
              <w:fldChar w:fldCharType="end"/>
            </w:r>
          </w:ins>
        </w:p>
        <w:p w14:paraId="7BFA0CE7" w14:textId="77777777" w:rsidR="00E00D57" w:rsidRDefault="00E00D57">
          <w:pPr>
            <w:pStyle w:val="TOC3"/>
            <w:tabs>
              <w:tab w:val="left" w:pos="1320"/>
              <w:tab w:val="right" w:leader="dot" w:pos="9350"/>
            </w:tabs>
            <w:rPr>
              <w:ins w:id="189" w:author="Curt Beckmann" w:date="2013-06-06T14:17:00Z"/>
              <w:rFonts w:eastAsiaTheme="minorEastAsia"/>
              <w:noProof/>
            </w:rPr>
          </w:pPr>
          <w:ins w:id="19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"_Toc358291611"</w:instrText>
            </w:r>
            <w:r w:rsidRPr="008C57E4">
              <w:rPr>
                <w:rStyle w:val="Hyperlink"/>
                <w:noProof/>
              </w:rPr>
              <w:instrText xml:space="preserve"> </w:instrText>
            </w:r>
            <w:r w:rsidRPr="008C57E4">
              <w:rPr>
                <w:rStyle w:val="Hyperlink"/>
                <w:noProof/>
              </w:rPr>
              <w:fldChar w:fldCharType="separate"/>
            </w:r>
            <w:r w:rsidRPr="008C57E4">
              <w:rPr>
                <w:rStyle w:val="Hyperlink"/>
                <w:noProof/>
              </w:rPr>
              <w:t>8.10.3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_Toc358291611 \h </w:instrText>
            </w:r>
          </w:ins>
          <w:r>
            <w:rPr>
              <w:noProof/>
              <w:webHidden/>
            </w:rPr>
          </w:r>
          <w:r>
            <w:rPr>
              <w:noProof/>
              <w:webHidden/>
            </w:rPr>
            <w:fldChar w:fldCharType="separate"/>
          </w:r>
          <w:ins w:id="191" w:author="Curt Beckmann" w:date="2013-06-06T14:17:00Z">
            <w:r>
              <w:rPr>
                <w:noProof/>
                <w:webHidden/>
              </w:rPr>
              <w:t>65</w:t>
            </w:r>
            <w:r>
              <w:rPr>
                <w:noProof/>
                <w:webHidden/>
              </w:rPr>
              <w:fldChar w:fldCharType="end"/>
            </w:r>
            <w:r w:rsidRPr="008C57E4">
              <w:rPr>
                <w:rStyle w:val="Hyperlink"/>
                <w:noProof/>
              </w:rPr>
              <w:fldChar w:fldCharType="end"/>
            </w:r>
          </w:ins>
        </w:p>
        <w:p w14:paraId="42CE0369" w14:textId="77777777" w:rsidR="00E00D57" w:rsidRDefault="00E00D57">
          <w:pPr>
            <w:pStyle w:val="TOC2"/>
            <w:tabs>
              <w:tab w:val="left" w:pos="880"/>
              <w:tab w:val="right" w:leader="dot" w:pos="9350"/>
            </w:tabs>
            <w:rPr>
              <w:ins w:id="192" w:author="Curt Beckmann" w:date="2013-06-06T14:17:00Z"/>
              <w:rFonts w:eastAsiaTheme="minorEastAsia"/>
              <w:noProof/>
            </w:rPr>
          </w:pPr>
          <w:ins w:id="19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"_Toc358291612"</w:instrText>
            </w:r>
            <w:r w:rsidRPr="008C57E4">
              <w:rPr>
                <w:rStyle w:val="Hyperlink"/>
                <w:noProof/>
              </w:rPr>
              <w:instrText xml:space="preserve"> </w:instrText>
            </w:r>
            <w:r w:rsidRPr="008C57E4">
              <w:rPr>
                <w:rStyle w:val="Hyperlink"/>
                <w:noProof/>
              </w:rPr>
              <w:fldChar w:fldCharType="separate"/>
            </w:r>
            <w:r w:rsidRPr="008C57E4">
              <w:rPr>
                <w:rStyle w:val="Hyperlink"/>
                <w:noProof/>
              </w:rPr>
              <w:t>8.11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_Toc358291612 \h </w:instrText>
            </w:r>
          </w:ins>
          <w:r>
            <w:rPr>
              <w:noProof/>
              <w:webHidden/>
            </w:rPr>
          </w:r>
          <w:r>
            <w:rPr>
              <w:noProof/>
              <w:webHidden/>
            </w:rPr>
            <w:fldChar w:fldCharType="separate"/>
          </w:r>
          <w:ins w:id="194" w:author="Curt Beckmann" w:date="2013-06-06T14:17:00Z">
            <w:r>
              <w:rPr>
                <w:noProof/>
                <w:webHidden/>
              </w:rPr>
              <w:t>65</w:t>
            </w:r>
            <w:r>
              <w:rPr>
                <w:noProof/>
                <w:webHidden/>
              </w:rPr>
              <w:fldChar w:fldCharType="end"/>
            </w:r>
            <w:r w:rsidRPr="008C57E4">
              <w:rPr>
                <w:rStyle w:val="Hyperlink"/>
                <w:noProof/>
              </w:rPr>
              <w:fldChar w:fldCharType="end"/>
            </w:r>
          </w:ins>
        </w:p>
        <w:p w14:paraId="7465B8F8" w14:textId="77777777" w:rsidR="00E00D57" w:rsidRDefault="00E00D57">
          <w:pPr>
            <w:pStyle w:val="TOC3"/>
            <w:tabs>
              <w:tab w:val="left" w:pos="1320"/>
              <w:tab w:val="right" w:leader="dot" w:pos="9350"/>
            </w:tabs>
            <w:rPr>
              <w:ins w:id="195" w:author="Curt Beckmann" w:date="2013-06-06T14:17:00Z"/>
              <w:rFonts w:eastAsiaTheme="minorEastAsia"/>
              <w:noProof/>
            </w:rPr>
          </w:pPr>
          <w:ins w:id="196"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"_Toc358291613"</w:instrText>
            </w:r>
            <w:r w:rsidRPr="008C57E4">
              <w:rPr>
                <w:rStyle w:val="Hyperlink"/>
                <w:noProof/>
              </w:rPr>
              <w:instrText xml:space="preserve"> </w:instrText>
            </w:r>
            <w:r w:rsidRPr="008C57E4">
              <w:rPr>
                <w:rStyle w:val="Hyperlink"/>
                <w:noProof/>
              </w:rPr>
              <w:fldChar w:fldCharType="separate"/>
            </w:r>
            <w:r w:rsidRPr="008C57E4">
              <w:rPr>
                <w:rStyle w:val="Hyperlink"/>
                <w:noProof/>
              </w:rPr>
              <w:t>8.11.1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_Toc358291613 \h </w:instrText>
            </w:r>
          </w:ins>
          <w:r>
            <w:rPr>
              <w:noProof/>
              <w:webHidden/>
            </w:rPr>
          </w:r>
          <w:r>
            <w:rPr>
              <w:noProof/>
              <w:webHidden/>
            </w:rPr>
            <w:fldChar w:fldCharType="separate"/>
          </w:r>
          <w:ins w:id="197" w:author="Curt Beckmann" w:date="2013-06-06T14:17:00Z">
            <w:r>
              <w:rPr>
                <w:noProof/>
                <w:webHidden/>
              </w:rPr>
              <w:t>66</w:t>
            </w:r>
            <w:r>
              <w:rPr>
                <w:noProof/>
                <w:webHidden/>
              </w:rPr>
              <w:fldChar w:fldCharType="end"/>
            </w:r>
            <w:r w:rsidRPr="008C57E4">
              <w:rPr>
                <w:rStyle w:val="Hyperlink"/>
                <w:noProof/>
              </w:rPr>
              <w:fldChar w:fldCharType="end"/>
            </w:r>
          </w:ins>
        </w:p>
        <w:p w14:paraId="7D75FC86" w14:textId="77777777" w:rsidR="00E00D57" w:rsidRDefault="00E00D57">
          <w:pPr>
            <w:pStyle w:val="TOC3"/>
            <w:tabs>
              <w:tab w:val="left" w:pos="1320"/>
              <w:tab w:val="right" w:leader="dot" w:pos="9350"/>
            </w:tabs>
            <w:rPr>
              <w:ins w:id="198" w:author="Curt Beckmann" w:date="2013-06-06T14:17:00Z"/>
              <w:rFonts w:eastAsiaTheme="minorEastAsia"/>
              <w:noProof/>
            </w:rPr>
          </w:pPr>
          <w:ins w:id="19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"_Toc358291614"</w:instrText>
            </w:r>
            <w:r w:rsidRPr="008C57E4">
              <w:rPr>
                <w:rStyle w:val="Hyperlink"/>
                <w:noProof/>
              </w:rPr>
              <w:instrText xml:space="preserve"> </w:instrText>
            </w:r>
            <w:r w:rsidRPr="008C57E4">
              <w:rPr>
                <w:rStyle w:val="Hyperlink"/>
                <w:noProof/>
              </w:rPr>
              <w:fldChar w:fldCharType="separate"/>
            </w:r>
            <w:r w:rsidRPr="008C57E4">
              <w:rPr>
                <w:rStyle w:val="Hyperlink"/>
                <w:noProof/>
              </w:rPr>
              <w:t>8.11.2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_Toc358291614 \h </w:instrText>
            </w:r>
          </w:ins>
          <w:r>
            <w:rPr>
              <w:noProof/>
              <w:webHidden/>
            </w:rPr>
          </w:r>
          <w:r>
            <w:rPr>
              <w:noProof/>
              <w:webHidden/>
            </w:rPr>
            <w:fldChar w:fldCharType="separate"/>
          </w:r>
          <w:ins w:id="200" w:author="Curt Beckmann" w:date="2013-06-06T14:17:00Z">
            <w:r>
              <w:rPr>
                <w:noProof/>
                <w:webHidden/>
              </w:rPr>
              <w:t>66</w:t>
            </w:r>
            <w:r>
              <w:rPr>
                <w:noProof/>
                <w:webHidden/>
              </w:rPr>
              <w:fldChar w:fldCharType="end"/>
            </w:r>
            <w:r w:rsidRPr="008C57E4">
              <w:rPr>
                <w:rStyle w:val="Hyperlink"/>
                <w:noProof/>
              </w:rPr>
              <w:fldChar w:fldCharType="end"/>
            </w:r>
          </w:ins>
        </w:p>
        <w:p w14:paraId="32659964" w14:textId="77777777" w:rsidR="00E00D57" w:rsidRDefault="00E00D57">
          <w:pPr>
            <w:pStyle w:val="TOC3"/>
            <w:tabs>
              <w:tab w:val="left" w:pos="1320"/>
              <w:tab w:val="right" w:leader="dot" w:pos="9350"/>
            </w:tabs>
            <w:rPr>
              <w:ins w:id="201" w:author="Curt Beckmann" w:date="2013-06-06T14:17:00Z"/>
              <w:rFonts w:eastAsiaTheme="minorEastAsia"/>
              <w:noProof/>
            </w:rPr>
          </w:pPr>
          <w:ins w:id="20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"_Toc358291615"</w:instrText>
            </w:r>
            <w:r w:rsidRPr="008C57E4">
              <w:rPr>
                <w:rStyle w:val="Hyperlink"/>
                <w:noProof/>
              </w:rPr>
              <w:instrText xml:space="preserve"> </w:instrText>
            </w:r>
            <w:r w:rsidRPr="008C57E4">
              <w:rPr>
                <w:rStyle w:val="Hyperlink"/>
                <w:noProof/>
              </w:rPr>
              <w:fldChar w:fldCharType="separate"/>
            </w:r>
            <w:r w:rsidRPr="008C57E4">
              <w:rPr>
                <w:rStyle w:val="Hyperlink"/>
                <w:noProof/>
              </w:rPr>
              <w:t>8.11.3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_Toc358291615 \h </w:instrText>
            </w:r>
          </w:ins>
          <w:r>
            <w:rPr>
              <w:noProof/>
              <w:webHidden/>
            </w:rPr>
          </w:r>
          <w:r>
            <w:rPr>
              <w:noProof/>
              <w:webHidden/>
            </w:rPr>
            <w:fldChar w:fldCharType="separate"/>
          </w:r>
          <w:ins w:id="203" w:author="Curt Beckmann" w:date="2013-06-06T14:17:00Z">
            <w:r>
              <w:rPr>
                <w:noProof/>
                <w:webHidden/>
              </w:rPr>
              <w:t>69</w:t>
            </w:r>
            <w:r>
              <w:rPr>
                <w:noProof/>
                <w:webHidden/>
              </w:rPr>
              <w:fldChar w:fldCharType="end"/>
            </w:r>
            <w:r w:rsidRPr="008C57E4">
              <w:rPr>
                <w:rStyle w:val="Hyperlink"/>
                <w:noProof/>
              </w:rPr>
              <w:fldChar w:fldCharType="end"/>
            </w:r>
          </w:ins>
        </w:p>
        <w:p w14:paraId="7EBA5CC7" w14:textId="77777777" w:rsidR="00E00D57" w:rsidRDefault="00E00D57">
          <w:pPr>
            <w:pStyle w:val="TOC2"/>
            <w:tabs>
              <w:tab w:val="left" w:pos="880"/>
              <w:tab w:val="right" w:leader="dot" w:pos="9350"/>
            </w:tabs>
            <w:rPr>
              <w:ins w:id="204" w:author="Curt Beckmann" w:date="2013-06-06T14:17:00Z"/>
              <w:rFonts w:eastAsiaTheme="minorEastAsia"/>
              <w:noProof/>
            </w:rPr>
          </w:pPr>
          <w:ins w:id="20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"_Toc358291616"</w:instrText>
            </w:r>
            <w:r w:rsidRPr="008C57E4">
              <w:rPr>
                <w:rStyle w:val="Hyperlink"/>
                <w:noProof/>
              </w:rPr>
              <w:instrText xml:space="preserve"> </w:instrText>
            </w:r>
            <w:r w:rsidRPr="008C57E4">
              <w:rPr>
                <w:rStyle w:val="Hyperlink"/>
                <w:noProof/>
              </w:rPr>
              <w:fldChar w:fldCharType="separate"/>
            </w:r>
            <w:r w:rsidRPr="008C57E4">
              <w:rPr>
                <w:rStyle w:val="Hyperlink"/>
                <w:noProof/>
              </w:rPr>
              <w:t>8.12</w:t>
            </w:r>
            <w:r>
              <w:rPr>
                <w:rFonts w:eastAsiaTheme="minorEastAsia"/>
                <w:noProof/>
              </w:rPr>
              <w:tab/>
            </w:r>
            <w:r w:rsidRPr="008C57E4">
              <w:rPr>
                <w:rStyle w:val="Hyperlink"/>
                <w:noProof/>
              </w:rPr>
              <w:t>External Certificate</w:t>
            </w:r>
            <w:r>
              <w:rPr>
                <w:noProof/>
                <w:webHidden/>
              </w:rPr>
              <w:tab/>
            </w:r>
            <w:r>
              <w:rPr>
                <w:noProof/>
                <w:webHidden/>
              </w:rPr>
              <w:fldChar w:fldCharType="begin"/>
            </w:r>
            <w:r>
              <w:rPr>
                <w:noProof/>
                <w:webHidden/>
              </w:rPr>
              <w:instrText xml:space="preserve"> PAGEREF _Toc358291616 \h </w:instrText>
            </w:r>
          </w:ins>
          <w:r>
            <w:rPr>
              <w:noProof/>
              <w:webHidden/>
            </w:rPr>
          </w:r>
          <w:r>
            <w:rPr>
              <w:noProof/>
              <w:webHidden/>
            </w:rPr>
            <w:fldChar w:fldCharType="separate"/>
          </w:r>
          <w:ins w:id="206" w:author="Curt Beckmann" w:date="2013-06-06T14:17:00Z">
            <w:r>
              <w:rPr>
                <w:noProof/>
                <w:webHidden/>
              </w:rPr>
              <w:t>69</w:t>
            </w:r>
            <w:r>
              <w:rPr>
                <w:noProof/>
                <w:webHidden/>
              </w:rPr>
              <w:fldChar w:fldCharType="end"/>
            </w:r>
            <w:r w:rsidRPr="008C57E4">
              <w:rPr>
                <w:rStyle w:val="Hyperlink"/>
                <w:noProof/>
              </w:rPr>
              <w:fldChar w:fldCharType="end"/>
            </w:r>
          </w:ins>
        </w:p>
        <w:p w14:paraId="4E863B1F" w14:textId="77777777" w:rsidR="00E00D57" w:rsidRDefault="00E00D57">
          <w:pPr>
            <w:pStyle w:val="TOC3"/>
            <w:tabs>
              <w:tab w:val="left" w:pos="1320"/>
              <w:tab w:val="right" w:leader="dot" w:pos="9350"/>
            </w:tabs>
            <w:rPr>
              <w:ins w:id="207" w:author="Curt Beckmann" w:date="2013-06-06T14:17:00Z"/>
              <w:rFonts w:eastAsiaTheme="minorEastAsia"/>
              <w:noProof/>
            </w:rPr>
          </w:pPr>
          <w:ins w:id="20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"_Toc358291617"</w:instrText>
            </w:r>
            <w:r w:rsidRPr="008C57E4">
              <w:rPr>
                <w:rStyle w:val="Hyperlink"/>
                <w:noProof/>
              </w:rPr>
              <w:instrText xml:space="preserve"> </w:instrText>
            </w:r>
            <w:r w:rsidRPr="008C57E4">
              <w:rPr>
                <w:rStyle w:val="Hyperlink"/>
                <w:noProof/>
              </w:rPr>
              <w:fldChar w:fldCharType="separate"/>
            </w:r>
            <w:r w:rsidRPr="008C57E4">
              <w:rPr>
                <w:rStyle w:val="Hyperlink"/>
                <w:noProof/>
              </w:rPr>
              <w:t>8.12.1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_Toc358291617 \h </w:instrText>
            </w:r>
          </w:ins>
          <w:r>
            <w:rPr>
              <w:noProof/>
              <w:webHidden/>
            </w:rPr>
          </w:r>
          <w:r>
            <w:rPr>
              <w:noProof/>
              <w:webHidden/>
            </w:rPr>
            <w:fldChar w:fldCharType="separate"/>
          </w:r>
          <w:ins w:id="209" w:author="Curt Beckmann" w:date="2013-06-06T14:17:00Z">
            <w:r>
              <w:rPr>
                <w:noProof/>
                <w:webHidden/>
              </w:rPr>
              <w:t>69</w:t>
            </w:r>
            <w:r>
              <w:rPr>
                <w:noProof/>
                <w:webHidden/>
              </w:rPr>
              <w:fldChar w:fldCharType="end"/>
            </w:r>
            <w:r w:rsidRPr="008C57E4">
              <w:rPr>
                <w:rStyle w:val="Hyperlink"/>
                <w:noProof/>
              </w:rPr>
              <w:fldChar w:fldCharType="end"/>
            </w:r>
          </w:ins>
        </w:p>
        <w:p w14:paraId="0E9705C8" w14:textId="77777777" w:rsidR="00E00D57" w:rsidRDefault="00E00D57">
          <w:pPr>
            <w:pStyle w:val="TOC3"/>
            <w:tabs>
              <w:tab w:val="left" w:pos="1320"/>
              <w:tab w:val="right" w:leader="dot" w:pos="9350"/>
            </w:tabs>
            <w:rPr>
              <w:ins w:id="210" w:author="Curt Beckmann" w:date="2013-06-06T14:17:00Z"/>
              <w:rFonts w:eastAsiaTheme="minorEastAsia"/>
              <w:noProof/>
            </w:rPr>
          </w:pPr>
          <w:ins w:id="21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"_Toc358291618"</w:instrText>
            </w:r>
            <w:r w:rsidRPr="008C57E4">
              <w:rPr>
                <w:rStyle w:val="Hyperlink"/>
                <w:noProof/>
              </w:rPr>
              <w:instrText xml:space="preserve"> </w:instrText>
            </w:r>
            <w:r w:rsidRPr="008C57E4">
              <w:rPr>
                <w:rStyle w:val="Hyperlink"/>
                <w:noProof/>
              </w:rPr>
              <w:fldChar w:fldCharType="separate"/>
            </w:r>
            <w:r w:rsidRPr="008C57E4">
              <w:rPr>
                <w:rStyle w:val="Hyperlink"/>
                <w:noProof/>
              </w:rPr>
              <w:t>8.12.2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_Toc358291618 \h </w:instrText>
            </w:r>
          </w:ins>
          <w:r>
            <w:rPr>
              <w:noProof/>
              <w:webHidden/>
            </w:rPr>
          </w:r>
          <w:r>
            <w:rPr>
              <w:noProof/>
              <w:webHidden/>
            </w:rPr>
            <w:fldChar w:fldCharType="separate"/>
          </w:r>
          <w:ins w:id="212" w:author="Curt Beckmann" w:date="2013-06-06T14:17:00Z">
            <w:r>
              <w:rPr>
                <w:noProof/>
                <w:webHidden/>
              </w:rPr>
              <w:t>69</w:t>
            </w:r>
            <w:r>
              <w:rPr>
                <w:noProof/>
                <w:webHidden/>
              </w:rPr>
              <w:fldChar w:fldCharType="end"/>
            </w:r>
            <w:r w:rsidRPr="008C57E4">
              <w:rPr>
                <w:rStyle w:val="Hyperlink"/>
                <w:noProof/>
              </w:rPr>
              <w:fldChar w:fldCharType="end"/>
            </w:r>
          </w:ins>
        </w:p>
        <w:p w14:paraId="52C58440" w14:textId="77777777" w:rsidR="00E00D57" w:rsidRDefault="00E00D57">
          <w:pPr>
            <w:pStyle w:val="TOC3"/>
            <w:tabs>
              <w:tab w:val="left" w:pos="1320"/>
              <w:tab w:val="right" w:leader="dot" w:pos="9350"/>
            </w:tabs>
            <w:rPr>
              <w:ins w:id="213" w:author="Curt Beckmann" w:date="2013-06-06T14:17:00Z"/>
              <w:rFonts w:eastAsiaTheme="minorEastAsia"/>
              <w:noProof/>
            </w:rPr>
          </w:pPr>
          <w:ins w:id="21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"_Toc358291619"</w:instrText>
            </w:r>
            <w:r w:rsidRPr="008C57E4">
              <w:rPr>
                <w:rStyle w:val="Hyperlink"/>
                <w:noProof/>
              </w:rPr>
              <w:instrText xml:space="preserve"> </w:instrText>
            </w:r>
            <w:r w:rsidRPr="008C57E4">
              <w:rPr>
                <w:rStyle w:val="Hyperlink"/>
                <w:noProof/>
              </w:rPr>
              <w:fldChar w:fldCharType="separate"/>
            </w:r>
            <w:r w:rsidRPr="008C57E4">
              <w:rPr>
                <w:rStyle w:val="Hyperlink"/>
                <w:noProof/>
              </w:rPr>
              <w:t>8.12.3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_Toc358291619 \h </w:instrText>
            </w:r>
          </w:ins>
          <w:r>
            <w:rPr>
              <w:noProof/>
              <w:webHidden/>
            </w:rPr>
          </w:r>
          <w:r>
            <w:rPr>
              <w:noProof/>
              <w:webHidden/>
            </w:rPr>
            <w:fldChar w:fldCharType="separate"/>
          </w:r>
          <w:ins w:id="215" w:author="Curt Beckmann" w:date="2013-06-06T14:17:00Z">
            <w:r>
              <w:rPr>
                <w:noProof/>
                <w:webHidden/>
              </w:rPr>
              <w:t>70</w:t>
            </w:r>
            <w:r>
              <w:rPr>
                <w:noProof/>
                <w:webHidden/>
              </w:rPr>
              <w:fldChar w:fldCharType="end"/>
            </w:r>
            <w:r w:rsidRPr="008C57E4">
              <w:rPr>
                <w:rStyle w:val="Hyperlink"/>
                <w:noProof/>
              </w:rPr>
              <w:fldChar w:fldCharType="end"/>
            </w:r>
          </w:ins>
        </w:p>
        <w:p w14:paraId="7E6F66BC" w14:textId="77777777" w:rsidR="00E00D57" w:rsidRDefault="00E00D57">
          <w:pPr>
            <w:pStyle w:val="TOC2"/>
            <w:tabs>
              <w:tab w:val="left" w:pos="880"/>
              <w:tab w:val="right" w:leader="dot" w:pos="9350"/>
            </w:tabs>
            <w:rPr>
              <w:ins w:id="216" w:author="Curt Beckmann" w:date="2013-06-06T14:17:00Z"/>
              <w:rFonts w:eastAsiaTheme="minorEastAsia"/>
              <w:noProof/>
            </w:rPr>
          </w:pPr>
          <w:ins w:id="21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"_Toc358291620"</w:instrText>
            </w:r>
            <w:r w:rsidRPr="008C57E4">
              <w:rPr>
                <w:rStyle w:val="Hyperlink"/>
                <w:noProof/>
              </w:rPr>
              <w:instrText xml:space="preserve"> </w:instrText>
            </w:r>
            <w:r w:rsidRPr="008C57E4">
              <w:rPr>
                <w:rStyle w:val="Hyperlink"/>
                <w:noProof/>
              </w:rPr>
              <w:fldChar w:fldCharType="separate"/>
            </w:r>
            <w:r w:rsidRPr="008C57E4">
              <w:rPr>
                <w:rStyle w:val="Hyperlink"/>
                <w:noProof/>
              </w:rPr>
              <w:t>8.13</w:t>
            </w:r>
            <w:r>
              <w:rPr>
                <w:rFonts w:eastAsiaTheme="minorEastAsia"/>
                <w:noProof/>
              </w:rPr>
              <w:tab/>
            </w:r>
            <w:r w:rsidRPr="008C57E4">
              <w:rPr>
                <w:rStyle w:val="Hyperlink"/>
                <w:noProof/>
              </w:rPr>
              <w:t>Owned Certificate</w:t>
            </w:r>
            <w:r>
              <w:rPr>
                <w:noProof/>
                <w:webHidden/>
              </w:rPr>
              <w:tab/>
            </w:r>
            <w:r>
              <w:rPr>
                <w:noProof/>
                <w:webHidden/>
              </w:rPr>
              <w:fldChar w:fldCharType="begin"/>
            </w:r>
            <w:r>
              <w:rPr>
                <w:noProof/>
                <w:webHidden/>
              </w:rPr>
              <w:instrText xml:space="preserve"> PAGEREF _Toc358291620 \h </w:instrText>
            </w:r>
          </w:ins>
          <w:r>
            <w:rPr>
              <w:noProof/>
              <w:webHidden/>
            </w:rPr>
          </w:r>
          <w:r>
            <w:rPr>
              <w:noProof/>
              <w:webHidden/>
            </w:rPr>
            <w:fldChar w:fldCharType="separate"/>
          </w:r>
          <w:ins w:id="218" w:author="Curt Beckmann" w:date="2013-06-06T14:17:00Z">
            <w:r>
              <w:rPr>
                <w:noProof/>
                <w:webHidden/>
              </w:rPr>
              <w:t>70</w:t>
            </w:r>
            <w:r>
              <w:rPr>
                <w:noProof/>
                <w:webHidden/>
              </w:rPr>
              <w:fldChar w:fldCharType="end"/>
            </w:r>
            <w:r w:rsidRPr="008C57E4">
              <w:rPr>
                <w:rStyle w:val="Hyperlink"/>
                <w:noProof/>
              </w:rPr>
              <w:fldChar w:fldCharType="end"/>
            </w:r>
          </w:ins>
        </w:p>
        <w:p w14:paraId="12C5322F" w14:textId="77777777" w:rsidR="00E00D57" w:rsidRDefault="00E00D57">
          <w:pPr>
            <w:pStyle w:val="TOC3"/>
            <w:tabs>
              <w:tab w:val="left" w:pos="1320"/>
              <w:tab w:val="right" w:leader="dot" w:pos="9350"/>
            </w:tabs>
            <w:rPr>
              <w:ins w:id="219" w:author="Curt Beckmann" w:date="2013-06-06T14:17:00Z"/>
              <w:rFonts w:eastAsiaTheme="minorEastAsia"/>
              <w:noProof/>
            </w:rPr>
          </w:pPr>
          <w:ins w:id="22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"_Toc358291621"</w:instrText>
            </w:r>
            <w:r w:rsidRPr="008C57E4">
              <w:rPr>
                <w:rStyle w:val="Hyperlink"/>
                <w:noProof/>
              </w:rPr>
              <w:instrText xml:space="preserve"> </w:instrText>
            </w:r>
            <w:r w:rsidRPr="008C57E4">
              <w:rPr>
                <w:rStyle w:val="Hyperlink"/>
                <w:noProof/>
              </w:rPr>
              <w:fldChar w:fldCharType="separate"/>
            </w:r>
            <w:r w:rsidRPr="008C57E4">
              <w:rPr>
                <w:rStyle w:val="Hyperlink"/>
                <w:noProof/>
              </w:rPr>
              <w:t>8.13.1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_Toc358291621 \h </w:instrText>
            </w:r>
          </w:ins>
          <w:r>
            <w:rPr>
              <w:noProof/>
              <w:webHidden/>
            </w:rPr>
          </w:r>
          <w:r>
            <w:rPr>
              <w:noProof/>
              <w:webHidden/>
            </w:rPr>
            <w:fldChar w:fldCharType="separate"/>
          </w:r>
          <w:ins w:id="221" w:author="Curt Beckmann" w:date="2013-06-06T14:17:00Z">
            <w:r>
              <w:rPr>
                <w:noProof/>
                <w:webHidden/>
              </w:rPr>
              <w:t>71</w:t>
            </w:r>
            <w:r>
              <w:rPr>
                <w:noProof/>
                <w:webHidden/>
              </w:rPr>
              <w:fldChar w:fldCharType="end"/>
            </w:r>
            <w:r w:rsidRPr="008C57E4">
              <w:rPr>
                <w:rStyle w:val="Hyperlink"/>
                <w:noProof/>
              </w:rPr>
              <w:fldChar w:fldCharType="end"/>
            </w:r>
          </w:ins>
        </w:p>
        <w:p w14:paraId="32230087" w14:textId="77777777" w:rsidR="00E00D57" w:rsidRDefault="00E00D57">
          <w:pPr>
            <w:pStyle w:val="TOC3"/>
            <w:tabs>
              <w:tab w:val="left" w:pos="1320"/>
              <w:tab w:val="right" w:leader="dot" w:pos="9350"/>
            </w:tabs>
            <w:rPr>
              <w:ins w:id="222" w:author="Curt Beckmann" w:date="2013-06-06T14:17:00Z"/>
              <w:rFonts w:eastAsiaTheme="minorEastAsia"/>
              <w:noProof/>
            </w:rPr>
          </w:pPr>
          <w:ins w:id="22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"_Toc358291622"</w:instrText>
            </w:r>
            <w:r w:rsidRPr="008C57E4">
              <w:rPr>
                <w:rStyle w:val="Hyperlink"/>
                <w:noProof/>
              </w:rPr>
              <w:instrText xml:space="preserve"> </w:instrText>
            </w:r>
            <w:r w:rsidRPr="008C57E4">
              <w:rPr>
                <w:rStyle w:val="Hyperlink"/>
                <w:noProof/>
              </w:rPr>
              <w:fldChar w:fldCharType="separate"/>
            </w:r>
            <w:r w:rsidRPr="008C57E4">
              <w:rPr>
                <w:rStyle w:val="Hyperlink"/>
                <w:noProof/>
              </w:rPr>
              <w:t>8.13.2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_Toc358291622 \h </w:instrText>
            </w:r>
          </w:ins>
          <w:r>
            <w:rPr>
              <w:noProof/>
              <w:webHidden/>
            </w:rPr>
          </w:r>
          <w:r>
            <w:rPr>
              <w:noProof/>
              <w:webHidden/>
            </w:rPr>
            <w:fldChar w:fldCharType="separate"/>
          </w:r>
          <w:ins w:id="224" w:author="Curt Beckmann" w:date="2013-06-06T14:17:00Z">
            <w:r>
              <w:rPr>
                <w:noProof/>
                <w:webHidden/>
              </w:rPr>
              <w:t>71</w:t>
            </w:r>
            <w:r>
              <w:rPr>
                <w:noProof/>
                <w:webHidden/>
              </w:rPr>
              <w:fldChar w:fldCharType="end"/>
            </w:r>
            <w:r w:rsidRPr="008C57E4">
              <w:rPr>
                <w:rStyle w:val="Hyperlink"/>
                <w:noProof/>
              </w:rPr>
              <w:fldChar w:fldCharType="end"/>
            </w:r>
          </w:ins>
        </w:p>
        <w:p w14:paraId="03D81184" w14:textId="77777777" w:rsidR="00E00D57" w:rsidRDefault="00E00D57">
          <w:pPr>
            <w:pStyle w:val="TOC3"/>
            <w:tabs>
              <w:tab w:val="left" w:pos="1320"/>
              <w:tab w:val="right" w:leader="dot" w:pos="9350"/>
            </w:tabs>
            <w:rPr>
              <w:ins w:id="225" w:author="Curt Beckmann" w:date="2013-06-06T14:17:00Z"/>
              <w:rFonts w:eastAsiaTheme="minorEastAsia"/>
              <w:noProof/>
            </w:rPr>
          </w:pPr>
          <w:ins w:id="22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"_Toc358291623"</w:instrText>
            </w:r>
            <w:r w:rsidRPr="008C57E4">
              <w:rPr>
                <w:rStyle w:val="Hyperlink"/>
                <w:noProof/>
              </w:rPr>
              <w:instrText xml:space="preserve"> </w:instrText>
            </w:r>
            <w:r w:rsidRPr="008C57E4">
              <w:rPr>
                <w:rStyle w:val="Hyperlink"/>
                <w:noProof/>
              </w:rPr>
              <w:fldChar w:fldCharType="separate"/>
            </w:r>
            <w:r w:rsidRPr="008C57E4">
              <w:rPr>
                <w:rStyle w:val="Hyperlink"/>
                <w:noProof/>
              </w:rPr>
              <w:t>8.13.3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_Toc358291623 \h </w:instrText>
            </w:r>
          </w:ins>
          <w:r>
            <w:rPr>
              <w:noProof/>
              <w:webHidden/>
            </w:rPr>
          </w:r>
          <w:r>
            <w:rPr>
              <w:noProof/>
              <w:webHidden/>
            </w:rPr>
            <w:fldChar w:fldCharType="separate"/>
          </w:r>
          <w:ins w:id="227" w:author="Curt Beckmann" w:date="2013-06-06T14:17:00Z">
            <w:r>
              <w:rPr>
                <w:noProof/>
                <w:webHidden/>
              </w:rPr>
              <w:t>76</w:t>
            </w:r>
            <w:r>
              <w:rPr>
                <w:noProof/>
                <w:webHidden/>
              </w:rPr>
              <w:fldChar w:fldCharType="end"/>
            </w:r>
            <w:r w:rsidRPr="008C57E4">
              <w:rPr>
                <w:rStyle w:val="Hyperlink"/>
                <w:noProof/>
              </w:rPr>
              <w:fldChar w:fldCharType="end"/>
            </w:r>
          </w:ins>
        </w:p>
        <w:p w14:paraId="13249999" w14:textId="77777777" w:rsidR="00E00D57" w:rsidRDefault="00E00D57">
          <w:pPr>
            <w:pStyle w:val="TOC2"/>
            <w:tabs>
              <w:tab w:val="left" w:pos="880"/>
              <w:tab w:val="right" w:leader="dot" w:pos="9350"/>
            </w:tabs>
            <w:rPr>
              <w:ins w:id="228" w:author="Curt Beckmann" w:date="2013-06-06T14:17:00Z"/>
              <w:rFonts w:eastAsiaTheme="minorEastAsia"/>
              <w:noProof/>
            </w:rPr>
          </w:pPr>
          <w:ins w:id="22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"_Toc358291624"</w:instrText>
            </w:r>
            <w:r w:rsidRPr="008C57E4">
              <w:rPr>
                <w:rStyle w:val="Hyperlink"/>
                <w:noProof/>
              </w:rPr>
              <w:instrText xml:space="preserve"> </w:instrText>
            </w:r>
            <w:r w:rsidRPr="008C57E4">
              <w:rPr>
                <w:rStyle w:val="Hyperlink"/>
                <w:noProof/>
              </w:rPr>
              <w:fldChar w:fldCharType="separate"/>
            </w:r>
            <w:r w:rsidRPr="008C57E4">
              <w:rPr>
                <w:rStyle w:val="Hyperlink"/>
                <w:noProof/>
              </w:rPr>
              <w:t>8.14</w:t>
            </w:r>
            <w:r>
              <w:rPr>
                <w:rFonts w:eastAsiaTheme="minorEastAsia"/>
                <w:noProof/>
              </w:rPr>
              <w:tab/>
            </w:r>
            <w:r w:rsidRPr="008C57E4">
              <w:rPr>
                <w:rStyle w:val="Hyperlink"/>
                <w:noProof/>
              </w:rPr>
              <w:t>OpenFlow Flow Table</w:t>
            </w:r>
            <w:r>
              <w:rPr>
                <w:noProof/>
                <w:webHidden/>
              </w:rPr>
              <w:tab/>
            </w:r>
            <w:r>
              <w:rPr>
                <w:noProof/>
                <w:webHidden/>
              </w:rPr>
              <w:fldChar w:fldCharType="begin"/>
            </w:r>
            <w:r>
              <w:rPr>
                <w:noProof/>
                <w:webHidden/>
              </w:rPr>
              <w:instrText xml:space="preserve"> PAGEREF _Toc358291624 \h </w:instrText>
            </w:r>
          </w:ins>
          <w:r>
            <w:rPr>
              <w:noProof/>
              <w:webHidden/>
            </w:rPr>
          </w:r>
          <w:r>
            <w:rPr>
              <w:noProof/>
              <w:webHidden/>
            </w:rPr>
            <w:fldChar w:fldCharType="separate"/>
          </w:r>
          <w:ins w:id="230" w:author="Curt Beckmann" w:date="2013-06-06T14:17:00Z">
            <w:r>
              <w:rPr>
                <w:noProof/>
                <w:webHidden/>
              </w:rPr>
              <w:t>76</w:t>
            </w:r>
            <w:r>
              <w:rPr>
                <w:noProof/>
                <w:webHidden/>
              </w:rPr>
              <w:fldChar w:fldCharType="end"/>
            </w:r>
            <w:r w:rsidRPr="008C57E4">
              <w:rPr>
                <w:rStyle w:val="Hyperlink"/>
                <w:noProof/>
              </w:rPr>
              <w:fldChar w:fldCharType="end"/>
            </w:r>
          </w:ins>
        </w:p>
        <w:p w14:paraId="7E252F3C" w14:textId="77777777" w:rsidR="00E00D57" w:rsidRDefault="00E00D57">
          <w:pPr>
            <w:pStyle w:val="TOC3"/>
            <w:tabs>
              <w:tab w:val="left" w:pos="1320"/>
              <w:tab w:val="right" w:leader="dot" w:pos="9350"/>
            </w:tabs>
            <w:rPr>
              <w:ins w:id="231" w:author="Curt Beckmann" w:date="2013-06-06T14:17:00Z"/>
              <w:rFonts w:eastAsiaTheme="minorEastAsia"/>
              <w:noProof/>
            </w:rPr>
          </w:pPr>
          <w:ins w:id="23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"_Toc358291625"</w:instrText>
            </w:r>
            <w:r w:rsidRPr="008C57E4">
              <w:rPr>
                <w:rStyle w:val="Hyperlink"/>
                <w:noProof/>
              </w:rPr>
              <w:instrText xml:space="preserve"> </w:instrText>
            </w:r>
            <w:r w:rsidRPr="008C57E4">
              <w:rPr>
                <w:rStyle w:val="Hyperlink"/>
                <w:noProof/>
              </w:rPr>
              <w:fldChar w:fldCharType="separate"/>
            </w:r>
            <w:r w:rsidRPr="008C57E4">
              <w:rPr>
                <w:rStyle w:val="Hyperlink"/>
                <w:noProof/>
              </w:rPr>
              <w:t>8.14.1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_Toc358291625 \h </w:instrText>
            </w:r>
          </w:ins>
          <w:r>
            <w:rPr>
              <w:noProof/>
              <w:webHidden/>
            </w:rPr>
          </w:r>
          <w:r>
            <w:rPr>
              <w:noProof/>
              <w:webHidden/>
            </w:rPr>
            <w:fldChar w:fldCharType="separate"/>
          </w:r>
          <w:ins w:id="233" w:author="Curt Beckmann" w:date="2013-06-06T14:17:00Z">
            <w:r>
              <w:rPr>
                <w:noProof/>
                <w:webHidden/>
              </w:rPr>
              <w:t>77</w:t>
            </w:r>
            <w:r>
              <w:rPr>
                <w:noProof/>
                <w:webHidden/>
              </w:rPr>
              <w:fldChar w:fldCharType="end"/>
            </w:r>
            <w:r w:rsidRPr="008C57E4">
              <w:rPr>
                <w:rStyle w:val="Hyperlink"/>
                <w:noProof/>
              </w:rPr>
              <w:fldChar w:fldCharType="end"/>
            </w:r>
          </w:ins>
        </w:p>
        <w:p w14:paraId="73921AE3" w14:textId="77777777" w:rsidR="00E00D57" w:rsidRDefault="00E00D57">
          <w:pPr>
            <w:pStyle w:val="TOC3"/>
            <w:tabs>
              <w:tab w:val="left" w:pos="1320"/>
              <w:tab w:val="right" w:leader="dot" w:pos="9350"/>
            </w:tabs>
            <w:rPr>
              <w:ins w:id="234" w:author="Curt Beckmann" w:date="2013-06-06T14:17:00Z"/>
              <w:rFonts w:eastAsiaTheme="minorEastAsia"/>
              <w:noProof/>
            </w:rPr>
          </w:pPr>
          <w:ins w:id="23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"_Toc358291626"</w:instrText>
            </w:r>
            <w:r w:rsidRPr="008C57E4">
              <w:rPr>
                <w:rStyle w:val="Hyperlink"/>
                <w:noProof/>
              </w:rPr>
              <w:instrText xml:space="preserve"> </w:instrText>
            </w:r>
            <w:r w:rsidRPr="008C57E4">
              <w:rPr>
                <w:rStyle w:val="Hyperlink"/>
                <w:noProof/>
              </w:rPr>
              <w:fldChar w:fldCharType="separate"/>
            </w:r>
            <w:r w:rsidRPr="008C57E4">
              <w:rPr>
                <w:rStyle w:val="Hyperlink"/>
                <w:noProof/>
              </w:rPr>
              <w:t>8.14.2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_Toc358291626 \h </w:instrText>
            </w:r>
          </w:ins>
          <w:r>
            <w:rPr>
              <w:noProof/>
              <w:webHidden/>
            </w:rPr>
          </w:r>
          <w:r>
            <w:rPr>
              <w:noProof/>
              <w:webHidden/>
            </w:rPr>
            <w:fldChar w:fldCharType="separate"/>
          </w:r>
          <w:ins w:id="236" w:author="Curt Beckmann" w:date="2013-06-06T14:17:00Z">
            <w:r>
              <w:rPr>
                <w:noProof/>
                <w:webHidden/>
              </w:rPr>
              <w:t>77</w:t>
            </w:r>
            <w:r>
              <w:rPr>
                <w:noProof/>
                <w:webHidden/>
              </w:rPr>
              <w:fldChar w:fldCharType="end"/>
            </w:r>
            <w:r w:rsidRPr="008C57E4">
              <w:rPr>
                <w:rStyle w:val="Hyperlink"/>
                <w:noProof/>
              </w:rPr>
              <w:fldChar w:fldCharType="end"/>
            </w:r>
          </w:ins>
        </w:p>
        <w:p w14:paraId="471E6DAD" w14:textId="77777777" w:rsidR="00E00D57" w:rsidRDefault="00E00D57">
          <w:pPr>
            <w:pStyle w:val="TOC3"/>
            <w:tabs>
              <w:tab w:val="left" w:pos="1320"/>
              <w:tab w:val="right" w:leader="dot" w:pos="9350"/>
            </w:tabs>
            <w:rPr>
              <w:ins w:id="237" w:author="Curt Beckmann" w:date="2013-06-06T14:17:00Z"/>
              <w:rFonts w:eastAsiaTheme="minorEastAsia"/>
              <w:noProof/>
            </w:rPr>
          </w:pPr>
          <w:ins w:id="23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"_Toc358291627"</w:instrText>
            </w:r>
            <w:r w:rsidRPr="008C57E4">
              <w:rPr>
                <w:rStyle w:val="Hyperlink"/>
                <w:noProof/>
              </w:rPr>
              <w:instrText xml:space="preserve"> </w:instrText>
            </w:r>
            <w:r w:rsidRPr="008C57E4">
              <w:rPr>
                <w:rStyle w:val="Hyperlink"/>
                <w:noProof/>
              </w:rPr>
              <w:fldChar w:fldCharType="separate"/>
            </w:r>
            <w:r w:rsidRPr="008C57E4">
              <w:rPr>
                <w:rStyle w:val="Hyperlink"/>
                <w:noProof/>
              </w:rPr>
              <w:t>8.14.3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_Toc358291627 \h </w:instrText>
            </w:r>
          </w:ins>
          <w:r>
            <w:rPr>
              <w:noProof/>
              <w:webHidden/>
            </w:rPr>
          </w:r>
          <w:r>
            <w:rPr>
              <w:noProof/>
              <w:webHidden/>
            </w:rPr>
            <w:fldChar w:fldCharType="separate"/>
          </w:r>
          <w:ins w:id="239" w:author="Curt Beckmann" w:date="2013-06-06T14:17:00Z">
            <w:r>
              <w:rPr>
                <w:noProof/>
                <w:webHidden/>
              </w:rPr>
              <w:t>81</w:t>
            </w:r>
            <w:r>
              <w:rPr>
                <w:noProof/>
                <w:webHidden/>
              </w:rPr>
              <w:fldChar w:fldCharType="end"/>
            </w:r>
            <w:r w:rsidRPr="008C57E4">
              <w:rPr>
                <w:rStyle w:val="Hyperlink"/>
                <w:noProof/>
              </w:rPr>
              <w:fldChar w:fldCharType="end"/>
            </w:r>
          </w:ins>
        </w:p>
        <w:p w14:paraId="75625F62" w14:textId="77777777" w:rsidR="00E00D57" w:rsidRDefault="00E00D57">
          <w:pPr>
            <w:pStyle w:val="TOC2"/>
            <w:tabs>
              <w:tab w:val="left" w:pos="880"/>
              <w:tab w:val="right" w:leader="dot" w:pos="9350"/>
            </w:tabs>
            <w:rPr>
              <w:ins w:id="240" w:author="Curt Beckmann" w:date="2013-06-06T14:17:00Z"/>
              <w:rFonts w:eastAsiaTheme="minorEastAsia"/>
              <w:noProof/>
            </w:rPr>
          </w:pPr>
          <w:ins w:id="24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"_Toc358291628"</w:instrText>
            </w:r>
            <w:r w:rsidRPr="008C57E4">
              <w:rPr>
                <w:rStyle w:val="Hyperlink"/>
                <w:noProof/>
              </w:rPr>
              <w:instrText xml:space="preserve"> </w:instrText>
            </w:r>
            <w:r w:rsidRPr="008C57E4">
              <w:rPr>
                <w:rStyle w:val="Hyperlink"/>
                <w:noProof/>
              </w:rPr>
              <w:fldChar w:fldCharType="separate"/>
            </w:r>
            <w:r w:rsidRPr="008C57E4">
              <w:rPr>
                <w:rStyle w:val="Hyperlink"/>
                <w:noProof/>
              </w:rPr>
              <w:t>8.15</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_Toc358291628 \h </w:instrText>
            </w:r>
          </w:ins>
          <w:r>
            <w:rPr>
              <w:noProof/>
              <w:webHidden/>
            </w:rPr>
          </w:r>
          <w:r>
            <w:rPr>
              <w:noProof/>
              <w:webHidden/>
            </w:rPr>
            <w:fldChar w:fldCharType="separate"/>
          </w:r>
          <w:ins w:id="242" w:author="Curt Beckmann" w:date="2013-06-06T14:17:00Z">
            <w:r>
              <w:rPr>
                <w:noProof/>
                <w:webHidden/>
              </w:rPr>
              <w:t>82</w:t>
            </w:r>
            <w:r>
              <w:rPr>
                <w:noProof/>
                <w:webHidden/>
              </w:rPr>
              <w:fldChar w:fldCharType="end"/>
            </w:r>
            <w:r w:rsidRPr="008C57E4">
              <w:rPr>
                <w:rStyle w:val="Hyperlink"/>
                <w:noProof/>
              </w:rPr>
              <w:fldChar w:fldCharType="end"/>
            </w:r>
          </w:ins>
        </w:p>
        <w:p w14:paraId="59F23520" w14:textId="77777777" w:rsidR="00E00D57" w:rsidRDefault="00E00D57">
          <w:pPr>
            <w:pStyle w:val="TOC3"/>
            <w:tabs>
              <w:tab w:val="left" w:pos="1320"/>
              <w:tab w:val="right" w:leader="dot" w:pos="9350"/>
            </w:tabs>
            <w:rPr>
              <w:ins w:id="243" w:author="Curt Beckmann" w:date="2013-06-06T14:17:00Z"/>
              <w:rFonts w:eastAsiaTheme="minorEastAsia"/>
              <w:noProof/>
            </w:rPr>
          </w:pPr>
          <w:ins w:id="24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"_Toc358291629"</w:instrText>
            </w:r>
            <w:r w:rsidRPr="008C57E4">
              <w:rPr>
                <w:rStyle w:val="Hyperlink"/>
                <w:noProof/>
              </w:rPr>
              <w:instrText xml:space="preserve"> </w:instrText>
            </w:r>
            <w:r w:rsidRPr="008C57E4">
              <w:rPr>
                <w:rStyle w:val="Hyperlink"/>
                <w:noProof/>
              </w:rPr>
              <w:fldChar w:fldCharType="separate"/>
            </w:r>
            <w:r w:rsidRPr="008C57E4">
              <w:rPr>
                <w:rStyle w:val="Hyperlink"/>
                <w:noProof/>
              </w:rPr>
              <w:t>8.15.1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_Toc358291629 \h </w:instrText>
            </w:r>
          </w:ins>
          <w:r>
            <w:rPr>
              <w:noProof/>
              <w:webHidden/>
            </w:rPr>
          </w:r>
          <w:r>
            <w:rPr>
              <w:noProof/>
              <w:webHidden/>
            </w:rPr>
            <w:fldChar w:fldCharType="separate"/>
          </w:r>
          <w:ins w:id="245" w:author="Curt Beckmann" w:date="2013-06-06T14:17:00Z">
            <w:r>
              <w:rPr>
                <w:noProof/>
                <w:webHidden/>
              </w:rPr>
              <w:t>82</w:t>
            </w:r>
            <w:r>
              <w:rPr>
                <w:noProof/>
                <w:webHidden/>
              </w:rPr>
              <w:fldChar w:fldCharType="end"/>
            </w:r>
            <w:r w:rsidRPr="008C57E4">
              <w:rPr>
                <w:rStyle w:val="Hyperlink"/>
                <w:noProof/>
              </w:rPr>
              <w:fldChar w:fldCharType="end"/>
            </w:r>
          </w:ins>
        </w:p>
        <w:p w14:paraId="3BECF6A6" w14:textId="77777777" w:rsidR="00E00D57" w:rsidRDefault="00E00D57">
          <w:pPr>
            <w:pStyle w:val="TOC3"/>
            <w:tabs>
              <w:tab w:val="left" w:pos="1320"/>
              <w:tab w:val="right" w:leader="dot" w:pos="9350"/>
            </w:tabs>
            <w:rPr>
              <w:ins w:id="246" w:author="Curt Beckmann" w:date="2013-06-06T14:17:00Z"/>
              <w:rFonts w:eastAsiaTheme="minorEastAsia"/>
              <w:noProof/>
            </w:rPr>
          </w:pPr>
          <w:ins w:id="24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"_Toc358291630"</w:instrText>
            </w:r>
            <w:r w:rsidRPr="008C57E4">
              <w:rPr>
                <w:rStyle w:val="Hyperlink"/>
                <w:noProof/>
              </w:rPr>
              <w:instrText xml:space="preserve"> </w:instrText>
            </w:r>
            <w:r w:rsidRPr="008C57E4">
              <w:rPr>
                <w:rStyle w:val="Hyperlink"/>
                <w:noProof/>
              </w:rPr>
              <w:fldChar w:fldCharType="separate"/>
            </w:r>
            <w:r w:rsidRPr="008C57E4">
              <w:rPr>
                <w:rStyle w:val="Hyperlink"/>
                <w:noProof/>
              </w:rPr>
              <w:t>8.15.2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_Toc358291630 \h </w:instrText>
            </w:r>
          </w:ins>
          <w:r>
            <w:rPr>
              <w:noProof/>
              <w:webHidden/>
            </w:rPr>
          </w:r>
          <w:r>
            <w:rPr>
              <w:noProof/>
              <w:webHidden/>
            </w:rPr>
            <w:fldChar w:fldCharType="separate"/>
          </w:r>
          <w:ins w:id="248" w:author="Curt Beckmann" w:date="2013-06-06T14:17:00Z">
            <w:r>
              <w:rPr>
                <w:noProof/>
                <w:webHidden/>
              </w:rPr>
              <w:t>82</w:t>
            </w:r>
            <w:r>
              <w:rPr>
                <w:noProof/>
                <w:webHidden/>
              </w:rPr>
              <w:fldChar w:fldCharType="end"/>
            </w:r>
            <w:r w:rsidRPr="008C57E4">
              <w:rPr>
                <w:rStyle w:val="Hyperlink"/>
                <w:noProof/>
              </w:rPr>
              <w:fldChar w:fldCharType="end"/>
            </w:r>
          </w:ins>
        </w:p>
        <w:p w14:paraId="0CBF18F9" w14:textId="77777777" w:rsidR="00E00D57" w:rsidRDefault="00E00D57">
          <w:pPr>
            <w:pStyle w:val="TOC3"/>
            <w:tabs>
              <w:tab w:val="left" w:pos="1320"/>
              <w:tab w:val="right" w:leader="dot" w:pos="9350"/>
            </w:tabs>
            <w:rPr>
              <w:ins w:id="249" w:author="Curt Beckmann" w:date="2013-06-06T14:17:00Z"/>
              <w:rFonts w:eastAsiaTheme="minorEastAsia"/>
              <w:noProof/>
            </w:rPr>
          </w:pPr>
          <w:ins w:id="25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"_Toc358291631"</w:instrText>
            </w:r>
            <w:r w:rsidRPr="008C57E4">
              <w:rPr>
                <w:rStyle w:val="Hyperlink"/>
                <w:noProof/>
              </w:rPr>
              <w:instrText xml:space="preserve"> </w:instrText>
            </w:r>
            <w:r w:rsidRPr="008C57E4">
              <w:rPr>
                <w:rStyle w:val="Hyperlink"/>
                <w:noProof/>
              </w:rPr>
              <w:fldChar w:fldCharType="separate"/>
            </w:r>
            <w:r w:rsidRPr="008C57E4">
              <w:rPr>
                <w:rStyle w:val="Hyperlink"/>
                <w:noProof/>
              </w:rPr>
              <w:t>8.15.3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_Toc358291631 \h </w:instrText>
            </w:r>
          </w:ins>
          <w:r>
            <w:rPr>
              <w:noProof/>
              <w:webHidden/>
            </w:rPr>
          </w:r>
          <w:r>
            <w:rPr>
              <w:noProof/>
              <w:webHidden/>
            </w:rPr>
            <w:fldChar w:fldCharType="separate"/>
          </w:r>
          <w:ins w:id="251" w:author="Curt Beckmann" w:date="2013-06-06T14:17:00Z">
            <w:r>
              <w:rPr>
                <w:noProof/>
                <w:webHidden/>
              </w:rPr>
              <w:t>84</w:t>
            </w:r>
            <w:r>
              <w:rPr>
                <w:noProof/>
                <w:webHidden/>
              </w:rPr>
              <w:fldChar w:fldCharType="end"/>
            </w:r>
            <w:r w:rsidRPr="008C57E4">
              <w:rPr>
                <w:rStyle w:val="Hyperlink"/>
                <w:noProof/>
              </w:rPr>
              <w:fldChar w:fldCharType="end"/>
            </w:r>
          </w:ins>
        </w:p>
        <w:p w14:paraId="1A2DB3B1" w14:textId="77777777" w:rsidR="00E00D57" w:rsidRDefault="00E00D57">
          <w:pPr>
            <w:pStyle w:val="TOC1"/>
            <w:tabs>
              <w:tab w:val="left" w:pos="440"/>
              <w:tab w:val="right" w:leader="dot" w:pos="9350"/>
            </w:tabs>
            <w:rPr>
              <w:ins w:id="252" w:author="Curt Beckmann" w:date="2013-06-06T14:17:00Z"/>
              <w:rFonts w:eastAsiaTheme="minorEastAsia"/>
              <w:noProof/>
            </w:rPr>
          </w:pPr>
          <w:ins w:id="25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"_Toc358291632"</w:instrText>
            </w:r>
            <w:r w:rsidRPr="008C57E4">
              <w:rPr>
                <w:rStyle w:val="Hyperlink"/>
                <w:noProof/>
              </w:rPr>
              <w:instrText xml:space="preserve"> </w:instrText>
            </w:r>
            <w:r w:rsidRPr="008C57E4">
              <w:rPr>
                <w:rStyle w:val="Hyperlink"/>
                <w:noProof/>
              </w:rPr>
              <w:fldChar w:fldCharType="separate"/>
            </w:r>
            <w:r w:rsidRPr="008C57E4">
              <w:rPr>
                <w:rStyle w:val="Hyperlink"/>
                <w:noProof/>
              </w:rPr>
              <w:t>9</w:t>
            </w:r>
            <w:r>
              <w:rPr>
                <w:rFonts w:eastAsiaTheme="minorEastAsia"/>
                <w:noProof/>
              </w:rPr>
              <w:tab/>
            </w:r>
            <w:r w:rsidRPr="008C57E4">
              <w:rPr>
                <w:rStyle w:val="Hyperlink"/>
                <w:noProof/>
              </w:rPr>
              <w:t>Binding to NETCONF</w:t>
            </w:r>
            <w:r>
              <w:rPr>
                <w:noProof/>
                <w:webHidden/>
              </w:rPr>
              <w:tab/>
            </w:r>
            <w:r>
              <w:rPr>
                <w:noProof/>
                <w:webHidden/>
              </w:rPr>
              <w:fldChar w:fldCharType="begin"/>
            </w:r>
            <w:r>
              <w:rPr>
                <w:noProof/>
                <w:webHidden/>
              </w:rPr>
              <w:instrText xml:space="preserve"> PAGEREF _Toc358291632 \h </w:instrText>
            </w:r>
          </w:ins>
          <w:r>
            <w:rPr>
              <w:noProof/>
              <w:webHidden/>
            </w:rPr>
          </w:r>
          <w:r>
            <w:rPr>
              <w:noProof/>
              <w:webHidden/>
            </w:rPr>
            <w:fldChar w:fldCharType="separate"/>
          </w:r>
          <w:ins w:id="254" w:author="Curt Beckmann" w:date="2013-06-06T14:17:00Z">
            <w:r>
              <w:rPr>
                <w:noProof/>
                <w:webHidden/>
              </w:rPr>
              <w:t>84</w:t>
            </w:r>
            <w:r>
              <w:rPr>
                <w:noProof/>
                <w:webHidden/>
              </w:rPr>
              <w:fldChar w:fldCharType="end"/>
            </w:r>
            <w:r w:rsidRPr="008C57E4">
              <w:rPr>
                <w:rStyle w:val="Hyperlink"/>
                <w:noProof/>
              </w:rPr>
              <w:fldChar w:fldCharType="end"/>
            </w:r>
          </w:ins>
        </w:p>
        <w:p w14:paraId="66535FB8" w14:textId="77777777" w:rsidR="00E00D57" w:rsidRDefault="00E00D57">
          <w:pPr>
            <w:pStyle w:val="TOC2"/>
            <w:tabs>
              <w:tab w:val="left" w:pos="880"/>
              <w:tab w:val="right" w:leader="dot" w:pos="9350"/>
            </w:tabs>
            <w:rPr>
              <w:ins w:id="255" w:author="Curt Beckmann" w:date="2013-06-06T14:17:00Z"/>
              <w:rFonts w:eastAsiaTheme="minorEastAsia"/>
              <w:noProof/>
            </w:rPr>
          </w:pPr>
          <w:ins w:id="25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"_Toc358291633"</w:instrText>
            </w:r>
            <w:r w:rsidRPr="008C57E4">
              <w:rPr>
                <w:rStyle w:val="Hyperlink"/>
                <w:noProof/>
              </w:rPr>
              <w:instrText xml:space="preserve"> </w:instrText>
            </w:r>
            <w:r w:rsidRPr="008C57E4">
              <w:rPr>
                <w:rStyle w:val="Hyperlink"/>
                <w:noProof/>
              </w:rPr>
              <w:fldChar w:fldCharType="separate"/>
            </w:r>
            <w:r w:rsidRPr="008C57E4">
              <w:rPr>
                <w:rStyle w:val="Hyperlink"/>
                <w:noProof/>
              </w:rPr>
              <w:t>9.1</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_Toc358291633 \h </w:instrText>
            </w:r>
          </w:ins>
          <w:r>
            <w:rPr>
              <w:noProof/>
              <w:webHidden/>
            </w:rPr>
          </w:r>
          <w:r>
            <w:rPr>
              <w:noProof/>
              <w:webHidden/>
            </w:rPr>
            <w:fldChar w:fldCharType="separate"/>
          </w:r>
          <w:ins w:id="257" w:author="Curt Beckmann" w:date="2013-06-06T14:17:00Z">
            <w:r>
              <w:rPr>
                <w:noProof/>
                <w:webHidden/>
              </w:rPr>
              <w:t>84</w:t>
            </w:r>
            <w:r>
              <w:rPr>
                <w:noProof/>
                <w:webHidden/>
              </w:rPr>
              <w:fldChar w:fldCharType="end"/>
            </w:r>
            <w:r w:rsidRPr="008C57E4">
              <w:rPr>
                <w:rStyle w:val="Hyperlink"/>
                <w:noProof/>
              </w:rPr>
              <w:fldChar w:fldCharType="end"/>
            </w:r>
          </w:ins>
        </w:p>
        <w:p w14:paraId="278C0E8E" w14:textId="77777777" w:rsidR="00E00D57" w:rsidRDefault="00E00D57">
          <w:pPr>
            <w:pStyle w:val="TOC2"/>
            <w:tabs>
              <w:tab w:val="left" w:pos="880"/>
              <w:tab w:val="right" w:leader="dot" w:pos="9350"/>
            </w:tabs>
            <w:rPr>
              <w:ins w:id="258" w:author="Curt Beckmann" w:date="2013-06-06T14:17:00Z"/>
              <w:rFonts w:eastAsiaTheme="minorEastAsia"/>
              <w:noProof/>
            </w:rPr>
          </w:pPr>
          <w:ins w:id="25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"_Toc358291634"</w:instrText>
            </w:r>
            <w:r w:rsidRPr="008C57E4">
              <w:rPr>
                <w:rStyle w:val="Hyperlink"/>
                <w:noProof/>
              </w:rPr>
              <w:instrText xml:space="preserve"> </w:instrText>
            </w:r>
            <w:r w:rsidRPr="008C57E4">
              <w:rPr>
                <w:rStyle w:val="Hyperlink"/>
                <w:noProof/>
              </w:rPr>
              <w:fldChar w:fldCharType="separate"/>
            </w:r>
            <w:r w:rsidRPr="008C57E4">
              <w:rPr>
                <w:rStyle w:val="Hyperlink"/>
                <w:noProof/>
              </w:rPr>
              <w:t>9.2</w:t>
            </w:r>
            <w:r>
              <w:rPr>
                <w:rFonts w:eastAsiaTheme="minorEastAsia"/>
                <w:noProof/>
              </w:rPr>
              <w:tab/>
            </w:r>
            <w:r w:rsidRPr="008C57E4">
              <w:rPr>
                <w:rStyle w:val="Hyperlink"/>
                <w:noProof/>
              </w:rPr>
              <w:t>How the Data Model is Bound to NETCONF</w:t>
            </w:r>
            <w:r>
              <w:rPr>
                <w:noProof/>
                <w:webHidden/>
              </w:rPr>
              <w:tab/>
            </w:r>
            <w:r>
              <w:rPr>
                <w:noProof/>
                <w:webHidden/>
              </w:rPr>
              <w:fldChar w:fldCharType="begin"/>
            </w:r>
            <w:r>
              <w:rPr>
                <w:noProof/>
                <w:webHidden/>
              </w:rPr>
              <w:instrText xml:space="preserve"> PAGEREF _Toc358291634 \h </w:instrText>
            </w:r>
          </w:ins>
          <w:r>
            <w:rPr>
              <w:noProof/>
              <w:webHidden/>
            </w:rPr>
          </w:r>
          <w:r>
            <w:rPr>
              <w:noProof/>
              <w:webHidden/>
            </w:rPr>
            <w:fldChar w:fldCharType="separate"/>
          </w:r>
          <w:ins w:id="260" w:author="Curt Beckmann" w:date="2013-06-06T14:17:00Z">
            <w:r>
              <w:rPr>
                <w:noProof/>
                <w:webHidden/>
              </w:rPr>
              <w:t>85</w:t>
            </w:r>
            <w:r>
              <w:rPr>
                <w:noProof/>
                <w:webHidden/>
              </w:rPr>
              <w:fldChar w:fldCharType="end"/>
            </w:r>
            <w:r w:rsidRPr="008C57E4">
              <w:rPr>
                <w:rStyle w:val="Hyperlink"/>
                <w:noProof/>
              </w:rPr>
              <w:fldChar w:fldCharType="end"/>
            </w:r>
          </w:ins>
        </w:p>
        <w:p w14:paraId="431728F7" w14:textId="77777777" w:rsidR="00E00D57" w:rsidRDefault="00E00D57">
          <w:pPr>
            <w:pStyle w:val="TOC3"/>
            <w:tabs>
              <w:tab w:val="left" w:pos="1320"/>
              <w:tab w:val="right" w:leader="dot" w:pos="9350"/>
            </w:tabs>
            <w:rPr>
              <w:ins w:id="261" w:author="Curt Beckmann" w:date="2013-06-06T14:17:00Z"/>
              <w:rFonts w:eastAsiaTheme="minorEastAsia"/>
              <w:noProof/>
            </w:rPr>
          </w:pPr>
          <w:ins w:id="26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"_Toc358291635"</w:instrText>
            </w:r>
            <w:r w:rsidRPr="008C57E4">
              <w:rPr>
                <w:rStyle w:val="Hyperlink"/>
                <w:noProof/>
              </w:rPr>
              <w:instrText xml:space="preserve"> </w:instrText>
            </w:r>
            <w:r w:rsidRPr="008C57E4">
              <w:rPr>
                <w:rStyle w:val="Hyperlink"/>
                <w:noProof/>
              </w:rPr>
              <w:fldChar w:fldCharType="separate"/>
            </w:r>
            <w:r w:rsidRPr="008C57E4">
              <w:rPr>
                <w:rStyle w:val="Hyperlink"/>
                <w:noProof/>
              </w:rPr>
              <w:t>9.2.1</w:t>
            </w:r>
            <w:r>
              <w:rPr>
                <w:rFonts w:eastAsiaTheme="minorEastAsia"/>
                <w:noProof/>
              </w:rPr>
              <w:tab/>
            </w:r>
            <w:r w:rsidRPr="008C57E4">
              <w:rPr>
                <w:rStyle w:val="Hyperlink"/>
                <w:noProof/>
              </w:rPr>
              <w:t>edit-config</w:t>
            </w:r>
            <w:r>
              <w:rPr>
                <w:noProof/>
                <w:webHidden/>
              </w:rPr>
              <w:tab/>
            </w:r>
            <w:r>
              <w:rPr>
                <w:noProof/>
                <w:webHidden/>
              </w:rPr>
              <w:fldChar w:fldCharType="begin"/>
            </w:r>
            <w:r>
              <w:rPr>
                <w:noProof/>
                <w:webHidden/>
              </w:rPr>
              <w:instrText xml:space="preserve"> PAGEREF _Toc358291635 \h </w:instrText>
            </w:r>
          </w:ins>
          <w:r>
            <w:rPr>
              <w:noProof/>
              <w:webHidden/>
            </w:rPr>
          </w:r>
          <w:r>
            <w:rPr>
              <w:noProof/>
              <w:webHidden/>
            </w:rPr>
            <w:fldChar w:fldCharType="separate"/>
          </w:r>
          <w:ins w:id="263" w:author="Curt Beckmann" w:date="2013-06-06T14:17:00Z">
            <w:r>
              <w:rPr>
                <w:noProof/>
                <w:webHidden/>
              </w:rPr>
              <w:t>85</w:t>
            </w:r>
            <w:r>
              <w:rPr>
                <w:noProof/>
                <w:webHidden/>
              </w:rPr>
              <w:fldChar w:fldCharType="end"/>
            </w:r>
            <w:r w:rsidRPr="008C57E4">
              <w:rPr>
                <w:rStyle w:val="Hyperlink"/>
                <w:noProof/>
              </w:rPr>
              <w:fldChar w:fldCharType="end"/>
            </w:r>
          </w:ins>
        </w:p>
        <w:p w14:paraId="6A8B5B3A" w14:textId="77777777" w:rsidR="00E00D57" w:rsidRDefault="00E00D57">
          <w:pPr>
            <w:pStyle w:val="TOC3"/>
            <w:tabs>
              <w:tab w:val="left" w:pos="1320"/>
              <w:tab w:val="right" w:leader="dot" w:pos="9350"/>
            </w:tabs>
            <w:rPr>
              <w:ins w:id="264" w:author="Curt Beckmann" w:date="2013-06-06T14:17:00Z"/>
              <w:rFonts w:eastAsiaTheme="minorEastAsia"/>
              <w:noProof/>
            </w:rPr>
          </w:pPr>
          <w:ins w:id="26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"_Toc358291636"</w:instrText>
            </w:r>
            <w:r w:rsidRPr="008C57E4">
              <w:rPr>
                <w:rStyle w:val="Hyperlink"/>
                <w:noProof/>
              </w:rPr>
              <w:instrText xml:space="preserve"> </w:instrText>
            </w:r>
            <w:r w:rsidRPr="008C57E4">
              <w:rPr>
                <w:rStyle w:val="Hyperlink"/>
                <w:noProof/>
              </w:rPr>
              <w:fldChar w:fldCharType="separate"/>
            </w:r>
            <w:r w:rsidRPr="008C57E4">
              <w:rPr>
                <w:rStyle w:val="Hyperlink"/>
                <w:noProof/>
              </w:rPr>
              <w:t>9.2.2</w:t>
            </w:r>
            <w:r>
              <w:rPr>
                <w:rFonts w:eastAsiaTheme="minorEastAsia"/>
                <w:noProof/>
              </w:rPr>
              <w:tab/>
            </w:r>
            <w:r w:rsidRPr="008C57E4">
              <w:rPr>
                <w:rStyle w:val="Hyperlink"/>
                <w:noProof/>
              </w:rPr>
              <w:t>get-config</w:t>
            </w:r>
            <w:r>
              <w:rPr>
                <w:noProof/>
                <w:webHidden/>
              </w:rPr>
              <w:tab/>
            </w:r>
            <w:r>
              <w:rPr>
                <w:noProof/>
                <w:webHidden/>
              </w:rPr>
              <w:fldChar w:fldCharType="begin"/>
            </w:r>
            <w:r>
              <w:rPr>
                <w:noProof/>
                <w:webHidden/>
              </w:rPr>
              <w:instrText xml:space="preserve"> PAGEREF _Toc358291636 \h </w:instrText>
            </w:r>
          </w:ins>
          <w:r>
            <w:rPr>
              <w:noProof/>
              <w:webHidden/>
            </w:rPr>
          </w:r>
          <w:r>
            <w:rPr>
              <w:noProof/>
              <w:webHidden/>
            </w:rPr>
            <w:fldChar w:fldCharType="separate"/>
          </w:r>
          <w:ins w:id="266" w:author="Curt Beckmann" w:date="2013-06-06T14:17:00Z">
            <w:r>
              <w:rPr>
                <w:noProof/>
                <w:webHidden/>
              </w:rPr>
              <w:t>87</w:t>
            </w:r>
            <w:r>
              <w:rPr>
                <w:noProof/>
                <w:webHidden/>
              </w:rPr>
              <w:fldChar w:fldCharType="end"/>
            </w:r>
            <w:r w:rsidRPr="008C57E4">
              <w:rPr>
                <w:rStyle w:val="Hyperlink"/>
                <w:noProof/>
              </w:rPr>
              <w:fldChar w:fldCharType="end"/>
            </w:r>
          </w:ins>
        </w:p>
        <w:p w14:paraId="7F37B58E" w14:textId="77777777" w:rsidR="00E00D57" w:rsidRDefault="00E00D57">
          <w:pPr>
            <w:pStyle w:val="TOC3"/>
            <w:tabs>
              <w:tab w:val="left" w:pos="1320"/>
              <w:tab w:val="right" w:leader="dot" w:pos="9350"/>
            </w:tabs>
            <w:rPr>
              <w:ins w:id="267" w:author="Curt Beckmann" w:date="2013-06-06T14:17:00Z"/>
              <w:rFonts w:eastAsiaTheme="minorEastAsia"/>
              <w:noProof/>
            </w:rPr>
          </w:pPr>
          <w:ins w:id="26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"_Toc358291637"</w:instrText>
            </w:r>
            <w:r w:rsidRPr="008C57E4">
              <w:rPr>
                <w:rStyle w:val="Hyperlink"/>
                <w:noProof/>
              </w:rPr>
              <w:instrText xml:space="preserve"> </w:instrText>
            </w:r>
            <w:r w:rsidRPr="008C57E4">
              <w:rPr>
                <w:rStyle w:val="Hyperlink"/>
                <w:noProof/>
              </w:rPr>
              <w:fldChar w:fldCharType="separate"/>
            </w:r>
            <w:r w:rsidRPr="008C57E4">
              <w:rPr>
                <w:rStyle w:val="Hyperlink"/>
                <w:noProof/>
              </w:rPr>
              <w:t>9.2.3</w:t>
            </w:r>
            <w:r>
              <w:rPr>
                <w:rFonts w:eastAsiaTheme="minorEastAsia"/>
                <w:noProof/>
              </w:rPr>
              <w:tab/>
            </w:r>
            <w:r w:rsidRPr="008C57E4">
              <w:rPr>
                <w:rStyle w:val="Hyperlink"/>
                <w:noProof/>
              </w:rPr>
              <w:t>copy-config</w:t>
            </w:r>
            <w:r>
              <w:rPr>
                <w:noProof/>
                <w:webHidden/>
              </w:rPr>
              <w:tab/>
            </w:r>
            <w:r>
              <w:rPr>
                <w:noProof/>
                <w:webHidden/>
              </w:rPr>
              <w:fldChar w:fldCharType="begin"/>
            </w:r>
            <w:r>
              <w:rPr>
                <w:noProof/>
                <w:webHidden/>
              </w:rPr>
              <w:instrText xml:space="preserve"> PAGEREF _Toc358291637 \h </w:instrText>
            </w:r>
          </w:ins>
          <w:r>
            <w:rPr>
              <w:noProof/>
              <w:webHidden/>
            </w:rPr>
          </w:r>
          <w:r>
            <w:rPr>
              <w:noProof/>
              <w:webHidden/>
            </w:rPr>
            <w:fldChar w:fldCharType="separate"/>
          </w:r>
          <w:ins w:id="269" w:author="Curt Beckmann" w:date="2013-06-06T14:17:00Z">
            <w:r>
              <w:rPr>
                <w:noProof/>
                <w:webHidden/>
              </w:rPr>
              <w:t>88</w:t>
            </w:r>
            <w:r>
              <w:rPr>
                <w:noProof/>
                <w:webHidden/>
              </w:rPr>
              <w:fldChar w:fldCharType="end"/>
            </w:r>
            <w:r w:rsidRPr="008C57E4">
              <w:rPr>
                <w:rStyle w:val="Hyperlink"/>
                <w:noProof/>
              </w:rPr>
              <w:fldChar w:fldCharType="end"/>
            </w:r>
          </w:ins>
        </w:p>
        <w:p w14:paraId="173D0199" w14:textId="77777777" w:rsidR="00E00D57" w:rsidRDefault="00E00D57">
          <w:pPr>
            <w:pStyle w:val="TOC3"/>
            <w:tabs>
              <w:tab w:val="left" w:pos="1320"/>
              <w:tab w:val="right" w:leader="dot" w:pos="9350"/>
            </w:tabs>
            <w:rPr>
              <w:ins w:id="270" w:author="Curt Beckmann" w:date="2013-06-06T14:17:00Z"/>
              <w:rFonts w:eastAsiaTheme="minorEastAsia"/>
              <w:noProof/>
            </w:rPr>
          </w:pPr>
          <w:ins w:id="27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"_Toc358291638"</w:instrText>
            </w:r>
            <w:r w:rsidRPr="008C57E4">
              <w:rPr>
                <w:rStyle w:val="Hyperlink"/>
                <w:noProof/>
              </w:rPr>
              <w:instrText xml:space="preserve"> </w:instrText>
            </w:r>
            <w:r w:rsidRPr="008C57E4">
              <w:rPr>
                <w:rStyle w:val="Hyperlink"/>
                <w:noProof/>
              </w:rPr>
              <w:fldChar w:fldCharType="separate"/>
            </w:r>
            <w:r w:rsidRPr="008C57E4">
              <w:rPr>
                <w:rStyle w:val="Hyperlink"/>
                <w:noProof/>
              </w:rPr>
              <w:t>9.2.4</w:t>
            </w:r>
            <w:r>
              <w:rPr>
                <w:rFonts w:eastAsiaTheme="minorEastAsia"/>
                <w:noProof/>
              </w:rPr>
              <w:tab/>
            </w:r>
            <w:r w:rsidRPr="008C57E4">
              <w:rPr>
                <w:rStyle w:val="Hyperlink"/>
                <w:noProof/>
              </w:rPr>
              <w:t>delete-config</w:t>
            </w:r>
            <w:r>
              <w:rPr>
                <w:noProof/>
                <w:webHidden/>
              </w:rPr>
              <w:tab/>
            </w:r>
            <w:r>
              <w:rPr>
                <w:noProof/>
                <w:webHidden/>
              </w:rPr>
              <w:fldChar w:fldCharType="begin"/>
            </w:r>
            <w:r>
              <w:rPr>
                <w:noProof/>
                <w:webHidden/>
              </w:rPr>
              <w:instrText xml:space="preserve"> PAGEREF _Toc358291638 \h </w:instrText>
            </w:r>
          </w:ins>
          <w:r>
            <w:rPr>
              <w:noProof/>
              <w:webHidden/>
            </w:rPr>
          </w:r>
          <w:r>
            <w:rPr>
              <w:noProof/>
              <w:webHidden/>
            </w:rPr>
            <w:fldChar w:fldCharType="separate"/>
          </w:r>
          <w:ins w:id="272" w:author="Curt Beckmann" w:date="2013-06-06T14:17:00Z">
            <w:r>
              <w:rPr>
                <w:noProof/>
                <w:webHidden/>
              </w:rPr>
              <w:t>88</w:t>
            </w:r>
            <w:r>
              <w:rPr>
                <w:noProof/>
                <w:webHidden/>
              </w:rPr>
              <w:fldChar w:fldCharType="end"/>
            </w:r>
            <w:r w:rsidRPr="008C57E4">
              <w:rPr>
                <w:rStyle w:val="Hyperlink"/>
                <w:noProof/>
              </w:rPr>
              <w:fldChar w:fldCharType="end"/>
            </w:r>
          </w:ins>
        </w:p>
        <w:p w14:paraId="1A730B8C" w14:textId="77777777" w:rsidR="00E00D57" w:rsidRDefault="00E00D57">
          <w:pPr>
            <w:pStyle w:val="TOC2"/>
            <w:tabs>
              <w:tab w:val="left" w:pos="880"/>
              <w:tab w:val="right" w:leader="dot" w:pos="9350"/>
            </w:tabs>
            <w:rPr>
              <w:ins w:id="273" w:author="Curt Beckmann" w:date="2013-06-06T14:17:00Z"/>
              <w:rFonts w:eastAsiaTheme="minorEastAsia"/>
              <w:noProof/>
            </w:rPr>
          </w:pPr>
          <w:ins w:id="27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"_Toc358291639"</w:instrText>
            </w:r>
            <w:r w:rsidRPr="008C57E4">
              <w:rPr>
                <w:rStyle w:val="Hyperlink"/>
                <w:noProof/>
              </w:rPr>
              <w:instrText xml:space="preserve"> </w:instrText>
            </w:r>
            <w:r w:rsidRPr="008C57E4">
              <w:rPr>
                <w:rStyle w:val="Hyperlink"/>
                <w:noProof/>
              </w:rPr>
              <w:fldChar w:fldCharType="separate"/>
            </w:r>
            <w:r w:rsidRPr="008C57E4">
              <w:rPr>
                <w:rStyle w:val="Hyperlink"/>
                <w:noProof/>
              </w:rPr>
              <w:t>9.3</w:t>
            </w:r>
            <w:r>
              <w:rPr>
                <w:rFonts w:eastAsiaTheme="minorEastAsia"/>
                <w:noProof/>
              </w:rPr>
              <w:tab/>
            </w:r>
            <w:r w:rsidRPr="008C57E4">
              <w:rPr>
                <w:rStyle w:val="Hyperlink"/>
                <w:noProof/>
              </w:rPr>
              <w:t>RPC error</w:t>
            </w:r>
            <w:r>
              <w:rPr>
                <w:noProof/>
                <w:webHidden/>
              </w:rPr>
              <w:tab/>
            </w:r>
            <w:r>
              <w:rPr>
                <w:noProof/>
                <w:webHidden/>
              </w:rPr>
              <w:fldChar w:fldCharType="begin"/>
            </w:r>
            <w:r>
              <w:rPr>
                <w:noProof/>
                <w:webHidden/>
              </w:rPr>
              <w:instrText xml:space="preserve"> PAGEREF _Toc358291639 \h </w:instrText>
            </w:r>
          </w:ins>
          <w:r>
            <w:rPr>
              <w:noProof/>
              <w:webHidden/>
            </w:rPr>
          </w:r>
          <w:r>
            <w:rPr>
              <w:noProof/>
              <w:webHidden/>
            </w:rPr>
            <w:fldChar w:fldCharType="separate"/>
          </w:r>
          <w:ins w:id="275" w:author="Curt Beckmann" w:date="2013-06-06T14:17:00Z">
            <w:r>
              <w:rPr>
                <w:noProof/>
                <w:webHidden/>
              </w:rPr>
              <w:t>89</w:t>
            </w:r>
            <w:r>
              <w:rPr>
                <w:noProof/>
                <w:webHidden/>
              </w:rPr>
              <w:fldChar w:fldCharType="end"/>
            </w:r>
            <w:r w:rsidRPr="008C57E4">
              <w:rPr>
                <w:rStyle w:val="Hyperlink"/>
                <w:noProof/>
              </w:rPr>
              <w:fldChar w:fldCharType="end"/>
            </w:r>
          </w:ins>
        </w:p>
        <w:p w14:paraId="4A8EBFD8" w14:textId="77777777" w:rsidR="00E00D57" w:rsidRDefault="00E00D57">
          <w:pPr>
            <w:pStyle w:val="TOC2"/>
            <w:tabs>
              <w:tab w:val="left" w:pos="1540"/>
              <w:tab w:val="right" w:leader="dot" w:pos="9350"/>
            </w:tabs>
            <w:rPr>
              <w:ins w:id="276" w:author="Curt Beckmann" w:date="2013-06-06T14:17:00Z"/>
              <w:rFonts w:eastAsiaTheme="minorEastAsia"/>
              <w:noProof/>
            </w:rPr>
          </w:pPr>
          <w:ins w:id="27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"_Toc358291640"</w:instrText>
            </w:r>
            <w:r w:rsidRPr="008C57E4">
              <w:rPr>
                <w:rStyle w:val="Hyperlink"/>
                <w:noProof/>
              </w:rPr>
              <w:instrText xml:space="preserve"> </w:instrText>
            </w:r>
            <w:r w:rsidRPr="008C57E4">
              <w:rPr>
                <w:rStyle w:val="Hyperlink"/>
                <w:noProof/>
              </w:rPr>
              <w:fldChar w:fldCharType="separate"/>
            </w:r>
            <w:r w:rsidRPr="008C57E4">
              <w:rPr>
                <w:rStyle w:val="Hyperlink"/>
                <w:noProof/>
              </w:rPr>
              <w:t>Appendix A</w:t>
            </w:r>
            <w:r>
              <w:rPr>
                <w:rFonts w:eastAsiaTheme="minorEastAsia"/>
                <w:noProof/>
              </w:rPr>
              <w:tab/>
            </w:r>
            <w:r w:rsidRPr="008C57E4">
              <w:rPr>
                <w:rStyle w:val="Hyperlink"/>
                <w:noProof/>
              </w:rPr>
              <w:t>Bibliography</w:t>
            </w:r>
            <w:r>
              <w:rPr>
                <w:noProof/>
                <w:webHidden/>
              </w:rPr>
              <w:tab/>
            </w:r>
            <w:r>
              <w:rPr>
                <w:noProof/>
                <w:webHidden/>
              </w:rPr>
              <w:fldChar w:fldCharType="begin"/>
            </w:r>
            <w:r>
              <w:rPr>
                <w:noProof/>
                <w:webHidden/>
              </w:rPr>
              <w:instrText xml:space="preserve"> PAGEREF _Toc358291640 \h </w:instrText>
            </w:r>
          </w:ins>
          <w:r>
            <w:rPr>
              <w:noProof/>
              <w:webHidden/>
            </w:rPr>
          </w:r>
          <w:r>
            <w:rPr>
              <w:noProof/>
              <w:webHidden/>
            </w:rPr>
            <w:fldChar w:fldCharType="separate"/>
          </w:r>
          <w:ins w:id="278" w:author="Curt Beckmann" w:date="2013-06-06T14:17:00Z">
            <w:r>
              <w:rPr>
                <w:noProof/>
                <w:webHidden/>
              </w:rPr>
              <w:t>90</w:t>
            </w:r>
            <w:r>
              <w:rPr>
                <w:noProof/>
                <w:webHidden/>
              </w:rPr>
              <w:fldChar w:fldCharType="end"/>
            </w:r>
            <w:r w:rsidRPr="008C57E4">
              <w:rPr>
                <w:rStyle w:val="Hyperlink"/>
                <w:noProof/>
              </w:rPr>
              <w:fldChar w:fldCharType="end"/>
            </w:r>
          </w:ins>
        </w:p>
        <w:p w14:paraId="2A65027D" w14:textId="77777777" w:rsidR="00C128FA" w:rsidDel="00E00D57" w:rsidRDefault="00C128FA">
          <w:pPr>
            <w:pStyle w:val="TOC1"/>
            <w:tabs>
              <w:tab w:val="left" w:pos="440"/>
              <w:tab w:val="right" w:leader="dot" w:pos="9350"/>
            </w:tabs>
            <w:rPr>
              <w:del w:id="279" w:author="Curt Beckmann" w:date="2013-06-06T14:17:00Z"/>
              <w:rFonts w:eastAsiaTheme="minorEastAsia"/>
              <w:noProof/>
            </w:rPr>
          </w:pPr>
          <w:del w:id="280" w:author="Curt Beckmann" w:date="2013-06-06T14:17:00Z">
            <w:r w:rsidRPr="00E00D57" w:rsidDel="00E00D57">
              <w:rPr>
                <w:rPrChange w:id="281" w:author="Curt Beckmann" w:date="2013-06-06T14:17:00Z">
                  <w:rPr>
                    <w:rStyle w:val="Hyperlink"/>
                    <w:noProof/>
                  </w:rPr>
                </w:rPrChange>
              </w:rPr>
              <w:delText>1</w:delText>
            </w:r>
            <w:r w:rsidDel="00E00D57">
              <w:rPr>
                <w:rFonts w:eastAsiaTheme="minorEastAsia"/>
                <w:noProof/>
              </w:rPr>
              <w:tab/>
            </w:r>
            <w:r w:rsidRPr="00E00D57" w:rsidDel="00E00D57">
              <w:rPr>
                <w:rPrChange w:id="282" w:author="Curt Beckmann" w:date="2013-06-06T14:17:00Z">
                  <w:rPr>
                    <w:rStyle w:val="Hyperlink"/>
                    <w:noProof/>
                  </w:rPr>
                </w:rPrChange>
              </w:rPr>
              <w:delText>Introduction</w:delText>
            </w:r>
            <w:r w:rsidDel="00E00D57">
              <w:rPr>
                <w:noProof/>
                <w:webHidden/>
              </w:rPr>
              <w:tab/>
              <w:delText>5</w:delText>
            </w:r>
          </w:del>
        </w:p>
        <w:p w14:paraId="001D49EF" w14:textId="77777777" w:rsidR="00C128FA" w:rsidDel="00E00D57" w:rsidRDefault="00C128FA">
          <w:pPr>
            <w:pStyle w:val="TOC1"/>
            <w:tabs>
              <w:tab w:val="left" w:pos="440"/>
              <w:tab w:val="right" w:leader="dot" w:pos="9350"/>
            </w:tabs>
            <w:rPr>
              <w:del w:id="283" w:author="Curt Beckmann" w:date="2013-06-06T14:17:00Z"/>
              <w:rFonts w:eastAsiaTheme="minorEastAsia"/>
              <w:noProof/>
            </w:rPr>
          </w:pPr>
          <w:del w:id="284" w:author="Curt Beckmann" w:date="2013-06-06T14:17:00Z">
            <w:r w:rsidRPr="00E00D57" w:rsidDel="00E00D57">
              <w:rPr>
                <w:rPrChange w:id="285" w:author="Curt Beckmann" w:date="2013-06-06T14:17:00Z">
                  <w:rPr>
                    <w:rStyle w:val="Hyperlink"/>
                    <w:noProof/>
                  </w:rPr>
                </w:rPrChange>
              </w:rPr>
              <w:delText>2</w:delText>
            </w:r>
            <w:r w:rsidDel="00E00D57">
              <w:rPr>
                <w:rFonts w:eastAsiaTheme="minorEastAsia"/>
                <w:noProof/>
              </w:rPr>
              <w:tab/>
            </w:r>
            <w:r w:rsidRPr="00E00D57" w:rsidDel="00E00D57">
              <w:rPr>
                <w:rPrChange w:id="286" w:author="Curt Beckmann" w:date="2013-06-06T14:17:00Z">
                  <w:rPr>
                    <w:rStyle w:val="Hyperlink"/>
                    <w:noProof/>
                  </w:rPr>
                </w:rPrChange>
              </w:rPr>
              <w:delText>Motivation</w:delText>
            </w:r>
            <w:r w:rsidDel="00E00D57">
              <w:rPr>
                <w:noProof/>
                <w:webHidden/>
              </w:rPr>
              <w:tab/>
              <w:delText>5</w:delText>
            </w:r>
          </w:del>
        </w:p>
        <w:p w14:paraId="7EAA051A" w14:textId="77777777" w:rsidR="00C128FA" w:rsidDel="00E00D57" w:rsidRDefault="00C128FA">
          <w:pPr>
            <w:pStyle w:val="TOC1"/>
            <w:tabs>
              <w:tab w:val="left" w:pos="440"/>
              <w:tab w:val="right" w:leader="dot" w:pos="9350"/>
            </w:tabs>
            <w:rPr>
              <w:del w:id="287" w:author="Curt Beckmann" w:date="2013-06-06T14:17:00Z"/>
              <w:rFonts w:eastAsiaTheme="minorEastAsia"/>
              <w:noProof/>
            </w:rPr>
          </w:pPr>
          <w:del w:id="288" w:author="Curt Beckmann" w:date="2013-06-06T14:17:00Z">
            <w:r w:rsidRPr="00E00D57" w:rsidDel="00E00D57">
              <w:rPr>
                <w:rPrChange w:id="289" w:author="Curt Beckmann" w:date="2013-06-06T14:17:00Z">
                  <w:rPr>
                    <w:rStyle w:val="Hyperlink"/>
                    <w:noProof/>
                  </w:rPr>
                </w:rPrChange>
              </w:rPr>
              <w:delText>3</w:delText>
            </w:r>
            <w:r w:rsidDel="00E00D57">
              <w:rPr>
                <w:rFonts w:eastAsiaTheme="minorEastAsia"/>
                <w:noProof/>
              </w:rPr>
              <w:tab/>
            </w:r>
            <w:r w:rsidRPr="00E00D57" w:rsidDel="00E00D57">
              <w:rPr>
                <w:rPrChange w:id="290" w:author="Curt Beckmann" w:date="2013-06-06T14:17:00Z">
                  <w:rPr>
                    <w:rStyle w:val="Hyperlink"/>
                    <w:noProof/>
                  </w:rPr>
                </w:rPrChange>
              </w:rPr>
              <w:delText>Scope</w:delText>
            </w:r>
            <w:r w:rsidDel="00E00D57">
              <w:rPr>
                <w:noProof/>
                <w:webHidden/>
              </w:rPr>
              <w:tab/>
              <w:delText>7</w:delText>
            </w:r>
          </w:del>
        </w:p>
        <w:p w14:paraId="5B92A7E3" w14:textId="77777777" w:rsidR="00C128FA" w:rsidDel="00E00D57" w:rsidRDefault="00C128FA">
          <w:pPr>
            <w:pStyle w:val="TOC1"/>
            <w:tabs>
              <w:tab w:val="left" w:pos="440"/>
              <w:tab w:val="right" w:leader="dot" w:pos="9350"/>
            </w:tabs>
            <w:rPr>
              <w:del w:id="291" w:author="Curt Beckmann" w:date="2013-06-06T14:17:00Z"/>
              <w:rFonts w:eastAsiaTheme="minorEastAsia"/>
              <w:noProof/>
            </w:rPr>
          </w:pPr>
          <w:del w:id="292" w:author="Curt Beckmann" w:date="2013-06-06T14:17:00Z">
            <w:r w:rsidRPr="00E00D57" w:rsidDel="00E00D57">
              <w:rPr>
                <w:rPrChange w:id="293" w:author="Curt Beckmann" w:date="2013-06-06T14:17:00Z">
                  <w:rPr>
                    <w:rStyle w:val="Hyperlink"/>
                    <w:noProof/>
                  </w:rPr>
                </w:rPrChange>
              </w:rPr>
              <w:delText>4</w:delText>
            </w:r>
            <w:r w:rsidDel="00E00D57">
              <w:rPr>
                <w:rFonts w:eastAsiaTheme="minorEastAsia"/>
                <w:noProof/>
              </w:rPr>
              <w:tab/>
            </w:r>
            <w:r w:rsidRPr="00E00D57" w:rsidDel="00E00D57">
              <w:rPr>
                <w:rPrChange w:id="294" w:author="Curt Beckmann" w:date="2013-06-06T14:17:00Z">
                  <w:rPr>
                    <w:rStyle w:val="Hyperlink"/>
                    <w:noProof/>
                  </w:rPr>
                </w:rPrChange>
              </w:rPr>
              <w:delText>Normative Language</w:delText>
            </w:r>
            <w:r w:rsidDel="00E00D57">
              <w:rPr>
                <w:noProof/>
                <w:webHidden/>
              </w:rPr>
              <w:tab/>
              <w:delText>8</w:delText>
            </w:r>
          </w:del>
        </w:p>
        <w:p w14:paraId="243F97D8" w14:textId="77777777" w:rsidR="00C128FA" w:rsidDel="00E00D57" w:rsidRDefault="00C128FA">
          <w:pPr>
            <w:pStyle w:val="TOC1"/>
            <w:tabs>
              <w:tab w:val="left" w:pos="440"/>
              <w:tab w:val="right" w:leader="dot" w:pos="9350"/>
            </w:tabs>
            <w:rPr>
              <w:del w:id="295" w:author="Curt Beckmann" w:date="2013-06-06T14:17:00Z"/>
              <w:rFonts w:eastAsiaTheme="minorEastAsia"/>
              <w:noProof/>
            </w:rPr>
          </w:pPr>
          <w:del w:id="296" w:author="Curt Beckmann" w:date="2013-06-06T14:17:00Z">
            <w:r w:rsidRPr="00E00D57" w:rsidDel="00E00D57">
              <w:rPr>
                <w:rPrChange w:id="297" w:author="Curt Beckmann" w:date="2013-06-06T14:17:00Z">
                  <w:rPr>
                    <w:rStyle w:val="Hyperlink"/>
                    <w:noProof/>
                  </w:rPr>
                </w:rPrChange>
              </w:rPr>
              <w:delText>5</w:delText>
            </w:r>
            <w:r w:rsidDel="00E00D57">
              <w:rPr>
                <w:rFonts w:eastAsiaTheme="minorEastAsia"/>
                <w:noProof/>
              </w:rPr>
              <w:tab/>
            </w:r>
            <w:r w:rsidRPr="00E00D57" w:rsidDel="00E00D57">
              <w:rPr>
                <w:rPrChange w:id="298" w:author="Curt Beckmann" w:date="2013-06-06T14:17:00Z">
                  <w:rPr>
                    <w:rStyle w:val="Hyperlink"/>
                    <w:noProof/>
                  </w:rPr>
                </w:rPrChange>
              </w:rPr>
              <w:delText>Terms</w:delText>
            </w:r>
            <w:r w:rsidDel="00E00D57">
              <w:rPr>
                <w:noProof/>
                <w:webHidden/>
              </w:rPr>
              <w:tab/>
              <w:delText>8</w:delText>
            </w:r>
          </w:del>
        </w:p>
        <w:p w14:paraId="36B0EDEB" w14:textId="77777777" w:rsidR="00C128FA" w:rsidDel="00E00D57" w:rsidRDefault="00C128FA">
          <w:pPr>
            <w:pStyle w:val="TOC2"/>
            <w:tabs>
              <w:tab w:val="left" w:pos="880"/>
              <w:tab w:val="right" w:leader="dot" w:pos="9350"/>
            </w:tabs>
            <w:rPr>
              <w:del w:id="299" w:author="Curt Beckmann" w:date="2013-06-06T14:17:00Z"/>
              <w:rFonts w:eastAsiaTheme="minorEastAsia"/>
              <w:noProof/>
            </w:rPr>
          </w:pPr>
          <w:del w:id="300" w:author="Curt Beckmann" w:date="2013-06-06T14:17:00Z">
            <w:r w:rsidRPr="00E00D57" w:rsidDel="00E00D57">
              <w:rPr>
                <w:rPrChange w:id="301" w:author="Curt Beckmann" w:date="2013-06-06T14:17:00Z">
                  <w:rPr>
                    <w:rStyle w:val="Hyperlink"/>
                    <w:noProof/>
                  </w:rPr>
                </w:rPrChange>
              </w:rPr>
              <w:lastRenderedPageBreak/>
              <w:delText>5.1</w:delText>
            </w:r>
            <w:r w:rsidDel="00E00D57">
              <w:rPr>
                <w:rFonts w:eastAsiaTheme="minorEastAsia"/>
                <w:noProof/>
              </w:rPr>
              <w:tab/>
            </w:r>
            <w:r w:rsidRPr="00E00D57" w:rsidDel="00E00D57">
              <w:rPr>
                <w:rPrChange w:id="302" w:author="Curt Beckmann" w:date="2013-06-06T14:17:00Z">
                  <w:rPr>
                    <w:rStyle w:val="Hyperlink"/>
                    <w:noProof/>
                  </w:rPr>
                </w:rPrChange>
              </w:rPr>
              <w:delText>OpenFlow Capable Switch</w:delText>
            </w:r>
            <w:r w:rsidDel="00E00D57">
              <w:rPr>
                <w:noProof/>
                <w:webHidden/>
              </w:rPr>
              <w:tab/>
              <w:delText>8</w:delText>
            </w:r>
          </w:del>
        </w:p>
        <w:p w14:paraId="3CA42FE8" w14:textId="77777777" w:rsidR="00C128FA" w:rsidDel="00E00D57" w:rsidRDefault="00C128FA">
          <w:pPr>
            <w:pStyle w:val="TOC2"/>
            <w:tabs>
              <w:tab w:val="left" w:pos="880"/>
              <w:tab w:val="right" w:leader="dot" w:pos="9350"/>
            </w:tabs>
            <w:rPr>
              <w:del w:id="303" w:author="Curt Beckmann" w:date="2013-06-06T14:17:00Z"/>
              <w:rFonts w:eastAsiaTheme="minorEastAsia"/>
              <w:noProof/>
            </w:rPr>
          </w:pPr>
          <w:del w:id="304" w:author="Curt Beckmann" w:date="2013-06-06T14:17:00Z">
            <w:r w:rsidRPr="00E00D57" w:rsidDel="00E00D57">
              <w:rPr>
                <w:rPrChange w:id="305" w:author="Curt Beckmann" w:date="2013-06-06T14:17:00Z">
                  <w:rPr>
                    <w:rStyle w:val="Hyperlink"/>
                    <w:noProof/>
                  </w:rPr>
                </w:rPrChange>
              </w:rPr>
              <w:delText>5.2</w:delText>
            </w:r>
            <w:r w:rsidDel="00E00D57">
              <w:rPr>
                <w:rFonts w:eastAsiaTheme="minorEastAsia"/>
                <w:noProof/>
              </w:rPr>
              <w:tab/>
            </w:r>
            <w:r w:rsidRPr="00E00D57" w:rsidDel="00E00D57">
              <w:rPr>
                <w:rPrChange w:id="306" w:author="Curt Beckmann" w:date="2013-06-06T14:17:00Z">
                  <w:rPr>
                    <w:rStyle w:val="Hyperlink"/>
                    <w:noProof/>
                  </w:rPr>
                </w:rPrChange>
              </w:rPr>
              <w:delText>OpenFlow Configuration Point</w:delText>
            </w:r>
            <w:r w:rsidDel="00E00D57">
              <w:rPr>
                <w:noProof/>
                <w:webHidden/>
              </w:rPr>
              <w:tab/>
              <w:delText>8</w:delText>
            </w:r>
          </w:del>
        </w:p>
        <w:p w14:paraId="01CEA177" w14:textId="77777777" w:rsidR="00C128FA" w:rsidDel="00E00D57" w:rsidRDefault="00C128FA">
          <w:pPr>
            <w:pStyle w:val="TOC2"/>
            <w:tabs>
              <w:tab w:val="left" w:pos="880"/>
              <w:tab w:val="right" w:leader="dot" w:pos="9350"/>
            </w:tabs>
            <w:rPr>
              <w:del w:id="307" w:author="Curt Beckmann" w:date="2013-06-06T14:17:00Z"/>
              <w:rFonts w:eastAsiaTheme="minorEastAsia"/>
              <w:noProof/>
            </w:rPr>
          </w:pPr>
          <w:del w:id="308" w:author="Curt Beckmann" w:date="2013-06-06T14:17:00Z">
            <w:r w:rsidRPr="00E00D57" w:rsidDel="00E00D57">
              <w:rPr>
                <w:rPrChange w:id="309" w:author="Curt Beckmann" w:date="2013-06-06T14:17:00Z">
                  <w:rPr>
                    <w:rStyle w:val="Hyperlink"/>
                    <w:noProof/>
                  </w:rPr>
                </w:rPrChange>
              </w:rPr>
              <w:delText>5.3</w:delText>
            </w:r>
            <w:r w:rsidDel="00E00D57">
              <w:rPr>
                <w:rFonts w:eastAsiaTheme="minorEastAsia"/>
                <w:noProof/>
              </w:rPr>
              <w:tab/>
            </w:r>
            <w:r w:rsidRPr="00E00D57" w:rsidDel="00E00D57">
              <w:rPr>
                <w:rPrChange w:id="310" w:author="Curt Beckmann" w:date="2013-06-06T14:17:00Z">
                  <w:rPr>
                    <w:rStyle w:val="Hyperlink"/>
                    <w:noProof/>
                  </w:rPr>
                </w:rPrChange>
              </w:rPr>
              <w:delText>OpenFlow Logical Switch</w:delText>
            </w:r>
            <w:r w:rsidDel="00E00D57">
              <w:rPr>
                <w:noProof/>
                <w:webHidden/>
              </w:rPr>
              <w:tab/>
              <w:delText>8</w:delText>
            </w:r>
          </w:del>
        </w:p>
        <w:p w14:paraId="6F14FEF6" w14:textId="77777777" w:rsidR="00C128FA" w:rsidDel="00E00D57" w:rsidRDefault="00C128FA">
          <w:pPr>
            <w:pStyle w:val="TOC2"/>
            <w:tabs>
              <w:tab w:val="left" w:pos="880"/>
              <w:tab w:val="right" w:leader="dot" w:pos="9350"/>
            </w:tabs>
            <w:rPr>
              <w:del w:id="311" w:author="Curt Beckmann" w:date="2013-06-06T14:17:00Z"/>
              <w:rFonts w:eastAsiaTheme="minorEastAsia"/>
              <w:noProof/>
            </w:rPr>
          </w:pPr>
          <w:del w:id="312" w:author="Curt Beckmann" w:date="2013-06-06T14:17:00Z">
            <w:r w:rsidRPr="00E00D57" w:rsidDel="00E00D57">
              <w:rPr>
                <w:rPrChange w:id="313" w:author="Curt Beckmann" w:date="2013-06-06T14:17:00Z">
                  <w:rPr>
                    <w:rStyle w:val="Hyperlink"/>
                    <w:noProof/>
                  </w:rPr>
                </w:rPrChange>
              </w:rPr>
              <w:delText>5.4</w:delText>
            </w:r>
            <w:r w:rsidDel="00E00D57">
              <w:rPr>
                <w:rFonts w:eastAsiaTheme="minorEastAsia"/>
                <w:noProof/>
              </w:rPr>
              <w:tab/>
            </w:r>
            <w:r w:rsidRPr="00E00D57" w:rsidDel="00E00D57">
              <w:rPr>
                <w:rPrChange w:id="314" w:author="Curt Beckmann" w:date="2013-06-06T14:17:00Z">
                  <w:rPr>
                    <w:rStyle w:val="Hyperlink"/>
                    <w:noProof/>
                  </w:rPr>
                </w:rPrChange>
              </w:rPr>
              <w:delText>OpenFlow Resource</w:delText>
            </w:r>
            <w:r w:rsidDel="00E00D57">
              <w:rPr>
                <w:noProof/>
                <w:webHidden/>
              </w:rPr>
              <w:tab/>
              <w:delText>8</w:delText>
            </w:r>
          </w:del>
        </w:p>
        <w:p w14:paraId="13860E12" w14:textId="77777777" w:rsidR="00C128FA" w:rsidDel="00E00D57" w:rsidRDefault="00C128FA">
          <w:pPr>
            <w:pStyle w:val="TOC3"/>
            <w:tabs>
              <w:tab w:val="left" w:pos="1320"/>
              <w:tab w:val="right" w:leader="dot" w:pos="9350"/>
            </w:tabs>
            <w:rPr>
              <w:del w:id="315" w:author="Curt Beckmann" w:date="2013-06-06T14:17:00Z"/>
              <w:rFonts w:eastAsiaTheme="minorEastAsia"/>
              <w:noProof/>
            </w:rPr>
          </w:pPr>
          <w:del w:id="316" w:author="Curt Beckmann" w:date="2013-06-06T14:17:00Z">
            <w:r w:rsidRPr="00E00D57" w:rsidDel="00E00D57">
              <w:rPr>
                <w:rPrChange w:id="317" w:author="Curt Beckmann" w:date="2013-06-06T14:17:00Z">
                  <w:rPr>
                    <w:rStyle w:val="Hyperlink"/>
                    <w:noProof/>
                  </w:rPr>
                </w:rPrChange>
              </w:rPr>
              <w:delText>5.4.1</w:delText>
            </w:r>
            <w:r w:rsidDel="00E00D57">
              <w:rPr>
                <w:rFonts w:eastAsiaTheme="minorEastAsia"/>
                <w:noProof/>
              </w:rPr>
              <w:tab/>
            </w:r>
            <w:r w:rsidRPr="00E00D57" w:rsidDel="00E00D57">
              <w:rPr>
                <w:rPrChange w:id="318" w:author="Curt Beckmann" w:date="2013-06-06T14:17:00Z">
                  <w:rPr>
                    <w:rStyle w:val="Hyperlink"/>
                    <w:noProof/>
                  </w:rPr>
                </w:rPrChange>
              </w:rPr>
              <w:delText>OpenFlow Queue</w:delText>
            </w:r>
            <w:r w:rsidDel="00E00D57">
              <w:rPr>
                <w:noProof/>
                <w:webHidden/>
              </w:rPr>
              <w:tab/>
              <w:delText>9</w:delText>
            </w:r>
          </w:del>
        </w:p>
        <w:p w14:paraId="18D685C2" w14:textId="77777777" w:rsidR="00C128FA" w:rsidDel="00E00D57" w:rsidRDefault="00C128FA">
          <w:pPr>
            <w:pStyle w:val="TOC3"/>
            <w:tabs>
              <w:tab w:val="left" w:pos="1320"/>
              <w:tab w:val="right" w:leader="dot" w:pos="9350"/>
            </w:tabs>
            <w:rPr>
              <w:del w:id="319" w:author="Curt Beckmann" w:date="2013-06-06T14:17:00Z"/>
              <w:rFonts w:eastAsiaTheme="minorEastAsia"/>
              <w:noProof/>
            </w:rPr>
          </w:pPr>
          <w:del w:id="320" w:author="Curt Beckmann" w:date="2013-06-06T14:17:00Z">
            <w:r w:rsidRPr="00E00D57" w:rsidDel="00E00D57">
              <w:rPr>
                <w:rPrChange w:id="321" w:author="Curt Beckmann" w:date="2013-06-06T14:17:00Z">
                  <w:rPr>
                    <w:rStyle w:val="Hyperlink"/>
                    <w:noProof/>
                  </w:rPr>
                </w:rPrChange>
              </w:rPr>
              <w:delText>5.4.2</w:delText>
            </w:r>
            <w:r w:rsidDel="00E00D57">
              <w:rPr>
                <w:rFonts w:eastAsiaTheme="minorEastAsia"/>
                <w:noProof/>
              </w:rPr>
              <w:tab/>
            </w:r>
            <w:r w:rsidRPr="00E00D57" w:rsidDel="00E00D57">
              <w:rPr>
                <w:rPrChange w:id="322" w:author="Curt Beckmann" w:date="2013-06-06T14:17:00Z">
                  <w:rPr>
                    <w:rStyle w:val="Hyperlink"/>
                    <w:noProof/>
                  </w:rPr>
                </w:rPrChange>
              </w:rPr>
              <w:delText>OpenFlow Port</w:delText>
            </w:r>
            <w:r w:rsidDel="00E00D57">
              <w:rPr>
                <w:noProof/>
                <w:webHidden/>
              </w:rPr>
              <w:tab/>
              <w:delText>9</w:delText>
            </w:r>
          </w:del>
        </w:p>
        <w:p w14:paraId="78D6264F" w14:textId="77777777" w:rsidR="00C128FA" w:rsidDel="00E00D57" w:rsidRDefault="00C128FA">
          <w:pPr>
            <w:pStyle w:val="TOC2"/>
            <w:tabs>
              <w:tab w:val="left" w:pos="880"/>
              <w:tab w:val="right" w:leader="dot" w:pos="9350"/>
            </w:tabs>
            <w:rPr>
              <w:del w:id="323" w:author="Curt Beckmann" w:date="2013-06-06T14:17:00Z"/>
              <w:rFonts w:eastAsiaTheme="minorEastAsia"/>
              <w:noProof/>
            </w:rPr>
          </w:pPr>
          <w:del w:id="324" w:author="Curt Beckmann" w:date="2013-06-06T14:17:00Z">
            <w:r w:rsidRPr="00E00D57" w:rsidDel="00E00D57">
              <w:rPr>
                <w:rPrChange w:id="325" w:author="Curt Beckmann" w:date="2013-06-06T14:17:00Z">
                  <w:rPr>
                    <w:rStyle w:val="Hyperlink"/>
                    <w:noProof/>
                  </w:rPr>
                </w:rPrChange>
              </w:rPr>
              <w:delText>5.5</w:delText>
            </w:r>
            <w:r w:rsidDel="00E00D57">
              <w:rPr>
                <w:rFonts w:eastAsiaTheme="minorEastAsia"/>
                <w:noProof/>
              </w:rPr>
              <w:tab/>
            </w:r>
            <w:r w:rsidRPr="00E00D57" w:rsidDel="00E00D57">
              <w:rPr>
                <w:rPrChange w:id="326" w:author="Curt Beckmann" w:date="2013-06-06T14:17:00Z">
                  <w:rPr>
                    <w:rStyle w:val="Hyperlink"/>
                    <w:noProof/>
                  </w:rPr>
                </w:rPrChange>
              </w:rPr>
              <w:delText>OpenFlow Controller</w:delText>
            </w:r>
            <w:r w:rsidDel="00E00D57">
              <w:rPr>
                <w:noProof/>
                <w:webHidden/>
              </w:rPr>
              <w:tab/>
              <w:delText>9</w:delText>
            </w:r>
          </w:del>
        </w:p>
        <w:p w14:paraId="4A88A5CD" w14:textId="77777777" w:rsidR="00C128FA" w:rsidDel="00E00D57" w:rsidRDefault="00C128FA">
          <w:pPr>
            <w:pStyle w:val="TOC1"/>
            <w:tabs>
              <w:tab w:val="left" w:pos="440"/>
              <w:tab w:val="right" w:leader="dot" w:pos="9350"/>
            </w:tabs>
            <w:rPr>
              <w:del w:id="327" w:author="Curt Beckmann" w:date="2013-06-06T14:17:00Z"/>
              <w:rFonts w:eastAsiaTheme="minorEastAsia"/>
              <w:noProof/>
            </w:rPr>
          </w:pPr>
          <w:del w:id="328" w:author="Curt Beckmann" w:date="2013-06-06T14:17:00Z">
            <w:r w:rsidRPr="00E00D57" w:rsidDel="00E00D57">
              <w:rPr>
                <w:rPrChange w:id="329" w:author="Curt Beckmann" w:date="2013-06-06T14:17:00Z">
                  <w:rPr>
                    <w:rStyle w:val="Hyperlink"/>
                    <w:noProof/>
                  </w:rPr>
                </w:rPrChange>
              </w:rPr>
              <w:delText>6</w:delText>
            </w:r>
            <w:r w:rsidDel="00E00D57">
              <w:rPr>
                <w:rFonts w:eastAsiaTheme="minorEastAsia"/>
                <w:noProof/>
              </w:rPr>
              <w:tab/>
            </w:r>
            <w:r w:rsidRPr="00E00D57" w:rsidDel="00E00D57">
              <w:rPr>
                <w:rPrChange w:id="330" w:author="Curt Beckmann" w:date="2013-06-06T14:17:00Z">
                  <w:rPr>
                    <w:rStyle w:val="Hyperlink"/>
                    <w:noProof/>
                  </w:rPr>
                </w:rPrChange>
              </w:rPr>
              <w:delText>Requirements</w:delText>
            </w:r>
            <w:r w:rsidDel="00E00D57">
              <w:rPr>
                <w:noProof/>
                <w:webHidden/>
              </w:rPr>
              <w:tab/>
              <w:delText>9</w:delText>
            </w:r>
          </w:del>
        </w:p>
        <w:p w14:paraId="774D821C" w14:textId="77777777" w:rsidR="00C128FA" w:rsidDel="00E00D57" w:rsidRDefault="00C128FA">
          <w:pPr>
            <w:pStyle w:val="TOC2"/>
            <w:tabs>
              <w:tab w:val="left" w:pos="880"/>
              <w:tab w:val="right" w:leader="dot" w:pos="9350"/>
            </w:tabs>
            <w:rPr>
              <w:del w:id="331" w:author="Curt Beckmann" w:date="2013-06-06T14:17:00Z"/>
              <w:rFonts w:eastAsiaTheme="minorEastAsia"/>
              <w:noProof/>
            </w:rPr>
          </w:pPr>
          <w:del w:id="332" w:author="Curt Beckmann" w:date="2013-06-06T14:17:00Z">
            <w:r w:rsidRPr="00E00D57" w:rsidDel="00E00D57">
              <w:rPr>
                <w:rPrChange w:id="333" w:author="Curt Beckmann" w:date="2013-06-06T14:17:00Z">
                  <w:rPr>
                    <w:rStyle w:val="Hyperlink"/>
                    <w:noProof/>
                  </w:rPr>
                </w:rPrChange>
              </w:rPr>
              <w:delText>6.1</w:delText>
            </w:r>
            <w:r w:rsidDel="00E00D57">
              <w:rPr>
                <w:rFonts w:eastAsiaTheme="minorEastAsia"/>
                <w:noProof/>
              </w:rPr>
              <w:tab/>
            </w:r>
            <w:r w:rsidRPr="00E00D57" w:rsidDel="00E00D57">
              <w:rPr>
                <w:rPrChange w:id="334" w:author="Curt Beckmann" w:date="2013-06-06T14:17:00Z">
                  <w:rPr>
                    <w:rStyle w:val="Hyperlink"/>
                    <w:noProof/>
                  </w:rPr>
                </w:rPrChange>
              </w:rPr>
              <w:delText>Requirements from the OpenFlow 1.3 Protocol Specification</w:delText>
            </w:r>
            <w:r w:rsidDel="00E00D57">
              <w:rPr>
                <w:noProof/>
                <w:webHidden/>
              </w:rPr>
              <w:tab/>
              <w:delText>9</w:delText>
            </w:r>
          </w:del>
        </w:p>
        <w:p w14:paraId="738567CD" w14:textId="77777777" w:rsidR="00C128FA" w:rsidDel="00E00D57" w:rsidRDefault="00C128FA">
          <w:pPr>
            <w:pStyle w:val="TOC3"/>
            <w:tabs>
              <w:tab w:val="left" w:pos="1320"/>
              <w:tab w:val="right" w:leader="dot" w:pos="9350"/>
            </w:tabs>
            <w:rPr>
              <w:del w:id="335" w:author="Curt Beckmann" w:date="2013-06-06T14:17:00Z"/>
              <w:rFonts w:eastAsiaTheme="minorEastAsia"/>
              <w:noProof/>
            </w:rPr>
          </w:pPr>
          <w:del w:id="336" w:author="Curt Beckmann" w:date="2013-06-06T14:17:00Z">
            <w:r w:rsidRPr="00E00D57" w:rsidDel="00E00D57">
              <w:rPr>
                <w:rPrChange w:id="337" w:author="Curt Beckmann" w:date="2013-06-06T14:17:00Z">
                  <w:rPr>
                    <w:rStyle w:val="Hyperlink"/>
                    <w:noProof/>
                  </w:rPr>
                </w:rPrChange>
              </w:rPr>
              <w:delText>6.1.1</w:delText>
            </w:r>
            <w:r w:rsidDel="00E00D57">
              <w:rPr>
                <w:rFonts w:eastAsiaTheme="minorEastAsia"/>
                <w:noProof/>
              </w:rPr>
              <w:tab/>
            </w:r>
            <w:r w:rsidRPr="00E00D57" w:rsidDel="00E00D57">
              <w:rPr>
                <w:rPrChange w:id="338" w:author="Curt Beckmann" w:date="2013-06-06T14:17:00Z">
                  <w:rPr>
                    <w:rStyle w:val="Hyperlink"/>
                    <w:noProof/>
                  </w:rPr>
                </w:rPrChange>
              </w:rPr>
              <w:delText>Connection Setup to a Controller</w:delText>
            </w:r>
            <w:r w:rsidDel="00E00D57">
              <w:rPr>
                <w:noProof/>
                <w:webHidden/>
              </w:rPr>
              <w:tab/>
              <w:delText>9</w:delText>
            </w:r>
          </w:del>
        </w:p>
        <w:p w14:paraId="5FEC186F" w14:textId="77777777" w:rsidR="00C128FA" w:rsidDel="00E00D57" w:rsidRDefault="00C128FA">
          <w:pPr>
            <w:pStyle w:val="TOC3"/>
            <w:tabs>
              <w:tab w:val="left" w:pos="1320"/>
              <w:tab w:val="right" w:leader="dot" w:pos="9350"/>
            </w:tabs>
            <w:rPr>
              <w:del w:id="339" w:author="Curt Beckmann" w:date="2013-06-06T14:17:00Z"/>
              <w:rFonts w:eastAsiaTheme="minorEastAsia"/>
              <w:noProof/>
            </w:rPr>
          </w:pPr>
          <w:del w:id="340" w:author="Curt Beckmann" w:date="2013-06-06T14:17:00Z">
            <w:r w:rsidRPr="00E00D57" w:rsidDel="00E00D57">
              <w:rPr>
                <w:rPrChange w:id="341" w:author="Curt Beckmann" w:date="2013-06-06T14:17:00Z">
                  <w:rPr>
                    <w:rStyle w:val="Hyperlink"/>
                    <w:noProof/>
                  </w:rPr>
                </w:rPrChange>
              </w:rPr>
              <w:delText>6.1.2</w:delText>
            </w:r>
            <w:r w:rsidDel="00E00D57">
              <w:rPr>
                <w:rFonts w:eastAsiaTheme="minorEastAsia"/>
                <w:noProof/>
              </w:rPr>
              <w:tab/>
            </w:r>
            <w:r w:rsidRPr="00E00D57" w:rsidDel="00E00D57">
              <w:rPr>
                <w:rPrChange w:id="342" w:author="Curt Beckmann" w:date="2013-06-06T14:17:00Z">
                  <w:rPr>
                    <w:rStyle w:val="Hyperlink"/>
                    <w:noProof/>
                  </w:rPr>
                </w:rPrChange>
              </w:rPr>
              <w:delText>Multiple Controllers</w:delText>
            </w:r>
            <w:r w:rsidDel="00E00D57">
              <w:rPr>
                <w:noProof/>
                <w:webHidden/>
              </w:rPr>
              <w:tab/>
              <w:delText>10</w:delText>
            </w:r>
          </w:del>
        </w:p>
        <w:p w14:paraId="7F7248FD" w14:textId="77777777" w:rsidR="00C128FA" w:rsidDel="00E00D57" w:rsidRDefault="00C128FA">
          <w:pPr>
            <w:pStyle w:val="TOC3"/>
            <w:tabs>
              <w:tab w:val="left" w:pos="1320"/>
              <w:tab w:val="right" w:leader="dot" w:pos="9350"/>
            </w:tabs>
            <w:rPr>
              <w:del w:id="343" w:author="Curt Beckmann" w:date="2013-06-06T14:17:00Z"/>
              <w:rFonts w:eastAsiaTheme="minorEastAsia"/>
              <w:noProof/>
            </w:rPr>
          </w:pPr>
          <w:del w:id="344" w:author="Curt Beckmann" w:date="2013-06-06T14:17:00Z">
            <w:r w:rsidRPr="00E00D57" w:rsidDel="00E00D57">
              <w:rPr>
                <w:rPrChange w:id="345" w:author="Curt Beckmann" w:date="2013-06-06T14:17:00Z">
                  <w:rPr>
                    <w:rStyle w:val="Hyperlink"/>
                    <w:noProof/>
                  </w:rPr>
                </w:rPrChange>
              </w:rPr>
              <w:delText>6.1.3</w:delText>
            </w:r>
            <w:r w:rsidDel="00E00D57">
              <w:rPr>
                <w:rFonts w:eastAsiaTheme="minorEastAsia"/>
                <w:noProof/>
              </w:rPr>
              <w:tab/>
            </w:r>
            <w:r w:rsidRPr="00E00D57" w:rsidDel="00E00D57">
              <w:rPr>
                <w:rPrChange w:id="346" w:author="Curt Beckmann" w:date="2013-06-06T14:17:00Z">
                  <w:rPr>
                    <w:rStyle w:val="Hyperlink"/>
                    <w:noProof/>
                  </w:rPr>
                </w:rPrChange>
              </w:rPr>
              <w:delText>OpenFlow Logical Switches</w:delText>
            </w:r>
            <w:r w:rsidDel="00E00D57">
              <w:rPr>
                <w:noProof/>
                <w:webHidden/>
              </w:rPr>
              <w:tab/>
              <w:delText>10</w:delText>
            </w:r>
          </w:del>
        </w:p>
        <w:p w14:paraId="5E671CFA" w14:textId="77777777" w:rsidR="00C128FA" w:rsidDel="00E00D57" w:rsidRDefault="00C128FA">
          <w:pPr>
            <w:pStyle w:val="TOC3"/>
            <w:tabs>
              <w:tab w:val="left" w:pos="1320"/>
              <w:tab w:val="right" w:leader="dot" w:pos="9350"/>
            </w:tabs>
            <w:rPr>
              <w:del w:id="347" w:author="Curt Beckmann" w:date="2013-06-06T14:17:00Z"/>
              <w:rFonts w:eastAsiaTheme="minorEastAsia"/>
              <w:noProof/>
            </w:rPr>
          </w:pPr>
          <w:del w:id="348" w:author="Curt Beckmann" w:date="2013-06-06T14:17:00Z">
            <w:r w:rsidRPr="00E00D57" w:rsidDel="00E00D57">
              <w:rPr>
                <w:rPrChange w:id="349" w:author="Curt Beckmann" w:date="2013-06-06T14:17:00Z">
                  <w:rPr>
                    <w:rStyle w:val="Hyperlink"/>
                    <w:noProof/>
                  </w:rPr>
                </w:rPrChange>
              </w:rPr>
              <w:delText>6.1.4</w:delText>
            </w:r>
            <w:r w:rsidDel="00E00D57">
              <w:rPr>
                <w:rFonts w:eastAsiaTheme="minorEastAsia"/>
                <w:noProof/>
              </w:rPr>
              <w:tab/>
            </w:r>
            <w:r w:rsidRPr="00E00D57" w:rsidDel="00E00D57">
              <w:rPr>
                <w:rPrChange w:id="350" w:author="Curt Beckmann" w:date="2013-06-06T14:17:00Z">
                  <w:rPr>
                    <w:rStyle w:val="Hyperlink"/>
                    <w:noProof/>
                  </w:rPr>
                </w:rPrChange>
              </w:rPr>
              <w:delText>Connection Interruption</w:delText>
            </w:r>
            <w:r w:rsidDel="00E00D57">
              <w:rPr>
                <w:noProof/>
                <w:webHidden/>
              </w:rPr>
              <w:tab/>
              <w:delText>10</w:delText>
            </w:r>
          </w:del>
        </w:p>
        <w:p w14:paraId="34CF8175" w14:textId="77777777" w:rsidR="00C128FA" w:rsidDel="00E00D57" w:rsidRDefault="00C128FA">
          <w:pPr>
            <w:pStyle w:val="TOC3"/>
            <w:tabs>
              <w:tab w:val="left" w:pos="1320"/>
              <w:tab w:val="right" w:leader="dot" w:pos="9350"/>
            </w:tabs>
            <w:rPr>
              <w:del w:id="351" w:author="Curt Beckmann" w:date="2013-06-06T14:17:00Z"/>
              <w:rFonts w:eastAsiaTheme="minorEastAsia"/>
              <w:noProof/>
            </w:rPr>
          </w:pPr>
          <w:del w:id="352" w:author="Curt Beckmann" w:date="2013-06-06T14:17:00Z">
            <w:r w:rsidRPr="00E00D57" w:rsidDel="00E00D57">
              <w:rPr>
                <w:rPrChange w:id="353" w:author="Curt Beckmann" w:date="2013-06-06T14:17:00Z">
                  <w:rPr>
                    <w:rStyle w:val="Hyperlink"/>
                    <w:noProof/>
                  </w:rPr>
                </w:rPrChange>
              </w:rPr>
              <w:delText>6.1.5</w:delText>
            </w:r>
            <w:r w:rsidDel="00E00D57">
              <w:rPr>
                <w:rFonts w:eastAsiaTheme="minorEastAsia"/>
                <w:noProof/>
              </w:rPr>
              <w:tab/>
            </w:r>
            <w:r w:rsidRPr="00E00D57" w:rsidDel="00E00D57">
              <w:rPr>
                <w:rPrChange w:id="354" w:author="Curt Beckmann" w:date="2013-06-06T14:17:00Z">
                  <w:rPr>
                    <w:rStyle w:val="Hyperlink"/>
                    <w:noProof/>
                  </w:rPr>
                </w:rPrChange>
              </w:rPr>
              <w:delText>Encryption</w:delText>
            </w:r>
            <w:r w:rsidDel="00E00D57">
              <w:rPr>
                <w:noProof/>
                <w:webHidden/>
              </w:rPr>
              <w:tab/>
              <w:delText>10</w:delText>
            </w:r>
          </w:del>
        </w:p>
        <w:p w14:paraId="17A628CB" w14:textId="77777777" w:rsidR="00C128FA" w:rsidDel="00E00D57" w:rsidRDefault="00C128FA">
          <w:pPr>
            <w:pStyle w:val="TOC3"/>
            <w:tabs>
              <w:tab w:val="left" w:pos="1320"/>
              <w:tab w:val="right" w:leader="dot" w:pos="9350"/>
            </w:tabs>
            <w:rPr>
              <w:del w:id="355" w:author="Curt Beckmann" w:date="2013-06-06T14:17:00Z"/>
              <w:rFonts w:eastAsiaTheme="minorEastAsia"/>
              <w:noProof/>
            </w:rPr>
          </w:pPr>
          <w:del w:id="356" w:author="Curt Beckmann" w:date="2013-06-06T14:17:00Z">
            <w:r w:rsidRPr="00E00D57" w:rsidDel="00E00D57">
              <w:rPr>
                <w:rPrChange w:id="357" w:author="Curt Beckmann" w:date="2013-06-06T14:17:00Z">
                  <w:rPr>
                    <w:rStyle w:val="Hyperlink"/>
                    <w:noProof/>
                  </w:rPr>
                </w:rPrChange>
              </w:rPr>
              <w:delText>6.1.6</w:delText>
            </w:r>
            <w:r w:rsidDel="00E00D57">
              <w:rPr>
                <w:rFonts w:eastAsiaTheme="minorEastAsia"/>
                <w:noProof/>
              </w:rPr>
              <w:tab/>
            </w:r>
            <w:r w:rsidRPr="00E00D57" w:rsidDel="00E00D57">
              <w:rPr>
                <w:rPrChange w:id="358" w:author="Curt Beckmann" w:date="2013-06-06T14:17:00Z">
                  <w:rPr>
                    <w:rStyle w:val="Hyperlink"/>
                    <w:noProof/>
                  </w:rPr>
                </w:rPrChange>
              </w:rPr>
              <w:delText>Queues</w:delText>
            </w:r>
            <w:r w:rsidDel="00E00D57">
              <w:rPr>
                <w:noProof/>
                <w:webHidden/>
              </w:rPr>
              <w:tab/>
              <w:delText>10</w:delText>
            </w:r>
          </w:del>
        </w:p>
        <w:p w14:paraId="5C77AB91" w14:textId="77777777" w:rsidR="00C128FA" w:rsidDel="00E00D57" w:rsidRDefault="00C128FA">
          <w:pPr>
            <w:pStyle w:val="TOC3"/>
            <w:tabs>
              <w:tab w:val="left" w:pos="1320"/>
              <w:tab w:val="right" w:leader="dot" w:pos="9350"/>
            </w:tabs>
            <w:rPr>
              <w:del w:id="359" w:author="Curt Beckmann" w:date="2013-06-06T14:17:00Z"/>
              <w:rFonts w:eastAsiaTheme="minorEastAsia"/>
              <w:noProof/>
            </w:rPr>
          </w:pPr>
          <w:del w:id="360" w:author="Curt Beckmann" w:date="2013-06-06T14:17:00Z">
            <w:r w:rsidRPr="00E00D57" w:rsidDel="00E00D57">
              <w:rPr>
                <w:rPrChange w:id="361" w:author="Curt Beckmann" w:date="2013-06-06T14:17:00Z">
                  <w:rPr>
                    <w:rStyle w:val="Hyperlink"/>
                    <w:noProof/>
                  </w:rPr>
                </w:rPrChange>
              </w:rPr>
              <w:delText>6.1.7</w:delText>
            </w:r>
            <w:r w:rsidDel="00E00D57">
              <w:rPr>
                <w:rFonts w:eastAsiaTheme="minorEastAsia"/>
                <w:noProof/>
              </w:rPr>
              <w:tab/>
            </w:r>
            <w:r w:rsidRPr="00E00D57" w:rsidDel="00E00D57">
              <w:rPr>
                <w:rPrChange w:id="362" w:author="Curt Beckmann" w:date="2013-06-06T14:17:00Z">
                  <w:rPr>
                    <w:rStyle w:val="Hyperlink"/>
                    <w:noProof/>
                  </w:rPr>
                </w:rPrChange>
              </w:rPr>
              <w:delText>Ports</w:delText>
            </w:r>
            <w:r w:rsidDel="00E00D57">
              <w:rPr>
                <w:noProof/>
                <w:webHidden/>
              </w:rPr>
              <w:tab/>
              <w:delText>11</w:delText>
            </w:r>
          </w:del>
        </w:p>
        <w:p w14:paraId="75FDBFE0" w14:textId="77777777" w:rsidR="00C128FA" w:rsidDel="00E00D57" w:rsidRDefault="00C128FA">
          <w:pPr>
            <w:pStyle w:val="TOC3"/>
            <w:tabs>
              <w:tab w:val="left" w:pos="1320"/>
              <w:tab w:val="right" w:leader="dot" w:pos="9350"/>
            </w:tabs>
            <w:rPr>
              <w:del w:id="363" w:author="Curt Beckmann" w:date="2013-06-06T14:17:00Z"/>
              <w:rFonts w:eastAsiaTheme="minorEastAsia"/>
              <w:noProof/>
            </w:rPr>
          </w:pPr>
          <w:del w:id="364" w:author="Curt Beckmann" w:date="2013-06-06T14:17:00Z">
            <w:r w:rsidRPr="00E00D57" w:rsidDel="00E00D57">
              <w:rPr>
                <w:rPrChange w:id="365" w:author="Curt Beckmann" w:date="2013-06-06T14:17:00Z">
                  <w:rPr>
                    <w:rStyle w:val="Hyperlink"/>
                    <w:noProof/>
                  </w:rPr>
                </w:rPrChange>
              </w:rPr>
              <w:delText>6.1.8</w:delText>
            </w:r>
            <w:r w:rsidDel="00E00D57">
              <w:rPr>
                <w:rFonts w:eastAsiaTheme="minorEastAsia"/>
                <w:noProof/>
              </w:rPr>
              <w:tab/>
            </w:r>
            <w:r w:rsidRPr="00E00D57" w:rsidDel="00E00D57">
              <w:rPr>
                <w:rPrChange w:id="366" w:author="Curt Beckmann" w:date="2013-06-06T14:17:00Z">
                  <w:rPr>
                    <w:rStyle w:val="Hyperlink"/>
                    <w:noProof/>
                  </w:rPr>
                </w:rPrChange>
              </w:rPr>
              <w:delText>Capability Discovery</w:delText>
            </w:r>
            <w:r w:rsidDel="00E00D57">
              <w:rPr>
                <w:noProof/>
                <w:webHidden/>
              </w:rPr>
              <w:tab/>
              <w:delText>12</w:delText>
            </w:r>
          </w:del>
        </w:p>
        <w:p w14:paraId="22B6EB4A" w14:textId="77777777" w:rsidR="00C128FA" w:rsidDel="00E00D57" w:rsidRDefault="00C128FA">
          <w:pPr>
            <w:pStyle w:val="TOC3"/>
            <w:tabs>
              <w:tab w:val="left" w:pos="1320"/>
              <w:tab w:val="right" w:leader="dot" w:pos="9350"/>
            </w:tabs>
            <w:rPr>
              <w:del w:id="367" w:author="Curt Beckmann" w:date="2013-06-06T14:17:00Z"/>
              <w:rFonts w:eastAsiaTheme="minorEastAsia"/>
              <w:noProof/>
            </w:rPr>
          </w:pPr>
          <w:del w:id="368" w:author="Curt Beckmann" w:date="2013-06-06T14:17:00Z">
            <w:r w:rsidRPr="00E00D57" w:rsidDel="00E00D57">
              <w:rPr>
                <w:rPrChange w:id="369" w:author="Curt Beckmann" w:date="2013-06-06T14:17:00Z">
                  <w:rPr>
                    <w:rStyle w:val="Hyperlink"/>
                    <w:noProof/>
                  </w:rPr>
                </w:rPrChange>
              </w:rPr>
              <w:delText>6.1.9</w:delText>
            </w:r>
            <w:r w:rsidDel="00E00D57">
              <w:rPr>
                <w:rFonts w:eastAsiaTheme="minorEastAsia"/>
                <w:noProof/>
              </w:rPr>
              <w:tab/>
            </w:r>
            <w:r w:rsidRPr="00E00D57" w:rsidDel="00E00D57">
              <w:rPr>
                <w:rPrChange w:id="370" w:author="Curt Beckmann" w:date="2013-06-06T14:17:00Z">
                  <w:rPr>
                    <w:rStyle w:val="Hyperlink"/>
                    <w:noProof/>
                  </w:rPr>
                </w:rPrChange>
              </w:rPr>
              <w:delText>Datapath ID</w:delText>
            </w:r>
            <w:r w:rsidDel="00E00D57">
              <w:rPr>
                <w:noProof/>
                <w:webHidden/>
              </w:rPr>
              <w:tab/>
              <w:delText>12</w:delText>
            </w:r>
          </w:del>
        </w:p>
        <w:p w14:paraId="5E6D338C" w14:textId="77777777" w:rsidR="00C128FA" w:rsidDel="00E00D57" w:rsidRDefault="00C128FA">
          <w:pPr>
            <w:pStyle w:val="TOC2"/>
            <w:tabs>
              <w:tab w:val="left" w:pos="880"/>
              <w:tab w:val="right" w:leader="dot" w:pos="9350"/>
            </w:tabs>
            <w:rPr>
              <w:del w:id="371" w:author="Curt Beckmann" w:date="2013-06-06T14:17:00Z"/>
              <w:rFonts w:eastAsiaTheme="minorEastAsia"/>
              <w:noProof/>
            </w:rPr>
          </w:pPr>
          <w:del w:id="372" w:author="Curt Beckmann" w:date="2013-06-06T14:17:00Z">
            <w:r w:rsidRPr="00E00D57" w:rsidDel="00E00D57">
              <w:rPr>
                <w:rPrChange w:id="373" w:author="Curt Beckmann" w:date="2013-06-06T14:17:00Z">
                  <w:rPr>
                    <w:rStyle w:val="Hyperlink"/>
                    <w:noProof/>
                  </w:rPr>
                </w:rPrChange>
              </w:rPr>
              <w:delText>6.2</w:delText>
            </w:r>
            <w:r w:rsidDel="00E00D57">
              <w:rPr>
                <w:rFonts w:eastAsiaTheme="minorEastAsia"/>
                <w:noProof/>
              </w:rPr>
              <w:tab/>
            </w:r>
            <w:r w:rsidRPr="00E00D57" w:rsidDel="00E00D57">
              <w:rPr>
                <w:rPrChange w:id="374" w:author="Curt Beckmann" w:date="2013-06-06T14:17:00Z">
                  <w:rPr>
                    <w:rStyle w:val="Hyperlink"/>
                    <w:noProof/>
                  </w:rPr>
                </w:rPrChange>
              </w:rPr>
              <w:delText>Operational Requirements</w:delText>
            </w:r>
            <w:r w:rsidDel="00E00D57">
              <w:rPr>
                <w:noProof/>
                <w:webHidden/>
              </w:rPr>
              <w:tab/>
              <w:delText>12</w:delText>
            </w:r>
          </w:del>
        </w:p>
        <w:p w14:paraId="1E5F6E82" w14:textId="77777777" w:rsidR="00C128FA" w:rsidDel="00E00D57" w:rsidRDefault="00C128FA">
          <w:pPr>
            <w:pStyle w:val="TOC2"/>
            <w:tabs>
              <w:tab w:val="left" w:pos="880"/>
              <w:tab w:val="right" w:leader="dot" w:pos="9350"/>
            </w:tabs>
            <w:rPr>
              <w:del w:id="375" w:author="Curt Beckmann" w:date="2013-06-06T14:17:00Z"/>
              <w:rFonts w:eastAsiaTheme="minorEastAsia"/>
              <w:noProof/>
            </w:rPr>
          </w:pPr>
          <w:del w:id="376" w:author="Curt Beckmann" w:date="2013-06-06T14:17:00Z">
            <w:r w:rsidRPr="00E00D57" w:rsidDel="00E00D57">
              <w:rPr>
                <w:rPrChange w:id="377" w:author="Curt Beckmann" w:date="2013-06-06T14:17:00Z">
                  <w:rPr>
                    <w:rStyle w:val="Hyperlink"/>
                    <w:noProof/>
                  </w:rPr>
                </w:rPrChange>
              </w:rPr>
              <w:delText>6.3</w:delText>
            </w:r>
            <w:r w:rsidDel="00E00D57">
              <w:rPr>
                <w:rFonts w:eastAsiaTheme="minorEastAsia"/>
                <w:noProof/>
              </w:rPr>
              <w:tab/>
            </w:r>
            <w:r w:rsidRPr="00E00D57" w:rsidDel="00E00D57">
              <w:rPr>
                <w:rPrChange w:id="378" w:author="Curt Beckmann" w:date="2013-06-06T14:17:00Z">
                  <w:rPr>
                    <w:rStyle w:val="Hyperlink"/>
                    <w:noProof/>
                  </w:rPr>
                </w:rPrChange>
              </w:rPr>
              <w:delText>Requirements for the Switch Management Protocol</w:delText>
            </w:r>
            <w:r w:rsidDel="00E00D57">
              <w:rPr>
                <w:noProof/>
                <w:webHidden/>
              </w:rPr>
              <w:tab/>
              <w:delText>12</w:delText>
            </w:r>
          </w:del>
        </w:p>
        <w:p w14:paraId="4E1F333D" w14:textId="77777777" w:rsidR="00C128FA" w:rsidDel="00E00D57" w:rsidRDefault="00C128FA">
          <w:pPr>
            <w:pStyle w:val="TOC1"/>
            <w:tabs>
              <w:tab w:val="left" w:pos="440"/>
              <w:tab w:val="right" w:leader="dot" w:pos="9350"/>
            </w:tabs>
            <w:rPr>
              <w:del w:id="379" w:author="Curt Beckmann" w:date="2013-06-06T14:17:00Z"/>
              <w:rFonts w:eastAsiaTheme="minorEastAsia"/>
              <w:noProof/>
            </w:rPr>
          </w:pPr>
          <w:del w:id="380" w:author="Curt Beckmann" w:date="2013-06-06T14:17:00Z">
            <w:r w:rsidRPr="00E00D57" w:rsidDel="00E00D57">
              <w:rPr>
                <w:rPrChange w:id="381" w:author="Curt Beckmann" w:date="2013-06-06T14:17:00Z">
                  <w:rPr>
                    <w:rStyle w:val="Hyperlink"/>
                    <w:noProof/>
                  </w:rPr>
                </w:rPrChange>
              </w:rPr>
              <w:delText>7</w:delText>
            </w:r>
            <w:r w:rsidDel="00E00D57">
              <w:rPr>
                <w:rFonts w:eastAsiaTheme="minorEastAsia"/>
                <w:noProof/>
              </w:rPr>
              <w:tab/>
            </w:r>
            <w:r w:rsidRPr="00E00D57" w:rsidDel="00E00D57">
              <w:rPr>
                <w:rPrChange w:id="382" w:author="Curt Beckmann" w:date="2013-06-06T14:17:00Z">
                  <w:rPr>
                    <w:rStyle w:val="Hyperlink"/>
                    <w:noProof/>
                  </w:rPr>
                </w:rPrChange>
              </w:rPr>
              <w:delText>NETCONF as the Transport Protocol</w:delText>
            </w:r>
            <w:r w:rsidDel="00E00D57">
              <w:rPr>
                <w:noProof/>
                <w:webHidden/>
              </w:rPr>
              <w:tab/>
              <w:delText>13</w:delText>
            </w:r>
          </w:del>
        </w:p>
        <w:p w14:paraId="1DFD85FA" w14:textId="77777777" w:rsidR="00C128FA" w:rsidDel="00E00D57" w:rsidRDefault="00C128FA">
          <w:pPr>
            <w:pStyle w:val="TOC1"/>
            <w:tabs>
              <w:tab w:val="left" w:pos="440"/>
              <w:tab w:val="right" w:leader="dot" w:pos="9350"/>
            </w:tabs>
            <w:rPr>
              <w:del w:id="383" w:author="Curt Beckmann" w:date="2013-06-06T14:17:00Z"/>
              <w:rFonts w:eastAsiaTheme="minorEastAsia"/>
              <w:noProof/>
            </w:rPr>
          </w:pPr>
          <w:del w:id="384" w:author="Curt Beckmann" w:date="2013-06-06T14:17:00Z">
            <w:r w:rsidRPr="00E00D57" w:rsidDel="00E00D57">
              <w:rPr>
                <w:rPrChange w:id="385" w:author="Curt Beckmann" w:date="2013-06-06T14:17:00Z">
                  <w:rPr>
                    <w:rStyle w:val="Hyperlink"/>
                    <w:noProof/>
                  </w:rPr>
                </w:rPrChange>
              </w:rPr>
              <w:delText>8</w:delText>
            </w:r>
            <w:r w:rsidDel="00E00D57">
              <w:rPr>
                <w:rFonts w:eastAsiaTheme="minorEastAsia"/>
                <w:noProof/>
              </w:rPr>
              <w:tab/>
            </w:r>
            <w:r w:rsidRPr="00E00D57" w:rsidDel="00E00D57">
              <w:rPr>
                <w:rPrChange w:id="386" w:author="Curt Beckmann" w:date="2013-06-06T14:17:00Z">
                  <w:rPr>
                    <w:rStyle w:val="Hyperlink"/>
                    <w:noProof/>
                  </w:rPr>
                </w:rPrChange>
              </w:rPr>
              <w:delText>Data Model</w:delText>
            </w:r>
            <w:r w:rsidDel="00E00D57">
              <w:rPr>
                <w:noProof/>
                <w:webHidden/>
              </w:rPr>
              <w:tab/>
              <w:delText>15</w:delText>
            </w:r>
          </w:del>
        </w:p>
        <w:p w14:paraId="220980FE" w14:textId="77777777" w:rsidR="00C128FA" w:rsidDel="00E00D57" w:rsidRDefault="00C128FA">
          <w:pPr>
            <w:pStyle w:val="TOC2"/>
            <w:tabs>
              <w:tab w:val="left" w:pos="880"/>
              <w:tab w:val="right" w:leader="dot" w:pos="9350"/>
            </w:tabs>
            <w:rPr>
              <w:del w:id="387" w:author="Curt Beckmann" w:date="2013-06-06T14:17:00Z"/>
              <w:rFonts w:eastAsiaTheme="minorEastAsia"/>
              <w:noProof/>
            </w:rPr>
          </w:pPr>
          <w:del w:id="388" w:author="Curt Beckmann" w:date="2013-06-06T14:17:00Z">
            <w:r w:rsidRPr="00E00D57" w:rsidDel="00E00D57">
              <w:rPr>
                <w:rPrChange w:id="389" w:author="Curt Beckmann" w:date="2013-06-06T14:17:00Z">
                  <w:rPr>
                    <w:rStyle w:val="Hyperlink"/>
                    <w:noProof/>
                  </w:rPr>
                </w:rPrChange>
              </w:rPr>
              <w:delText>8.1</w:delText>
            </w:r>
            <w:r w:rsidDel="00E00D57">
              <w:rPr>
                <w:rFonts w:eastAsiaTheme="minorEastAsia"/>
                <w:noProof/>
              </w:rPr>
              <w:tab/>
            </w:r>
            <w:r w:rsidRPr="00E00D57" w:rsidDel="00E00D57">
              <w:rPr>
                <w:rPrChange w:id="390" w:author="Curt Beckmann" w:date="2013-06-06T14:17:00Z">
                  <w:rPr>
                    <w:rStyle w:val="Hyperlink"/>
                    <w:noProof/>
                  </w:rPr>
                </w:rPrChange>
              </w:rPr>
              <w:delText>YANG Module</w:delText>
            </w:r>
            <w:r w:rsidDel="00E00D57">
              <w:rPr>
                <w:noProof/>
                <w:webHidden/>
              </w:rPr>
              <w:tab/>
              <w:delText>16</w:delText>
            </w:r>
          </w:del>
        </w:p>
        <w:p w14:paraId="61A65A73" w14:textId="77777777" w:rsidR="00C128FA" w:rsidDel="00E00D57" w:rsidRDefault="00C128FA">
          <w:pPr>
            <w:pStyle w:val="TOC2"/>
            <w:tabs>
              <w:tab w:val="left" w:pos="880"/>
              <w:tab w:val="right" w:leader="dot" w:pos="9350"/>
            </w:tabs>
            <w:rPr>
              <w:del w:id="391" w:author="Curt Beckmann" w:date="2013-06-06T14:17:00Z"/>
              <w:rFonts w:eastAsiaTheme="minorEastAsia"/>
              <w:noProof/>
            </w:rPr>
          </w:pPr>
          <w:del w:id="392" w:author="Curt Beckmann" w:date="2013-06-06T14:17:00Z">
            <w:r w:rsidRPr="00E00D57" w:rsidDel="00E00D57">
              <w:rPr>
                <w:rPrChange w:id="393" w:author="Curt Beckmann" w:date="2013-06-06T14:17:00Z">
                  <w:rPr>
                    <w:rStyle w:val="Hyperlink"/>
                    <w:noProof/>
                  </w:rPr>
                </w:rPrChange>
              </w:rPr>
              <w:delText>8.2</w:delText>
            </w:r>
            <w:r w:rsidDel="00E00D57">
              <w:rPr>
                <w:rFonts w:eastAsiaTheme="minorEastAsia"/>
                <w:noProof/>
              </w:rPr>
              <w:tab/>
            </w:r>
            <w:r w:rsidRPr="00E00D57" w:rsidDel="00E00D57">
              <w:rPr>
                <w:rPrChange w:id="394" w:author="Curt Beckmann" w:date="2013-06-06T14:17:00Z">
                  <w:rPr>
                    <w:rStyle w:val="Hyperlink"/>
                    <w:noProof/>
                  </w:rPr>
                </w:rPrChange>
              </w:rPr>
              <w:delText>Core Data Model</w:delText>
            </w:r>
            <w:r w:rsidDel="00E00D57">
              <w:rPr>
                <w:noProof/>
                <w:webHidden/>
              </w:rPr>
              <w:tab/>
              <w:delText>16</w:delText>
            </w:r>
          </w:del>
        </w:p>
        <w:p w14:paraId="45E8E73C" w14:textId="77777777" w:rsidR="00C128FA" w:rsidDel="00E00D57" w:rsidRDefault="00C128FA">
          <w:pPr>
            <w:pStyle w:val="TOC2"/>
            <w:tabs>
              <w:tab w:val="left" w:pos="880"/>
              <w:tab w:val="right" w:leader="dot" w:pos="9350"/>
            </w:tabs>
            <w:rPr>
              <w:del w:id="395" w:author="Curt Beckmann" w:date="2013-06-06T14:17:00Z"/>
              <w:rFonts w:eastAsiaTheme="minorEastAsia"/>
              <w:noProof/>
            </w:rPr>
          </w:pPr>
          <w:del w:id="396" w:author="Curt Beckmann" w:date="2013-06-06T14:17:00Z">
            <w:r w:rsidRPr="00E00D57" w:rsidDel="00E00D57">
              <w:rPr>
                <w:rPrChange w:id="397" w:author="Curt Beckmann" w:date="2013-06-06T14:17:00Z">
                  <w:rPr>
                    <w:rStyle w:val="Hyperlink"/>
                    <w:noProof/>
                  </w:rPr>
                </w:rPrChange>
              </w:rPr>
              <w:delText>8.3</w:delText>
            </w:r>
            <w:r w:rsidDel="00E00D57">
              <w:rPr>
                <w:rFonts w:eastAsiaTheme="minorEastAsia"/>
                <w:noProof/>
              </w:rPr>
              <w:tab/>
            </w:r>
            <w:r w:rsidRPr="00E00D57" w:rsidDel="00E00D57">
              <w:rPr>
                <w:rPrChange w:id="398" w:author="Curt Beckmann" w:date="2013-06-06T14:17:00Z">
                  <w:rPr>
                    <w:rStyle w:val="Hyperlink"/>
                    <w:noProof/>
                  </w:rPr>
                </w:rPrChange>
              </w:rPr>
              <w:delText>OpenFlow Capable Switch</w:delText>
            </w:r>
            <w:r w:rsidDel="00E00D57">
              <w:rPr>
                <w:noProof/>
                <w:webHidden/>
              </w:rPr>
              <w:tab/>
              <w:delText>17</w:delText>
            </w:r>
          </w:del>
        </w:p>
        <w:p w14:paraId="12FBD37F" w14:textId="77777777" w:rsidR="00C128FA" w:rsidDel="00E00D57" w:rsidRDefault="00C128FA">
          <w:pPr>
            <w:pStyle w:val="TOC3"/>
            <w:tabs>
              <w:tab w:val="left" w:pos="1320"/>
              <w:tab w:val="right" w:leader="dot" w:pos="9350"/>
            </w:tabs>
            <w:rPr>
              <w:del w:id="399" w:author="Curt Beckmann" w:date="2013-06-06T14:17:00Z"/>
              <w:rFonts w:eastAsiaTheme="minorEastAsia"/>
              <w:noProof/>
            </w:rPr>
          </w:pPr>
          <w:del w:id="400" w:author="Curt Beckmann" w:date="2013-06-06T14:17:00Z">
            <w:r w:rsidRPr="00E00D57" w:rsidDel="00E00D57">
              <w:rPr>
                <w:rPrChange w:id="401" w:author="Curt Beckmann" w:date="2013-06-06T14:17:00Z">
                  <w:rPr>
                    <w:rStyle w:val="Hyperlink"/>
                    <w:noProof/>
                  </w:rPr>
                </w:rPrChange>
              </w:rPr>
              <w:delText>8.3.1</w:delText>
            </w:r>
            <w:r w:rsidDel="00E00D57">
              <w:rPr>
                <w:rFonts w:eastAsiaTheme="minorEastAsia"/>
                <w:noProof/>
              </w:rPr>
              <w:tab/>
            </w:r>
            <w:r w:rsidRPr="00E00D57" w:rsidDel="00E00D57">
              <w:rPr>
                <w:rPrChange w:id="402" w:author="Curt Beckmann" w:date="2013-06-06T14:17:00Z">
                  <w:rPr>
                    <w:rStyle w:val="Hyperlink"/>
                    <w:noProof/>
                  </w:rPr>
                </w:rPrChange>
              </w:rPr>
              <w:delText>UML Diagram</w:delText>
            </w:r>
            <w:r w:rsidDel="00E00D57">
              <w:rPr>
                <w:noProof/>
                <w:webHidden/>
              </w:rPr>
              <w:tab/>
              <w:delText>17</w:delText>
            </w:r>
          </w:del>
        </w:p>
        <w:p w14:paraId="61ED7BC9" w14:textId="77777777" w:rsidR="00C128FA" w:rsidDel="00E00D57" w:rsidRDefault="00C128FA">
          <w:pPr>
            <w:pStyle w:val="TOC3"/>
            <w:tabs>
              <w:tab w:val="left" w:pos="1320"/>
              <w:tab w:val="right" w:leader="dot" w:pos="9350"/>
            </w:tabs>
            <w:rPr>
              <w:del w:id="403" w:author="Curt Beckmann" w:date="2013-06-06T14:17:00Z"/>
              <w:rFonts w:eastAsiaTheme="minorEastAsia"/>
              <w:noProof/>
            </w:rPr>
          </w:pPr>
          <w:del w:id="404" w:author="Curt Beckmann" w:date="2013-06-06T14:17:00Z">
            <w:r w:rsidRPr="00E00D57" w:rsidDel="00E00D57">
              <w:rPr>
                <w:rPrChange w:id="405" w:author="Curt Beckmann" w:date="2013-06-06T14:17:00Z">
                  <w:rPr>
                    <w:rStyle w:val="Hyperlink"/>
                    <w:noProof/>
                  </w:rPr>
                </w:rPrChange>
              </w:rPr>
              <w:delText>8.3.2</w:delText>
            </w:r>
            <w:r w:rsidDel="00E00D57">
              <w:rPr>
                <w:rFonts w:eastAsiaTheme="minorEastAsia"/>
                <w:noProof/>
              </w:rPr>
              <w:tab/>
            </w:r>
            <w:r w:rsidRPr="00E00D57" w:rsidDel="00E00D57">
              <w:rPr>
                <w:rPrChange w:id="406" w:author="Curt Beckmann" w:date="2013-06-06T14:17:00Z">
                  <w:rPr>
                    <w:rStyle w:val="Hyperlink"/>
                    <w:noProof/>
                  </w:rPr>
                </w:rPrChange>
              </w:rPr>
              <w:delText>XML Schema</w:delText>
            </w:r>
            <w:r w:rsidDel="00E00D57">
              <w:rPr>
                <w:noProof/>
                <w:webHidden/>
              </w:rPr>
              <w:tab/>
              <w:delText>18</w:delText>
            </w:r>
          </w:del>
        </w:p>
        <w:p w14:paraId="6EB2C740" w14:textId="77777777" w:rsidR="00C128FA" w:rsidDel="00E00D57" w:rsidRDefault="00C128FA">
          <w:pPr>
            <w:pStyle w:val="TOC3"/>
            <w:tabs>
              <w:tab w:val="left" w:pos="1320"/>
              <w:tab w:val="right" w:leader="dot" w:pos="9350"/>
            </w:tabs>
            <w:rPr>
              <w:del w:id="407" w:author="Curt Beckmann" w:date="2013-06-06T14:17:00Z"/>
              <w:rFonts w:eastAsiaTheme="minorEastAsia"/>
              <w:noProof/>
            </w:rPr>
          </w:pPr>
          <w:del w:id="408" w:author="Curt Beckmann" w:date="2013-06-06T14:17:00Z">
            <w:r w:rsidRPr="00E00D57" w:rsidDel="00E00D57">
              <w:rPr>
                <w:rPrChange w:id="409" w:author="Curt Beckmann" w:date="2013-06-06T14:17:00Z">
                  <w:rPr>
                    <w:rStyle w:val="Hyperlink"/>
                    <w:noProof/>
                  </w:rPr>
                </w:rPrChange>
              </w:rPr>
              <w:delText>8.3.3</w:delText>
            </w:r>
            <w:r w:rsidDel="00E00D57">
              <w:rPr>
                <w:rFonts w:eastAsiaTheme="minorEastAsia"/>
                <w:noProof/>
              </w:rPr>
              <w:tab/>
            </w:r>
            <w:r w:rsidRPr="00E00D57" w:rsidDel="00E00D57">
              <w:rPr>
                <w:rPrChange w:id="410" w:author="Curt Beckmann" w:date="2013-06-06T14:17:00Z">
                  <w:rPr>
                    <w:rStyle w:val="Hyperlink"/>
                    <w:noProof/>
                  </w:rPr>
                </w:rPrChange>
              </w:rPr>
              <w:delText>XML Example</w:delText>
            </w:r>
            <w:r w:rsidDel="00E00D57">
              <w:rPr>
                <w:noProof/>
                <w:webHidden/>
              </w:rPr>
              <w:tab/>
              <w:delText>22</w:delText>
            </w:r>
          </w:del>
        </w:p>
        <w:p w14:paraId="5B92DE68" w14:textId="77777777" w:rsidR="00C128FA" w:rsidDel="00E00D57" w:rsidRDefault="00C128FA">
          <w:pPr>
            <w:pStyle w:val="TOC2"/>
            <w:tabs>
              <w:tab w:val="left" w:pos="880"/>
              <w:tab w:val="right" w:leader="dot" w:pos="9350"/>
            </w:tabs>
            <w:rPr>
              <w:del w:id="411" w:author="Curt Beckmann" w:date="2013-06-06T14:17:00Z"/>
              <w:rFonts w:eastAsiaTheme="minorEastAsia"/>
              <w:noProof/>
            </w:rPr>
          </w:pPr>
          <w:del w:id="412" w:author="Curt Beckmann" w:date="2013-06-06T14:17:00Z">
            <w:r w:rsidRPr="00E00D57" w:rsidDel="00E00D57">
              <w:rPr>
                <w:rPrChange w:id="413" w:author="Curt Beckmann" w:date="2013-06-06T14:17:00Z">
                  <w:rPr>
                    <w:rStyle w:val="Hyperlink"/>
                    <w:noProof/>
                  </w:rPr>
                </w:rPrChange>
              </w:rPr>
              <w:delText>8.4</w:delText>
            </w:r>
            <w:r w:rsidDel="00E00D57">
              <w:rPr>
                <w:rFonts w:eastAsiaTheme="minorEastAsia"/>
                <w:noProof/>
              </w:rPr>
              <w:tab/>
            </w:r>
            <w:r w:rsidRPr="00E00D57" w:rsidDel="00E00D57">
              <w:rPr>
                <w:rPrChange w:id="414" w:author="Curt Beckmann" w:date="2013-06-06T14:17:00Z">
                  <w:rPr>
                    <w:rStyle w:val="Hyperlink"/>
                    <w:noProof/>
                  </w:rPr>
                </w:rPrChange>
              </w:rPr>
              <w:delText>OpenFlow Configuration Point</w:delText>
            </w:r>
            <w:r w:rsidDel="00E00D57">
              <w:rPr>
                <w:noProof/>
                <w:webHidden/>
              </w:rPr>
              <w:tab/>
              <w:delText>22</w:delText>
            </w:r>
          </w:del>
        </w:p>
        <w:p w14:paraId="2C6B14DF" w14:textId="77777777" w:rsidR="00C128FA" w:rsidDel="00E00D57" w:rsidRDefault="00C128FA">
          <w:pPr>
            <w:pStyle w:val="TOC3"/>
            <w:tabs>
              <w:tab w:val="left" w:pos="1320"/>
              <w:tab w:val="right" w:leader="dot" w:pos="9350"/>
            </w:tabs>
            <w:rPr>
              <w:del w:id="415" w:author="Curt Beckmann" w:date="2013-06-06T14:17:00Z"/>
              <w:rFonts w:eastAsiaTheme="minorEastAsia"/>
              <w:noProof/>
            </w:rPr>
          </w:pPr>
          <w:del w:id="416" w:author="Curt Beckmann" w:date="2013-06-06T14:17:00Z">
            <w:r w:rsidRPr="00E00D57" w:rsidDel="00E00D57">
              <w:rPr>
                <w:rPrChange w:id="417" w:author="Curt Beckmann" w:date="2013-06-06T14:17:00Z">
                  <w:rPr>
                    <w:rStyle w:val="Hyperlink"/>
                    <w:noProof/>
                  </w:rPr>
                </w:rPrChange>
              </w:rPr>
              <w:delText>8.4.1</w:delText>
            </w:r>
            <w:r w:rsidDel="00E00D57">
              <w:rPr>
                <w:rFonts w:eastAsiaTheme="minorEastAsia"/>
                <w:noProof/>
              </w:rPr>
              <w:tab/>
            </w:r>
            <w:r w:rsidRPr="00E00D57" w:rsidDel="00E00D57">
              <w:rPr>
                <w:rPrChange w:id="418" w:author="Curt Beckmann" w:date="2013-06-06T14:17:00Z">
                  <w:rPr>
                    <w:rStyle w:val="Hyperlink"/>
                    <w:noProof/>
                  </w:rPr>
                </w:rPrChange>
              </w:rPr>
              <w:delText>UML Diagram</w:delText>
            </w:r>
            <w:r w:rsidDel="00E00D57">
              <w:rPr>
                <w:noProof/>
                <w:webHidden/>
              </w:rPr>
              <w:tab/>
              <w:delText>23</w:delText>
            </w:r>
          </w:del>
        </w:p>
        <w:p w14:paraId="230C87BB" w14:textId="77777777" w:rsidR="00C128FA" w:rsidDel="00E00D57" w:rsidRDefault="00C128FA">
          <w:pPr>
            <w:pStyle w:val="TOC3"/>
            <w:tabs>
              <w:tab w:val="left" w:pos="1320"/>
              <w:tab w:val="right" w:leader="dot" w:pos="9350"/>
            </w:tabs>
            <w:rPr>
              <w:del w:id="419" w:author="Curt Beckmann" w:date="2013-06-06T14:17:00Z"/>
              <w:rFonts w:eastAsiaTheme="minorEastAsia"/>
              <w:noProof/>
            </w:rPr>
          </w:pPr>
          <w:del w:id="420" w:author="Curt Beckmann" w:date="2013-06-06T14:17:00Z">
            <w:r w:rsidRPr="00E00D57" w:rsidDel="00E00D57">
              <w:rPr>
                <w:rPrChange w:id="421" w:author="Curt Beckmann" w:date="2013-06-06T14:17:00Z">
                  <w:rPr>
                    <w:rStyle w:val="Hyperlink"/>
                    <w:noProof/>
                  </w:rPr>
                </w:rPrChange>
              </w:rPr>
              <w:delText>8.4.2</w:delText>
            </w:r>
            <w:r w:rsidDel="00E00D57">
              <w:rPr>
                <w:rFonts w:eastAsiaTheme="minorEastAsia"/>
                <w:noProof/>
              </w:rPr>
              <w:tab/>
            </w:r>
            <w:r w:rsidRPr="00E00D57" w:rsidDel="00E00D57">
              <w:rPr>
                <w:rPrChange w:id="422" w:author="Curt Beckmann" w:date="2013-06-06T14:17:00Z">
                  <w:rPr>
                    <w:rStyle w:val="Hyperlink"/>
                    <w:noProof/>
                  </w:rPr>
                </w:rPrChange>
              </w:rPr>
              <w:delText>XML Schema</w:delText>
            </w:r>
            <w:r w:rsidDel="00E00D57">
              <w:rPr>
                <w:noProof/>
                <w:webHidden/>
              </w:rPr>
              <w:tab/>
              <w:delText>23</w:delText>
            </w:r>
          </w:del>
        </w:p>
        <w:p w14:paraId="32BFC6CF" w14:textId="77777777" w:rsidR="00C128FA" w:rsidDel="00E00D57" w:rsidRDefault="00C128FA">
          <w:pPr>
            <w:pStyle w:val="TOC3"/>
            <w:tabs>
              <w:tab w:val="left" w:pos="1320"/>
              <w:tab w:val="right" w:leader="dot" w:pos="9350"/>
            </w:tabs>
            <w:rPr>
              <w:del w:id="423" w:author="Curt Beckmann" w:date="2013-06-06T14:17:00Z"/>
              <w:rFonts w:eastAsiaTheme="minorEastAsia"/>
              <w:noProof/>
            </w:rPr>
          </w:pPr>
          <w:del w:id="424" w:author="Curt Beckmann" w:date="2013-06-06T14:17:00Z">
            <w:r w:rsidRPr="00E00D57" w:rsidDel="00E00D57">
              <w:rPr>
                <w:rPrChange w:id="425" w:author="Curt Beckmann" w:date="2013-06-06T14:17:00Z">
                  <w:rPr>
                    <w:rStyle w:val="Hyperlink"/>
                    <w:noProof/>
                  </w:rPr>
                </w:rPrChange>
              </w:rPr>
              <w:delText>8.4.3</w:delText>
            </w:r>
            <w:r w:rsidDel="00E00D57">
              <w:rPr>
                <w:rFonts w:eastAsiaTheme="minorEastAsia"/>
                <w:noProof/>
              </w:rPr>
              <w:tab/>
            </w:r>
            <w:r w:rsidRPr="00E00D57" w:rsidDel="00E00D57">
              <w:rPr>
                <w:rPrChange w:id="426" w:author="Curt Beckmann" w:date="2013-06-06T14:17:00Z">
                  <w:rPr>
                    <w:rStyle w:val="Hyperlink"/>
                    <w:noProof/>
                  </w:rPr>
                </w:rPrChange>
              </w:rPr>
              <w:delText>XML Example</w:delText>
            </w:r>
            <w:r w:rsidDel="00E00D57">
              <w:rPr>
                <w:noProof/>
                <w:webHidden/>
              </w:rPr>
              <w:tab/>
              <w:delText>25</w:delText>
            </w:r>
          </w:del>
        </w:p>
        <w:p w14:paraId="023ABDAF" w14:textId="77777777" w:rsidR="00C128FA" w:rsidDel="00E00D57" w:rsidRDefault="00C128FA">
          <w:pPr>
            <w:pStyle w:val="TOC2"/>
            <w:tabs>
              <w:tab w:val="left" w:pos="880"/>
              <w:tab w:val="right" w:leader="dot" w:pos="9350"/>
            </w:tabs>
            <w:rPr>
              <w:del w:id="427" w:author="Curt Beckmann" w:date="2013-06-06T14:17:00Z"/>
              <w:rFonts w:eastAsiaTheme="minorEastAsia"/>
              <w:noProof/>
            </w:rPr>
          </w:pPr>
          <w:del w:id="428" w:author="Curt Beckmann" w:date="2013-06-06T14:17:00Z">
            <w:r w:rsidRPr="00E00D57" w:rsidDel="00E00D57">
              <w:rPr>
                <w:rPrChange w:id="429" w:author="Curt Beckmann" w:date="2013-06-06T14:17:00Z">
                  <w:rPr>
                    <w:rStyle w:val="Hyperlink"/>
                    <w:noProof/>
                  </w:rPr>
                </w:rPrChange>
              </w:rPr>
              <w:delText>8.5</w:delText>
            </w:r>
            <w:r w:rsidDel="00E00D57">
              <w:rPr>
                <w:rFonts w:eastAsiaTheme="minorEastAsia"/>
                <w:noProof/>
              </w:rPr>
              <w:tab/>
            </w:r>
            <w:r w:rsidRPr="00E00D57" w:rsidDel="00E00D57">
              <w:rPr>
                <w:rPrChange w:id="430" w:author="Curt Beckmann" w:date="2013-06-06T14:17:00Z">
                  <w:rPr>
                    <w:rStyle w:val="Hyperlink"/>
                    <w:noProof/>
                  </w:rPr>
                </w:rPrChange>
              </w:rPr>
              <w:delText>OpenFlow Logical Switch</w:delText>
            </w:r>
            <w:r w:rsidDel="00E00D57">
              <w:rPr>
                <w:noProof/>
                <w:webHidden/>
              </w:rPr>
              <w:tab/>
              <w:delText>25</w:delText>
            </w:r>
          </w:del>
        </w:p>
        <w:p w14:paraId="228B84D2" w14:textId="77777777" w:rsidR="00C128FA" w:rsidDel="00E00D57" w:rsidRDefault="00C128FA">
          <w:pPr>
            <w:pStyle w:val="TOC3"/>
            <w:tabs>
              <w:tab w:val="left" w:pos="1320"/>
              <w:tab w:val="right" w:leader="dot" w:pos="9350"/>
            </w:tabs>
            <w:rPr>
              <w:del w:id="431" w:author="Curt Beckmann" w:date="2013-06-06T14:17:00Z"/>
              <w:rFonts w:eastAsiaTheme="minorEastAsia"/>
              <w:noProof/>
            </w:rPr>
          </w:pPr>
          <w:del w:id="432" w:author="Curt Beckmann" w:date="2013-06-06T14:17:00Z">
            <w:r w:rsidRPr="00E00D57" w:rsidDel="00E00D57">
              <w:rPr>
                <w:rPrChange w:id="433" w:author="Curt Beckmann" w:date="2013-06-06T14:17:00Z">
                  <w:rPr>
                    <w:rStyle w:val="Hyperlink"/>
                    <w:noProof/>
                  </w:rPr>
                </w:rPrChange>
              </w:rPr>
              <w:lastRenderedPageBreak/>
              <w:delText>8.5.1</w:delText>
            </w:r>
            <w:r w:rsidDel="00E00D57">
              <w:rPr>
                <w:rFonts w:eastAsiaTheme="minorEastAsia"/>
                <w:noProof/>
              </w:rPr>
              <w:tab/>
            </w:r>
            <w:r w:rsidRPr="00E00D57" w:rsidDel="00E00D57">
              <w:rPr>
                <w:rPrChange w:id="434" w:author="Curt Beckmann" w:date="2013-06-06T14:17:00Z">
                  <w:rPr>
                    <w:rStyle w:val="Hyperlink"/>
                    <w:noProof/>
                  </w:rPr>
                </w:rPrChange>
              </w:rPr>
              <w:delText>UML Diagram</w:delText>
            </w:r>
            <w:r w:rsidDel="00E00D57">
              <w:rPr>
                <w:noProof/>
                <w:webHidden/>
              </w:rPr>
              <w:tab/>
              <w:delText>26</w:delText>
            </w:r>
          </w:del>
        </w:p>
        <w:p w14:paraId="5D732024" w14:textId="77777777" w:rsidR="00C128FA" w:rsidDel="00E00D57" w:rsidRDefault="00C128FA">
          <w:pPr>
            <w:pStyle w:val="TOC3"/>
            <w:tabs>
              <w:tab w:val="left" w:pos="1320"/>
              <w:tab w:val="right" w:leader="dot" w:pos="9350"/>
            </w:tabs>
            <w:rPr>
              <w:del w:id="435" w:author="Curt Beckmann" w:date="2013-06-06T14:17:00Z"/>
              <w:rFonts w:eastAsiaTheme="minorEastAsia"/>
              <w:noProof/>
            </w:rPr>
          </w:pPr>
          <w:del w:id="436" w:author="Curt Beckmann" w:date="2013-06-06T14:17:00Z">
            <w:r w:rsidRPr="00E00D57" w:rsidDel="00E00D57">
              <w:rPr>
                <w:rPrChange w:id="437" w:author="Curt Beckmann" w:date="2013-06-06T14:17:00Z">
                  <w:rPr>
                    <w:rStyle w:val="Hyperlink"/>
                    <w:noProof/>
                  </w:rPr>
                </w:rPrChange>
              </w:rPr>
              <w:delText>8.5.2</w:delText>
            </w:r>
            <w:r w:rsidDel="00E00D57">
              <w:rPr>
                <w:rFonts w:eastAsiaTheme="minorEastAsia"/>
                <w:noProof/>
              </w:rPr>
              <w:tab/>
            </w:r>
            <w:r w:rsidRPr="00E00D57" w:rsidDel="00E00D57">
              <w:rPr>
                <w:rPrChange w:id="438" w:author="Curt Beckmann" w:date="2013-06-06T14:17:00Z">
                  <w:rPr>
                    <w:rStyle w:val="Hyperlink"/>
                    <w:noProof/>
                  </w:rPr>
                </w:rPrChange>
              </w:rPr>
              <w:delText>XML Schema</w:delText>
            </w:r>
            <w:r w:rsidDel="00E00D57">
              <w:rPr>
                <w:noProof/>
                <w:webHidden/>
              </w:rPr>
              <w:tab/>
              <w:delText>26</w:delText>
            </w:r>
          </w:del>
        </w:p>
        <w:p w14:paraId="24A4EA3C" w14:textId="77777777" w:rsidR="00C128FA" w:rsidDel="00E00D57" w:rsidRDefault="00C128FA">
          <w:pPr>
            <w:pStyle w:val="TOC3"/>
            <w:tabs>
              <w:tab w:val="left" w:pos="1320"/>
              <w:tab w:val="right" w:leader="dot" w:pos="9350"/>
            </w:tabs>
            <w:rPr>
              <w:del w:id="439" w:author="Curt Beckmann" w:date="2013-06-06T14:17:00Z"/>
              <w:rFonts w:eastAsiaTheme="minorEastAsia"/>
              <w:noProof/>
            </w:rPr>
          </w:pPr>
          <w:del w:id="440" w:author="Curt Beckmann" w:date="2013-06-06T14:17:00Z">
            <w:r w:rsidRPr="00E00D57" w:rsidDel="00E00D57">
              <w:rPr>
                <w:rPrChange w:id="441" w:author="Curt Beckmann" w:date="2013-06-06T14:17:00Z">
                  <w:rPr>
                    <w:rStyle w:val="Hyperlink"/>
                    <w:noProof/>
                  </w:rPr>
                </w:rPrChange>
              </w:rPr>
              <w:delText>8.5.3</w:delText>
            </w:r>
            <w:r w:rsidDel="00E00D57">
              <w:rPr>
                <w:rFonts w:eastAsiaTheme="minorEastAsia"/>
                <w:noProof/>
              </w:rPr>
              <w:tab/>
            </w:r>
            <w:r w:rsidRPr="00E00D57" w:rsidDel="00E00D57">
              <w:rPr>
                <w:rPrChange w:id="442" w:author="Curt Beckmann" w:date="2013-06-06T14:17:00Z">
                  <w:rPr>
                    <w:rStyle w:val="Hyperlink"/>
                    <w:noProof/>
                  </w:rPr>
                </w:rPrChange>
              </w:rPr>
              <w:delText>XML Example</w:delText>
            </w:r>
            <w:r w:rsidDel="00E00D57">
              <w:rPr>
                <w:noProof/>
                <w:webHidden/>
              </w:rPr>
              <w:tab/>
              <w:delText>32</w:delText>
            </w:r>
          </w:del>
        </w:p>
        <w:p w14:paraId="65BABB83" w14:textId="77777777" w:rsidR="00C128FA" w:rsidDel="00E00D57" w:rsidRDefault="00C128FA">
          <w:pPr>
            <w:pStyle w:val="TOC2"/>
            <w:tabs>
              <w:tab w:val="left" w:pos="880"/>
              <w:tab w:val="right" w:leader="dot" w:pos="9350"/>
            </w:tabs>
            <w:rPr>
              <w:del w:id="443" w:author="Curt Beckmann" w:date="2013-06-06T14:17:00Z"/>
              <w:rFonts w:eastAsiaTheme="minorEastAsia"/>
              <w:noProof/>
            </w:rPr>
          </w:pPr>
          <w:del w:id="444" w:author="Curt Beckmann" w:date="2013-06-06T14:17:00Z">
            <w:r w:rsidRPr="00E00D57" w:rsidDel="00E00D57">
              <w:rPr>
                <w:rPrChange w:id="445" w:author="Curt Beckmann" w:date="2013-06-06T14:17:00Z">
                  <w:rPr>
                    <w:rStyle w:val="Hyperlink"/>
                    <w:noProof/>
                  </w:rPr>
                </w:rPrChange>
              </w:rPr>
              <w:delText>8.6</w:delText>
            </w:r>
            <w:r w:rsidDel="00E00D57">
              <w:rPr>
                <w:rFonts w:eastAsiaTheme="minorEastAsia"/>
                <w:noProof/>
              </w:rPr>
              <w:tab/>
            </w:r>
            <w:r w:rsidRPr="00E00D57" w:rsidDel="00E00D57">
              <w:rPr>
                <w:rPrChange w:id="446" w:author="Curt Beckmann" w:date="2013-06-06T14:17:00Z">
                  <w:rPr>
                    <w:rStyle w:val="Hyperlink"/>
                    <w:noProof/>
                  </w:rPr>
                </w:rPrChange>
              </w:rPr>
              <w:delText>Logical Switch Capabilities</w:delText>
            </w:r>
            <w:r w:rsidDel="00E00D57">
              <w:rPr>
                <w:noProof/>
                <w:webHidden/>
              </w:rPr>
              <w:tab/>
              <w:delText>33</w:delText>
            </w:r>
          </w:del>
        </w:p>
        <w:p w14:paraId="47B887E0" w14:textId="77777777" w:rsidR="00C128FA" w:rsidDel="00E00D57" w:rsidRDefault="00C128FA">
          <w:pPr>
            <w:pStyle w:val="TOC3"/>
            <w:tabs>
              <w:tab w:val="left" w:pos="1320"/>
              <w:tab w:val="right" w:leader="dot" w:pos="9350"/>
            </w:tabs>
            <w:rPr>
              <w:del w:id="447" w:author="Curt Beckmann" w:date="2013-06-06T14:17:00Z"/>
              <w:rFonts w:eastAsiaTheme="minorEastAsia"/>
              <w:noProof/>
            </w:rPr>
          </w:pPr>
          <w:del w:id="448" w:author="Curt Beckmann" w:date="2013-06-06T14:17:00Z">
            <w:r w:rsidRPr="00E00D57" w:rsidDel="00E00D57">
              <w:rPr>
                <w:rPrChange w:id="449" w:author="Curt Beckmann" w:date="2013-06-06T14:17:00Z">
                  <w:rPr>
                    <w:rStyle w:val="Hyperlink"/>
                    <w:noProof/>
                  </w:rPr>
                </w:rPrChange>
              </w:rPr>
              <w:delText>8.6.1</w:delText>
            </w:r>
            <w:r w:rsidDel="00E00D57">
              <w:rPr>
                <w:rFonts w:eastAsiaTheme="minorEastAsia"/>
                <w:noProof/>
              </w:rPr>
              <w:tab/>
            </w:r>
            <w:r w:rsidRPr="00E00D57" w:rsidDel="00E00D57">
              <w:rPr>
                <w:rPrChange w:id="450" w:author="Curt Beckmann" w:date="2013-06-06T14:17:00Z">
                  <w:rPr>
                    <w:rStyle w:val="Hyperlink"/>
                    <w:noProof/>
                  </w:rPr>
                </w:rPrChange>
              </w:rPr>
              <w:delText>UML Diagram</w:delText>
            </w:r>
            <w:r w:rsidDel="00E00D57">
              <w:rPr>
                <w:noProof/>
                <w:webHidden/>
              </w:rPr>
              <w:tab/>
              <w:delText>33</w:delText>
            </w:r>
          </w:del>
        </w:p>
        <w:p w14:paraId="0D417CD0" w14:textId="77777777" w:rsidR="00C128FA" w:rsidDel="00E00D57" w:rsidRDefault="00C128FA">
          <w:pPr>
            <w:pStyle w:val="TOC3"/>
            <w:tabs>
              <w:tab w:val="left" w:pos="1320"/>
              <w:tab w:val="right" w:leader="dot" w:pos="9350"/>
            </w:tabs>
            <w:rPr>
              <w:del w:id="451" w:author="Curt Beckmann" w:date="2013-06-06T14:17:00Z"/>
              <w:rFonts w:eastAsiaTheme="minorEastAsia"/>
              <w:noProof/>
            </w:rPr>
          </w:pPr>
          <w:del w:id="452" w:author="Curt Beckmann" w:date="2013-06-06T14:17:00Z">
            <w:r w:rsidRPr="00E00D57" w:rsidDel="00E00D57">
              <w:rPr>
                <w:rPrChange w:id="453" w:author="Curt Beckmann" w:date="2013-06-06T14:17:00Z">
                  <w:rPr>
                    <w:rStyle w:val="Hyperlink"/>
                    <w:noProof/>
                  </w:rPr>
                </w:rPrChange>
              </w:rPr>
              <w:delText>8.6.2</w:delText>
            </w:r>
            <w:r w:rsidDel="00E00D57">
              <w:rPr>
                <w:rFonts w:eastAsiaTheme="minorEastAsia"/>
                <w:noProof/>
              </w:rPr>
              <w:tab/>
            </w:r>
            <w:r w:rsidRPr="00E00D57" w:rsidDel="00E00D57">
              <w:rPr>
                <w:rPrChange w:id="454" w:author="Curt Beckmann" w:date="2013-06-06T14:17:00Z">
                  <w:rPr>
                    <w:rStyle w:val="Hyperlink"/>
                    <w:noProof/>
                  </w:rPr>
                </w:rPrChange>
              </w:rPr>
              <w:delText>XML Schema</w:delText>
            </w:r>
            <w:r w:rsidDel="00E00D57">
              <w:rPr>
                <w:noProof/>
                <w:webHidden/>
              </w:rPr>
              <w:tab/>
              <w:delText>33</w:delText>
            </w:r>
          </w:del>
        </w:p>
        <w:p w14:paraId="245DE246" w14:textId="77777777" w:rsidR="00C128FA" w:rsidDel="00E00D57" w:rsidRDefault="00C128FA">
          <w:pPr>
            <w:pStyle w:val="TOC3"/>
            <w:tabs>
              <w:tab w:val="left" w:pos="1320"/>
              <w:tab w:val="right" w:leader="dot" w:pos="9350"/>
            </w:tabs>
            <w:rPr>
              <w:del w:id="455" w:author="Curt Beckmann" w:date="2013-06-06T14:17:00Z"/>
              <w:rFonts w:eastAsiaTheme="minorEastAsia"/>
              <w:noProof/>
            </w:rPr>
          </w:pPr>
          <w:del w:id="456" w:author="Curt Beckmann" w:date="2013-06-06T14:17:00Z">
            <w:r w:rsidRPr="00E00D57" w:rsidDel="00E00D57">
              <w:rPr>
                <w:rPrChange w:id="457" w:author="Curt Beckmann" w:date="2013-06-06T14:17:00Z">
                  <w:rPr>
                    <w:rStyle w:val="Hyperlink"/>
                    <w:noProof/>
                  </w:rPr>
                </w:rPrChange>
              </w:rPr>
              <w:delText>8.6.3</w:delText>
            </w:r>
            <w:r w:rsidDel="00E00D57">
              <w:rPr>
                <w:rFonts w:eastAsiaTheme="minorEastAsia"/>
                <w:noProof/>
              </w:rPr>
              <w:tab/>
            </w:r>
            <w:r w:rsidRPr="00E00D57" w:rsidDel="00E00D57">
              <w:rPr>
                <w:rPrChange w:id="458" w:author="Curt Beckmann" w:date="2013-06-06T14:17:00Z">
                  <w:rPr>
                    <w:rStyle w:val="Hyperlink"/>
                    <w:noProof/>
                  </w:rPr>
                </w:rPrChange>
              </w:rPr>
              <w:delText>XML Example</w:delText>
            </w:r>
            <w:r w:rsidDel="00E00D57">
              <w:rPr>
                <w:noProof/>
                <w:webHidden/>
              </w:rPr>
              <w:tab/>
              <w:delText>38</w:delText>
            </w:r>
          </w:del>
        </w:p>
        <w:p w14:paraId="40BE5F70" w14:textId="77777777" w:rsidR="00C128FA" w:rsidDel="00E00D57" w:rsidRDefault="00C128FA">
          <w:pPr>
            <w:pStyle w:val="TOC2"/>
            <w:tabs>
              <w:tab w:val="left" w:pos="880"/>
              <w:tab w:val="right" w:leader="dot" w:pos="9350"/>
            </w:tabs>
            <w:rPr>
              <w:del w:id="459" w:author="Curt Beckmann" w:date="2013-06-06T14:17:00Z"/>
              <w:rFonts w:eastAsiaTheme="minorEastAsia"/>
              <w:noProof/>
            </w:rPr>
          </w:pPr>
          <w:del w:id="460" w:author="Curt Beckmann" w:date="2013-06-06T14:17:00Z">
            <w:r w:rsidRPr="00E00D57" w:rsidDel="00E00D57">
              <w:rPr>
                <w:rPrChange w:id="461" w:author="Curt Beckmann" w:date="2013-06-06T14:17:00Z">
                  <w:rPr>
                    <w:rStyle w:val="Hyperlink"/>
                    <w:noProof/>
                  </w:rPr>
                </w:rPrChange>
              </w:rPr>
              <w:delText>8.7</w:delText>
            </w:r>
            <w:r w:rsidDel="00E00D57">
              <w:rPr>
                <w:rFonts w:eastAsiaTheme="minorEastAsia"/>
                <w:noProof/>
              </w:rPr>
              <w:tab/>
            </w:r>
            <w:r w:rsidRPr="00E00D57" w:rsidDel="00E00D57">
              <w:rPr>
                <w:rPrChange w:id="462" w:author="Curt Beckmann" w:date="2013-06-06T14:17:00Z">
                  <w:rPr>
                    <w:rStyle w:val="Hyperlink"/>
                    <w:noProof/>
                  </w:rPr>
                </w:rPrChange>
              </w:rPr>
              <w:delText>OpenFlow Controller</w:delText>
            </w:r>
            <w:r w:rsidDel="00E00D57">
              <w:rPr>
                <w:noProof/>
                <w:webHidden/>
              </w:rPr>
              <w:tab/>
              <w:delText>38</w:delText>
            </w:r>
          </w:del>
        </w:p>
        <w:p w14:paraId="62601484" w14:textId="77777777" w:rsidR="00C128FA" w:rsidDel="00E00D57" w:rsidRDefault="00C128FA">
          <w:pPr>
            <w:pStyle w:val="TOC3"/>
            <w:tabs>
              <w:tab w:val="left" w:pos="1320"/>
              <w:tab w:val="right" w:leader="dot" w:pos="9350"/>
            </w:tabs>
            <w:rPr>
              <w:del w:id="463" w:author="Curt Beckmann" w:date="2013-06-06T14:17:00Z"/>
              <w:rFonts w:eastAsiaTheme="minorEastAsia"/>
              <w:noProof/>
            </w:rPr>
          </w:pPr>
          <w:del w:id="464" w:author="Curt Beckmann" w:date="2013-06-06T14:17:00Z">
            <w:r w:rsidRPr="00E00D57" w:rsidDel="00E00D57">
              <w:rPr>
                <w:rPrChange w:id="465" w:author="Curt Beckmann" w:date="2013-06-06T14:17:00Z">
                  <w:rPr>
                    <w:rStyle w:val="Hyperlink"/>
                    <w:noProof/>
                  </w:rPr>
                </w:rPrChange>
              </w:rPr>
              <w:delText>8.7.1</w:delText>
            </w:r>
            <w:r w:rsidDel="00E00D57">
              <w:rPr>
                <w:rFonts w:eastAsiaTheme="minorEastAsia"/>
                <w:noProof/>
              </w:rPr>
              <w:tab/>
            </w:r>
            <w:r w:rsidRPr="00E00D57" w:rsidDel="00E00D57">
              <w:rPr>
                <w:rPrChange w:id="466" w:author="Curt Beckmann" w:date="2013-06-06T14:17:00Z">
                  <w:rPr>
                    <w:rStyle w:val="Hyperlink"/>
                    <w:noProof/>
                  </w:rPr>
                </w:rPrChange>
              </w:rPr>
              <w:delText>UML Diagram</w:delText>
            </w:r>
            <w:r w:rsidDel="00E00D57">
              <w:rPr>
                <w:noProof/>
                <w:webHidden/>
              </w:rPr>
              <w:tab/>
              <w:delText>39</w:delText>
            </w:r>
          </w:del>
        </w:p>
        <w:p w14:paraId="1AFFFB13" w14:textId="77777777" w:rsidR="00C128FA" w:rsidDel="00E00D57" w:rsidRDefault="00C128FA">
          <w:pPr>
            <w:pStyle w:val="TOC3"/>
            <w:tabs>
              <w:tab w:val="left" w:pos="1320"/>
              <w:tab w:val="right" w:leader="dot" w:pos="9350"/>
            </w:tabs>
            <w:rPr>
              <w:del w:id="467" w:author="Curt Beckmann" w:date="2013-06-06T14:17:00Z"/>
              <w:rFonts w:eastAsiaTheme="minorEastAsia"/>
              <w:noProof/>
            </w:rPr>
          </w:pPr>
          <w:del w:id="468" w:author="Curt Beckmann" w:date="2013-06-06T14:17:00Z">
            <w:r w:rsidRPr="00E00D57" w:rsidDel="00E00D57">
              <w:rPr>
                <w:rPrChange w:id="469" w:author="Curt Beckmann" w:date="2013-06-06T14:17:00Z">
                  <w:rPr>
                    <w:rStyle w:val="Hyperlink"/>
                    <w:noProof/>
                  </w:rPr>
                </w:rPrChange>
              </w:rPr>
              <w:delText>8.7.2</w:delText>
            </w:r>
            <w:r w:rsidDel="00E00D57">
              <w:rPr>
                <w:rFonts w:eastAsiaTheme="minorEastAsia"/>
                <w:noProof/>
              </w:rPr>
              <w:tab/>
            </w:r>
            <w:r w:rsidRPr="00E00D57" w:rsidDel="00E00D57">
              <w:rPr>
                <w:rPrChange w:id="470" w:author="Curt Beckmann" w:date="2013-06-06T14:17:00Z">
                  <w:rPr>
                    <w:rStyle w:val="Hyperlink"/>
                    <w:noProof/>
                  </w:rPr>
                </w:rPrChange>
              </w:rPr>
              <w:delText>XML Schema</w:delText>
            </w:r>
            <w:r w:rsidDel="00E00D57">
              <w:rPr>
                <w:noProof/>
                <w:webHidden/>
              </w:rPr>
              <w:tab/>
              <w:delText>40</w:delText>
            </w:r>
          </w:del>
        </w:p>
        <w:p w14:paraId="694FC9B0" w14:textId="77777777" w:rsidR="00C128FA" w:rsidDel="00E00D57" w:rsidRDefault="00C128FA">
          <w:pPr>
            <w:pStyle w:val="TOC3"/>
            <w:tabs>
              <w:tab w:val="left" w:pos="1320"/>
              <w:tab w:val="right" w:leader="dot" w:pos="9350"/>
            </w:tabs>
            <w:rPr>
              <w:del w:id="471" w:author="Curt Beckmann" w:date="2013-06-06T14:17:00Z"/>
              <w:rFonts w:eastAsiaTheme="minorEastAsia"/>
              <w:noProof/>
            </w:rPr>
          </w:pPr>
          <w:del w:id="472" w:author="Curt Beckmann" w:date="2013-06-06T14:17:00Z">
            <w:r w:rsidRPr="00E00D57" w:rsidDel="00E00D57">
              <w:rPr>
                <w:rPrChange w:id="473" w:author="Curt Beckmann" w:date="2013-06-06T14:17:00Z">
                  <w:rPr>
                    <w:rStyle w:val="Hyperlink"/>
                    <w:noProof/>
                  </w:rPr>
                </w:rPrChange>
              </w:rPr>
              <w:delText>8.7.3</w:delText>
            </w:r>
            <w:r w:rsidDel="00E00D57">
              <w:rPr>
                <w:rFonts w:eastAsiaTheme="minorEastAsia"/>
                <w:noProof/>
              </w:rPr>
              <w:tab/>
            </w:r>
            <w:r w:rsidRPr="00E00D57" w:rsidDel="00E00D57">
              <w:rPr>
                <w:rPrChange w:id="474" w:author="Curt Beckmann" w:date="2013-06-06T14:17:00Z">
                  <w:rPr>
                    <w:rStyle w:val="Hyperlink"/>
                    <w:noProof/>
                  </w:rPr>
                </w:rPrChange>
              </w:rPr>
              <w:delText>XML Example</w:delText>
            </w:r>
            <w:r w:rsidDel="00E00D57">
              <w:rPr>
                <w:noProof/>
                <w:webHidden/>
              </w:rPr>
              <w:tab/>
              <w:delText>45</w:delText>
            </w:r>
          </w:del>
        </w:p>
        <w:p w14:paraId="34F95136" w14:textId="77777777" w:rsidR="00C128FA" w:rsidDel="00E00D57" w:rsidRDefault="00C128FA">
          <w:pPr>
            <w:pStyle w:val="TOC2"/>
            <w:tabs>
              <w:tab w:val="left" w:pos="880"/>
              <w:tab w:val="right" w:leader="dot" w:pos="9350"/>
            </w:tabs>
            <w:rPr>
              <w:del w:id="475" w:author="Curt Beckmann" w:date="2013-06-06T14:17:00Z"/>
              <w:rFonts w:eastAsiaTheme="minorEastAsia"/>
              <w:noProof/>
            </w:rPr>
          </w:pPr>
          <w:del w:id="476" w:author="Curt Beckmann" w:date="2013-06-06T14:17:00Z">
            <w:r w:rsidRPr="00E00D57" w:rsidDel="00E00D57">
              <w:rPr>
                <w:rPrChange w:id="477" w:author="Curt Beckmann" w:date="2013-06-06T14:17:00Z">
                  <w:rPr>
                    <w:rStyle w:val="Hyperlink"/>
                    <w:noProof/>
                  </w:rPr>
                </w:rPrChange>
              </w:rPr>
              <w:delText>8.8</w:delText>
            </w:r>
            <w:r w:rsidDel="00E00D57">
              <w:rPr>
                <w:rFonts w:eastAsiaTheme="minorEastAsia"/>
                <w:noProof/>
              </w:rPr>
              <w:tab/>
            </w:r>
            <w:r w:rsidRPr="00E00D57" w:rsidDel="00E00D57">
              <w:rPr>
                <w:rPrChange w:id="478" w:author="Curt Beckmann" w:date="2013-06-06T14:17:00Z">
                  <w:rPr>
                    <w:rStyle w:val="Hyperlink"/>
                    <w:noProof/>
                  </w:rPr>
                </w:rPrChange>
              </w:rPr>
              <w:delText>OpenFlow Resource</w:delText>
            </w:r>
            <w:r w:rsidDel="00E00D57">
              <w:rPr>
                <w:noProof/>
                <w:webHidden/>
              </w:rPr>
              <w:tab/>
              <w:delText>45</w:delText>
            </w:r>
          </w:del>
        </w:p>
        <w:p w14:paraId="5BAD4A26" w14:textId="77777777" w:rsidR="00C128FA" w:rsidDel="00E00D57" w:rsidRDefault="00C128FA">
          <w:pPr>
            <w:pStyle w:val="TOC3"/>
            <w:tabs>
              <w:tab w:val="left" w:pos="1320"/>
              <w:tab w:val="right" w:leader="dot" w:pos="9350"/>
            </w:tabs>
            <w:rPr>
              <w:del w:id="479" w:author="Curt Beckmann" w:date="2013-06-06T14:17:00Z"/>
              <w:rFonts w:eastAsiaTheme="minorEastAsia"/>
              <w:noProof/>
            </w:rPr>
          </w:pPr>
          <w:del w:id="480" w:author="Curt Beckmann" w:date="2013-06-06T14:17:00Z">
            <w:r w:rsidRPr="00E00D57" w:rsidDel="00E00D57">
              <w:rPr>
                <w:rPrChange w:id="481" w:author="Curt Beckmann" w:date="2013-06-06T14:17:00Z">
                  <w:rPr>
                    <w:rStyle w:val="Hyperlink"/>
                    <w:noProof/>
                  </w:rPr>
                </w:rPrChange>
              </w:rPr>
              <w:delText>8.8.1</w:delText>
            </w:r>
            <w:r w:rsidDel="00E00D57">
              <w:rPr>
                <w:rFonts w:eastAsiaTheme="minorEastAsia"/>
                <w:noProof/>
              </w:rPr>
              <w:tab/>
            </w:r>
            <w:r w:rsidRPr="00E00D57" w:rsidDel="00E00D57">
              <w:rPr>
                <w:rPrChange w:id="482" w:author="Curt Beckmann" w:date="2013-06-06T14:17:00Z">
                  <w:rPr>
                    <w:rStyle w:val="Hyperlink"/>
                    <w:noProof/>
                  </w:rPr>
                </w:rPrChange>
              </w:rPr>
              <w:delText>UML Diagram</w:delText>
            </w:r>
            <w:r w:rsidDel="00E00D57">
              <w:rPr>
                <w:noProof/>
                <w:webHidden/>
              </w:rPr>
              <w:tab/>
              <w:delText>45</w:delText>
            </w:r>
          </w:del>
        </w:p>
        <w:p w14:paraId="2202833A" w14:textId="77777777" w:rsidR="00C128FA" w:rsidDel="00E00D57" w:rsidRDefault="00C128FA">
          <w:pPr>
            <w:pStyle w:val="TOC3"/>
            <w:tabs>
              <w:tab w:val="left" w:pos="1320"/>
              <w:tab w:val="right" w:leader="dot" w:pos="9350"/>
            </w:tabs>
            <w:rPr>
              <w:del w:id="483" w:author="Curt Beckmann" w:date="2013-06-06T14:17:00Z"/>
              <w:rFonts w:eastAsiaTheme="minorEastAsia"/>
              <w:noProof/>
            </w:rPr>
          </w:pPr>
          <w:del w:id="484" w:author="Curt Beckmann" w:date="2013-06-06T14:17:00Z">
            <w:r w:rsidRPr="00E00D57" w:rsidDel="00E00D57">
              <w:rPr>
                <w:rPrChange w:id="485" w:author="Curt Beckmann" w:date="2013-06-06T14:17:00Z">
                  <w:rPr>
                    <w:rStyle w:val="Hyperlink"/>
                    <w:noProof/>
                  </w:rPr>
                </w:rPrChange>
              </w:rPr>
              <w:delText>8.8.2</w:delText>
            </w:r>
            <w:r w:rsidDel="00E00D57">
              <w:rPr>
                <w:rFonts w:eastAsiaTheme="minorEastAsia"/>
                <w:noProof/>
              </w:rPr>
              <w:tab/>
            </w:r>
            <w:r w:rsidRPr="00E00D57" w:rsidDel="00E00D57">
              <w:rPr>
                <w:rPrChange w:id="486" w:author="Curt Beckmann" w:date="2013-06-06T14:17:00Z">
                  <w:rPr>
                    <w:rStyle w:val="Hyperlink"/>
                    <w:noProof/>
                  </w:rPr>
                </w:rPrChange>
              </w:rPr>
              <w:delText>XML Schema</w:delText>
            </w:r>
            <w:r w:rsidDel="00E00D57">
              <w:rPr>
                <w:noProof/>
                <w:webHidden/>
              </w:rPr>
              <w:tab/>
              <w:delText>45</w:delText>
            </w:r>
          </w:del>
        </w:p>
        <w:p w14:paraId="5570FF5E" w14:textId="77777777" w:rsidR="00C128FA" w:rsidDel="00E00D57" w:rsidRDefault="00C128FA">
          <w:pPr>
            <w:pStyle w:val="TOC3"/>
            <w:tabs>
              <w:tab w:val="left" w:pos="1320"/>
              <w:tab w:val="right" w:leader="dot" w:pos="9350"/>
            </w:tabs>
            <w:rPr>
              <w:del w:id="487" w:author="Curt Beckmann" w:date="2013-06-06T14:17:00Z"/>
              <w:rFonts w:eastAsiaTheme="minorEastAsia"/>
              <w:noProof/>
            </w:rPr>
          </w:pPr>
          <w:del w:id="488" w:author="Curt Beckmann" w:date="2013-06-06T14:17:00Z">
            <w:r w:rsidRPr="00E00D57" w:rsidDel="00E00D57">
              <w:rPr>
                <w:rPrChange w:id="489" w:author="Curt Beckmann" w:date="2013-06-06T14:17:00Z">
                  <w:rPr>
                    <w:rStyle w:val="Hyperlink"/>
                    <w:noProof/>
                  </w:rPr>
                </w:rPrChange>
              </w:rPr>
              <w:delText>8.8.3</w:delText>
            </w:r>
            <w:r w:rsidDel="00E00D57">
              <w:rPr>
                <w:rFonts w:eastAsiaTheme="minorEastAsia"/>
                <w:noProof/>
              </w:rPr>
              <w:tab/>
            </w:r>
            <w:r w:rsidRPr="00E00D57" w:rsidDel="00E00D57">
              <w:rPr>
                <w:rPrChange w:id="490" w:author="Curt Beckmann" w:date="2013-06-06T14:17:00Z">
                  <w:rPr>
                    <w:rStyle w:val="Hyperlink"/>
                    <w:noProof/>
                  </w:rPr>
                </w:rPrChange>
              </w:rPr>
              <w:delText>XML Example</w:delText>
            </w:r>
            <w:r w:rsidDel="00E00D57">
              <w:rPr>
                <w:noProof/>
                <w:webHidden/>
              </w:rPr>
              <w:tab/>
              <w:delText>46</w:delText>
            </w:r>
          </w:del>
        </w:p>
        <w:p w14:paraId="6B0194EF" w14:textId="77777777" w:rsidR="00C128FA" w:rsidDel="00E00D57" w:rsidRDefault="00C128FA">
          <w:pPr>
            <w:pStyle w:val="TOC2"/>
            <w:tabs>
              <w:tab w:val="left" w:pos="880"/>
              <w:tab w:val="right" w:leader="dot" w:pos="9350"/>
            </w:tabs>
            <w:rPr>
              <w:del w:id="491" w:author="Curt Beckmann" w:date="2013-06-06T14:17:00Z"/>
              <w:rFonts w:eastAsiaTheme="minorEastAsia"/>
              <w:noProof/>
            </w:rPr>
          </w:pPr>
          <w:del w:id="492" w:author="Curt Beckmann" w:date="2013-06-06T14:17:00Z">
            <w:r w:rsidRPr="00E00D57" w:rsidDel="00E00D57">
              <w:rPr>
                <w:rPrChange w:id="493" w:author="Curt Beckmann" w:date="2013-06-06T14:17:00Z">
                  <w:rPr>
                    <w:rStyle w:val="Hyperlink"/>
                    <w:noProof/>
                  </w:rPr>
                </w:rPrChange>
              </w:rPr>
              <w:delText>8.9</w:delText>
            </w:r>
            <w:r w:rsidDel="00E00D57">
              <w:rPr>
                <w:rFonts w:eastAsiaTheme="minorEastAsia"/>
                <w:noProof/>
              </w:rPr>
              <w:tab/>
            </w:r>
            <w:r w:rsidRPr="00E00D57" w:rsidDel="00E00D57">
              <w:rPr>
                <w:rPrChange w:id="494" w:author="Curt Beckmann" w:date="2013-06-06T14:17:00Z">
                  <w:rPr>
                    <w:rStyle w:val="Hyperlink"/>
                    <w:noProof/>
                  </w:rPr>
                </w:rPrChange>
              </w:rPr>
              <w:delText>OpenFlow Port</w:delText>
            </w:r>
            <w:r w:rsidDel="00E00D57">
              <w:rPr>
                <w:noProof/>
                <w:webHidden/>
              </w:rPr>
              <w:tab/>
              <w:delText>46</w:delText>
            </w:r>
          </w:del>
        </w:p>
        <w:p w14:paraId="36BB8238" w14:textId="77777777" w:rsidR="00C128FA" w:rsidDel="00E00D57" w:rsidRDefault="00C128FA">
          <w:pPr>
            <w:pStyle w:val="TOC3"/>
            <w:tabs>
              <w:tab w:val="left" w:pos="1320"/>
              <w:tab w:val="right" w:leader="dot" w:pos="9350"/>
            </w:tabs>
            <w:rPr>
              <w:del w:id="495" w:author="Curt Beckmann" w:date="2013-06-06T14:17:00Z"/>
              <w:rFonts w:eastAsiaTheme="minorEastAsia"/>
              <w:noProof/>
            </w:rPr>
          </w:pPr>
          <w:del w:id="496" w:author="Curt Beckmann" w:date="2013-06-06T14:17:00Z">
            <w:r w:rsidRPr="00E00D57" w:rsidDel="00E00D57">
              <w:rPr>
                <w:rPrChange w:id="497" w:author="Curt Beckmann" w:date="2013-06-06T14:17:00Z">
                  <w:rPr>
                    <w:rStyle w:val="Hyperlink"/>
                    <w:noProof/>
                  </w:rPr>
                </w:rPrChange>
              </w:rPr>
              <w:delText>8.9.1</w:delText>
            </w:r>
            <w:r w:rsidDel="00E00D57">
              <w:rPr>
                <w:rFonts w:eastAsiaTheme="minorEastAsia"/>
                <w:noProof/>
              </w:rPr>
              <w:tab/>
            </w:r>
            <w:r w:rsidRPr="00E00D57" w:rsidDel="00E00D57">
              <w:rPr>
                <w:rPrChange w:id="498" w:author="Curt Beckmann" w:date="2013-06-06T14:17:00Z">
                  <w:rPr>
                    <w:rStyle w:val="Hyperlink"/>
                    <w:noProof/>
                  </w:rPr>
                </w:rPrChange>
              </w:rPr>
              <w:delText>UML Diagram</w:delText>
            </w:r>
            <w:r w:rsidDel="00E00D57">
              <w:rPr>
                <w:noProof/>
                <w:webHidden/>
              </w:rPr>
              <w:tab/>
              <w:delText>47</w:delText>
            </w:r>
          </w:del>
        </w:p>
        <w:p w14:paraId="527F7FAD" w14:textId="77777777" w:rsidR="00C128FA" w:rsidDel="00E00D57" w:rsidRDefault="00C128FA">
          <w:pPr>
            <w:pStyle w:val="TOC3"/>
            <w:tabs>
              <w:tab w:val="left" w:pos="1320"/>
              <w:tab w:val="right" w:leader="dot" w:pos="9350"/>
            </w:tabs>
            <w:rPr>
              <w:del w:id="499" w:author="Curt Beckmann" w:date="2013-06-06T14:17:00Z"/>
              <w:rFonts w:eastAsiaTheme="minorEastAsia"/>
              <w:noProof/>
            </w:rPr>
          </w:pPr>
          <w:del w:id="500" w:author="Curt Beckmann" w:date="2013-06-06T14:17:00Z">
            <w:r w:rsidRPr="00E00D57" w:rsidDel="00E00D57">
              <w:rPr>
                <w:rPrChange w:id="501" w:author="Curt Beckmann" w:date="2013-06-06T14:17:00Z">
                  <w:rPr>
                    <w:rStyle w:val="Hyperlink"/>
                    <w:noProof/>
                  </w:rPr>
                </w:rPrChange>
              </w:rPr>
              <w:delText>8.9.2</w:delText>
            </w:r>
            <w:r w:rsidDel="00E00D57">
              <w:rPr>
                <w:rFonts w:eastAsiaTheme="minorEastAsia"/>
                <w:noProof/>
              </w:rPr>
              <w:tab/>
            </w:r>
            <w:r w:rsidRPr="00E00D57" w:rsidDel="00E00D57">
              <w:rPr>
                <w:rPrChange w:id="502" w:author="Curt Beckmann" w:date="2013-06-06T14:17:00Z">
                  <w:rPr>
                    <w:rStyle w:val="Hyperlink"/>
                    <w:noProof/>
                  </w:rPr>
                </w:rPrChange>
              </w:rPr>
              <w:delText>XML Schema</w:delText>
            </w:r>
            <w:r w:rsidDel="00E00D57">
              <w:rPr>
                <w:noProof/>
                <w:webHidden/>
              </w:rPr>
              <w:tab/>
              <w:delText>48</w:delText>
            </w:r>
          </w:del>
        </w:p>
        <w:p w14:paraId="0051E7D1" w14:textId="77777777" w:rsidR="00C128FA" w:rsidDel="00E00D57" w:rsidRDefault="00C128FA">
          <w:pPr>
            <w:pStyle w:val="TOC3"/>
            <w:tabs>
              <w:tab w:val="left" w:pos="1320"/>
              <w:tab w:val="right" w:leader="dot" w:pos="9350"/>
            </w:tabs>
            <w:rPr>
              <w:del w:id="503" w:author="Curt Beckmann" w:date="2013-06-06T14:17:00Z"/>
              <w:rFonts w:eastAsiaTheme="minorEastAsia"/>
              <w:noProof/>
            </w:rPr>
          </w:pPr>
          <w:del w:id="504" w:author="Curt Beckmann" w:date="2013-06-06T14:17:00Z">
            <w:r w:rsidRPr="00E00D57" w:rsidDel="00E00D57">
              <w:rPr>
                <w:rPrChange w:id="505" w:author="Curt Beckmann" w:date="2013-06-06T14:17:00Z">
                  <w:rPr>
                    <w:rStyle w:val="Hyperlink"/>
                    <w:noProof/>
                  </w:rPr>
                </w:rPrChange>
              </w:rPr>
              <w:delText>8.9.3</w:delText>
            </w:r>
            <w:r w:rsidDel="00E00D57">
              <w:rPr>
                <w:rFonts w:eastAsiaTheme="minorEastAsia"/>
                <w:noProof/>
              </w:rPr>
              <w:tab/>
            </w:r>
            <w:r w:rsidRPr="00E00D57" w:rsidDel="00E00D57">
              <w:rPr>
                <w:rPrChange w:id="506" w:author="Curt Beckmann" w:date="2013-06-06T14:17:00Z">
                  <w:rPr>
                    <w:rStyle w:val="Hyperlink"/>
                    <w:noProof/>
                  </w:rPr>
                </w:rPrChange>
              </w:rPr>
              <w:delText>XML Examples</w:delText>
            </w:r>
            <w:r w:rsidDel="00E00D57">
              <w:rPr>
                <w:noProof/>
                <w:webHidden/>
              </w:rPr>
              <w:tab/>
              <w:delText>59</w:delText>
            </w:r>
          </w:del>
        </w:p>
        <w:p w14:paraId="6136F9D7" w14:textId="77777777" w:rsidR="00C128FA" w:rsidDel="00E00D57" w:rsidRDefault="00C128FA">
          <w:pPr>
            <w:pStyle w:val="TOC2"/>
            <w:tabs>
              <w:tab w:val="left" w:pos="880"/>
              <w:tab w:val="right" w:leader="dot" w:pos="9350"/>
            </w:tabs>
            <w:rPr>
              <w:del w:id="507" w:author="Curt Beckmann" w:date="2013-06-06T14:17:00Z"/>
              <w:rFonts w:eastAsiaTheme="minorEastAsia"/>
              <w:noProof/>
            </w:rPr>
          </w:pPr>
          <w:del w:id="508" w:author="Curt Beckmann" w:date="2013-06-06T14:17:00Z">
            <w:r w:rsidRPr="00E00D57" w:rsidDel="00E00D57">
              <w:rPr>
                <w:rPrChange w:id="509" w:author="Curt Beckmann" w:date="2013-06-06T14:17:00Z">
                  <w:rPr>
                    <w:rStyle w:val="Hyperlink"/>
                    <w:noProof/>
                  </w:rPr>
                </w:rPrChange>
              </w:rPr>
              <w:delText>8.10</w:delText>
            </w:r>
            <w:r w:rsidDel="00E00D57">
              <w:rPr>
                <w:rFonts w:eastAsiaTheme="minorEastAsia"/>
                <w:noProof/>
              </w:rPr>
              <w:tab/>
            </w:r>
            <w:r w:rsidRPr="00E00D57" w:rsidDel="00E00D57">
              <w:rPr>
                <w:rPrChange w:id="510" w:author="Curt Beckmann" w:date="2013-06-06T14:17:00Z">
                  <w:rPr>
                    <w:rStyle w:val="Hyperlink"/>
                    <w:noProof/>
                  </w:rPr>
                </w:rPrChange>
              </w:rPr>
              <w:delText>OpenFlow Port Feature</w:delText>
            </w:r>
            <w:r w:rsidDel="00E00D57">
              <w:rPr>
                <w:noProof/>
                <w:webHidden/>
              </w:rPr>
              <w:tab/>
              <w:delText>61</w:delText>
            </w:r>
          </w:del>
        </w:p>
        <w:p w14:paraId="151BA0CD" w14:textId="77777777" w:rsidR="00C128FA" w:rsidDel="00E00D57" w:rsidRDefault="00C128FA">
          <w:pPr>
            <w:pStyle w:val="TOC3"/>
            <w:tabs>
              <w:tab w:val="left" w:pos="1320"/>
              <w:tab w:val="right" w:leader="dot" w:pos="9350"/>
            </w:tabs>
            <w:rPr>
              <w:del w:id="511" w:author="Curt Beckmann" w:date="2013-06-06T14:17:00Z"/>
              <w:rFonts w:eastAsiaTheme="minorEastAsia"/>
              <w:noProof/>
            </w:rPr>
          </w:pPr>
          <w:del w:id="512" w:author="Curt Beckmann" w:date="2013-06-06T14:17:00Z">
            <w:r w:rsidRPr="00E00D57" w:rsidDel="00E00D57">
              <w:rPr>
                <w:rPrChange w:id="513" w:author="Curt Beckmann" w:date="2013-06-06T14:17:00Z">
                  <w:rPr>
                    <w:rStyle w:val="Hyperlink"/>
                    <w:noProof/>
                  </w:rPr>
                </w:rPrChange>
              </w:rPr>
              <w:delText>8.10.1</w:delText>
            </w:r>
            <w:r w:rsidDel="00E00D57">
              <w:rPr>
                <w:rFonts w:eastAsiaTheme="minorEastAsia"/>
                <w:noProof/>
              </w:rPr>
              <w:tab/>
            </w:r>
            <w:r w:rsidRPr="00E00D57" w:rsidDel="00E00D57">
              <w:rPr>
                <w:rPrChange w:id="514" w:author="Curt Beckmann" w:date="2013-06-06T14:17:00Z">
                  <w:rPr>
                    <w:rStyle w:val="Hyperlink"/>
                    <w:noProof/>
                  </w:rPr>
                </w:rPrChange>
              </w:rPr>
              <w:delText>UML Diagram</w:delText>
            </w:r>
            <w:r w:rsidDel="00E00D57">
              <w:rPr>
                <w:noProof/>
                <w:webHidden/>
              </w:rPr>
              <w:tab/>
              <w:delText>61</w:delText>
            </w:r>
          </w:del>
        </w:p>
        <w:p w14:paraId="5FF4855A" w14:textId="77777777" w:rsidR="00C128FA" w:rsidDel="00E00D57" w:rsidRDefault="00C128FA">
          <w:pPr>
            <w:pStyle w:val="TOC3"/>
            <w:tabs>
              <w:tab w:val="left" w:pos="1320"/>
              <w:tab w:val="right" w:leader="dot" w:pos="9350"/>
            </w:tabs>
            <w:rPr>
              <w:del w:id="515" w:author="Curt Beckmann" w:date="2013-06-06T14:17:00Z"/>
              <w:rFonts w:eastAsiaTheme="minorEastAsia"/>
              <w:noProof/>
            </w:rPr>
          </w:pPr>
          <w:del w:id="516" w:author="Curt Beckmann" w:date="2013-06-06T14:17:00Z">
            <w:r w:rsidRPr="00E00D57" w:rsidDel="00E00D57">
              <w:rPr>
                <w:rPrChange w:id="517" w:author="Curt Beckmann" w:date="2013-06-06T14:17:00Z">
                  <w:rPr>
                    <w:rStyle w:val="Hyperlink"/>
                    <w:noProof/>
                  </w:rPr>
                </w:rPrChange>
              </w:rPr>
              <w:delText>8.10.2</w:delText>
            </w:r>
            <w:r w:rsidDel="00E00D57">
              <w:rPr>
                <w:rFonts w:eastAsiaTheme="minorEastAsia"/>
                <w:noProof/>
              </w:rPr>
              <w:tab/>
            </w:r>
            <w:r w:rsidRPr="00E00D57" w:rsidDel="00E00D57">
              <w:rPr>
                <w:rPrChange w:id="518" w:author="Curt Beckmann" w:date="2013-06-06T14:17:00Z">
                  <w:rPr>
                    <w:rStyle w:val="Hyperlink"/>
                    <w:noProof/>
                  </w:rPr>
                </w:rPrChange>
              </w:rPr>
              <w:delText>XML Schema</w:delText>
            </w:r>
            <w:r w:rsidDel="00E00D57">
              <w:rPr>
                <w:noProof/>
                <w:webHidden/>
              </w:rPr>
              <w:tab/>
              <w:delText>61</w:delText>
            </w:r>
          </w:del>
        </w:p>
        <w:p w14:paraId="42ACC654" w14:textId="77777777" w:rsidR="00C128FA" w:rsidDel="00E00D57" w:rsidRDefault="00C128FA">
          <w:pPr>
            <w:pStyle w:val="TOC3"/>
            <w:tabs>
              <w:tab w:val="left" w:pos="1320"/>
              <w:tab w:val="right" w:leader="dot" w:pos="9350"/>
            </w:tabs>
            <w:rPr>
              <w:del w:id="519" w:author="Curt Beckmann" w:date="2013-06-06T14:17:00Z"/>
              <w:rFonts w:eastAsiaTheme="minorEastAsia"/>
              <w:noProof/>
            </w:rPr>
          </w:pPr>
          <w:del w:id="520" w:author="Curt Beckmann" w:date="2013-06-06T14:17:00Z">
            <w:r w:rsidRPr="00E00D57" w:rsidDel="00E00D57">
              <w:rPr>
                <w:rPrChange w:id="521" w:author="Curt Beckmann" w:date="2013-06-06T14:17:00Z">
                  <w:rPr>
                    <w:rStyle w:val="Hyperlink"/>
                    <w:noProof/>
                  </w:rPr>
                </w:rPrChange>
              </w:rPr>
              <w:delText>8.10.3</w:delText>
            </w:r>
            <w:r w:rsidDel="00E00D57">
              <w:rPr>
                <w:rFonts w:eastAsiaTheme="minorEastAsia"/>
                <w:noProof/>
              </w:rPr>
              <w:tab/>
            </w:r>
            <w:r w:rsidRPr="00E00D57" w:rsidDel="00E00D57">
              <w:rPr>
                <w:rPrChange w:id="522" w:author="Curt Beckmann" w:date="2013-06-06T14:17:00Z">
                  <w:rPr>
                    <w:rStyle w:val="Hyperlink"/>
                    <w:noProof/>
                  </w:rPr>
                </w:rPrChange>
              </w:rPr>
              <w:delText>XML Example</w:delText>
            </w:r>
            <w:r w:rsidDel="00E00D57">
              <w:rPr>
                <w:noProof/>
                <w:webHidden/>
              </w:rPr>
              <w:tab/>
              <w:delText>65</w:delText>
            </w:r>
          </w:del>
        </w:p>
        <w:p w14:paraId="79416F49" w14:textId="77777777" w:rsidR="00C128FA" w:rsidDel="00E00D57" w:rsidRDefault="00C128FA">
          <w:pPr>
            <w:pStyle w:val="TOC2"/>
            <w:tabs>
              <w:tab w:val="left" w:pos="880"/>
              <w:tab w:val="right" w:leader="dot" w:pos="9350"/>
            </w:tabs>
            <w:rPr>
              <w:del w:id="523" w:author="Curt Beckmann" w:date="2013-06-06T14:17:00Z"/>
              <w:rFonts w:eastAsiaTheme="minorEastAsia"/>
              <w:noProof/>
            </w:rPr>
          </w:pPr>
          <w:del w:id="524" w:author="Curt Beckmann" w:date="2013-06-06T14:17:00Z">
            <w:r w:rsidRPr="00E00D57" w:rsidDel="00E00D57">
              <w:rPr>
                <w:rPrChange w:id="525" w:author="Curt Beckmann" w:date="2013-06-06T14:17:00Z">
                  <w:rPr>
                    <w:rStyle w:val="Hyperlink"/>
                    <w:noProof/>
                  </w:rPr>
                </w:rPrChange>
              </w:rPr>
              <w:delText>8.11</w:delText>
            </w:r>
            <w:r w:rsidDel="00E00D57">
              <w:rPr>
                <w:rFonts w:eastAsiaTheme="minorEastAsia"/>
                <w:noProof/>
              </w:rPr>
              <w:tab/>
            </w:r>
            <w:r w:rsidRPr="00E00D57" w:rsidDel="00E00D57">
              <w:rPr>
                <w:rPrChange w:id="526" w:author="Curt Beckmann" w:date="2013-06-06T14:17:00Z">
                  <w:rPr>
                    <w:rStyle w:val="Hyperlink"/>
                    <w:noProof/>
                  </w:rPr>
                </w:rPrChange>
              </w:rPr>
              <w:delText>OpenFlow Queue</w:delText>
            </w:r>
            <w:r w:rsidDel="00E00D57">
              <w:rPr>
                <w:noProof/>
                <w:webHidden/>
              </w:rPr>
              <w:tab/>
              <w:delText>65</w:delText>
            </w:r>
          </w:del>
        </w:p>
        <w:p w14:paraId="5E573D80" w14:textId="77777777" w:rsidR="00C128FA" w:rsidDel="00E00D57" w:rsidRDefault="00C128FA">
          <w:pPr>
            <w:pStyle w:val="TOC3"/>
            <w:tabs>
              <w:tab w:val="left" w:pos="1320"/>
              <w:tab w:val="right" w:leader="dot" w:pos="9350"/>
            </w:tabs>
            <w:rPr>
              <w:del w:id="527" w:author="Curt Beckmann" w:date="2013-06-06T14:17:00Z"/>
              <w:rFonts w:eastAsiaTheme="minorEastAsia"/>
              <w:noProof/>
            </w:rPr>
          </w:pPr>
          <w:del w:id="528" w:author="Curt Beckmann" w:date="2013-06-06T14:17:00Z">
            <w:r w:rsidRPr="00E00D57" w:rsidDel="00E00D57">
              <w:rPr>
                <w:rPrChange w:id="529" w:author="Curt Beckmann" w:date="2013-06-06T14:17:00Z">
                  <w:rPr>
                    <w:rStyle w:val="Hyperlink"/>
                    <w:noProof/>
                  </w:rPr>
                </w:rPrChange>
              </w:rPr>
              <w:delText>8.11.1</w:delText>
            </w:r>
            <w:r w:rsidDel="00E00D57">
              <w:rPr>
                <w:rFonts w:eastAsiaTheme="minorEastAsia"/>
                <w:noProof/>
              </w:rPr>
              <w:tab/>
            </w:r>
            <w:r w:rsidRPr="00E00D57" w:rsidDel="00E00D57">
              <w:rPr>
                <w:rPrChange w:id="530" w:author="Curt Beckmann" w:date="2013-06-06T14:17:00Z">
                  <w:rPr>
                    <w:rStyle w:val="Hyperlink"/>
                    <w:noProof/>
                  </w:rPr>
                </w:rPrChange>
              </w:rPr>
              <w:delText>UML Diagram</w:delText>
            </w:r>
            <w:r w:rsidDel="00E00D57">
              <w:rPr>
                <w:noProof/>
                <w:webHidden/>
              </w:rPr>
              <w:tab/>
              <w:delText>66</w:delText>
            </w:r>
          </w:del>
        </w:p>
        <w:p w14:paraId="53DF4C9D" w14:textId="77777777" w:rsidR="00C128FA" w:rsidDel="00E00D57" w:rsidRDefault="00C128FA">
          <w:pPr>
            <w:pStyle w:val="TOC3"/>
            <w:tabs>
              <w:tab w:val="left" w:pos="1320"/>
              <w:tab w:val="right" w:leader="dot" w:pos="9350"/>
            </w:tabs>
            <w:rPr>
              <w:del w:id="531" w:author="Curt Beckmann" w:date="2013-06-06T14:17:00Z"/>
              <w:rFonts w:eastAsiaTheme="minorEastAsia"/>
              <w:noProof/>
            </w:rPr>
          </w:pPr>
          <w:del w:id="532" w:author="Curt Beckmann" w:date="2013-06-06T14:17:00Z">
            <w:r w:rsidRPr="00E00D57" w:rsidDel="00E00D57">
              <w:rPr>
                <w:rPrChange w:id="533" w:author="Curt Beckmann" w:date="2013-06-06T14:17:00Z">
                  <w:rPr>
                    <w:rStyle w:val="Hyperlink"/>
                    <w:noProof/>
                  </w:rPr>
                </w:rPrChange>
              </w:rPr>
              <w:delText>8.11.2</w:delText>
            </w:r>
            <w:r w:rsidDel="00E00D57">
              <w:rPr>
                <w:rFonts w:eastAsiaTheme="minorEastAsia"/>
                <w:noProof/>
              </w:rPr>
              <w:tab/>
            </w:r>
            <w:r w:rsidRPr="00E00D57" w:rsidDel="00E00D57">
              <w:rPr>
                <w:rPrChange w:id="534" w:author="Curt Beckmann" w:date="2013-06-06T14:17:00Z">
                  <w:rPr>
                    <w:rStyle w:val="Hyperlink"/>
                    <w:noProof/>
                  </w:rPr>
                </w:rPrChange>
              </w:rPr>
              <w:delText>XML Schema</w:delText>
            </w:r>
            <w:r w:rsidDel="00E00D57">
              <w:rPr>
                <w:noProof/>
                <w:webHidden/>
              </w:rPr>
              <w:tab/>
              <w:delText>66</w:delText>
            </w:r>
          </w:del>
        </w:p>
        <w:p w14:paraId="388AF934" w14:textId="77777777" w:rsidR="00C128FA" w:rsidDel="00E00D57" w:rsidRDefault="00C128FA">
          <w:pPr>
            <w:pStyle w:val="TOC3"/>
            <w:tabs>
              <w:tab w:val="left" w:pos="1320"/>
              <w:tab w:val="right" w:leader="dot" w:pos="9350"/>
            </w:tabs>
            <w:rPr>
              <w:del w:id="535" w:author="Curt Beckmann" w:date="2013-06-06T14:17:00Z"/>
              <w:rFonts w:eastAsiaTheme="minorEastAsia"/>
              <w:noProof/>
            </w:rPr>
          </w:pPr>
          <w:del w:id="536" w:author="Curt Beckmann" w:date="2013-06-06T14:17:00Z">
            <w:r w:rsidRPr="00E00D57" w:rsidDel="00E00D57">
              <w:rPr>
                <w:rPrChange w:id="537" w:author="Curt Beckmann" w:date="2013-06-06T14:17:00Z">
                  <w:rPr>
                    <w:rStyle w:val="Hyperlink"/>
                    <w:noProof/>
                  </w:rPr>
                </w:rPrChange>
              </w:rPr>
              <w:delText>8.11.3</w:delText>
            </w:r>
            <w:r w:rsidDel="00E00D57">
              <w:rPr>
                <w:rFonts w:eastAsiaTheme="minorEastAsia"/>
                <w:noProof/>
              </w:rPr>
              <w:tab/>
            </w:r>
            <w:r w:rsidRPr="00E00D57" w:rsidDel="00E00D57">
              <w:rPr>
                <w:rPrChange w:id="538" w:author="Curt Beckmann" w:date="2013-06-06T14:17:00Z">
                  <w:rPr>
                    <w:rStyle w:val="Hyperlink"/>
                    <w:noProof/>
                  </w:rPr>
                </w:rPrChange>
              </w:rPr>
              <w:delText>XML Example</w:delText>
            </w:r>
            <w:r w:rsidDel="00E00D57">
              <w:rPr>
                <w:noProof/>
                <w:webHidden/>
              </w:rPr>
              <w:tab/>
              <w:delText>69</w:delText>
            </w:r>
          </w:del>
        </w:p>
        <w:p w14:paraId="46871562" w14:textId="77777777" w:rsidR="00C128FA" w:rsidDel="00E00D57" w:rsidRDefault="00C128FA">
          <w:pPr>
            <w:pStyle w:val="TOC2"/>
            <w:tabs>
              <w:tab w:val="left" w:pos="880"/>
              <w:tab w:val="right" w:leader="dot" w:pos="9350"/>
            </w:tabs>
            <w:rPr>
              <w:del w:id="539" w:author="Curt Beckmann" w:date="2013-06-06T14:17:00Z"/>
              <w:rFonts w:eastAsiaTheme="minorEastAsia"/>
              <w:noProof/>
            </w:rPr>
          </w:pPr>
          <w:del w:id="540" w:author="Curt Beckmann" w:date="2013-06-06T14:17:00Z">
            <w:r w:rsidRPr="00E00D57" w:rsidDel="00E00D57">
              <w:rPr>
                <w:rPrChange w:id="541" w:author="Curt Beckmann" w:date="2013-06-06T14:17:00Z">
                  <w:rPr>
                    <w:rStyle w:val="Hyperlink"/>
                    <w:noProof/>
                  </w:rPr>
                </w:rPrChange>
              </w:rPr>
              <w:delText>8.12</w:delText>
            </w:r>
            <w:r w:rsidDel="00E00D57">
              <w:rPr>
                <w:rFonts w:eastAsiaTheme="minorEastAsia"/>
                <w:noProof/>
              </w:rPr>
              <w:tab/>
            </w:r>
            <w:r w:rsidRPr="00E00D57" w:rsidDel="00E00D57">
              <w:rPr>
                <w:rPrChange w:id="542" w:author="Curt Beckmann" w:date="2013-06-06T14:17:00Z">
                  <w:rPr>
                    <w:rStyle w:val="Hyperlink"/>
                    <w:noProof/>
                  </w:rPr>
                </w:rPrChange>
              </w:rPr>
              <w:delText>External Certificate</w:delText>
            </w:r>
            <w:r w:rsidDel="00E00D57">
              <w:rPr>
                <w:noProof/>
                <w:webHidden/>
              </w:rPr>
              <w:tab/>
              <w:delText>69</w:delText>
            </w:r>
          </w:del>
        </w:p>
        <w:p w14:paraId="474C341B" w14:textId="77777777" w:rsidR="00C128FA" w:rsidDel="00E00D57" w:rsidRDefault="00C128FA">
          <w:pPr>
            <w:pStyle w:val="TOC3"/>
            <w:tabs>
              <w:tab w:val="left" w:pos="1320"/>
              <w:tab w:val="right" w:leader="dot" w:pos="9350"/>
            </w:tabs>
            <w:rPr>
              <w:del w:id="543" w:author="Curt Beckmann" w:date="2013-06-06T14:17:00Z"/>
              <w:rFonts w:eastAsiaTheme="minorEastAsia"/>
              <w:noProof/>
            </w:rPr>
          </w:pPr>
          <w:del w:id="544" w:author="Curt Beckmann" w:date="2013-06-06T14:17:00Z">
            <w:r w:rsidRPr="00E00D57" w:rsidDel="00E00D57">
              <w:rPr>
                <w:rPrChange w:id="545" w:author="Curt Beckmann" w:date="2013-06-06T14:17:00Z">
                  <w:rPr>
                    <w:rStyle w:val="Hyperlink"/>
                    <w:noProof/>
                  </w:rPr>
                </w:rPrChange>
              </w:rPr>
              <w:delText>8.12.1</w:delText>
            </w:r>
            <w:r w:rsidDel="00E00D57">
              <w:rPr>
                <w:rFonts w:eastAsiaTheme="minorEastAsia"/>
                <w:noProof/>
              </w:rPr>
              <w:tab/>
            </w:r>
            <w:r w:rsidRPr="00E00D57" w:rsidDel="00E00D57">
              <w:rPr>
                <w:rPrChange w:id="546" w:author="Curt Beckmann" w:date="2013-06-06T14:17:00Z">
                  <w:rPr>
                    <w:rStyle w:val="Hyperlink"/>
                    <w:noProof/>
                  </w:rPr>
                </w:rPrChange>
              </w:rPr>
              <w:delText>UML Diagram</w:delText>
            </w:r>
            <w:r w:rsidDel="00E00D57">
              <w:rPr>
                <w:noProof/>
                <w:webHidden/>
              </w:rPr>
              <w:tab/>
              <w:delText>69</w:delText>
            </w:r>
          </w:del>
        </w:p>
        <w:p w14:paraId="5177D20A" w14:textId="77777777" w:rsidR="00C128FA" w:rsidDel="00E00D57" w:rsidRDefault="00C128FA">
          <w:pPr>
            <w:pStyle w:val="TOC3"/>
            <w:tabs>
              <w:tab w:val="left" w:pos="1320"/>
              <w:tab w:val="right" w:leader="dot" w:pos="9350"/>
            </w:tabs>
            <w:rPr>
              <w:del w:id="547" w:author="Curt Beckmann" w:date="2013-06-06T14:17:00Z"/>
              <w:rFonts w:eastAsiaTheme="minorEastAsia"/>
              <w:noProof/>
            </w:rPr>
          </w:pPr>
          <w:del w:id="548" w:author="Curt Beckmann" w:date="2013-06-06T14:17:00Z">
            <w:r w:rsidRPr="00E00D57" w:rsidDel="00E00D57">
              <w:rPr>
                <w:rPrChange w:id="549" w:author="Curt Beckmann" w:date="2013-06-06T14:17:00Z">
                  <w:rPr>
                    <w:rStyle w:val="Hyperlink"/>
                    <w:noProof/>
                  </w:rPr>
                </w:rPrChange>
              </w:rPr>
              <w:delText>8.12.2</w:delText>
            </w:r>
            <w:r w:rsidDel="00E00D57">
              <w:rPr>
                <w:rFonts w:eastAsiaTheme="minorEastAsia"/>
                <w:noProof/>
              </w:rPr>
              <w:tab/>
            </w:r>
            <w:r w:rsidRPr="00E00D57" w:rsidDel="00E00D57">
              <w:rPr>
                <w:rPrChange w:id="550" w:author="Curt Beckmann" w:date="2013-06-06T14:17:00Z">
                  <w:rPr>
                    <w:rStyle w:val="Hyperlink"/>
                    <w:noProof/>
                  </w:rPr>
                </w:rPrChange>
              </w:rPr>
              <w:delText>XML Schema</w:delText>
            </w:r>
            <w:r w:rsidDel="00E00D57">
              <w:rPr>
                <w:noProof/>
                <w:webHidden/>
              </w:rPr>
              <w:tab/>
              <w:delText>69</w:delText>
            </w:r>
          </w:del>
        </w:p>
        <w:p w14:paraId="7CC1A87D" w14:textId="77777777" w:rsidR="00C128FA" w:rsidDel="00E00D57" w:rsidRDefault="00C128FA">
          <w:pPr>
            <w:pStyle w:val="TOC3"/>
            <w:tabs>
              <w:tab w:val="left" w:pos="1320"/>
              <w:tab w:val="right" w:leader="dot" w:pos="9350"/>
            </w:tabs>
            <w:rPr>
              <w:del w:id="551" w:author="Curt Beckmann" w:date="2013-06-06T14:17:00Z"/>
              <w:rFonts w:eastAsiaTheme="minorEastAsia"/>
              <w:noProof/>
            </w:rPr>
          </w:pPr>
          <w:del w:id="552" w:author="Curt Beckmann" w:date="2013-06-06T14:17:00Z">
            <w:r w:rsidRPr="00E00D57" w:rsidDel="00E00D57">
              <w:rPr>
                <w:rPrChange w:id="553" w:author="Curt Beckmann" w:date="2013-06-06T14:17:00Z">
                  <w:rPr>
                    <w:rStyle w:val="Hyperlink"/>
                    <w:noProof/>
                  </w:rPr>
                </w:rPrChange>
              </w:rPr>
              <w:delText>8.12.3</w:delText>
            </w:r>
            <w:r w:rsidDel="00E00D57">
              <w:rPr>
                <w:rFonts w:eastAsiaTheme="minorEastAsia"/>
                <w:noProof/>
              </w:rPr>
              <w:tab/>
            </w:r>
            <w:r w:rsidRPr="00E00D57" w:rsidDel="00E00D57">
              <w:rPr>
                <w:rPrChange w:id="554" w:author="Curt Beckmann" w:date="2013-06-06T14:17:00Z">
                  <w:rPr>
                    <w:rStyle w:val="Hyperlink"/>
                    <w:noProof/>
                  </w:rPr>
                </w:rPrChange>
              </w:rPr>
              <w:delText>XML Example</w:delText>
            </w:r>
            <w:r w:rsidDel="00E00D57">
              <w:rPr>
                <w:noProof/>
                <w:webHidden/>
              </w:rPr>
              <w:tab/>
              <w:delText>70</w:delText>
            </w:r>
          </w:del>
        </w:p>
        <w:p w14:paraId="2C69C1F7" w14:textId="77777777" w:rsidR="00C128FA" w:rsidDel="00E00D57" w:rsidRDefault="00C128FA">
          <w:pPr>
            <w:pStyle w:val="TOC2"/>
            <w:tabs>
              <w:tab w:val="left" w:pos="880"/>
              <w:tab w:val="right" w:leader="dot" w:pos="9350"/>
            </w:tabs>
            <w:rPr>
              <w:del w:id="555" w:author="Curt Beckmann" w:date="2013-06-06T14:17:00Z"/>
              <w:rFonts w:eastAsiaTheme="minorEastAsia"/>
              <w:noProof/>
            </w:rPr>
          </w:pPr>
          <w:del w:id="556" w:author="Curt Beckmann" w:date="2013-06-06T14:17:00Z">
            <w:r w:rsidRPr="00E00D57" w:rsidDel="00E00D57">
              <w:rPr>
                <w:rPrChange w:id="557" w:author="Curt Beckmann" w:date="2013-06-06T14:17:00Z">
                  <w:rPr>
                    <w:rStyle w:val="Hyperlink"/>
                    <w:noProof/>
                  </w:rPr>
                </w:rPrChange>
              </w:rPr>
              <w:delText>8.13</w:delText>
            </w:r>
            <w:r w:rsidDel="00E00D57">
              <w:rPr>
                <w:rFonts w:eastAsiaTheme="minorEastAsia"/>
                <w:noProof/>
              </w:rPr>
              <w:tab/>
            </w:r>
            <w:r w:rsidRPr="00E00D57" w:rsidDel="00E00D57">
              <w:rPr>
                <w:rPrChange w:id="558" w:author="Curt Beckmann" w:date="2013-06-06T14:17:00Z">
                  <w:rPr>
                    <w:rStyle w:val="Hyperlink"/>
                    <w:noProof/>
                  </w:rPr>
                </w:rPrChange>
              </w:rPr>
              <w:delText>Owned Certificate</w:delText>
            </w:r>
            <w:r w:rsidDel="00E00D57">
              <w:rPr>
                <w:noProof/>
                <w:webHidden/>
              </w:rPr>
              <w:tab/>
              <w:delText>70</w:delText>
            </w:r>
          </w:del>
        </w:p>
        <w:p w14:paraId="7042F2A0" w14:textId="77777777" w:rsidR="00C128FA" w:rsidDel="00E00D57" w:rsidRDefault="00C128FA">
          <w:pPr>
            <w:pStyle w:val="TOC3"/>
            <w:tabs>
              <w:tab w:val="left" w:pos="1320"/>
              <w:tab w:val="right" w:leader="dot" w:pos="9350"/>
            </w:tabs>
            <w:rPr>
              <w:del w:id="559" w:author="Curt Beckmann" w:date="2013-06-06T14:17:00Z"/>
              <w:rFonts w:eastAsiaTheme="minorEastAsia"/>
              <w:noProof/>
            </w:rPr>
          </w:pPr>
          <w:del w:id="560" w:author="Curt Beckmann" w:date="2013-06-06T14:17:00Z">
            <w:r w:rsidRPr="00E00D57" w:rsidDel="00E00D57">
              <w:rPr>
                <w:rPrChange w:id="561" w:author="Curt Beckmann" w:date="2013-06-06T14:17:00Z">
                  <w:rPr>
                    <w:rStyle w:val="Hyperlink"/>
                    <w:noProof/>
                  </w:rPr>
                </w:rPrChange>
              </w:rPr>
              <w:delText>8.13.1</w:delText>
            </w:r>
            <w:r w:rsidDel="00E00D57">
              <w:rPr>
                <w:rFonts w:eastAsiaTheme="minorEastAsia"/>
                <w:noProof/>
              </w:rPr>
              <w:tab/>
            </w:r>
            <w:r w:rsidRPr="00E00D57" w:rsidDel="00E00D57">
              <w:rPr>
                <w:rPrChange w:id="562" w:author="Curt Beckmann" w:date="2013-06-06T14:17:00Z">
                  <w:rPr>
                    <w:rStyle w:val="Hyperlink"/>
                    <w:noProof/>
                  </w:rPr>
                </w:rPrChange>
              </w:rPr>
              <w:delText>UML Diagram</w:delText>
            </w:r>
            <w:r w:rsidDel="00E00D57">
              <w:rPr>
                <w:noProof/>
                <w:webHidden/>
              </w:rPr>
              <w:tab/>
              <w:delText>71</w:delText>
            </w:r>
          </w:del>
        </w:p>
        <w:p w14:paraId="5362D26B" w14:textId="77777777" w:rsidR="00C128FA" w:rsidDel="00E00D57" w:rsidRDefault="00C128FA">
          <w:pPr>
            <w:pStyle w:val="TOC3"/>
            <w:tabs>
              <w:tab w:val="left" w:pos="1320"/>
              <w:tab w:val="right" w:leader="dot" w:pos="9350"/>
            </w:tabs>
            <w:rPr>
              <w:del w:id="563" w:author="Curt Beckmann" w:date="2013-06-06T14:17:00Z"/>
              <w:rFonts w:eastAsiaTheme="minorEastAsia"/>
              <w:noProof/>
            </w:rPr>
          </w:pPr>
          <w:del w:id="564" w:author="Curt Beckmann" w:date="2013-06-06T14:17:00Z">
            <w:r w:rsidRPr="00E00D57" w:rsidDel="00E00D57">
              <w:rPr>
                <w:rPrChange w:id="565" w:author="Curt Beckmann" w:date="2013-06-06T14:17:00Z">
                  <w:rPr>
                    <w:rStyle w:val="Hyperlink"/>
                    <w:noProof/>
                  </w:rPr>
                </w:rPrChange>
              </w:rPr>
              <w:lastRenderedPageBreak/>
              <w:delText>8.13.2</w:delText>
            </w:r>
            <w:r w:rsidDel="00E00D57">
              <w:rPr>
                <w:rFonts w:eastAsiaTheme="minorEastAsia"/>
                <w:noProof/>
              </w:rPr>
              <w:tab/>
            </w:r>
            <w:r w:rsidRPr="00E00D57" w:rsidDel="00E00D57">
              <w:rPr>
                <w:rPrChange w:id="566" w:author="Curt Beckmann" w:date="2013-06-06T14:17:00Z">
                  <w:rPr>
                    <w:rStyle w:val="Hyperlink"/>
                    <w:noProof/>
                  </w:rPr>
                </w:rPrChange>
              </w:rPr>
              <w:delText>XML Schema</w:delText>
            </w:r>
            <w:r w:rsidDel="00E00D57">
              <w:rPr>
                <w:noProof/>
                <w:webHidden/>
              </w:rPr>
              <w:tab/>
              <w:delText>71</w:delText>
            </w:r>
          </w:del>
        </w:p>
        <w:p w14:paraId="112F3B19" w14:textId="77777777" w:rsidR="00C128FA" w:rsidDel="00E00D57" w:rsidRDefault="00C128FA">
          <w:pPr>
            <w:pStyle w:val="TOC3"/>
            <w:tabs>
              <w:tab w:val="left" w:pos="1320"/>
              <w:tab w:val="right" w:leader="dot" w:pos="9350"/>
            </w:tabs>
            <w:rPr>
              <w:del w:id="567" w:author="Curt Beckmann" w:date="2013-06-06T14:17:00Z"/>
              <w:rFonts w:eastAsiaTheme="minorEastAsia"/>
              <w:noProof/>
            </w:rPr>
          </w:pPr>
          <w:del w:id="568" w:author="Curt Beckmann" w:date="2013-06-06T14:17:00Z">
            <w:r w:rsidRPr="00E00D57" w:rsidDel="00E00D57">
              <w:rPr>
                <w:rPrChange w:id="569" w:author="Curt Beckmann" w:date="2013-06-06T14:17:00Z">
                  <w:rPr>
                    <w:rStyle w:val="Hyperlink"/>
                    <w:noProof/>
                  </w:rPr>
                </w:rPrChange>
              </w:rPr>
              <w:delText>8.13.3</w:delText>
            </w:r>
            <w:r w:rsidDel="00E00D57">
              <w:rPr>
                <w:rFonts w:eastAsiaTheme="minorEastAsia"/>
                <w:noProof/>
              </w:rPr>
              <w:tab/>
            </w:r>
            <w:r w:rsidRPr="00E00D57" w:rsidDel="00E00D57">
              <w:rPr>
                <w:rPrChange w:id="570" w:author="Curt Beckmann" w:date="2013-06-06T14:17:00Z">
                  <w:rPr>
                    <w:rStyle w:val="Hyperlink"/>
                    <w:noProof/>
                  </w:rPr>
                </w:rPrChange>
              </w:rPr>
              <w:delText>XML Example</w:delText>
            </w:r>
            <w:r w:rsidDel="00E00D57">
              <w:rPr>
                <w:noProof/>
                <w:webHidden/>
              </w:rPr>
              <w:tab/>
              <w:delText>76</w:delText>
            </w:r>
          </w:del>
        </w:p>
        <w:p w14:paraId="5BFAFAF5" w14:textId="77777777" w:rsidR="00C128FA" w:rsidDel="00E00D57" w:rsidRDefault="00C128FA">
          <w:pPr>
            <w:pStyle w:val="TOC2"/>
            <w:tabs>
              <w:tab w:val="left" w:pos="880"/>
              <w:tab w:val="right" w:leader="dot" w:pos="9350"/>
            </w:tabs>
            <w:rPr>
              <w:del w:id="571" w:author="Curt Beckmann" w:date="2013-06-06T14:17:00Z"/>
              <w:rFonts w:eastAsiaTheme="minorEastAsia"/>
              <w:noProof/>
            </w:rPr>
          </w:pPr>
          <w:del w:id="572" w:author="Curt Beckmann" w:date="2013-06-06T14:17:00Z">
            <w:r w:rsidRPr="00E00D57" w:rsidDel="00E00D57">
              <w:rPr>
                <w:rPrChange w:id="573" w:author="Curt Beckmann" w:date="2013-06-06T14:17:00Z">
                  <w:rPr>
                    <w:rStyle w:val="Hyperlink"/>
                    <w:noProof/>
                  </w:rPr>
                </w:rPrChange>
              </w:rPr>
              <w:delText>8.14</w:delText>
            </w:r>
            <w:r w:rsidDel="00E00D57">
              <w:rPr>
                <w:rFonts w:eastAsiaTheme="minorEastAsia"/>
                <w:noProof/>
              </w:rPr>
              <w:tab/>
            </w:r>
            <w:r w:rsidRPr="00E00D57" w:rsidDel="00E00D57">
              <w:rPr>
                <w:rPrChange w:id="574" w:author="Curt Beckmann" w:date="2013-06-06T14:17:00Z">
                  <w:rPr>
                    <w:rStyle w:val="Hyperlink"/>
                    <w:noProof/>
                  </w:rPr>
                </w:rPrChange>
              </w:rPr>
              <w:delText>OpenFlow Flow Table</w:delText>
            </w:r>
            <w:r w:rsidDel="00E00D57">
              <w:rPr>
                <w:noProof/>
                <w:webHidden/>
              </w:rPr>
              <w:tab/>
              <w:delText>76</w:delText>
            </w:r>
          </w:del>
        </w:p>
        <w:p w14:paraId="467A70C8" w14:textId="77777777" w:rsidR="00C128FA" w:rsidDel="00E00D57" w:rsidRDefault="00C128FA">
          <w:pPr>
            <w:pStyle w:val="TOC3"/>
            <w:tabs>
              <w:tab w:val="left" w:pos="1320"/>
              <w:tab w:val="right" w:leader="dot" w:pos="9350"/>
            </w:tabs>
            <w:rPr>
              <w:del w:id="575" w:author="Curt Beckmann" w:date="2013-06-06T14:17:00Z"/>
              <w:rFonts w:eastAsiaTheme="minorEastAsia"/>
              <w:noProof/>
            </w:rPr>
          </w:pPr>
          <w:del w:id="576" w:author="Curt Beckmann" w:date="2013-06-06T14:17:00Z">
            <w:r w:rsidRPr="00E00D57" w:rsidDel="00E00D57">
              <w:rPr>
                <w:rPrChange w:id="577" w:author="Curt Beckmann" w:date="2013-06-06T14:17:00Z">
                  <w:rPr>
                    <w:rStyle w:val="Hyperlink"/>
                    <w:noProof/>
                  </w:rPr>
                </w:rPrChange>
              </w:rPr>
              <w:delText>8.14.1</w:delText>
            </w:r>
            <w:r w:rsidDel="00E00D57">
              <w:rPr>
                <w:rFonts w:eastAsiaTheme="minorEastAsia"/>
                <w:noProof/>
              </w:rPr>
              <w:tab/>
            </w:r>
            <w:r w:rsidRPr="00E00D57" w:rsidDel="00E00D57">
              <w:rPr>
                <w:rPrChange w:id="578" w:author="Curt Beckmann" w:date="2013-06-06T14:17:00Z">
                  <w:rPr>
                    <w:rStyle w:val="Hyperlink"/>
                    <w:noProof/>
                  </w:rPr>
                </w:rPrChange>
              </w:rPr>
              <w:delText>UML Diagram</w:delText>
            </w:r>
            <w:r w:rsidDel="00E00D57">
              <w:rPr>
                <w:noProof/>
                <w:webHidden/>
              </w:rPr>
              <w:tab/>
              <w:delText>77</w:delText>
            </w:r>
          </w:del>
        </w:p>
        <w:p w14:paraId="62457216" w14:textId="77777777" w:rsidR="00C128FA" w:rsidDel="00E00D57" w:rsidRDefault="00C128FA">
          <w:pPr>
            <w:pStyle w:val="TOC3"/>
            <w:tabs>
              <w:tab w:val="left" w:pos="1320"/>
              <w:tab w:val="right" w:leader="dot" w:pos="9350"/>
            </w:tabs>
            <w:rPr>
              <w:del w:id="579" w:author="Curt Beckmann" w:date="2013-06-06T14:17:00Z"/>
              <w:rFonts w:eastAsiaTheme="minorEastAsia"/>
              <w:noProof/>
            </w:rPr>
          </w:pPr>
          <w:del w:id="580" w:author="Curt Beckmann" w:date="2013-06-06T14:17:00Z">
            <w:r w:rsidRPr="00E00D57" w:rsidDel="00E00D57">
              <w:rPr>
                <w:rPrChange w:id="581" w:author="Curt Beckmann" w:date="2013-06-06T14:17:00Z">
                  <w:rPr>
                    <w:rStyle w:val="Hyperlink"/>
                    <w:noProof/>
                  </w:rPr>
                </w:rPrChange>
              </w:rPr>
              <w:delText>8.14.2</w:delText>
            </w:r>
            <w:r w:rsidDel="00E00D57">
              <w:rPr>
                <w:rFonts w:eastAsiaTheme="minorEastAsia"/>
                <w:noProof/>
              </w:rPr>
              <w:tab/>
            </w:r>
            <w:r w:rsidRPr="00E00D57" w:rsidDel="00E00D57">
              <w:rPr>
                <w:rPrChange w:id="582" w:author="Curt Beckmann" w:date="2013-06-06T14:17:00Z">
                  <w:rPr>
                    <w:rStyle w:val="Hyperlink"/>
                    <w:noProof/>
                  </w:rPr>
                </w:rPrChange>
              </w:rPr>
              <w:delText>XML Schema</w:delText>
            </w:r>
            <w:r w:rsidDel="00E00D57">
              <w:rPr>
                <w:noProof/>
                <w:webHidden/>
              </w:rPr>
              <w:tab/>
              <w:delText>77</w:delText>
            </w:r>
          </w:del>
        </w:p>
        <w:p w14:paraId="1D369022" w14:textId="77777777" w:rsidR="00C128FA" w:rsidDel="00E00D57" w:rsidRDefault="00C128FA">
          <w:pPr>
            <w:pStyle w:val="TOC3"/>
            <w:tabs>
              <w:tab w:val="left" w:pos="1320"/>
              <w:tab w:val="right" w:leader="dot" w:pos="9350"/>
            </w:tabs>
            <w:rPr>
              <w:del w:id="583" w:author="Curt Beckmann" w:date="2013-06-06T14:17:00Z"/>
              <w:rFonts w:eastAsiaTheme="minorEastAsia"/>
              <w:noProof/>
            </w:rPr>
          </w:pPr>
          <w:del w:id="584" w:author="Curt Beckmann" w:date="2013-06-06T14:17:00Z">
            <w:r w:rsidRPr="00E00D57" w:rsidDel="00E00D57">
              <w:rPr>
                <w:rPrChange w:id="585" w:author="Curt Beckmann" w:date="2013-06-06T14:17:00Z">
                  <w:rPr>
                    <w:rStyle w:val="Hyperlink"/>
                    <w:noProof/>
                  </w:rPr>
                </w:rPrChange>
              </w:rPr>
              <w:delText>8.14.3</w:delText>
            </w:r>
            <w:r w:rsidDel="00E00D57">
              <w:rPr>
                <w:rFonts w:eastAsiaTheme="minorEastAsia"/>
                <w:noProof/>
              </w:rPr>
              <w:tab/>
            </w:r>
            <w:r w:rsidRPr="00E00D57" w:rsidDel="00E00D57">
              <w:rPr>
                <w:rPrChange w:id="586" w:author="Curt Beckmann" w:date="2013-06-06T14:17:00Z">
                  <w:rPr>
                    <w:rStyle w:val="Hyperlink"/>
                    <w:noProof/>
                  </w:rPr>
                </w:rPrChange>
              </w:rPr>
              <w:delText>XML Example</w:delText>
            </w:r>
            <w:r w:rsidDel="00E00D57">
              <w:rPr>
                <w:noProof/>
                <w:webHidden/>
              </w:rPr>
              <w:tab/>
              <w:delText>81</w:delText>
            </w:r>
          </w:del>
        </w:p>
        <w:p w14:paraId="51442F88" w14:textId="77777777" w:rsidR="00C128FA" w:rsidDel="00E00D57" w:rsidRDefault="00C128FA">
          <w:pPr>
            <w:pStyle w:val="TOC1"/>
            <w:tabs>
              <w:tab w:val="left" w:pos="440"/>
              <w:tab w:val="right" w:leader="dot" w:pos="9350"/>
            </w:tabs>
            <w:rPr>
              <w:del w:id="587" w:author="Curt Beckmann" w:date="2013-06-06T14:17:00Z"/>
              <w:rFonts w:eastAsiaTheme="minorEastAsia"/>
              <w:noProof/>
            </w:rPr>
          </w:pPr>
          <w:del w:id="588" w:author="Curt Beckmann" w:date="2013-06-06T14:17:00Z">
            <w:r w:rsidRPr="00E00D57" w:rsidDel="00E00D57">
              <w:rPr>
                <w:rPrChange w:id="589" w:author="Curt Beckmann" w:date="2013-06-06T14:17:00Z">
                  <w:rPr>
                    <w:rStyle w:val="Hyperlink"/>
                    <w:noProof/>
                  </w:rPr>
                </w:rPrChange>
              </w:rPr>
              <w:delText>9</w:delText>
            </w:r>
            <w:r w:rsidDel="00E00D57">
              <w:rPr>
                <w:rFonts w:eastAsiaTheme="minorEastAsia"/>
                <w:noProof/>
              </w:rPr>
              <w:tab/>
            </w:r>
            <w:r w:rsidRPr="00E00D57" w:rsidDel="00E00D57">
              <w:rPr>
                <w:rPrChange w:id="590" w:author="Curt Beckmann" w:date="2013-06-06T14:17:00Z">
                  <w:rPr>
                    <w:rStyle w:val="Hyperlink"/>
                    <w:noProof/>
                  </w:rPr>
                </w:rPrChange>
              </w:rPr>
              <w:delText>Binding to NETCONF</w:delText>
            </w:r>
            <w:r w:rsidDel="00E00D57">
              <w:rPr>
                <w:noProof/>
                <w:webHidden/>
              </w:rPr>
              <w:tab/>
              <w:delText>82</w:delText>
            </w:r>
          </w:del>
        </w:p>
        <w:p w14:paraId="3FE063AD" w14:textId="77777777" w:rsidR="00C128FA" w:rsidDel="00E00D57" w:rsidRDefault="00C128FA">
          <w:pPr>
            <w:pStyle w:val="TOC2"/>
            <w:tabs>
              <w:tab w:val="left" w:pos="880"/>
              <w:tab w:val="right" w:leader="dot" w:pos="9350"/>
            </w:tabs>
            <w:rPr>
              <w:del w:id="591" w:author="Curt Beckmann" w:date="2013-06-06T14:17:00Z"/>
              <w:rFonts w:eastAsiaTheme="minorEastAsia"/>
              <w:noProof/>
            </w:rPr>
          </w:pPr>
          <w:del w:id="592" w:author="Curt Beckmann" w:date="2013-06-06T14:17:00Z">
            <w:r w:rsidRPr="00E00D57" w:rsidDel="00E00D57">
              <w:rPr>
                <w:rPrChange w:id="593" w:author="Curt Beckmann" w:date="2013-06-06T14:17:00Z">
                  <w:rPr>
                    <w:rStyle w:val="Hyperlink"/>
                    <w:noProof/>
                  </w:rPr>
                </w:rPrChange>
              </w:rPr>
              <w:delText>9.1</w:delText>
            </w:r>
            <w:r w:rsidDel="00E00D57">
              <w:rPr>
                <w:rFonts w:eastAsiaTheme="minorEastAsia"/>
                <w:noProof/>
              </w:rPr>
              <w:tab/>
            </w:r>
            <w:r w:rsidRPr="00E00D57" w:rsidDel="00E00D57">
              <w:rPr>
                <w:rPrChange w:id="594" w:author="Curt Beckmann" w:date="2013-06-06T14:17:00Z">
                  <w:rPr>
                    <w:rStyle w:val="Hyperlink"/>
                    <w:noProof/>
                  </w:rPr>
                </w:rPrChange>
              </w:rPr>
              <w:delText>Requirements</w:delText>
            </w:r>
            <w:r w:rsidDel="00E00D57">
              <w:rPr>
                <w:noProof/>
                <w:webHidden/>
              </w:rPr>
              <w:tab/>
              <w:delText>82</w:delText>
            </w:r>
          </w:del>
        </w:p>
        <w:p w14:paraId="1E5CB393" w14:textId="77777777" w:rsidR="00C128FA" w:rsidDel="00E00D57" w:rsidRDefault="00C128FA">
          <w:pPr>
            <w:pStyle w:val="TOC2"/>
            <w:tabs>
              <w:tab w:val="left" w:pos="880"/>
              <w:tab w:val="right" w:leader="dot" w:pos="9350"/>
            </w:tabs>
            <w:rPr>
              <w:del w:id="595" w:author="Curt Beckmann" w:date="2013-06-06T14:17:00Z"/>
              <w:rFonts w:eastAsiaTheme="minorEastAsia"/>
              <w:noProof/>
            </w:rPr>
          </w:pPr>
          <w:del w:id="596" w:author="Curt Beckmann" w:date="2013-06-06T14:17:00Z">
            <w:r w:rsidRPr="00E00D57" w:rsidDel="00E00D57">
              <w:rPr>
                <w:rPrChange w:id="597" w:author="Curt Beckmann" w:date="2013-06-06T14:17:00Z">
                  <w:rPr>
                    <w:rStyle w:val="Hyperlink"/>
                    <w:noProof/>
                  </w:rPr>
                </w:rPrChange>
              </w:rPr>
              <w:delText>9.2</w:delText>
            </w:r>
            <w:r w:rsidDel="00E00D57">
              <w:rPr>
                <w:rFonts w:eastAsiaTheme="minorEastAsia"/>
                <w:noProof/>
              </w:rPr>
              <w:tab/>
            </w:r>
            <w:r w:rsidRPr="00E00D57" w:rsidDel="00E00D57">
              <w:rPr>
                <w:rPrChange w:id="598" w:author="Curt Beckmann" w:date="2013-06-06T14:17:00Z">
                  <w:rPr>
                    <w:rStyle w:val="Hyperlink"/>
                    <w:noProof/>
                  </w:rPr>
                </w:rPrChange>
              </w:rPr>
              <w:delText>How the Data Model is Bound to NETCONF</w:delText>
            </w:r>
            <w:r w:rsidDel="00E00D57">
              <w:rPr>
                <w:noProof/>
                <w:webHidden/>
              </w:rPr>
              <w:tab/>
              <w:delText>82</w:delText>
            </w:r>
          </w:del>
        </w:p>
        <w:p w14:paraId="6561CC11" w14:textId="77777777" w:rsidR="00C128FA" w:rsidDel="00E00D57" w:rsidRDefault="00C128FA">
          <w:pPr>
            <w:pStyle w:val="TOC3"/>
            <w:tabs>
              <w:tab w:val="left" w:pos="1320"/>
              <w:tab w:val="right" w:leader="dot" w:pos="9350"/>
            </w:tabs>
            <w:rPr>
              <w:del w:id="599" w:author="Curt Beckmann" w:date="2013-06-06T14:17:00Z"/>
              <w:rFonts w:eastAsiaTheme="minorEastAsia"/>
              <w:noProof/>
            </w:rPr>
          </w:pPr>
          <w:del w:id="600" w:author="Curt Beckmann" w:date="2013-06-06T14:17:00Z">
            <w:r w:rsidRPr="00E00D57" w:rsidDel="00E00D57">
              <w:rPr>
                <w:rPrChange w:id="601" w:author="Curt Beckmann" w:date="2013-06-06T14:17:00Z">
                  <w:rPr>
                    <w:rStyle w:val="Hyperlink"/>
                    <w:noProof/>
                  </w:rPr>
                </w:rPrChange>
              </w:rPr>
              <w:delText>9.2.1</w:delText>
            </w:r>
            <w:r w:rsidDel="00E00D57">
              <w:rPr>
                <w:rFonts w:eastAsiaTheme="minorEastAsia"/>
                <w:noProof/>
              </w:rPr>
              <w:tab/>
            </w:r>
            <w:r w:rsidRPr="00E00D57" w:rsidDel="00E00D57">
              <w:rPr>
                <w:rPrChange w:id="602" w:author="Curt Beckmann" w:date="2013-06-06T14:17:00Z">
                  <w:rPr>
                    <w:rStyle w:val="Hyperlink"/>
                    <w:noProof/>
                  </w:rPr>
                </w:rPrChange>
              </w:rPr>
              <w:delText>edit-config</w:delText>
            </w:r>
            <w:r w:rsidDel="00E00D57">
              <w:rPr>
                <w:noProof/>
                <w:webHidden/>
              </w:rPr>
              <w:tab/>
              <w:delText>83</w:delText>
            </w:r>
          </w:del>
        </w:p>
        <w:p w14:paraId="73DE94D2" w14:textId="77777777" w:rsidR="00C128FA" w:rsidDel="00E00D57" w:rsidRDefault="00C128FA">
          <w:pPr>
            <w:pStyle w:val="TOC3"/>
            <w:tabs>
              <w:tab w:val="left" w:pos="1320"/>
              <w:tab w:val="right" w:leader="dot" w:pos="9350"/>
            </w:tabs>
            <w:rPr>
              <w:del w:id="603" w:author="Curt Beckmann" w:date="2013-06-06T14:17:00Z"/>
              <w:rFonts w:eastAsiaTheme="minorEastAsia"/>
              <w:noProof/>
            </w:rPr>
          </w:pPr>
          <w:del w:id="604" w:author="Curt Beckmann" w:date="2013-06-06T14:17:00Z">
            <w:r w:rsidRPr="00E00D57" w:rsidDel="00E00D57">
              <w:rPr>
                <w:rPrChange w:id="605" w:author="Curt Beckmann" w:date="2013-06-06T14:17:00Z">
                  <w:rPr>
                    <w:rStyle w:val="Hyperlink"/>
                    <w:noProof/>
                  </w:rPr>
                </w:rPrChange>
              </w:rPr>
              <w:delText>9.2.2</w:delText>
            </w:r>
            <w:r w:rsidDel="00E00D57">
              <w:rPr>
                <w:rFonts w:eastAsiaTheme="minorEastAsia"/>
                <w:noProof/>
              </w:rPr>
              <w:tab/>
            </w:r>
            <w:r w:rsidRPr="00E00D57" w:rsidDel="00E00D57">
              <w:rPr>
                <w:rPrChange w:id="606" w:author="Curt Beckmann" w:date="2013-06-06T14:17:00Z">
                  <w:rPr>
                    <w:rStyle w:val="Hyperlink"/>
                    <w:noProof/>
                  </w:rPr>
                </w:rPrChange>
              </w:rPr>
              <w:delText>get-config</w:delText>
            </w:r>
            <w:r w:rsidDel="00E00D57">
              <w:rPr>
                <w:noProof/>
                <w:webHidden/>
              </w:rPr>
              <w:tab/>
              <w:delText>84</w:delText>
            </w:r>
          </w:del>
        </w:p>
        <w:p w14:paraId="3D0024AA" w14:textId="77777777" w:rsidR="00C128FA" w:rsidDel="00E00D57" w:rsidRDefault="00C128FA">
          <w:pPr>
            <w:pStyle w:val="TOC3"/>
            <w:tabs>
              <w:tab w:val="left" w:pos="1320"/>
              <w:tab w:val="right" w:leader="dot" w:pos="9350"/>
            </w:tabs>
            <w:rPr>
              <w:del w:id="607" w:author="Curt Beckmann" w:date="2013-06-06T14:17:00Z"/>
              <w:rFonts w:eastAsiaTheme="minorEastAsia"/>
              <w:noProof/>
            </w:rPr>
          </w:pPr>
          <w:del w:id="608" w:author="Curt Beckmann" w:date="2013-06-06T14:17:00Z">
            <w:r w:rsidRPr="00E00D57" w:rsidDel="00E00D57">
              <w:rPr>
                <w:rPrChange w:id="609" w:author="Curt Beckmann" w:date="2013-06-06T14:17:00Z">
                  <w:rPr>
                    <w:rStyle w:val="Hyperlink"/>
                    <w:noProof/>
                  </w:rPr>
                </w:rPrChange>
              </w:rPr>
              <w:delText>9.2.3</w:delText>
            </w:r>
            <w:r w:rsidDel="00E00D57">
              <w:rPr>
                <w:rFonts w:eastAsiaTheme="minorEastAsia"/>
                <w:noProof/>
              </w:rPr>
              <w:tab/>
            </w:r>
            <w:r w:rsidRPr="00E00D57" w:rsidDel="00E00D57">
              <w:rPr>
                <w:rPrChange w:id="610" w:author="Curt Beckmann" w:date="2013-06-06T14:17:00Z">
                  <w:rPr>
                    <w:rStyle w:val="Hyperlink"/>
                    <w:noProof/>
                  </w:rPr>
                </w:rPrChange>
              </w:rPr>
              <w:delText>copy-config</w:delText>
            </w:r>
            <w:r w:rsidDel="00E00D57">
              <w:rPr>
                <w:noProof/>
                <w:webHidden/>
              </w:rPr>
              <w:tab/>
              <w:delText>85</w:delText>
            </w:r>
          </w:del>
        </w:p>
        <w:p w14:paraId="498B68A5" w14:textId="77777777" w:rsidR="00C128FA" w:rsidDel="00E00D57" w:rsidRDefault="00C128FA">
          <w:pPr>
            <w:pStyle w:val="TOC3"/>
            <w:tabs>
              <w:tab w:val="left" w:pos="1320"/>
              <w:tab w:val="right" w:leader="dot" w:pos="9350"/>
            </w:tabs>
            <w:rPr>
              <w:del w:id="611" w:author="Curt Beckmann" w:date="2013-06-06T14:17:00Z"/>
              <w:rFonts w:eastAsiaTheme="minorEastAsia"/>
              <w:noProof/>
            </w:rPr>
          </w:pPr>
          <w:del w:id="612" w:author="Curt Beckmann" w:date="2013-06-06T14:17:00Z">
            <w:r w:rsidRPr="00E00D57" w:rsidDel="00E00D57">
              <w:rPr>
                <w:rPrChange w:id="613" w:author="Curt Beckmann" w:date="2013-06-06T14:17:00Z">
                  <w:rPr>
                    <w:rStyle w:val="Hyperlink"/>
                    <w:noProof/>
                  </w:rPr>
                </w:rPrChange>
              </w:rPr>
              <w:delText>9.2.4</w:delText>
            </w:r>
            <w:r w:rsidDel="00E00D57">
              <w:rPr>
                <w:rFonts w:eastAsiaTheme="minorEastAsia"/>
                <w:noProof/>
              </w:rPr>
              <w:tab/>
            </w:r>
            <w:r w:rsidRPr="00E00D57" w:rsidDel="00E00D57">
              <w:rPr>
                <w:rPrChange w:id="614" w:author="Curt Beckmann" w:date="2013-06-06T14:17:00Z">
                  <w:rPr>
                    <w:rStyle w:val="Hyperlink"/>
                    <w:noProof/>
                  </w:rPr>
                </w:rPrChange>
              </w:rPr>
              <w:delText>delete-config</w:delText>
            </w:r>
            <w:r w:rsidDel="00E00D57">
              <w:rPr>
                <w:noProof/>
                <w:webHidden/>
              </w:rPr>
              <w:tab/>
              <w:delText>86</w:delText>
            </w:r>
          </w:del>
        </w:p>
        <w:p w14:paraId="043A6873" w14:textId="77777777" w:rsidR="00C128FA" w:rsidDel="00E00D57" w:rsidRDefault="00C128FA">
          <w:pPr>
            <w:pStyle w:val="TOC2"/>
            <w:tabs>
              <w:tab w:val="left" w:pos="880"/>
              <w:tab w:val="right" w:leader="dot" w:pos="9350"/>
            </w:tabs>
            <w:rPr>
              <w:del w:id="615" w:author="Curt Beckmann" w:date="2013-06-06T14:17:00Z"/>
              <w:rFonts w:eastAsiaTheme="minorEastAsia"/>
              <w:noProof/>
            </w:rPr>
          </w:pPr>
          <w:del w:id="616" w:author="Curt Beckmann" w:date="2013-06-06T14:17:00Z">
            <w:r w:rsidRPr="00E00D57" w:rsidDel="00E00D57">
              <w:rPr>
                <w:rPrChange w:id="617" w:author="Curt Beckmann" w:date="2013-06-06T14:17:00Z">
                  <w:rPr>
                    <w:rStyle w:val="Hyperlink"/>
                    <w:noProof/>
                  </w:rPr>
                </w:rPrChange>
              </w:rPr>
              <w:delText>9.3</w:delText>
            </w:r>
            <w:r w:rsidDel="00E00D57">
              <w:rPr>
                <w:rFonts w:eastAsiaTheme="minorEastAsia"/>
                <w:noProof/>
              </w:rPr>
              <w:tab/>
            </w:r>
            <w:r w:rsidRPr="00E00D57" w:rsidDel="00E00D57">
              <w:rPr>
                <w:rPrChange w:id="618" w:author="Curt Beckmann" w:date="2013-06-06T14:17:00Z">
                  <w:rPr>
                    <w:rStyle w:val="Hyperlink"/>
                    <w:noProof/>
                  </w:rPr>
                </w:rPrChange>
              </w:rPr>
              <w:delText>RPC error</w:delText>
            </w:r>
            <w:r w:rsidDel="00E00D57">
              <w:rPr>
                <w:noProof/>
                <w:webHidden/>
              </w:rPr>
              <w:tab/>
              <w:delText>86</w:delText>
            </w:r>
          </w:del>
        </w:p>
        <w:p w14:paraId="4FC5A379" w14:textId="503B6890" w:rsidR="00C128FA" w:rsidDel="00E00D57" w:rsidRDefault="00E95DBE">
          <w:pPr>
            <w:pStyle w:val="TOC2"/>
            <w:tabs>
              <w:tab w:val="left" w:pos="1540"/>
              <w:tab w:val="right" w:leader="dot" w:pos="9350"/>
            </w:tabs>
            <w:rPr>
              <w:del w:id="619" w:author="Curt Beckmann" w:date="2013-06-06T14:17:00Z"/>
              <w:rFonts w:eastAsiaTheme="minorEastAsia"/>
              <w:noProof/>
            </w:rPr>
          </w:pPr>
          <w:del w:id="620" w:author="Curt Beckmann" w:date="2013-06-06T14:17:00Z">
            <w:r w:rsidRPr="00E00D57" w:rsidDel="00E00D57">
              <w:rPr>
                <w:rPrChange w:id="621" w:author="Curt Beckmann" w:date="2013-06-06T14:17:00Z">
                  <w:rPr>
                    <w:rStyle w:val="Hyperlink"/>
                    <w:noProof/>
                  </w:rPr>
                </w:rPrChange>
              </w:rPr>
              <w:delText>2013</w:delText>
            </w:r>
            <w:r w:rsidR="00C128FA" w:rsidDel="00E00D57">
              <w:rPr>
                <w:rFonts w:eastAsiaTheme="minorEastAsia"/>
                <w:noProof/>
              </w:rPr>
              <w:tab/>
            </w:r>
            <w:r w:rsidR="00C128FA" w:rsidRPr="00E00D57" w:rsidDel="00E00D57">
              <w:rPr>
                <w:rPrChange w:id="622" w:author="Curt Beckmann" w:date="2013-06-06T14:17:00Z">
                  <w:rPr>
                    <w:rStyle w:val="Hyperlink"/>
                    <w:noProof/>
                  </w:rPr>
                </w:rPrChange>
              </w:rPr>
              <w:delText>XML Schema</w:delText>
            </w:r>
            <w:r w:rsidR="00C128FA" w:rsidDel="00E00D57">
              <w:rPr>
                <w:noProof/>
                <w:webHidden/>
              </w:rPr>
              <w:tab/>
              <w:delText>88</w:delText>
            </w:r>
          </w:del>
        </w:p>
        <w:p w14:paraId="6C1D2C6D" w14:textId="77777777" w:rsidR="00C128FA" w:rsidDel="00E00D57" w:rsidRDefault="00C128FA">
          <w:pPr>
            <w:pStyle w:val="TOC2"/>
            <w:tabs>
              <w:tab w:val="left" w:pos="1540"/>
              <w:tab w:val="right" w:leader="dot" w:pos="9350"/>
            </w:tabs>
            <w:rPr>
              <w:del w:id="623" w:author="Curt Beckmann" w:date="2013-06-06T14:17:00Z"/>
              <w:rFonts w:eastAsiaTheme="minorEastAsia"/>
              <w:noProof/>
            </w:rPr>
          </w:pPr>
          <w:del w:id="624" w:author="Curt Beckmann" w:date="2013-06-06T14:17:00Z">
            <w:r w:rsidRPr="00E00D57" w:rsidDel="00E00D57">
              <w:rPr>
                <w:rPrChange w:id="625" w:author="Curt Beckmann" w:date="2013-06-06T14:17:00Z">
                  <w:rPr>
                    <w:rStyle w:val="Hyperlink"/>
                    <w:noProof/>
                  </w:rPr>
                </w:rPrChange>
              </w:rPr>
              <w:delText>Appendix B</w:delText>
            </w:r>
            <w:r w:rsidDel="00E00D57">
              <w:rPr>
                <w:rFonts w:eastAsiaTheme="minorEastAsia"/>
                <w:noProof/>
              </w:rPr>
              <w:tab/>
            </w:r>
            <w:r w:rsidRPr="00E00D57" w:rsidDel="00E00D57">
              <w:rPr>
                <w:rPrChange w:id="626" w:author="Curt Beckmann" w:date="2013-06-06T14:17:00Z">
                  <w:rPr>
                    <w:rStyle w:val="Hyperlink"/>
                    <w:noProof/>
                  </w:rPr>
                </w:rPrChange>
              </w:rPr>
              <w:delText>YANG Specification</w:delText>
            </w:r>
            <w:r w:rsidDel="00E00D57">
              <w:rPr>
                <w:noProof/>
                <w:webHidden/>
              </w:rPr>
              <w:tab/>
              <w:delText>137</w:delText>
            </w:r>
          </w:del>
        </w:p>
        <w:p w14:paraId="363E38C6" w14:textId="77777777" w:rsidR="00C128FA" w:rsidDel="00E00D57" w:rsidRDefault="00C128FA">
          <w:pPr>
            <w:pStyle w:val="TOC2"/>
            <w:tabs>
              <w:tab w:val="left" w:pos="1540"/>
              <w:tab w:val="right" w:leader="dot" w:pos="9350"/>
            </w:tabs>
            <w:rPr>
              <w:del w:id="627" w:author="Curt Beckmann" w:date="2013-06-06T14:17:00Z"/>
              <w:rFonts w:eastAsiaTheme="minorEastAsia"/>
              <w:noProof/>
            </w:rPr>
          </w:pPr>
          <w:del w:id="628" w:author="Curt Beckmann" w:date="2013-06-06T14:17:00Z">
            <w:r w:rsidRPr="00E00D57" w:rsidDel="00E00D57">
              <w:rPr>
                <w:rPrChange w:id="629" w:author="Curt Beckmann" w:date="2013-06-06T14:17:00Z">
                  <w:rPr>
                    <w:rStyle w:val="Hyperlink"/>
                    <w:noProof/>
                  </w:rPr>
                </w:rPrChange>
              </w:rPr>
              <w:delText>Appendix C</w:delText>
            </w:r>
            <w:r w:rsidDel="00E00D57">
              <w:rPr>
                <w:rFonts w:eastAsiaTheme="minorEastAsia"/>
                <w:noProof/>
              </w:rPr>
              <w:tab/>
            </w:r>
            <w:r w:rsidRPr="00E00D57" w:rsidDel="00E00D57">
              <w:rPr>
                <w:rPrChange w:id="630" w:author="Curt Beckmann" w:date="2013-06-06T14:17:00Z">
                  <w:rPr>
                    <w:rStyle w:val="Hyperlink"/>
                    <w:noProof/>
                  </w:rPr>
                </w:rPrChange>
              </w:rPr>
              <w:delText>Bibliography</w:delText>
            </w:r>
            <w:r w:rsidDel="00E00D57">
              <w:rPr>
                <w:noProof/>
                <w:webHidden/>
              </w:rPr>
              <w:tab/>
              <w:delText>172</w:delText>
            </w:r>
          </w:del>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631" w:name="_Toc358291549"/>
      <w:r w:rsidR="00E64B71" w:rsidRPr="00013F69">
        <w:lastRenderedPageBreak/>
        <w:t>Introduction</w:t>
      </w:r>
      <w:bookmarkEnd w:id="631"/>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5" o:title=""/>
          </v:shape>
          <o:OLEObject Type="Embed" ProgID="Visio.Drawing.11" ShapeID="_x0000_i1025" DrawAspect="Content" ObjectID="_1316854716" r:id="rId16"/>
        </w:object>
      </w:r>
      <w:r w:rsidDel="006B018A">
        <w:rPr>
          <w:noProof/>
          <w:lang w:eastAsia="zh-CN"/>
        </w:rPr>
        <w:t xml:space="preserve"> </w:t>
      </w:r>
    </w:p>
    <w:p w14:paraId="35F9758F" w14:textId="77777777" w:rsidR="00E64B71" w:rsidRDefault="00E64B71" w:rsidP="00E64B71">
      <w:pPr>
        <w:pStyle w:val="Caption"/>
      </w:pPr>
      <w:bookmarkStart w:id="632" w:name="_Ref316755854"/>
      <w:r>
        <w:t xml:space="preserve">Figure </w:t>
      </w:r>
      <w:fldSimple w:instr=" SEQ Figure \* ARABIC ">
        <w:r w:rsidR="001F476B">
          <w:rPr>
            <w:noProof/>
          </w:rPr>
          <w:t>1</w:t>
        </w:r>
      </w:fldSimple>
      <w:bookmarkEnd w:id="632"/>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del w:id="633" w:author="Anees Shaikh" w:date="2013-08-24T15:49:00Z">
        <w:r w:rsidR="00C02FD7" w:rsidDel="002A4D52">
          <w:delText>e</w:delText>
        </w:r>
      </w:del>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634" w:name="_Toc358291550"/>
      <w:r>
        <w:t>Motivation</w:t>
      </w:r>
      <w:bookmarkEnd w:id="634"/>
    </w:p>
    <w:p w14:paraId="6DEFFA64" w14:textId="1F6CA62A"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ins w:id="635" w:author="Anees Shaikh" w:date="2013-08-24T15:50:00Z">
        <w:r w:rsidR="002A4D52">
          <w:t xml:space="preserve">generally </w:t>
        </w:r>
      </w:ins>
      <w:r w:rsidR="00B76D83">
        <w:t>does not need to be done at the timescale of a flow and</w:t>
      </w:r>
      <w:ins w:id="636" w:author="Anees Shaikh" w:date="2013-08-24T15:50:00Z">
        <w:r w:rsidR="002A4D52">
          <w:t>,</w:t>
        </w:r>
      </w:ins>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51D71BC" w:rsidR="00E64B71" w:rsidRDefault="00C128FA" w:rsidP="00E64B71">
      <w:r>
        <w:t xml:space="preserve">OF-CONFIG </w:t>
      </w:r>
      <w:r w:rsidR="00E64B71">
        <w:t xml:space="preserve">introduces an operating context </w:t>
      </w:r>
      <w:ins w:id="637" w:author="Anees Shaikh" w:date="2013-08-24T15:51:00Z">
        <w:r w:rsidR="002A4D52">
          <w:t xml:space="preserve">called an OpenFlow Capable Switch </w:t>
        </w:r>
      </w:ins>
      <w:r w:rsidR="00E64B71">
        <w:t>for one or more OpenFlow datapaths</w:t>
      </w:r>
      <w:del w:id="638" w:author="Anees Shaikh" w:date="2013-08-24T15:51:00Z">
        <w:r w:rsidR="00E64B71" w:rsidDel="002A4D52">
          <w:delText xml:space="preserve"> called an OpenFlow Capable Switch</w:delText>
        </w:r>
      </w:del>
      <w:r w:rsidR="00E64B71">
        <w:t xml:space="preserve">.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del w:id="639" w:author="Anees Shaikh" w:date="2013-08-24T15:52:00Z">
        <w:r w:rsidR="00E64B71" w:rsidDel="002A4D52">
          <w:delText xml:space="preserve">amongst </w:delText>
        </w:r>
      </w:del>
      <w:ins w:id="640" w:author="Anees Shaikh" w:date="2013-08-24T15:52:00Z">
        <w:r w:rsidR="002A4D52">
          <w:t xml:space="preserve">between </w:t>
        </w:r>
      </w:ins>
      <w:r w:rsidR="00E64B71">
        <w:t>multiple OpenFlow Logical Switches such that each OpenFlow Logical Switch can assume full control over the resources that is assigned to it.</w:t>
      </w:r>
    </w:p>
    <w:p w14:paraId="24162C8E" w14:textId="5E848DDC"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ins w:id="641" w:author="Anees Shaikh" w:date="2013-08-24T15:55:00Z">
        <w:r w:rsidR="00CB5DE8">
          <w:t>, for example.</w:t>
        </w:r>
      </w:ins>
      <w:del w:id="642" w:author="Anees Shaikh" w:date="2013-08-24T15:55:00Z">
        <w:r w:rsidR="00E64B71" w:rsidDel="00CB5DE8">
          <w:delText xml:space="preserve">. </w:delText>
        </w:r>
      </w:del>
    </w:p>
    <w:p w14:paraId="01B7FB90" w14:textId="20F77A56" w:rsidR="00E64B71" w:rsidRDefault="00E64B71" w:rsidP="00E64B71">
      <w:r>
        <w:t>The service which sends OF-CONFIG messages to an OpenFlow Capable Switch is called an OpenFlow Configuration Point. No assumptions are made about the nature of the OpenFlow Configuration Point. For example, it may be</w:t>
      </w:r>
      <w:ins w:id="643" w:author="Anees Shaikh" w:date="2013-08-24T15:55:00Z">
        <w:r w:rsidR="00CB5DE8">
          <w:t xml:space="preserve"> </w:t>
        </w:r>
      </w:ins>
      <w:del w:id="644" w:author="Anees Shaikh" w:date="2013-08-24T15:55:00Z">
        <w:r w:rsidDel="00CB5DE8">
          <w:delText xml:space="preserve"> a service </w:delText>
        </w:r>
      </w:del>
      <w:r>
        <w:t xml:space="preserve">provided by software acting as an OpenFlow controller or it may by a service provided by a traditional network management framework. </w:t>
      </w:r>
      <w:ins w:id="645" w:author="Anees Shaikh" w:date="2013-08-24T15:55:00Z">
        <w:r w:rsidR="00CB5DE8">
          <w:t xml:space="preserve"> </w:t>
        </w:r>
      </w:ins>
      <w:del w:id="646" w:author="Anees Shaikh" w:date="2013-08-24T15:56:00Z">
        <w:r w:rsidDel="00CB5DE8">
          <w:delText xml:space="preserve">Any </w:delText>
        </w:r>
      </w:del>
      <w:ins w:id="647" w:author="Anees Shaikh" w:date="2013-08-24T15:56:00Z">
        <w:r w:rsidR="00CB5DE8">
          <w:t>Interactions</w:t>
        </w:r>
      </w:ins>
      <w:del w:id="648" w:author="Anees Shaikh" w:date="2013-08-24T15:56:00Z">
        <w:r w:rsidDel="00CB5DE8">
          <w:delText>interaction</w:delText>
        </w:r>
      </w:del>
      <w:r>
        <w:t xml:space="preserve"> between the OpenFlow Configuration Points and OpenFlow controllers is outside the scope of </w:t>
      </w:r>
      <w:r w:rsidR="00E34319">
        <w:t>OF-CONFIG 1.2</w:t>
      </w:r>
      <w:ins w:id="649" w:author="Anees Shaikh" w:date="2013-08-24T15:56:00Z">
        <w:r w:rsidR="00CB5DE8">
          <w:t>, but is expected to be addressed in future versions of the specification.</w:t>
        </w:r>
      </w:ins>
      <w:del w:id="650" w:author="Anees Shaikh" w:date="2013-08-24T15:56:00Z">
        <w:r w:rsidDel="00CB5DE8">
          <w:delText>.</w:delText>
        </w:r>
      </w:del>
    </w:p>
    <w:p w14:paraId="0A3A6ABA" w14:textId="3B07BE30"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651" w:name="_Ref316755787"/>
      <w:r>
        <w:t xml:space="preserve">Figure </w:t>
      </w:r>
      <w:fldSimple w:instr=" SEQ Figure \* ARABIC ">
        <w:r w:rsidR="001F476B">
          <w:rPr>
            <w:noProof/>
          </w:rPr>
          <w:t>2</w:t>
        </w:r>
      </w:fldSimple>
      <w:bookmarkEnd w:id="651"/>
      <w:r>
        <w:t xml:space="preserve">: </w:t>
      </w:r>
      <w:r w:rsidRPr="004B4623">
        <w:t>Relationship between components defined in this specification, the OF-CONFIG protocol and the OpenFlow protocol</w:t>
      </w:r>
    </w:p>
    <w:p w14:paraId="07110944" w14:textId="77777777" w:rsidR="00E64B71" w:rsidRDefault="00E64B71" w:rsidP="00E64B71">
      <w:pPr>
        <w:rPr>
          <w:ins w:id="652" w:author="Anees Shaikh" w:date="2013-08-24T16:52:00Z"/>
        </w:rPr>
      </w:pPr>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pPr>
        <w:pStyle w:val="Heading2"/>
        <w:rPr>
          <w:ins w:id="653" w:author="Anees Shaikh" w:date="2013-08-24T16:56:00Z"/>
        </w:rPr>
        <w:pPrChange w:id="654" w:author="Anees Shaikh" w:date="2013-08-24T16:52:00Z">
          <w:pPr/>
        </w:pPrChange>
      </w:pPr>
      <w:ins w:id="655" w:author="Anees Shaikh" w:date="2013-08-24T16:52:00Z">
        <w:r>
          <w:t>OF-CONFIG and OF-</w:t>
        </w:r>
      </w:ins>
      <w:ins w:id="656" w:author="Anees Shaikh" w:date="2013-08-24T16:56:00Z">
        <w:r w:rsidR="001B345E">
          <w:t>SWITCH</w:t>
        </w:r>
      </w:ins>
    </w:p>
    <w:p w14:paraId="7533C0D7" w14:textId="401D4A83" w:rsidR="001B345E" w:rsidRDefault="001B345E">
      <w:pPr>
        <w:rPr>
          <w:ins w:id="657" w:author="Anees Shaikh" w:date="2013-08-24T16:59:00Z"/>
        </w:rPr>
      </w:pPr>
      <w:ins w:id="658" w:author="Anees Shaikh" w:date="2013-08-24T16:57:00Z">
        <w:r>
          <w:t xml:space="preserve">Although </w:t>
        </w:r>
      </w:ins>
      <w:ins w:id="659" w:author="Anees Shaikh" w:date="2013-08-24T16:56:00Z">
        <w:r>
          <w:t xml:space="preserve">OF-CONFIG is considered a complementary protocol to the </w:t>
        </w:r>
      </w:ins>
      <w:ins w:id="660" w:author="Anees Shaikh" w:date="2013-08-24T16:57:00Z">
        <w:r>
          <w:t xml:space="preserve">main </w:t>
        </w:r>
      </w:ins>
      <w:ins w:id="661" w:author="Anees Shaikh" w:date="2013-08-24T16:56:00Z">
        <w:r>
          <w:t>OpenFlow switch specification</w:t>
        </w:r>
      </w:ins>
      <w:ins w:id="662" w:author="Anees Shaikh" w:date="2013-08-24T16:57:00Z">
        <w:r>
          <w:t xml:space="preserve"> (OF-SWITCH), it is useful to describe the differences that motivate the need for a separate protocol specification in ONF.  The </w:t>
        </w:r>
      </w:ins>
      <w:ins w:id="663" w:author="Anees Shaikh" w:date="2013-08-24T16:59:00Z">
        <w:r>
          <w:t>table below summarizes the key differences.</w:t>
        </w:r>
      </w:ins>
    </w:p>
    <w:tbl>
      <w:tblPr>
        <w:tblStyle w:val="TableGrid"/>
        <w:tblW w:w="0" w:type="auto"/>
        <w:tblLook w:val="04A0" w:firstRow="1" w:lastRow="0" w:firstColumn="1" w:lastColumn="0" w:noHBand="0" w:noVBand="1"/>
        <w:tblPrChange w:id="664" w:author="Anees Shaikh" w:date="2013-08-24T17:06:00Z">
          <w:tblPr>
            <w:tblStyle w:val="TableGrid"/>
            <w:tblW w:w="0" w:type="auto"/>
            <w:tblLook w:val="04A0" w:firstRow="1" w:lastRow="0" w:firstColumn="1" w:lastColumn="0" w:noHBand="0" w:noVBand="1"/>
          </w:tblPr>
        </w:tblPrChange>
      </w:tblPr>
      <w:tblGrid>
        <w:gridCol w:w="1908"/>
        <w:gridCol w:w="3834"/>
        <w:gridCol w:w="3834"/>
        <w:tblGridChange w:id="665">
          <w:tblGrid>
            <w:gridCol w:w="1908"/>
            <w:gridCol w:w="1284"/>
            <w:gridCol w:w="2550"/>
            <w:gridCol w:w="642"/>
            <w:gridCol w:w="3192"/>
          </w:tblGrid>
        </w:tblGridChange>
      </w:tblGrid>
      <w:tr w:rsidR="001B345E" w14:paraId="15BF408D" w14:textId="77777777" w:rsidTr="00691DAE">
        <w:trPr>
          <w:ins w:id="666" w:author="Anees Shaikh" w:date="2013-08-24T17:00:00Z"/>
        </w:trPr>
        <w:tc>
          <w:tcPr>
            <w:tcW w:w="1908" w:type="dxa"/>
            <w:tcPrChange w:id="667" w:author="Anees Shaikh" w:date="2013-08-24T17:06:00Z">
              <w:tcPr>
                <w:tcW w:w="3192" w:type="dxa"/>
                <w:gridSpan w:val="2"/>
              </w:tcPr>
            </w:tcPrChange>
          </w:tcPr>
          <w:p w14:paraId="612BB45D" w14:textId="77777777" w:rsidR="001B345E" w:rsidRDefault="001B345E" w:rsidP="001B345E">
            <w:pPr>
              <w:rPr>
                <w:ins w:id="668" w:author="Anees Shaikh" w:date="2013-08-24T17:00:00Z"/>
              </w:rPr>
            </w:pPr>
          </w:p>
        </w:tc>
        <w:tc>
          <w:tcPr>
            <w:tcW w:w="3834" w:type="dxa"/>
            <w:tcPrChange w:id="669" w:author="Anees Shaikh" w:date="2013-08-24T17:06:00Z">
              <w:tcPr>
                <w:tcW w:w="3192" w:type="dxa"/>
                <w:gridSpan w:val="2"/>
              </w:tcPr>
            </w:tcPrChange>
          </w:tcPr>
          <w:p w14:paraId="64B3508A" w14:textId="192F2137" w:rsidR="001B345E" w:rsidRDefault="001B345E" w:rsidP="001B345E">
            <w:pPr>
              <w:rPr>
                <w:ins w:id="670" w:author="Anees Shaikh" w:date="2013-08-24T17:00:00Z"/>
              </w:rPr>
            </w:pPr>
            <w:ins w:id="671" w:author="Anees Shaikh" w:date="2013-08-24T17:00:00Z">
              <w:r>
                <w:t>OpenFlow</w:t>
              </w:r>
            </w:ins>
          </w:p>
        </w:tc>
        <w:tc>
          <w:tcPr>
            <w:tcW w:w="3834" w:type="dxa"/>
            <w:tcPrChange w:id="672" w:author="Anees Shaikh" w:date="2013-08-24T17:06:00Z">
              <w:tcPr>
                <w:tcW w:w="3192" w:type="dxa"/>
              </w:tcPr>
            </w:tcPrChange>
          </w:tcPr>
          <w:p w14:paraId="4E25A888" w14:textId="4019F56D" w:rsidR="001B345E" w:rsidRDefault="001B345E" w:rsidP="001B345E">
            <w:pPr>
              <w:rPr>
                <w:ins w:id="673" w:author="Anees Shaikh" w:date="2013-08-24T17:00:00Z"/>
              </w:rPr>
            </w:pPr>
            <w:ins w:id="674" w:author="Anees Shaikh" w:date="2013-08-24T17:00:00Z">
              <w:r>
                <w:t>OF-CONFIG</w:t>
              </w:r>
            </w:ins>
          </w:p>
        </w:tc>
      </w:tr>
      <w:tr w:rsidR="001B345E" w14:paraId="564A44D9" w14:textId="77777777" w:rsidTr="00691DAE">
        <w:trPr>
          <w:ins w:id="675" w:author="Anees Shaikh" w:date="2013-08-24T17:00:00Z"/>
        </w:trPr>
        <w:tc>
          <w:tcPr>
            <w:tcW w:w="1908" w:type="dxa"/>
            <w:tcPrChange w:id="676" w:author="Anees Shaikh" w:date="2013-08-24T17:06:00Z">
              <w:tcPr>
                <w:tcW w:w="3192" w:type="dxa"/>
                <w:gridSpan w:val="2"/>
              </w:tcPr>
            </w:tcPrChange>
          </w:tcPr>
          <w:p w14:paraId="651C1E36" w14:textId="4DFF4C89" w:rsidR="001B345E" w:rsidRDefault="001B345E" w:rsidP="001B345E">
            <w:pPr>
              <w:rPr>
                <w:ins w:id="677" w:author="Anees Shaikh" w:date="2013-08-24T17:00:00Z"/>
              </w:rPr>
            </w:pPr>
            <w:ins w:id="678" w:author="Anees Shaikh" w:date="2013-08-24T17:00:00Z">
              <w:r>
                <w:t>Primary purpose</w:t>
              </w:r>
            </w:ins>
          </w:p>
        </w:tc>
        <w:tc>
          <w:tcPr>
            <w:tcW w:w="3834" w:type="dxa"/>
            <w:tcPrChange w:id="679" w:author="Anees Shaikh" w:date="2013-08-24T17:06:00Z">
              <w:tcPr>
                <w:tcW w:w="3192" w:type="dxa"/>
                <w:gridSpan w:val="2"/>
              </w:tcPr>
            </w:tcPrChange>
          </w:tcPr>
          <w:p w14:paraId="02BFF847" w14:textId="6AC1ACC6" w:rsidR="001B345E" w:rsidRDefault="001B345E" w:rsidP="001B345E">
            <w:pPr>
              <w:rPr>
                <w:ins w:id="680" w:author="Anees Shaikh" w:date="2013-08-24T17:00:00Z"/>
              </w:rPr>
            </w:pPr>
            <w:ins w:id="681" w:author="Anees Shaikh" w:date="2013-08-24T17:01:00Z">
              <w:r>
                <w:t>Modification of match-action rules effecting flows of network packets across an OpenFlow datapath</w:t>
              </w:r>
            </w:ins>
          </w:p>
        </w:tc>
        <w:tc>
          <w:tcPr>
            <w:tcW w:w="3834" w:type="dxa"/>
            <w:tcPrChange w:id="682" w:author="Anees Shaikh" w:date="2013-08-24T17:06:00Z">
              <w:tcPr>
                <w:tcW w:w="3192" w:type="dxa"/>
              </w:tcPr>
            </w:tcPrChange>
          </w:tcPr>
          <w:p w14:paraId="19A47C89" w14:textId="16A9D997" w:rsidR="001B345E" w:rsidRDefault="001B345E" w:rsidP="001B345E">
            <w:pPr>
              <w:rPr>
                <w:ins w:id="683" w:author="Anees Shaikh" w:date="2013-08-24T17:00:00Z"/>
              </w:rPr>
            </w:pPr>
            <w:ins w:id="684" w:author="Anees Shaikh" w:date="2013-08-24T17:01:00Z">
              <w:r w:rsidRPr="001B345E">
                <w:t>Remote configuration of possibly multiple OpenFlow datapaths on a physical or virtual platform</w:t>
              </w:r>
            </w:ins>
          </w:p>
        </w:tc>
      </w:tr>
      <w:tr w:rsidR="001B345E" w14:paraId="056C1494" w14:textId="77777777" w:rsidTr="00691DAE">
        <w:trPr>
          <w:ins w:id="685" w:author="Anees Shaikh" w:date="2013-08-24T17:00:00Z"/>
        </w:trPr>
        <w:tc>
          <w:tcPr>
            <w:tcW w:w="1908" w:type="dxa"/>
            <w:tcPrChange w:id="686" w:author="Anees Shaikh" w:date="2013-08-24T17:06:00Z">
              <w:tcPr>
                <w:tcW w:w="3192" w:type="dxa"/>
                <w:gridSpan w:val="2"/>
              </w:tcPr>
            </w:tcPrChange>
          </w:tcPr>
          <w:p w14:paraId="7A4028B2" w14:textId="0D0D31F4" w:rsidR="001B345E" w:rsidRDefault="001B345E" w:rsidP="001B345E">
            <w:pPr>
              <w:rPr>
                <w:ins w:id="687" w:author="Anees Shaikh" w:date="2013-08-24T17:00:00Z"/>
              </w:rPr>
            </w:pPr>
            <w:ins w:id="688" w:author="Anees Shaikh" w:date="2013-08-24T17:02:00Z">
              <w:r>
                <w:t>Terminology</w:t>
              </w:r>
            </w:ins>
          </w:p>
        </w:tc>
        <w:tc>
          <w:tcPr>
            <w:tcW w:w="3834" w:type="dxa"/>
            <w:tcPrChange w:id="689" w:author="Anees Shaikh" w:date="2013-08-24T17:06:00Z">
              <w:tcPr>
                <w:tcW w:w="3192" w:type="dxa"/>
                <w:gridSpan w:val="2"/>
              </w:tcPr>
            </w:tcPrChange>
          </w:tcPr>
          <w:p w14:paraId="0A663C23" w14:textId="1592C7A8" w:rsidR="001B345E" w:rsidRDefault="001B345E" w:rsidP="001B345E">
            <w:pPr>
              <w:rPr>
                <w:ins w:id="690" w:author="Anees Shaikh" w:date="2013-08-24T17:00:00Z"/>
              </w:rPr>
            </w:pPr>
            <w:ins w:id="691" w:author="Anees Shaikh" w:date="2013-08-24T17:02:00Z">
              <w:r>
                <w:t>In the OpenFlow 1.3.1 specification and earlier, the terms OpenFlow datapath and OpenFlow Switch are essentially interchangeable</w:t>
              </w:r>
            </w:ins>
          </w:p>
        </w:tc>
        <w:tc>
          <w:tcPr>
            <w:tcW w:w="3834" w:type="dxa"/>
            <w:tcPrChange w:id="692" w:author="Anees Shaikh" w:date="2013-08-24T17:06:00Z">
              <w:tcPr>
                <w:tcW w:w="3192" w:type="dxa"/>
              </w:tcPr>
            </w:tcPrChange>
          </w:tcPr>
          <w:p w14:paraId="1A24A247" w14:textId="756189BA" w:rsidR="00691DAE" w:rsidRDefault="00691DAE" w:rsidP="00691DAE">
            <w:pPr>
              <w:rPr>
                <w:ins w:id="693" w:author="Anees Shaikh" w:date="2013-08-24T17:03:00Z"/>
              </w:rPr>
            </w:pPr>
            <w:ins w:id="694" w:author="Anees Shaikh" w:date="2013-08-24T17:03:00Z">
              <w:r>
                <w:t>In the OF-Config 1.1.1 specification and earlier, the term OpenFlow Logical Switch maps to the OpenFlow datapath in the OpenFlow 1.3.1 and earlier specs. The term OpenFlow Capable Switch</w:t>
              </w:r>
            </w:ins>
            <w:ins w:id="695" w:author="Anees Shaikh" w:date="2013-08-24T17:04:00Z">
              <w:r>
                <w:t xml:space="preserve"> </w:t>
              </w:r>
            </w:ins>
            <w:ins w:id="696" w:author="Anees Shaikh" w:date="2013-08-24T17:03:00Z">
              <w:r>
                <w:t>introduces a new abstraction</w:t>
              </w:r>
            </w:ins>
            <w:ins w:id="697" w:author="Anees Shaikh" w:date="2013-08-24T17:04:00Z">
              <w:r>
                <w:t>.</w:t>
              </w:r>
            </w:ins>
          </w:p>
          <w:p w14:paraId="0A723A44" w14:textId="77777777" w:rsidR="00691DAE" w:rsidRDefault="00691DAE" w:rsidP="00691DAE">
            <w:pPr>
              <w:rPr>
                <w:ins w:id="698" w:author="Anees Shaikh" w:date="2013-08-24T17:03:00Z"/>
              </w:rPr>
            </w:pPr>
            <w:ins w:id="699" w:author="Anees Shaikh" w:date="2013-08-24T17:03:00Z">
              <w:r>
                <w:t>OpenFlow Logical Switch = OpenFlow datapath (as defined in the OpenFlow specification)</w:t>
              </w:r>
            </w:ins>
          </w:p>
          <w:p w14:paraId="5B31E638" w14:textId="77777777" w:rsidR="00691DAE" w:rsidRDefault="00691DAE" w:rsidP="00691DAE">
            <w:pPr>
              <w:rPr>
                <w:ins w:id="700" w:author="Anees Shaikh" w:date="2013-08-24T17:03:00Z"/>
              </w:rPr>
            </w:pPr>
            <w:ins w:id="701" w:author="Anees Shaikh" w:date="2013-08-24T17:03:00Z">
              <w:r>
                <w:lastRenderedPageBreak/>
                <w:t>OpenFlow Controller = controller (as defined in the OpenFlow specification)</w:t>
              </w:r>
            </w:ins>
          </w:p>
          <w:p w14:paraId="2459CFEE" w14:textId="6BF3FBD1" w:rsidR="00691DAE" w:rsidRDefault="00691DAE" w:rsidP="00691DAE">
            <w:pPr>
              <w:rPr>
                <w:ins w:id="702" w:author="Anees Shaikh" w:date="2013-08-24T17:03:00Z"/>
              </w:rPr>
            </w:pPr>
            <w:ins w:id="703" w:author="Anees Shaikh" w:date="2013-08-24T17:03:00Z">
              <w:r>
                <w:t xml:space="preserve">OpenFlow Capable Switch = a new </w:t>
              </w:r>
            </w:ins>
            <w:ins w:id="704" w:author="Anees Shaikh" w:date="2013-08-24T17:04:00Z">
              <w:r>
                <w:t>element</w:t>
              </w:r>
            </w:ins>
          </w:p>
          <w:p w14:paraId="0F1DCDC7" w14:textId="3331639A" w:rsidR="001B345E" w:rsidRDefault="00691DAE" w:rsidP="00691DAE">
            <w:pPr>
              <w:rPr>
                <w:ins w:id="705" w:author="Anees Shaikh" w:date="2013-08-24T17:00:00Z"/>
              </w:rPr>
            </w:pPr>
            <w:ins w:id="706" w:author="Anees Shaikh" w:date="2013-08-24T17:03:00Z">
              <w:r>
                <w:t xml:space="preserve">OpenFlow Configuration Point = a new </w:t>
              </w:r>
            </w:ins>
            <w:ins w:id="707" w:author="Anees Shaikh" w:date="2013-08-24T17:04:00Z">
              <w:r>
                <w:t>element</w:t>
              </w:r>
            </w:ins>
          </w:p>
        </w:tc>
      </w:tr>
      <w:tr w:rsidR="001B345E" w14:paraId="3CF560E8" w14:textId="77777777" w:rsidTr="00691DAE">
        <w:trPr>
          <w:ins w:id="708" w:author="Anees Shaikh" w:date="2013-08-24T17:00:00Z"/>
        </w:trPr>
        <w:tc>
          <w:tcPr>
            <w:tcW w:w="1908" w:type="dxa"/>
            <w:tcPrChange w:id="709" w:author="Anees Shaikh" w:date="2013-08-24T17:06:00Z">
              <w:tcPr>
                <w:tcW w:w="3192" w:type="dxa"/>
                <w:gridSpan w:val="2"/>
              </w:tcPr>
            </w:tcPrChange>
          </w:tcPr>
          <w:p w14:paraId="1E5E179B" w14:textId="37AADACE" w:rsidR="001B345E" w:rsidRDefault="00691DAE" w:rsidP="001B345E">
            <w:pPr>
              <w:rPr>
                <w:ins w:id="710" w:author="Anees Shaikh" w:date="2013-08-24T17:00:00Z"/>
              </w:rPr>
            </w:pPr>
            <w:ins w:id="711" w:author="Anees Shaikh" w:date="2013-08-24T17:04:00Z">
              <w:r w:rsidRPr="00691DAE">
                <w:lastRenderedPageBreak/>
                <w:t>Transport</w:t>
              </w:r>
            </w:ins>
          </w:p>
        </w:tc>
        <w:tc>
          <w:tcPr>
            <w:tcW w:w="3834" w:type="dxa"/>
            <w:tcPrChange w:id="712" w:author="Anees Shaikh" w:date="2013-08-24T17:06:00Z">
              <w:tcPr>
                <w:tcW w:w="3192" w:type="dxa"/>
                <w:gridSpan w:val="2"/>
              </w:tcPr>
            </w:tcPrChange>
          </w:tcPr>
          <w:p w14:paraId="1ABC64BC" w14:textId="00BE0A03" w:rsidR="001B345E" w:rsidRDefault="00691DAE" w:rsidP="00691DAE">
            <w:pPr>
              <w:rPr>
                <w:ins w:id="713" w:author="Anees Shaikh" w:date="2013-08-24T17:00:00Z"/>
              </w:rPr>
            </w:pPr>
            <w:ins w:id="714" w:author="Anees Shaikh" w:date="2013-08-24T17:05:00Z">
              <w:r>
                <w:t>A bit-level protocol specified in the OpenFlow standard currently supported over TCP, TLS, or SSL</w:t>
              </w:r>
            </w:ins>
          </w:p>
        </w:tc>
        <w:tc>
          <w:tcPr>
            <w:tcW w:w="3834" w:type="dxa"/>
            <w:tcPrChange w:id="715" w:author="Anees Shaikh" w:date="2013-08-24T17:06:00Z">
              <w:tcPr>
                <w:tcW w:w="3192" w:type="dxa"/>
              </w:tcPr>
            </w:tcPrChange>
          </w:tcPr>
          <w:p w14:paraId="48714874" w14:textId="00E31BAA" w:rsidR="001B345E" w:rsidRDefault="000A5992" w:rsidP="000A5992">
            <w:pPr>
              <w:rPr>
                <w:ins w:id="716" w:author="Anees Shaikh" w:date="2013-08-24T17:00:00Z"/>
              </w:rPr>
            </w:pPr>
            <w:ins w:id="717" w:author="Anees Shaikh" w:date="2013-08-24T17:07:00Z">
              <w:r>
                <w:t>An XML data model and operational behavior specified in the OF-Config standard bound to the NETCONF operations and transport standard for network device configuration and management</w:t>
              </w:r>
            </w:ins>
          </w:p>
        </w:tc>
      </w:tr>
      <w:tr w:rsidR="001B345E" w14:paraId="15026D7D" w14:textId="77777777" w:rsidTr="00691DAE">
        <w:trPr>
          <w:ins w:id="718" w:author="Anees Shaikh" w:date="2013-08-24T17:00:00Z"/>
        </w:trPr>
        <w:tc>
          <w:tcPr>
            <w:tcW w:w="1908" w:type="dxa"/>
            <w:tcPrChange w:id="719" w:author="Anees Shaikh" w:date="2013-08-24T17:06:00Z">
              <w:tcPr>
                <w:tcW w:w="3192" w:type="dxa"/>
                <w:gridSpan w:val="2"/>
              </w:tcPr>
            </w:tcPrChange>
          </w:tcPr>
          <w:p w14:paraId="2C938B29" w14:textId="4BEE692F" w:rsidR="001B345E" w:rsidRDefault="007B4A83" w:rsidP="001B345E">
            <w:pPr>
              <w:rPr>
                <w:ins w:id="720" w:author="Anees Shaikh" w:date="2013-08-24T17:00:00Z"/>
              </w:rPr>
            </w:pPr>
            <w:ins w:id="721" w:author="Anees Shaikh" w:date="2013-08-24T17:08:00Z">
              <w:r>
                <w:t>Protocol endpoints</w:t>
              </w:r>
            </w:ins>
          </w:p>
        </w:tc>
        <w:tc>
          <w:tcPr>
            <w:tcW w:w="3834" w:type="dxa"/>
            <w:tcPrChange w:id="722" w:author="Anees Shaikh" w:date="2013-08-24T17:06:00Z">
              <w:tcPr>
                <w:tcW w:w="3192" w:type="dxa"/>
                <w:gridSpan w:val="2"/>
              </w:tcPr>
            </w:tcPrChange>
          </w:tcPr>
          <w:p w14:paraId="610F4E18" w14:textId="6091777A" w:rsidR="009D0127" w:rsidRDefault="009D0127" w:rsidP="009D0127">
            <w:pPr>
              <w:rPr>
                <w:ins w:id="723" w:author="Anees Shaikh" w:date="2013-08-24T17:20:00Z"/>
              </w:rPr>
            </w:pPr>
            <w:ins w:id="724" w:author="Anees Shaikh" w:date="2013-08-24T17:20:00Z">
              <w:r>
                <w:t>1) An OpenFlow datapath, also referred to as OpenFlow Logical Switch (OFLS)</w:t>
              </w:r>
            </w:ins>
          </w:p>
          <w:p w14:paraId="334E666F" w14:textId="2333E46F" w:rsidR="001B345E" w:rsidRDefault="009D0127" w:rsidP="009D0127">
            <w:pPr>
              <w:rPr>
                <w:ins w:id="725" w:author="Anees Shaikh" w:date="2013-08-24T17:00:00Z"/>
              </w:rPr>
            </w:pPr>
            <w:ins w:id="726" w:author="Anees Shaikh" w:date="2013-08-24T17:20:00Z">
              <w:r>
                <w:t>2) An OpenFlow Controller  (OFC)</w:t>
              </w:r>
            </w:ins>
          </w:p>
        </w:tc>
        <w:tc>
          <w:tcPr>
            <w:tcW w:w="3834" w:type="dxa"/>
            <w:tcPrChange w:id="727" w:author="Anees Shaikh" w:date="2013-08-24T17:06:00Z">
              <w:tcPr>
                <w:tcW w:w="3192" w:type="dxa"/>
              </w:tcPr>
            </w:tcPrChange>
          </w:tcPr>
          <w:p w14:paraId="439F1420" w14:textId="052EC637" w:rsidR="009D0127" w:rsidRDefault="009D0127" w:rsidP="009D0127">
            <w:pPr>
              <w:rPr>
                <w:ins w:id="728" w:author="Anees Shaikh" w:date="2013-08-24T17:20:00Z"/>
              </w:rPr>
            </w:pPr>
            <w:ins w:id="729" w:author="Anees Shaikh" w:date="2013-08-24T17:20:00Z">
              <w:r>
                <w:t>1) An OpenFlow Capable Switch (OFCS) able to instantiate one or more OpenFlow Logical Switches (i.e. OpenFlow datapaths)</w:t>
              </w:r>
            </w:ins>
          </w:p>
          <w:p w14:paraId="61BC6F30" w14:textId="48D3ECC3" w:rsidR="001B345E" w:rsidRDefault="009D0127" w:rsidP="009D0127">
            <w:pPr>
              <w:rPr>
                <w:ins w:id="730" w:author="Anees Shaikh" w:date="2013-08-24T17:00:00Z"/>
              </w:rPr>
            </w:pPr>
            <w:ins w:id="731" w:author="Anees Shaikh" w:date="2013-08-24T17:20:00Z">
              <w:r>
                <w:t>2) An OpenFlow Configuration Point (OFCP)</w:t>
              </w:r>
            </w:ins>
          </w:p>
        </w:tc>
      </w:tr>
      <w:tr w:rsidR="009D0127" w14:paraId="2FE6716F" w14:textId="77777777" w:rsidTr="00691DAE">
        <w:trPr>
          <w:ins w:id="732" w:author="Anees Shaikh" w:date="2013-08-24T17:21:00Z"/>
        </w:trPr>
        <w:tc>
          <w:tcPr>
            <w:tcW w:w="1908" w:type="dxa"/>
          </w:tcPr>
          <w:p w14:paraId="6FEEDE78" w14:textId="1770C10C" w:rsidR="009D0127" w:rsidRDefault="009D0127" w:rsidP="009D0127">
            <w:pPr>
              <w:rPr>
                <w:ins w:id="733" w:author="Anees Shaikh" w:date="2013-08-24T17:21:00Z"/>
              </w:rPr>
            </w:pPr>
            <w:ins w:id="734" w:author="Anees Shaikh" w:date="2013-08-24T17:21:00Z">
              <w:r w:rsidRPr="009D0127">
                <w:t xml:space="preserve">Example </w:t>
              </w:r>
              <w:r>
                <w:t>usage</w:t>
              </w:r>
            </w:ins>
          </w:p>
        </w:tc>
        <w:tc>
          <w:tcPr>
            <w:tcW w:w="3834" w:type="dxa"/>
          </w:tcPr>
          <w:p w14:paraId="39D983FA" w14:textId="4FB8390E" w:rsidR="009D0127" w:rsidRDefault="000B2CBA" w:rsidP="000B2CBA">
            <w:pPr>
              <w:rPr>
                <w:ins w:id="735" w:author="Anees Shaikh" w:date="2013-08-24T17:21:00Z"/>
              </w:rPr>
            </w:pPr>
            <w:ins w:id="736" w:author="Anees Shaikh" w:date="2013-08-24T17:21:00Z">
              <w:r>
                <w:t>An OpenFlow Controller adds a flow modification to an OpenFlow datapath (OFLS) which allows Ethernet frames containing IP packets which originated from 192.168.3.10 and are coming in</w:t>
              </w:r>
            </w:ins>
            <w:ins w:id="737" w:author="Anees Shaikh" w:date="2013-08-24T17:22:00Z">
              <w:r>
                <w:t xml:space="preserve"> </w:t>
              </w:r>
            </w:ins>
            <w:ins w:id="738" w:author="Anees Shaikh" w:date="2013-08-24T17:21:00Z">
              <w:r>
                <w:t xml:space="preserve">on the datapath's port 2 to </w:t>
              </w:r>
            </w:ins>
            <w:ins w:id="739" w:author="Anees Shaikh" w:date="2013-08-24T17:22:00Z">
              <w:r>
                <w:t>be forwarded</w:t>
              </w:r>
            </w:ins>
            <w:ins w:id="740" w:author="Anees Shaikh" w:date="2013-08-24T17:21:00Z">
              <w:r>
                <w:t xml:space="preserve"> out on the datapath's port 14</w:t>
              </w:r>
            </w:ins>
          </w:p>
        </w:tc>
        <w:tc>
          <w:tcPr>
            <w:tcW w:w="3834" w:type="dxa"/>
          </w:tcPr>
          <w:p w14:paraId="68A8D453" w14:textId="593D3E18" w:rsidR="009D0127" w:rsidRDefault="000B2CBA" w:rsidP="000B2CBA">
            <w:pPr>
              <w:rPr>
                <w:ins w:id="741" w:author="Anees Shaikh" w:date="2013-08-24T17:21:00Z"/>
              </w:rPr>
            </w:pPr>
            <w:ins w:id="742" w:author="Anees Shaikh" w:date="2013-08-24T17:22:00Z">
              <w:r>
                <w:t>An OpenFlow Configuration Point configures a particular OpenFlow Logical Switch (OF datapath) to be associated with a particular OpenFlow Controller</w:t>
              </w:r>
            </w:ins>
          </w:p>
        </w:tc>
      </w:tr>
    </w:tbl>
    <w:p w14:paraId="0CC36C45" w14:textId="58162D94" w:rsidR="001B345E" w:rsidRPr="001B345E" w:rsidRDefault="001E337C" w:rsidP="001B345E">
      <w:ins w:id="743" w:author="Anees Shaikh" w:date="2013-08-24T17:23:00Z">
        <w:r w:rsidRPr="001E337C">
          <w:t xml:space="preserve">It should be noted that some properties of the OpenFlow Logical Switch (i.e. OpenFlow datapath)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ins>
      <w:ins w:id="744" w:author="Anees Shaikh" w:date="2013-08-24T17:24:00Z">
        <w:r>
          <w:t>update</w:t>
        </w:r>
      </w:ins>
      <w:ins w:id="745" w:author="Anees Shaikh" w:date="2013-08-24T17:23:00Z">
        <w:r w:rsidRPr="001E337C">
          <w:t xml:space="preserve"> of either standard.</w:t>
        </w:r>
      </w:ins>
    </w:p>
    <w:p w14:paraId="339D1852" w14:textId="77777777" w:rsidR="00E64B71" w:rsidRDefault="00E64B71" w:rsidP="00BA30A0">
      <w:pPr>
        <w:pStyle w:val="Heading1"/>
      </w:pPr>
      <w:bookmarkStart w:id="746" w:name="_Toc358291551"/>
      <w:r>
        <w:t>Scope</w:t>
      </w:r>
      <w:bookmarkEnd w:id="746"/>
    </w:p>
    <w:p w14:paraId="195AD289" w14:textId="39C6ABB8" w:rsidR="00D35927" w:rsidRDefault="00E34319" w:rsidP="00D35927">
      <w:r>
        <w:t>OF-CONFIG 1.2</w:t>
      </w:r>
      <w:r w:rsidR="00D35927">
        <w:t xml:space="preserve"> is focused on the following functions needed to configure an OpenFlow 1.3  datapath:</w:t>
      </w:r>
    </w:p>
    <w:p w14:paraId="4C4B8731" w14:textId="013B37B7" w:rsidR="00D35927" w:rsidRDefault="00D35927" w:rsidP="00D35927">
      <w:pPr>
        <w:numPr>
          <w:ilvl w:val="0"/>
          <w:numId w:val="1"/>
        </w:numPr>
        <w:rPr>
          <w:ins w:id="747" w:author="Deepak Bansal (AZURE)" w:date="2013-09-07T19:15:00Z"/>
        </w:rPr>
      </w:pPr>
      <w:r>
        <w:t>The assignment of one or more OpenFlow controllers</w:t>
      </w:r>
      <w:ins w:id="748" w:author="Deepak Bansal (AZURE)" w:date="2013-09-07T19:15:00Z">
        <w:r w:rsidR="000D4800">
          <w:t xml:space="preserve"> to openflow data planes</w:t>
        </w:r>
      </w:ins>
    </w:p>
    <w:p w14:paraId="6DDE38F0" w14:textId="03E29291" w:rsidR="000D4800" w:rsidDel="000D4800" w:rsidRDefault="000D4800" w:rsidP="00D35927">
      <w:pPr>
        <w:numPr>
          <w:ilvl w:val="0"/>
          <w:numId w:val="1"/>
        </w:numPr>
        <w:rPr>
          <w:del w:id="749" w:author="Deepak Bansal (AZURE)" w:date="2013-09-07T19:17:00Z"/>
        </w:rPr>
      </w:pP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lastRenderedPageBreak/>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24EEB74" w:rsidR="00D35927" w:rsidRDefault="00D35927" w:rsidP="00D35927">
      <w:pPr>
        <w:numPr>
          <w:ilvl w:val="0"/>
          <w:numId w:val="1"/>
        </w:numPr>
      </w:pPr>
      <w:r>
        <w:t xml:space="preserve">Configuration of a </w:t>
      </w:r>
      <w:del w:id="750" w:author="Anees Shaikh" w:date="2013-08-24T16:07:00Z">
        <w:r w:rsidDel="00DA4FF1">
          <w:delText xml:space="preserve">small </w:delText>
        </w:r>
      </w:del>
      <w:r>
        <w:t xml:space="preserve">set of </w:t>
      </w:r>
      <w:ins w:id="751" w:author="Anees Shaikh" w:date="2013-08-24T16:07:00Z">
        <w:r w:rsidR="00DA4FF1">
          <w:t xml:space="preserve">specific </w:t>
        </w:r>
      </w:ins>
      <w:r>
        <w:t>tunnel types such as IP-in-GRE, NV-GRE, VxLAN</w:t>
      </w:r>
    </w:p>
    <w:p w14:paraId="04DA5EFE" w14:textId="5261BB3E" w:rsidR="00BB7B53" w:rsidRDefault="00DA4FF1" w:rsidP="00D35927">
      <w:ins w:id="752" w:author="Anees Shaikh" w:date="2013-08-24T16:11:00Z">
        <w:r>
          <w:t xml:space="preserve">New </w:t>
        </w:r>
      </w:ins>
      <w:del w:id="753" w:author="Anees Shaikh" w:date="2013-08-24T16:11:00Z">
        <w:r w:rsidR="007A30A1" w:rsidDel="00DA4FF1">
          <w:delText>F</w:delText>
        </w:r>
      </w:del>
      <w:ins w:id="754" w:author="Anees Shaikh" w:date="2013-08-24T16:11:00Z">
        <w:r>
          <w:t>f</w:t>
        </w:r>
      </w:ins>
      <w:r w:rsidR="007A30A1">
        <w:t xml:space="preserve">unctionality introduced in </w:t>
      </w:r>
      <w:r w:rsidR="00E34319">
        <w:t>OF-CONFIG 1.2</w:t>
      </w:r>
      <w:r w:rsidR="007A30A1">
        <w:t xml:space="preserve"> includes:</w:t>
      </w:r>
    </w:p>
    <w:p w14:paraId="69D75EE6" w14:textId="04A20242" w:rsidR="000D4800" w:rsidRDefault="000D4800" w:rsidP="000D4800">
      <w:pPr>
        <w:numPr>
          <w:ilvl w:val="0"/>
          <w:numId w:val="31"/>
        </w:numPr>
        <w:rPr>
          <w:ins w:id="755" w:author="Deepak Bansal (AZURE)" w:date="2013-09-07T19:17:00Z"/>
        </w:rPr>
      </w:pPr>
      <w:ins w:id="756" w:author="Deepak Bansal (AZURE)" w:date="2013-09-07T19:17:00Z">
        <w:r>
          <w:t>Instantiation of openflow data planes (called openflow logical switches)</w:t>
        </w:r>
      </w:ins>
    </w:p>
    <w:p w14:paraId="0A05D1BD" w14:textId="1515C190" w:rsidR="00DA4FF1" w:rsidRDefault="00DA4FF1" w:rsidP="00DA4FF1">
      <w:pPr>
        <w:numPr>
          <w:ilvl w:val="0"/>
          <w:numId w:val="31"/>
        </w:numPr>
        <w:rPr>
          <w:ins w:id="757" w:author="Anees Shaikh" w:date="2013-08-24T16:07:00Z"/>
        </w:rPr>
      </w:pPr>
      <w:ins w:id="758" w:author="Anees Shaikh" w:date="2013-08-24T16:07:00Z">
        <w:r>
          <w:t>Assignment of resources o</w:t>
        </w:r>
      </w:ins>
      <w:ins w:id="759" w:author="Deepak Bansal (AZURE)" w:date="2013-09-07T19:17:00Z">
        <w:r w:rsidR="000D4800">
          <w:t>f an</w:t>
        </w:r>
      </w:ins>
      <w:ins w:id="760" w:author="Anees Shaikh" w:date="2013-08-24T16:07:00Z">
        <w:del w:id="761" w:author="Deepak Bansal (AZURE)" w:date="2013-09-07T19:17:00Z">
          <w:r w:rsidDel="000D4800">
            <w:delText>n N</w:delText>
          </w:r>
        </w:del>
        <w:r>
          <w:t xml:space="preserve"> OpenFlow Capable Switch to one or more OpenFlow Logical Switches</w:t>
        </w:r>
      </w:ins>
    </w:p>
    <w:p w14:paraId="2F19C0CA" w14:textId="12CE3D4E" w:rsidR="00DA4FF1" w:rsidRPr="00DA4FF1" w:rsidRDefault="00DA4FF1" w:rsidP="00C128FA">
      <w:pPr>
        <w:pStyle w:val="ListParagraph"/>
        <w:numPr>
          <w:ilvl w:val="0"/>
          <w:numId w:val="31"/>
        </w:numPr>
        <w:rPr>
          <w:ins w:id="762" w:author="Anees Shaikh" w:date="2013-08-24T16:07:00Z"/>
          <w:rFonts w:cstheme="minorHAnsi"/>
          <w:rPrChange w:id="763" w:author="Anees Shaikh" w:date="2013-08-24T16:07:00Z">
            <w:rPr>
              <w:ins w:id="764" w:author="Anees Shaikh" w:date="2013-08-24T16:07:00Z"/>
              <w:rFonts w:asciiTheme="minorHAnsi" w:hAnsiTheme="minorHAnsi" w:cstheme="minorHAnsi"/>
            </w:rPr>
          </w:rPrChange>
        </w:rPr>
      </w:pPr>
      <w:ins w:id="765" w:author="Anees Shaikh" w:date="2013-08-24T16:09:00Z">
        <w:r>
          <w:rPr>
            <w:rFonts w:cstheme="minorHAnsi"/>
          </w:rPr>
          <w:t>Support for the emerging Negotiable Datapath Model (NDM)</w:t>
        </w:r>
      </w:ins>
      <w:ins w:id="766" w:author="Anees Shaikh" w:date="2013-08-24T16:10:00Z">
        <w:r>
          <w:rPr>
            <w:rFonts w:cstheme="minorHAnsi"/>
          </w:rPr>
          <w:t xml:space="preserve"> being developed in the ONF</w:t>
        </w:r>
      </w:ins>
      <w:ins w:id="767" w:author="Anees Shaikh" w:date="2013-08-24T16:08:00Z">
        <w:r>
          <w:rPr>
            <w:rFonts w:cstheme="minorHAnsi"/>
          </w:rPr>
          <w:t xml:space="preserve"> </w:t>
        </w:r>
      </w:ins>
    </w:p>
    <w:p w14:paraId="6C0974AD" w14:textId="4D234B19" w:rsidR="007A30A1" w:rsidRPr="00DA4FF1" w:rsidRDefault="007A30A1" w:rsidP="00C128FA">
      <w:pPr>
        <w:pStyle w:val="ListParagraph"/>
        <w:numPr>
          <w:ilvl w:val="0"/>
          <w:numId w:val="31"/>
        </w:numPr>
        <w:rPr>
          <w:ins w:id="768" w:author="Anees Shaikh" w:date="2013-08-24T16:07:00Z"/>
          <w:rFonts w:cstheme="minorHAnsi"/>
          <w:rPrChange w:id="769" w:author="Anees Shaikh" w:date="2013-08-24T16:07:00Z">
            <w:rPr>
              <w:ins w:id="770" w:author="Anees Shaikh" w:date="2013-08-24T16:07:00Z"/>
              <w:rFonts w:asciiTheme="minorHAnsi" w:hAnsiTheme="minorHAnsi" w:cstheme="minorHAnsi"/>
            </w:rPr>
          </w:rPrChange>
        </w:rPr>
      </w:pPr>
      <w:r w:rsidRPr="00C128FA">
        <w:rPr>
          <w:rFonts w:asciiTheme="minorHAnsi" w:hAnsiTheme="minorHAnsi" w:cstheme="minorHAnsi"/>
        </w:rPr>
        <w:t>Versioning Support</w:t>
      </w:r>
    </w:p>
    <w:p w14:paraId="57A9FB47" w14:textId="77777777" w:rsidR="00DA4FF1" w:rsidRPr="00AF5EB4" w:rsidRDefault="00DA4FF1">
      <w:pPr>
        <w:pStyle w:val="ListParagraph"/>
        <w:rPr>
          <w:rFonts w:cstheme="minorHAnsi"/>
        </w:rPr>
        <w:pPrChange w:id="771" w:author="Anees Shaikh" w:date="2013-08-24T16:50:00Z">
          <w:pPr>
            <w:pStyle w:val="ListParagraph"/>
            <w:numPr>
              <w:numId w:val="31"/>
            </w:numPr>
            <w:ind w:hanging="360"/>
          </w:pPr>
        </w:pPrChange>
      </w:pPr>
    </w:p>
    <w:p w14:paraId="19D22515" w14:textId="3CB61F72" w:rsidR="007A30A1" w:rsidRDefault="007A30A1" w:rsidP="00D35927">
      <w:r>
        <w:t>Other functions and/or the description of their use have been improved.</w:t>
      </w:r>
    </w:p>
    <w:p w14:paraId="694F9F48" w14:textId="563D5054"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ins w:id="772" w:author="Anees Shaikh" w:date="2013-08-24T16:45:00Z">
        <w:r w:rsidR="005918EE">
          <w:t xml:space="preserve"> The ONF Configuration and Management working group will publish additional specifications for </w:t>
        </w:r>
      </w:ins>
      <w:ins w:id="773" w:author="Anees Shaikh" w:date="2013-08-24T16:50:00Z">
        <w:r w:rsidR="005918EE">
          <w:t>net</w:t>
        </w:r>
      </w:ins>
      <w:ins w:id="774" w:author="Deepak Bansal (AZURE)" w:date="2013-09-07T19:18:00Z">
        <w:r w:rsidR="000D4800">
          <w:t>w</w:t>
        </w:r>
      </w:ins>
      <w:ins w:id="775" w:author="Anees Shaikh" w:date="2013-08-24T16:50:00Z">
        <w:r w:rsidR="005918EE">
          <w:t>ork operations, administration, and management (OAM), including</w:t>
        </w:r>
      </w:ins>
      <w:del w:id="776" w:author="Anees Shaikh" w:date="2013-08-24T16:51:00Z">
        <w:r w:rsidDel="005918EE">
          <w:delText>Switch discovery</w:delText>
        </w:r>
      </w:del>
      <w:r>
        <w:t>, topology discovery</w:t>
      </w:r>
      <w:del w:id="777" w:author="Anees Shaikh" w:date="2013-08-24T16:51:00Z">
        <w:r w:rsidDel="005918EE">
          <w:delText>, capability configuration</w:delText>
        </w:r>
      </w:del>
      <w:r w:rsidR="009C7A8A">
        <w:t xml:space="preserve">, </w:t>
      </w:r>
      <w:r>
        <w:t xml:space="preserve">event </w:t>
      </w:r>
      <w:del w:id="778" w:author="Anees Shaikh" w:date="2013-08-24T16:51:00Z">
        <w:r w:rsidDel="005918EE">
          <w:delText>triggers</w:delText>
        </w:r>
      </w:del>
      <w:ins w:id="779" w:author="Anees Shaikh" w:date="2013-08-24T16:51:00Z">
        <w:r w:rsidR="005918EE">
          <w:t>management</w:t>
        </w:r>
      </w:ins>
      <w:del w:id="780" w:author="Anees Shaikh" w:date="2013-08-24T16:43:00Z">
        <w:r w:rsidDel="005918EE">
          <w:delText>,</w:delText>
        </w:r>
        <w:r w:rsidR="00E25161" w:rsidDel="005918EE">
          <w:delText xml:space="preserve"> </w:delText>
        </w:r>
        <w:r w:rsidDel="005918EE">
          <w:delText>instantiation of OpenFlow Logical Switches, assignment of resources such as ports and queues to OpenFlow Logical Switches</w:delText>
        </w:r>
      </w:del>
      <w:r>
        <w:t>, and bootstrap of the OpenFlow capable network</w:t>
      </w:r>
      <w:del w:id="781" w:author="Anees Shaikh" w:date="2013-08-24T16:51:00Z">
        <w:r w:rsidDel="005918EE">
          <w:delText xml:space="preserve"> are outside the scope of </w:delText>
        </w:r>
        <w:r w:rsidR="00E34319" w:rsidDel="005918EE">
          <w:delText>OF-CONFIG 1.2</w:delText>
        </w:r>
        <w:r w:rsidDel="005918EE">
          <w:delText xml:space="preserve"> protocol. These may be included in future versions</w:delText>
        </w:r>
      </w:del>
      <w:r>
        <w:t>.</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782" w:name="_Toc358291552"/>
      <w:r>
        <w:t>Normative Language</w:t>
      </w:r>
      <w:bookmarkEnd w:id="782"/>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783" w:name="_Toc358291553"/>
      <w:r>
        <w:t>Terms</w:t>
      </w:r>
      <w:bookmarkEnd w:id="783"/>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784" w:name="_Toc358291554"/>
      <w:r>
        <w:t>OpenFlow Capable Switch</w:t>
      </w:r>
      <w:bookmarkEnd w:id="784"/>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785" w:name="_Toc358291555"/>
      <w:r>
        <w:lastRenderedPageBreak/>
        <w:t>OpenFlow Configuration Point</w:t>
      </w:r>
      <w:bookmarkEnd w:id="785"/>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786" w:name="_Toc358291556"/>
      <w:r>
        <w:t>OpenFlow Logical Switch</w:t>
      </w:r>
      <w:bookmarkEnd w:id="786"/>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787" w:name="_Toc358291557"/>
      <w:r>
        <w:t>OpenFlow Resource</w:t>
      </w:r>
      <w:bookmarkEnd w:id="787"/>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788" w:name="_Toc358291558"/>
      <w:r>
        <w:t>OpenFlow Queue</w:t>
      </w:r>
      <w:bookmarkEnd w:id="788"/>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789" w:name="_Toc358291559"/>
      <w:r>
        <w:t>OpenFlow Port</w:t>
      </w:r>
      <w:bookmarkEnd w:id="789"/>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790" w:name="_Toc358291560"/>
      <w:r>
        <w:t>OpenFlow Controller</w:t>
      </w:r>
      <w:bookmarkEnd w:id="790"/>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rPr>
          <w:ins w:id="791" w:author="Carl Moberg" w:date="2013-06-03T22:47:00Z"/>
        </w:rPr>
      </w:pPr>
      <w:bookmarkStart w:id="792" w:name="_Toc358291561"/>
      <w:ins w:id="793" w:author="Carl Moberg" w:date="2013-06-03T22:47:00Z">
        <w:r>
          <w:t>NDM</w:t>
        </w:r>
        <w:bookmarkEnd w:id="792"/>
      </w:ins>
    </w:p>
    <w:p w14:paraId="161F8262" w14:textId="35B0C90B" w:rsidR="00747312" w:rsidRPr="00747312" w:rsidRDefault="00747312" w:rsidP="00747312">
      <w:pPr>
        <w:rPr>
          <w:ins w:id="794" w:author="Carl Moberg" w:date="2013-06-03T22:47:00Z"/>
        </w:rPr>
      </w:pPr>
      <w:ins w:id="795" w:author="Carl Moberg" w:date="2013-06-03T22:47:00Z">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ins>
    </w:p>
    <w:p w14:paraId="5EDFE88E" w14:textId="77777777" w:rsidR="00E64B71" w:rsidRDefault="00E64B71" w:rsidP="00BA30A0">
      <w:pPr>
        <w:pStyle w:val="Heading1"/>
      </w:pPr>
      <w:bookmarkStart w:id="796" w:name="_Toc358291562"/>
      <w:r>
        <w:t>Requirements</w:t>
      </w:r>
      <w:bookmarkEnd w:id="796"/>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797" w:name="_Toc358291563"/>
      <w:r w:rsidRPr="008206D7">
        <w:lastRenderedPageBreak/>
        <w:t>Requirements</w:t>
      </w:r>
      <w:r>
        <w:t xml:space="preserve"> from the OpenFlow 1.</w:t>
      </w:r>
      <w:r w:rsidR="00D35927">
        <w:t>3</w:t>
      </w:r>
      <w:r>
        <w:t xml:space="preserve"> Protocol Specification</w:t>
      </w:r>
      <w:bookmarkEnd w:id="797"/>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5810F27B" w:rsidR="000D4800" w:rsidRDefault="000D4800" w:rsidP="00C128FA">
      <w:pPr>
        <w:pStyle w:val="Heading3"/>
        <w:rPr>
          <w:ins w:id="798" w:author="Deepak Bansal (AZURE)" w:date="2013-09-07T19:19:00Z"/>
        </w:rPr>
      </w:pPr>
      <w:bookmarkStart w:id="799" w:name="_Toc358291564"/>
      <w:ins w:id="800" w:author="Deepak Bansal (AZURE)" w:date="2013-09-07T19:18:00Z">
        <w:r>
          <w:t>Instantiation of one or more Openflow Data Plane</w:t>
        </w:r>
      </w:ins>
      <w:ins w:id="801" w:author="Deepak Bansal (AZURE)" w:date="2013-09-07T19:19:00Z">
        <w:r>
          <w:t>s on an Openflow Capable Switch</w:t>
        </w:r>
      </w:ins>
      <w:ins w:id="802" w:author="Deepak Bansal (AZURE)" w:date="2013-09-07T19:24:00Z">
        <w:r w:rsidR="00016664">
          <w:t xml:space="preserve"> and assignment of resources to these data planes</w:t>
        </w:r>
      </w:ins>
    </w:p>
    <w:p w14:paraId="750AFA41" w14:textId="549E1CE1" w:rsidR="000D4800" w:rsidRPr="000D4800" w:rsidRDefault="000D4800">
      <w:pPr>
        <w:rPr>
          <w:ins w:id="803" w:author="Deepak Bansal (AZURE)" w:date="2013-09-07T19:18:00Z"/>
          <w:rPrChange w:id="804" w:author="Deepak Bansal (AZURE)" w:date="2013-09-07T19:19:00Z">
            <w:rPr>
              <w:ins w:id="805" w:author="Deepak Bansal (AZURE)" w:date="2013-09-07T19:18:00Z"/>
            </w:rPr>
          </w:rPrChange>
        </w:rPr>
        <w:pPrChange w:id="806" w:author="Deepak Bansal (AZURE)" w:date="2013-09-07T19:19:00Z">
          <w:pPr>
            <w:pStyle w:val="Heading3"/>
          </w:pPr>
        </w:pPrChange>
      </w:pPr>
      <w:ins w:id="807" w:author="Deepak Bansal (AZURE)" w:date="2013-09-07T19:19:00Z">
        <w:r>
          <w:t>An openflow capable switch is capable of host</w:t>
        </w:r>
      </w:ins>
      <w:ins w:id="808" w:author="Deepak Bansal (AZURE)" w:date="2013-09-07T19:21:00Z">
        <w:r>
          <w:t>ing</w:t>
        </w:r>
      </w:ins>
      <w:ins w:id="809" w:author="Deepak Bansal (AZURE)" w:date="2013-09-07T19:19:00Z">
        <w:r>
          <w:t xml:space="preserve"> one or more openflow data planes</w:t>
        </w:r>
      </w:ins>
      <w:ins w:id="810" w:author="Deepak Bansal (AZURE)" w:date="2013-09-07T19:24:00Z">
        <w:r w:rsidR="00016664">
          <w:t xml:space="preserve"> (also refered to as openflow logical switch)</w:t>
        </w:r>
      </w:ins>
      <w:ins w:id="811" w:author="Deepak Bansal (AZURE)" w:date="2013-09-07T19:19:00Z">
        <w:r>
          <w:t xml:space="preserve">. </w:t>
        </w:r>
      </w:ins>
      <w:ins w:id="812" w:author="Deepak Bansal (AZURE)" w:date="2013-09-07T19:20:00Z">
        <w:r>
          <w:t xml:space="preserve">Initially, </w:t>
        </w:r>
      </w:ins>
      <w:ins w:id="813" w:author="Deepak Bansal (AZURE)" w:date="2013-09-07T19:21:00Z">
        <w:r w:rsidR="00261194">
          <w:t xml:space="preserve">the openflow capable switch owns all the resources of the switch and does not have any data plane instantiated. Using the of-config 1.2 protocol, OFCP can instantiate one or more openflow data planes and can assign resources such as queues and ports to these openflow data planes. </w:t>
        </w:r>
      </w:ins>
      <w:ins w:id="814" w:author="Deepak Bansal (AZURE)" w:date="2013-09-07T19:25:00Z">
        <w:r w:rsidR="00016664">
          <w:t xml:space="preserve">Some of the resources like management port may not be assigned to any openflow data plane. </w:t>
        </w:r>
      </w:ins>
    </w:p>
    <w:p w14:paraId="1F2B9F8C" w14:textId="77777777" w:rsidR="00E64B71" w:rsidRDefault="00E64B71" w:rsidP="00C128FA">
      <w:pPr>
        <w:pStyle w:val="Heading3"/>
      </w:pPr>
      <w:r>
        <w:t>Connection Setup to a Controller</w:t>
      </w:r>
      <w:bookmarkEnd w:id="799"/>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815" w:name="_Toc358291565"/>
      <w:r>
        <w:t xml:space="preserve">Multiple </w:t>
      </w:r>
      <w:r w:rsidRPr="005250DF">
        <w:t>Controllers</w:t>
      </w:r>
      <w:bookmarkEnd w:id="815"/>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816" w:name="_Toc358291566"/>
      <w:r>
        <w:t>OpenFlow</w:t>
      </w:r>
      <w:r w:rsidR="00E64B71">
        <w:t xml:space="preserve"> Logical Switches</w:t>
      </w:r>
      <w:bookmarkEnd w:id="816"/>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w:t>
      </w:r>
      <w:r>
        <w:lastRenderedPageBreak/>
        <w:t xml:space="preserve">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817" w:name="_Toc358291567"/>
      <w:r>
        <w:t>Connection Interruption</w:t>
      </w:r>
      <w:bookmarkEnd w:id="817"/>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818" w:name="_Toc358291568"/>
      <w:r>
        <w:t>Encryption</w:t>
      </w:r>
      <w:bookmarkEnd w:id="818"/>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819" w:name="_Toc358291569"/>
      <w:r>
        <w:t>Queues</w:t>
      </w:r>
      <w:bookmarkEnd w:id="819"/>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820" w:name="_Toc358291570"/>
      <w:r>
        <w:t>Ports</w:t>
      </w:r>
      <w:bookmarkEnd w:id="820"/>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lastRenderedPageBreak/>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821" w:name="_Toc358291571"/>
      <w:r>
        <w:t>Capability Discovery</w:t>
      </w:r>
      <w:bookmarkEnd w:id="821"/>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822" w:name="_Toc358291572"/>
      <w:r>
        <w:t>Datapath ID</w:t>
      </w:r>
      <w:bookmarkEnd w:id="822"/>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rPr>
          <w:ins w:id="823" w:author="Carl Moberg" w:date="2013-06-03T22:47:00Z"/>
        </w:rPr>
      </w:pPr>
      <w:bookmarkStart w:id="824" w:name="_Toc358291573"/>
      <w:ins w:id="825" w:author="Carl Moberg" w:date="2013-06-03T22:47:00Z">
        <w:r>
          <w:t>Requirements for NDMs</w:t>
        </w:r>
        <w:bookmarkEnd w:id="824"/>
      </w:ins>
    </w:p>
    <w:p w14:paraId="41264338" w14:textId="77777777" w:rsidR="00DF5716" w:rsidRDefault="00DF5716" w:rsidP="00DF5716">
      <w:pPr>
        <w:rPr>
          <w:ins w:id="826" w:author="Carl Moberg" w:date="2013-06-03T22:47:00Z"/>
        </w:rPr>
      </w:pPr>
      <w:ins w:id="827" w:author="Carl Moberg" w:date="2013-06-03T22:47:00Z">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ins>
    </w:p>
    <w:p w14:paraId="32A327FD" w14:textId="77777777" w:rsidR="00DF5716" w:rsidRDefault="00DF5716" w:rsidP="00DF5716">
      <w:pPr>
        <w:rPr>
          <w:ins w:id="828" w:author="Curt Beckmann" w:date="2013-06-06T14:23:00Z"/>
        </w:rPr>
      </w:pPr>
      <w:ins w:id="829" w:author="Carl Moberg" w:date="2013-06-03T22:47:00Z">
        <w:r w:rsidRPr="00DF5716">
          <w:lastRenderedPageBreak/>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ins>
    </w:p>
    <w:p w14:paraId="1E29EB9B" w14:textId="10D43163" w:rsidR="001D0E99" w:rsidRDefault="001D0E99" w:rsidP="00DF5716">
      <w:pPr>
        <w:rPr>
          <w:ins w:id="830" w:author="Carl Moberg" w:date="2013-06-03T22:47:00Z"/>
        </w:rPr>
      </w:pPr>
      <w:ins w:id="831" w:author="Curt Beckmann" w:date="2013-06-06T14:23:00Z">
        <w:r>
          <w:t>NDMs are characterized by parameters</w:t>
        </w:r>
      </w:ins>
      <w:ins w:id="832" w:author="Curt Beckmann" w:date="2013-06-06T14:25:00Z">
        <w:r>
          <w:t xml:space="preserve"> related to table sizes or optional functionality.  </w:t>
        </w:r>
      </w:ins>
      <w:ins w:id="833" w:author="Curt Beckmann" w:date="2013-06-06T14:27:00Z">
        <w:r>
          <w:t xml:space="preserve">The NDM framework allows for implementations to have a range of flexibility in their parameters.  Some implementations may have no flexibility; others will </w:t>
        </w:r>
      </w:ins>
      <w:ins w:id="834" w:author="Curt Beckmann" w:date="2013-06-06T14:28:00Z">
        <w:r>
          <w:t xml:space="preserve">allow </w:t>
        </w:r>
      </w:ins>
      <w:ins w:id="835" w:author="Curt Beckmann" w:date="2013-06-06T14:29:00Z">
        <w:r>
          <w:t xml:space="preserve">some </w:t>
        </w:r>
      </w:ins>
      <w:ins w:id="836" w:author="Curt Beckmann" w:date="2013-06-06T14:28:00Z">
        <w:r>
          <w:t xml:space="preserve">adjustment of parameters at the time the OFCP associates </w:t>
        </w:r>
      </w:ins>
      <w:ins w:id="837" w:author="Curt Beckmann" w:date="2013-06-06T14:30:00Z">
        <w:r w:rsidR="00C61314">
          <w:t xml:space="preserve">the NDM with a logical switch.  NDM implementations that support parameter adjustment </w:t>
        </w:r>
      </w:ins>
      <w:ins w:id="838" w:author="Curt Beckmann" w:date="2013-06-06T14:33:00Z">
        <w:r w:rsidR="00C61314">
          <w:t xml:space="preserve">should (?) </w:t>
        </w:r>
      </w:ins>
      <w:ins w:id="839" w:author="Curt Beckmann" w:date="2013-06-06T14:30:00Z">
        <w:r w:rsidR="00C61314">
          <w:t xml:space="preserve">also offer an RPC mechanism to allow the OFCP and the </w:t>
        </w:r>
      </w:ins>
      <w:ins w:id="840" w:author="Curt Beckmann" w:date="2013-06-06T14:32:00Z">
        <w:r w:rsidR="00C61314">
          <w:t>capable</w:t>
        </w:r>
      </w:ins>
      <w:ins w:id="841" w:author="Curt Beckmann" w:date="2013-06-06T14:33:00Z">
        <w:r w:rsidR="00C61314">
          <w:t xml:space="preserve"> </w:t>
        </w:r>
      </w:ins>
      <w:ins w:id="842" w:author="Curt Beckmann" w:date="2013-06-06T14:32:00Z">
        <w:r w:rsidR="00C61314">
          <w:t xml:space="preserve">(?) </w:t>
        </w:r>
      </w:ins>
      <w:ins w:id="843" w:author="Curt Beckmann" w:date="2013-06-06T14:30:00Z">
        <w:r w:rsidR="00C61314">
          <w:t>switch</w:t>
        </w:r>
      </w:ins>
      <w:ins w:id="844" w:author="Curt Beckmann" w:date="2013-06-06T14:32:00Z">
        <w:r w:rsidR="00C61314">
          <w:t xml:space="preserve"> to determine the parameters in a specific situation.</w:t>
        </w:r>
      </w:ins>
    </w:p>
    <w:p w14:paraId="3593CB5F" w14:textId="01EDC578" w:rsidR="00DF5716" w:rsidRDefault="00DF5716" w:rsidP="00DF5716">
      <w:pPr>
        <w:rPr>
          <w:ins w:id="845" w:author="Carl Moberg" w:date="2013-06-03T22:47:00Z"/>
        </w:rPr>
      </w:pPr>
      <w:ins w:id="846" w:author="Carl Moberg" w:date="2013-06-03T22:47:00Z">
        <w:r w:rsidRPr="00DF5716">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ins>
    </w:p>
    <w:p w14:paraId="19BD4AC9" w14:textId="4830865F" w:rsidR="00DF5716" w:rsidRDefault="00DF5716" w:rsidP="00CB7B88">
      <w:pPr>
        <w:rPr>
          <w:ins w:id="847" w:author="Carl Moberg" w:date="2013-06-03T22:47:00Z"/>
        </w:rPr>
      </w:pPr>
      <w:ins w:id="848" w:author="Carl Moberg" w:date="2013-06-03T22:47:00Z">
        <w:r>
          <w:t>The optional NDM manageability feature must support the following requirements:</w:t>
        </w:r>
      </w:ins>
    </w:p>
    <w:p w14:paraId="25FFC656" w14:textId="16CBBDC1" w:rsidR="00CB7B88" w:rsidRDefault="00CB7B88" w:rsidP="00CB7B88">
      <w:pPr>
        <w:numPr>
          <w:ilvl w:val="0"/>
          <w:numId w:val="10"/>
        </w:numPr>
        <w:rPr>
          <w:ins w:id="849" w:author="Carl Moberg" w:date="2013-06-03T22:47:00Z"/>
        </w:rPr>
      </w:pPr>
      <w:ins w:id="850" w:author="Carl Moberg" w:date="2013-06-03T22:47:00Z">
        <w:r>
          <w:t>The ability to query the capable switch about support for NDMs</w:t>
        </w:r>
      </w:ins>
    </w:p>
    <w:p w14:paraId="307D0B8A" w14:textId="2E700BB0" w:rsidR="00DF5716" w:rsidRDefault="005D5382" w:rsidP="00CB7B88">
      <w:pPr>
        <w:numPr>
          <w:ilvl w:val="0"/>
          <w:numId w:val="10"/>
        </w:numPr>
        <w:rPr>
          <w:ins w:id="851" w:author="Carl Moberg" w:date="2013-06-03T22:47:00Z"/>
        </w:rPr>
      </w:pPr>
      <w:ins w:id="852" w:author="Carl Moberg" w:date="2013-06-03T22:47:00Z">
        <w:r>
          <w:t xml:space="preserve">The ability to query the capable switch for </w:t>
        </w:r>
        <w:r w:rsidR="00CB7B88">
          <w:t xml:space="preserve">the set of </w:t>
        </w:r>
        <w:r>
          <w:t xml:space="preserve">available </w:t>
        </w:r>
      </w:ins>
      <w:ins w:id="853" w:author="Curt Beckmann" w:date="2013-06-06T14:20:00Z">
        <w:r w:rsidR="001D0E99">
          <w:t xml:space="preserve">supported </w:t>
        </w:r>
      </w:ins>
      <w:ins w:id="854" w:author="Carl Moberg" w:date="2013-06-03T22:47:00Z">
        <w:r>
          <w:t>NDMs</w:t>
        </w:r>
      </w:ins>
    </w:p>
    <w:p w14:paraId="63B85B03" w14:textId="66782449" w:rsidR="005D5382" w:rsidRDefault="005D5382" w:rsidP="00CB7B88">
      <w:pPr>
        <w:numPr>
          <w:ilvl w:val="0"/>
          <w:numId w:val="10"/>
        </w:numPr>
        <w:rPr>
          <w:ins w:id="855" w:author="Carl Moberg" w:date="2013-06-03T22:47:00Z"/>
        </w:rPr>
      </w:pPr>
      <w:ins w:id="856" w:author="Carl Moberg" w:date="2013-06-03T22:47:00Z">
        <w:r>
          <w:t>The ability to associate a logical switch with a paramet</w:t>
        </w:r>
      </w:ins>
      <w:ins w:id="857" w:author="Curt Beckmann" w:date="2013-06-06T14:22:00Z">
        <w:r w:rsidR="001D0E99">
          <w:t>e</w:t>
        </w:r>
      </w:ins>
      <w:ins w:id="858" w:author="Carl Moberg" w:date="2013-06-03T22:47:00Z">
        <w:r>
          <w:t>rized NDM</w:t>
        </w:r>
      </w:ins>
    </w:p>
    <w:p w14:paraId="2EE40B41" w14:textId="2A14E421" w:rsidR="005D5382" w:rsidRPr="00DF5716" w:rsidRDefault="005D5382" w:rsidP="00CB7B88">
      <w:pPr>
        <w:numPr>
          <w:ilvl w:val="0"/>
          <w:numId w:val="10"/>
        </w:numPr>
        <w:rPr>
          <w:ins w:id="859" w:author="Carl Moberg" w:date="2013-06-03T22:47:00Z"/>
        </w:rPr>
      </w:pPr>
      <w:ins w:id="860" w:author="Carl Moberg" w:date="2013-06-03T22:47:00Z">
        <w:r>
          <w:t>The ability to remove a paramet</w:t>
        </w:r>
      </w:ins>
      <w:ins w:id="861" w:author="Curt Beckmann" w:date="2013-06-06T14:23:00Z">
        <w:r w:rsidR="001D0E99">
          <w:t>e</w:t>
        </w:r>
      </w:ins>
      <w:ins w:id="862" w:author="Carl Moberg" w:date="2013-06-03T22:47:00Z">
        <w:r>
          <w:t>rized NDM from a logical switch</w:t>
        </w:r>
      </w:ins>
    </w:p>
    <w:p w14:paraId="7B64F9E1" w14:textId="77777777" w:rsidR="00E64B71" w:rsidRDefault="00E64B71" w:rsidP="00C128FA">
      <w:pPr>
        <w:pStyle w:val="Heading2"/>
      </w:pPr>
      <w:bookmarkStart w:id="863" w:name="_Toc358291574"/>
      <w:r>
        <w:t>Operational Requirements</w:t>
      </w:r>
      <w:bookmarkEnd w:id="863"/>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864" w:name="_Toc358291575"/>
      <w:r>
        <w:lastRenderedPageBreak/>
        <w:t>Requirements for the Switch Management Protocol</w:t>
      </w:r>
      <w:bookmarkEnd w:id="864"/>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lastRenderedPageBreak/>
        <w:t>The protocol should support reporting its capabilities.</w:t>
      </w:r>
    </w:p>
    <w:p w14:paraId="6A292A16" w14:textId="249F6B1D" w:rsidR="005A3974" w:rsidRDefault="005A3974" w:rsidP="00C128FA">
      <w:pPr>
        <w:pStyle w:val="Heading1"/>
      </w:pPr>
      <w:bookmarkStart w:id="865" w:name="_Toc358291576"/>
      <w:bookmarkStart w:id="866" w:name="_Ref316762640"/>
      <w:r>
        <w:t>N</w:t>
      </w:r>
      <w:r w:rsidR="00C92724">
        <w:t>ETCONF</w:t>
      </w:r>
      <w:r>
        <w:t xml:space="preserve"> as the </w:t>
      </w:r>
      <w:r w:rsidR="00C92724">
        <w:t>T</w:t>
      </w:r>
      <w:r>
        <w:t xml:space="preserve">ransport </w:t>
      </w:r>
      <w:r w:rsidR="00C92724">
        <w:t>P</w:t>
      </w:r>
      <w:r>
        <w:t>rotocol</w:t>
      </w:r>
      <w:bookmarkEnd w:id="865"/>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r w:rsidRPr="00CE3A81">
          <w:t>1</w:t>
        </w:r>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lastRenderedPageBreak/>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867" w:name="_Ref333636009"/>
      <w:bookmarkStart w:id="868" w:name="_Toc358291577"/>
      <w:r>
        <w:t>Data Model</w:t>
      </w:r>
      <w:bookmarkEnd w:id="866"/>
      <w:bookmarkEnd w:id="867"/>
      <w:bookmarkEnd w:id="868"/>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046C7252" w:rsidR="00E64B71" w:rsidRDefault="00E64B71" w:rsidP="002C0E22">
      <w:pPr>
        <w:numPr>
          <w:ilvl w:val="0"/>
          <w:numId w:val="11"/>
        </w:numPr>
      </w:pPr>
      <w:r>
        <w:lastRenderedPageBreak/>
        <w:t>a portion of an XML schema</w:t>
      </w:r>
      <w:r w:rsidR="00B719B3">
        <w:t xml:space="preserve"> </w:t>
      </w:r>
      <w:r>
        <w:t xml:space="preserve">extracted from the normative XML schema in </w:t>
      </w:r>
      <w:r w:rsidR="00E95DBE">
        <w:t>2013</w:t>
      </w:r>
      <w:r>
        <w:t>,</w:t>
      </w:r>
      <w:r w:rsidR="002B638C">
        <w:t xml:space="preserve"> including normative constraints for instances of the class extending the XML schema by semantic specifications,</w:t>
      </w:r>
    </w:p>
    <w:p w14:paraId="1C4F8973" w14:textId="340A50D4" w:rsidR="00E64B71" w:rsidRDefault="00E64B71" w:rsidP="002B638C">
      <w:pPr>
        <w:numPr>
          <w:ilvl w:val="0"/>
          <w:numId w:val="11"/>
        </w:numPr>
      </w:pPr>
      <w:r>
        <w:t>an example for XML code encoding an instance of the class</w:t>
      </w:r>
    </w:p>
    <w:p w14:paraId="3258C15E" w14:textId="1A30D9FF" w:rsidR="00E64B71" w:rsidRDefault="00E64B71" w:rsidP="00C128FA">
      <w:pPr>
        <w:ind w:left="720"/>
      </w:pPr>
    </w:p>
    <w:p w14:paraId="11FEFCA8" w14:textId="3E3F61F0" w:rsidR="00E64B71" w:rsidRDefault="00E64B71" w:rsidP="00E64B71">
      <w:r>
        <w:t xml:space="preserve">The full XML schema and the full YANG module are listed in Appendices A and B.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The YANG module in Appendix B incorporates the XML schema specifications as well as the normative constraints</w:t>
      </w:r>
      <w:r w:rsidR="00264303">
        <w:t xml:space="preserve"> though is not normative for this specification</w:t>
      </w:r>
      <w:r>
        <w:t>.</w:t>
      </w:r>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869" w:name="_Toc358291578"/>
      <w:r>
        <w:t>YANG Module</w:t>
      </w:r>
      <w:bookmarkEnd w:id="869"/>
    </w:p>
    <w:p w14:paraId="418A4881" w14:textId="44948FB0" w:rsidR="00BA474E" w:rsidRDefault="00BA474E" w:rsidP="00BA474E">
      <w:pPr>
        <w:pStyle w:val="PlainText"/>
      </w:pPr>
      <w:r>
        <w:t xml:space="preserve">In Appendix B you can find a YANG module that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870" w:name="_Toc358291579"/>
      <w:r>
        <w:t>Core Data Model</w:t>
      </w:r>
      <w:bookmarkEnd w:id="870"/>
    </w:p>
    <w:p w14:paraId="7E2F73C6" w14:textId="193A8D70" w:rsidR="00E64B71" w:rsidRDefault="00E64B71" w:rsidP="00E64B71">
      <w:r>
        <w:t xml:space="preserve">The following UML diagram describes the top-level classes of the data model. </w:t>
      </w:r>
    </w:p>
    <w:p w14:paraId="7D795C5A" w14:textId="01ECE742" w:rsidR="00E64B71" w:rsidRDefault="001D1E49" w:rsidP="00E64B71">
      <w:del w:id="871" w:author="Deepak Bansal (AZURE)" w:date="2013-10-11T11:58:00Z">
        <w:r w:rsidDel="00106C2C">
          <w:object w:dxaOrig="8965" w:dyaOrig="7275" w14:anchorId="753617CE">
            <v:shape id="_x0000_i1026" type="#_x0000_t75" style="width:6in;height:350pt" o:ole="">
              <v:imagedata r:id="rId19" o:title=""/>
            </v:shape>
            <o:OLEObject Type="Embed" ProgID="Visio.Drawing.11" ShapeID="_x0000_i1026" DrawAspect="Content" ObjectID="_1316854717" r:id="rId20"/>
          </w:object>
        </w:r>
      </w:del>
      <w:ins w:id="872" w:author="Deepak Bansal (AZURE)" w:date="2013-10-11T11:58:00Z">
        <w:r w:rsidR="00106C2C">
          <w:object w:dxaOrig="10831" w:dyaOrig="7245" w14:anchorId="45BEE9E4">
            <v:shape id="_x0000_i1027" type="#_x0000_t75" style="width:468pt;height:313pt" o:ole="">
              <v:imagedata r:id="rId21" o:title=""/>
            </v:shape>
            <o:OLEObject Type="Embed" ProgID="Visio.Drawing.15" ShapeID="_x0000_i1027" DrawAspect="Content" ObjectID="_1316854718" r:id="rId22"/>
          </w:object>
        </w:r>
      </w:ins>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873" w:name="_Toc333522884"/>
      <w:bookmarkStart w:id="874" w:name="_Toc335146808"/>
      <w:bookmarkStart w:id="875" w:name="_Toc358291580"/>
      <w:bookmarkEnd w:id="873"/>
      <w:bookmarkEnd w:id="874"/>
      <w:r>
        <w:lastRenderedPageBreak/>
        <w:t>OpenFlow Capable Switch</w:t>
      </w:r>
      <w:bookmarkEnd w:id="875"/>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876" w:name="_Toc358291581"/>
      <w:r>
        <w:t>UML Diagram</w:t>
      </w:r>
      <w:bookmarkEnd w:id="876"/>
    </w:p>
    <w:p w14:paraId="0BFC3B0A" w14:textId="7F71EB9F" w:rsidR="00E64B71" w:rsidRDefault="00B80901" w:rsidP="000B2FB6">
      <w:pPr>
        <w:jc w:val="center"/>
      </w:pPr>
      <w:r>
        <w:object w:dxaOrig="8155" w:dyaOrig="4195" w14:anchorId="5AA61D9C">
          <v:shape id="_x0000_i1028" type="#_x0000_t75" style="width:408pt;height:209pt" o:ole="">
            <v:imagedata r:id="rId23" o:title=""/>
          </v:shape>
          <o:OLEObject Type="Embed" ProgID="Visio.Drawing.11" ShapeID="_x0000_i1028" DrawAspect="Content" ObjectID="_1316854719" r:id="rId24"/>
        </w:object>
      </w:r>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BA30A0">
      <w:pPr>
        <w:pStyle w:val="Heading3"/>
      </w:pPr>
      <w:bookmarkStart w:id="877" w:name="_Toc358291582"/>
      <w:r>
        <w:t xml:space="preserve">XML </w:t>
      </w:r>
      <w:r w:rsidR="001F476B">
        <w:t>Schema</w:t>
      </w:r>
      <w:bookmarkEnd w:id="877"/>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5BCE7943" w14:textId="77777777" w:rsidTr="00C128FA">
        <w:tc>
          <w:tcPr>
            <w:tcW w:w="5000" w:type="pct"/>
            <w:shd w:val="clear" w:color="auto" w:fill="C8FCCD"/>
          </w:tcPr>
          <w:p w14:paraId="422E721B" w14:textId="43758D80" w:rsidR="00DC2CE4" w:rsidRDefault="00DC2CE4" w:rsidP="00DC2CE4">
            <w:pPr>
              <w:pStyle w:val="XML1"/>
            </w:pPr>
            <w:r>
              <w:t xml:space="preserve">  &lt;xs:element name="capable-switch"&gt;</w:t>
            </w:r>
          </w:p>
          <w:p w14:paraId="0ADC4875" w14:textId="77777777" w:rsidR="00DC2CE4" w:rsidRDefault="00DC2CE4" w:rsidP="00DC2CE4">
            <w:pPr>
              <w:pStyle w:val="XML1"/>
            </w:pPr>
            <w:r>
              <w:t xml:space="preserve">    &lt;xs:annotation&gt;</w:t>
            </w:r>
          </w:p>
          <w:p w14:paraId="3FD47164" w14:textId="77777777" w:rsidR="00DC2CE4" w:rsidRDefault="00DC2CE4" w:rsidP="00DC2CE4">
            <w:pPr>
              <w:pStyle w:val="XML1"/>
            </w:pPr>
            <w:r>
              <w:t xml:space="preserve">      &lt;xs:documentation&gt;</w:t>
            </w:r>
          </w:p>
          <w:p w14:paraId="540EEEB5" w14:textId="77777777" w:rsidR="00DC2CE4" w:rsidRDefault="00DC2CE4" w:rsidP="00DC2CE4">
            <w:pPr>
              <w:pStyle w:val="XML1"/>
            </w:pPr>
            <w:r>
              <w:t xml:space="preserve">        The OpenFlow Capable Switch serves as the root </w:t>
            </w:r>
          </w:p>
          <w:p w14:paraId="5BE86660" w14:textId="1AA57906" w:rsidR="00DC2CE4" w:rsidRDefault="00DC2CE4" w:rsidP="00DC2CE4">
            <w:pPr>
              <w:pStyle w:val="XML1"/>
            </w:pPr>
            <w:r>
              <w:t xml:space="preserve">        element for an OpenFlow configuration.  It contains </w:t>
            </w:r>
            <w:r w:rsidR="00076EE8">
              <w:t xml:space="preserve">OpenFlow </w:t>
            </w:r>
            <w:r>
              <w:t>logical</w:t>
            </w:r>
          </w:p>
          <w:p w14:paraId="7DAC5BCB" w14:textId="77777777" w:rsidR="00DC2CE4" w:rsidRDefault="00DC2CE4" w:rsidP="00DC2CE4">
            <w:pPr>
              <w:pStyle w:val="XML1"/>
            </w:pPr>
            <w:r>
              <w:t xml:space="preserve">        switches and resources that can be assigned to logical</w:t>
            </w:r>
          </w:p>
          <w:p w14:paraId="584A82AA" w14:textId="77777777" w:rsidR="00DC2CE4" w:rsidRDefault="00DC2CE4" w:rsidP="00DC2CE4">
            <w:pPr>
              <w:pStyle w:val="XML1"/>
            </w:pPr>
            <w:r>
              <w:t xml:space="preserve">        switches.  It may have relations to OpenFlow Configuration </w:t>
            </w:r>
          </w:p>
          <w:p w14:paraId="3D83A0A1" w14:textId="77777777" w:rsidR="00DC2CE4" w:rsidRDefault="00DC2CE4" w:rsidP="00DC2CE4">
            <w:pPr>
              <w:pStyle w:val="XML1"/>
            </w:pPr>
            <w:r>
              <w:t xml:space="preserve">        Points.</w:t>
            </w:r>
          </w:p>
          <w:p w14:paraId="7DB61767" w14:textId="77777777" w:rsidR="00DC2CE4" w:rsidRDefault="00DC2CE4" w:rsidP="00DC2CE4">
            <w:pPr>
              <w:pStyle w:val="XML1"/>
            </w:pPr>
            <w:r>
              <w:t xml:space="preserve">      &lt;/xs:documentation&gt;</w:t>
            </w:r>
          </w:p>
          <w:p w14:paraId="4DACBF3B" w14:textId="77777777" w:rsidR="00DC2CE4" w:rsidRDefault="00DC2CE4" w:rsidP="00DC2CE4">
            <w:pPr>
              <w:pStyle w:val="XML1"/>
            </w:pPr>
            <w:r>
              <w:t xml:space="preserve">    &lt;/xs:annotation&gt;</w:t>
            </w:r>
          </w:p>
          <w:p w14:paraId="77311B2A" w14:textId="77777777" w:rsidR="00DC2CE4" w:rsidRDefault="00DC2CE4" w:rsidP="00DC2CE4">
            <w:pPr>
              <w:pStyle w:val="XML1"/>
            </w:pPr>
            <w:r>
              <w:t xml:space="preserve">    &lt;xs:complexType&gt;</w:t>
            </w:r>
          </w:p>
          <w:p w14:paraId="31EC0734" w14:textId="77777777" w:rsidR="00DC2CE4" w:rsidRDefault="00DC2CE4" w:rsidP="00DC2CE4">
            <w:pPr>
              <w:pStyle w:val="XML1"/>
            </w:pPr>
            <w:r>
              <w:t xml:space="preserve">      &lt;xs:sequence&gt;</w:t>
            </w:r>
          </w:p>
          <w:p w14:paraId="46DD33C7" w14:textId="77777777" w:rsidR="00DC2CE4" w:rsidRDefault="00DC2CE4" w:rsidP="00DC2CE4">
            <w:pPr>
              <w:pStyle w:val="XML1"/>
            </w:pPr>
            <w:r>
              <w:t xml:space="preserve">        &lt;xs:element name="id"  type="inet:uri"&gt;</w:t>
            </w:r>
          </w:p>
          <w:p w14:paraId="2F1823A0" w14:textId="77777777" w:rsidR="00DC2CE4" w:rsidRDefault="00DC2CE4" w:rsidP="00DC2CE4">
            <w:pPr>
              <w:pStyle w:val="XML1"/>
            </w:pPr>
            <w:r>
              <w:t xml:space="preserve">          &lt;xs:annotation&gt;</w:t>
            </w:r>
          </w:p>
          <w:p w14:paraId="4C1B6BCB" w14:textId="77777777" w:rsidR="00DC2CE4" w:rsidRDefault="00DC2CE4" w:rsidP="00DC2CE4">
            <w:pPr>
              <w:pStyle w:val="XML1"/>
            </w:pPr>
            <w:r>
              <w:t xml:space="preserve">            &lt;xs:documentation&gt;</w:t>
            </w:r>
          </w:p>
          <w:p w14:paraId="53032D33" w14:textId="77777777" w:rsidR="00DC2CE4" w:rsidRDefault="00DC2CE4" w:rsidP="00DC2CE4">
            <w:pPr>
              <w:pStyle w:val="XML1"/>
            </w:pPr>
            <w:r>
              <w:t xml:space="preserve">              A unique but locally arbitrary identifier that</w:t>
            </w:r>
          </w:p>
          <w:p w14:paraId="3BE9F14B" w14:textId="77777777" w:rsidR="00DC2CE4" w:rsidRDefault="00DC2CE4" w:rsidP="00DC2CE4">
            <w:pPr>
              <w:pStyle w:val="XML1"/>
            </w:pPr>
            <w:r>
              <w:lastRenderedPageBreak/>
              <w:t xml:space="preserve">              uniquely identifies a Capable Switch within the context of </w:t>
            </w:r>
          </w:p>
          <w:p w14:paraId="18DA9614" w14:textId="77777777" w:rsidR="00DC2CE4" w:rsidRDefault="00DC2CE4" w:rsidP="00DC2CE4">
            <w:pPr>
              <w:pStyle w:val="XML1"/>
            </w:pPr>
            <w:r>
              <w:t xml:space="preserve">              potential OpenFlow Configuration Points.  It MUST be </w:t>
            </w:r>
          </w:p>
          <w:p w14:paraId="14BC29DA" w14:textId="77777777" w:rsidR="00DC2CE4" w:rsidRDefault="00DC2CE4" w:rsidP="00DC2CE4">
            <w:pPr>
              <w:pStyle w:val="XML1"/>
            </w:pPr>
            <w:r>
              <w:t xml:space="preserve">              persistent across reboots of the OpenFlow Capable Switch.</w:t>
            </w:r>
          </w:p>
          <w:p w14:paraId="119E4699" w14:textId="77777777" w:rsidR="00DC2CE4" w:rsidRDefault="00DC2CE4" w:rsidP="00DC2CE4">
            <w:pPr>
              <w:pStyle w:val="XML1"/>
            </w:pPr>
          </w:p>
          <w:p w14:paraId="00070A1E" w14:textId="77777777" w:rsidR="00DC2CE4" w:rsidRDefault="00DC2CE4" w:rsidP="00DC2CE4">
            <w:pPr>
              <w:pStyle w:val="XML1"/>
            </w:pPr>
            <w:r>
              <w:t xml:space="preserve">              This element MUST be present in the NETCONF data store.</w:t>
            </w:r>
          </w:p>
          <w:p w14:paraId="291BCCA9" w14:textId="77777777" w:rsidR="00DC2CE4" w:rsidRDefault="00DC2CE4" w:rsidP="00DC2CE4">
            <w:pPr>
              <w:pStyle w:val="XML1"/>
            </w:pPr>
            <w:r>
              <w:t xml:space="preserve">              If this element is not present in a NETCONF &amp;lt;edit-config&amp;gt;</w:t>
            </w:r>
          </w:p>
          <w:p w14:paraId="2A8725DF" w14:textId="77777777" w:rsidR="00DC2CE4" w:rsidRDefault="00DC2CE4" w:rsidP="00DC2CE4">
            <w:pPr>
              <w:pStyle w:val="XML1"/>
            </w:pPr>
            <w:r>
              <w:t xml:space="preserve">              operation 'create', 'merge' or 'replace' and the parent</w:t>
            </w:r>
          </w:p>
          <w:p w14:paraId="1DC49F26" w14:textId="77777777" w:rsidR="00DC2CE4" w:rsidRDefault="00DC2CE4" w:rsidP="00DC2CE4">
            <w:pPr>
              <w:pStyle w:val="XML1"/>
            </w:pPr>
            <w:r>
              <w:t xml:space="preserve">              element does not exist, a 'data-missing' error is</w:t>
            </w:r>
          </w:p>
          <w:p w14:paraId="1B1A450E" w14:textId="77777777" w:rsidR="00DC2CE4" w:rsidRDefault="00DC2CE4" w:rsidP="00DC2CE4">
            <w:pPr>
              <w:pStyle w:val="XML1"/>
            </w:pPr>
            <w:r>
              <w:t xml:space="preserve">              returned.</w:t>
            </w:r>
          </w:p>
          <w:p w14:paraId="59D7F22A" w14:textId="77777777" w:rsidR="00DC2CE4" w:rsidRDefault="00DC2CE4" w:rsidP="00DC2CE4">
            <w:pPr>
              <w:pStyle w:val="XML1"/>
            </w:pPr>
            <w:r>
              <w:t xml:space="preserve">            &lt;/xs:documentation&gt;</w:t>
            </w:r>
          </w:p>
          <w:p w14:paraId="4C722B6B" w14:textId="77777777" w:rsidR="00DC2CE4" w:rsidRDefault="00DC2CE4" w:rsidP="00DC2CE4">
            <w:pPr>
              <w:pStyle w:val="XML1"/>
            </w:pPr>
            <w:r>
              <w:t xml:space="preserve">          &lt;/xs:annotation&gt;</w:t>
            </w:r>
          </w:p>
          <w:p w14:paraId="52F892DE" w14:textId="77777777" w:rsidR="00DC2CE4" w:rsidRDefault="00DC2CE4" w:rsidP="00DC2CE4">
            <w:pPr>
              <w:pStyle w:val="XML1"/>
            </w:pPr>
            <w:r>
              <w:t xml:space="preserve">        &lt;/xs:element&gt;</w:t>
            </w:r>
          </w:p>
          <w:p w14:paraId="2527372D" w14:textId="77777777" w:rsidR="00DC2CE4" w:rsidRDefault="00DC2CE4" w:rsidP="00DC2CE4">
            <w:pPr>
              <w:pStyle w:val="XML1"/>
            </w:pPr>
            <w:r>
              <w:t xml:space="preserve">        &lt;xs:element name="config-version" minOccurs="0"  type="xs:string"&gt;</w:t>
            </w:r>
          </w:p>
          <w:p w14:paraId="6C7C7BBB" w14:textId="77777777" w:rsidR="00DC2CE4" w:rsidRDefault="00DC2CE4" w:rsidP="00DC2CE4">
            <w:pPr>
              <w:pStyle w:val="XML1"/>
            </w:pPr>
            <w:r>
              <w:t xml:space="preserve">          &lt;xs:annotation&gt;</w:t>
            </w:r>
          </w:p>
          <w:p w14:paraId="7EA3B296" w14:textId="77777777" w:rsidR="00DC2CE4" w:rsidRDefault="00DC2CE4" w:rsidP="00DC2CE4">
            <w:pPr>
              <w:pStyle w:val="XML1"/>
            </w:pPr>
            <w:r>
              <w:t xml:space="preserve">            &lt;xs:documentation&gt;</w:t>
            </w:r>
          </w:p>
          <w:p w14:paraId="690715DB" w14:textId="77777777" w:rsidR="00DC2CE4" w:rsidRDefault="00DC2CE4" w:rsidP="00DC2CE4">
            <w:pPr>
              <w:pStyle w:val="XML1"/>
            </w:pPr>
            <w:r>
              <w:t xml:space="preserve">              The maximum supported OF-CONFIG version that is</w:t>
            </w:r>
          </w:p>
          <w:p w14:paraId="4FDE6C04" w14:textId="77777777" w:rsidR="00DC2CE4" w:rsidRDefault="00DC2CE4" w:rsidP="00DC2CE4">
            <w:pPr>
              <w:pStyle w:val="XML1"/>
            </w:pPr>
            <w:r>
              <w:t xml:space="preserve">              supported by the OpenFlow Capable Switch. For switches</w:t>
            </w:r>
          </w:p>
          <w:p w14:paraId="22E2C027" w14:textId="77777777" w:rsidR="00DC2CE4" w:rsidRDefault="00DC2CE4" w:rsidP="00DC2CE4">
            <w:pPr>
              <w:pStyle w:val="XML1"/>
            </w:pPr>
            <w:r>
              <w:t xml:space="preserve">              implementing this version of the OF-CONFIG protocol this</w:t>
            </w:r>
          </w:p>
          <w:p w14:paraId="6FF264D1" w14:textId="77777777" w:rsidR="00DC2CE4" w:rsidRDefault="00DC2CE4" w:rsidP="00DC2CE4">
            <w:pPr>
              <w:pStyle w:val="XML1"/>
            </w:pPr>
            <w:r>
              <w:t xml:space="preserve">              MUST always be 1.1.1.</w:t>
            </w:r>
          </w:p>
          <w:p w14:paraId="41129F29" w14:textId="77777777" w:rsidR="00DC2CE4" w:rsidRDefault="00DC2CE4" w:rsidP="00DC2CE4">
            <w:pPr>
              <w:pStyle w:val="XML1"/>
            </w:pPr>
          </w:p>
          <w:p w14:paraId="0270BDB1" w14:textId="77777777" w:rsidR="00DC2CE4" w:rsidRDefault="00DC2CE4" w:rsidP="00DC2CE4">
            <w:pPr>
              <w:pStyle w:val="XML1"/>
            </w:pPr>
            <w:r>
              <w:t xml:space="preserve">              This object can be used to identify the OF-CONFIG version</w:t>
            </w:r>
          </w:p>
          <w:p w14:paraId="3A29E1F4" w14:textId="77777777" w:rsidR="00DC2CE4" w:rsidRDefault="00DC2CE4" w:rsidP="00DC2CE4">
            <w:pPr>
              <w:pStyle w:val="XML1"/>
            </w:pPr>
            <w:r>
              <w:t xml:space="preserve">              a capable switch supports beginning with version 1.1.1 of </w:t>
            </w:r>
          </w:p>
          <w:p w14:paraId="73CE1F63" w14:textId="08E9571C" w:rsidR="00DC2CE4" w:rsidRDefault="00DC2CE4" w:rsidP="00DC2CE4">
            <w:pPr>
              <w:pStyle w:val="XML1"/>
            </w:pPr>
            <w:r>
              <w:t xml:space="preserve">              OF-CONFIG. In add</w:t>
            </w:r>
            <w:r w:rsidR="00EF7C1F">
              <w:t>i</w:t>
            </w:r>
            <w:r>
              <w:t>tion the supported version can be</w:t>
            </w:r>
          </w:p>
          <w:p w14:paraId="45971053" w14:textId="77777777" w:rsidR="00DC2CE4" w:rsidRDefault="00DC2CE4" w:rsidP="00DC2CE4">
            <w:pPr>
              <w:pStyle w:val="XML1"/>
            </w:pPr>
            <w:r>
              <w:t xml:space="preserve">              determined by the namespace the OpenFlow Capable Switch</w:t>
            </w:r>
          </w:p>
          <w:p w14:paraId="4F5A27A1" w14:textId="77777777" w:rsidR="00DC2CE4" w:rsidRDefault="00DC2CE4" w:rsidP="00DC2CE4">
            <w:pPr>
              <w:pStyle w:val="XML1"/>
            </w:pPr>
            <w:r>
              <w:t xml:space="preserve">              returns to configuration request of an element (like </w:t>
            </w:r>
          </w:p>
          <w:p w14:paraId="50AF1F68" w14:textId="77777777" w:rsidR="00DC2CE4" w:rsidRDefault="00DC2CE4" w:rsidP="00DC2CE4">
            <w:pPr>
              <w:pStyle w:val="XML1"/>
            </w:pPr>
            <w:r>
              <w:t xml:space="preserve">              capable-switch) that is present in all OF-CONFIG versions</w:t>
            </w:r>
          </w:p>
          <w:p w14:paraId="6954C367" w14:textId="77777777" w:rsidR="00DC2CE4" w:rsidRDefault="00DC2CE4" w:rsidP="00DC2CE4">
            <w:pPr>
              <w:pStyle w:val="XML1"/>
            </w:pPr>
            <w:r>
              <w:t xml:space="preserve">              specified so far. This is the only possiblity to identify</w:t>
            </w:r>
          </w:p>
          <w:p w14:paraId="73D93276" w14:textId="479A22A7" w:rsidR="00DC2CE4" w:rsidRDefault="00DC2CE4" w:rsidP="00DC2CE4">
            <w:pPr>
              <w:pStyle w:val="XML1"/>
            </w:pPr>
            <w:r>
              <w:t xml:space="preserve">              OF-CONFIG versions prior to </w:t>
            </w:r>
            <w:r w:rsidR="00E34319">
              <w:t>OF-CONFIG 1.2</w:t>
            </w:r>
            <w:r>
              <w:t>.</w:t>
            </w:r>
          </w:p>
          <w:p w14:paraId="6E71D638" w14:textId="77777777" w:rsidR="00DC2CE4" w:rsidRDefault="00DC2CE4" w:rsidP="00DC2CE4">
            <w:pPr>
              <w:pStyle w:val="XML1"/>
            </w:pPr>
            <w:r>
              <w:t xml:space="preserve">            &lt;/xs:documentation&gt;</w:t>
            </w:r>
          </w:p>
          <w:p w14:paraId="20341E34" w14:textId="77777777" w:rsidR="00DC2CE4" w:rsidRDefault="00DC2CE4" w:rsidP="00DC2CE4">
            <w:pPr>
              <w:pStyle w:val="XML1"/>
            </w:pPr>
            <w:r>
              <w:t xml:space="preserve">          &lt;/xs:annotation&gt;</w:t>
            </w:r>
          </w:p>
          <w:p w14:paraId="0A776E1C" w14:textId="77777777" w:rsidR="00DC2CE4" w:rsidRDefault="00DC2CE4" w:rsidP="00DC2CE4">
            <w:pPr>
              <w:pStyle w:val="XML1"/>
            </w:pPr>
            <w:r>
              <w:t xml:space="preserve">        &lt;/xs:element&gt;</w:t>
            </w:r>
          </w:p>
          <w:p w14:paraId="22C7EB03" w14:textId="77777777" w:rsidR="00DC2CE4" w:rsidRDefault="00DC2CE4" w:rsidP="00DC2CE4">
            <w:pPr>
              <w:pStyle w:val="XML1"/>
            </w:pPr>
            <w:r>
              <w:t xml:space="preserve">        &lt;xs:element name="configuration-points" minOccurs="0"&gt;</w:t>
            </w:r>
          </w:p>
          <w:p w14:paraId="6A8F8676" w14:textId="77777777" w:rsidR="00DC2CE4" w:rsidRDefault="00DC2CE4" w:rsidP="00DC2CE4">
            <w:pPr>
              <w:pStyle w:val="XML1"/>
            </w:pPr>
            <w:r>
              <w:t xml:space="preserve">          &lt;xs:complexType&gt;</w:t>
            </w:r>
          </w:p>
          <w:p w14:paraId="1F265BCC" w14:textId="77777777" w:rsidR="00DC2CE4" w:rsidRDefault="00DC2CE4" w:rsidP="00DC2CE4">
            <w:pPr>
              <w:pStyle w:val="XML1"/>
            </w:pPr>
            <w:r>
              <w:t xml:space="preserve">            &lt;xs:sequence&gt;</w:t>
            </w:r>
          </w:p>
          <w:p w14:paraId="1D9C6F69" w14:textId="77777777" w:rsidR="00DC2CE4" w:rsidRDefault="00DC2CE4" w:rsidP="00DC2CE4">
            <w:pPr>
              <w:pStyle w:val="XML1"/>
            </w:pPr>
            <w:r>
              <w:t xml:space="preserve">              &lt;xs:element name="configuration-point" minOccurs="0" maxOccurs="unbounded"&gt;</w:t>
            </w:r>
          </w:p>
          <w:p w14:paraId="156AE1DE" w14:textId="77777777" w:rsidR="00DC2CE4" w:rsidRDefault="00DC2CE4" w:rsidP="00DC2CE4">
            <w:pPr>
              <w:pStyle w:val="XML1"/>
            </w:pPr>
            <w:r>
              <w:t xml:space="preserve">                &lt;xs:annotation&gt;</w:t>
            </w:r>
          </w:p>
          <w:p w14:paraId="4067C981" w14:textId="77777777" w:rsidR="00DC2CE4" w:rsidRDefault="00DC2CE4" w:rsidP="00DC2CE4">
            <w:pPr>
              <w:pStyle w:val="XML1"/>
            </w:pPr>
            <w:r>
              <w:t xml:space="preserve">                  &lt;xs:documentation&gt;</w:t>
            </w:r>
          </w:p>
          <w:p w14:paraId="68AA3B1E" w14:textId="77777777" w:rsidR="00DC2CE4" w:rsidRDefault="00DC2CE4" w:rsidP="00DC2CE4">
            <w:pPr>
              <w:pStyle w:val="XML1"/>
            </w:pPr>
            <w:r>
              <w:t xml:space="preserve">                    The list of all Configuration Points known to</w:t>
            </w:r>
          </w:p>
          <w:p w14:paraId="65AAE542" w14:textId="77777777" w:rsidR="00DC2CE4" w:rsidRDefault="00DC2CE4" w:rsidP="00DC2CE4">
            <w:pPr>
              <w:pStyle w:val="XML1"/>
            </w:pPr>
            <w:r>
              <w:t xml:space="preserve">                    the OpenFlow Capable Switch that may manage it using</w:t>
            </w:r>
          </w:p>
          <w:p w14:paraId="6829FC60" w14:textId="77777777" w:rsidR="00DC2CE4" w:rsidRDefault="00DC2CE4" w:rsidP="00DC2CE4">
            <w:pPr>
              <w:pStyle w:val="XML1"/>
            </w:pPr>
            <w:r>
              <w:t xml:space="preserve">                    OF-CONFIG.</w:t>
            </w:r>
          </w:p>
          <w:p w14:paraId="2DC3E231" w14:textId="77777777" w:rsidR="00DC2CE4" w:rsidRDefault="00DC2CE4" w:rsidP="00DC2CE4">
            <w:pPr>
              <w:pStyle w:val="XML1"/>
            </w:pPr>
          </w:p>
          <w:p w14:paraId="4EC93A2E" w14:textId="77777777" w:rsidR="00DC2CE4" w:rsidRDefault="00DC2CE4" w:rsidP="00DC2CE4">
            <w:pPr>
              <w:pStyle w:val="XML1"/>
            </w:pPr>
            <w:r>
              <w:t xml:space="preserve">                    The element 'id' of OFConfigurationType MUST be unique</w:t>
            </w:r>
          </w:p>
          <w:p w14:paraId="18C9E263" w14:textId="77777777" w:rsidR="00DC2CE4" w:rsidRDefault="00DC2CE4" w:rsidP="00DC2CE4">
            <w:pPr>
              <w:pStyle w:val="XML1"/>
            </w:pPr>
            <w:r>
              <w:t xml:space="preserve">                    within this list.</w:t>
            </w:r>
          </w:p>
          <w:p w14:paraId="13FEA41E" w14:textId="77777777" w:rsidR="00DC2CE4" w:rsidRDefault="00DC2CE4" w:rsidP="00DC2CE4">
            <w:pPr>
              <w:pStyle w:val="XML1"/>
            </w:pPr>
            <w:r>
              <w:t xml:space="preserve">                  &lt;/xs:documentation&gt;</w:t>
            </w:r>
          </w:p>
          <w:p w14:paraId="2AEAD68F" w14:textId="77777777" w:rsidR="00DC2CE4" w:rsidRDefault="00DC2CE4" w:rsidP="00DC2CE4">
            <w:pPr>
              <w:pStyle w:val="XML1"/>
            </w:pPr>
            <w:r>
              <w:t xml:space="preserve">                &lt;/xs:annotation&gt;</w:t>
            </w:r>
          </w:p>
          <w:p w14:paraId="0E36069E" w14:textId="77777777" w:rsidR="00DC2CE4" w:rsidRDefault="00DC2CE4" w:rsidP="00DC2CE4">
            <w:pPr>
              <w:pStyle w:val="XML1"/>
            </w:pPr>
            <w:r>
              <w:t xml:space="preserve">                &lt;xs:complexType&gt;</w:t>
            </w:r>
          </w:p>
          <w:p w14:paraId="49A886A2" w14:textId="77777777" w:rsidR="00DC2CE4" w:rsidRDefault="00DC2CE4" w:rsidP="00DC2CE4">
            <w:pPr>
              <w:pStyle w:val="XML1"/>
            </w:pPr>
            <w:r>
              <w:t xml:space="preserve">                  &lt;xs:sequence&gt;</w:t>
            </w:r>
          </w:p>
          <w:p w14:paraId="6141C745" w14:textId="77777777" w:rsidR="00DC2CE4" w:rsidRDefault="00DC2CE4" w:rsidP="00DC2CE4">
            <w:pPr>
              <w:pStyle w:val="XML1"/>
            </w:pPr>
            <w:r>
              <w:t xml:space="preserve">                    &lt;xs:group ref="OFConfigurationPointType"/&gt;</w:t>
            </w:r>
          </w:p>
          <w:p w14:paraId="33869AC7" w14:textId="77777777" w:rsidR="00DC2CE4" w:rsidRDefault="00DC2CE4" w:rsidP="00DC2CE4">
            <w:pPr>
              <w:pStyle w:val="XML1"/>
            </w:pPr>
            <w:r>
              <w:t xml:space="preserve">                  &lt;/xs:sequence&gt;</w:t>
            </w:r>
          </w:p>
          <w:p w14:paraId="4DEC8FAC" w14:textId="77777777" w:rsidR="00DC2CE4" w:rsidRDefault="00DC2CE4" w:rsidP="00DC2CE4">
            <w:pPr>
              <w:pStyle w:val="XML1"/>
            </w:pPr>
            <w:r>
              <w:t xml:space="preserve">                &lt;/xs:complexType&gt;</w:t>
            </w:r>
          </w:p>
          <w:p w14:paraId="075088FD" w14:textId="77777777" w:rsidR="00DC2CE4" w:rsidRDefault="00DC2CE4" w:rsidP="00DC2CE4">
            <w:pPr>
              <w:pStyle w:val="XML1"/>
            </w:pPr>
            <w:r>
              <w:t xml:space="preserve">              &lt;/xs:element&gt;</w:t>
            </w:r>
          </w:p>
          <w:p w14:paraId="37A3FAAC" w14:textId="77777777" w:rsidR="00DC2CE4" w:rsidRDefault="00DC2CE4" w:rsidP="00DC2CE4">
            <w:pPr>
              <w:pStyle w:val="XML1"/>
            </w:pPr>
            <w:r>
              <w:t xml:space="preserve">            &lt;/xs:sequence&gt;</w:t>
            </w:r>
          </w:p>
          <w:p w14:paraId="28D46B22" w14:textId="77777777" w:rsidR="00DC2CE4" w:rsidRDefault="00DC2CE4" w:rsidP="00DC2CE4">
            <w:pPr>
              <w:pStyle w:val="XML1"/>
            </w:pPr>
            <w:r>
              <w:t xml:space="preserve">          &lt;/xs:complexType&gt;</w:t>
            </w:r>
          </w:p>
          <w:p w14:paraId="781EB83D" w14:textId="77777777" w:rsidR="00DC2CE4" w:rsidRDefault="00DC2CE4" w:rsidP="00DC2CE4">
            <w:pPr>
              <w:pStyle w:val="XML1"/>
            </w:pPr>
            <w:r>
              <w:t xml:space="preserve">          &lt;xs:key name="key_configuration-points_capable-switch_configuration-point"&gt;</w:t>
            </w:r>
          </w:p>
          <w:p w14:paraId="4D8EE18A" w14:textId="77777777" w:rsidR="00DC2CE4" w:rsidRDefault="00DC2CE4" w:rsidP="00DC2CE4">
            <w:pPr>
              <w:pStyle w:val="XML1"/>
            </w:pPr>
            <w:r>
              <w:lastRenderedPageBreak/>
              <w:t xml:space="preserve">            &lt;xs:selector xpath="of11-config:configuration-point"/&gt;</w:t>
            </w:r>
          </w:p>
          <w:p w14:paraId="7D6F3BD4" w14:textId="77777777" w:rsidR="00DC2CE4" w:rsidRDefault="00DC2CE4" w:rsidP="00DC2CE4">
            <w:pPr>
              <w:pStyle w:val="XML1"/>
            </w:pPr>
            <w:r>
              <w:t xml:space="preserve">            &lt;xs:field xpath="of11-config:id"/&gt;</w:t>
            </w:r>
          </w:p>
          <w:p w14:paraId="2F5725E8" w14:textId="77777777" w:rsidR="00DC2CE4" w:rsidRDefault="00DC2CE4" w:rsidP="00DC2CE4">
            <w:pPr>
              <w:pStyle w:val="XML1"/>
            </w:pPr>
            <w:r>
              <w:t xml:space="preserve">          &lt;/xs:key&gt;</w:t>
            </w:r>
          </w:p>
          <w:p w14:paraId="3D5612B8" w14:textId="77777777" w:rsidR="00DC2CE4" w:rsidRDefault="00DC2CE4" w:rsidP="00DC2CE4">
            <w:pPr>
              <w:pStyle w:val="XML1"/>
            </w:pPr>
            <w:r>
              <w:t xml:space="preserve">        &lt;/xs:element&gt;</w:t>
            </w:r>
          </w:p>
          <w:p w14:paraId="2A18E3BA" w14:textId="77777777" w:rsidR="00DC2CE4" w:rsidRDefault="00DC2CE4" w:rsidP="00DC2CE4">
            <w:pPr>
              <w:pStyle w:val="XML1"/>
            </w:pPr>
            <w:r>
              <w:t xml:space="preserve">        &lt;xs:element name="resources" minOccurs="0"&gt;</w:t>
            </w:r>
          </w:p>
          <w:p w14:paraId="17E529F8" w14:textId="77777777" w:rsidR="00DC2CE4" w:rsidRDefault="00DC2CE4" w:rsidP="00DC2CE4">
            <w:pPr>
              <w:pStyle w:val="XML1"/>
            </w:pPr>
            <w:r>
              <w:t xml:space="preserve">          &lt;xs:annotation&gt;</w:t>
            </w:r>
          </w:p>
          <w:p w14:paraId="4D87C8F0" w14:textId="77777777" w:rsidR="00DC2CE4" w:rsidRDefault="00DC2CE4" w:rsidP="00DC2CE4">
            <w:pPr>
              <w:pStyle w:val="XML1"/>
            </w:pPr>
            <w:r>
              <w:t xml:space="preserve">            &lt;xs:documentation&gt;</w:t>
            </w:r>
          </w:p>
          <w:p w14:paraId="6D3481B7" w14:textId="77777777" w:rsidR="00DC2CE4" w:rsidRDefault="00DC2CE4" w:rsidP="00DC2CE4">
            <w:pPr>
              <w:pStyle w:val="XML1"/>
            </w:pPr>
            <w:r>
              <w:t xml:space="preserve">              A lists containing all resources of the OpenFlow</w:t>
            </w:r>
          </w:p>
          <w:p w14:paraId="12614437" w14:textId="77777777" w:rsidR="00DC2CE4" w:rsidRDefault="00DC2CE4" w:rsidP="00DC2CE4">
            <w:pPr>
              <w:pStyle w:val="XML1"/>
            </w:pPr>
            <w:r>
              <w:t xml:space="preserve">              Capable Switch that can be used by OpenFlow Logical</w:t>
            </w:r>
          </w:p>
          <w:p w14:paraId="3882B9B0" w14:textId="77777777" w:rsidR="00DC2CE4" w:rsidRDefault="00DC2CE4" w:rsidP="00DC2CE4">
            <w:pPr>
              <w:pStyle w:val="XML1"/>
            </w:pPr>
            <w:r>
              <w:t xml:space="preserve">              Switches.  Resources are listed here independent of their</w:t>
            </w:r>
          </w:p>
          <w:p w14:paraId="0A1A6843" w14:textId="77777777" w:rsidR="00DC2CE4" w:rsidRDefault="00DC2CE4" w:rsidP="00DC2CE4">
            <w:pPr>
              <w:pStyle w:val="XML1"/>
            </w:pPr>
            <w:r>
              <w:t xml:space="preserve">              actual assignment to OpenFlow Logical Switches.  They may</w:t>
            </w:r>
          </w:p>
          <w:p w14:paraId="321E8538" w14:textId="77777777" w:rsidR="00DC2CE4" w:rsidRDefault="00DC2CE4" w:rsidP="00DC2CE4">
            <w:pPr>
              <w:pStyle w:val="XML1"/>
            </w:pPr>
            <w:r>
              <w:t xml:space="preserve">              be available to be assigned to an OpenFlow Logical Switch</w:t>
            </w:r>
          </w:p>
          <w:p w14:paraId="57E975A2" w14:textId="77777777" w:rsidR="00DC2CE4" w:rsidRDefault="00DC2CE4" w:rsidP="00DC2CE4">
            <w:pPr>
              <w:pStyle w:val="XML1"/>
            </w:pPr>
            <w:r>
              <w:t xml:space="preserve">              or already in use by an OpenFlow Logical Switch.</w:t>
            </w:r>
          </w:p>
          <w:p w14:paraId="32529BD9" w14:textId="77777777" w:rsidR="00DC2CE4" w:rsidRDefault="00DC2CE4" w:rsidP="00DC2CE4">
            <w:pPr>
              <w:pStyle w:val="XML1"/>
            </w:pPr>
            <w:r>
              <w:t xml:space="preserve">            &lt;/xs:documentation&gt;</w:t>
            </w:r>
          </w:p>
          <w:p w14:paraId="26319F10" w14:textId="77777777" w:rsidR="00DC2CE4" w:rsidRDefault="00DC2CE4" w:rsidP="00DC2CE4">
            <w:pPr>
              <w:pStyle w:val="XML1"/>
            </w:pPr>
            <w:r>
              <w:t xml:space="preserve">          &lt;/xs:annotation&gt;</w:t>
            </w:r>
          </w:p>
          <w:p w14:paraId="58AFEA60" w14:textId="77777777" w:rsidR="00DC2CE4" w:rsidRDefault="00DC2CE4" w:rsidP="00DC2CE4">
            <w:pPr>
              <w:pStyle w:val="XML1"/>
            </w:pPr>
            <w:r>
              <w:t xml:space="preserve">          &lt;xs:complexType&gt;</w:t>
            </w:r>
          </w:p>
          <w:p w14:paraId="6FBF3C3D" w14:textId="77777777" w:rsidR="00DC2CE4" w:rsidRDefault="00DC2CE4" w:rsidP="00DC2CE4">
            <w:pPr>
              <w:pStyle w:val="XML1"/>
            </w:pPr>
            <w:r>
              <w:t xml:space="preserve">            &lt;xs:sequence&gt;</w:t>
            </w:r>
          </w:p>
          <w:p w14:paraId="1676E86C" w14:textId="77777777" w:rsidR="00DC2CE4" w:rsidRDefault="00DC2CE4" w:rsidP="00DC2CE4">
            <w:pPr>
              <w:pStyle w:val="XML1"/>
            </w:pPr>
            <w:r>
              <w:t xml:space="preserve">              &lt;xs:element name="port" minOccurs="0" maxOccurs="unbounded"&gt;</w:t>
            </w:r>
          </w:p>
          <w:p w14:paraId="6ABF3F3D" w14:textId="77777777" w:rsidR="00DC2CE4" w:rsidRDefault="00DC2CE4" w:rsidP="00DC2CE4">
            <w:pPr>
              <w:pStyle w:val="XML1"/>
            </w:pPr>
            <w:r>
              <w:t xml:space="preserve">                &lt;xs:annotation&gt;</w:t>
            </w:r>
          </w:p>
          <w:p w14:paraId="45E9F65B" w14:textId="77777777" w:rsidR="00DC2CE4" w:rsidRDefault="00DC2CE4" w:rsidP="00DC2CE4">
            <w:pPr>
              <w:pStyle w:val="XML1"/>
            </w:pPr>
            <w:r>
              <w:t xml:space="preserve">                  &lt;xs:documentation&gt;</w:t>
            </w:r>
          </w:p>
          <w:p w14:paraId="3B9CC9D1" w14:textId="77777777" w:rsidR="00DC2CE4" w:rsidRDefault="00DC2CE4" w:rsidP="00DC2CE4">
            <w:pPr>
              <w:pStyle w:val="XML1"/>
            </w:pPr>
            <w:r>
              <w:t xml:space="preserve">                    The list contains all port resources of the</w:t>
            </w:r>
          </w:p>
          <w:p w14:paraId="08F718B7" w14:textId="77777777" w:rsidR="00DC2CE4" w:rsidRDefault="00DC2CE4" w:rsidP="00DC2CE4">
            <w:pPr>
              <w:pStyle w:val="XML1"/>
            </w:pPr>
            <w:r>
              <w:t xml:space="preserve">                    OpenFlow Capable Switch.</w:t>
            </w:r>
          </w:p>
          <w:p w14:paraId="0A7BEA64" w14:textId="77777777" w:rsidR="00DC2CE4" w:rsidRDefault="00DC2CE4" w:rsidP="00DC2CE4">
            <w:pPr>
              <w:pStyle w:val="XML1"/>
            </w:pPr>
          </w:p>
          <w:p w14:paraId="4EDBC3DC" w14:textId="77777777" w:rsidR="00DC2CE4" w:rsidRDefault="00DC2CE4" w:rsidP="00DC2CE4">
            <w:pPr>
              <w:pStyle w:val="XML1"/>
            </w:pPr>
            <w:r>
              <w:t xml:space="preserve">                    The element 'resource-id' of OFPortType MUST be unique</w:t>
            </w:r>
          </w:p>
          <w:p w14:paraId="5FF5BE57" w14:textId="77777777" w:rsidR="00DC2CE4" w:rsidRDefault="00DC2CE4" w:rsidP="00DC2CE4">
            <w:pPr>
              <w:pStyle w:val="XML1"/>
            </w:pPr>
            <w:r>
              <w:t xml:space="preserve">                    within this list.</w:t>
            </w:r>
          </w:p>
          <w:p w14:paraId="7193ED43" w14:textId="77777777" w:rsidR="00DC2CE4" w:rsidRDefault="00DC2CE4" w:rsidP="00DC2CE4">
            <w:pPr>
              <w:pStyle w:val="XML1"/>
            </w:pPr>
            <w:r>
              <w:t xml:space="preserve">                  &lt;/xs:documentation&gt;</w:t>
            </w:r>
          </w:p>
          <w:p w14:paraId="5302257D" w14:textId="77777777" w:rsidR="00DC2CE4" w:rsidRDefault="00DC2CE4" w:rsidP="00DC2CE4">
            <w:pPr>
              <w:pStyle w:val="XML1"/>
            </w:pPr>
            <w:r>
              <w:t xml:space="preserve">                &lt;/xs:annotation&gt;</w:t>
            </w:r>
          </w:p>
          <w:p w14:paraId="146519E2" w14:textId="77777777" w:rsidR="00DC2CE4" w:rsidRDefault="00DC2CE4" w:rsidP="00DC2CE4">
            <w:pPr>
              <w:pStyle w:val="XML1"/>
            </w:pPr>
            <w:r>
              <w:t xml:space="preserve">                &lt;xs:complexType&gt;</w:t>
            </w:r>
          </w:p>
          <w:p w14:paraId="059EB50B" w14:textId="77777777" w:rsidR="00DC2CE4" w:rsidRDefault="00DC2CE4" w:rsidP="00DC2CE4">
            <w:pPr>
              <w:pStyle w:val="XML1"/>
            </w:pPr>
            <w:r>
              <w:t xml:space="preserve">                  &lt;xs:sequence&gt;</w:t>
            </w:r>
          </w:p>
          <w:p w14:paraId="3494147B" w14:textId="77777777" w:rsidR="00DC2CE4" w:rsidRDefault="00DC2CE4" w:rsidP="00DC2CE4">
            <w:pPr>
              <w:pStyle w:val="XML1"/>
            </w:pPr>
            <w:r>
              <w:t xml:space="preserve">                    &lt;xs:group ref="OFPortType"/&gt;</w:t>
            </w:r>
          </w:p>
          <w:p w14:paraId="2FE26FFA" w14:textId="77777777" w:rsidR="00DC2CE4" w:rsidRDefault="00DC2CE4" w:rsidP="00DC2CE4">
            <w:pPr>
              <w:pStyle w:val="XML1"/>
            </w:pPr>
            <w:r>
              <w:t xml:space="preserve">                  &lt;/xs:sequence&gt;</w:t>
            </w:r>
          </w:p>
          <w:p w14:paraId="1CEE93A1" w14:textId="77777777" w:rsidR="00DC2CE4" w:rsidRDefault="00DC2CE4" w:rsidP="00DC2CE4">
            <w:pPr>
              <w:pStyle w:val="XML1"/>
            </w:pPr>
            <w:r>
              <w:t xml:space="preserve">                &lt;/xs:complexType&gt;</w:t>
            </w:r>
          </w:p>
          <w:p w14:paraId="07A237BF" w14:textId="77777777" w:rsidR="00DC2CE4" w:rsidRDefault="00DC2CE4" w:rsidP="00DC2CE4">
            <w:pPr>
              <w:pStyle w:val="XML1"/>
            </w:pPr>
            <w:r>
              <w:t xml:space="preserve">              &lt;/xs:element&gt;</w:t>
            </w:r>
          </w:p>
          <w:p w14:paraId="75414CF6" w14:textId="77777777" w:rsidR="00DC2CE4" w:rsidRDefault="00DC2CE4" w:rsidP="00DC2CE4">
            <w:pPr>
              <w:pStyle w:val="XML1"/>
            </w:pPr>
            <w:r>
              <w:t xml:space="preserve">              &lt;xs:element name="queue" minOccurs="0" maxOccurs="unbounded"&gt;</w:t>
            </w:r>
          </w:p>
          <w:p w14:paraId="65326A82" w14:textId="77777777" w:rsidR="00DC2CE4" w:rsidRDefault="00DC2CE4" w:rsidP="00DC2CE4">
            <w:pPr>
              <w:pStyle w:val="XML1"/>
            </w:pPr>
            <w:r>
              <w:t xml:space="preserve">                &lt;xs:annotation&gt;</w:t>
            </w:r>
          </w:p>
          <w:p w14:paraId="5A2CE1B4" w14:textId="77777777" w:rsidR="00DC2CE4" w:rsidRDefault="00DC2CE4" w:rsidP="00DC2CE4">
            <w:pPr>
              <w:pStyle w:val="XML1"/>
            </w:pPr>
            <w:r>
              <w:t xml:space="preserve">                  &lt;xs:documentation&gt;</w:t>
            </w:r>
          </w:p>
          <w:p w14:paraId="06DBA67D" w14:textId="77777777" w:rsidR="00DC2CE4" w:rsidRDefault="00DC2CE4" w:rsidP="00DC2CE4">
            <w:pPr>
              <w:pStyle w:val="XML1"/>
            </w:pPr>
            <w:r>
              <w:t xml:space="preserve">                    The list contains all queue resources of the</w:t>
            </w:r>
          </w:p>
          <w:p w14:paraId="338EB2B2" w14:textId="77777777" w:rsidR="00DC2CE4" w:rsidRDefault="00DC2CE4" w:rsidP="00DC2CE4">
            <w:pPr>
              <w:pStyle w:val="XML1"/>
            </w:pPr>
            <w:r>
              <w:t xml:space="preserve">                    OpenFlow Capable Switch.</w:t>
            </w:r>
          </w:p>
          <w:p w14:paraId="046A33BB" w14:textId="77777777" w:rsidR="00DC2CE4" w:rsidRDefault="00DC2CE4" w:rsidP="00DC2CE4">
            <w:pPr>
              <w:pStyle w:val="XML1"/>
            </w:pPr>
          </w:p>
          <w:p w14:paraId="794F30F9" w14:textId="77777777" w:rsidR="00DC2CE4" w:rsidRDefault="00DC2CE4" w:rsidP="00DC2CE4">
            <w:pPr>
              <w:pStyle w:val="XML1"/>
            </w:pPr>
            <w:r>
              <w:t xml:space="preserve">                    The element 'resource-id' of OFQueueType MUST be unique</w:t>
            </w:r>
          </w:p>
          <w:p w14:paraId="6E16A874" w14:textId="77777777" w:rsidR="00DC2CE4" w:rsidRDefault="00DC2CE4" w:rsidP="00DC2CE4">
            <w:pPr>
              <w:pStyle w:val="XML1"/>
            </w:pPr>
            <w:r>
              <w:t xml:space="preserve">                    within this list.</w:t>
            </w:r>
          </w:p>
          <w:p w14:paraId="76496ED6" w14:textId="77777777" w:rsidR="00DC2CE4" w:rsidRDefault="00DC2CE4" w:rsidP="00DC2CE4">
            <w:pPr>
              <w:pStyle w:val="XML1"/>
            </w:pPr>
            <w:r>
              <w:t xml:space="preserve">                  &lt;/xs:documentation&gt;</w:t>
            </w:r>
          </w:p>
          <w:p w14:paraId="7A2DFBF4" w14:textId="77777777" w:rsidR="00DC2CE4" w:rsidRDefault="00DC2CE4" w:rsidP="00DC2CE4">
            <w:pPr>
              <w:pStyle w:val="XML1"/>
            </w:pPr>
            <w:r>
              <w:t xml:space="preserve">                &lt;/xs:annotation&gt;</w:t>
            </w:r>
          </w:p>
          <w:p w14:paraId="5127B55A" w14:textId="77777777" w:rsidR="00DC2CE4" w:rsidRDefault="00DC2CE4" w:rsidP="00DC2CE4">
            <w:pPr>
              <w:pStyle w:val="XML1"/>
            </w:pPr>
            <w:r>
              <w:t xml:space="preserve">                &lt;xs:complexType&gt;</w:t>
            </w:r>
          </w:p>
          <w:p w14:paraId="7B652551" w14:textId="77777777" w:rsidR="00DC2CE4" w:rsidRDefault="00DC2CE4" w:rsidP="00DC2CE4">
            <w:pPr>
              <w:pStyle w:val="XML1"/>
            </w:pPr>
            <w:r>
              <w:t xml:space="preserve">                  &lt;xs:sequence&gt;</w:t>
            </w:r>
          </w:p>
          <w:p w14:paraId="72559CA5" w14:textId="77777777" w:rsidR="00DC2CE4" w:rsidRDefault="00DC2CE4" w:rsidP="00DC2CE4">
            <w:pPr>
              <w:pStyle w:val="XML1"/>
            </w:pPr>
            <w:r>
              <w:t xml:space="preserve">                    &lt;xs:group ref="OFQueueType"/&gt;</w:t>
            </w:r>
          </w:p>
          <w:p w14:paraId="59674852" w14:textId="77777777" w:rsidR="00DC2CE4" w:rsidRDefault="00DC2CE4" w:rsidP="00DC2CE4">
            <w:pPr>
              <w:pStyle w:val="XML1"/>
            </w:pPr>
            <w:r>
              <w:t xml:space="preserve">                  &lt;/xs:sequence&gt;</w:t>
            </w:r>
          </w:p>
          <w:p w14:paraId="6A4E5EA8" w14:textId="77777777" w:rsidR="00DC2CE4" w:rsidRDefault="00DC2CE4" w:rsidP="00DC2CE4">
            <w:pPr>
              <w:pStyle w:val="XML1"/>
            </w:pPr>
            <w:r>
              <w:t xml:space="preserve">                &lt;/xs:complexType&gt;</w:t>
            </w:r>
          </w:p>
          <w:p w14:paraId="5B92504F" w14:textId="77777777" w:rsidR="00DC2CE4" w:rsidRDefault="00DC2CE4" w:rsidP="00DC2CE4">
            <w:pPr>
              <w:pStyle w:val="XML1"/>
            </w:pPr>
            <w:r>
              <w:t xml:space="preserve">              &lt;/xs:element&gt;</w:t>
            </w:r>
          </w:p>
          <w:p w14:paraId="171FDB84" w14:textId="77777777" w:rsidR="00DC2CE4" w:rsidRDefault="00DC2CE4" w:rsidP="00DC2CE4">
            <w:pPr>
              <w:pStyle w:val="XML1"/>
            </w:pPr>
            <w:r>
              <w:t xml:space="preserve">              &lt;xs:element name="owned-certificate" minOccurs="0" maxOccurs="unbounded"&gt;</w:t>
            </w:r>
          </w:p>
          <w:p w14:paraId="3C35113F" w14:textId="77777777" w:rsidR="00DC2CE4" w:rsidRDefault="00DC2CE4" w:rsidP="00DC2CE4">
            <w:pPr>
              <w:pStyle w:val="XML1"/>
            </w:pPr>
            <w:r>
              <w:t xml:space="preserve">                &lt;xs:annotation&gt;</w:t>
            </w:r>
          </w:p>
          <w:p w14:paraId="5AE383DD" w14:textId="77777777" w:rsidR="00DC2CE4" w:rsidRDefault="00DC2CE4" w:rsidP="00DC2CE4">
            <w:pPr>
              <w:pStyle w:val="XML1"/>
            </w:pPr>
            <w:r>
              <w:t xml:space="preserve">                  &lt;xs:documentation&gt;</w:t>
            </w:r>
          </w:p>
          <w:p w14:paraId="6546974A" w14:textId="77777777" w:rsidR="00DC2CE4" w:rsidRDefault="00DC2CE4" w:rsidP="00DC2CE4">
            <w:pPr>
              <w:pStyle w:val="XML1"/>
            </w:pPr>
            <w:r>
              <w:t xml:space="preserve">                    The list contains all owned certificate</w:t>
            </w:r>
          </w:p>
          <w:p w14:paraId="6026E233" w14:textId="77777777" w:rsidR="00DC2CE4" w:rsidRDefault="00DC2CE4" w:rsidP="00DC2CE4">
            <w:pPr>
              <w:pStyle w:val="XML1"/>
            </w:pPr>
            <w:r>
              <w:t xml:space="preserve">                    resources of the OpenFlow Capable Switch.</w:t>
            </w:r>
          </w:p>
          <w:p w14:paraId="4EC0A315" w14:textId="77777777" w:rsidR="00DC2CE4" w:rsidRDefault="00DC2CE4" w:rsidP="00DC2CE4">
            <w:pPr>
              <w:pStyle w:val="XML1"/>
            </w:pPr>
          </w:p>
          <w:p w14:paraId="4F3D2D53" w14:textId="77777777" w:rsidR="00DC2CE4" w:rsidRDefault="00DC2CE4" w:rsidP="00DC2CE4">
            <w:pPr>
              <w:pStyle w:val="XML1"/>
            </w:pPr>
            <w:r>
              <w:lastRenderedPageBreak/>
              <w:t xml:space="preserve">                    The element 'resource-id' of OFOwnedCertificateType MUST</w:t>
            </w:r>
          </w:p>
          <w:p w14:paraId="7900BB0A" w14:textId="77777777" w:rsidR="00DC2CE4" w:rsidRDefault="00DC2CE4" w:rsidP="00DC2CE4">
            <w:pPr>
              <w:pStyle w:val="XML1"/>
            </w:pPr>
            <w:r>
              <w:t xml:space="preserve">                    be unique within this list.</w:t>
            </w:r>
          </w:p>
          <w:p w14:paraId="2C14726F" w14:textId="77777777" w:rsidR="00DC2CE4" w:rsidRDefault="00DC2CE4" w:rsidP="00DC2CE4">
            <w:pPr>
              <w:pStyle w:val="XML1"/>
            </w:pPr>
            <w:r>
              <w:t xml:space="preserve">                  &lt;/xs:documentation&gt;</w:t>
            </w:r>
          </w:p>
          <w:p w14:paraId="2776D348" w14:textId="77777777" w:rsidR="00DC2CE4" w:rsidRDefault="00DC2CE4" w:rsidP="00DC2CE4">
            <w:pPr>
              <w:pStyle w:val="XML1"/>
            </w:pPr>
            <w:r>
              <w:t xml:space="preserve">                &lt;/xs:annotation&gt;</w:t>
            </w:r>
          </w:p>
          <w:p w14:paraId="14944B86" w14:textId="77777777" w:rsidR="00DC2CE4" w:rsidRDefault="00DC2CE4" w:rsidP="00DC2CE4">
            <w:pPr>
              <w:pStyle w:val="XML1"/>
            </w:pPr>
            <w:r>
              <w:t xml:space="preserve">                &lt;xs:complexType&gt;</w:t>
            </w:r>
          </w:p>
          <w:p w14:paraId="18220968" w14:textId="77777777" w:rsidR="00DC2CE4" w:rsidRDefault="00DC2CE4" w:rsidP="00DC2CE4">
            <w:pPr>
              <w:pStyle w:val="XML1"/>
            </w:pPr>
            <w:r>
              <w:t xml:space="preserve">                  &lt;xs:sequence&gt;</w:t>
            </w:r>
          </w:p>
          <w:p w14:paraId="6CCF9752" w14:textId="77777777" w:rsidR="00DC2CE4" w:rsidRDefault="00DC2CE4" w:rsidP="00DC2CE4">
            <w:pPr>
              <w:pStyle w:val="XML1"/>
            </w:pPr>
            <w:r>
              <w:t xml:space="preserve">                    &lt;xs:group ref="OFOwnedCertificateType"/&gt;</w:t>
            </w:r>
          </w:p>
          <w:p w14:paraId="72ED1BFF" w14:textId="77777777" w:rsidR="00DC2CE4" w:rsidRDefault="00DC2CE4" w:rsidP="00DC2CE4">
            <w:pPr>
              <w:pStyle w:val="XML1"/>
            </w:pPr>
            <w:r>
              <w:t xml:space="preserve">                  &lt;/xs:sequence&gt;</w:t>
            </w:r>
          </w:p>
          <w:p w14:paraId="0D58058B" w14:textId="77777777" w:rsidR="00DC2CE4" w:rsidRDefault="00DC2CE4" w:rsidP="00DC2CE4">
            <w:pPr>
              <w:pStyle w:val="XML1"/>
            </w:pPr>
            <w:r>
              <w:t xml:space="preserve">                &lt;/xs:complexType&gt;</w:t>
            </w:r>
          </w:p>
          <w:p w14:paraId="04D95B60" w14:textId="77777777" w:rsidR="00DC2CE4" w:rsidRDefault="00DC2CE4" w:rsidP="00DC2CE4">
            <w:pPr>
              <w:pStyle w:val="XML1"/>
            </w:pPr>
            <w:r>
              <w:t xml:space="preserve">              &lt;/xs:element&gt;</w:t>
            </w:r>
          </w:p>
          <w:p w14:paraId="219315FE" w14:textId="77777777" w:rsidR="00DC2CE4" w:rsidRDefault="00DC2CE4" w:rsidP="00DC2CE4">
            <w:pPr>
              <w:pStyle w:val="XML1"/>
            </w:pPr>
            <w:r>
              <w:t xml:space="preserve">              &lt;xs:element name="external-certificate" minOccurs="0" maxOccurs="unbounded"&gt;</w:t>
            </w:r>
          </w:p>
          <w:p w14:paraId="22BF79E2" w14:textId="77777777" w:rsidR="00DC2CE4" w:rsidRDefault="00DC2CE4" w:rsidP="00DC2CE4">
            <w:pPr>
              <w:pStyle w:val="XML1"/>
            </w:pPr>
            <w:r>
              <w:t xml:space="preserve">                &lt;xs:annotation&gt;</w:t>
            </w:r>
          </w:p>
          <w:p w14:paraId="26B386F4" w14:textId="77777777" w:rsidR="00DC2CE4" w:rsidRDefault="00DC2CE4" w:rsidP="00DC2CE4">
            <w:pPr>
              <w:pStyle w:val="XML1"/>
            </w:pPr>
            <w:r>
              <w:t xml:space="preserve">                  &lt;xs:documentation&gt;</w:t>
            </w:r>
          </w:p>
          <w:p w14:paraId="504D0CCA" w14:textId="77777777" w:rsidR="00DC2CE4" w:rsidRDefault="00DC2CE4" w:rsidP="00DC2CE4">
            <w:pPr>
              <w:pStyle w:val="XML1"/>
            </w:pPr>
            <w:r>
              <w:t xml:space="preserve">                    The list contains all external certificate</w:t>
            </w:r>
          </w:p>
          <w:p w14:paraId="36F08C88" w14:textId="77777777" w:rsidR="00DC2CE4" w:rsidRDefault="00DC2CE4" w:rsidP="00DC2CE4">
            <w:pPr>
              <w:pStyle w:val="XML1"/>
            </w:pPr>
            <w:r>
              <w:t xml:space="preserve">                    resources of the OpenFlow Capable Switch.</w:t>
            </w:r>
          </w:p>
          <w:p w14:paraId="454C0D81" w14:textId="77777777" w:rsidR="00DC2CE4" w:rsidRDefault="00DC2CE4" w:rsidP="00DC2CE4">
            <w:pPr>
              <w:pStyle w:val="XML1"/>
            </w:pPr>
          </w:p>
          <w:p w14:paraId="11AEEE60" w14:textId="77777777" w:rsidR="00DC2CE4" w:rsidRDefault="00DC2CE4" w:rsidP="00DC2CE4">
            <w:pPr>
              <w:pStyle w:val="XML1"/>
            </w:pPr>
            <w:r>
              <w:t xml:space="preserve">                    The element 'resource-id' of OFExternalCertificateType</w:t>
            </w:r>
          </w:p>
          <w:p w14:paraId="7EFB8A8D" w14:textId="77777777" w:rsidR="00DC2CE4" w:rsidRDefault="00DC2CE4" w:rsidP="00DC2CE4">
            <w:pPr>
              <w:pStyle w:val="XML1"/>
            </w:pPr>
            <w:r>
              <w:t xml:space="preserve">                    MUST be unique within this list.</w:t>
            </w:r>
          </w:p>
          <w:p w14:paraId="12FF2D79" w14:textId="77777777" w:rsidR="00DC2CE4" w:rsidRDefault="00DC2CE4" w:rsidP="00DC2CE4">
            <w:pPr>
              <w:pStyle w:val="XML1"/>
            </w:pPr>
            <w:r>
              <w:t xml:space="preserve">                  &lt;/xs:documentation&gt;</w:t>
            </w:r>
          </w:p>
          <w:p w14:paraId="62804429" w14:textId="77777777" w:rsidR="00DC2CE4" w:rsidRDefault="00DC2CE4" w:rsidP="00DC2CE4">
            <w:pPr>
              <w:pStyle w:val="XML1"/>
            </w:pPr>
            <w:r>
              <w:t xml:space="preserve">                &lt;/xs:annotation&gt;</w:t>
            </w:r>
          </w:p>
          <w:p w14:paraId="6DC3C47D" w14:textId="77777777" w:rsidR="00DC2CE4" w:rsidRDefault="00DC2CE4" w:rsidP="00DC2CE4">
            <w:pPr>
              <w:pStyle w:val="XML1"/>
            </w:pPr>
            <w:r>
              <w:t xml:space="preserve">                &lt;xs:complexType&gt;</w:t>
            </w:r>
          </w:p>
          <w:p w14:paraId="0A55E952" w14:textId="77777777" w:rsidR="00DC2CE4" w:rsidRDefault="00DC2CE4" w:rsidP="00DC2CE4">
            <w:pPr>
              <w:pStyle w:val="XML1"/>
            </w:pPr>
            <w:r>
              <w:t xml:space="preserve">                  &lt;xs:sequence&gt;</w:t>
            </w:r>
          </w:p>
          <w:p w14:paraId="1CE4B6A6" w14:textId="77777777" w:rsidR="00DC2CE4" w:rsidRDefault="00DC2CE4" w:rsidP="00DC2CE4">
            <w:pPr>
              <w:pStyle w:val="XML1"/>
            </w:pPr>
            <w:r>
              <w:t xml:space="preserve">                    &lt;xs:group ref="OFExternalCertificateType"/&gt;</w:t>
            </w:r>
          </w:p>
          <w:p w14:paraId="0D3FB934" w14:textId="77777777" w:rsidR="00DC2CE4" w:rsidRDefault="00DC2CE4" w:rsidP="00DC2CE4">
            <w:pPr>
              <w:pStyle w:val="XML1"/>
            </w:pPr>
            <w:r>
              <w:t xml:space="preserve">                  &lt;/xs:sequence&gt;</w:t>
            </w:r>
          </w:p>
          <w:p w14:paraId="60B0AA86" w14:textId="77777777" w:rsidR="00DC2CE4" w:rsidRDefault="00DC2CE4" w:rsidP="00DC2CE4">
            <w:pPr>
              <w:pStyle w:val="XML1"/>
            </w:pPr>
            <w:r>
              <w:t xml:space="preserve">                &lt;/xs:complexType&gt;</w:t>
            </w:r>
          </w:p>
          <w:p w14:paraId="748ABE14" w14:textId="77777777" w:rsidR="00DC2CE4" w:rsidRDefault="00DC2CE4" w:rsidP="00DC2CE4">
            <w:pPr>
              <w:pStyle w:val="XML1"/>
            </w:pPr>
            <w:r>
              <w:t xml:space="preserve">              &lt;/xs:element&gt;</w:t>
            </w:r>
          </w:p>
          <w:p w14:paraId="09AAF895" w14:textId="77777777" w:rsidR="00DC2CE4" w:rsidRDefault="00DC2CE4" w:rsidP="00DC2CE4">
            <w:pPr>
              <w:pStyle w:val="XML1"/>
            </w:pPr>
            <w:r>
              <w:t xml:space="preserve">              &lt;xs:element name="flow-table" minOccurs="0" maxOccurs="unbounded"&gt;</w:t>
            </w:r>
          </w:p>
          <w:p w14:paraId="7F0F3495" w14:textId="77777777" w:rsidR="00DC2CE4" w:rsidRDefault="00DC2CE4" w:rsidP="00DC2CE4">
            <w:pPr>
              <w:pStyle w:val="XML1"/>
            </w:pPr>
            <w:r>
              <w:t xml:space="preserve">                &lt;xs:annotation&gt;</w:t>
            </w:r>
          </w:p>
          <w:p w14:paraId="05612AC6" w14:textId="77777777" w:rsidR="00DC2CE4" w:rsidRDefault="00DC2CE4" w:rsidP="00DC2CE4">
            <w:pPr>
              <w:pStyle w:val="XML1"/>
            </w:pPr>
            <w:r>
              <w:t xml:space="preserve">                  &lt;xs:documentation&gt;</w:t>
            </w:r>
          </w:p>
          <w:p w14:paraId="7BB29DF5" w14:textId="77777777" w:rsidR="00DC2CE4" w:rsidRDefault="00DC2CE4" w:rsidP="00DC2CE4">
            <w:pPr>
              <w:pStyle w:val="XML1"/>
            </w:pPr>
            <w:r>
              <w:t xml:space="preserve">                    The list contains all flow table resources of</w:t>
            </w:r>
          </w:p>
          <w:p w14:paraId="0E62AA68" w14:textId="77777777" w:rsidR="00DC2CE4" w:rsidRDefault="00DC2CE4" w:rsidP="00DC2CE4">
            <w:pPr>
              <w:pStyle w:val="XML1"/>
            </w:pPr>
            <w:r>
              <w:t xml:space="preserve">                    the OpenFlow Capable Switch.</w:t>
            </w:r>
          </w:p>
          <w:p w14:paraId="7A30088E" w14:textId="77777777" w:rsidR="00DC2CE4" w:rsidRDefault="00DC2CE4" w:rsidP="00DC2CE4">
            <w:pPr>
              <w:pStyle w:val="XML1"/>
            </w:pPr>
          </w:p>
          <w:p w14:paraId="1FC5394E" w14:textId="77777777" w:rsidR="00DC2CE4" w:rsidRDefault="00DC2CE4" w:rsidP="00DC2CE4">
            <w:pPr>
              <w:pStyle w:val="XML1"/>
            </w:pPr>
            <w:r>
              <w:t xml:space="preserve">                    The element 'resource-id' of OFFlowTableType MUST be</w:t>
            </w:r>
          </w:p>
          <w:p w14:paraId="6C3439A1" w14:textId="77777777" w:rsidR="00DC2CE4" w:rsidRDefault="00DC2CE4" w:rsidP="00DC2CE4">
            <w:pPr>
              <w:pStyle w:val="XML1"/>
            </w:pPr>
            <w:r>
              <w:t xml:space="preserve">                    unique within this list.</w:t>
            </w:r>
          </w:p>
          <w:p w14:paraId="2A93BC97" w14:textId="77777777" w:rsidR="00DC2CE4" w:rsidRDefault="00DC2CE4" w:rsidP="00DC2CE4">
            <w:pPr>
              <w:pStyle w:val="XML1"/>
            </w:pPr>
            <w:r>
              <w:t xml:space="preserve">                  &lt;/xs:documentation&gt;</w:t>
            </w:r>
          </w:p>
          <w:p w14:paraId="00B6C44D" w14:textId="77777777" w:rsidR="00DC2CE4" w:rsidRDefault="00DC2CE4" w:rsidP="00DC2CE4">
            <w:pPr>
              <w:pStyle w:val="XML1"/>
            </w:pPr>
            <w:r>
              <w:t xml:space="preserve">                &lt;/xs:annotation&gt;</w:t>
            </w:r>
          </w:p>
          <w:p w14:paraId="7E957079" w14:textId="77777777" w:rsidR="00DC2CE4" w:rsidRDefault="00DC2CE4" w:rsidP="00DC2CE4">
            <w:pPr>
              <w:pStyle w:val="XML1"/>
            </w:pPr>
            <w:r>
              <w:t xml:space="preserve">                &lt;xs:complexType&gt;</w:t>
            </w:r>
          </w:p>
          <w:p w14:paraId="4608BC22" w14:textId="77777777" w:rsidR="00DC2CE4" w:rsidRDefault="00DC2CE4" w:rsidP="00DC2CE4">
            <w:pPr>
              <w:pStyle w:val="XML1"/>
            </w:pPr>
            <w:r>
              <w:t xml:space="preserve">                  &lt;xs:sequence&gt;</w:t>
            </w:r>
          </w:p>
          <w:p w14:paraId="5826320D" w14:textId="77777777" w:rsidR="00DC2CE4" w:rsidRDefault="00DC2CE4" w:rsidP="00DC2CE4">
            <w:pPr>
              <w:pStyle w:val="XML1"/>
            </w:pPr>
            <w:r>
              <w:t xml:space="preserve">                    &lt;xs:group ref="OFFlowTableType"/&gt;</w:t>
            </w:r>
          </w:p>
          <w:p w14:paraId="4C5B046C" w14:textId="77777777" w:rsidR="00DC2CE4" w:rsidRDefault="00DC2CE4" w:rsidP="00DC2CE4">
            <w:pPr>
              <w:pStyle w:val="XML1"/>
            </w:pPr>
            <w:r>
              <w:t xml:space="preserve">                  &lt;/xs:sequence&gt;</w:t>
            </w:r>
          </w:p>
          <w:p w14:paraId="5AC58C0F" w14:textId="77777777" w:rsidR="00DC2CE4" w:rsidRDefault="00DC2CE4" w:rsidP="00DC2CE4">
            <w:pPr>
              <w:pStyle w:val="XML1"/>
            </w:pPr>
            <w:r>
              <w:t xml:space="preserve">                &lt;/xs:complexType&gt;</w:t>
            </w:r>
          </w:p>
          <w:p w14:paraId="679AF9B5" w14:textId="77777777" w:rsidR="00DC2CE4" w:rsidRDefault="00DC2CE4" w:rsidP="00DC2CE4">
            <w:pPr>
              <w:pStyle w:val="XML1"/>
            </w:pPr>
            <w:r>
              <w:t xml:space="preserve">              &lt;/xs:element&gt;</w:t>
            </w:r>
          </w:p>
          <w:p w14:paraId="3F6A81ED" w14:textId="77777777" w:rsidR="00DC2CE4" w:rsidRDefault="00DC2CE4" w:rsidP="00DC2CE4">
            <w:pPr>
              <w:pStyle w:val="XML1"/>
            </w:pPr>
            <w:r>
              <w:t xml:space="preserve">            &lt;/xs:sequence&gt;</w:t>
            </w:r>
          </w:p>
          <w:p w14:paraId="74072D86" w14:textId="77777777" w:rsidR="00DC2CE4" w:rsidRDefault="00DC2CE4" w:rsidP="00DC2CE4">
            <w:pPr>
              <w:pStyle w:val="XML1"/>
            </w:pPr>
            <w:r>
              <w:t xml:space="preserve">          &lt;/xs:complexType&gt;</w:t>
            </w:r>
          </w:p>
          <w:p w14:paraId="526A5202" w14:textId="77777777" w:rsidR="00DC2CE4" w:rsidRDefault="00DC2CE4" w:rsidP="00DC2CE4">
            <w:pPr>
              <w:pStyle w:val="XML1"/>
            </w:pPr>
            <w:r>
              <w:t xml:space="preserve">          &lt;xs:key name="key_resources_capable-switch_port"&gt;</w:t>
            </w:r>
          </w:p>
          <w:p w14:paraId="53D8F8F5" w14:textId="77777777" w:rsidR="00DC2CE4" w:rsidRDefault="00DC2CE4" w:rsidP="00DC2CE4">
            <w:pPr>
              <w:pStyle w:val="XML1"/>
            </w:pPr>
            <w:r>
              <w:t xml:space="preserve">            &lt;xs:selector xpath="of11-config:port"/&gt;</w:t>
            </w:r>
          </w:p>
          <w:p w14:paraId="45D3ADDD" w14:textId="77777777" w:rsidR="00DC2CE4" w:rsidRDefault="00DC2CE4" w:rsidP="00DC2CE4">
            <w:pPr>
              <w:pStyle w:val="XML1"/>
            </w:pPr>
            <w:r>
              <w:t xml:space="preserve">            &lt;xs:field xpath="of11-config:resource-id"/&gt;</w:t>
            </w:r>
          </w:p>
          <w:p w14:paraId="64C1CF79" w14:textId="77777777" w:rsidR="00DC2CE4" w:rsidRDefault="00DC2CE4" w:rsidP="00DC2CE4">
            <w:pPr>
              <w:pStyle w:val="XML1"/>
            </w:pPr>
            <w:r>
              <w:t xml:space="preserve">          &lt;/xs:key&gt;</w:t>
            </w:r>
          </w:p>
          <w:p w14:paraId="7A414D24" w14:textId="77777777" w:rsidR="00DC2CE4" w:rsidRDefault="00DC2CE4" w:rsidP="00DC2CE4">
            <w:pPr>
              <w:pStyle w:val="XML1"/>
            </w:pPr>
            <w:r>
              <w:t xml:space="preserve">          &lt;xs:key name="key_resources_capable-switch_queue"&gt;</w:t>
            </w:r>
          </w:p>
          <w:p w14:paraId="36394568" w14:textId="77777777" w:rsidR="00DC2CE4" w:rsidRDefault="00DC2CE4" w:rsidP="00DC2CE4">
            <w:pPr>
              <w:pStyle w:val="XML1"/>
            </w:pPr>
            <w:r>
              <w:t xml:space="preserve">            &lt;xs:selector xpath="of11-config:queue"/&gt;</w:t>
            </w:r>
          </w:p>
          <w:p w14:paraId="4E286CD7" w14:textId="77777777" w:rsidR="00DC2CE4" w:rsidRDefault="00DC2CE4" w:rsidP="00DC2CE4">
            <w:pPr>
              <w:pStyle w:val="XML1"/>
            </w:pPr>
            <w:r>
              <w:t xml:space="preserve">            &lt;xs:field xpath="of11-config:resource-id"/&gt;</w:t>
            </w:r>
          </w:p>
          <w:p w14:paraId="7FE44792" w14:textId="77777777" w:rsidR="00DC2CE4" w:rsidRDefault="00DC2CE4" w:rsidP="00DC2CE4">
            <w:pPr>
              <w:pStyle w:val="XML1"/>
            </w:pPr>
            <w:r>
              <w:t xml:space="preserve">          &lt;/xs:key&gt;</w:t>
            </w:r>
          </w:p>
          <w:p w14:paraId="739AB993" w14:textId="77777777" w:rsidR="00DC2CE4" w:rsidRDefault="00DC2CE4" w:rsidP="00DC2CE4">
            <w:pPr>
              <w:pStyle w:val="XML1"/>
            </w:pPr>
            <w:r>
              <w:t xml:space="preserve">          &lt;xs:key name="key_resources_capable-switch_owned-certificate"&gt;</w:t>
            </w:r>
          </w:p>
          <w:p w14:paraId="11CE4141" w14:textId="77777777" w:rsidR="00DC2CE4" w:rsidRDefault="00DC2CE4" w:rsidP="00DC2CE4">
            <w:pPr>
              <w:pStyle w:val="XML1"/>
            </w:pPr>
            <w:r>
              <w:t xml:space="preserve">            &lt;xs:selector xpath="of11-config:owned-certificate"/&gt;</w:t>
            </w:r>
          </w:p>
          <w:p w14:paraId="30AA100A" w14:textId="77777777" w:rsidR="00DC2CE4" w:rsidRDefault="00DC2CE4" w:rsidP="00DC2CE4">
            <w:pPr>
              <w:pStyle w:val="XML1"/>
            </w:pPr>
            <w:r>
              <w:lastRenderedPageBreak/>
              <w:t xml:space="preserve">            &lt;xs:field xpath="of11-config:resource-id"/&gt;</w:t>
            </w:r>
          </w:p>
          <w:p w14:paraId="073616AB" w14:textId="77777777" w:rsidR="00DC2CE4" w:rsidRDefault="00DC2CE4" w:rsidP="00DC2CE4">
            <w:pPr>
              <w:pStyle w:val="XML1"/>
            </w:pPr>
            <w:r>
              <w:t xml:space="preserve">          &lt;/xs:key&gt;</w:t>
            </w:r>
          </w:p>
          <w:p w14:paraId="41105917" w14:textId="77777777" w:rsidR="00DC2CE4" w:rsidRDefault="00DC2CE4" w:rsidP="00DC2CE4">
            <w:pPr>
              <w:pStyle w:val="XML1"/>
            </w:pPr>
            <w:r>
              <w:t xml:space="preserve">          &lt;xs:key name="key_resources_capable-switch_external-certificate"&gt;</w:t>
            </w:r>
          </w:p>
          <w:p w14:paraId="2B369F53" w14:textId="77777777" w:rsidR="00DC2CE4" w:rsidRDefault="00DC2CE4" w:rsidP="00DC2CE4">
            <w:pPr>
              <w:pStyle w:val="XML1"/>
            </w:pPr>
            <w:r>
              <w:t xml:space="preserve">            &lt;xs:selector xpath="of11-config:external-certificate"/&gt;</w:t>
            </w:r>
          </w:p>
          <w:p w14:paraId="698AF011" w14:textId="77777777" w:rsidR="00DC2CE4" w:rsidRDefault="00DC2CE4" w:rsidP="00DC2CE4">
            <w:pPr>
              <w:pStyle w:val="XML1"/>
            </w:pPr>
            <w:r>
              <w:t xml:space="preserve">            &lt;xs:field xpath="of11-config:resource-id"/&gt;</w:t>
            </w:r>
          </w:p>
          <w:p w14:paraId="1228AFDE" w14:textId="77777777" w:rsidR="00DC2CE4" w:rsidRDefault="00DC2CE4" w:rsidP="00DC2CE4">
            <w:pPr>
              <w:pStyle w:val="XML1"/>
            </w:pPr>
            <w:r>
              <w:t xml:space="preserve">          &lt;/xs:key&gt;</w:t>
            </w:r>
          </w:p>
          <w:p w14:paraId="3DEF9C82" w14:textId="77777777" w:rsidR="00DC2CE4" w:rsidRDefault="00DC2CE4" w:rsidP="00DC2CE4">
            <w:pPr>
              <w:pStyle w:val="XML1"/>
            </w:pPr>
            <w:r>
              <w:t xml:space="preserve">          &lt;xs:key name="key_resources_capable-switch_flow-table"&gt;</w:t>
            </w:r>
          </w:p>
          <w:p w14:paraId="2C53FE4B" w14:textId="77777777" w:rsidR="00DC2CE4" w:rsidRDefault="00DC2CE4" w:rsidP="00DC2CE4">
            <w:pPr>
              <w:pStyle w:val="XML1"/>
            </w:pPr>
            <w:r>
              <w:t xml:space="preserve">            &lt;xs:selector xpath="of11-config:flow-table"/&gt;</w:t>
            </w:r>
          </w:p>
          <w:p w14:paraId="2D4F5FA2" w14:textId="77777777" w:rsidR="00DC2CE4" w:rsidRDefault="00DC2CE4" w:rsidP="00DC2CE4">
            <w:pPr>
              <w:pStyle w:val="XML1"/>
            </w:pPr>
            <w:r>
              <w:t xml:space="preserve">            &lt;xs:field xpath="of11-config:resource-id"/&gt;</w:t>
            </w:r>
          </w:p>
          <w:p w14:paraId="5914A244" w14:textId="77777777" w:rsidR="00DC2CE4" w:rsidRDefault="00DC2CE4" w:rsidP="00DC2CE4">
            <w:pPr>
              <w:pStyle w:val="XML1"/>
            </w:pPr>
            <w:r>
              <w:t xml:space="preserve">          &lt;/xs:key&gt;</w:t>
            </w:r>
          </w:p>
          <w:p w14:paraId="07A1F16F" w14:textId="77777777" w:rsidR="00DC2CE4" w:rsidRDefault="00DC2CE4" w:rsidP="00DC2CE4">
            <w:pPr>
              <w:pStyle w:val="XML1"/>
            </w:pPr>
            <w:r>
              <w:t xml:space="preserve">        &lt;/xs:element&gt;</w:t>
            </w:r>
          </w:p>
          <w:p w14:paraId="6AB7E3EC" w14:textId="77777777" w:rsidR="00DC2CE4" w:rsidRDefault="00DC2CE4" w:rsidP="00DC2CE4">
            <w:pPr>
              <w:pStyle w:val="XML1"/>
            </w:pPr>
            <w:r>
              <w:t xml:space="preserve">        &lt;xs:element name="logical-switches" minOccurs="0"&gt;</w:t>
            </w:r>
          </w:p>
          <w:p w14:paraId="2BAFC235" w14:textId="77777777" w:rsidR="00DC2CE4" w:rsidRDefault="00DC2CE4" w:rsidP="00DC2CE4">
            <w:pPr>
              <w:pStyle w:val="XML1"/>
            </w:pPr>
            <w:r>
              <w:t xml:space="preserve">          &lt;xs:annotation&gt;</w:t>
            </w:r>
          </w:p>
          <w:p w14:paraId="10BA2D32" w14:textId="77777777" w:rsidR="00DC2CE4" w:rsidRDefault="00DC2CE4" w:rsidP="00DC2CE4">
            <w:pPr>
              <w:pStyle w:val="XML1"/>
            </w:pPr>
            <w:r>
              <w:t xml:space="preserve">            &lt;xs:documentation&gt;</w:t>
            </w:r>
          </w:p>
          <w:p w14:paraId="516484A5" w14:textId="77777777" w:rsidR="00DC2CE4" w:rsidRDefault="00DC2CE4" w:rsidP="00DC2CE4">
            <w:pPr>
              <w:pStyle w:val="XML1"/>
            </w:pPr>
            <w:r>
              <w:t xml:space="preserve">              This element contains a list of all OpenFlow </w:t>
            </w:r>
          </w:p>
          <w:p w14:paraId="18419199" w14:textId="77777777" w:rsidR="00DC2CE4" w:rsidRDefault="00DC2CE4" w:rsidP="00DC2CE4">
            <w:pPr>
              <w:pStyle w:val="XML1"/>
            </w:pPr>
            <w:r>
              <w:t xml:space="preserve">              Logical Switches available at the OpenFlow Capable</w:t>
            </w:r>
          </w:p>
          <w:p w14:paraId="267B6463" w14:textId="77777777" w:rsidR="00DC2CE4" w:rsidRDefault="00DC2CE4" w:rsidP="00DC2CE4">
            <w:pPr>
              <w:pStyle w:val="XML1"/>
            </w:pPr>
            <w:r>
              <w:t xml:space="preserve">              Switch.</w:t>
            </w:r>
          </w:p>
          <w:p w14:paraId="66C70094" w14:textId="77777777" w:rsidR="00DC2CE4" w:rsidRDefault="00DC2CE4" w:rsidP="00DC2CE4">
            <w:pPr>
              <w:pStyle w:val="XML1"/>
            </w:pPr>
            <w:r>
              <w:t xml:space="preserve">            &lt;/xs:documentation&gt;</w:t>
            </w:r>
          </w:p>
          <w:p w14:paraId="7B6E2D11" w14:textId="77777777" w:rsidR="00DC2CE4" w:rsidRDefault="00DC2CE4" w:rsidP="00DC2CE4">
            <w:pPr>
              <w:pStyle w:val="XML1"/>
            </w:pPr>
            <w:r>
              <w:t xml:space="preserve">          &lt;/xs:annotation&gt;</w:t>
            </w:r>
          </w:p>
          <w:p w14:paraId="4CC3D651" w14:textId="77777777" w:rsidR="00DC2CE4" w:rsidRDefault="00DC2CE4" w:rsidP="00DC2CE4">
            <w:pPr>
              <w:pStyle w:val="XML1"/>
            </w:pPr>
            <w:r>
              <w:t xml:space="preserve">          &lt;xs:complexType&gt;</w:t>
            </w:r>
          </w:p>
          <w:p w14:paraId="1001C5E8" w14:textId="77777777" w:rsidR="00DC2CE4" w:rsidRDefault="00DC2CE4" w:rsidP="00DC2CE4">
            <w:pPr>
              <w:pStyle w:val="XML1"/>
            </w:pPr>
            <w:r>
              <w:t xml:space="preserve">            &lt;xs:sequence&gt;</w:t>
            </w:r>
          </w:p>
          <w:p w14:paraId="2F121F03" w14:textId="77777777" w:rsidR="00DC2CE4" w:rsidRDefault="00DC2CE4" w:rsidP="00DC2CE4">
            <w:pPr>
              <w:pStyle w:val="XML1"/>
            </w:pPr>
            <w:r>
              <w:t xml:space="preserve">              &lt;xs:element name="switch" minOccurs="0" maxOccurs="unbounded"&gt;</w:t>
            </w:r>
          </w:p>
          <w:p w14:paraId="653C85BD" w14:textId="77777777" w:rsidR="00DC2CE4" w:rsidRDefault="00DC2CE4" w:rsidP="00DC2CE4">
            <w:pPr>
              <w:pStyle w:val="XML1"/>
            </w:pPr>
            <w:r>
              <w:t xml:space="preserve">                &lt;xs:annotation&gt;</w:t>
            </w:r>
          </w:p>
          <w:p w14:paraId="5DE380B8" w14:textId="77777777" w:rsidR="00DC2CE4" w:rsidRDefault="00DC2CE4" w:rsidP="00DC2CE4">
            <w:pPr>
              <w:pStyle w:val="XML1"/>
            </w:pPr>
            <w:r>
              <w:t xml:space="preserve">                  &lt;xs:documentation&gt;</w:t>
            </w:r>
          </w:p>
          <w:p w14:paraId="7BCE039C" w14:textId="77777777" w:rsidR="00DC2CE4" w:rsidRDefault="00DC2CE4" w:rsidP="00DC2CE4">
            <w:pPr>
              <w:pStyle w:val="XML1"/>
            </w:pPr>
            <w:r>
              <w:t xml:space="preserve">                    The list of all OpenFlow Logical Switches on</w:t>
            </w:r>
          </w:p>
          <w:p w14:paraId="296D5FAD" w14:textId="77777777" w:rsidR="00DC2CE4" w:rsidRDefault="00DC2CE4" w:rsidP="00DC2CE4">
            <w:pPr>
              <w:pStyle w:val="XML1"/>
            </w:pPr>
            <w:r>
              <w:t xml:space="preserve">                    the OpenFlow Capable Switch.</w:t>
            </w:r>
          </w:p>
          <w:p w14:paraId="63FC27D1" w14:textId="77777777" w:rsidR="00DC2CE4" w:rsidRDefault="00DC2CE4" w:rsidP="00DC2CE4">
            <w:pPr>
              <w:pStyle w:val="XML1"/>
            </w:pPr>
          </w:p>
          <w:p w14:paraId="5B907110" w14:textId="77777777" w:rsidR="00DC2CE4" w:rsidRDefault="00DC2CE4" w:rsidP="00DC2CE4">
            <w:pPr>
              <w:pStyle w:val="XML1"/>
            </w:pPr>
            <w:r>
              <w:t xml:space="preserve">                    The element 'resource-id' of OFLogicalSwitchType MUST be</w:t>
            </w:r>
          </w:p>
          <w:p w14:paraId="4F4E617B" w14:textId="77777777" w:rsidR="00DC2CE4" w:rsidRDefault="00DC2CE4" w:rsidP="00DC2CE4">
            <w:pPr>
              <w:pStyle w:val="XML1"/>
            </w:pPr>
            <w:r>
              <w:t xml:space="preserve">                    unique within this list.</w:t>
            </w:r>
          </w:p>
          <w:p w14:paraId="0CFE9064" w14:textId="77777777" w:rsidR="00DC2CE4" w:rsidRDefault="00DC2CE4" w:rsidP="00DC2CE4">
            <w:pPr>
              <w:pStyle w:val="XML1"/>
            </w:pPr>
            <w:r>
              <w:t xml:space="preserve">                  &lt;/xs:documentation&gt;</w:t>
            </w:r>
          </w:p>
          <w:p w14:paraId="1CF6049A" w14:textId="77777777" w:rsidR="00DC2CE4" w:rsidRDefault="00DC2CE4" w:rsidP="00DC2CE4">
            <w:pPr>
              <w:pStyle w:val="XML1"/>
            </w:pPr>
            <w:r>
              <w:t xml:space="preserve">                &lt;/xs:annotation&gt;</w:t>
            </w:r>
          </w:p>
          <w:p w14:paraId="251B4B3C" w14:textId="77777777" w:rsidR="00DC2CE4" w:rsidRDefault="00DC2CE4" w:rsidP="00DC2CE4">
            <w:pPr>
              <w:pStyle w:val="XML1"/>
            </w:pPr>
            <w:r>
              <w:t xml:space="preserve">                &lt;xs:complexType&gt;</w:t>
            </w:r>
          </w:p>
          <w:p w14:paraId="2321F49F" w14:textId="77777777" w:rsidR="00DC2CE4" w:rsidRDefault="00DC2CE4" w:rsidP="00DC2CE4">
            <w:pPr>
              <w:pStyle w:val="XML1"/>
            </w:pPr>
            <w:r>
              <w:t xml:space="preserve">                  &lt;xs:sequence&gt;</w:t>
            </w:r>
          </w:p>
          <w:p w14:paraId="68B23799" w14:textId="77777777" w:rsidR="00DC2CE4" w:rsidRDefault="00DC2CE4" w:rsidP="00DC2CE4">
            <w:pPr>
              <w:pStyle w:val="XML1"/>
            </w:pPr>
            <w:r>
              <w:t xml:space="preserve">                    &lt;xs:group ref="OFLogicalSwitchType"/&gt;</w:t>
            </w:r>
          </w:p>
          <w:p w14:paraId="180BDF7F" w14:textId="77777777" w:rsidR="00DC2CE4" w:rsidRDefault="00DC2CE4" w:rsidP="00DC2CE4">
            <w:pPr>
              <w:pStyle w:val="XML1"/>
            </w:pPr>
            <w:r>
              <w:t xml:space="preserve">                  &lt;/xs:sequence&gt;</w:t>
            </w:r>
          </w:p>
          <w:p w14:paraId="1A89C8BB" w14:textId="77777777" w:rsidR="00DC2CE4" w:rsidRDefault="00DC2CE4" w:rsidP="00DC2CE4">
            <w:pPr>
              <w:pStyle w:val="XML1"/>
            </w:pPr>
            <w:r>
              <w:t xml:space="preserve">                &lt;/xs:complexType&gt;</w:t>
            </w:r>
          </w:p>
          <w:p w14:paraId="32E66D40" w14:textId="77777777" w:rsidR="00DC2CE4" w:rsidRDefault="00DC2CE4" w:rsidP="00DC2CE4">
            <w:pPr>
              <w:pStyle w:val="XML1"/>
            </w:pPr>
            <w:r>
              <w:t xml:space="preserve">              &lt;/xs:element&gt;</w:t>
            </w:r>
          </w:p>
          <w:p w14:paraId="4CF9F662" w14:textId="77777777" w:rsidR="00DC2CE4" w:rsidRDefault="00DC2CE4" w:rsidP="00DC2CE4">
            <w:pPr>
              <w:pStyle w:val="XML1"/>
            </w:pPr>
            <w:r>
              <w:t xml:space="preserve">            &lt;/xs:sequence&gt;</w:t>
            </w:r>
          </w:p>
          <w:p w14:paraId="2C6DE80B" w14:textId="77777777" w:rsidR="00DC2CE4" w:rsidRDefault="00DC2CE4" w:rsidP="00DC2CE4">
            <w:pPr>
              <w:pStyle w:val="XML1"/>
            </w:pPr>
            <w:r>
              <w:t xml:space="preserve">          &lt;/xs:complexType&gt;</w:t>
            </w:r>
          </w:p>
          <w:p w14:paraId="0F6BAAB1" w14:textId="77777777" w:rsidR="00DC2CE4" w:rsidRDefault="00DC2CE4" w:rsidP="00DC2CE4">
            <w:pPr>
              <w:pStyle w:val="XML1"/>
            </w:pPr>
            <w:r>
              <w:t xml:space="preserve">          &lt;xs:key name="key_logical-switches_capable-switch_switch"&gt;</w:t>
            </w:r>
          </w:p>
          <w:p w14:paraId="308000B9" w14:textId="77777777" w:rsidR="00DC2CE4" w:rsidRDefault="00DC2CE4" w:rsidP="00DC2CE4">
            <w:pPr>
              <w:pStyle w:val="XML1"/>
            </w:pPr>
            <w:r>
              <w:t xml:space="preserve">            &lt;xs:selector xpath="of11-config:switch"/&gt;</w:t>
            </w:r>
          </w:p>
          <w:p w14:paraId="39A88A6E" w14:textId="77777777" w:rsidR="00DC2CE4" w:rsidRDefault="00DC2CE4" w:rsidP="00DC2CE4">
            <w:pPr>
              <w:pStyle w:val="XML1"/>
            </w:pPr>
            <w:r>
              <w:t xml:space="preserve">            &lt;xs:field xpath="of11-config:id"/&gt;</w:t>
            </w:r>
          </w:p>
          <w:p w14:paraId="11D373E8" w14:textId="77777777" w:rsidR="00DC2CE4" w:rsidRDefault="00DC2CE4" w:rsidP="00DC2CE4">
            <w:pPr>
              <w:pStyle w:val="XML1"/>
            </w:pPr>
            <w:r>
              <w:t xml:space="preserve">          &lt;/xs:key&gt;</w:t>
            </w:r>
          </w:p>
          <w:p w14:paraId="78124BDE" w14:textId="77777777" w:rsidR="00DC2CE4" w:rsidRDefault="00DC2CE4" w:rsidP="00DC2CE4">
            <w:pPr>
              <w:pStyle w:val="XML1"/>
            </w:pPr>
            <w:r>
              <w:t xml:space="preserve">        &lt;/xs:element&gt;</w:t>
            </w:r>
          </w:p>
          <w:p w14:paraId="70F57384" w14:textId="77777777" w:rsidR="00DC2CE4" w:rsidRDefault="00DC2CE4" w:rsidP="00DC2CE4">
            <w:pPr>
              <w:pStyle w:val="XML1"/>
            </w:pPr>
            <w:r>
              <w:t xml:space="preserve">      &lt;/xs:sequence&gt;</w:t>
            </w:r>
          </w:p>
          <w:p w14:paraId="135D7023" w14:textId="77777777" w:rsidR="00DC2CE4" w:rsidRDefault="00DC2CE4" w:rsidP="00DC2CE4">
            <w:pPr>
              <w:pStyle w:val="XML1"/>
            </w:pPr>
            <w:r>
              <w:t xml:space="preserve">    &lt;/xs:complexType&gt;</w:t>
            </w:r>
          </w:p>
          <w:p w14:paraId="0DB109B7" w14:textId="02A3B8D3" w:rsidR="00D84428" w:rsidRPr="009F1B7D" w:rsidRDefault="00DC2CE4" w:rsidP="00DC2CE4">
            <w:pPr>
              <w:pStyle w:val="XML1"/>
            </w:pPr>
            <w:r>
              <w:t xml:space="preserve">  &lt;/xs:element&gt;</w:t>
            </w:r>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878" w:name="_Toc358291583"/>
      <w:r>
        <w:t>XML Example</w:t>
      </w:r>
      <w:bookmarkEnd w:id="878"/>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lastRenderedPageBreak/>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879" w:name="_Toc335146813"/>
      <w:bookmarkStart w:id="880" w:name="_Toc335146814"/>
      <w:bookmarkStart w:id="881" w:name="_Toc335146815"/>
      <w:bookmarkStart w:id="882" w:name="_Toc335146816"/>
      <w:bookmarkStart w:id="883" w:name="_Toc335146817"/>
      <w:bookmarkStart w:id="884" w:name="_Toc335146818"/>
      <w:bookmarkStart w:id="885" w:name="_Toc335146976"/>
      <w:bookmarkStart w:id="886" w:name="_Toc358291584"/>
      <w:bookmarkEnd w:id="879"/>
      <w:bookmarkEnd w:id="880"/>
      <w:bookmarkEnd w:id="881"/>
      <w:bookmarkEnd w:id="882"/>
      <w:bookmarkEnd w:id="883"/>
      <w:bookmarkEnd w:id="884"/>
      <w:bookmarkEnd w:id="885"/>
      <w:r>
        <w:lastRenderedPageBreak/>
        <w:t>OpenFlow Configuration Point</w:t>
      </w:r>
      <w:bookmarkEnd w:id="886"/>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887" w:name="_Toc315953989"/>
      <w:bookmarkStart w:id="888" w:name="_Toc316542499"/>
      <w:bookmarkStart w:id="889" w:name="_Toc358291585"/>
      <w:r w:rsidRPr="00DB42FD">
        <w:t>UML Diagram</w:t>
      </w:r>
      <w:bookmarkEnd w:id="887"/>
      <w:bookmarkEnd w:id="888"/>
      <w:bookmarkEnd w:id="889"/>
    </w:p>
    <w:p w14:paraId="55724BE6" w14:textId="679254FF" w:rsidR="00A47610" w:rsidRPr="009F1B7D" w:rsidRDefault="00CA2CAF" w:rsidP="00A47610">
      <w:pPr>
        <w:keepNext/>
        <w:jc w:val="center"/>
      </w:pPr>
      <w:r>
        <w:object w:dxaOrig="3214" w:dyaOrig="2755" w14:anchorId="7EAA552B">
          <v:shape id="_x0000_i1029" type="#_x0000_t75" style="width:160pt;height:137pt" o:ole="">
            <v:imagedata r:id="rId25" o:title=""/>
          </v:shape>
          <o:OLEObject Type="Embed" ProgID="Visio.Drawing.11" ShapeID="_x0000_i1029" DrawAspect="Content" ObjectID="_1316854720" r:id="rId26"/>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BA30A0">
      <w:pPr>
        <w:pStyle w:val="Heading3"/>
      </w:pPr>
      <w:bookmarkStart w:id="890" w:name="_Toc315953990"/>
      <w:bookmarkStart w:id="891" w:name="_Toc316542500"/>
      <w:bookmarkStart w:id="892" w:name="_Toc358291586"/>
      <w:r w:rsidRPr="00DB42FD">
        <w:t>XML Schema</w:t>
      </w:r>
      <w:bookmarkEnd w:id="890"/>
      <w:bookmarkEnd w:id="891"/>
      <w:bookmarkEnd w:id="892"/>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25A1363B" w14:textId="77777777" w:rsidTr="00C128FA">
        <w:tc>
          <w:tcPr>
            <w:tcW w:w="8820" w:type="dxa"/>
            <w:shd w:val="clear" w:color="auto" w:fill="C8FCCD"/>
          </w:tcPr>
          <w:p w14:paraId="3A8F464F" w14:textId="01A87AB3" w:rsidR="00DC2CE4" w:rsidRDefault="00DC2CE4" w:rsidP="00DC2CE4">
            <w:pPr>
              <w:pStyle w:val="XML1"/>
            </w:pPr>
            <w:r>
              <w:t xml:space="preserve">  &lt;xs:group name="OFConfigurationPointType"&gt;</w:t>
            </w:r>
          </w:p>
          <w:p w14:paraId="25890C8F" w14:textId="77777777" w:rsidR="00DC2CE4" w:rsidRDefault="00DC2CE4" w:rsidP="00DC2CE4">
            <w:pPr>
              <w:pStyle w:val="XML1"/>
            </w:pPr>
            <w:r>
              <w:t xml:space="preserve">    &lt;xs:annotation&gt;</w:t>
            </w:r>
          </w:p>
          <w:p w14:paraId="15B384D9" w14:textId="77777777" w:rsidR="00DC2CE4" w:rsidRDefault="00DC2CE4" w:rsidP="00DC2CE4">
            <w:pPr>
              <w:pStyle w:val="XML1"/>
            </w:pPr>
            <w:r>
              <w:t xml:space="preserve">      &lt;xs:documentation&gt;</w:t>
            </w:r>
          </w:p>
          <w:p w14:paraId="22FC2378" w14:textId="77777777" w:rsidR="00DC2CE4" w:rsidRDefault="00DC2CE4" w:rsidP="00DC2CE4">
            <w:pPr>
              <w:pStyle w:val="XML1"/>
            </w:pPr>
            <w:r>
              <w:t xml:space="preserve">        Representation of an OpenFlow Configuration Point.</w:t>
            </w:r>
          </w:p>
          <w:p w14:paraId="3DE973A2" w14:textId="77777777" w:rsidR="00DC2CE4" w:rsidRDefault="00DC2CE4" w:rsidP="00DC2CE4">
            <w:pPr>
              <w:pStyle w:val="XML1"/>
            </w:pPr>
            <w:r>
              <w:t xml:space="preserve">        Instances of the Configuration Point class SHOULD be stored </w:t>
            </w:r>
          </w:p>
          <w:p w14:paraId="4005DACE" w14:textId="77777777" w:rsidR="00DC2CE4" w:rsidRDefault="00DC2CE4" w:rsidP="00DC2CE4">
            <w:pPr>
              <w:pStyle w:val="XML1"/>
            </w:pPr>
            <w:r>
              <w:t xml:space="preserve">        persistently across reboots of the OpenFlow Capable Switch.</w:t>
            </w:r>
          </w:p>
          <w:p w14:paraId="3BA7D938" w14:textId="77777777" w:rsidR="00DC2CE4" w:rsidRDefault="00DC2CE4" w:rsidP="00DC2CE4">
            <w:pPr>
              <w:pStyle w:val="XML1"/>
            </w:pPr>
            <w:r>
              <w:t xml:space="preserve">            </w:t>
            </w:r>
          </w:p>
          <w:p w14:paraId="3144FEA7" w14:textId="77777777" w:rsidR="00DC2CE4" w:rsidRDefault="00DC2CE4" w:rsidP="00DC2CE4">
            <w:pPr>
              <w:pStyle w:val="XML1"/>
            </w:pPr>
            <w:r>
              <w:t xml:space="preserve">        When a connection is established between an OpenFlow Capable </w:t>
            </w:r>
          </w:p>
          <w:p w14:paraId="3EEA272F" w14:textId="77777777" w:rsidR="00DC2CE4" w:rsidRDefault="00DC2CE4" w:rsidP="00DC2CE4">
            <w:pPr>
              <w:pStyle w:val="XML1"/>
            </w:pPr>
            <w:r>
              <w:t xml:space="preserve">        Switch and a Configuration Point the switch  MUST store the </w:t>
            </w:r>
          </w:p>
          <w:p w14:paraId="37EDF9BC" w14:textId="77777777" w:rsidR="00DC2CE4" w:rsidRDefault="00DC2CE4" w:rsidP="00DC2CE4">
            <w:pPr>
              <w:pStyle w:val="XML1"/>
            </w:pPr>
            <w:r>
              <w:t xml:space="preserve">        connection information in an instance of the Configuration </w:t>
            </w:r>
          </w:p>
          <w:p w14:paraId="3F927BF6" w14:textId="77777777" w:rsidR="00DC2CE4" w:rsidRDefault="00DC2CE4" w:rsidP="00DC2CE4">
            <w:pPr>
              <w:pStyle w:val="XML1"/>
            </w:pPr>
            <w:r>
              <w:t xml:space="preserve">        Point class. If such an instance does not exist, the OpenFlow</w:t>
            </w:r>
          </w:p>
          <w:p w14:paraId="71AA5DF6" w14:textId="77777777" w:rsidR="00DC2CE4" w:rsidRDefault="00DC2CE4" w:rsidP="00DC2CE4">
            <w:pPr>
              <w:pStyle w:val="XML1"/>
            </w:pPr>
            <w:r>
              <w:t xml:space="preserve">        Capable Switch MUST create an instance where it then stores </w:t>
            </w:r>
          </w:p>
          <w:p w14:paraId="2FE39F27" w14:textId="77777777" w:rsidR="00DC2CE4" w:rsidRDefault="00DC2CE4" w:rsidP="00DC2CE4">
            <w:pPr>
              <w:pStyle w:val="XML1"/>
            </w:pPr>
            <w:r>
              <w:lastRenderedPageBreak/>
              <w:t xml:space="preserve">        the connection information.</w:t>
            </w:r>
          </w:p>
          <w:p w14:paraId="4A5D6D84" w14:textId="77777777" w:rsidR="00DC2CE4" w:rsidRDefault="00DC2CE4" w:rsidP="00DC2CE4">
            <w:pPr>
              <w:pStyle w:val="XML1"/>
            </w:pPr>
            <w:r>
              <w:t xml:space="preserve">            </w:t>
            </w:r>
          </w:p>
          <w:p w14:paraId="7D3F2C54" w14:textId="77777777" w:rsidR="00DC2CE4" w:rsidRDefault="00DC2CE4" w:rsidP="00DC2CE4">
            <w:pPr>
              <w:pStyle w:val="XML1"/>
            </w:pPr>
            <w:r>
              <w:t xml:space="preserve">        An OpenFlow Capable Switch that cannot initiate a connection </w:t>
            </w:r>
          </w:p>
          <w:p w14:paraId="7B948860" w14:textId="77777777" w:rsidR="00DC2CE4" w:rsidRDefault="00DC2CE4" w:rsidP="00DC2CE4">
            <w:pPr>
              <w:pStyle w:val="XML1"/>
            </w:pPr>
            <w:r>
              <w:t xml:space="preserve">        to a configuration point does not have to implement the </w:t>
            </w:r>
          </w:p>
          <w:p w14:paraId="0C40C071" w14:textId="77777777" w:rsidR="00DC2CE4" w:rsidRDefault="00DC2CE4" w:rsidP="00DC2CE4">
            <w:pPr>
              <w:pStyle w:val="XML1"/>
            </w:pPr>
            <w:r>
              <w:t xml:space="preserve">        Configuration Point class. It SHOULD block attempts to write</w:t>
            </w:r>
          </w:p>
          <w:p w14:paraId="2B236261" w14:textId="77777777" w:rsidR="00DC2CE4" w:rsidRDefault="00DC2CE4" w:rsidP="00DC2CE4">
            <w:pPr>
              <w:pStyle w:val="XML1"/>
            </w:pPr>
            <w:r>
              <w:t xml:space="preserve">        to instances of the Configuration Point class with NETCONF </w:t>
            </w:r>
          </w:p>
          <w:p w14:paraId="0781E6FA" w14:textId="77777777" w:rsidR="00DC2CE4" w:rsidRDefault="00DC2CE4" w:rsidP="00DC2CE4">
            <w:pPr>
              <w:pStyle w:val="XML1"/>
            </w:pPr>
            <w:r>
              <w:t xml:space="preserve">        &amp;lt;edit-config&amp;gt; operations.</w:t>
            </w:r>
          </w:p>
          <w:p w14:paraId="1D86C017" w14:textId="77777777" w:rsidR="00DC2CE4" w:rsidRDefault="00DC2CE4" w:rsidP="00DC2CE4">
            <w:pPr>
              <w:pStyle w:val="XML1"/>
            </w:pPr>
          </w:p>
          <w:p w14:paraId="5583FFD5" w14:textId="77777777" w:rsidR="00DC2CE4" w:rsidRDefault="00DC2CE4" w:rsidP="00DC2CE4">
            <w:pPr>
              <w:pStyle w:val="XML1"/>
            </w:pPr>
            <w:r>
              <w:t xml:space="preserve">        NETCONF &amp;lt;edit-config&amp;gt; operations MUST be implemented as </w:t>
            </w:r>
          </w:p>
          <w:p w14:paraId="43FA612D" w14:textId="77777777" w:rsidR="00DC2CE4" w:rsidRDefault="00DC2CE4" w:rsidP="00DC2CE4">
            <w:pPr>
              <w:pStyle w:val="XML1"/>
            </w:pPr>
            <w:r>
              <w:t xml:space="preserve">        follows: </w:t>
            </w:r>
          </w:p>
          <w:p w14:paraId="776ECA2B" w14:textId="77777777" w:rsidR="00DC2CE4" w:rsidRDefault="00DC2CE4" w:rsidP="00DC2CE4">
            <w:pPr>
              <w:pStyle w:val="XML1"/>
            </w:pPr>
          </w:p>
          <w:p w14:paraId="704ED71E" w14:textId="77777777" w:rsidR="00DC2CE4" w:rsidRDefault="00DC2CE4" w:rsidP="00DC2CE4">
            <w:pPr>
              <w:pStyle w:val="XML1"/>
            </w:pPr>
            <w:r>
              <w:t xml:space="preserve">        * The 'id' element MUST be present at all &amp;lt;edit-config&amp;gt;</w:t>
            </w:r>
          </w:p>
          <w:p w14:paraId="1B9F91B6" w14:textId="77777777" w:rsidR="00DC2CE4" w:rsidRDefault="00DC2CE4" w:rsidP="00DC2CE4">
            <w:pPr>
              <w:pStyle w:val="XML1"/>
            </w:pPr>
            <w:r>
              <w:t xml:space="preserve">        operations to identify the configuration point.</w:t>
            </w:r>
          </w:p>
          <w:p w14:paraId="53A5B7AD" w14:textId="77777777" w:rsidR="00DC2CE4" w:rsidRDefault="00DC2CE4" w:rsidP="00DC2CE4">
            <w:pPr>
              <w:pStyle w:val="XML1"/>
            </w:pPr>
            <w:r>
              <w:t xml:space="preserve">        * If the operation is 'merge' or 'replace', the element is</w:t>
            </w:r>
          </w:p>
          <w:p w14:paraId="17844968" w14:textId="77777777" w:rsidR="00DC2CE4" w:rsidRDefault="00DC2CE4" w:rsidP="00DC2CE4">
            <w:pPr>
              <w:pStyle w:val="XML1"/>
            </w:pPr>
            <w:r>
              <w:t xml:space="preserve">        created if it does not exist, and its value is set to the</w:t>
            </w:r>
          </w:p>
          <w:p w14:paraId="4900E14A" w14:textId="77777777" w:rsidR="00DC2CE4" w:rsidRDefault="00DC2CE4" w:rsidP="00DC2CE4">
            <w:pPr>
              <w:pStyle w:val="XML1"/>
            </w:pPr>
            <w:r>
              <w:t xml:space="preserve">        value found in the XML RPC data.</w:t>
            </w:r>
          </w:p>
          <w:p w14:paraId="41CFAACD" w14:textId="77777777" w:rsidR="00DC2CE4" w:rsidRDefault="00DC2CE4" w:rsidP="00DC2CE4">
            <w:pPr>
              <w:pStyle w:val="XML1"/>
            </w:pPr>
            <w:r>
              <w:t xml:space="preserve">        * If the operation is 'create', the element is created if it</w:t>
            </w:r>
          </w:p>
          <w:p w14:paraId="56D848EC" w14:textId="77777777" w:rsidR="00DC2CE4" w:rsidRDefault="00DC2CE4" w:rsidP="00DC2CE4">
            <w:pPr>
              <w:pStyle w:val="XML1"/>
            </w:pPr>
            <w:r>
              <w:t xml:space="preserve">        does not exist. If the element already exists, a</w:t>
            </w:r>
          </w:p>
          <w:p w14:paraId="42726664" w14:textId="77777777" w:rsidR="00DC2CE4" w:rsidRDefault="00DC2CE4" w:rsidP="00DC2CE4">
            <w:pPr>
              <w:pStyle w:val="XML1"/>
            </w:pPr>
            <w:r>
              <w:t xml:space="preserve">        'data</w:t>
            </w:r>
            <w:r>
              <w:rPr>
                <w:rFonts w:ascii="MS Mincho" w:eastAsia="MS Mincho" w:hAnsi="MS Mincho" w:cs="MS Mincho" w:hint="eastAsia"/>
              </w:rPr>
              <w:t>‑</w:t>
            </w:r>
            <w:r>
              <w:t>exists' error is returned.</w:t>
            </w:r>
          </w:p>
          <w:p w14:paraId="39CEF04E" w14:textId="77777777" w:rsidR="00DC2CE4" w:rsidRDefault="00DC2CE4" w:rsidP="00DC2CE4">
            <w:pPr>
              <w:pStyle w:val="XML1"/>
            </w:pPr>
            <w:r>
              <w:t xml:space="preserve">        * If the operation is 'delete', the element is deleted if it</w:t>
            </w:r>
          </w:p>
          <w:p w14:paraId="52E5C257" w14:textId="77777777" w:rsidR="00DC2CE4" w:rsidRDefault="00DC2CE4" w:rsidP="00DC2CE4">
            <w:pPr>
              <w:pStyle w:val="XML1"/>
            </w:pPr>
            <w:r>
              <w:t xml:space="preserve">        exists. If the element does not exist, a 'data</w:t>
            </w:r>
            <w:r>
              <w:rPr>
                <w:rFonts w:ascii="MS Mincho" w:eastAsia="MS Mincho" w:hAnsi="MS Mincho" w:cs="MS Mincho" w:hint="eastAsia"/>
              </w:rPr>
              <w:t>‑</w:t>
            </w:r>
            <w:r>
              <w:t>missing'</w:t>
            </w:r>
          </w:p>
          <w:p w14:paraId="535D73EC" w14:textId="77777777" w:rsidR="00DC2CE4" w:rsidRDefault="00DC2CE4" w:rsidP="00DC2CE4">
            <w:pPr>
              <w:pStyle w:val="XML1"/>
            </w:pPr>
            <w:r>
              <w:t xml:space="preserve">        error is returned.</w:t>
            </w:r>
          </w:p>
          <w:p w14:paraId="4335094A" w14:textId="77777777" w:rsidR="00DC2CE4" w:rsidRDefault="00DC2CE4" w:rsidP="00DC2CE4">
            <w:pPr>
              <w:pStyle w:val="XML1"/>
            </w:pPr>
            <w:r>
              <w:t xml:space="preserve">      &lt;/xs:documentation&gt;</w:t>
            </w:r>
          </w:p>
          <w:p w14:paraId="64B22C94" w14:textId="77777777" w:rsidR="00DC2CE4" w:rsidRDefault="00DC2CE4" w:rsidP="00DC2CE4">
            <w:pPr>
              <w:pStyle w:val="XML1"/>
            </w:pPr>
            <w:r>
              <w:t xml:space="preserve">    &lt;/xs:annotation&gt;</w:t>
            </w:r>
          </w:p>
          <w:p w14:paraId="22651BA9" w14:textId="77777777" w:rsidR="00DC2CE4" w:rsidRDefault="00DC2CE4" w:rsidP="00DC2CE4">
            <w:pPr>
              <w:pStyle w:val="XML1"/>
            </w:pPr>
          </w:p>
          <w:p w14:paraId="1BE2D978" w14:textId="77777777" w:rsidR="00DC2CE4" w:rsidRDefault="00DC2CE4" w:rsidP="00DC2CE4">
            <w:pPr>
              <w:pStyle w:val="XML1"/>
            </w:pPr>
            <w:r>
              <w:t xml:space="preserve">    &lt;xs:sequence&gt;</w:t>
            </w:r>
          </w:p>
          <w:p w14:paraId="68BD9779" w14:textId="77777777" w:rsidR="00DC2CE4" w:rsidRDefault="00DC2CE4" w:rsidP="00DC2CE4">
            <w:pPr>
              <w:pStyle w:val="XML1"/>
            </w:pPr>
            <w:r>
              <w:t xml:space="preserve">      &lt;xs:element name="id"  type="OFConfigId"&gt;</w:t>
            </w:r>
          </w:p>
          <w:p w14:paraId="4C68F6B7" w14:textId="77777777" w:rsidR="00DC2CE4" w:rsidRDefault="00DC2CE4" w:rsidP="00DC2CE4">
            <w:pPr>
              <w:pStyle w:val="XML1"/>
            </w:pPr>
            <w:r>
              <w:t xml:space="preserve">        &lt;xs:annotation&gt;</w:t>
            </w:r>
          </w:p>
          <w:p w14:paraId="71CDAAB0" w14:textId="77777777" w:rsidR="00DC2CE4" w:rsidRDefault="00DC2CE4" w:rsidP="00DC2CE4">
            <w:pPr>
              <w:pStyle w:val="XML1"/>
            </w:pPr>
            <w:r>
              <w:t xml:space="preserve">          &lt;xs:documentation&gt;</w:t>
            </w:r>
          </w:p>
          <w:p w14:paraId="7A1A0477" w14:textId="77777777" w:rsidR="00DC2CE4" w:rsidRDefault="00DC2CE4" w:rsidP="00DC2CE4">
            <w:pPr>
              <w:pStyle w:val="XML1"/>
            </w:pPr>
            <w:r>
              <w:t xml:space="preserve">            A unique but locally arbitrary identifier that</w:t>
            </w:r>
          </w:p>
          <w:p w14:paraId="532A4409" w14:textId="77777777" w:rsidR="00DC2CE4" w:rsidRDefault="00DC2CE4" w:rsidP="00DC2CE4">
            <w:pPr>
              <w:pStyle w:val="XML1"/>
            </w:pPr>
            <w:r>
              <w:t xml:space="preserve">            identifies a Configuration Point within the context of an </w:t>
            </w:r>
          </w:p>
          <w:p w14:paraId="17810263" w14:textId="77777777" w:rsidR="00DC2CE4" w:rsidRDefault="00DC2CE4" w:rsidP="00DC2CE4">
            <w:pPr>
              <w:pStyle w:val="XML1"/>
            </w:pPr>
            <w:r>
              <w:t xml:space="preserve">            OpenFlow Capable Switch.</w:t>
            </w:r>
          </w:p>
          <w:p w14:paraId="4B453FC5" w14:textId="77777777" w:rsidR="00DC2CE4" w:rsidRDefault="00DC2CE4" w:rsidP="00DC2CE4">
            <w:pPr>
              <w:pStyle w:val="XML1"/>
            </w:pPr>
          </w:p>
          <w:p w14:paraId="3AAC3E0F" w14:textId="77777777" w:rsidR="00DC2CE4" w:rsidRDefault="00DC2CE4" w:rsidP="00DC2CE4">
            <w:pPr>
              <w:pStyle w:val="XML1"/>
            </w:pPr>
            <w:r>
              <w:t xml:space="preserve">            This element MUST be present to identify the configuration</w:t>
            </w:r>
          </w:p>
          <w:p w14:paraId="7CD5A8F3" w14:textId="77777777" w:rsidR="00DC2CE4" w:rsidRDefault="00DC2CE4" w:rsidP="00DC2CE4">
            <w:pPr>
              <w:pStyle w:val="XML1"/>
            </w:pPr>
            <w:r>
              <w:t xml:space="preserve">            point.</w:t>
            </w:r>
          </w:p>
          <w:p w14:paraId="2BBF7AE0" w14:textId="77777777" w:rsidR="00DC2CE4" w:rsidRDefault="00DC2CE4" w:rsidP="00DC2CE4">
            <w:pPr>
              <w:pStyle w:val="XML1"/>
            </w:pPr>
            <w:r>
              <w:t xml:space="preserve">          &lt;/xs:documentation&gt;</w:t>
            </w:r>
          </w:p>
          <w:p w14:paraId="6BD99BF2" w14:textId="77777777" w:rsidR="00DC2CE4" w:rsidRDefault="00DC2CE4" w:rsidP="00DC2CE4">
            <w:pPr>
              <w:pStyle w:val="XML1"/>
            </w:pPr>
            <w:r>
              <w:t xml:space="preserve">        &lt;/xs:annotation&gt;</w:t>
            </w:r>
          </w:p>
          <w:p w14:paraId="16407213" w14:textId="77777777" w:rsidR="00DC2CE4" w:rsidRDefault="00DC2CE4" w:rsidP="00DC2CE4">
            <w:pPr>
              <w:pStyle w:val="XML1"/>
            </w:pPr>
            <w:r>
              <w:t xml:space="preserve">      &lt;/xs:element&gt;</w:t>
            </w:r>
          </w:p>
          <w:p w14:paraId="4165109A" w14:textId="77777777" w:rsidR="00DC2CE4" w:rsidRDefault="00DC2CE4" w:rsidP="00DC2CE4">
            <w:pPr>
              <w:pStyle w:val="XML1"/>
            </w:pPr>
            <w:r>
              <w:t xml:space="preserve">      &lt;xs:element name="uri"  type="inet:uri"&gt;</w:t>
            </w:r>
          </w:p>
          <w:p w14:paraId="5D3ACBA5" w14:textId="77777777" w:rsidR="00DC2CE4" w:rsidRDefault="00DC2CE4" w:rsidP="00DC2CE4">
            <w:pPr>
              <w:pStyle w:val="XML1"/>
            </w:pPr>
            <w:r>
              <w:t xml:space="preserve">        &lt;xs:annotation&gt;</w:t>
            </w:r>
          </w:p>
          <w:p w14:paraId="33A361C4" w14:textId="77777777" w:rsidR="00DC2CE4" w:rsidRDefault="00DC2CE4" w:rsidP="00DC2CE4">
            <w:pPr>
              <w:pStyle w:val="XML1"/>
            </w:pPr>
            <w:r>
              <w:t xml:space="preserve">          &lt;xs:documentation&gt;</w:t>
            </w:r>
          </w:p>
          <w:p w14:paraId="1DEA7A77" w14:textId="77777777" w:rsidR="00DC2CE4" w:rsidRDefault="00DC2CE4" w:rsidP="00DC2CE4">
            <w:pPr>
              <w:pStyle w:val="XML1"/>
            </w:pPr>
            <w:r>
              <w:t xml:space="preserve">            A locator of the Configuration Point.  It </w:t>
            </w:r>
          </w:p>
          <w:p w14:paraId="4768EE0A" w14:textId="77777777" w:rsidR="00DC2CE4" w:rsidRDefault="00DC2CE4" w:rsidP="00DC2CE4">
            <w:pPr>
              <w:pStyle w:val="XML1"/>
            </w:pPr>
            <w:r>
              <w:t xml:space="preserve">            identifies the location of the Configuration Point as a </w:t>
            </w:r>
          </w:p>
          <w:p w14:paraId="1F80C210" w14:textId="77777777" w:rsidR="00DC2CE4" w:rsidRDefault="00DC2CE4" w:rsidP="00DC2CE4">
            <w:pPr>
              <w:pStyle w:val="XML1"/>
            </w:pPr>
            <w:r>
              <w:t xml:space="preserve">            service resource and MUST include all information necessary</w:t>
            </w:r>
          </w:p>
          <w:p w14:paraId="29A19DC8" w14:textId="77777777" w:rsidR="00DC2CE4" w:rsidRDefault="00DC2CE4" w:rsidP="00DC2CE4">
            <w:pPr>
              <w:pStyle w:val="XML1"/>
            </w:pPr>
            <w:r>
              <w:t xml:space="preserve">            for the OpenFlow Capable Switch to connect to the </w:t>
            </w:r>
          </w:p>
          <w:p w14:paraId="382EBD73" w14:textId="77777777" w:rsidR="00DC2CE4" w:rsidRDefault="00DC2CE4" w:rsidP="00DC2CE4">
            <w:pPr>
              <w:pStyle w:val="XML1"/>
            </w:pPr>
            <w:r>
              <w:t xml:space="preserve">            Configuration Point or re-connect to it should it become </w:t>
            </w:r>
          </w:p>
          <w:p w14:paraId="7426BCAA" w14:textId="77777777" w:rsidR="00DC2CE4" w:rsidRDefault="00DC2CE4" w:rsidP="00DC2CE4">
            <w:pPr>
              <w:pStyle w:val="XML1"/>
            </w:pPr>
            <w:r>
              <w:t xml:space="preserve">            disconnected.  Such information MAY include, for example, </w:t>
            </w:r>
          </w:p>
          <w:p w14:paraId="0D20C870" w14:textId="77777777" w:rsidR="00DC2CE4" w:rsidRDefault="00DC2CE4" w:rsidP="00DC2CE4">
            <w:pPr>
              <w:pStyle w:val="XML1"/>
            </w:pPr>
            <w:r>
              <w:t xml:space="preserve">            protocol, fully qualified domain name, IP address, port </w:t>
            </w:r>
          </w:p>
          <w:p w14:paraId="3DB61BC6" w14:textId="77777777" w:rsidR="00DC2CE4" w:rsidRDefault="00DC2CE4" w:rsidP="00DC2CE4">
            <w:pPr>
              <w:pStyle w:val="XML1"/>
            </w:pPr>
            <w:r>
              <w:t xml:space="preserve">            number, etc.</w:t>
            </w:r>
          </w:p>
          <w:p w14:paraId="0E543F6B" w14:textId="77777777" w:rsidR="00DC2CE4" w:rsidRDefault="00DC2CE4" w:rsidP="00DC2CE4">
            <w:pPr>
              <w:pStyle w:val="XML1"/>
            </w:pPr>
          </w:p>
          <w:p w14:paraId="5111A018" w14:textId="77777777" w:rsidR="00DC2CE4" w:rsidRDefault="00DC2CE4" w:rsidP="00DC2CE4">
            <w:pPr>
              <w:pStyle w:val="XML1"/>
            </w:pPr>
            <w:r>
              <w:t xml:space="preserve">            This element MUST be present in the NETCONF data store.</w:t>
            </w:r>
          </w:p>
          <w:p w14:paraId="2C37A9B6" w14:textId="77777777" w:rsidR="00DC2CE4" w:rsidRDefault="00DC2CE4" w:rsidP="00DC2CE4">
            <w:pPr>
              <w:pStyle w:val="XML1"/>
            </w:pPr>
            <w:r>
              <w:t xml:space="preserve">            If this element is not present in a NETCONF &amp;lt;edit-config&amp;gt;</w:t>
            </w:r>
          </w:p>
          <w:p w14:paraId="6E7681A8" w14:textId="77777777" w:rsidR="00DC2CE4" w:rsidRDefault="00DC2CE4" w:rsidP="00DC2CE4">
            <w:pPr>
              <w:pStyle w:val="XML1"/>
            </w:pPr>
            <w:r>
              <w:t xml:space="preserve">            operation 'create', 'merge' or 'replace' and the parent</w:t>
            </w:r>
          </w:p>
          <w:p w14:paraId="5359025D" w14:textId="77777777" w:rsidR="00DC2CE4" w:rsidRDefault="00DC2CE4" w:rsidP="00DC2CE4">
            <w:pPr>
              <w:pStyle w:val="XML1"/>
            </w:pPr>
            <w:r>
              <w:t xml:space="preserve">            element does not exist, a 'data-missing' error is</w:t>
            </w:r>
          </w:p>
          <w:p w14:paraId="18BC9F0D" w14:textId="77777777" w:rsidR="00DC2CE4" w:rsidRDefault="00DC2CE4" w:rsidP="00DC2CE4">
            <w:pPr>
              <w:pStyle w:val="XML1"/>
            </w:pPr>
            <w:r>
              <w:t xml:space="preserve">            returned.</w:t>
            </w:r>
          </w:p>
          <w:p w14:paraId="172E7377" w14:textId="77777777" w:rsidR="00DC2CE4" w:rsidRDefault="00DC2CE4" w:rsidP="00DC2CE4">
            <w:pPr>
              <w:pStyle w:val="XML1"/>
            </w:pPr>
            <w:r>
              <w:t xml:space="preserve">          &lt;/xs:documentation&gt;</w:t>
            </w:r>
          </w:p>
          <w:p w14:paraId="6C10697B" w14:textId="77777777" w:rsidR="00DC2CE4" w:rsidRDefault="00DC2CE4" w:rsidP="00DC2CE4">
            <w:pPr>
              <w:pStyle w:val="XML1"/>
            </w:pPr>
            <w:r>
              <w:lastRenderedPageBreak/>
              <w:t xml:space="preserve">        &lt;/xs:annotation&gt;</w:t>
            </w:r>
          </w:p>
          <w:p w14:paraId="4CAB77F0" w14:textId="77777777" w:rsidR="00DC2CE4" w:rsidRDefault="00DC2CE4" w:rsidP="00DC2CE4">
            <w:pPr>
              <w:pStyle w:val="XML1"/>
            </w:pPr>
            <w:r>
              <w:t xml:space="preserve">      &lt;/xs:element&gt;</w:t>
            </w:r>
          </w:p>
          <w:p w14:paraId="69250D5F" w14:textId="77777777" w:rsidR="00DC2CE4" w:rsidRDefault="00DC2CE4" w:rsidP="00DC2CE4">
            <w:pPr>
              <w:pStyle w:val="XML1"/>
            </w:pPr>
            <w:r>
              <w:t xml:space="preserve">      &lt;xs:element name="protocol"  type="OFConfigurationPointProtocolType"&gt;</w:t>
            </w:r>
          </w:p>
          <w:p w14:paraId="4D7EF7E3" w14:textId="77777777" w:rsidR="00DC2CE4" w:rsidRDefault="00DC2CE4" w:rsidP="00DC2CE4">
            <w:pPr>
              <w:pStyle w:val="XML1"/>
            </w:pPr>
            <w:r>
              <w:t xml:space="preserve">        &lt;xs:annotation&gt;</w:t>
            </w:r>
          </w:p>
          <w:p w14:paraId="1AF89B68" w14:textId="77777777" w:rsidR="00DC2CE4" w:rsidRDefault="00DC2CE4" w:rsidP="00DC2CE4">
            <w:pPr>
              <w:pStyle w:val="XML1"/>
            </w:pPr>
            <w:r>
              <w:t xml:space="preserve">          &lt;xs:documentation&gt;</w:t>
            </w:r>
          </w:p>
          <w:p w14:paraId="4E6E9363" w14:textId="77777777" w:rsidR="00DC2CE4" w:rsidRDefault="00DC2CE4" w:rsidP="00DC2CE4">
            <w:pPr>
              <w:pStyle w:val="XML1"/>
            </w:pPr>
            <w:r>
              <w:t xml:space="preserve">            The transport protocol that the Configuration</w:t>
            </w:r>
          </w:p>
          <w:p w14:paraId="0319160F" w14:textId="77777777" w:rsidR="00DC2CE4" w:rsidRDefault="00DC2CE4" w:rsidP="00DC2CE4">
            <w:pPr>
              <w:pStyle w:val="XML1"/>
            </w:pPr>
            <w:r>
              <w:t xml:space="preserve">            Point uses when communicating via NETCONF with the OpenFlow</w:t>
            </w:r>
          </w:p>
          <w:p w14:paraId="746FEFCC" w14:textId="77777777" w:rsidR="00DC2CE4" w:rsidRDefault="00DC2CE4" w:rsidP="00DC2CE4">
            <w:pPr>
              <w:pStyle w:val="XML1"/>
            </w:pPr>
            <w:r>
              <w:t xml:space="preserve">            Capable Switch.</w:t>
            </w:r>
          </w:p>
          <w:p w14:paraId="054F67B7" w14:textId="77777777" w:rsidR="00DC2CE4" w:rsidRDefault="00DC2CE4" w:rsidP="00DC2CE4">
            <w:pPr>
              <w:pStyle w:val="XML1"/>
            </w:pPr>
          </w:p>
          <w:p w14:paraId="524A9299" w14:textId="77777777" w:rsidR="00DC2CE4" w:rsidRDefault="00DC2CE4" w:rsidP="00DC2CE4">
            <w:pPr>
              <w:pStyle w:val="XML1"/>
            </w:pPr>
            <w:r>
              <w:t xml:space="preserve">            This element is optional. If it is not present its value </w:t>
            </w:r>
          </w:p>
          <w:p w14:paraId="11E6DD7D" w14:textId="77777777" w:rsidR="00DC2CE4" w:rsidRDefault="00DC2CE4" w:rsidP="00DC2CE4">
            <w:pPr>
              <w:pStyle w:val="XML1"/>
            </w:pPr>
            <w:r>
              <w:t xml:space="preserve">            defaults to 'ssh'.</w:t>
            </w:r>
          </w:p>
          <w:p w14:paraId="60CBB915" w14:textId="77777777" w:rsidR="00DC2CE4" w:rsidRDefault="00DC2CE4" w:rsidP="00DC2CE4">
            <w:pPr>
              <w:pStyle w:val="XML1"/>
            </w:pPr>
            <w:r>
              <w:t xml:space="preserve">          &lt;/xs:documentation&gt;</w:t>
            </w:r>
          </w:p>
          <w:p w14:paraId="02884F12" w14:textId="77777777" w:rsidR="00DC2CE4" w:rsidRDefault="00DC2CE4" w:rsidP="00DC2CE4">
            <w:pPr>
              <w:pStyle w:val="XML1"/>
            </w:pPr>
            <w:r>
              <w:t xml:space="preserve">        &lt;/xs:annotation&gt;</w:t>
            </w:r>
          </w:p>
          <w:p w14:paraId="424E235B" w14:textId="77777777" w:rsidR="00DC2CE4" w:rsidRDefault="00DC2CE4" w:rsidP="00DC2CE4">
            <w:pPr>
              <w:pStyle w:val="XML1"/>
            </w:pPr>
            <w:r>
              <w:t xml:space="preserve">      &lt;/xs:element&gt;</w:t>
            </w:r>
          </w:p>
          <w:p w14:paraId="4AAF2E48" w14:textId="77777777" w:rsidR="00DC2CE4" w:rsidRDefault="00DC2CE4" w:rsidP="00DC2CE4">
            <w:pPr>
              <w:pStyle w:val="XML1"/>
            </w:pPr>
            <w:r>
              <w:t xml:space="preserve">    &lt;/xs:sequence&gt;</w:t>
            </w:r>
          </w:p>
          <w:p w14:paraId="7EA67D49" w14:textId="77777777" w:rsidR="0004515F" w:rsidRDefault="00DC2CE4" w:rsidP="0004515F">
            <w:pPr>
              <w:pStyle w:val="XML1"/>
            </w:pPr>
            <w:r>
              <w:t xml:space="preserve">  &lt;/xs:group&gt;</w:t>
            </w:r>
          </w:p>
          <w:p w14:paraId="1E9E5E67" w14:textId="77777777" w:rsidR="0004515F" w:rsidRDefault="0004515F" w:rsidP="0004515F">
            <w:pPr>
              <w:pStyle w:val="XML1"/>
            </w:pPr>
          </w:p>
          <w:p w14:paraId="0FC425FC" w14:textId="54215A9F" w:rsidR="0004515F" w:rsidRDefault="0004515F" w:rsidP="0004515F">
            <w:pPr>
              <w:pStyle w:val="XML1"/>
            </w:pPr>
            <w:r>
              <w:t xml:space="preserve">  &lt;xs:simpleType name="OFConfigurationPointProtocolType"&gt;</w:t>
            </w:r>
          </w:p>
          <w:p w14:paraId="72F1F236" w14:textId="77777777" w:rsidR="0004515F" w:rsidRDefault="0004515F" w:rsidP="0004515F">
            <w:pPr>
              <w:pStyle w:val="XML1"/>
            </w:pPr>
            <w:r>
              <w:t xml:space="preserve">    &lt;xs:annotation&gt;</w:t>
            </w:r>
          </w:p>
          <w:p w14:paraId="46E5EE43" w14:textId="77777777" w:rsidR="0004515F" w:rsidRDefault="0004515F" w:rsidP="0004515F">
            <w:pPr>
              <w:pStyle w:val="XML1"/>
            </w:pPr>
            <w:r>
              <w:t xml:space="preserve">      &lt;xs:documentation&gt;</w:t>
            </w:r>
          </w:p>
          <w:p w14:paraId="7DF268B6" w14:textId="77777777" w:rsidR="0004515F" w:rsidRDefault="0004515F" w:rsidP="0004515F">
            <w:pPr>
              <w:pStyle w:val="XML1"/>
            </w:pPr>
            <w:r>
              <w:t xml:space="preserve">        Possible protocols to connect ot an OF</w:t>
            </w:r>
          </w:p>
          <w:p w14:paraId="57A80F4B" w14:textId="77777777" w:rsidR="0004515F" w:rsidRDefault="0004515F" w:rsidP="0004515F">
            <w:pPr>
              <w:pStyle w:val="XML1"/>
            </w:pPr>
            <w:r>
              <w:t xml:space="preserve">        Configuration Point</w:t>
            </w:r>
          </w:p>
          <w:p w14:paraId="655F8FC7" w14:textId="77777777" w:rsidR="0004515F" w:rsidRDefault="0004515F" w:rsidP="0004515F">
            <w:pPr>
              <w:pStyle w:val="XML1"/>
            </w:pPr>
            <w:r>
              <w:t xml:space="preserve">      &lt;/xs:documentation&gt;</w:t>
            </w:r>
          </w:p>
          <w:p w14:paraId="1E1BB5D6" w14:textId="77777777" w:rsidR="0004515F" w:rsidRDefault="0004515F" w:rsidP="0004515F">
            <w:pPr>
              <w:pStyle w:val="XML1"/>
            </w:pPr>
            <w:r>
              <w:t xml:space="preserve">    &lt;/xs:annotation&gt;</w:t>
            </w:r>
          </w:p>
          <w:p w14:paraId="281BA5D7" w14:textId="77777777" w:rsidR="0004515F" w:rsidRDefault="0004515F" w:rsidP="0004515F">
            <w:pPr>
              <w:pStyle w:val="XML1"/>
            </w:pPr>
          </w:p>
          <w:p w14:paraId="47B5ED71" w14:textId="77777777" w:rsidR="0004515F" w:rsidRDefault="0004515F" w:rsidP="0004515F">
            <w:pPr>
              <w:pStyle w:val="XML1"/>
            </w:pPr>
            <w:r>
              <w:t xml:space="preserve">    &lt;xs:restriction base="xs:string"&gt;</w:t>
            </w:r>
          </w:p>
          <w:p w14:paraId="2962D4B4" w14:textId="77777777" w:rsidR="0004515F" w:rsidRDefault="0004515F" w:rsidP="0004515F">
            <w:pPr>
              <w:pStyle w:val="XML1"/>
            </w:pPr>
            <w:r>
              <w:t xml:space="preserve">      &lt;xs:enumeration value="ssh"/&gt;</w:t>
            </w:r>
          </w:p>
          <w:p w14:paraId="4F86D043" w14:textId="77777777" w:rsidR="0004515F" w:rsidRDefault="0004515F" w:rsidP="0004515F">
            <w:pPr>
              <w:pStyle w:val="XML1"/>
            </w:pPr>
            <w:r>
              <w:t xml:space="preserve">      &lt;xs:enumeration value="soap"/&gt;</w:t>
            </w:r>
          </w:p>
          <w:p w14:paraId="01F07023" w14:textId="77777777" w:rsidR="0004515F" w:rsidRDefault="0004515F" w:rsidP="0004515F">
            <w:pPr>
              <w:pStyle w:val="XML1"/>
            </w:pPr>
            <w:r>
              <w:t xml:space="preserve">      &lt;xs:enumeration value="tls"/&gt;</w:t>
            </w:r>
          </w:p>
          <w:p w14:paraId="000AA15F" w14:textId="77777777" w:rsidR="0004515F" w:rsidRDefault="0004515F" w:rsidP="0004515F">
            <w:pPr>
              <w:pStyle w:val="XML1"/>
            </w:pPr>
            <w:r>
              <w:t xml:space="preserve">      &lt;xs:enumeration value="beep"/&gt;</w:t>
            </w:r>
          </w:p>
          <w:p w14:paraId="32DD64E6" w14:textId="77777777" w:rsidR="0004515F" w:rsidRDefault="0004515F" w:rsidP="0004515F">
            <w:pPr>
              <w:pStyle w:val="XML1"/>
            </w:pPr>
            <w:r>
              <w:t xml:space="preserve">    &lt;/xs:restriction&gt;</w:t>
            </w:r>
          </w:p>
          <w:p w14:paraId="6317DDB4" w14:textId="72749C8B" w:rsidR="00A47610" w:rsidRPr="009F1B7D" w:rsidRDefault="0004515F" w:rsidP="0004515F">
            <w:pPr>
              <w:pStyle w:val="XML1"/>
              <w:rPr>
                <w:b/>
              </w:rPr>
            </w:pPr>
            <w:r>
              <w:t xml:space="preserve">  &lt;/xs:simpleType&gt;</w:t>
            </w:r>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893" w:name="_Toc315953991"/>
      <w:bookmarkStart w:id="894" w:name="_Toc316542501"/>
      <w:bookmarkStart w:id="895" w:name="_Toc358291587"/>
      <w:r w:rsidRPr="00DB42FD">
        <w:t>XML Example</w:t>
      </w:r>
      <w:bookmarkEnd w:id="893"/>
      <w:bookmarkEnd w:id="894"/>
      <w:bookmarkEnd w:id="895"/>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896" w:name="_Toc358291588"/>
      <w:r>
        <w:t>OpenFlow Logical Switch</w:t>
      </w:r>
      <w:bookmarkEnd w:id="896"/>
    </w:p>
    <w:p w14:paraId="0222CB2B" w14:textId="50C6C691" w:rsidR="00C805D1" w:rsidRDefault="00C805D1" w:rsidP="00C805D1">
      <w:r>
        <w:t>The OpenFlow Logical Switch represents an instan</w:t>
      </w:r>
      <w:ins w:id="897" w:author="Deepak Bansal (AZURE)" w:date="2013-09-07T19:31:00Z">
        <w:r w:rsidR="00016664">
          <w:t>ce</w:t>
        </w:r>
      </w:ins>
      <w:del w:id="898" w:author="Deepak Bansal (AZURE)" w:date="2013-09-07T19:31:00Z">
        <w:r w:rsidDel="00016664">
          <w:delText>t</w:delText>
        </w:r>
      </w:del>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lastRenderedPageBreak/>
        <w:t xml:space="preserve">OpenFlow Resources that are available from the OpenFlow Capable Switch </w:t>
      </w:r>
    </w:p>
    <w:p w14:paraId="0D29EABE" w14:textId="77777777" w:rsidR="00C805D1" w:rsidRPr="009F1B7D" w:rsidRDefault="00C805D1" w:rsidP="00C128FA">
      <w:pPr>
        <w:pStyle w:val="Heading3"/>
      </w:pPr>
      <w:bookmarkStart w:id="899" w:name="_Toc315953995"/>
      <w:bookmarkStart w:id="900" w:name="_Toc316542505"/>
      <w:bookmarkStart w:id="901" w:name="_Toc358291589"/>
      <w:r w:rsidRPr="00DB42FD">
        <w:t>UML Diagram</w:t>
      </w:r>
      <w:bookmarkEnd w:id="899"/>
      <w:bookmarkEnd w:id="900"/>
      <w:bookmarkEnd w:id="901"/>
    </w:p>
    <w:p w14:paraId="1C1F23C0" w14:textId="19B7D0FB" w:rsidR="00C805D1" w:rsidRPr="009F1B7D" w:rsidRDefault="00056F2B" w:rsidP="00C805D1">
      <w:pPr>
        <w:keepNext/>
        <w:jc w:val="center"/>
      </w:pPr>
      <w:r>
        <w:object w:dxaOrig="7209" w:dyaOrig="5365" w14:anchorId="6ED26D4B">
          <v:shape id="_x0000_i1030" type="#_x0000_t75" style="width:5in;height:269pt" o:ole="">
            <v:imagedata r:id="rId27" o:title=""/>
          </v:shape>
          <o:OLEObject Type="Embed" ProgID="Visio.Drawing.11" ShapeID="_x0000_i1030" DrawAspect="Content" ObjectID="_1316854721" r:id="rId28"/>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BA30A0">
      <w:pPr>
        <w:pStyle w:val="Heading3"/>
      </w:pPr>
      <w:bookmarkStart w:id="902" w:name="_Toc315953996"/>
      <w:bookmarkStart w:id="903" w:name="_Toc316542506"/>
      <w:bookmarkStart w:id="904" w:name="_Toc358291590"/>
      <w:r w:rsidRPr="00DB42FD">
        <w:t>XML Schema</w:t>
      </w:r>
      <w:bookmarkEnd w:id="902"/>
      <w:bookmarkEnd w:id="903"/>
      <w:bookmarkEnd w:id="904"/>
    </w:p>
    <w:tbl>
      <w:tblPr>
        <w:tblStyle w:val="XMLtable"/>
        <w:tblW w:w="5000" w:type="pct"/>
        <w:tblLook w:val="04A0" w:firstRow="1" w:lastRow="0" w:firstColumn="1" w:lastColumn="0" w:noHBand="0" w:noVBand="1"/>
      </w:tblPr>
      <w:tblGrid>
        <w:gridCol w:w="9474"/>
      </w:tblGrid>
      <w:tr w:rsidR="00C805D1" w:rsidRPr="009F1B7D" w14:paraId="4E1DC8D1" w14:textId="77777777" w:rsidTr="00C128FA">
        <w:tc>
          <w:tcPr>
            <w:tcW w:w="5000" w:type="pct"/>
          </w:tcPr>
          <w:p w14:paraId="79770154" w14:textId="71BB83E7" w:rsidR="00257D58" w:rsidRDefault="00257D58" w:rsidP="00257D58">
            <w:pPr>
              <w:pStyle w:val="XML1"/>
            </w:pPr>
            <w:r>
              <w:t xml:space="preserve">  &lt;xs:group name="OFLogicalSwitchType"&gt;</w:t>
            </w:r>
          </w:p>
          <w:p w14:paraId="657AF930" w14:textId="77777777" w:rsidR="00257D58" w:rsidRDefault="00257D58" w:rsidP="00257D58">
            <w:pPr>
              <w:pStyle w:val="XML1"/>
            </w:pPr>
            <w:r>
              <w:t xml:space="preserve">    &lt;xs:annotation&gt;</w:t>
            </w:r>
          </w:p>
          <w:p w14:paraId="39B68213" w14:textId="77777777" w:rsidR="00257D58" w:rsidRDefault="00257D58" w:rsidP="00257D58">
            <w:pPr>
              <w:pStyle w:val="XML1"/>
            </w:pPr>
            <w:r>
              <w:t xml:space="preserve">      &lt;xs:documentation&gt;</w:t>
            </w:r>
          </w:p>
          <w:p w14:paraId="29A8F25D" w14:textId="77777777" w:rsidR="00257D58" w:rsidRDefault="00257D58" w:rsidP="00257D58">
            <w:pPr>
              <w:pStyle w:val="XML1"/>
            </w:pPr>
            <w:r>
              <w:t xml:space="preserve">        This grouping specifies all properties of an</w:t>
            </w:r>
          </w:p>
          <w:p w14:paraId="51669CFF" w14:textId="77777777" w:rsidR="00257D58" w:rsidRDefault="00257D58" w:rsidP="00257D58">
            <w:pPr>
              <w:pStyle w:val="XML1"/>
            </w:pPr>
            <w:r>
              <w:t xml:space="preserve">        OpenFlow Logical Switch.</w:t>
            </w:r>
          </w:p>
          <w:p w14:paraId="68A1B9DA" w14:textId="77777777" w:rsidR="00257D58" w:rsidRDefault="00257D58" w:rsidP="00257D58">
            <w:pPr>
              <w:pStyle w:val="XML1"/>
            </w:pPr>
          </w:p>
          <w:p w14:paraId="1F63CA85" w14:textId="25B8E975" w:rsidR="00257D58" w:rsidRDefault="00257D58" w:rsidP="00257D58">
            <w:pPr>
              <w:pStyle w:val="XML1"/>
            </w:pPr>
            <w:r>
              <w:t xml:space="preserve">        Elements of type OFLogicalSwitchType can</w:t>
            </w:r>
            <w:del w:id="905" w:author="Deepak Bansal (AZURE)" w:date="2013-09-07T19:33:00Z">
              <w:r w:rsidDel="00016664">
                <w:delText>not</w:delText>
              </w:r>
            </w:del>
            <w:r>
              <w:t xml:space="preserve"> </w:t>
            </w:r>
            <w:ins w:id="906" w:author="Deepak Bansal (AZURE)" w:date="2013-09-07T19:49:00Z">
              <w:r w:rsidR="0079721D">
                <w:t xml:space="preserve">be </w:t>
              </w:r>
            </w:ins>
            <w:del w:id="907" w:author="Deepak Bansal (AZURE)" w:date="2013-09-07T19:46:00Z">
              <w:r w:rsidDel="00BC032D">
                <w:delText xml:space="preserve">be </w:delText>
              </w:r>
            </w:del>
            <w:r>
              <w:t>created or</w:t>
            </w:r>
          </w:p>
          <w:p w14:paraId="525D207D" w14:textId="77777777" w:rsidR="00257D58" w:rsidRDefault="00257D58" w:rsidP="00257D58">
            <w:pPr>
              <w:pStyle w:val="XML1"/>
            </w:pPr>
            <w:r>
              <w:t xml:space="preserve">        deleted with NETCONF &amp;lt;edit-config&amp;gt;</w:t>
            </w:r>
            <w:del w:id="908" w:author="Deepak Bansal (AZURE)" w:date="2013-09-07T19:56:00Z">
              <w:r w:rsidDel="00EF5448">
                <w:delText xml:space="preserve"> operations</w:delText>
              </w:r>
            </w:del>
            <w:r>
              <w:t xml:space="preserve"> 'create' or</w:t>
            </w:r>
          </w:p>
          <w:p w14:paraId="59B442E3" w14:textId="1C2FF357" w:rsidR="00257D58" w:rsidRDefault="00257D58" w:rsidP="00257D58">
            <w:pPr>
              <w:pStyle w:val="XML1"/>
            </w:pPr>
            <w:r>
              <w:t xml:space="preserve">        'delete'</w:t>
            </w:r>
            <w:ins w:id="909" w:author="Deepak Bansal (AZURE)" w:date="2013-09-07T19:56:00Z">
              <w:r w:rsidR="00EF5448">
                <w:t xml:space="preserve"> operations</w:t>
              </w:r>
            </w:ins>
            <w:r>
              <w:t xml:space="preserve">. The </w:t>
            </w:r>
            <w:del w:id="910" w:author="Deepak Bansal (AZURE)" w:date="2013-09-07T19:33:00Z">
              <w:r w:rsidDel="00016664">
                <w:delText xml:space="preserve">other </w:delText>
              </w:r>
            </w:del>
            <w:r>
              <w:t xml:space="preserve">NETCONF &amp;lt;edit-config&amp;gt; operations MUST </w:t>
            </w:r>
            <w:ins w:id="911" w:author="Deepak Bansal (AZURE)" w:date="2013-09-07T19:56:00Z">
              <w:r w:rsidR="00225723">
                <w:t xml:space="preserve">     </w:t>
              </w:r>
            </w:ins>
            <w:r>
              <w:t>be</w:t>
            </w:r>
          </w:p>
          <w:p w14:paraId="7376D262" w14:textId="77777777" w:rsidR="00257D58" w:rsidRDefault="00257D58" w:rsidP="00257D58">
            <w:pPr>
              <w:pStyle w:val="XML1"/>
            </w:pPr>
            <w:r>
              <w:t xml:space="preserve">        implemented as follows: </w:t>
            </w:r>
          </w:p>
          <w:p w14:paraId="3071E43A" w14:textId="77777777" w:rsidR="00257D58" w:rsidRDefault="00257D58" w:rsidP="00257D58">
            <w:pPr>
              <w:pStyle w:val="XML1"/>
            </w:pPr>
          </w:p>
          <w:p w14:paraId="1C4D4AD5" w14:textId="77777777" w:rsidR="00257D58" w:rsidRDefault="00257D58" w:rsidP="00257D58">
            <w:pPr>
              <w:pStyle w:val="XML1"/>
            </w:pPr>
            <w:r>
              <w:t xml:space="preserve">        * The 'id' element MUST be present at all &amp;lt;edit-config&amp;gt;</w:t>
            </w:r>
          </w:p>
          <w:p w14:paraId="5C3C84F9" w14:textId="77777777" w:rsidR="00257D58" w:rsidRDefault="00257D58" w:rsidP="00257D58">
            <w:pPr>
              <w:pStyle w:val="XML1"/>
            </w:pPr>
            <w:r>
              <w:t xml:space="preserve">        operations to identify the OpenFlow Logical Switch.</w:t>
            </w:r>
          </w:p>
          <w:p w14:paraId="18C63C1F" w14:textId="77777777" w:rsidR="00257D58" w:rsidRDefault="00257D58" w:rsidP="00257D58">
            <w:pPr>
              <w:pStyle w:val="XML1"/>
            </w:pPr>
            <w:r>
              <w:t xml:space="preserve">        * If the operation is 'merge' or 'replace', and the element</w:t>
            </w:r>
          </w:p>
          <w:p w14:paraId="07FD27D0" w14:textId="77777777" w:rsidR="00257D58" w:rsidRDefault="00257D58" w:rsidP="00257D58">
            <w:pPr>
              <w:pStyle w:val="XML1"/>
            </w:pPr>
            <w:r>
              <w:t xml:space="preserve">        does not exist, a 'data-missing' error is returned. If the</w:t>
            </w:r>
          </w:p>
          <w:p w14:paraId="15ED1308" w14:textId="77777777" w:rsidR="00257D58" w:rsidRDefault="00257D58" w:rsidP="00257D58">
            <w:pPr>
              <w:pStyle w:val="XML1"/>
            </w:pPr>
            <w:r>
              <w:t xml:space="preserve">        element exists its value is set to the value found in the</w:t>
            </w:r>
          </w:p>
          <w:p w14:paraId="42FFE3C9" w14:textId="77777777" w:rsidR="00257D58" w:rsidRDefault="00257D58" w:rsidP="00257D58">
            <w:pPr>
              <w:pStyle w:val="XML1"/>
            </w:pPr>
            <w:r>
              <w:t xml:space="preserve">        XML RPC data.</w:t>
            </w:r>
          </w:p>
          <w:p w14:paraId="6DD2739A" w14:textId="77777777" w:rsidR="00257D58" w:rsidRDefault="00257D58" w:rsidP="00257D58">
            <w:pPr>
              <w:pStyle w:val="XML1"/>
            </w:pPr>
            <w:r>
              <w:t xml:space="preserve">        * If the operation is 'create', a 'operation-not-supported'</w:t>
            </w:r>
          </w:p>
          <w:p w14:paraId="3DA9D621" w14:textId="77777777" w:rsidR="00257D58" w:rsidRDefault="00257D58" w:rsidP="00257D58">
            <w:pPr>
              <w:pStyle w:val="XML1"/>
            </w:pPr>
            <w:r>
              <w:t xml:space="preserve">        error with type 'application' is returned.</w:t>
            </w:r>
          </w:p>
          <w:p w14:paraId="37887B24" w14:textId="77777777" w:rsidR="00257D58" w:rsidRDefault="00257D58" w:rsidP="00257D58">
            <w:pPr>
              <w:pStyle w:val="XML1"/>
            </w:pPr>
            <w:r>
              <w:t xml:space="preserve">        * If the operation is 'delete', 'operation-not-supported'</w:t>
            </w:r>
          </w:p>
          <w:p w14:paraId="09E8F50A" w14:textId="77777777" w:rsidR="00257D58" w:rsidRDefault="00257D58" w:rsidP="00257D58">
            <w:pPr>
              <w:pStyle w:val="XML1"/>
            </w:pPr>
            <w:r>
              <w:t xml:space="preserve">        error with type 'application' is returned.</w:t>
            </w:r>
          </w:p>
          <w:p w14:paraId="490D35C2" w14:textId="77777777" w:rsidR="00257D58" w:rsidRDefault="00257D58" w:rsidP="00257D58">
            <w:pPr>
              <w:pStyle w:val="XML1"/>
            </w:pPr>
            <w:r>
              <w:t xml:space="preserve">      &lt;/xs:documentation&gt;</w:t>
            </w:r>
          </w:p>
          <w:p w14:paraId="1AD42500" w14:textId="77777777" w:rsidR="00257D58" w:rsidRDefault="00257D58" w:rsidP="00257D58">
            <w:pPr>
              <w:pStyle w:val="XML1"/>
            </w:pPr>
            <w:r>
              <w:t xml:space="preserve">    &lt;/xs:annotation&gt;</w:t>
            </w:r>
          </w:p>
          <w:p w14:paraId="579C3C74" w14:textId="77777777" w:rsidR="00257D58" w:rsidRDefault="00257D58" w:rsidP="00257D58">
            <w:pPr>
              <w:pStyle w:val="XML1"/>
            </w:pPr>
          </w:p>
          <w:p w14:paraId="1FC8049C" w14:textId="77777777" w:rsidR="00257D58" w:rsidRDefault="00257D58" w:rsidP="00257D58">
            <w:pPr>
              <w:pStyle w:val="XML1"/>
            </w:pPr>
            <w:r>
              <w:t xml:space="preserve">    &lt;xs:sequence&gt;</w:t>
            </w:r>
          </w:p>
          <w:p w14:paraId="57659FAD" w14:textId="77777777" w:rsidR="00257D58" w:rsidRDefault="00257D58" w:rsidP="00257D58">
            <w:pPr>
              <w:pStyle w:val="XML1"/>
            </w:pPr>
            <w:r>
              <w:t xml:space="preserve">      &lt;xs:element name="id"  type="OFConfigId"&gt;</w:t>
            </w:r>
          </w:p>
          <w:p w14:paraId="70AB82DE" w14:textId="77777777" w:rsidR="00257D58" w:rsidRDefault="00257D58" w:rsidP="00257D58">
            <w:pPr>
              <w:pStyle w:val="XML1"/>
            </w:pPr>
            <w:r>
              <w:t xml:space="preserve">        &lt;xs:annotation&gt;</w:t>
            </w:r>
          </w:p>
          <w:p w14:paraId="7EC86260" w14:textId="77777777" w:rsidR="00257D58" w:rsidRDefault="00257D58" w:rsidP="00257D58">
            <w:pPr>
              <w:pStyle w:val="XML1"/>
            </w:pPr>
            <w:r>
              <w:t xml:space="preserve">          &lt;xs:documentation&gt;</w:t>
            </w:r>
          </w:p>
          <w:p w14:paraId="6872F415" w14:textId="77777777" w:rsidR="00257D58" w:rsidRDefault="00257D58" w:rsidP="00257D58">
            <w:pPr>
              <w:pStyle w:val="XML1"/>
            </w:pPr>
            <w:r>
              <w:t xml:space="preserve">            A unique but locally arbitrary identifier that</w:t>
            </w:r>
          </w:p>
          <w:p w14:paraId="1D0AC989" w14:textId="77777777" w:rsidR="00257D58" w:rsidRDefault="00257D58" w:rsidP="00257D58">
            <w:pPr>
              <w:pStyle w:val="XML1"/>
            </w:pPr>
            <w:r>
              <w:t xml:space="preserve">            identifies a Logical Switch within the context of an</w:t>
            </w:r>
          </w:p>
          <w:p w14:paraId="41E24291" w14:textId="77777777" w:rsidR="00257D58" w:rsidRDefault="00257D58" w:rsidP="00257D58">
            <w:pPr>
              <w:pStyle w:val="XML1"/>
            </w:pPr>
            <w:r>
              <w:t xml:space="preserve">            OpenFlow Capable Switch. It MUST be persistent across</w:t>
            </w:r>
          </w:p>
          <w:p w14:paraId="20209E8D" w14:textId="77777777" w:rsidR="00257D58" w:rsidRDefault="00257D58" w:rsidP="00257D58">
            <w:pPr>
              <w:pStyle w:val="XML1"/>
            </w:pPr>
            <w:r>
              <w:t xml:space="preserve">            reboots of the OpenFlow Capable Switch.</w:t>
            </w:r>
          </w:p>
          <w:p w14:paraId="1E6F53F4" w14:textId="77777777" w:rsidR="00257D58" w:rsidRDefault="00257D58" w:rsidP="00257D58">
            <w:pPr>
              <w:pStyle w:val="XML1"/>
            </w:pPr>
          </w:p>
          <w:p w14:paraId="2FF46B1E" w14:textId="77777777" w:rsidR="00257D58" w:rsidRDefault="00257D58" w:rsidP="00257D58">
            <w:pPr>
              <w:pStyle w:val="XML1"/>
            </w:pPr>
            <w:r>
              <w:t xml:space="preserve">            This element MUST be present to identify the OpenFlow</w:t>
            </w:r>
          </w:p>
          <w:p w14:paraId="4EBE2F92" w14:textId="77777777" w:rsidR="00257D58" w:rsidRDefault="00257D58" w:rsidP="00257D58">
            <w:pPr>
              <w:pStyle w:val="XML1"/>
            </w:pPr>
            <w:r>
              <w:t xml:space="preserve">            Logical Switch.</w:t>
            </w:r>
          </w:p>
          <w:p w14:paraId="7133CD6D" w14:textId="77777777" w:rsidR="00257D58" w:rsidRDefault="00257D58" w:rsidP="00257D58">
            <w:pPr>
              <w:pStyle w:val="XML1"/>
            </w:pPr>
            <w:r>
              <w:t xml:space="preserve">          &lt;/xs:documentation&gt;</w:t>
            </w:r>
          </w:p>
          <w:p w14:paraId="6B5CC32F" w14:textId="77777777" w:rsidR="00257D58" w:rsidRDefault="00257D58" w:rsidP="00257D58">
            <w:pPr>
              <w:pStyle w:val="XML1"/>
            </w:pPr>
            <w:r>
              <w:t xml:space="preserve">        &lt;/xs:annotation&gt;</w:t>
            </w:r>
          </w:p>
          <w:p w14:paraId="60B8D430" w14:textId="77777777" w:rsidR="00257D58" w:rsidRDefault="00257D58" w:rsidP="00257D58">
            <w:pPr>
              <w:pStyle w:val="XML1"/>
            </w:pPr>
            <w:r>
              <w:t xml:space="preserve">      &lt;/xs:element&gt;</w:t>
            </w:r>
          </w:p>
          <w:p w14:paraId="2DB127DB" w14:textId="77777777" w:rsidR="00257D58" w:rsidRDefault="00257D58" w:rsidP="00257D58">
            <w:pPr>
              <w:pStyle w:val="XML1"/>
            </w:pPr>
            <w:r>
              <w:t xml:space="preserve">      &lt;xs:element name="capabilities"&gt;</w:t>
            </w:r>
          </w:p>
          <w:p w14:paraId="0052BE0D" w14:textId="77777777" w:rsidR="00257D58" w:rsidRDefault="00257D58" w:rsidP="00257D58">
            <w:pPr>
              <w:pStyle w:val="XML1"/>
            </w:pPr>
            <w:r>
              <w:t xml:space="preserve">        &lt;xs:annotation&gt;</w:t>
            </w:r>
          </w:p>
          <w:p w14:paraId="0151A2C3" w14:textId="77777777" w:rsidR="00257D58" w:rsidRDefault="00257D58" w:rsidP="00257D58">
            <w:pPr>
              <w:pStyle w:val="XML1"/>
            </w:pPr>
            <w:r>
              <w:t xml:space="preserve">          &lt;xs:documentation&gt;</w:t>
            </w:r>
          </w:p>
          <w:p w14:paraId="33DDC27F" w14:textId="77777777" w:rsidR="00257D58" w:rsidRDefault="00257D58" w:rsidP="00257D58">
            <w:pPr>
              <w:pStyle w:val="XML1"/>
            </w:pPr>
            <w:r>
              <w:t xml:space="preserve">            This element contains all capability items that</w:t>
            </w:r>
          </w:p>
          <w:p w14:paraId="5D7B5811" w14:textId="77777777" w:rsidR="00257D58" w:rsidRDefault="00257D58" w:rsidP="00257D58">
            <w:pPr>
              <w:pStyle w:val="XML1"/>
            </w:pPr>
            <w:r>
              <w:t xml:space="preserve">            an OpenFlow Logical Switch MAY implement.</w:t>
            </w:r>
          </w:p>
          <w:p w14:paraId="5FEE5FBD" w14:textId="77777777" w:rsidR="00257D58" w:rsidRDefault="00257D58" w:rsidP="00257D58">
            <w:pPr>
              <w:pStyle w:val="XML1"/>
            </w:pPr>
          </w:p>
          <w:p w14:paraId="56DBAE26" w14:textId="77777777" w:rsidR="00257D58" w:rsidRDefault="00257D58" w:rsidP="00257D58">
            <w:pPr>
              <w:pStyle w:val="XML1"/>
            </w:pPr>
            <w:r>
              <w:t xml:space="preserve">            This element and its children can only be retrieved by</w:t>
            </w:r>
          </w:p>
          <w:p w14:paraId="44B4D580" w14:textId="77777777" w:rsidR="00257D58" w:rsidRDefault="00257D58" w:rsidP="00257D58">
            <w:pPr>
              <w:pStyle w:val="XML1"/>
            </w:pPr>
            <w:r>
              <w:t xml:space="preserve">            NETCONF &amp;lt;get&amp;gt; operation since it contain no configuration</w:t>
            </w:r>
          </w:p>
          <w:p w14:paraId="686F6657" w14:textId="77777777" w:rsidR="00257D58" w:rsidRDefault="00257D58" w:rsidP="00257D58">
            <w:pPr>
              <w:pStyle w:val="XML1"/>
            </w:pPr>
            <w:r>
              <w:t xml:space="preserve">            data.</w:t>
            </w:r>
          </w:p>
          <w:p w14:paraId="14B60574" w14:textId="77777777" w:rsidR="00257D58" w:rsidRDefault="00257D58" w:rsidP="00257D58">
            <w:pPr>
              <w:pStyle w:val="XML1"/>
            </w:pPr>
            <w:r>
              <w:t xml:space="preserve">          &lt;/xs:documentation&gt;</w:t>
            </w:r>
          </w:p>
          <w:p w14:paraId="25FBF18F" w14:textId="77777777" w:rsidR="00257D58" w:rsidRDefault="00257D58" w:rsidP="00257D58">
            <w:pPr>
              <w:pStyle w:val="XML1"/>
            </w:pPr>
            <w:r>
              <w:t xml:space="preserve">        &lt;/xs:annotation&gt;</w:t>
            </w:r>
          </w:p>
          <w:p w14:paraId="4D6EBA30" w14:textId="77777777" w:rsidR="00257D58" w:rsidRDefault="00257D58" w:rsidP="00257D58">
            <w:pPr>
              <w:pStyle w:val="XML1"/>
            </w:pPr>
            <w:r>
              <w:t xml:space="preserve">        &lt;xs:complexType&gt;</w:t>
            </w:r>
          </w:p>
          <w:p w14:paraId="2BE9A8F8" w14:textId="77777777" w:rsidR="00257D58" w:rsidRDefault="00257D58" w:rsidP="00257D58">
            <w:pPr>
              <w:pStyle w:val="XML1"/>
            </w:pPr>
            <w:r>
              <w:t xml:space="preserve">          &lt;xs:sequence&gt;</w:t>
            </w:r>
          </w:p>
          <w:p w14:paraId="3E03EA4A" w14:textId="77777777" w:rsidR="00257D58" w:rsidRDefault="00257D58" w:rsidP="00257D58">
            <w:pPr>
              <w:pStyle w:val="XML1"/>
            </w:pPr>
            <w:r>
              <w:t xml:space="preserve">            &lt;xs:group ref="OFLogicalSwitchCapabilitiesType"/&gt;</w:t>
            </w:r>
          </w:p>
          <w:p w14:paraId="373FFB90" w14:textId="77777777" w:rsidR="00257D58" w:rsidRDefault="00257D58" w:rsidP="00257D58">
            <w:pPr>
              <w:pStyle w:val="XML1"/>
            </w:pPr>
            <w:r>
              <w:t xml:space="preserve">          &lt;/xs:sequence&gt;</w:t>
            </w:r>
          </w:p>
          <w:p w14:paraId="2CA2A59F" w14:textId="77777777" w:rsidR="00257D58" w:rsidRDefault="00257D58" w:rsidP="00257D58">
            <w:pPr>
              <w:pStyle w:val="XML1"/>
            </w:pPr>
            <w:r>
              <w:t xml:space="preserve">        &lt;/xs:complexType&gt;</w:t>
            </w:r>
          </w:p>
          <w:p w14:paraId="76B88439" w14:textId="77777777" w:rsidR="00257D58" w:rsidRDefault="00257D58" w:rsidP="00257D58">
            <w:pPr>
              <w:pStyle w:val="XML1"/>
            </w:pPr>
            <w:r>
              <w:t xml:space="preserve">      &lt;/xs:element&gt;</w:t>
            </w:r>
          </w:p>
          <w:p w14:paraId="1FB57924" w14:textId="77777777" w:rsidR="00257D58" w:rsidRDefault="00257D58" w:rsidP="00257D58">
            <w:pPr>
              <w:pStyle w:val="XML1"/>
            </w:pPr>
            <w:r>
              <w:t xml:space="preserve">      &lt;xs:element name="datapath-id"  type="datapath-id-type"&gt;</w:t>
            </w:r>
          </w:p>
          <w:p w14:paraId="0FF52C47" w14:textId="77777777" w:rsidR="00257D58" w:rsidRDefault="00257D58" w:rsidP="00257D58">
            <w:pPr>
              <w:pStyle w:val="XML1"/>
            </w:pPr>
            <w:r>
              <w:t xml:space="preserve">        &lt;xs:annotation&gt;</w:t>
            </w:r>
          </w:p>
          <w:p w14:paraId="4BB05D3C" w14:textId="77777777" w:rsidR="00257D58" w:rsidRDefault="00257D58" w:rsidP="00257D58">
            <w:pPr>
              <w:pStyle w:val="XML1"/>
            </w:pPr>
            <w:r>
              <w:t xml:space="preserve">          &lt;xs:documentation&gt;</w:t>
            </w:r>
          </w:p>
          <w:p w14:paraId="47F59E8A" w14:textId="77777777" w:rsidR="00257D58" w:rsidRDefault="00257D58" w:rsidP="00257D58">
            <w:pPr>
              <w:pStyle w:val="XML1"/>
            </w:pPr>
            <w:r>
              <w:t xml:space="preserve">            The datapath identifier of the Logical Switch</w:t>
            </w:r>
          </w:p>
          <w:p w14:paraId="34CFE282" w14:textId="77777777" w:rsidR="00257D58" w:rsidRDefault="00257D58" w:rsidP="00257D58">
            <w:pPr>
              <w:pStyle w:val="XML1"/>
            </w:pPr>
            <w:r>
              <w:t xml:space="preserve">            that uniquely identifies this Logical Switch within the</w:t>
            </w:r>
          </w:p>
          <w:p w14:paraId="26316EEB" w14:textId="77777777" w:rsidR="00257D58" w:rsidRDefault="00257D58" w:rsidP="00257D58">
            <w:pPr>
              <w:pStyle w:val="XML1"/>
            </w:pPr>
            <w:r>
              <w:t xml:space="preserve">            context of all OpenFlow Controllers associated with the</w:t>
            </w:r>
          </w:p>
          <w:p w14:paraId="5178F11B" w14:textId="77777777" w:rsidR="00257D58" w:rsidRDefault="00257D58" w:rsidP="00257D58">
            <w:pPr>
              <w:pStyle w:val="XML1"/>
            </w:pPr>
            <w:r>
              <w:t xml:space="preserve">            OpenFlow Logical Switch.  The datapath identifier is a</w:t>
            </w:r>
          </w:p>
          <w:p w14:paraId="27C67A71" w14:textId="77777777" w:rsidR="00257D58" w:rsidRDefault="00257D58" w:rsidP="00257D58">
            <w:pPr>
              <w:pStyle w:val="XML1"/>
            </w:pPr>
            <w:r>
              <w:t xml:space="preserve">            string value that MUST be formatted as a sequence of 8</w:t>
            </w:r>
          </w:p>
          <w:p w14:paraId="04540E88" w14:textId="77777777" w:rsidR="00257D58" w:rsidRDefault="00257D58" w:rsidP="00257D58">
            <w:pPr>
              <w:pStyle w:val="XML1"/>
            </w:pPr>
            <w:r>
              <w:t xml:space="preserve">            2-digit hexadecimal numbers that are separated by colons,</w:t>
            </w:r>
          </w:p>
          <w:p w14:paraId="27BE23D7" w14:textId="77777777" w:rsidR="00257D58" w:rsidRDefault="00257D58" w:rsidP="00257D58">
            <w:pPr>
              <w:pStyle w:val="XML1"/>
            </w:pPr>
            <w:r>
              <w:t xml:space="preserve">            for example, '01:23:45:67:89:ab:cd:ef'.  When processing a</w:t>
            </w:r>
          </w:p>
          <w:p w14:paraId="4471BDEE" w14:textId="77777777" w:rsidR="00257D58" w:rsidRDefault="00257D58" w:rsidP="00257D58">
            <w:pPr>
              <w:pStyle w:val="XML1"/>
            </w:pPr>
            <w:r>
              <w:t xml:space="preserve">            datapath identifier, the case of the decimal digits MUST be</w:t>
            </w:r>
          </w:p>
          <w:p w14:paraId="5A903098" w14:textId="77777777" w:rsidR="00257D58" w:rsidRDefault="00257D58" w:rsidP="00257D58">
            <w:pPr>
              <w:pStyle w:val="XML1"/>
            </w:pPr>
            <w:r>
              <w:t xml:space="preserve">            ignored.</w:t>
            </w:r>
          </w:p>
          <w:p w14:paraId="68A52EF4" w14:textId="77777777" w:rsidR="00257D58" w:rsidRDefault="00257D58" w:rsidP="00257D58">
            <w:pPr>
              <w:pStyle w:val="XML1"/>
            </w:pPr>
          </w:p>
          <w:p w14:paraId="24072A86" w14:textId="77777777" w:rsidR="00257D58" w:rsidRDefault="00257D58" w:rsidP="00257D58">
            <w:pPr>
              <w:pStyle w:val="XML1"/>
            </w:pPr>
            <w:r>
              <w:t xml:space="preserve">            This element MUST be present in the NETCONF data store.</w:t>
            </w:r>
          </w:p>
          <w:p w14:paraId="41F70F07" w14:textId="77777777" w:rsidR="00257D58" w:rsidRDefault="00257D58" w:rsidP="00257D58">
            <w:pPr>
              <w:pStyle w:val="XML1"/>
            </w:pPr>
            <w:r>
              <w:t xml:space="preserve">            If this element is not present in a NETCONF &amp;lt;edit-config&amp;gt;</w:t>
            </w:r>
          </w:p>
          <w:p w14:paraId="3E0849CC" w14:textId="77777777" w:rsidR="00257D58" w:rsidRDefault="00257D58" w:rsidP="00257D58">
            <w:pPr>
              <w:pStyle w:val="XML1"/>
            </w:pPr>
            <w:r>
              <w:t xml:space="preserve">            operation 'create', 'merge' or 'replace' and the parent</w:t>
            </w:r>
          </w:p>
          <w:p w14:paraId="5F03F12C" w14:textId="77777777" w:rsidR="00257D58" w:rsidRDefault="00257D58" w:rsidP="00257D58">
            <w:pPr>
              <w:pStyle w:val="XML1"/>
            </w:pPr>
            <w:r>
              <w:t xml:space="preserve">            element does not exist, a 'data-missing' error is</w:t>
            </w:r>
          </w:p>
          <w:p w14:paraId="35480B90" w14:textId="77777777" w:rsidR="00257D58" w:rsidRDefault="00257D58" w:rsidP="00257D58">
            <w:pPr>
              <w:pStyle w:val="XML1"/>
            </w:pPr>
            <w:r>
              <w:t xml:space="preserve">            returned.</w:t>
            </w:r>
          </w:p>
          <w:p w14:paraId="27F06057" w14:textId="77777777" w:rsidR="00257D58" w:rsidRDefault="00257D58" w:rsidP="00257D58">
            <w:pPr>
              <w:pStyle w:val="XML1"/>
            </w:pPr>
            <w:r>
              <w:t xml:space="preserve">          &lt;/xs:documentation&gt;</w:t>
            </w:r>
          </w:p>
          <w:p w14:paraId="4BACB8F4" w14:textId="77777777" w:rsidR="00257D58" w:rsidRDefault="00257D58" w:rsidP="00257D58">
            <w:pPr>
              <w:pStyle w:val="XML1"/>
            </w:pPr>
            <w:r>
              <w:t xml:space="preserve">        &lt;/xs:annotation&gt;</w:t>
            </w:r>
          </w:p>
          <w:p w14:paraId="3C405031" w14:textId="77777777" w:rsidR="00257D58" w:rsidRDefault="00257D58" w:rsidP="00257D58">
            <w:pPr>
              <w:pStyle w:val="XML1"/>
            </w:pPr>
            <w:r>
              <w:t xml:space="preserve">      &lt;/xs:element&gt;</w:t>
            </w:r>
          </w:p>
          <w:p w14:paraId="0A5142B1" w14:textId="77777777" w:rsidR="00257D58" w:rsidRDefault="00257D58" w:rsidP="00257D58">
            <w:pPr>
              <w:pStyle w:val="XML1"/>
            </w:pPr>
            <w:r>
              <w:t xml:space="preserve">      &lt;xs:element name="enabled"  type="xs:boolean"&gt;</w:t>
            </w:r>
          </w:p>
          <w:p w14:paraId="6A784070" w14:textId="77777777" w:rsidR="00257D58" w:rsidRDefault="00257D58" w:rsidP="00257D58">
            <w:pPr>
              <w:pStyle w:val="XML1"/>
            </w:pPr>
            <w:r>
              <w:t xml:space="preserve">        &lt;xs:annotation&gt;</w:t>
            </w:r>
          </w:p>
          <w:p w14:paraId="224CF51C" w14:textId="77777777" w:rsidR="00257D58" w:rsidRDefault="00257D58" w:rsidP="00257D58">
            <w:pPr>
              <w:pStyle w:val="XML1"/>
            </w:pPr>
            <w:r>
              <w:t xml:space="preserve">          &lt;xs:documentation&gt;</w:t>
            </w:r>
          </w:p>
          <w:p w14:paraId="7D6406A3" w14:textId="77777777" w:rsidR="00257D58" w:rsidRDefault="00257D58" w:rsidP="00257D58">
            <w:pPr>
              <w:pStyle w:val="XML1"/>
            </w:pPr>
            <w:r>
              <w:lastRenderedPageBreak/>
              <w:t xml:space="preserve">            This element indicates the administrative state</w:t>
            </w:r>
          </w:p>
          <w:p w14:paraId="015FA8C2" w14:textId="77777777" w:rsidR="00257D58" w:rsidRDefault="00257D58" w:rsidP="00257D58">
            <w:pPr>
              <w:pStyle w:val="XML1"/>
            </w:pPr>
            <w:r>
              <w:t xml:space="preserve">            of the OpenFlow Logical Switch.  A value of 'false' means</w:t>
            </w:r>
          </w:p>
          <w:p w14:paraId="4DD9D299" w14:textId="77777777" w:rsidR="00257D58" w:rsidRDefault="00257D58" w:rsidP="00257D58">
            <w:pPr>
              <w:pStyle w:val="XML1"/>
            </w:pPr>
            <w:r>
              <w:t xml:space="preserve">            the OpenFlow Logical Switch MUST NOT communicate with any </w:t>
            </w:r>
          </w:p>
          <w:p w14:paraId="3871134C" w14:textId="77777777" w:rsidR="00257D58" w:rsidRDefault="00257D58" w:rsidP="00257D58">
            <w:pPr>
              <w:pStyle w:val="XML1"/>
            </w:pPr>
            <w:r>
              <w:t xml:space="preserve">            OpenFlow Controllers, MUST NOT conduct any OpenFlow </w:t>
            </w:r>
          </w:p>
          <w:p w14:paraId="64FE1623" w14:textId="77777777" w:rsidR="00257D58" w:rsidRDefault="00257D58" w:rsidP="00257D58">
            <w:pPr>
              <w:pStyle w:val="XML1"/>
            </w:pPr>
            <w:r>
              <w:t xml:space="preserve">            processing, and SHOULD NOT be utilizing computational or </w:t>
            </w:r>
          </w:p>
          <w:p w14:paraId="02A41A28" w14:textId="77777777" w:rsidR="00257D58" w:rsidRDefault="00257D58" w:rsidP="00257D58">
            <w:pPr>
              <w:pStyle w:val="XML1"/>
            </w:pPr>
            <w:r>
              <w:t xml:space="preserve">            network resources of the underlying platform.</w:t>
            </w:r>
          </w:p>
          <w:p w14:paraId="6C8C110C" w14:textId="77777777" w:rsidR="00257D58" w:rsidRDefault="00257D58" w:rsidP="00257D58">
            <w:pPr>
              <w:pStyle w:val="XML1"/>
            </w:pPr>
          </w:p>
          <w:p w14:paraId="5476F31F" w14:textId="77777777" w:rsidR="00257D58" w:rsidRDefault="00257D58" w:rsidP="00257D58">
            <w:pPr>
              <w:pStyle w:val="XML1"/>
            </w:pPr>
            <w:r>
              <w:t xml:space="preserve">            This element is optional. If this element is not present it</w:t>
            </w:r>
          </w:p>
          <w:p w14:paraId="7259BD1B" w14:textId="77777777" w:rsidR="00257D58" w:rsidRDefault="00257D58" w:rsidP="00257D58">
            <w:pPr>
              <w:pStyle w:val="XML1"/>
            </w:pPr>
            <w:r>
              <w:t xml:space="preserve">            defaults to 'false'.</w:t>
            </w:r>
          </w:p>
          <w:p w14:paraId="77B8B4A2" w14:textId="77777777" w:rsidR="00257D58" w:rsidRDefault="00257D58" w:rsidP="00257D58">
            <w:pPr>
              <w:pStyle w:val="XML1"/>
            </w:pPr>
            <w:r>
              <w:t xml:space="preserve">          &lt;/xs:documentation&gt;</w:t>
            </w:r>
          </w:p>
          <w:p w14:paraId="03F6A66A" w14:textId="77777777" w:rsidR="00257D58" w:rsidRDefault="00257D58" w:rsidP="00257D58">
            <w:pPr>
              <w:pStyle w:val="XML1"/>
            </w:pPr>
            <w:r>
              <w:t xml:space="preserve">        &lt;/xs:annotation&gt;</w:t>
            </w:r>
          </w:p>
          <w:p w14:paraId="285AD1DA" w14:textId="77777777" w:rsidR="00257D58" w:rsidRDefault="00257D58" w:rsidP="00257D58">
            <w:pPr>
              <w:pStyle w:val="XML1"/>
            </w:pPr>
            <w:r>
              <w:t xml:space="preserve">      &lt;/xs:element&gt;</w:t>
            </w:r>
          </w:p>
          <w:p w14:paraId="3F316B84" w14:textId="77777777" w:rsidR="00257D58" w:rsidRDefault="00257D58" w:rsidP="00257D58">
            <w:pPr>
              <w:pStyle w:val="XML1"/>
            </w:pPr>
            <w:r>
              <w:t xml:space="preserve">      &lt;xs:element name="check-controller-certificate"  type="xs:boolean"&gt;</w:t>
            </w:r>
          </w:p>
          <w:p w14:paraId="65F68031" w14:textId="77777777" w:rsidR="00257D58" w:rsidRDefault="00257D58" w:rsidP="00257D58">
            <w:pPr>
              <w:pStyle w:val="XML1"/>
            </w:pPr>
            <w:r>
              <w:t xml:space="preserve">        &lt;xs:annotation&gt;</w:t>
            </w:r>
          </w:p>
          <w:p w14:paraId="3CA0BE74" w14:textId="77777777" w:rsidR="00257D58" w:rsidRDefault="00257D58" w:rsidP="00257D58">
            <w:pPr>
              <w:pStyle w:val="XML1"/>
            </w:pPr>
            <w:r>
              <w:t xml:space="preserve">          &lt;xs:documentation&gt;</w:t>
            </w:r>
          </w:p>
          <w:p w14:paraId="7DB73C22" w14:textId="77777777" w:rsidR="00257D58" w:rsidRDefault="00257D58" w:rsidP="00257D58">
            <w:pPr>
              <w:pStyle w:val="XML1"/>
            </w:pPr>
            <w:r>
              <w:t xml:space="preserve">            This element indicates the behavior of the </w:t>
            </w:r>
          </w:p>
          <w:p w14:paraId="798AD5F1" w14:textId="77777777" w:rsidR="00257D58" w:rsidRDefault="00257D58" w:rsidP="00257D58">
            <w:pPr>
              <w:pStyle w:val="XML1"/>
            </w:pPr>
            <w:r>
              <w:t xml:space="preserve">            OpenFlow Logical Switch when connecting to an OpenFlow</w:t>
            </w:r>
          </w:p>
          <w:p w14:paraId="5E3E667A" w14:textId="77777777" w:rsidR="00257D58" w:rsidRDefault="00257D58" w:rsidP="00257D58">
            <w:pPr>
              <w:pStyle w:val="XML1"/>
            </w:pPr>
            <w:r>
              <w:t xml:space="preserve">            Controller.  </w:t>
            </w:r>
          </w:p>
          <w:p w14:paraId="1AEE2DC4" w14:textId="77777777" w:rsidR="00257D58" w:rsidRDefault="00257D58" w:rsidP="00257D58">
            <w:pPr>
              <w:pStyle w:val="XML1"/>
            </w:pPr>
            <w:r>
              <w:t xml:space="preserve">                  </w:t>
            </w:r>
          </w:p>
          <w:p w14:paraId="3E5E6AB5" w14:textId="77777777" w:rsidR="00257D58" w:rsidRDefault="00257D58" w:rsidP="00257D58">
            <w:pPr>
              <w:pStyle w:val="XML1"/>
            </w:pPr>
            <w:r>
              <w:t xml:space="preserve">            If set to value 'false', the logical switch will connect to</w:t>
            </w:r>
          </w:p>
          <w:p w14:paraId="47306590" w14:textId="77777777" w:rsidR="00257D58" w:rsidRDefault="00257D58" w:rsidP="00257D58">
            <w:pPr>
              <w:pStyle w:val="XML1"/>
            </w:pPr>
            <w:r>
              <w:t xml:space="preserve">            a controller without checking any controller certificate.  </w:t>
            </w:r>
          </w:p>
          <w:p w14:paraId="26B52DEA" w14:textId="77777777" w:rsidR="00257D58" w:rsidRDefault="00257D58" w:rsidP="00257D58">
            <w:pPr>
              <w:pStyle w:val="XML1"/>
            </w:pPr>
            <w:r>
              <w:t xml:space="preserve">                  </w:t>
            </w:r>
          </w:p>
          <w:p w14:paraId="0FAF335E" w14:textId="77777777" w:rsidR="00257D58" w:rsidRDefault="00257D58" w:rsidP="00257D58">
            <w:pPr>
              <w:pStyle w:val="XML1"/>
            </w:pPr>
            <w:r>
              <w:t xml:space="preserve">            If set to value 'true', then the logical switch will</w:t>
            </w:r>
          </w:p>
          <w:p w14:paraId="4F5249F4" w14:textId="77777777" w:rsidR="00257D58" w:rsidRDefault="00257D58" w:rsidP="00257D58">
            <w:pPr>
              <w:pStyle w:val="XML1"/>
            </w:pPr>
            <w:r>
              <w:t xml:space="preserve">            connect to a controller with element &amp;lt;protocol&amp;gt; set to</w:t>
            </w:r>
          </w:p>
          <w:p w14:paraId="22EC074F" w14:textId="77777777" w:rsidR="00257D58" w:rsidRDefault="00257D58" w:rsidP="00257D58">
            <w:pPr>
              <w:pStyle w:val="XML1"/>
            </w:pPr>
            <w:r>
              <w:t xml:space="preserve">            'TLS', only if the controller provides a certificate that</w:t>
            </w:r>
          </w:p>
          <w:p w14:paraId="53E12A3B" w14:textId="77777777" w:rsidR="00257D58" w:rsidRDefault="00257D58" w:rsidP="00257D58">
            <w:pPr>
              <w:pStyle w:val="XML1"/>
            </w:pPr>
            <w:r>
              <w:t xml:space="preserve">            can be verified with one of the certificates stored in the</w:t>
            </w:r>
          </w:p>
          <w:p w14:paraId="001DECAF" w14:textId="77777777" w:rsidR="00257D58" w:rsidRDefault="00257D58" w:rsidP="00257D58">
            <w:pPr>
              <w:pStyle w:val="XML1"/>
            </w:pPr>
            <w:r>
              <w:t xml:space="preserve">            list called external-certificates in the OpenFlow Capable</w:t>
            </w:r>
          </w:p>
          <w:p w14:paraId="170DA17C" w14:textId="77777777" w:rsidR="00257D58" w:rsidRDefault="00257D58" w:rsidP="00257D58">
            <w:pPr>
              <w:pStyle w:val="XML1"/>
            </w:pPr>
            <w:r>
              <w:t xml:space="preserve">            Switch.  </w:t>
            </w:r>
          </w:p>
          <w:p w14:paraId="00F8D676" w14:textId="77777777" w:rsidR="00257D58" w:rsidRDefault="00257D58" w:rsidP="00257D58">
            <w:pPr>
              <w:pStyle w:val="XML1"/>
            </w:pPr>
            <w:r>
              <w:t xml:space="preserve">                  </w:t>
            </w:r>
          </w:p>
          <w:p w14:paraId="6548287D" w14:textId="77777777" w:rsidR="00257D58" w:rsidRDefault="00257D58" w:rsidP="00257D58">
            <w:pPr>
              <w:pStyle w:val="XML1"/>
            </w:pPr>
            <w:r>
              <w:t xml:space="preserve">            If a certificate cannot be validated, the OpenFlow Logical </w:t>
            </w:r>
          </w:p>
          <w:p w14:paraId="1C463B94" w14:textId="77777777" w:rsidR="00257D58" w:rsidRDefault="00257D58" w:rsidP="00257D58">
            <w:pPr>
              <w:pStyle w:val="XML1"/>
            </w:pPr>
            <w:r>
              <w:t xml:space="preserve">            Switch MUST terminate communication with the corresponding</w:t>
            </w:r>
          </w:p>
          <w:p w14:paraId="4D68710F" w14:textId="77777777" w:rsidR="00257D58" w:rsidRDefault="00257D58" w:rsidP="00257D58">
            <w:pPr>
              <w:pStyle w:val="XML1"/>
            </w:pPr>
            <w:r>
              <w:t xml:space="preserve">            OpenFlow Controller, MUST NOT conduct any OpenFlow</w:t>
            </w:r>
          </w:p>
          <w:p w14:paraId="3AC6338D" w14:textId="77777777" w:rsidR="00257D58" w:rsidRDefault="00257D58" w:rsidP="00257D58">
            <w:pPr>
              <w:pStyle w:val="XML1"/>
            </w:pPr>
            <w:r>
              <w:t xml:space="preserve">            processing on requests of this OpenFlow controller, and </w:t>
            </w:r>
          </w:p>
          <w:p w14:paraId="60B47FAA" w14:textId="77777777" w:rsidR="00257D58" w:rsidRDefault="00257D58" w:rsidP="00257D58">
            <w:pPr>
              <w:pStyle w:val="XML1"/>
            </w:pPr>
            <w:r>
              <w:t xml:space="preserve">            SHOULD NOT further utilize any computational or network </w:t>
            </w:r>
          </w:p>
          <w:p w14:paraId="079275A0" w14:textId="77777777" w:rsidR="00257D58" w:rsidRDefault="00257D58" w:rsidP="00257D58">
            <w:pPr>
              <w:pStyle w:val="XML1"/>
            </w:pPr>
            <w:r>
              <w:t xml:space="preserve">            resources of for dealing with this connection.</w:t>
            </w:r>
          </w:p>
          <w:p w14:paraId="18B73EF0" w14:textId="77777777" w:rsidR="00257D58" w:rsidRDefault="00257D58" w:rsidP="00257D58">
            <w:pPr>
              <w:pStyle w:val="XML1"/>
            </w:pPr>
            <w:r>
              <w:t xml:space="preserve">                  </w:t>
            </w:r>
          </w:p>
          <w:p w14:paraId="48F63F6D" w14:textId="77777777" w:rsidR="00257D58" w:rsidRDefault="00257D58" w:rsidP="00257D58">
            <w:pPr>
              <w:pStyle w:val="XML1"/>
            </w:pPr>
            <w:r>
              <w:t xml:space="preserve">            If set to value 'true', the OpenFlow Logical Switch MUST</w:t>
            </w:r>
          </w:p>
          <w:p w14:paraId="29EC01F4" w14:textId="77777777" w:rsidR="00257D58" w:rsidRDefault="00257D58" w:rsidP="00257D58">
            <w:pPr>
              <w:pStyle w:val="XML1"/>
            </w:pPr>
            <w:r>
              <w:t xml:space="preserve">            NOT connect to any OpenFlow Controller that does not</w:t>
            </w:r>
          </w:p>
          <w:p w14:paraId="5E13C0CF" w14:textId="77777777" w:rsidR="00257D58" w:rsidRDefault="00257D58" w:rsidP="00257D58">
            <w:pPr>
              <w:pStyle w:val="XML1"/>
            </w:pPr>
            <w:r>
              <w:t xml:space="preserve">            provide a certificate. This implies that it cannot connect</w:t>
            </w:r>
          </w:p>
          <w:p w14:paraId="36D8B6DE" w14:textId="77777777" w:rsidR="00257D58" w:rsidRDefault="00257D58" w:rsidP="00257D58">
            <w:pPr>
              <w:pStyle w:val="XML1"/>
            </w:pPr>
            <w:r>
              <w:t xml:space="preserve">            to an OpenFlow controller that has the value of element</w:t>
            </w:r>
          </w:p>
          <w:p w14:paraId="32EC2B2E" w14:textId="77777777" w:rsidR="00257D58" w:rsidRDefault="00257D58" w:rsidP="00257D58">
            <w:pPr>
              <w:pStyle w:val="XML1"/>
            </w:pPr>
            <w:r>
              <w:t xml:space="preserve">            protocol set to 'TCP'. Only connections with protocol 'TLS'</w:t>
            </w:r>
          </w:p>
          <w:p w14:paraId="294156F5" w14:textId="77777777" w:rsidR="00257D58" w:rsidRDefault="00257D58" w:rsidP="00257D58">
            <w:pPr>
              <w:pStyle w:val="XML1"/>
            </w:pPr>
            <w:r>
              <w:t xml:space="preserve">            are possible in this case.</w:t>
            </w:r>
          </w:p>
          <w:p w14:paraId="4AB1C746" w14:textId="77777777" w:rsidR="00257D58" w:rsidRDefault="00257D58" w:rsidP="00257D58">
            <w:pPr>
              <w:pStyle w:val="XML1"/>
            </w:pPr>
          </w:p>
          <w:p w14:paraId="2136B334" w14:textId="77777777" w:rsidR="00257D58" w:rsidRDefault="00257D58" w:rsidP="00257D58">
            <w:pPr>
              <w:pStyle w:val="XML1"/>
            </w:pPr>
            <w:r>
              <w:t xml:space="preserve">            This element is optional. If this element is not present it</w:t>
            </w:r>
          </w:p>
          <w:p w14:paraId="4A85A583" w14:textId="77777777" w:rsidR="00257D58" w:rsidRDefault="00257D58" w:rsidP="00257D58">
            <w:pPr>
              <w:pStyle w:val="XML1"/>
            </w:pPr>
            <w:r>
              <w:t xml:space="preserve">            defaults to 'false'.</w:t>
            </w:r>
          </w:p>
          <w:p w14:paraId="042B6158" w14:textId="77777777" w:rsidR="00257D58" w:rsidRDefault="00257D58" w:rsidP="00257D58">
            <w:pPr>
              <w:pStyle w:val="XML1"/>
            </w:pPr>
            <w:r>
              <w:t xml:space="preserve">          &lt;/xs:documentation&gt;</w:t>
            </w:r>
          </w:p>
          <w:p w14:paraId="0F421CC7" w14:textId="77777777" w:rsidR="00257D58" w:rsidRDefault="00257D58" w:rsidP="00257D58">
            <w:pPr>
              <w:pStyle w:val="XML1"/>
            </w:pPr>
            <w:r>
              <w:t xml:space="preserve">        &lt;/xs:annotation&gt;</w:t>
            </w:r>
          </w:p>
          <w:p w14:paraId="7656AD6B" w14:textId="77777777" w:rsidR="00257D58" w:rsidRDefault="00257D58" w:rsidP="00257D58">
            <w:pPr>
              <w:pStyle w:val="XML1"/>
            </w:pPr>
            <w:r>
              <w:t xml:space="preserve">      &lt;/xs:element&gt;</w:t>
            </w:r>
          </w:p>
          <w:p w14:paraId="7647EBBC" w14:textId="77777777" w:rsidR="00257D58" w:rsidRDefault="00257D58" w:rsidP="00257D58">
            <w:pPr>
              <w:pStyle w:val="XML1"/>
            </w:pPr>
            <w:r>
              <w:t xml:space="preserve">      &lt;xs:element name="lost-connection-behavior"&gt;</w:t>
            </w:r>
          </w:p>
          <w:p w14:paraId="402B93E4" w14:textId="77777777" w:rsidR="00257D58" w:rsidRDefault="00257D58" w:rsidP="00257D58">
            <w:pPr>
              <w:pStyle w:val="XML1"/>
            </w:pPr>
            <w:r>
              <w:t xml:space="preserve">        &lt;xs:annotation&gt;</w:t>
            </w:r>
          </w:p>
          <w:p w14:paraId="62D570C3" w14:textId="77777777" w:rsidR="00257D58" w:rsidRDefault="00257D58" w:rsidP="00257D58">
            <w:pPr>
              <w:pStyle w:val="XML1"/>
            </w:pPr>
            <w:r>
              <w:t xml:space="preserve">          &lt;xs:documentation&gt;</w:t>
            </w:r>
          </w:p>
          <w:p w14:paraId="3153C800" w14:textId="77777777" w:rsidR="00257D58" w:rsidRDefault="00257D58" w:rsidP="00257D58">
            <w:pPr>
              <w:pStyle w:val="XML1"/>
            </w:pPr>
            <w:r>
              <w:t xml:space="preserve">            This element indicates the the behavior of the </w:t>
            </w:r>
          </w:p>
          <w:p w14:paraId="762C75B3" w14:textId="77777777" w:rsidR="00257D58" w:rsidRDefault="00257D58" w:rsidP="00257D58">
            <w:pPr>
              <w:pStyle w:val="XML1"/>
            </w:pPr>
            <w:r>
              <w:t xml:space="preserve">            OpenFlow Logical Switch in case it loses contact with all </w:t>
            </w:r>
          </w:p>
          <w:p w14:paraId="22AC3BBB" w14:textId="77777777" w:rsidR="00257D58" w:rsidRDefault="00257D58" w:rsidP="00257D58">
            <w:pPr>
              <w:pStyle w:val="XML1"/>
            </w:pPr>
            <w:r>
              <w:t xml:space="preserve">            OpenFlow Controllers.  There are two alternative modes in</w:t>
            </w:r>
          </w:p>
          <w:p w14:paraId="447C3765" w14:textId="77777777" w:rsidR="00257D58" w:rsidRDefault="00257D58" w:rsidP="00257D58">
            <w:pPr>
              <w:pStyle w:val="XML1"/>
            </w:pPr>
            <w:r>
              <w:t xml:space="preserve">            such a case: fails secure mode and fail standalone mode as</w:t>
            </w:r>
          </w:p>
          <w:p w14:paraId="6C65FBF3" w14:textId="77777777" w:rsidR="00257D58" w:rsidRDefault="00257D58" w:rsidP="00257D58">
            <w:pPr>
              <w:pStyle w:val="XML1"/>
            </w:pPr>
            <w:r>
              <w:t xml:space="preserve">            defined by the OpenFlow protocol specification version 1.2,</w:t>
            </w:r>
          </w:p>
          <w:p w14:paraId="1F7F8673" w14:textId="77777777" w:rsidR="00257D58" w:rsidRDefault="00257D58" w:rsidP="00257D58">
            <w:pPr>
              <w:pStyle w:val="XML1"/>
            </w:pPr>
            <w:r>
              <w:lastRenderedPageBreak/>
              <w:t xml:space="preserve">            section 6.4.  These are the only allowed values for this</w:t>
            </w:r>
          </w:p>
          <w:p w14:paraId="7A55B647" w14:textId="77777777" w:rsidR="00257D58" w:rsidRDefault="00257D58" w:rsidP="00257D58">
            <w:pPr>
              <w:pStyle w:val="XML1"/>
            </w:pPr>
            <w:r>
              <w:t xml:space="preserve">            element. Default is the fail secure mode.</w:t>
            </w:r>
          </w:p>
          <w:p w14:paraId="453EAD17" w14:textId="77777777" w:rsidR="00257D58" w:rsidRDefault="00257D58" w:rsidP="00257D58">
            <w:pPr>
              <w:pStyle w:val="XML1"/>
            </w:pPr>
          </w:p>
          <w:p w14:paraId="10832965" w14:textId="77777777" w:rsidR="00257D58" w:rsidRDefault="00257D58" w:rsidP="00257D58">
            <w:pPr>
              <w:pStyle w:val="XML1"/>
            </w:pPr>
            <w:r>
              <w:t xml:space="preserve">            This element is optional. If this element is not present it</w:t>
            </w:r>
          </w:p>
          <w:p w14:paraId="12D7B999" w14:textId="77777777" w:rsidR="00257D58" w:rsidRDefault="00257D58" w:rsidP="00257D58">
            <w:pPr>
              <w:pStyle w:val="XML1"/>
            </w:pPr>
            <w:r>
              <w:t xml:space="preserve">            defaults to 'failSecureMode'.</w:t>
            </w:r>
          </w:p>
          <w:p w14:paraId="78F7D501" w14:textId="77777777" w:rsidR="00257D58" w:rsidRDefault="00257D58" w:rsidP="00257D58">
            <w:pPr>
              <w:pStyle w:val="XML1"/>
            </w:pPr>
            <w:r>
              <w:t xml:space="preserve">          &lt;/xs:documentation&gt;</w:t>
            </w:r>
          </w:p>
          <w:p w14:paraId="56B390EE" w14:textId="77777777" w:rsidR="00257D58" w:rsidRDefault="00257D58" w:rsidP="00257D58">
            <w:pPr>
              <w:pStyle w:val="XML1"/>
            </w:pPr>
            <w:r>
              <w:t xml:space="preserve">        &lt;/xs:annotation&gt;</w:t>
            </w:r>
          </w:p>
          <w:p w14:paraId="41CBE72F" w14:textId="77777777" w:rsidR="00257D58" w:rsidRDefault="00257D58" w:rsidP="00257D58">
            <w:pPr>
              <w:pStyle w:val="XML1"/>
            </w:pPr>
            <w:r>
              <w:t xml:space="preserve">        &lt;xs:simpleType&gt;</w:t>
            </w:r>
          </w:p>
          <w:p w14:paraId="4670BF0E" w14:textId="77777777" w:rsidR="00257D58" w:rsidRDefault="00257D58" w:rsidP="00257D58">
            <w:pPr>
              <w:pStyle w:val="XML1"/>
            </w:pPr>
            <w:r>
              <w:t xml:space="preserve">          &lt;xs:restriction base="xs:string"&gt;</w:t>
            </w:r>
          </w:p>
          <w:p w14:paraId="6E5E52C7" w14:textId="77777777" w:rsidR="00257D58" w:rsidRDefault="00257D58" w:rsidP="00257D58">
            <w:pPr>
              <w:pStyle w:val="XML1"/>
            </w:pPr>
            <w:r>
              <w:t xml:space="preserve">            &lt;xs:enumeration value="failSecureMode"/&gt;</w:t>
            </w:r>
          </w:p>
          <w:p w14:paraId="339A7C34" w14:textId="77777777" w:rsidR="00257D58" w:rsidRDefault="00257D58" w:rsidP="00257D58">
            <w:pPr>
              <w:pStyle w:val="XML1"/>
            </w:pPr>
            <w:r>
              <w:t xml:space="preserve">            &lt;xs:enumeration value="failStandaloneMode"/&gt;</w:t>
            </w:r>
          </w:p>
          <w:p w14:paraId="489B9D8C" w14:textId="77777777" w:rsidR="00257D58" w:rsidRDefault="00257D58" w:rsidP="00257D58">
            <w:pPr>
              <w:pStyle w:val="XML1"/>
            </w:pPr>
            <w:r>
              <w:t xml:space="preserve">          &lt;/xs:restriction&gt;</w:t>
            </w:r>
          </w:p>
          <w:p w14:paraId="14F7E8B7" w14:textId="77777777" w:rsidR="00257D58" w:rsidRDefault="00257D58" w:rsidP="00257D58">
            <w:pPr>
              <w:pStyle w:val="XML1"/>
            </w:pPr>
            <w:r>
              <w:t xml:space="preserve">        &lt;/xs:simpleType&gt;</w:t>
            </w:r>
          </w:p>
          <w:p w14:paraId="05A77AB1" w14:textId="77777777" w:rsidR="00257D58" w:rsidRDefault="00257D58" w:rsidP="00257D58">
            <w:pPr>
              <w:pStyle w:val="XML1"/>
            </w:pPr>
            <w:r>
              <w:t xml:space="preserve">      &lt;/xs:element&gt;</w:t>
            </w:r>
          </w:p>
          <w:p w14:paraId="051A9359" w14:textId="77777777" w:rsidR="00257D58" w:rsidRDefault="00257D58" w:rsidP="00257D58">
            <w:pPr>
              <w:pStyle w:val="XML1"/>
            </w:pPr>
            <w:r>
              <w:t xml:space="preserve">      &lt;xs:element name="controllers"&gt;</w:t>
            </w:r>
          </w:p>
          <w:p w14:paraId="679375E7" w14:textId="77777777" w:rsidR="00257D58" w:rsidRDefault="00257D58" w:rsidP="00257D58">
            <w:pPr>
              <w:pStyle w:val="XML1"/>
            </w:pPr>
            <w:r>
              <w:t xml:space="preserve">        &lt;xs:annotation&gt;</w:t>
            </w:r>
          </w:p>
          <w:p w14:paraId="1F1EFE14" w14:textId="77777777" w:rsidR="00257D58" w:rsidRDefault="00257D58" w:rsidP="00257D58">
            <w:pPr>
              <w:pStyle w:val="XML1"/>
            </w:pPr>
            <w:r>
              <w:t xml:space="preserve">          &lt;xs:documentation&gt;</w:t>
            </w:r>
          </w:p>
          <w:p w14:paraId="030612F8" w14:textId="77777777" w:rsidR="00257D58" w:rsidRDefault="00257D58" w:rsidP="00257D58">
            <w:pPr>
              <w:pStyle w:val="XML1"/>
            </w:pPr>
            <w:r>
              <w:t xml:space="preserve">            The list of controllers for this Logical switch.</w:t>
            </w:r>
          </w:p>
          <w:p w14:paraId="1B12756F" w14:textId="77777777" w:rsidR="00257D58" w:rsidRDefault="00257D58" w:rsidP="00257D58">
            <w:pPr>
              <w:pStyle w:val="XML1"/>
            </w:pPr>
          </w:p>
          <w:p w14:paraId="2E2FE5CA" w14:textId="77777777" w:rsidR="00257D58" w:rsidRDefault="00257D58" w:rsidP="00257D58">
            <w:pPr>
              <w:pStyle w:val="XML1"/>
            </w:pPr>
            <w:r>
              <w:t xml:space="preserve">            The element 'id' of OFControllerType MUST be unique within</w:t>
            </w:r>
          </w:p>
          <w:p w14:paraId="7E8F4547" w14:textId="77777777" w:rsidR="00257D58" w:rsidRDefault="00257D58" w:rsidP="00257D58">
            <w:pPr>
              <w:pStyle w:val="XML1"/>
            </w:pPr>
            <w:r>
              <w:t xml:space="preserve">            this list.</w:t>
            </w:r>
          </w:p>
          <w:p w14:paraId="5961BF42" w14:textId="77777777" w:rsidR="00257D58" w:rsidRDefault="00257D58" w:rsidP="00257D58">
            <w:pPr>
              <w:pStyle w:val="XML1"/>
            </w:pPr>
            <w:r>
              <w:t xml:space="preserve">          &lt;/xs:documentation&gt;</w:t>
            </w:r>
          </w:p>
          <w:p w14:paraId="15F33A98" w14:textId="77777777" w:rsidR="00257D58" w:rsidRDefault="00257D58" w:rsidP="00257D58">
            <w:pPr>
              <w:pStyle w:val="XML1"/>
            </w:pPr>
            <w:r>
              <w:t xml:space="preserve">        &lt;/xs:annotation&gt;</w:t>
            </w:r>
          </w:p>
          <w:p w14:paraId="2F1B971C" w14:textId="77777777" w:rsidR="00257D58" w:rsidRDefault="00257D58" w:rsidP="00257D58">
            <w:pPr>
              <w:pStyle w:val="XML1"/>
            </w:pPr>
            <w:r>
              <w:t xml:space="preserve">        &lt;xs:complexType&gt;</w:t>
            </w:r>
          </w:p>
          <w:p w14:paraId="5080E85C" w14:textId="77777777" w:rsidR="00257D58" w:rsidRDefault="00257D58" w:rsidP="00257D58">
            <w:pPr>
              <w:pStyle w:val="XML1"/>
            </w:pPr>
            <w:r>
              <w:t xml:space="preserve">          &lt;xs:sequence&gt;</w:t>
            </w:r>
          </w:p>
          <w:p w14:paraId="7C5EED6E" w14:textId="77777777" w:rsidR="00257D58" w:rsidRDefault="00257D58" w:rsidP="00257D58">
            <w:pPr>
              <w:pStyle w:val="XML1"/>
            </w:pPr>
            <w:r>
              <w:t xml:space="preserve">            &lt;xs:element name="controller" minOccurs="0" maxOccurs="unbounded"&gt;</w:t>
            </w:r>
          </w:p>
          <w:p w14:paraId="60C79742" w14:textId="77777777" w:rsidR="00257D58" w:rsidRDefault="00257D58" w:rsidP="00257D58">
            <w:pPr>
              <w:pStyle w:val="XML1"/>
            </w:pPr>
            <w:r>
              <w:t xml:space="preserve">              &lt;xs:annotation&gt;</w:t>
            </w:r>
          </w:p>
          <w:p w14:paraId="6402BA62" w14:textId="77777777" w:rsidR="00257D58" w:rsidRDefault="00257D58" w:rsidP="00257D58">
            <w:pPr>
              <w:pStyle w:val="XML1"/>
            </w:pPr>
            <w:r>
              <w:t xml:space="preserve">                &lt;xs:documentation&gt;</w:t>
            </w:r>
          </w:p>
          <w:p w14:paraId="57B521A9" w14:textId="77777777" w:rsidR="00257D58" w:rsidRDefault="00257D58" w:rsidP="00257D58">
            <w:pPr>
              <w:pStyle w:val="XML1"/>
            </w:pPr>
            <w:r>
              <w:t xml:space="preserve">                  The list of OpenFlow Controllers that are </w:t>
            </w:r>
          </w:p>
          <w:p w14:paraId="5AD924FD" w14:textId="77777777" w:rsidR="00257D58" w:rsidRDefault="00257D58" w:rsidP="00257D58">
            <w:pPr>
              <w:pStyle w:val="XML1"/>
            </w:pPr>
            <w:r>
              <w:t xml:space="preserve">                  assigned to the OpenFlow Logical Switch.  The switch MUST</w:t>
            </w:r>
          </w:p>
          <w:p w14:paraId="576CDA85" w14:textId="77777777" w:rsidR="00257D58" w:rsidRDefault="00257D58" w:rsidP="00257D58">
            <w:pPr>
              <w:pStyle w:val="XML1"/>
            </w:pPr>
            <w:r>
              <w:t xml:space="preserve">                  NOT connect to any OpenFlow Controller that is not</w:t>
            </w:r>
          </w:p>
          <w:p w14:paraId="06080DA4" w14:textId="77777777" w:rsidR="00257D58" w:rsidRDefault="00257D58" w:rsidP="00257D58">
            <w:pPr>
              <w:pStyle w:val="XML1"/>
            </w:pPr>
            <w:r>
              <w:t xml:space="preserve">                  contained in this list.</w:t>
            </w:r>
          </w:p>
          <w:p w14:paraId="7E000093" w14:textId="77777777" w:rsidR="00257D58" w:rsidRDefault="00257D58" w:rsidP="00257D58">
            <w:pPr>
              <w:pStyle w:val="XML1"/>
            </w:pPr>
          </w:p>
          <w:p w14:paraId="612309DA" w14:textId="77777777" w:rsidR="00257D58" w:rsidRDefault="00257D58" w:rsidP="00257D58">
            <w:pPr>
              <w:pStyle w:val="XML1"/>
            </w:pPr>
            <w:r>
              <w:t xml:space="preserve">                  NETCONF &amp;lt;edit-config&amp;gt; operations MUST be implemented as </w:t>
            </w:r>
          </w:p>
          <w:p w14:paraId="183DD32E" w14:textId="77777777" w:rsidR="00257D58" w:rsidRDefault="00257D58" w:rsidP="00257D58">
            <w:pPr>
              <w:pStyle w:val="XML1"/>
            </w:pPr>
            <w:r>
              <w:t xml:space="preserve">                  follows: </w:t>
            </w:r>
          </w:p>
          <w:p w14:paraId="16DB3D2B" w14:textId="77777777" w:rsidR="00257D58" w:rsidRDefault="00257D58" w:rsidP="00257D58">
            <w:pPr>
              <w:pStyle w:val="XML1"/>
            </w:pPr>
          </w:p>
          <w:p w14:paraId="73C64999" w14:textId="77777777" w:rsidR="00257D58" w:rsidRDefault="00257D58" w:rsidP="00257D58">
            <w:pPr>
              <w:pStyle w:val="XML1"/>
            </w:pPr>
            <w:r>
              <w:t xml:space="preserve">                  * The 'id' element MUST be present at all &amp;lt;edit-config&amp;gt;</w:t>
            </w:r>
          </w:p>
          <w:p w14:paraId="19026E84" w14:textId="77777777" w:rsidR="00257D58" w:rsidRDefault="00257D58" w:rsidP="00257D58">
            <w:pPr>
              <w:pStyle w:val="XML1"/>
            </w:pPr>
            <w:r>
              <w:t xml:space="preserve">                  operations to identify the controller.</w:t>
            </w:r>
          </w:p>
          <w:p w14:paraId="0D568211" w14:textId="77777777" w:rsidR="00257D58" w:rsidRDefault="00257D58" w:rsidP="00257D58">
            <w:pPr>
              <w:pStyle w:val="XML1"/>
            </w:pPr>
            <w:r>
              <w:t xml:space="preserve">                  * If the operation is 'merge' or 'replace', the element</w:t>
            </w:r>
          </w:p>
          <w:p w14:paraId="4AC87DEC" w14:textId="77777777" w:rsidR="00257D58" w:rsidRDefault="00257D58" w:rsidP="00257D58">
            <w:pPr>
              <w:pStyle w:val="XML1"/>
            </w:pPr>
            <w:r>
              <w:t xml:space="preserve">                  is created if it does not exist, and its value is set</w:t>
            </w:r>
          </w:p>
          <w:p w14:paraId="0893A5F9" w14:textId="77777777" w:rsidR="00257D58" w:rsidRDefault="00257D58" w:rsidP="00257D58">
            <w:pPr>
              <w:pStyle w:val="XML1"/>
            </w:pPr>
            <w:r>
              <w:t xml:space="preserve">                  to the value found in the XML RPC data.</w:t>
            </w:r>
          </w:p>
          <w:p w14:paraId="2352EFC4" w14:textId="77777777" w:rsidR="00257D58" w:rsidRDefault="00257D58" w:rsidP="00257D58">
            <w:pPr>
              <w:pStyle w:val="XML1"/>
            </w:pPr>
            <w:r>
              <w:t xml:space="preserve">                  * If the operation is 'create', the element is created if</w:t>
            </w:r>
          </w:p>
          <w:p w14:paraId="3FC4EF6B" w14:textId="77777777" w:rsidR="00257D58" w:rsidRDefault="00257D58" w:rsidP="00257D58">
            <w:pPr>
              <w:pStyle w:val="XML1"/>
            </w:pPr>
            <w:r>
              <w:t xml:space="preserve">                  it does not exist. If the element already exists, a</w:t>
            </w:r>
          </w:p>
          <w:p w14:paraId="0121C513" w14:textId="77777777" w:rsidR="00257D58" w:rsidRDefault="00257D58" w:rsidP="00257D58">
            <w:pPr>
              <w:pStyle w:val="XML1"/>
            </w:pPr>
            <w:r>
              <w:t xml:space="preserve">                  'data</w:t>
            </w:r>
            <w:r>
              <w:rPr>
                <w:rFonts w:ascii="MS Mincho" w:eastAsia="MS Mincho" w:hAnsi="MS Mincho" w:cs="MS Mincho" w:hint="eastAsia"/>
              </w:rPr>
              <w:t>‑</w:t>
            </w:r>
            <w:r>
              <w:t>exists' error is returned.</w:t>
            </w:r>
          </w:p>
          <w:p w14:paraId="07921E48" w14:textId="77777777" w:rsidR="00257D58" w:rsidRDefault="00257D58" w:rsidP="00257D58">
            <w:pPr>
              <w:pStyle w:val="XML1"/>
            </w:pPr>
            <w:r>
              <w:t xml:space="preserve">                  * If the operation is 'delete', the element is deleted if</w:t>
            </w:r>
          </w:p>
          <w:p w14:paraId="0BA0625D" w14:textId="77777777" w:rsidR="00257D58" w:rsidRDefault="00257D58" w:rsidP="00257D58">
            <w:pPr>
              <w:pStyle w:val="XML1"/>
            </w:pPr>
            <w:r>
              <w:t xml:space="preserve">                  it exists. If the element does not exist, a </w:t>
            </w:r>
          </w:p>
          <w:p w14:paraId="22EA3D3A" w14:textId="77777777" w:rsidR="00257D58" w:rsidRDefault="00257D58" w:rsidP="00257D58">
            <w:pPr>
              <w:pStyle w:val="XML1"/>
            </w:pPr>
            <w:r>
              <w:t xml:space="preserve">                  'data</w:t>
            </w:r>
            <w:r>
              <w:rPr>
                <w:rFonts w:ascii="MS Mincho" w:eastAsia="MS Mincho" w:hAnsi="MS Mincho" w:cs="MS Mincho" w:hint="eastAsia"/>
              </w:rPr>
              <w:t>‑</w:t>
            </w:r>
            <w:r>
              <w:t>missing' error is returned.</w:t>
            </w:r>
          </w:p>
          <w:p w14:paraId="0F3B9514" w14:textId="77777777" w:rsidR="00257D58" w:rsidRDefault="00257D58" w:rsidP="00257D58">
            <w:pPr>
              <w:pStyle w:val="XML1"/>
            </w:pPr>
            <w:r>
              <w:t xml:space="preserve">                &lt;/xs:documentation&gt;</w:t>
            </w:r>
          </w:p>
          <w:p w14:paraId="7BD2E888" w14:textId="77777777" w:rsidR="00257D58" w:rsidRDefault="00257D58" w:rsidP="00257D58">
            <w:pPr>
              <w:pStyle w:val="XML1"/>
            </w:pPr>
            <w:r>
              <w:t xml:space="preserve">              &lt;/xs:annotation&gt;</w:t>
            </w:r>
          </w:p>
          <w:p w14:paraId="652F9DCE" w14:textId="77777777" w:rsidR="00257D58" w:rsidRDefault="00257D58" w:rsidP="00257D58">
            <w:pPr>
              <w:pStyle w:val="XML1"/>
            </w:pPr>
            <w:r>
              <w:t xml:space="preserve">              &lt;xs:complexType&gt;</w:t>
            </w:r>
          </w:p>
          <w:p w14:paraId="6EC5DBBF" w14:textId="77777777" w:rsidR="00257D58" w:rsidRDefault="00257D58" w:rsidP="00257D58">
            <w:pPr>
              <w:pStyle w:val="XML1"/>
            </w:pPr>
            <w:r>
              <w:t xml:space="preserve">                &lt;xs:sequence&gt;</w:t>
            </w:r>
          </w:p>
          <w:p w14:paraId="378C2E84" w14:textId="77777777" w:rsidR="00257D58" w:rsidRDefault="00257D58" w:rsidP="00257D58">
            <w:pPr>
              <w:pStyle w:val="XML1"/>
            </w:pPr>
            <w:r>
              <w:t xml:space="preserve">                  &lt;xs:group ref="OFControllerType"/&gt;</w:t>
            </w:r>
          </w:p>
          <w:p w14:paraId="17E148A9" w14:textId="77777777" w:rsidR="00257D58" w:rsidRDefault="00257D58" w:rsidP="00257D58">
            <w:pPr>
              <w:pStyle w:val="XML1"/>
            </w:pPr>
            <w:r>
              <w:t xml:space="preserve">                &lt;/xs:sequence&gt;</w:t>
            </w:r>
          </w:p>
          <w:p w14:paraId="38AD328B" w14:textId="77777777" w:rsidR="00257D58" w:rsidRDefault="00257D58" w:rsidP="00257D58">
            <w:pPr>
              <w:pStyle w:val="XML1"/>
            </w:pPr>
            <w:r>
              <w:lastRenderedPageBreak/>
              <w:t xml:space="preserve">              &lt;/xs:complexType&gt;</w:t>
            </w:r>
          </w:p>
          <w:p w14:paraId="6778CC58" w14:textId="77777777" w:rsidR="00257D58" w:rsidRDefault="00257D58" w:rsidP="00257D58">
            <w:pPr>
              <w:pStyle w:val="XML1"/>
            </w:pPr>
            <w:r>
              <w:t xml:space="preserve">            &lt;/xs:element&gt;</w:t>
            </w:r>
          </w:p>
          <w:p w14:paraId="2044419C" w14:textId="77777777" w:rsidR="00257D58" w:rsidRDefault="00257D58" w:rsidP="00257D58">
            <w:pPr>
              <w:pStyle w:val="XML1"/>
            </w:pPr>
            <w:r>
              <w:t xml:space="preserve">          &lt;/xs:sequence&gt;</w:t>
            </w:r>
          </w:p>
          <w:p w14:paraId="7595B7E3" w14:textId="77777777" w:rsidR="00257D58" w:rsidRDefault="00257D58" w:rsidP="00257D58">
            <w:pPr>
              <w:pStyle w:val="XML1"/>
            </w:pPr>
            <w:r>
              <w:t xml:space="preserve">        &lt;/xs:complexType&gt;</w:t>
            </w:r>
          </w:p>
          <w:p w14:paraId="0BBC84D7" w14:textId="77777777" w:rsidR="00257D58" w:rsidRDefault="00257D58" w:rsidP="00257D58">
            <w:pPr>
              <w:pStyle w:val="XML1"/>
            </w:pPr>
            <w:r>
              <w:t xml:space="preserve">        &lt;xs:key name="key_controllers_controller"&gt;</w:t>
            </w:r>
          </w:p>
          <w:p w14:paraId="5A40EBDE" w14:textId="77777777" w:rsidR="00257D58" w:rsidRDefault="00257D58" w:rsidP="00257D58">
            <w:pPr>
              <w:pStyle w:val="XML1"/>
            </w:pPr>
            <w:r>
              <w:t xml:space="preserve">          &lt;xs:selector xpath="of11-config:controller"/&gt;</w:t>
            </w:r>
          </w:p>
          <w:p w14:paraId="07A59398" w14:textId="77777777" w:rsidR="00257D58" w:rsidRDefault="00257D58" w:rsidP="00257D58">
            <w:pPr>
              <w:pStyle w:val="XML1"/>
            </w:pPr>
            <w:r>
              <w:t xml:space="preserve">          &lt;xs:field xpath="of11-config:id"/&gt;</w:t>
            </w:r>
          </w:p>
          <w:p w14:paraId="761BEFEE" w14:textId="77777777" w:rsidR="00257D58" w:rsidRDefault="00257D58" w:rsidP="00257D58">
            <w:pPr>
              <w:pStyle w:val="XML1"/>
            </w:pPr>
            <w:r>
              <w:t xml:space="preserve">        &lt;/xs:key&gt;</w:t>
            </w:r>
          </w:p>
          <w:p w14:paraId="28D062C4" w14:textId="77777777" w:rsidR="00257D58" w:rsidRDefault="00257D58" w:rsidP="00257D58">
            <w:pPr>
              <w:pStyle w:val="XML1"/>
            </w:pPr>
            <w:r>
              <w:t xml:space="preserve">      &lt;/xs:element&gt;</w:t>
            </w:r>
          </w:p>
          <w:p w14:paraId="5D69C2DB" w14:textId="77777777" w:rsidR="00257D58" w:rsidRDefault="00257D58" w:rsidP="00257D58">
            <w:pPr>
              <w:pStyle w:val="XML1"/>
            </w:pPr>
            <w:r>
              <w:t xml:space="preserve">      &lt;xs:element name="resources"&gt;</w:t>
            </w:r>
          </w:p>
          <w:p w14:paraId="3D653A9A" w14:textId="77777777" w:rsidR="00257D58" w:rsidRDefault="00257D58" w:rsidP="00257D58">
            <w:pPr>
              <w:pStyle w:val="XML1"/>
            </w:pPr>
            <w:r>
              <w:t xml:space="preserve">        &lt;xs:annotation&gt;</w:t>
            </w:r>
          </w:p>
          <w:p w14:paraId="6F860720" w14:textId="77777777" w:rsidR="00257D58" w:rsidRDefault="00257D58" w:rsidP="00257D58">
            <w:pPr>
              <w:pStyle w:val="XML1"/>
            </w:pPr>
            <w:r>
              <w:t xml:space="preserve">          &lt;xs:documentation&gt;</w:t>
            </w:r>
          </w:p>
          <w:p w14:paraId="03CC4705" w14:textId="77777777" w:rsidR="00257D58" w:rsidRDefault="00257D58" w:rsidP="00257D58">
            <w:pPr>
              <w:pStyle w:val="XML1"/>
            </w:pPr>
            <w:r>
              <w:t xml:space="preserve">            The list of identifiers of all resources of the</w:t>
            </w:r>
          </w:p>
          <w:p w14:paraId="4ECD4FFA" w14:textId="77777777" w:rsidR="00257D58" w:rsidRDefault="00257D58" w:rsidP="00257D58">
            <w:pPr>
              <w:pStyle w:val="XML1"/>
            </w:pPr>
            <w:r>
              <w:t xml:space="preserve">            OpenFlow Capable Switch that the OpenFlow Logical Switch</w:t>
            </w:r>
          </w:p>
          <w:p w14:paraId="3581F666" w14:textId="77777777" w:rsidR="00257D58" w:rsidRDefault="00257D58" w:rsidP="00257D58">
            <w:pPr>
              <w:pStyle w:val="XML1"/>
            </w:pPr>
            <w:r>
              <w:t xml:space="preserve">            has exclusive or non-exclusive access to.  A resource is </w:t>
            </w:r>
          </w:p>
          <w:p w14:paraId="55D672F5" w14:textId="77777777" w:rsidR="00257D58" w:rsidRDefault="00257D58" w:rsidP="00257D58">
            <w:pPr>
              <w:pStyle w:val="XML1"/>
            </w:pPr>
            <w:r>
              <w:t xml:space="preserve">            identified by the value of its resource-identifier element.</w:t>
            </w:r>
          </w:p>
          <w:p w14:paraId="1F04FAEC" w14:textId="77777777" w:rsidR="00257D58" w:rsidRDefault="00257D58" w:rsidP="00257D58">
            <w:pPr>
              <w:pStyle w:val="XML1"/>
            </w:pPr>
            <w:r>
              <w:t xml:space="preserve">            For each resource identifier value in this list, there MUST</w:t>
            </w:r>
          </w:p>
          <w:p w14:paraId="1D1AE204" w14:textId="77777777" w:rsidR="00257D58" w:rsidRDefault="00257D58" w:rsidP="00257D58">
            <w:pPr>
              <w:pStyle w:val="XML1"/>
            </w:pPr>
            <w:r>
              <w:t xml:space="preserve">            be an element with a matching resource identifier value in </w:t>
            </w:r>
          </w:p>
          <w:p w14:paraId="2B5D625C" w14:textId="77777777" w:rsidR="00257D58" w:rsidRDefault="00257D58" w:rsidP="00257D58">
            <w:pPr>
              <w:pStyle w:val="XML1"/>
            </w:pPr>
            <w:r>
              <w:t xml:space="preserve">            the resources list of the OpenFlow Capable Switch.</w:t>
            </w:r>
          </w:p>
          <w:p w14:paraId="38933206" w14:textId="77777777" w:rsidR="00257D58" w:rsidRDefault="00257D58" w:rsidP="00257D58">
            <w:pPr>
              <w:pStyle w:val="XML1"/>
            </w:pPr>
            <w:r>
              <w:t xml:space="preserve">                  </w:t>
            </w:r>
          </w:p>
          <w:p w14:paraId="01F2D86A" w14:textId="77777777" w:rsidR="00257D58" w:rsidRDefault="00257D58" w:rsidP="00257D58">
            <w:pPr>
              <w:pStyle w:val="XML1"/>
            </w:pPr>
            <w:r>
              <w:t xml:space="preserve">            Identifiers of this list are contained in elements</w:t>
            </w:r>
          </w:p>
          <w:p w14:paraId="5C6511E1" w14:textId="77777777" w:rsidR="00257D58" w:rsidRDefault="00257D58" w:rsidP="00257D58">
            <w:pPr>
              <w:pStyle w:val="XML1"/>
            </w:pPr>
            <w:r>
              <w:t xml:space="preserve">            indicating the type of resource: 'port', 'queue',</w:t>
            </w:r>
          </w:p>
          <w:p w14:paraId="2C6BC77F" w14:textId="77777777" w:rsidR="00257D58" w:rsidRDefault="00257D58" w:rsidP="00257D58">
            <w:pPr>
              <w:pStyle w:val="XML1"/>
            </w:pPr>
            <w:r>
              <w:t xml:space="preserve">            'certificate', or 'flow-table'.  Depending on the type,</w:t>
            </w:r>
          </w:p>
          <w:p w14:paraId="3DD12D0D" w14:textId="77777777" w:rsidR="00257D58" w:rsidRDefault="00257D58" w:rsidP="00257D58">
            <w:pPr>
              <w:pStyle w:val="XML1"/>
            </w:pPr>
            <w:r>
              <w:t xml:space="preserve">            different constraints apply.  These are specified in</w:t>
            </w:r>
          </w:p>
          <w:p w14:paraId="1CBA245E" w14:textId="77777777" w:rsidR="00257D58" w:rsidRDefault="00257D58" w:rsidP="00257D58">
            <w:pPr>
              <w:pStyle w:val="XML1"/>
            </w:pPr>
            <w:r>
              <w:t xml:space="preserve">            separate descriptions per type.</w:t>
            </w:r>
          </w:p>
          <w:p w14:paraId="2C11D90E" w14:textId="77777777" w:rsidR="00257D58" w:rsidRDefault="00257D58" w:rsidP="00257D58">
            <w:pPr>
              <w:pStyle w:val="XML1"/>
            </w:pPr>
          </w:p>
          <w:p w14:paraId="41E0EF5E" w14:textId="77777777" w:rsidR="0079721D" w:rsidRDefault="00257D58">
            <w:pPr>
              <w:pStyle w:val="XML1"/>
              <w:rPr>
                <w:ins w:id="912" w:author="Deepak Bansal (AZURE)" w:date="2013-09-07T19:49:00Z"/>
              </w:rPr>
            </w:pPr>
            <w:r>
              <w:t xml:space="preserve">            </w:t>
            </w:r>
            <w:ins w:id="913" w:author="Deepak Bansal (AZURE)" w:date="2013-09-07T19:35:00Z">
              <w:r w:rsidR="00560EE0">
                <w:t>T</w:t>
              </w:r>
            </w:ins>
            <w:del w:id="914" w:author="Deepak Bansal (AZURE)" w:date="2013-09-07T19:35:00Z">
              <w:r w:rsidDel="00560EE0">
                <w:delText>At present t</w:delText>
              </w:r>
            </w:del>
            <w:r>
              <w:t xml:space="preserve">he elements in this lists </w:t>
            </w:r>
            <w:ins w:id="915" w:author="Deepak Bansal (AZURE)" w:date="2013-09-07T19:35:00Z">
              <w:r w:rsidR="00560EE0">
                <w:t xml:space="preserve">can be created, deleted or modified </w:t>
              </w:r>
            </w:ins>
          </w:p>
          <w:p w14:paraId="43C0BCB0" w14:textId="4F17D078" w:rsidR="00257D58" w:rsidDel="00560EE0" w:rsidRDefault="0079721D" w:rsidP="00257D58">
            <w:pPr>
              <w:pStyle w:val="XML1"/>
              <w:rPr>
                <w:del w:id="916" w:author="Deepak Bansal (AZURE)" w:date="2013-09-07T19:37:00Z"/>
              </w:rPr>
            </w:pPr>
            <w:ins w:id="917" w:author="Deepak Bansal (AZURE)" w:date="2013-09-07T19:49:00Z">
              <w:r>
                <w:t xml:space="preserve">            </w:t>
              </w:r>
            </w:ins>
            <w:ins w:id="918" w:author="Deepak Bansal (AZURE)" w:date="2013-09-07T19:35:00Z">
              <w:r w:rsidR="00560EE0">
                <w:t xml:space="preserve">by NETCONF </w:t>
              </w:r>
            </w:ins>
            <w:ins w:id="919" w:author="Deepak Bansal (AZURE)" w:date="2013-09-07T19:36:00Z">
              <w:r>
                <w:t>&amp;lt;create&amp;gt</w:t>
              </w:r>
            </w:ins>
            <w:ins w:id="920" w:author="Deepak Bansal (AZURE)" w:date="2013-09-07T19:54:00Z">
              <w:r>
                <w:t>;</w:t>
              </w:r>
            </w:ins>
            <w:ins w:id="921" w:author="Deepak Bansal (AZURE)" w:date="2013-09-07T19:36:00Z">
              <w:r>
                <w:t>, &amp;lt;delete&amp;gt</w:t>
              </w:r>
            </w:ins>
            <w:ins w:id="922" w:author="Deepak Bansal (AZURE)" w:date="2013-09-07T19:54:00Z">
              <w:r>
                <w:t>;</w:t>
              </w:r>
            </w:ins>
            <w:ins w:id="923" w:author="Deepak Bansal (AZURE)" w:date="2013-09-07T19:36:00Z">
              <w:r w:rsidR="00560EE0">
                <w:t xml:space="preserve">  and </w:t>
              </w:r>
            </w:ins>
            <w:ins w:id="924" w:author="Deepak Bansal (AZURE)" w:date="2013-09-07T19:50:00Z">
              <w:r>
                <w:t xml:space="preserve">                        </w:t>
              </w:r>
            </w:ins>
            <w:ins w:id="925" w:author="Deepak Bansal (AZURE)" w:date="2013-09-07T19:37:00Z">
              <w:r w:rsidR="00560EE0">
                <w:t>&amp;lt;edit-</w:t>
              </w:r>
              <w:r>
                <w:t xml:space="preserve">config&amp;gt; operations. They </w:t>
              </w:r>
            </w:ins>
            <w:del w:id="926" w:author="Deepak Bansal (AZURE)" w:date="2013-09-07T19:37:00Z">
              <w:r w:rsidR="00257D58" w:rsidDel="00560EE0">
                <w:delText>are not configurable</w:delText>
              </w:r>
            </w:del>
          </w:p>
          <w:p w14:paraId="4E183C94" w14:textId="77777777" w:rsidR="0079721D" w:rsidRDefault="00257D58">
            <w:pPr>
              <w:pStyle w:val="XML1"/>
              <w:rPr>
                <w:ins w:id="927" w:author="Deepak Bansal (AZURE)" w:date="2013-09-07T19:50:00Z"/>
              </w:rPr>
            </w:pPr>
            <w:del w:id="928" w:author="Deepak Bansal (AZURE)" w:date="2013-09-07T19:37:00Z">
              <w:r w:rsidDel="00560EE0">
                <w:delText xml:space="preserve">            and </w:delText>
              </w:r>
            </w:del>
            <w:r>
              <w:t>can</w:t>
            </w:r>
            <w:ins w:id="929" w:author="Deepak Bansal (AZURE)" w:date="2013-09-07T19:37:00Z">
              <w:r w:rsidR="00560EE0">
                <w:t xml:space="preserve"> </w:t>
              </w:r>
            </w:ins>
            <w:del w:id="930" w:author="Deepak Bansal (AZURE)" w:date="2013-09-07T19:37:00Z">
              <w:r w:rsidDel="00560EE0">
                <w:delText xml:space="preserve"> only </w:delText>
              </w:r>
            </w:del>
            <w:r>
              <w:t xml:space="preserve">be retrieved by NETCONF </w:t>
            </w:r>
          </w:p>
          <w:p w14:paraId="5413742B" w14:textId="26B5CAE4" w:rsidR="00257D58" w:rsidRDefault="0079721D">
            <w:pPr>
              <w:pStyle w:val="XML1"/>
            </w:pPr>
            <w:ins w:id="931" w:author="Deepak Bansal (AZURE)" w:date="2013-09-07T19:50:00Z">
              <w:r>
                <w:t xml:space="preserve">            </w:t>
              </w:r>
            </w:ins>
            <w:r w:rsidR="00257D58">
              <w:t>&amp;lt;get&amp;gt; or &amp;lt;get-config&amp;gt;</w:t>
            </w:r>
          </w:p>
          <w:p w14:paraId="095C735C" w14:textId="2863AACE" w:rsidR="00257D58" w:rsidDel="00560EE0" w:rsidRDefault="00257D58">
            <w:pPr>
              <w:pStyle w:val="XML1"/>
              <w:rPr>
                <w:del w:id="932" w:author="Deepak Bansal (AZURE)" w:date="2013-09-07T19:37:00Z"/>
              </w:rPr>
            </w:pPr>
            <w:r>
              <w:t xml:space="preserve">            operations. </w:t>
            </w:r>
            <w:del w:id="933" w:author="Deepak Bansal (AZURE)" w:date="2013-09-07T19:37:00Z">
              <w:r w:rsidDel="00560EE0">
                <w:delText>Attemps to modify this element and its children</w:delText>
              </w:r>
            </w:del>
          </w:p>
          <w:p w14:paraId="3AC24CD1" w14:textId="13BFC2B3" w:rsidR="00257D58" w:rsidDel="00560EE0" w:rsidRDefault="00257D58">
            <w:pPr>
              <w:pStyle w:val="XML1"/>
              <w:rPr>
                <w:del w:id="934" w:author="Deepak Bansal (AZURE)" w:date="2013-09-07T19:37:00Z"/>
              </w:rPr>
            </w:pPr>
            <w:del w:id="935" w:author="Deepak Bansal (AZURE)" w:date="2013-09-07T19:37:00Z">
              <w:r w:rsidDel="00560EE0">
                <w:delText xml:space="preserve">            with a NETCONF &amp;lt;edit-config&amp;gt; operation MUST result in an </w:delText>
              </w:r>
            </w:del>
          </w:p>
          <w:p w14:paraId="4B09B0D6" w14:textId="3E9D1A21" w:rsidR="00257D58" w:rsidRDefault="00257D58">
            <w:pPr>
              <w:pStyle w:val="XML1"/>
            </w:pPr>
            <w:del w:id="936" w:author="Deepak Bansal (AZURE)" w:date="2013-09-07T19:37:00Z">
              <w:r w:rsidDel="00560EE0">
                <w:delText xml:space="preserve">            'operation-not-supported' error with type 'application'.</w:delText>
              </w:r>
            </w:del>
          </w:p>
          <w:p w14:paraId="4DD1E373" w14:textId="77777777" w:rsidR="00257D58" w:rsidRDefault="00257D58" w:rsidP="00257D58">
            <w:pPr>
              <w:pStyle w:val="XML1"/>
            </w:pPr>
            <w:r>
              <w:t xml:space="preserve">          &lt;/xs:documentation&gt;</w:t>
            </w:r>
          </w:p>
          <w:p w14:paraId="080F873A" w14:textId="77777777" w:rsidR="00257D58" w:rsidRDefault="00257D58" w:rsidP="00257D58">
            <w:pPr>
              <w:pStyle w:val="XML1"/>
            </w:pPr>
            <w:r>
              <w:t xml:space="preserve">        &lt;/xs:annotation&gt;</w:t>
            </w:r>
          </w:p>
          <w:p w14:paraId="56C36461" w14:textId="77777777" w:rsidR="00257D58" w:rsidRDefault="00257D58" w:rsidP="00257D58">
            <w:pPr>
              <w:pStyle w:val="XML1"/>
            </w:pPr>
            <w:r>
              <w:t xml:space="preserve">        &lt;xs:complexType&gt;</w:t>
            </w:r>
          </w:p>
          <w:p w14:paraId="20EED2CE" w14:textId="77777777" w:rsidR="00257D58" w:rsidRDefault="00257D58" w:rsidP="00257D58">
            <w:pPr>
              <w:pStyle w:val="XML1"/>
            </w:pPr>
            <w:r>
              <w:t xml:space="preserve">          &lt;xs:sequence&gt;</w:t>
            </w:r>
          </w:p>
          <w:p w14:paraId="0519DC17" w14:textId="77777777" w:rsidR="00257D58" w:rsidRDefault="00257D58" w:rsidP="00257D58">
            <w:pPr>
              <w:pStyle w:val="XML1"/>
            </w:pPr>
            <w:r>
              <w:t xml:space="preserve">            &lt;xs:element name="port" minOccurs="0" maxOccurs="unbounded"&gt;</w:t>
            </w:r>
          </w:p>
          <w:p w14:paraId="4C1D1B1F" w14:textId="77777777" w:rsidR="00257D58" w:rsidRDefault="00257D58" w:rsidP="00257D58">
            <w:pPr>
              <w:pStyle w:val="XML1"/>
            </w:pPr>
            <w:r>
              <w:t xml:space="preserve">              &lt;xs:annotation&gt;</w:t>
            </w:r>
          </w:p>
          <w:p w14:paraId="13A65A04" w14:textId="77777777" w:rsidR="00257D58" w:rsidRDefault="00257D58" w:rsidP="00257D58">
            <w:pPr>
              <w:pStyle w:val="XML1"/>
            </w:pPr>
            <w:r>
              <w:t xml:space="preserve">                &lt;xs:documentation&gt;</w:t>
            </w:r>
          </w:p>
          <w:p w14:paraId="6FD8188D" w14:textId="77777777" w:rsidR="00257D58" w:rsidRDefault="00257D58" w:rsidP="00257D58">
            <w:pPr>
              <w:pStyle w:val="XML1"/>
            </w:pPr>
            <w:r>
              <w:t xml:space="preserve">                  A resource identifier of a port of the </w:t>
            </w:r>
          </w:p>
          <w:p w14:paraId="5032D5E7" w14:textId="77777777" w:rsidR="00257D58" w:rsidRDefault="00257D58" w:rsidP="00257D58">
            <w:pPr>
              <w:pStyle w:val="XML1"/>
            </w:pPr>
            <w:r>
              <w:t xml:space="preserve">                  OpenFlow Capable Switch that the OpenFlow Logical Switch</w:t>
            </w:r>
          </w:p>
          <w:p w14:paraId="4944E259" w14:textId="77777777" w:rsidR="00257D58" w:rsidRDefault="00257D58" w:rsidP="00257D58">
            <w:pPr>
              <w:pStyle w:val="XML1"/>
            </w:pPr>
            <w:r>
              <w:t xml:space="preserve">                  has exclusive access to.</w:t>
            </w:r>
          </w:p>
          <w:p w14:paraId="72AC4B98" w14:textId="77777777" w:rsidR="00257D58" w:rsidRDefault="00257D58" w:rsidP="00257D58">
            <w:pPr>
              <w:pStyle w:val="XML1"/>
            </w:pPr>
          </w:p>
          <w:p w14:paraId="56DCE933" w14:textId="77777777" w:rsidR="00257D58" w:rsidRDefault="00257D58" w:rsidP="00257D58">
            <w:pPr>
              <w:pStyle w:val="XML1"/>
            </w:pPr>
            <w:r>
              <w:t xml:space="preserve">                  The elements in this list MUST refer to elements at the</w:t>
            </w:r>
          </w:p>
          <w:p w14:paraId="73EB216A" w14:textId="77777777" w:rsidR="00257D58" w:rsidRDefault="00257D58" w:rsidP="00257D58">
            <w:pPr>
              <w:pStyle w:val="XML1"/>
            </w:pPr>
            <w:r>
              <w:t xml:space="preserve">                  following path:</w:t>
            </w:r>
          </w:p>
          <w:p w14:paraId="1E6DE22F" w14:textId="77777777" w:rsidR="00257D58" w:rsidRDefault="00257D58" w:rsidP="00257D58">
            <w:pPr>
              <w:pStyle w:val="XML1"/>
            </w:pPr>
            <w:r>
              <w:t xml:space="preserve">                  /capable-switch/resources/port/resource-id</w:t>
            </w:r>
          </w:p>
          <w:p w14:paraId="788AF685" w14:textId="77777777" w:rsidR="00257D58" w:rsidRDefault="00257D58" w:rsidP="00257D58">
            <w:pPr>
              <w:pStyle w:val="XML1"/>
            </w:pPr>
          </w:p>
          <w:p w14:paraId="0620372B" w14:textId="77777777" w:rsidR="00257D58" w:rsidRDefault="00257D58" w:rsidP="00257D58">
            <w:pPr>
              <w:pStyle w:val="XML1"/>
            </w:pPr>
            <w:r>
              <w:t xml:space="preserve">                  Elements in this list MUST be unique. This means each</w:t>
            </w:r>
          </w:p>
          <w:p w14:paraId="1CF120D9" w14:textId="77777777" w:rsidR="00257D58" w:rsidRDefault="00257D58" w:rsidP="00257D58">
            <w:pPr>
              <w:pStyle w:val="XML1"/>
            </w:pPr>
            <w:r>
              <w:t xml:space="preserve">                  port element can only be referenced once.</w:t>
            </w:r>
          </w:p>
          <w:p w14:paraId="6985EF75" w14:textId="77777777" w:rsidR="00257D58" w:rsidRDefault="00257D58" w:rsidP="00257D58">
            <w:pPr>
              <w:pStyle w:val="XML1"/>
            </w:pPr>
            <w:r>
              <w:t xml:space="preserve">                &lt;/xs:documentation&gt;</w:t>
            </w:r>
          </w:p>
          <w:p w14:paraId="52405869" w14:textId="77777777" w:rsidR="00257D58" w:rsidRDefault="00257D58" w:rsidP="00257D58">
            <w:pPr>
              <w:pStyle w:val="XML1"/>
            </w:pPr>
            <w:r>
              <w:t xml:space="preserve">              &lt;/xs:annotation&gt;</w:t>
            </w:r>
          </w:p>
          <w:p w14:paraId="098C861F" w14:textId="77777777" w:rsidR="00257D58" w:rsidRDefault="00257D58" w:rsidP="00257D58">
            <w:pPr>
              <w:pStyle w:val="XML1"/>
            </w:pPr>
            <w:r>
              <w:t xml:space="preserve">              &lt;xs:simpleType&gt;</w:t>
            </w:r>
          </w:p>
          <w:p w14:paraId="6F01FBCC" w14:textId="77777777" w:rsidR="00257D58" w:rsidRDefault="00257D58" w:rsidP="00257D58">
            <w:pPr>
              <w:pStyle w:val="XML1"/>
            </w:pPr>
            <w:r>
              <w:t xml:space="preserve">                &lt;xs:restriction base="inet:uri"&gt;</w:t>
            </w:r>
          </w:p>
          <w:p w14:paraId="3A25A537" w14:textId="77777777" w:rsidR="00257D58" w:rsidRDefault="00257D58" w:rsidP="00257D58">
            <w:pPr>
              <w:pStyle w:val="XML1"/>
            </w:pPr>
            <w:r>
              <w:lastRenderedPageBreak/>
              <w:t xml:space="preserve">                &lt;/xs:restriction&gt;</w:t>
            </w:r>
          </w:p>
          <w:p w14:paraId="513FFC3B" w14:textId="77777777" w:rsidR="00257D58" w:rsidRDefault="00257D58" w:rsidP="00257D58">
            <w:pPr>
              <w:pStyle w:val="XML1"/>
            </w:pPr>
            <w:r>
              <w:t xml:space="preserve">              &lt;/xs:simpleType&gt;</w:t>
            </w:r>
          </w:p>
          <w:p w14:paraId="1EBC47B1" w14:textId="77777777" w:rsidR="00257D58" w:rsidRDefault="00257D58" w:rsidP="00257D58">
            <w:pPr>
              <w:pStyle w:val="XML1"/>
            </w:pPr>
            <w:r>
              <w:t xml:space="preserve">            &lt;/xs:element&gt;</w:t>
            </w:r>
          </w:p>
          <w:p w14:paraId="38170620" w14:textId="77777777" w:rsidR="00257D58" w:rsidRDefault="00257D58" w:rsidP="00257D58">
            <w:pPr>
              <w:pStyle w:val="XML1"/>
            </w:pPr>
            <w:r>
              <w:t xml:space="preserve">            &lt;xs:element name="queue" minOccurs="0" maxOccurs="unbounded"&gt;</w:t>
            </w:r>
          </w:p>
          <w:p w14:paraId="6652D5A3" w14:textId="77777777" w:rsidR="00257D58" w:rsidRDefault="00257D58" w:rsidP="00257D58">
            <w:pPr>
              <w:pStyle w:val="XML1"/>
            </w:pPr>
            <w:r>
              <w:t xml:space="preserve">              &lt;xs:annotation&gt;</w:t>
            </w:r>
          </w:p>
          <w:p w14:paraId="12DAAA28" w14:textId="77777777" w:rsidR="00257D58" w:rsidRDefault="00257D58" w:rsidP="00257D58">
            <w:pPr>
              <w:pStyle w:val="XML1"/>
            </w:pPr>
            <w:r>
              <w:t xml:space="preserve">                &lt;xs:documentation&gt;</w:t>
            </w:r>
          </w:p>
          <w:p w14:paraId="69BE6F22" w14:textId="77777777" w:rsidR="00257D58" w:rsidRDefault="00257D58" w:rsidP="00257D58">
            <w:pPr>
              <w:pStyle w:val="XML1"/>
            </w:pPr>
            <w:r>
              <w:t xml:space="preserve">                  A resource identifier of a queue of the</w:t>
            </w:r>
          </w:p>
          <w:p w14:paraId="49BA6ACE" w14:textId="77777777" w:rsidR="00257D58" w:rsidRDefault="00257D58" w:rsidP="00257D58">
            <w:pPr>
              <w:pStyle w:val="XML1"/>
            </w:pPr>
            <w:r>
              <w:t xml:space="preserve">                  OpenFlow Capable Switch that the OpenFlow Logical Switch</w:t>
            </w:r>
          </w:p>
          <w:p w14:paraId="0FA0398E" w14:textId="77777777" w:rsidR="00257D58" w:rsidRDefault="00257D58" w:rsidP="00257D58">
            <w:pPr>
              <w:pStyle w:val="XML1"/>
            </w:pPr>
            <w:r>
              <w:t xml:space="preserve">                  has exclusive access to.</w:t>
            </w:r>
          </w:p>
          <w:p w14:paraId="10CCB276" w14:textId="77777777" w:rsidR="00257D58" w:rsidRDefault="00257D58" w:rsidP="00257D58">
            <w:pPr>
              <w:pStyle w:val="XML1"/>
            </w:pPr>
          </w:p>
          <w:p w14:paraId="17E72359" w14:textId="77777777" w:rsidR="00257D58" w:rsidRDefault="00257D58" w:rsidP="00257D58">
            <w:pPr>
              <w:pStyle w:val="XML1"/>
            </w:pPr>
            <w:r>
              <w:t xml:space="preserve">                  The elements in this list MUST refer to elements at the</w:t>
            </w:r>
          </w:p>
          <w:p w14:paraId="1943D5F1" w14:textId="77777777" w:rsidR="00257D58" w:rsidRDefault="00257D58" w:rsidP="00257D58">
            <w:pPr>
              <w:pStyle w:val="XML1"/>
            </w:pPr>
            <w:r>
              <w:t xml:space="preserve">                  following path:</w:t>
            </w:r>
          </w:p>
          <w:p w14:paraId="5A733266" w14:textId="77777777" w:rsidR="00257D58" w:rsidRDefault="00257D58" w:rsidP="00257D58">
            <w:pPr>
              <w:pStyle w:val="XML1"/>
            </w:pPr>
            <w:r>
              <w:t xml:space="preserve">                  /capable-switch/resources/queue/resource-id</w:t>
            </w:r>
          </w:p>
          <w:p w14:paraId="10616792" w14:textId="77777777" w:rsidR="00257D58" w:rsidRDefault="00257D58" w:rsidP="00257D58">
            <w:pPr>
              <w:pStyle w:val="XML1"/>
            </w:pPr>
          </w:p>
          <w:p w14:paraId="03CF10D4" w14:textId="77777777" w:rsidR="00257D58" w:rsidRDefault="00257D58" w:rsidP="00257D58">
            <w:pPr>
              <w:pStyle w:val="XML1"/>
            </w:pPr>
            <w:r>
              <w:t xml:space="preserve">                  Elements in this list MUST be unique. This means each</w:t>
            </w:r>
          </w:p>
          <w:p w14:paraId="39C53EC0" w14:textId="77777777" w:rsidR="00257D58" w:rsidRDefault="00257D58" w:rsidP="00257D58">
            <w:pPr>
              <w:pStyle w:val="XML1"/>
            </w:pPr>
            <w:r>
              <w:t xml:space="preserve">                  queue element can only be referenced once.</w:t>
            </w:r>
          </w:p>
          <w:p w14:paraId="5F052C42" w14:textId="77777777" w:rsidR="00257D58" w:rsidRDefault="00257D58" w:rsidP="00257D58">
            <w:pPr>
              <w:pStyle w:val="XML1"/>
            </w:pPr>
            <w:r>
              <w:t xml:space="preserve">                &lt;/xs:documentation&gt;</w:t>
            </w:r>
          </w:p>
          <w:p w14:paraId="647FB804" w14:textId="77777777" w:rsidR="00257D58" w:rsidRDefault="00257D58" w:rsidP="00257D58">
            <w:pPr>
              <w:pStyle w:val="XML1"/>
            </w:pPr>
            <w:r>
              <w:t xml:space="preserve">              &lt;/xs:annotation&gt;</w:t>
            </w:r>
          </w:p>
          <w:p w14:paraId="12C35BB4" w14:textId="77777777" w:rsidR="00257D58" w:rsidRDefault="00257D58" w:rsidP="00257D58">
            <w:pPr>
              <w:pStyle w:val="XML1"/>
            </w:pPr>
            <w:r>
              <w:t xml:space="preserve">              &lt;xs:simpleType&gt;</w:t>
            </w:r>
          </w:p>
          <w:p w14:paraId="6BA1D198" w14:textId="77777777" w:rsidR="00257D58" w:rsidRDefault="00257D58" w:rsidP="00257D58">
            <w:pPr>
              <w:pStyle w:val="XML1"/>
            </w:pPr>
            <w:r>
              <w:t xml:space="preserve">                &lt;xs:restriction base="inet:uri"&gt;</w:t>
            </w:r>
          </w:p>
          <w:p w14:paraId="39F29FD1" w14:textId="77777777" w:rsidR="00257D58" w:rsidRDefault="00257D58" w:rsidP="00257D58">
            <w:pPr>
              <w:pStyle w:val="XML1"/>
            </w:pPr>
            <w:r>
              <w:t xml:space="preserve">                &lt;/xs:restriction&gt;</w:t>
            </w:r>
          </w:p>
          <w:p w14:paraId="2BE9E879" w14:textId="77777777" w:rsidR="00257D58" w:rsidRDefault="00257D58" w:rsidP="00257D58">
            <w:pPr>
              <w:pStyle w:val="XML1"/>
            </w:pPr>
            <w:r>
              <w:t xml:space="preserve">              &lt;/xs:simpleType&gt;</w:t>
            </w:r>
          </w:p>
          <w:p w14:paraId="478831BD" w14:textId="77777777" w:rsidR="00257D58" w:rsidRDefault="00257D58" w:rsidP="00257D58">
            <w:pPr>
              <w:pStyle w:val="XML1"/>
            </w:pPr>
            <w:r>
              <w:t xml:space="preserve">            &lt;/xs:element&gt;</w:t>
            </w:r>
          </w:p>
          <w:p w14:paraId="4EE8F9F3" w14:textId="77777777" w:rsidR="00257D58" w:rsidRDefault="00257D58" w:rsidP="00257D58">
            <w:pPr>
              <w:pStyle w:val="XML1"/>
            </w:pPr>
            <w:r>
              <w:t xml:space="preserve">            &lt;xs:element name="certificate" minOccurs="0"&gt;</w:t>
            </w:r>
          </w:p>
          <w:p w14:paraId="5AC9B465" w14:textId="77777777" w:rsidR="00257D58" w:rsidRDefault="00257D58" w:rsidP="00257D58">
            <w:pPr>
              <w:pStyle w:val="XML1"/>
            </w:pPr>
            <w:r>
              <w:t xml:space="preserve">              &lt;xs:annotation&gt;</w:t>
            </w:r>
          </w:p>
          <w:p w14:paraId="071A6DB9" w14:textId="77777777" w:rsidR="00257D58" w:rsidRDefault="00257D58" w:rsidP="00257D58">
            <w:pPr>
              <w:pStyle w:val="XML1"/>
            </w:pPr>
            <w:r>
              <w:t xml:space="preserve">                &lt;xs:documentation&gt;</w:t>
            </w:r>
          </w:p>
          <w:p w14:paraId="1BEFFC52" w14:textId="77777777" w:rsidR="00257D58" w:rsidRDefault="00257D58" w:rsidP="00257D58">
            <w:pPr>
              <w:pStyle w:val="XML1"/>
            </w:pPr>
            <w:r>
              <w:t xml:space="preserve">                  The resource identifier of the owned</w:t>
            </w:r>
          </w:p>
          <w:p w14:paraId="60AF8C69" w14:textId="77777777" w:rsidR="00257D58" w:rsidRDefault="00257D58" w:rsidP="00257D58">
            <w:pPr>
              <w:pStyle w:val="XML1"/>
            </w:pPr>
            <w:r>
              <w:t xml:space="preserve">                  certificate in the OpenFlow Capable Switch that the</w:t>
            </w:r>
          </w:p>
          <w:p w14:paraId="49AA81F1" w14:textId="77777777" w:rsidR="00257D58" w:rsidRDefault="00257D58" w:rsidP="00257D58">
            <w:pPr>
              <w:pStyle w:val="XML1"/>
            </w:pPr>
            <w:r>
              <w:t xml:space="preserve">                  OpenFlow Logical Switch uses to identify itself.  This</w:t>
            </w:r>
          </w:p>
          <w:p w14:paraId="2D47E6AC" w14:textId="77777777" w:rsidR="00257D58" w:rsidRDefault="00257D58" w:rsidP="00257D58">
            <w:pPr>
              <w:pStyle w:val="XML1"/>
            </w:pPr>
            <w:r>
              <w:t xml:space="preserve">                  element MUST NOT occur more than once in an OpenFlow</w:t>
            </w:r>
          </w:p>
          <w:p w14:paraId="3A693272" w14:textId="77777777" w:rsidR="00257D58" w:rsidRDefault="00257D58" w:rsidP="00257D58">
            <w:pPr>
              <w:pStyle w:val="XML1"/>
            </w:pPr>
            <w:r>
              <w:t xml:space="preserve">                  Logical Switch's resource list.  </w:t>
            </w:r>
          </w:p>
          <w:p w14:paraId="70C110B5" w14:textId="77777777" w:rsidR="00257D58" w:rsidRDefault="00257D58" w:rsidP="00257D58">
            <w:pPr>
              <w:pStyle w:val="XML1"/>
            </w:pPr>
            <w:r>
              <w:t xml:space="preserve">                          </w:t>
            </w:r>
          </w:p>
          <w:p w14:paraId="39AAF307" w14:textId="77777777" w:rsidR="00257D58" w:rsidRDefault="00257D58" w:rsidP="00257D58">
            <w:pPr>
              <w:pStyle w:val="XML1"/>
            </w:pPr>
            <w:r>
              <w:t xml:space="preserve">                  If no such element is in an OpenFlow Logical Switch's </w:t>
            </w:r>
          </w:p>
          <w:p w14:paraId="6E3A365F" w14:textId="77777777" w:rsidR="00257D58" w:rsidRDefault="00257D58" w:rsidP="00257D58">
            <w:pPr>
              <w:pStyle w:val="XML1"/>
            </w:pPr>
            <w:r>
              <w:t xml:space="preserve">                  resource list, then the OpenFlow Logical Switch does not </w:t>
            </w:r>
          </w:p>
          <w:p w14:paraId="4A44CAC1" w14:textId="77777777" w:rsidR="00257D58" w:rsidRDefault="00257D58" w:rsidP="00257D58">
            <w:pPr>
              <w:pStyle w:val="XML1"/>
            </w:pPr>
            <w:r>
              <w:t xml:space="preserve">                  authenticate itself towards an OpenFloe Controller with a</w:t>
            </w:r>
          </w:p>
          <w:p w14:paraId="4C232BB3" w14:textId="77777777" w:rsidR="00257D58" w:rsidRDefault="00257D58" w:rsidP="00257D58">
            <w:pPr>
              <w:pStyle w:val="XML1"/>
            </w:pPr>
            <w:r>
              <w:t xml:space="preserve">                  certificate.  If this element is present, then the</w:t>
            </w:r>
          </w:p>
          <w:p w14:paraId="7C5046D8" w14:textId="77777777" w:rsidR="00257D58" w:rsidRDefault="00257D58" w:rsidP="00257D58">
            <w:pPr>
              <w:pStyle w:val="XML1"/>
            </w:pPr>
            <w:r>
              <w:t xml:space="preserve">                  OpenFlow Logical Switch MUST provide this certificate for</w:t>
            </w:r>
          </w:p>
          <w:p w14:paraId="2EBABDFD" w14:textId="77777777" w:rsidR="00257D58" w:rsidRDefault="00257D58" w:rsidP="00257D58">
            <w:pPr>
              <w:pStyle w:val="XML1"/>
            </w:pPr>
            <w:r>
              <w:t xml:space="preserve">                  authentication to an OpenFlow Controller when setting up</w:t>
            </w:r>
          </w:p>
          <w:p w14:paraId="4D174D94" w14:textId="77777777" w:rsidR="00257D58" w:rsidRDefault="00257D58" w:rsidP="00257D58">
            <w:pPr>
              <w:pStyle w:val="XML1"/>
            </w:pPr>
            <w:r>
              <w:t xml:space="preserve">                  a TLS connection.  </w:t>
            </w:r>
          </w:p>
          <w:p w14:paraId="12080939" w14:textId="77777777" w:rsidR="00257D58" w:rsidRDefault="00257D58" w:rsidP="00257D58">
            <w:pPr>
              <w:pStyle w:val="XML1"/>
            </w:pPr>
            <w:r>
              <w:t xml:space="preserve">                          </w:t>
            </w:r>
          </w:p>
          <w:p w14:paraId="59569D1B" w14:textId="77777777" w:rsidR="00257D58" w:rsidRDefault="00257D58" w:rsidP="00257D58">
            <w:pPr>
              <w:pStyle w:val="XML1"/>
            </w:pPr>
            <w:r>
              <w:t xml:space="preserve">                  For TCP connections this element is irrelevant.</w:t>
            </w:r>
          </w:p>
          <w:p w14:paraId="6AD606FF" w14:textId="77777777" w:rsidR="00257D58" w:rsidRDefault="00257D58" w:rsidP="00257D58">
            <w:pPr>
              <w:pStyle w:val="XML1"/>
            </w:pPr>
          </w:p>
          <w:p w14:paraId="2FD75DF2" w14:textId="77777777" w:rsidR="00257D58" w:rsidRDefault="00257D58" w:rsidP="00257D58">
            <w:pPr>
              <w:pStyle w:val="XML1"/>
            </w:pPr>
            <w:r>
              <w:t xml:space="preserve">                  The element MUST refer to an element at the following</w:t>
            </w:r>
          </w:p>
          <w:p w14:paraId="743BE9BF" w14:textId="77777777" w:rsidR="00257D58" w:rsidRDefault="00257D58" w:rsidP="00257D58">
            <w:pPr>
              <w:pStyle w:val="XML1"/>
            </w:pPr>
            <w:r>
              <w:t xml:space="preserve">                  path:</w:t>
            </w:r>
          </w:p>
          <w:p w14:paraId="3983469D" w14:textId="77777777" w:rsidR="00257D58" w:rsidRDefault="00257D58" w:rsidP="00257D58">
            <w:pPr>
              <w:pStyle w:val="XML1"/>
            </w:pPr>
            <w:r>
              <w:t xml:space="preserve">                  /capable-switch/resources/owned-certificate/resource-id</w:t>
            </w:r>
          </w:p>
          <w:p w14:paraId="7C38C308" w14:textId="77777777" w:rsidR="00257D58" w:rsidRDefault="00257D58" w:rsidP="00257D58">
            <w:pPr>
              <w:pStyle w:val="XML1"/>
            </w:pPr>
          </w:p>
          <w:p w14:paraId="289F0D7B" w14:textId="77777777" w:rsidR="00257D58" w:rsidRDefault="00257D58" w:rsidP="00257D58">
            <w:pPr>
              <w:pStyle w:val="XML1"/>
            </w:pPr>
            <w:r>
              <w:t xml:space="preserve">                &lt;/xs:documentation&gt;</w:t>
            </w:r>
          </w:p>
          <w:p w14:paraId="78D50005" w14:textId="77777777" w:rsidR="00257D58" w:rsidRDefault="00257D58" w:rsidP="00257D58">
            <w:pPr>
              <w:pStyle w:val="XML1"/>
            </w:pPr>
            <w:r>
              <w:t xml:space="preserve">              &lt;/xs:annotation&gt;</w:t>
            </w:r>
          </w:p>
          <w:p w14:paraId="1E6EC5F1" w14:textId="77777777" w:rsidR="00257D58" w:rsidRDefault="00257D58" w:rsidP="00257D58">
            <w:pPr>
              <w:pStyle w:val="XML1"/>
            </w:pPr>
            <w:r>
              <w:t xml:space="preserve">              &lt;xs:simpleType&gt;</w:t>
            </w:r>
          </w:p>
          <w:p w14:paraId="1AAC6746" w14:textId="77777777" w:rsidR="00257D58" w:rsidRDefault="00257D58" w:rsidP="00257D58">
            <w:pPr>
              <w:pStyle w:val="XML1"/>
            </w:pPr>
            <w:r>
              <w:t xml:space="preserve">                &lt;xs:restriction base="inet:uri"&gt;</w:t>
            </w:r>
          </w:p>
          <w:p w14:paraId="6302AF29" w14:textId="77777777" w:rsidR="00257D58" w:rsidRDefault="00257D58" w:rsidP="00257D58">
            <w:pPr>
              <w:pStyle w:val="XML1"/>
            </w:pPr>
            <w:r>
              <w:t xml:space="preserve">                &lt;/xs:restriction&gt;</w:t>
            </w:r>
          </w:p>
          <w:p w14:paraId="7906A3B7" w14:textId="77777777" w:rsidR="00257D58" w:rsidRDefault="00257D58" w:rsidP="00257D58">
            <w:pPr>
              <w:pStyle w:val="XML1"/>
            </w:pPr>
            <w:r>
              <w:t xml:space="preserve">              &lt;/xs:simpleType&gt;</w:t>
            </w:r>
          </w:p>
          <w:p w14:paraId="0EC38BEF" w14:textId="77777777" w:rsidR="00257D58" w:rsidRDefault="00257D58" w:rsidP="00257D58">
            <w:pPr>
              <w:pStyle w:val="XML1"/>
            </w:pPr>
            <w:r>
              <w:t xml:space="preserve">            &lt;/xs:element&gt;</w:t>
            </w:r>
          </w:p>
          <w:p w14:paraId="7EDC0B3D" w14:textId="77777777" w:rsidR="00257D58" w:rsidRDefault="00257D58" w:rsidP="00257D58">
            <w:pPr>
              <w:pStyle w:val="XML1"/>
            </w:pPr>
            <w:r>
              <w:t xml:space="preserve">            &lt;xs:element name="flow-table" minOccurs="0" maxOccurs="unbounded"&gt;</w:t>
            </w:r>
          </w:p>
          <w:p w14:paraId="5AA824EF" w14:textId="77777777" w:rsidR="00257D58" w:rsidRDefault="00257D58" w:rsidP="00257D58">
            <w:pPr>
              <w:pStyle w:val="XML1"/>
            </w:pPr>
            <w:r>
              <w:t xml:space="preserve">              &lt;xs:annotation&gt;</w:t>
            </w:r>
          </w:p>
          <w:p w14:paraId="7F9DD5BD" w14:textId="77777777" w:rsidR="00257D58" w:rsidRDefault="00257D58" w:rsidP="00257D58">
            <w:pPr>
              <w:pStyle w:val="XML1"/>
            </w:pPr>
            <w:r>
              <w:lastRenderedPageBreak/>
              <w:t xml:space="preserve">                &lt;xs:documentation&gt;</w:t>
            </w:r>
          </w:p>
          <w:p w14:paraId="651DA998" w14:textId="77777777" w:rsidR="00257D58" w:rsidRDefault="00257D58" w:rsidP="00257D58">
            <w:pPr>
              <w:pStyle w:val="XML1"/>
            </w:pPr>
            <w:r>
              <w:t xml:space="preserve">                  A resource identifier of a flow table of the </w:t>
            </w:r>
          </w:p>
          <w:p w14:paraId="3E0028AD" w14:textId="77777777" w:rsidR="00257D58" w:rsidRDefault="00257D58" w:rsidP="00257D58">
            <w:pPr>
              <w:pStyle w:val="XML1"/>
            </w:pPr>
            <w:r>
              <w:t xml:space="preserve">                  OpenFlow Capable Switch that the OpenFlow Logical Switch </w:t>
            </w:r>
          </w:p>
          <w:p w14:paraId="27254360" w14:textId="77777777" w:rsidR="00257D58" w:rsidRDefault="00257D58" w:rsidP="00257D58">
            <w:pPr>
              <w:pStyle w:val="XML1"/>
            </w:pPr>
            <w:r>
              <w:t xml:space="preserve">                  has exclusive access to.</w:t>
            </w:r>
          </w:p>
          <w:p w14:paraId="5B967B23" w14:textId="77777777" w:rsidR="00257D58" w:rsidRDefault="00257D58" w:rsidP="00257D58">
            <w:pPr>
              <w:pStyle w:val="XML1"/>
            </w:pPr>
          </w:p>
          <w:p w14:paraId="36FECF92" w14:textId="77777777" w:rsidR="00257D58" w:rsidRDefault="00257D58" w:rsidP="00257D58">
            <w:pPr>
              <w:pStyle w:val="XML1"/>
            </w:pPr>
            <w:r>
              <w:t xml:space="preserve">                  The elements in this list MUST refer to elements at the</w:t>
            </w:r>
          </w:p>
          <w:p w14:paraId="686DF66B" w14:textId="77777777" w:rsidR="00257D58" w:rsidRDefault="00257D58" w:rsidP="00257D58">
            <w:pPr>
              <w:pStyle w:val="XML1"/>
            </w:pPr>
            <w:r>
              <w:t xml:space="preserve">                  following path:</w:t>
            </w:r>
          </w:p>
          <w:p w14:paraId="5D9353AA" w14:textId="77777777" w:rsidR="00257D58" w:rsidRDefault="00257D58" w:rsidP="00257D58">
            <w:pPr>
              <w:pStyle w:val="XML1"/>
            </w:pPr>
            <w:r>
              <w:t xml:space="preserve">                  /capable-switch/resources/flow-table/resource-id</w:t>
            </w:r>
          </w:p>
          <w:p w14:paraId="77FD9711" w14:textId="77777777" w:rsidR="00257D58" w:rsidRDefault="00257D58" w:rsidP="00257D58">
            <w:pPr>
              <w:pStyle w:val="XML1"/>
            </w:pPr>
          </w:p>
          <w:p w14:paraId="5699601C" w14:textId="77777777" w:rsidR="00257D58" w:rsidRDefault="00257D58" w:rsidP="00257D58">
            <w:pPr>
              <w:pStyle w:val="XML1"/>
            </w:pPr>
            <w:r>
              <w:t xml:space="preserve">                  Elements in this list MUST be unique. This means each</w:t>
            </w:r>
          </w:p>
          <w:p w14:paraId="5508F274" w14:textId="77777777" w:rsidR="00257D58" w:rsidRDefault="00257D58" w:rsidP="00257D58">
            <w:pPr>
              <w:pStyle w:val="XML1"/>
            </w:pPr>
            <w:r>
              <w:t xml:space="preserve">                  flow-table element can only be referenced once.</w:t>
            </w:r>
          </w:p>
          <w:p w14:paraId="534A35A4" w14:textId="77777777" w:rsidR="00257D58" w:rsidRDefault="00257D58" w:rsidP="00257D58">
            <w:pPr>
              <w:pStyle w:val="XML1"/>
            </w:pPr>
            <w:r>
              <w:t xml:space="preserve">                &lt;/xs:documentation&gt;</w:t>
            </w:r>
          </w:p>
          <w:p w14:paraId="60F8A4D3" w14:textId="77777777" w:rsidR="00257D58" w:rsidRDefault="00257D58" w:rsidP="00257D58">
            <w:pPr>
              <w:pStyle w:val="XML1"/>
            </w:pPr>
            <w:r>
              <w:t xml:space="preserve">              &lt;/xs:annotation&gt;</w:t>
            </w:r>
          </w:p>
          <w:p w14:paraId="3DD82119" w14:textId="77777777" w:rsidR="00257D58" w:rsidRDefault="00257D58" w:rsidP="00257D58">
            <w:pPr>
              <w:pStyle w:val="XML1"/>
            </w:pPr>
            <w:r>
              <w:t xml:space="preserve">              &lt;xs:simpleType&gt;</w:t>
            </w:r>
          </w:p>
          <w:p w14:paraId="277A8BE2" w14:textId="77777777" w:rsidR="00257D58" w:rsidRDefault="00257D58" w:rsidP="00257D58">
            <w:pPr>
              <w:pStyle w:val="XML1"/>
            </w:pPr>
            <w:r>
              <w:t xml:space="preserve">                &lt;xs:restriction base="inet:uri"&gt;</w:t>
            </w:r>
          </w:p>
          <w:p w14:paraId="235521BD" w14:textId="77777777" w:rsidR="00257D58" w:rsidRDefault="00257D58" w:rsidP="00257D58">
            <w:pPr>
              <w:pStyle w:val="XML1"/>
            </w:pPr>
            <w:r>
              <w:t xml:space="preserve">                &lt;/xs:restriction&gt;</w:t>
            </w:r>
          </w:p>
          <w:p w14:paraId="13FC11D3" w14:textId="77777777" w:rsidR="00257D58" w:rsidRDefault="00257D58" w:rsidP="00257D58">
            <w:pPr>
              <w:pStyle w:val="XML1"/>
            </w:pPr>
            <w:r>
              <w:t xml:space="preserve">              &lt;/xs:simpleType&gt;</w:t>
            </w:r>
          </w:p>
          <w:p w14:paraId="48448E0A" w14:textId="77777777" w:rsidR="00257D58" w:rsidRDefault="00257D58" w:rsidP="00257D58">
            <w:pPr>
              <w:pStyle w:val="XML1"/>
            </w:pPr>
            <w:r>
              <w:t xml:space="preserve">            &lt;/xs:element&gt;</w:t>
            </w:r>
          </w:p>
          <w:p w14:paraId="0909ECEE" w14:textId="77777777" w:rsidR="00257D58" w:rsidRDefault="00257D58" w:rsidP="00257D58">
            <w:pPr>
              <w:pStyle w:val="XML1"/>
            </w:pPr>
            <w:r>
              <w:t xml:space="preserve">          &lt;/xs:sequence&gt;</w:t>
            </w:r>
          </w:p>
          <w:p w14:paraId="5CD30B06" w14:textId="77777777" w:rsidR="00257D58" w:rsidRDefault="00257D58" w:rsidP="00257D58">
            <w:pPr>
              <w:pStyle w:val="XML1"/>
            </w:pPr>
            <w:r>
              <w:t xml:space="preserve">        &lt;/xs:complexType&gt;</w:t>
            </w:r>
          </w:p>
          <w:p w14:paraId="275AD799" w14:textId="77777777" w:rsidR="00257D58" w:rsidRDefault="00257D58" w:rsidP="00257D58">
            <w:pPr>
              <w:pStyle w:val="XML1"/>
            </w:pPr>
            <w:r>
              <w:t xml:space="preserve">      &lt;/xs:element&gt;</w:t>
            </w:r>
          </w:p>
          <w:p w14:paraId="630DCA11" w14:textId="77777777" w:rsidR="00257D58" w:rsidRDefault="00257D58" w:rsidP="00257D58">
            <w:pPr>
              <w:pStyle w:val="XML1"/>
            </w:pPr>
            <w:r>
              <w:t xml:space="preserve">    &lt;/xs:sequence&gt;</w:t>
            </w:r>
          </w:p>
          <w:p w14:paraId="6A0600B3" w14:textId="77777777" w:rsidR="00C805D1" w:rsidRDefault="00257D58" w:rsidP="00257D58">
            <w:pPr>
              <w:pStyle w:val="XML1"/>
            </w:pPr>
            <w:r>
              <w:t xml:space="preserve">  &lt;/xs:group&gt;</w:t>
            </w:r>
          </w:p>
          <w:p w14:paraId="0355D029" w14:textId="77777777" w:rsidR="0004515F" w:rsidRPr="001D1E49" w:rsidRDefault="0004515F" w:rsidP="00257D58">
            <w:pPr>
              <w:pStyle w:val="XML1"/>
            </w:pPr>
          </w:p>
          <w:p w14:paraId="558AFEAE" w14:textId="77777777" w:rsidR="0004515F" w:rsidRPr="00C128FA" w:rsidRDefault="0004515F" w:rsidP="0004515F">
            <w:pPr>
              <w:pStyle w:val="XML1"/>
            </w:pPr>
            <w:r w:rsidRPr="00C128FA">
              <w:t xml:space="preserve">  &lt;xs:simpleType name="datapath-id-type"&gt;</w:t>
            </w:r>
          </w:p>
          <w:p w14:paraId="50594495" w14:textId="77777777" w:rsidR="0004515F" w:rsidRPr="00C128FA" w:rsidRDefault="0004515F" w:rsidP="0004515F">
            <w:pPr>
              <w:pStyle w:val="XML1"/>
            </w:pPr>
            <w:r w:rsidRPr="00C128FA">
              <w:t xml:space="preserve">    &lt;xs:annotation&gt;</w:t>
            </w:r>
          </w:p>
          <w:p w14:paraId="0BA8ED23" w14:textId="77777777" w:rsidR="0004515F" w:rsidRPr="00C128FA" w:rsidRDefault="0004515F" w:rsidP="0004515F">
            <w:pPr>
              <w:pStyle w:val="XML1"/>
            </w:pPr>
            <w:r w:rsidRPr="00C128FA">
              <w:t xml:space="preserve">      &lt;xs:documentation&gt;</w:t>
            </w:r>
          </w:p>
          <w:p w14:paraId="6A9E057E" w14:textId="77777777" w:rsidR="0004515F" w:rsidRPr="00C128FA" w:rsidRDefault="0004515F" w:rsidP="0004515F">
            <w:pPr>
              <w:pStyle w:val="XML1"/>
            </w:pPr>
            <w:r w:rsidRPr="00C128FA">
              <w:t xml:space="preserve">        The datapath-id type represents an OpenFlow</w:t>
            </w:r>
          </w:p>
          <w:p w14:paraId="4B45B24D" w14:textId="77777777" w:rsidR="0004515F" w:rsidRPr="00C128FA" w:rsidRDefault="0004515F" w:rsidP="0004515F">
            <w:pPr>
              <w:pStyle w:val="XML1"/>
            </w:pPr>
            <w:r w:rsidRPr="00C128FA">
              <w:t xml:space="preserve">        datapath identifier.</w:t>
            </w:r>
          </w:p>
          <w:p w14:paraId="4BD613A8" w14:textId="77777777" w:rsidR="0004515F" w:rsidRPr="00C128FA" w:rsidRDefault="0004515F" w:rsidP="0004515F">
            <w:pPr>
              <w:pStyle w:val="XML1"/>
            </w:pPr>
            <w:r w:rsidRPr="00C128FA">
              <w:t xml:space="preserve">      &lt;/xs:documentation&gt;</w:t>
            </w:r>
          </w:p>
          <w:p w14:paraId="6EBCEC25" w14:textId="77777777" w:rsidR="0004515F" w:rsidRPr="00C128FA" w:rsidRDefault="0004515F" w:rsidP="0004515F">
            <w:pPr>
              <w:pStyle w:val="XML1"/>
            </w:pPr>
            <w:r w:rsidRPr="00C128FA">
              <w:t xml:space="preserve">    &lt;/xs:annotation&gt;</w:t>
            </w:r>
          </w:p>
          <w:p w14:paraId="60BC38A8" w14:textId="77777777" w:rsidR="0004515F" w:rsidRPr="00C128FA" w:rsidRDefault="0004515F" w:rsidP="0004515F">
            <w:pPr>
              <w:pStyle w:val="XML1"/>
            </w:pPr>
          </w:p>
          <w:p w14:paraId="2FD6708E" w14:textId="77777777" w:rsidR="0004515F" w:rsidRPr="00C128FA" w:rsidRDefault="0004515F" w:rsidP="0004515F">
            <w:pPr>
              <w:pStyle w:val="XML1"/>
            </w:pPr>
            <w:r w:rsidRPr="00C128FA">
              <w:t xml:space="preserve">    &lt;xs:restriction base="xs:string"&gt;</w:t>
            </w:r>
          </w:p>
          <w:p w14:paraId="50A8C429" w14:textId="77777777" w:rsidR="0004515F" w:rsidRPr="00C128FA" w:rsidRDefault="0004515F" w:rsidP="0004515F">
            <w:pPr>
              <w:pStyle w:val="XML1"/>
            </w:pPr>
            <w:r w:rsidRPr="00C128FA">
              <w:t xml:space="preserve">    &lt;xs:pattern value="[0-9a-fA-F]{2}(:[0-9a-fA-F]{2}){7}"/&gt;</w:t>
            </w:r>
          </w:p>
          <w:p w14:paraId="757A4B28" w14:textId="77777777" w:rsidR="0004515F" w:rsidRPr="00C128FA" w:rsidRDefault="0004515F" w:rsidP="0004515F">
            <w:pPr>
              <w:pStyle w:val="XML1"/>
            </w:pPr>
            <w:r w:rsidRPr="00C128FA">
              <w:t xml:space="preserve">    &lt;/xs:restriction&gt;</w:t>
            </w:r>
          </w:p>
          <w:p w14:paraId="3581C2E0" w14:textId="6FA23DCE" w:rsidR="0004515F" w:rsidRPr="009F1B7D" w:rsidRDefault="0004515F" w:rsidP="0004515F">
            <w:pPr>
              <w:pStyle w:val="XML1"/>
              <w:rPr>
                <w:b/>
              </w:rPr>
            </w:pPr>
            <w:r w:rsidRPr="00C128FA">
              <w:t xml:space="preserve">  &lt;/xs:simpleType&gt;</w:t>
            </w:r>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937" w:name="_Toc315953997"/>
      <w:bookmarkStart w:id="938" w:name="_Toc316542507"/>
      <w:bookmarkStart w:id="939" w:name="_Toc358291591"/>
      <w:r w:rsidRPr="00DB42FD">
        <w:t>XML Example</w:t>
      </w:r>
      <w:bookmarkEnd w:id="937"/>
      <w:bookmarkEnd w:id="938"/>
      <w:bookmarkEnd w:id="939"/>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lastRenderedPageBreak/>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940" w:name="_Toc333522898"/>
      <w:bookmarkStart w:id="941" w:name="_Toc335146985"/>
      <w:bookmarkStart w:id="942" w:name="_Toc333522899"/>
      <w:bookmarkStart w:id="943" w:name="_Toc335146986"/>
      <w:bookmarkStart w:id="944" w:name="_Toc333522900"/>
      <w:bookmarkStart w:id="945" w:name="_Toc335146987"/>
      <w:bookmarkStart w:id="946" w:name="_Toc333522901"/>
      <w:bookmarkStart w:id="947" w:name="_Toc335146988"/>
      <w:bookmarkStart w:id="948" w:name="_Toc333522902"/>
      <w:bookmarkStart w:id="949" w:name="_Toc335146989"/>
      <w:bookmarkStart w:id="950" w:name="_Toc333522903"/>
      <w:bookmarkStart w:id="951" w:name="_Toc335146990"/>
      <w:bookmarkStart w:id="952" w:name="_Toc333522904"/>
      <w:bookmarkStart w:id="953" w:name="_Toc335146991"/>
      <w:bookmarkStart w:id="954" w:name="_Toc333522905"/>
      <w:bookmarkStart w:id="955" w:name="_Toc335146992"/>
      <w:bookmarkStart w:id="956" w:name="_Toc333522906"/>
      <w:bookmarkStart w:id="957" w:name="_Toc335146993"/>
      <w:bookmarkStart w:id="958" w:name="_Toc333522907"/>
      <w:bookmarkStart w:id="959" w:name="_Toc335146994"/>
      <w:bookmarkStart w:id="960" w:name="_Toc333522908"/>
      <w:bookmarkStart w:id="961" w:name="_Toc335146995"/>
      <w:bookmarkStart w:id="962" w:name="_Toc333522909"/>
      <w:bookmarkStart w:id="963" w:name="_Toc335146996"/>
      <w:bookmarkStart w:id="964" w:name="_Ref320556201"/>
      <w:bookmarkStart w:id="965" w:name="_Toc358291592"/>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r>
        <w:t xml:space="preserve">Logical </w:t>
      </w:r>
      <w:r w:rsidRPr="0082590C">
        <w:t>Switch</w:t>
      </w:r>
      <w:r>
        <w:t xml:space="preserve"> Capabilities</w:t>
      </w:r>
      <w:bookmarkEnd w:id="964"/>
      <w:bookmarkEnd w:id="965"/>
    </w:p>
    <w:p w14:paraId="5A2DC302" w14:textId="77777777" w:rsidR="00D8113B" w:rsidRDefault="00D8113B" w:rsidP="00C128FA">
      <w:pPr>
        <w:pStyle w:val="Heading3"/>
      </w:pPr>
      <w:bookmarkStart w:id="966" w:name="_Toc358291593"/>
      <w:r>
        <w:t>UML Diagram</w:t>
      </w:r>
      <w:bookmarkEnd w:id="966"/>
    </w:p>
    <w:p w14:paraId="6376345E" w14:textId="28853628" w:rsidR="00AF1D6D" w:rsidRDefault="00AF1D6D" w:rsidP="00AF1D6D">
      <w:pPr>
        <w:jc w:val="center"/>
      </w:pPr>
      <w:r>
        <w:object w:dxaOrig="6040" w:dyaOrig="6895" w14:anchorId="71B78564">
          <v:shape id="_x0000_i1031" type="#_x0000_t75" style="width:298pt;height:346pt" o:ole="">
            <v:imagedata r:id="rId29" o:title=""/>
          </v:shape>
          <o:OLEObject Type="Embed" ProgID="Visio.Drawing.11" ShapeID="_x0000_i1031" DrawAspect="Content" ObjectID="_1316854722" r:id="rId30"/>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967" w:name="_Toc358291594"/>
      <w:r>
        <w:t>XML Schema</w:t>
      </w:r>
      <w:bookmarkEnd w:id="967"/>
    </w:p>
    <w:tbl>
      <w:tblPr>
        <w:tblStyle w:val="XMLtable"/>
        <w:tblW w:w="5000" w:type="pct"/>
        <w:tblLook w:val="04A0" w:firstRow="1" w:lastRow="0" w:firstColumn="1" w:lastColumn="0" w:noHBand="0" w:noVBand="1"/>
      </w:tblPr>
      <w:tblGrid>
        <w:gridCol w:w="9474"/>
      </w:tblGrid>
      <w:tr w:rsidR="00D8113B" w:rsidRPr="009F1B7D" w14:paraId="05370D03" w14:textId="77777777" w:rsidTr="00C128FA">
        <w:tc>
          <w:tcPr>
            <w:tcW w:w="5000" w:type="pct"/>
          </w:tcPr>
          <w:p w14:paraId="0152FC18" w14:textId="77777777" w:rsidR="00860C7A" w:rsidRPr="00C128FA" w:rsidRDefault="00860C7A" w:rsidP="00860C7A">
            <w:pPr>
              <w:pStyle w:val="XML1"/>
            </w:pPr>
            <w:r w:rsidRPr="00C128FA">
              <w:t xml:space="preserve">  &lt;xs:group name="OFLogicalSwitchCapabilitiesType"&gt;</w:t>
            </w:r>
          </w:p>
          <w:p w14:paraId="679DDF89" w14:textId="77777777" w:rsidR="00860C7A" w:rsidRPr="00C128FA" w:rsidRDefault="00860C7A" w:rsidP="00860C7A">
            <w:pPr>
              <w:pStyle w:val="XML1"/>
            </w:pPr>
            <w:r w:rsidRPr="00C128FA">
              <w:t xml:space="preserve">    &lt;xs:annotation&gt;</w:t>
            </w:r>
          </w:p>
          <w:p w14:paraId="2E957B2A" w14:textId="77777777" w:rsidR="00860C7A" w:rsidRPr="00C128FA" w:rsidRDefault="00860C7A" w:rsidP="00860C7A">
            <w:pPr>
              <w:pStyle w:val="XML1"/>
            </w:pPr>
            <w:r w:rsidRPr="00C128FA">
              <w:t xml:space="preserve">      &lt;xs:documentation&gt;</w:t>
            </w:r>
          </w:p>
          <w:p w14:paraId="37A2CAE2" w14:textId="77777777" w:rsidR="00860C7A" w:rsidRPr="00C128FA" w:rsidRDefault="00860C7A" w:rsidP="00860C7A">
            <w:pPr>
              <w:pStyle w:val="XML1"/>
            </w:pPr>
            <w:r w:rsidRPr="00C128FA">
              <w:t xml:space="preserve">        This grouping specifies all properties of an</w:t>
            </w:r>
          </w:p>
          <w:p w14:paraId="7B4E04A8" w14:textId="77777777" w:rsidR="00860C7A" w:rsidRPr="00C128FA" w:rsidRDefault="00860C7A" w:rsidP="00860C7A">
            <w:pPr>
              <w:pStyle w:val="XML1"/>
            </w:pPr>
            <w:r w:rsidRPr="00C128FA">
              <w:t xml:space="preserve">        OpenFlow logical switch's capabilities.</w:t>
            </w:r>
          </w:p>
          <w:p w14:paraId="7B15A8F3" w14:textId="77777777" w:rsidR="00860C7A" w:rsidRPr="00C128FA" w:rsidRDefault="00860C7A" w:rsidP="00860C7A">
            <w:pPr>
              <w:pStyle w:val="XML1"/>
            </w:pPr>
          </w:p>
          <w:p w14:paraId="08FF5F27" w14:textId="77777777" w:rsidR="00860C7A" w:rsidRPr="00C128FA" w:rsidRDefault="00860C7A" w:rsidP="00860C7A">
            <w:pPr>
              <w:pStyle w:val="XML1"/>
            </w:pPr>
            <w:r w:rsidRPr="00C128FA">
              <w:t xml:space="preserve">        Elements in the type OFLogicalSwitchCapabilitiesType are not</w:t>
            </w:r>
          </w:p>
          <w:p w14:paraId="47F20BCC" w14:textId="77777777" w:rsidR="00860C7A" w:rsidRPr="00C128FA" w:rsidRDefault="00860C7A" w:rsidP="00860C7A">
            <w:pPr>
              <w:pStyle w:val="XML1"/>
            </w:pPr>
            <w:r w:rsidRPr="00C128FA">
              <w:t xml:space="preserve">        configurable and can only be retrieved by NETCONF &amp;lt;get&amp;gt;</w:t>
            </w:r>
          </w:p>
          <w:p w14:paraId="2BBB6687" w14:textId="77777777" w:rsidR="00860C7A" w:rsidRPr="00C128FA" w:rsidRDefault="00860C7A" w:rsidP="00860C7A">
            <w:pPr>
              <w:pStyle w:val="XML1"/>
            </w:pPr>
            <w:r w:rsidRPr="00C128FA">
              <w:t xml:space="preserve">        operations. Attemps to modify this element and its children</w:t>
            </w:r>
          </w:p>
          <w:p w14:paraId="4F592594" w14:textId="77777777" w:rsidR="00860C7A" w:rsidRPr="00C128FA" w:rsidRDefault="00860C7A" w:rsidP="00860C7A">
            <w:pPr>
              <w:pStyle w:val="XML1"/>
            </w:pPr>
            <w:r w:rsidRPr="00C128FA">
              <w:t xml:space="preserve">        with a NETCONF &amp;lt;edit-config&amp;gt; operation MUST result in an </w:t>
            </w:r>
          </w:p>
          <w:p w14:paraId="2A03851F" w14:textId="77777777" w:rsidR="00860C7A" w:rsidRPr="00C128FA" w:rsidRDefault="00860C7A" w:rsidP="00860C7A">
            <w:pPr>
              <w:pStyle w:val="XML1"/>
            </w:pPr>
            <w:r w:rsidRPr="00C128FA">
              <w:t xml:space="preserve">        'operation-not-supported' error with type 'application'.</w:t>
            </w:r>
          </w:p>
          <w:p w14:paraId="6416AE62" w14:textId="77777777" w:rsidR="00860C7A" w:rsidRPr="00C128FA" w:rsidRDefault="00860C7A" w:rsidP="00860C7A">
            <w:pPr>
              <w:pStyle w:val="XML1"/>
            </w:pPr>
            <w:r w:rsidRPr="00C128FA">
              <w:t xml:space="preserve">      &lt;/xs:documentation&gt;</w:t>
            </w:r>
          </w:p>
          <w:p w14:paraId="552CC150" w14:textId="77777777" w:rsidR="00860C7A" w:rsidRPr="00C128FA" w:rsidRDefault="00860C7A" w:rsidP="00860C7A">
            <w:pPr>
              <w:pStyle w:val="XML1"/>
            </w:pPr>
            <w:r w:rsidRPr="00C128FA">
              <w:t xml:space="preserve">    &lt;/xs:annotation&gt;</w:t>
            </w:r>
          </w:p>
          <w:p w14:paraId="3101007E" w14:textId="77777777" w:rsidR="00860C7A" w:rsidRPr="00C128FA" w:rsidRDefault="00860C7A" w:rsidP="00860C7A">
            <w:pPr>
              <w:pStyle w:val="XML1"/>
            </w:pPr>
          </w:p>
          <w:p w14:paraId="0E7CA0DE" w14:textId="77777777" w:rsidR="00860C7A" w:rsidRPr="00C128FA" w:rsidRDefault="00860C7A" w:rsidP="00860C7A">
            <w:pPr>
              <w:pStyle w:val="XML1"/>
            </w:pPr>
            <w:r w:rsidRPr="00C128FA">
              <w:t xml:space="preserve">    &lt;xs:sequence&gt;</w:t>
            </w:r>
          </w:p>
          <w:p w14:paraId="5E3415E0" w14:textId="77777777" w:rsidR="00860C7A" w:rsidRPr="00C128FA" w:rsidRDefault="00860C7A" w:rsidP="00860C7A">
            <w:pPr>
              <w:pStyle w:val="XML1"/>
            </w:pPr>
            <w:r w:rsidRPr="00C128FA">
              <w:t xml:space="preserve">      &lt;xs:element name="max-buffered-packets"  type="xs:unsignedInt"&gt;</w:t>
            </w:r>
          </w:p>
          <w:p w14:paraId="0F38192E" w14:textId="77777777" w:rsidR="00860C7A" w:rsidRPr="00C128FA" w:rsidRDefault="00860C7A" w:rsidP="00860C7A">
            <w:pPr>
              <w:pStyle w:val="XML1"/>
            </w:pPr>
            <w:r w:rsidRPr="00C128FA">
              <w:t xml:space="preserve">        &lt;xs:annotation&gt;</w:t>
            </w:r>
          </w:p>
          <w:p w14:paraId="762AB547" w14:textId="77777777" w:rsidR="00860C7A" w:rsidRPr="00C128FA" w:rsidRDefault="00860C7A" w:rsidP="00860C7A">
            <w:pPr>
              <w:pStyle w:val="XML1"/>
            </w:pPr>
            <w:r w:rsidRPr="00C128FA">
              <w:t xml:space="preserve">          &lt;xs:documentation&gt;</w:t>
            </w:r>
          </w:p>
          <w:p w14:paraId="5F794E24" w14:textId="77777777" w:rsidR="00860C7A" w:rsidRPr="00C128FA" w:rsidRDefault="00860C7A" w:rsidP="00860C7A">
            <w:pPr>
              <w:pStyle w:val="XML1"/>
            </w:pPr>
            <w:r w:rsidRPr="00C128FA">
              <w:t xml:space="preserve">            The maximum number of packets the logical switch</w:t>
            </w:r>
          </w:p>
          <w:p w14:paraId="4BB7A3C1" w14:textId="77777777" w:rsidR="00860C7A" w:rsidRPr="00C128FA" w:rsidRDefault="00860C7A" w:rsidP="00860C7A">
            <w:pPr>
              <w:pStyle w:val="XML1"/>
            </w:pPr>
            <w:r w:rsidRPr="00C128FA">
              <w:t xml:space="preserve">            can buffer when sending packets to the controller using</w:t>
            </w:r>
          </w:p>
          <w:p w14:paraId="5F11F36F" w14:textId="77777777" w:rsidR="00860C7A" w:rsidRPr="00C128FA" w:rsidRDefault="00860C7A" w:rsidP="00860C7A">
            <w:pPr>
              <w:pStyle w:val="XML1"/>
            </w:pPr>
            <w:r w:rsidRPr="00C128FA">
              <w:t xml:space="preserve">            packet-in messages.</w:t>
            </w:r>
          </w:p>
          <w:p w14:paraId="4EB4DEBC" w14:textId="77777777" w:rsidR="00860C7A" w:rsidRPr="00C128FA" w:rsidRDefault="00860C7A" w:rsidP="00860C7A">
            <w:pPr>
              <w:pStyle w:val="XML1"/>
            </w:pPr>
            <w:r w:rsidRPr="00C128FA">
              <w:t xml:space="preserve">          &lt;/xs:documentation&gt;</w:t>
            </w:r>
          </w:p>
          <w:p w14:paraId="0BD1C457" w14:textId="77777777" w:rsidR="00860C7A" w:rsidRPr="00C128FA" w:rsidRDefault="00860C7A" w:rsidP="00860C7A">
            <w:pPr>
              <w:pStyle w:val="XML1"/>
            </w:pPr>
            <w:r w:rsidRPr="00C128FA">
              <w:t xml:space="preserve">        &lt;/xs:annotation&gt;</w:t>
            </w:r>
          </w:p>
          <w:p w14:paraId="0966029E" w14:textId="77777777" w:rsidR="00860C7A" w:rsidRPr="00C128FA" w:rsidRDefault="00860C7A" w:rsidP="00860C7A">
            <w:pPr>
              <w:pStyle w:val="XML1"/>
            </w:pPr>
            <w:r w:rsidRPr="00C128FA">
              <w:t xml:space="preserve">      &lt;/xs:element&gt;</w:t>
            </w:r>
          </w:p>
          <w:p w14:paraId="297F260A" w14:textId="77777777" w:rsidR="00860C7A" w:rsidRPr="00C128FA" w:rsidRDefault="00860C7A" w:rsidP="00860C7A">
            <w:pPr>
              <w:pStyle w:val="XML1"/>
            </w:pPr>
            <w:r w:rsidRPr="00C128FA">
              <w:t xml:space="preserve">      &lt;xs:element name="max-tables"  type="xs:unsignedByte"&gt;</w:t>
            </w:r>
          </w:p>
          <w:p w14:paraId="0DE321C8" w14:textId="77777777" w:rsidR="00860C7A" w:rsidRPr="00C128FA" w:rsidRDefault="00860C7A" w:rsidP="00860C7A">
            <w:pPr>
              <w:pStyle w:val="XML1"/>
            </w:pPr>
            <w:r w:rsidRPr="00C128FA">
              <w:t xml:space="preserve">        &lt;xs:annotation&gt;</w:t>
            </w:r>
          </w:p>
          <w:p w14:paraId="5D93A875" w14:textId="77777777" w:rsidR="00860C7A" w:rsidRPr="00C128FA" w:rsidRDefault="00860C7A" w:rsidP="00860C7A">
            <w:pPr>
              <w:pStyle w:val="XML1"/>
            </w:pPr>
            <w:r w:rsidRPr="00C128FA">
              <w:t xml:space="preserve">          &lt;xs:documentation&gt;</w:t>
            </w:r>
          </w:p>
          <w:p w14:paraId="04B27031" w14:textId="77777777" w:rsidR="00860C7A" w:rsidRPr="00C128FA" w:rsidRDefault="00860C7A" w:rsidP="00860C7A">
            <w:pPr>
              <w:pStyle w:val="XML1"/>
            </w:pPr>
            <w:r w:rsidRPr="00C128FA">
              <w:t xml:space="preserve">            The number of flow tables supported by the</w:t>
            </w:r>
          </w:p>
          <w:p w14:paraId="4C86B98D" w14:textId="77777777" w:rsidR="00860C7A" w:rsidRPr="00C128FA" w:rsidRDefault="00860C7A" w:rsidP="00860C7A">
            <w:pPr>
              <w:pStyle w:val="XML1"/>
            </w:pPr>
            <w:r w:rsidRPr="00C128FA">
              <w:t xml:space="preserve">            logical switch.</w:t>
            </w:r>
          </w:p>
          <w:p w14:paraId="67894770" w14:textId="77777777" w:rsidR="00860C7A" w:rsidRPr="00C128FA" w:rsidRDefault="00860C7A" w:rsidP="00860C7A">
            <w:pPr>
              <w:pStyle w:val="XML1"/>
            </w:pPr>
            <w:r w:rsidRPr="00C128FA">
              <w:t xml:space="preserve">          &lt;/xs:documentation&gt;</w:t>
            </w:r>
          </w:p>
          <w:p w14:paraId="18867F23" w14:textId="77777777" w:rsidR="00860C7A" w:rsidRPr="00C128FA" w:rsidRDefault="00860C7A" w:rsidP="00860C7A">
            <w:pPr>
              <w:pStyle w:val="XML1"/>
            </w:pPr>
            <w:r w:rsidRPr="00C128FA">
              <w:t xml:space="preserve">        &lt;/xs:annotation&gt;</w:t>
            </w:r>
          </w:p>
          <w:p w14:paraId="7AC82752" w14:textId="77777777" w:rsidR="00860C7A" w:rsidRPr="00C128FA" w:rsidRDefault="00860C7A" w:rsidP="00860C7A">
            <w:pPr>
              <w:pStyle w:val="XML1"/>
            </w:pPr>
            <w:r w:rsidRPr="00C128FA">
              <w:t xml:space="preserve">      &lt;/xs:element&gt;</w:t>
            </w:r>
          </w:p>
          <w:p w14:paraId="6B996B2C" w14:textId="77777777" w:rsidR="00860C7A" w:rsidRPr="00C128FA" w:rsidRDefault="00860C7A" w:rsidP="00860C7A">
            <w:pPr>
              <w:pStyle w:val="XML1"/>
            </w:pPr>
            <w:r w:rsidRPr="00C128FA">
              <w:t xml:space="preserve">      &lt;xs:element name="max-ports"  type="xs:unsignedInt"&gt;</w:t>
            </w:r>
          </w:p>
          <w:p w14:paraId="77B176E2" w14:textId="77777777" w:rsidR="00860C7A" w:rsidRPr="00C128FA" w:rsidRDefault="00860C7A" w:rsidP="00860C7A">
            <w:pPr>
              <w:pStyle w:val="XML1"/>
            </w:pPr>
            <w:r w:rsidRPr="00C128FA">
              <w:t xml:space="preserve">        &lt;xs:annotation&gt;</w:t>
            </w:r>
          </w:p>
          <w:p w14:paraId="6E2ABEB3" w14:textId="77777777" w:rsidR="00860C7A" w:rsidRPr="00C128FA" w:rsidRDefault="00860C7A" w:rsidP="00860C7A">
            <w:pPr>
              <w:pStyle w:val="XML1"/>
            </w:pPr>
            <w:r w:rsidRPr="00C128FA">
              <w:t xml:space="preserve">          &lt;xs:documentation&gt;</w:t>
            </w:r>
          </w:p>
          <w:p w14:paraId="78E2C9F1" w14:textId="77777777" w:rsidR="00860C7A" w:rsidRPr="00C128FA" w:rsidRDefault="00860C7A" w:rsidP="00860C7A">
            <w:pPr>
              <w:pStyle w:val="XML1"/>
            </w:pPr>
            <w:r w:rsidRPr="00C128FA">
              <w:t xml:space="preserve">            The number of flow tables supported by the</w:t>
            </w:r>
          </w:p>
          <w:p w14:paraId="2F6A1890" w14:textId="77777777" w:rsidR="00860C7A" w:rsidRPr="00C128FA" w:rsidRDefault="00860C7A" w:rsidP="00860C7A">
            <w:pPr>
              <w:pStyle w:val="XML1"/>
            </w:pPr>
            <w:r w:rsidRPr="00C128FA">
              <w:t xml:space="preserve">            logical switch.</w:t>
            </w:r>
          </w:p>
          <w:p w14:paraId="143D2974" w14:textId="77777777" w:rsidR="00860C7A" w:rsidRPr="00C128FA" w:rsidRDefault="00860C7A" w:rsidP="00860C7A">
            <w:pPr>
              <w:pStyle w:val="XML1"/>
            </w:pPr>
            <w:r w:rsidRPr="00C128FA">
              <w:t xml:space="preserve">          &lt;/xs:documentation&gt;</w:t>
            </w:r>
          </w:p>
          <w:p w14:paraId="096BF227" w14:textId="77777777" w:rsidR="00860C7A" w:rsidRPr="00C128FA" w:rsidRDefault="00860C7A" w:rsidP="00860C7A">
            <w:pPr>
              <w:pStyle w:val="XML1"/>
            </w:pPr>
            <w:r w:rsidRPr="00C128FA">
              <w:t xml:space="preserve">        &lt;/xs:annotation&gt;</w:t>
            </w:r>
          </w:p>
          <w:p w14:paraId="0D357FB0" w14:textId="77777777" w:rsidR="00860C7A" w:rsidRPr="00C128FA" w:rsidRDefault="00860C7A" w:rsidP="00860C7A">
            <w:pPr>
              <w:pStyle w:val="XML1"/>
            </w:pPr>
            <w:r w:rsidRPr="00C128FA">
              <w:t xml:space="preserve">      &lt;/xs:element&gt;</w:t>
            </w:r>
          </w:p>
          <w:p w14:paraId="58703B48" w14:textId="77777777" w:rsidR="00860C7A" w:rsidRPr="00C128FA" w:rsidRDefault="00860C7A" w:rsidP="00860C7A">
            <w:pPr>
              <w:pStyle w:val="XML1"/>
            </w:pPr>
            <w:r w:rsidRPr="00C128FA">
              <w:t xml:space="preserve">      &lt;xs:element name="flow-statistics"  type="xs:boolean"&gt;</w:t>
            </w:r>
          </w:p>
          <w:p w14:paraId="649F29C6" w14:textId="77777777" w:rsidR="00860C7A" w:rsidRPr="00C128FA" w:rsidRDefault="00860C7A" w:rsidP="00860C7A">
            <w:pPr>
              <w:pStyle w:val="XML1"/>
            </w:pPr>
            <w:r w:rsidRPr="00C128FA">
              <w:t xml:space="preserve">        &lt;xs:annotation&gt;</w:t>
            </w:r>
          </w:p>
          <w:p w14:paraId="49126AFE" w14:textId="77777777" w:rsidR="00860C7A" w:rsidRPr="00C128FA" w:rsidRDefault="00860C7A" w:rsidP="00860C7A">
            <w:pPr>
              <w:pStyle w:val="XML1"/>
            </w:pPr>
            <w:r w:rsidRPr="00C128FA">
              <w:t xml:space="preserve">          &lt;xs:documentation&gt;</w:t>
            </w:r>
          </w:p>
          <w:p w14:paraId="629F78D9" w14:textId="77777777" w:rsidR="00860C7A" w:rsidRPr="00C128FA" w:rsidRDefault="00860C7A" w:rsidP="00860C7A">
            <w:pPr>
              <w:pStyle w:val="XML1"/>
            </w:pPr>
            <w:r w:rsidRPr="00C128FA">
              <w:t xml:space="preserve">            Specifies if the logical switch supports flow</w:t>
            </w:r>
          </w:p>
          <w:p w14:paraId="1AEC1039" w14:textId="77777777" w:rsidR="00860C7A" w:rsidRPr="00C128FA" w:rsidRDefault="00860C7A" w:rsidP="00860C7A">
            <w:pPr>
              <w:pStyle w:val="XML1"/>
            </w:pPr>
            <w:r w:rsidRPr="00C128FA">
              <w:t xml:space="preserve">            statistics.</w:t>
            </w:r>
          </w:p>
          <w:p w14:paraId="6D372A0E" w14:textId="77777777" w:rsidR="00860C7A" w:rsidRPr="00C128FA" w:rsidRDefault="00860C7A" w:rsidP="00860C7A">
            <w:pPr>
              <w:pStyle w:val="XML1"/>
            </w:pPr>
            <w:r w:rsidRPr="00C128FA">
              <w:t xml:space="preserve">          &lt;/xs:documentation&gt;</w:t>
            </w:r>
          </w:p>
          <w:p w14:paraId="785542A2" w14:textId="77777777" w:rsidR="00860C7A" w:rsidRPr="00C128FA" w:rsidRDefault="00860C7A" w:rsidP="00860C7A">
            <w:pPr>
              <w:pStyle w:val="XML1"/>
            </w:pPr>
            <w:r w:rsidRPr="00C128FA">
              <w:t xml:space="preserve">        &lt;/xs:annotation&gt;</w:t>
            </w:r>
          </w:p>
          <w:p w14:paraId="79EA421A" w14:textId="77777777" w:rsidR="00860C7A" w:rsidRPr="00C128FA" w:rsidRDefault="00860C7A" w:rsidP="00860C7A">
            <w:pPr>
              <w:pStyle w:val="XML1"/>
            </w:pPr>
            <w:r w:rsidRPr="00C128FA">
              <w:t xml:space="preserve">      &lt;/xs:element&gt;</w:t>
            </w:r>
          </w:p>
          <w:p w14:paraId="2AF6C606" w14:textId="77777777" w:rsidR="00860C7A" w:rsidRPr="00C128FA" w:rsidRDefault="00860C7A" w:rsidP="00860C7A">
            <w:pPr>
              <w:pStyle w:val="XML1"/>
            </w:pPr>
            <w:r w:rsidRPr="00C128FA">
              <w:t xml:space="preserve">      &lt;xs:element name="table-statistics"  type="xs:boolean"&gt;</w:t>
            </w:r>
          </w:p>
          <w:p w14:paraId="5817A148" w14:textId="77777777" w:rsidR="00860C7A" w:rsidRPr="00C128FA" w:rsidRDefault="00860C7A" w:rsidP="00860C7A">
            <w:pPr>
              <w:pStyle w:val="XML1"/>
            </w:pPr>
            <w:r w:rsidRPr="00C128FA">
              <w:t xml:space="preserve">        &lt;xs:annotation&gt;</w:t>
            </w:r>
          </w:p>
          <w:p w14:paraId="1D931D7A" w14:textId="77777777" w:rsidR="00860C7A" w:rsidRPr="00C128FA" w:rsidRDefault="00860C7A" w:rsidP="00860C7A">
            <w:pPr>
              <w:pStyle w:val="XML1"/>
            </w:pPr>
            <w:r w:rsidRPr="00C128FA">
              <w:t xml:space="preserve">          &lt;xs:documentation&gt;</w:t>
            </w:r>
          </w:p>
          <w:p w14:paraId="2FDE8E63" w14:textId="77777777" w:rsidR="00860C7A" w:rsidRPr="00C128FA" w:rsidRDefault="00860C7A" w:rsidP="00860C7A">
            <w:pPr>
              <w:pStyle w:val="XML1"/>
            </w:pPr>
            <w:r w:rsidRPr="00C128FA">
              <w:t xml:space="preserve">            Specifies if the logical switch supports table</w:t>
            </w:r>
          </w:p>
          <w:p w14:paraId="0809473B" w14:textId="77777777" w:rsidR="00860C7A" w:rsidRPr="00C128FA" w:rsidRDefault="00860C7A" w:rsidP="00860C7A">
            <w:pPr>
              <w:pStyle w:val="XML1"/>
            </w:pPr>
            <w:r w:rsidRPr="00C128FA">
              <w:t xml:space="preserve">            statistics.</w:t>
            </w:r>
          </w:p>
          <w:p w14:paraId="66FE5F0C" w14:textId="77777777" w:rsidR="00860C7A" w:rsidRPr="00C128FA" w:rsidRDefault="00860C7A" w:rsidP="00860C7A">
            <w:pPr>
              <w:pStyle w:val="XML1"/>
            </w:pPr>
            <w:r w:rsidRPr="00C128FA">
              <w:t xml:space="preserve">          &lt;/xs:documentation&gt;</w:t>
            </w:r>
          </w:p>
          <w:p w14:paraId="47914D8A" w14:textId="77777777" w:rsidR="00860C7A" w:rsidRPr="00C128FA" w:rsidRDefault="00860C7A" w:rsidP="00860C7A">
            <w:pPr>
              <w:pStyle w:val="XML1"/>
            </w:pPr>
            <w:r w:rsidRPr="00C128FA">
              <w:t xml:space="preserve">        &lt;/xs:annotation&gt;</w:t>
            </w:r>
          </w:p>
          <w:p w14:paraId="2C587C7A" w14:textId="77777777" w:rsidR="00860C7A" w:rsidRPr="00C128FA" w:rsidRDefault="00860C7A" w:rsidP="00860C7A">
            <w:pPr>
              <w:pStyle w:val="XML1"/>
            </w:pPr>
            <w:r w:rsidRPr="00C128FA">
              <w:t xml:space="preserve">      &lt;/xs:element&gt;</w:t>
            </w:r>
          </w:p>
          <w:p w14:paraId="59AC29E3" w14:textId="77777777" w:rsidR="00860C7A" w:rsidRPr="00C128FA" w:rsidRDefault="00860C7A" w:rsidP="00860C7A">
            <w:pPr>
              <w:pStyle w:val="XML1"/>
            </w:pPr>
            <w:r w:rsidRPr="00C128FA">
              <w:t xml:space="preserve">      &lt;xs:element name="port-statistics"  type="xs:boolean"&gt;</w:t>
            </w:r>
          </w:p>
          <w:p w14:paraId="3CCFD3F0" w14:textId="77777777" w:rsidR="00860C7A" w:rsidRPr="00C128FA" w:rsidRDefault="00860C7A" w:rsidP="00860C7A">
            <w:pPr>
              <w:pStyle w:val="XML1"/>
            </w:pPr>
            <w:r w:rsidRPr="00C128FA">
              <w:t xml:space="preserve">        &lt;xs:annotation&gt;</w:t>
            </w:r>
          </w:p>
          <w:p w14:paraId="0C027C4D" w14:textId="77777777" w:rsidR="00860C7A" w:rsidRPr="00C128FA" w:rsidRDefault="00860C7A" w:rsidP="00860C7A">
            <w:pPr>
              <w:pStyle w:val="XML1"/>
            </w:pPr>
            <w:r w:rsidRPr="00C128FA">
              <w:t xml:space="preserve">          &lt;xs:documentation&gt;</w:t>
            </w:r>
          </w:p>
          <w:p w14:paraId="56674ED8" w14:textId="77777777" w:rsidR="00860C7A" w:rsidRPr="00C128FA" w:rsidRDefault="00860C7A" w:rsidP="00860C7A">
            <w:pPr>
              <w:pStyle w:val="XML1"/>
            </w:pPr>
            <w:r w:rsidRPr="00C128FA">
              <w:t xml:space="preserve">            Specifies if the logical switch supports port</w:t>
            </w:r>
          </w:p>
          <w:p w14:paraId="54488923" w14:textId="77777777" w:rsidR="00860C7A" w:rsidRPr="00C128FA" w:rsidRDefault="00860C7A" w:rsidP="00860C7A">
            <w:pPr>
              <w:pStyle w:val="XML1"/>
            </w:pPr>
            <w:r w:rsidRPr="00C128FA">
              <w:t xml:space="preserve">            statistics.</w:t>
            </w:r>
          </w:p>
          <w:p w14:paraId="7DC1E74B" w14:textId="77777777" w:rsidR="00860C7A" w:rsidRPr="00C128FA" w:rsidRDefault="00860C7A" w:rsidP="00860C7A">
            <w:pPr>
              <w:pStyle w:val="XML1"/>
            </w:pPr>
            <w:r w:rsidRPr="00C128FA">
              <w:lastRenderedPageBreak/>
              <w:t xml:space="preserve">          &lt;/xs:documentation&gt;</w:t>
            </w:r>
          </w:p>
          <w:p w14:paraId="12D31173" w14:textId="77777777" w:rsidR="00860C7A" w:rsidRPr="00C128FA" w:rsidRDefault="00860C7A" w:rsidP="00860C7A">
            <w:pPr>
              <w:pStyle w:val="XML1"/>
            </w:pPr>
            <w:r w:rsidRPr="00C128FA">
              <w:t xml:space="preserve">        &lt;/xs:annotation&gt;</w:t>
            </w:r>
          </w:p>
          <w:p w14:paraId="46511D27" w14:textId="77777777" w:rsidR="00860C7A" w:rsidRPr="00C128FA" w:rsidRDefault="00860C7A" w:rsidP="00860C7A">
            <w:pPr>
              <w:pStyle w:val="XML1"/>
            </w:pPr>
            <w:r w:rsidRPr="00C128FA">
              <w:t xml:space="preserve">      &lt;/xs:element&gt;</w:t>
            </w:r>
          </w:p>
          <w:p w14:paraId="30D839BC" w14:textId="77777777" w:rsidR="00860C7A" w:rsidRPr="00C128FA" w:rsidRDefault="00860C7A" w:rsidP="00860C7A">
            <w:pPr>
              <w:pStyle w:val="XML1"/>
            </w:pPr>
            <w:r w:rsidRPr="00C128FA">
              <w:t xml:space="preserve">      &lt;xs:element name="group-statistics"  type="xs:boolean"&gt;</w:t>
            </w:r>
          </w:p>
          <w:p w14:paraId="722BAF98" w14:textId="77777777" w:rsidR="00860C7A" w:rsidRPr="00C128FA" w:rsidRDefault="00860C7A" w:rsidP="00860C7A">
            <w:pPr>
              <w:pStyle w:val="XML1"/>
            </w:pPr>
            <w:r w:rsidRPr="00C128FA">
              <w:t xml:space="preserve">        &lt;xs:annotation&gt;</w:t>
            </w:r>
          </w:p>
          <w:p w14:paraId="10FC534E" w14:textId="77777777" w:rsidR="00860C7A" w:rsidRPr="00C128FA" w:rsidRDefault="00860C7A" w:rsidP="00860C7A">
            <w:pPr>
              <w:pStyle w:val="XML1"/>
            </w:pPr>
            <w:r w:rsidRPr="00C128FA">
              <w:t xml:space="preserve">          &lt;xs:documentation&gt;</w:t>
            </w:r>
          </w:p>
          <w:p w14:paraId="3B149F31" w14:textId="77777777" w:rsidR="00860C7A" w:rsidRPr="00C128FA" w:rsidRDefault="00860C7A" w:rsidP="00860C7A">
            <w:pPr>
              <w:pStyle w:val="XML1"/>
            </w:pPr>
            <w:r w:rsidRPr="00C128FA">
              <w:t xml:space="preserve">            Specifies if the logical switch supports group</w:t>
            </w:r>
          </w:p>
          <w:p w14:paraId="212BFC0F" w14:textId="77777777" w:rsidR="00860C7A" w:rsidRPr="00C128FA" w:rsidRDefault="00860C7A" w:rsidP="00860C7A">
            <w:pPr>
              <w:pStyle w:val="XML1"/>
            </w:pPr>
            <w:r w:rsidRPr="00C128FA">
              <w:t xml:space="preserve">            statistics.</w:t>
            </w:r>
          </w:p>
          <w:p w14:paraId="2F719C73" w14:textId="77777777" w:rsidR="00860C7A" w:rsidRPr="00C128FA" w:rsidRDefault="00860C7A" w:rsidP="00860C7A">
            <w:pPr>
              <w:pStyle w:val="XML1"/>
            </w:pPr>
            <w:r w:rsidRPr="00C128FA">
              <w:t xml:space="preserve">          &lt;/xs:documentation&gt;</w:t>
            </w:r>
          </w:p>
          <w:p w14:paraId="348BA8D1" w14:textId="77777777" w:rsidR="00860C7A" w:rsidRPr="00C128FA" w:rsidRDefault="00860C7A" w:rsidP="00860C7A">
            <w:pPr>
              <w:pStyle w:val="XML1"/>
            </w:pPr>
            <w:r w:rsidRPr="00C128FA">
              <w:t xml:space="preserve">        &lt;/xs:annotation&gt;</w:t>
            </w:r>
          </w:p>
          <w:p w14:paraId="6CD826E0" w14:textId="77777777" w:rsidR="00860C7A" w:rsidRPr="00C128FA" w:rsidRDefault="00860C7A" w:rsidP="00860C7A">
            <w:pPr>
              <w:pStyle w:val="XML1"/>
            </w:pPr>
            <w:r w:rsidRPr="00C128FA">
              <w:t xml:space="preserve">      &lt;/xs:element&gt;</w:t>
            </w:r>
          </w:p>
          <w:p w14:paraId="3B584E1F" w14:textId="77777777" w:rsidR="00860C7A" w:rsidRPr="00C128FA" w:rsidRDefault="00860C7A" w:rsidP="00860C7A">
            <w:pPr>
              <w:pStyle w:val="XML1"/>
            </w:pPr>
            <w:r w:rsidRPr="00C128FA">
              <w:t xml:space="preserve">      &lt;xs:element name="queue-statistics"  type="xs:boolean"&gt;</w:t>
            </w:r>
          </w:p>
          <w:p w14:paraId="45B9C092" w14:textId="77777777" w:rsidR="00860C7A" w:rsidRPr="00C128FA" w:rsidRDefault="00860C7A" w:rsidP="00860C7A">
            <w:pPr>
              <w:pStyle w:val="XML1"/>
            </w:pPr>
            <w:r w:rsidRPr="00C128FA">
              <w:t xml:space="preserve">        &lt;xs:annotation&gt;</w:t>
            </w:r>
          </w:p>
          <w:p w14:paraId="021D7B8E" w14:textId="77777777" w:rsidR="00860C7A" w:rsidRPr="00C128FA" w:rsidRDefault="00860C7A" w:rsidP="00860C7A">
            <w:pPr>
              <w:pStyle w:val="XML1"/>
            </w:pPr>
            <w:r w:rsidRPr="00C128FA">
              <w:t xml:space="preserve">          &lt;xs:documentation&gt;</w:t>
            </w:r>
          </w:p>
          <w:p w14:paraId="4019BA3F" w14:textId="77777777" w:rsidR="00860C7A" w:rsidRPr="00C128FA" w:rsidRDefault="00860C7A" w:rsidP="00860C7A">
            <w:pPr>
              <w:pStyle w:val="XML1"/>
            </w:pPr>
            <w:r w:rsidRPr="00C128FA">
              <w:t xml:space="preserve">            Specifies if the logical switch supports queue</w:t>
            </w:r>
          </w:p>
          <w:p w14:paraId="360ADD8E" w14:textId="77777777" w:rsidR="00860C7A" w:rsidRPr="00C128FA" w:rsidRDefault="00860C7A" w:rsidP="00860C7A">
            <w:pPr>
              <w:pStyle w:val="XML1"/>
            </w:pPr>
            <w:r w:rsidRPr="00C128FA">
              <w:t xml:space="preserve">            statistics.</w:t>
            </w:r>
          </w:p>
          <w:p w14:paraId="59E252D2" w14:textId="77777777" w:rsidR="00860C7A" w:rsidRPr="00C128FA" w:rsidRDefault="00860C7A" w:rsidP="00860C7A">
            <w:pPr>
              <w:pStyle w:val="XML1"/>
            </w:pPr>
            <w:r w:rsidRPr="00C128FA">
              <w:t xml:space="preserve">          &lt;/xs:documentation&gt;</w:t>
            </w:r>
          </w:p>
          <w:p w14:paraId="5A903201" w14:textId="77777777" w:rsidR="00860C7A" w:rsidRPr="00C128FA" w:rsidRDefault="00860C7A" w:rsidP="00860C7A">
            <w:pPr>
              <w:pStyle w:val="XML1"/>
            </w:pPr>
            <w:r w:rsidRPr="00C128FA">
              <w:t xml:space="preserve">        &lt;/xs:annotation&gt;</w:t>
            </w:r>
          </w:p>
          <w:p w14:paraId="68DB49E5" w14:textId="77777777" w:rsidR="00860C7A" w:rsidRPr="00C128FA" w:rsidRDefault="00860C7A" w:rsidP="00860C7A">
            <w:pPr>
              <w:pStyle w:val="XML1"/>
            </w:pPr>
            <w:r w:rsidRPr="00C128FA">
              <w:t xml:space="preserve">      &lt;/xs:element&gt;</w:t>
            </w:r>
          </w:p>
          <w:p w14:paraId="3FAEC7DC" w14:textId="77777777" w:rsidR="00860C7A" w:rsidRPr="00C128FA" w:rsidRDefault="00860C7A" w:rsidP="00860C7A">
            <w:pPr>
              <w:pStyle w:val="XML1"/>
            </w:pPr>
            <w:r w:rsidRPr="00C128FA">
              <w:t xml:space="preserve">      &lt;xs:element name="reassemble-ip-fragments"  type="xs:boolean"&gt;</w:t>
            </w:r>
          </w:p>
          <w:p w14:paraId="2F360B74" w14:textId="77777777" w:rsidR="00860C7A" w:rsidRPr="00C128FA" w:rsidRDefault="00860C7A" w:rsidP="00860C7A">
            <w:pPr>
              <w:pStyle w:val="XML1"/>
            </w:pPr>
            <w:r w:rsidRPr="00C128FA">
              <w:t xml:space="preserve">        &lt;xs:annotation&gt;</w:t>
            </w:r>
          </w:p>
          <w:p w14:paraId="47623463" w14:textId="77777777" w:rsidR="00860C7A" w:rsidRPr="00C128FA" w:rsidRDefault="00860C7A" w:rsidP="00860C7A">
            <w:pPr>
              <w:pStyle w:val="XML1"/>
            </w:pPr>
            <w:r w:rsidRPr="00C128FA">
              <w:t xml:space="preserve">          &lt;xs:documentation&gt;</w:t>
            </w:r>
          </w:p>
          <w:p w14:paraId="1D808C3D" w14:textId="77777777" w:rsidR="00860C7A" w:rsidRPr="00C128FA" w:rsidRDefault="00860C7A" w:rsidP="00860C7A">
            <w:pPr>
              <w:pStyle w:val="XML1"/>
            </w:pPr>
            <w:r w:rsidRPr="00C128FA">
              <w:t xml:space="preserve">            Specifies if the logical switch supports</w:t>
            </w:r>
          </w:p>
          <w:p w14:paraId="6790C491" w14:textId="77777777" w:rsidR="00860C7A" w:rsidRPr="00C128FA" w:rsidRDefault="00860C7A" w:rsidP="00860C7A">
            <w:pPr>
              <w:pStyle w:val="XML1"/>
            </w:pPr>
            <w:r w:rsidRPr="00C128FA">
              <w:t xml:space="preserve">            reassemble IP fragments.</w:t>
            </w:r>
          </w:p>
          <w:p w14:paraId="37D1E8A9" w14:textId="77777777" w:rsidR="00860C7A" w:rsidRPr="00C128FA" w:rsidRDefault="00860C7A" w:rsidP="00860C7A">
            <w:pPr>
              <w:pStyle w:val="XML1"/>
            </w:pPr>
            <w:r w:rsidRPr="00C128FA">
              <w:t xml:space="preserve">          &lt;/xs:documentation&gt;</w:t>
            </w:r>
          </w:p>
          <w:p w14:paraId="0AD76A26" w14:textId="77777777" w:rsidR="00860C7A" w:rsidRPr="00C128FA" w:rsidRDefault="00860C7A" w:rsidP="00860C7A">
            <w:pPr>
              <w:pStyle w:val="XML1"/>
            </w:pPr>
            <w:r w:rsidRPr="00C128FA">
              <w:t xml:space="preserve">        &lt;/xs:annotation&gt;</w:t>
            </w:r>
          </w:p>
          <w:p w14:paraId="050FE39D" w14:textId="77777777" w:rsidR="00860C7A" w:rsidRPr="00C128FA" w:rsidRDefault="00860C7A" w:rsidP="00860C7A">
            <w:pPr>
              <w:pStyle w:val="XML1"/>
            </w:pPr>
            <w:r w:rsidRPr="00C128FA">
              <w:t xml:space="preserve">      &lt;/xs:element&gt;</w:t>
            </w:r>
          </w:p>
          <w:p w14:paraId="4D9BAD2A" w14:textId="77777777" w:rsidR="00860C7A" w:rsidRPr="00C128FA" w:rsidRDefault="00860C7A" w:rsidP="00860C7A">
            <w:pPr>
              <w:pStyle w:val="XML1"/>
            </w:pPr>
            <w:r w:rsidRPr="00C128FA">
              <w:t xml:space="preserve">      &lt;xs:element name="block-looping-ports"  type="xs:boolean"&gt;</w:t>
            </w:r>
          </w:p>
          <w:p w14:paraId="684F07C3" w14:textId="77777777" w:rsidR="00860C7A" w:rsidRPr="00C128FA" w:rsidRDefault="00860C7A" w:rsidP="00860C7A">
            <w:pPr>
              <w:pStyle w:val="XML1"/>
            </w:pPr>
            <w:r w:rsidRPr="00C128FA">
              <w:t xml:space="preserve">        &lt;xs:annotation&gt;</w:t>
            </w:r>
          </w:p>
          <w:p w14:paraId="3AE9A612" w14:textId="77777777" w:rsidR="00860C7A" w:rsidRPr="00C128FA" w:rsidRDefault="00860C7A" w:rsidP="00860C7A">
            <w:pPr>
              <w:pStyle w:val="XML1"/>
            </w:pPr>
            <w:r w:rsidRPr="00C128FA">
              <w:t xml:space="preserve">          &lt;xs:documentation&gt;</w:t>
            </w:r>
          </w:p>
          <w:p w14:paraId="3094DF66" w14:textId="77777777" w:rsidR="00860C7A" w:rsidRPr="00C128FA" w:rsidRDefault="00860C7A" w:rsidP="00860C7A">
            <w:pPr>
              <w:pStyle w:val="XML1"/>
            </w:pPr>
            <w:r w:rsidRPr="00C128FA">
              <w:t xml:space="preserve">            'true' indicates that a switch protocol outside</w:t>
            </w:r>
          </w:p>
          <w:p w14:paraId="5A4B243E" w14:textId="77777777" w:rsidR="00860C7A" w:rsidRPr="00C128FA" w:rsidRDefault="00860C7A" w:rsidP="00860C7A">
            <w:pPr>
              <w:pStyle w:val="XML1"/>
            </w:pPr>
            <w:r w:rsidRPr="00C128FA">
              <w:t xml:space="preserve">            of OpenFlow, such as 802.1D Spanning Tree, will detect</w:t>
            </w:r>
          </w:p>
          <w:p w14:paraId="0FBA56B6" w14:textId="77777777" w:rsidR="00860C7A" w:rsidRPr="00C128FA" w:rsidRDefault="00860C7A" w:rsidP="00860C7A">
            <w:pPr>
              <w:pStyle w:val="XML1"/>
            </w:pPr>
            <w:r w:rsidRPr="00C128FA">
              <w:t xml:space="preserve">            topology loops and block ports to prevent packet loops.</w:t>
            </w:r>
          </w:p>
          <w:p w14:paraId="7A9D4514" w14:textId="77777777" w:rsidR="00860C7A" w:rsidRPr="00C128FA" w:rsidRDefault="00860C7A" w:rsidP="00860C7A">
            <w:pPr>
              <w:pStyle w:val="XML1"/>
            </w:pPr>
            <w:r w:rsidRPr="00C128FA">
              <w:t xml:space="preserve">          &lt;/xs:documentation&gt;</w:t>
            </w:r>
          </w:p>
          <w:p w14:paraId="7E6FFC9C" w14:textId="77777777" w:rsidR="00860C7A" w:rsidRPr="00C128FA" w:rsidRDefault="00860C7A" w:rsidP="00860C7A">
            <w:pPr>
              <w:pStyle w:val="XML1"/>
            </w:pPr>
            <w:r w:rsidRPr="00C128FA">
              <w:t xml:space="preserve">        &lt;/xs:annotation&gt;</w:t>
            </w:r>
          </w:p>
          <w:p w14:paraId="293ADF8A" w14:textId="77777777" w:rsidR="00860C7A" w:rsidRPr="00C128FA" w:rsidRDefault="00860C7A" w:rsidP="00860C7A">
            <w:pPr>
              <w:pStyle w:val="XML1"/>
            </w:pPr>
            <w:r w:rsidRPr="00C128FA">
              <w:t xml:space="preserve">      &lt;/xs:element&gt;</w:t>
            </w:r>
          </w:p>
          <w:p w14:paraId="529E7624" w14:textId="77777777" w:rsidR="00860C7A" w:rsidRPr="00C128FA" w:rsidRDefault="00860C7A" w:rsidP="00860C7A">
            <w:pPr>
              <w:pStyle w:val="XML1"/>
            </w:pPr>
            <w:r w:rsidRPr="00C128FA">
              <w:t xml:space="preserve">      &lt;xs:element name="reserved-port-types"&gt;</w:t>
            </w:r>
          </w:p>
          <w:p w14:paraId="24272815" w14:textId="77777777" w:rsidR="00860C7A" w:rsidRPr="00C128FA" w:rsidRDefault="00860C7A" w:rsidP="00860C7A">
            <w:pPr>
              <w:pStyle w:val="XML1"/>
            </w:pPr>
            <w:r w:rsidRPr="00C128FA">
              <w:t xml:space="preserve">        &lt;xs:annotation&gt;</w:t>
            </w:r>
          </w:p>
          <w:p w14:paraId="0D3981C7" w14:textId="77777777" w:rsidR="00860C7A" w:rsidRPr="00C128FA" w:rsidRDefault="00860C7A" w:rsidP="00860C7A">
            <w:pPr>
              <w:pStyle w:val="XML1"/>
            </w:pPr>
            <w:r w:rsidRPr="00C128FA">
              <w:t xml:space="preserve">          &lt;xs:documentation&gt;</w:t>
            </w:r>
          </w:p>
          <w:p w14:paraId="72346217" w14:textId="77777777" w:rsidR="00860C7A" w:rsidRPr="00C128FA" w:rsidRDefault="00860C7A" w:rsidP="00860C7A">
            <w:pPr>
              <w:pStyle w:val="XML1"/>
            </w:pPr>
            <w:r w:rsidRPr="00C128FA">
              <w:t xml:space="preserve">            Specify generic forwarding actions such as</w:t>
            </w:r>
          </w:p>
          <w:p w14:paraId="5EA41267" w14:textId="77777777" w:rsidR="00860C7A" w:rsidRPr="00C128FA" w:rsidRDefault="00860C7A" w:rsidP="00860C7A">
            <w:pPr>
              <w:pStyle w:val="XML1"/>
            </w:pPr>
            <w:r w:rsidRPr="00C128FA">
              <w:t xml:space="preserve">            sending to the controller, flooding, or forwarding using</w:t>
            </w:r>
          </w:p>
          <w:p w14:paraId="5762D19C" w14:textId="77777777" w:rsidR="00860C7A" w:rsidRPr="00C128FA" w:rsidRDefault="00860C7A" w:rsidP="00860C7A">
            <w:pPr>
              <w:pStyle w:val="XML1"/>
            </w:pPr>
            <w:r w:rsidRPr="00C128FA">
              <w:t xml:space="preserve">            non-OpenFlow methods, such as 'normal' switch processing.</w:t>
            </w:r>
          </w:p>
          <w:p w14:paraId="05101F7F" w14:textId="77777777" w:rsidR="00860C7A" w:rsidRPr="00C128FA" w:rsidRDefault="00860C7A" w:rsidP="00860C7A">
            <w:pPr>
              <w:pStyle w:val="XML1"/>
            </w:pPr>
            <w:r w:rsidRPr="00C128FA">
              <w:t xml:space="preserve">          &lt;/xs:documentation&gt;</w:t>
            </w:r>
          </w:p>
          <w:p w14:paraId="56950C19" w14:textId="77777777" w:rsidR="00860C7A" w:rsidRPr="00C128FA" w:rsidRDefault="00860C7A" w:rsidP="00860C7A">
            <w:pPr>
              <w:pStyle w:val="XML1"/>
            </w:pPr>
            <w:r w:rsidRPr="00C128FA">
              <w:t xml:space="preserve">        &lt;/xs:annotation&gt;</w:t>
            </w:r>
          </w:p>
          <w:p w14:paraId="2EFE076E" w14:textId="77777777" w:rsidR="00860C7A" w:rsidRPr="00C128FA" w:rsidRDefault="00860C7A" w:rsidP="00860C7A">
            <w:pPr>
              <w:pStyle w:val="XML1"/>
            </w:pPr>
            <w:r w:rsidRPr="00C128FA">
              <w:t xml:space="preserve">        &lt;xs:complexType&gt;</w:t>
            </w:r>
          </w:p>
          <w:p w14:paraId="626FD376" w14:textId="77777777" w:rsidR="00860C7A" w:rsidRPr="00C128FA" w:rsidRDefault="00860C7A" w:rsidP="00860C7A">
            <w:pPr>
              <w:pStyle w:val="XML1"/>
            </w:pPr>
            <w:r w:rsidRPr="00C128FA">
              <w:t xml:space="preserve">          &lt;xs:sequence&gt;</w:t>
            </w:r>
          </w:p>
          <w:p w14:paraId="77104129" w14:textId="77777777" w:rsidR="00860C7A" w:rsidRPr="00C128FA" w:rsidRDefault="00860C7A" w:rsidP="00860C7A">
            <w:pPr>
              <w:pStyle w:val="XML1"/>
            </w:pPr>
            <w:r w:rsidRPr="00C128FA">
              <w:t xml:space="preserve">            &lt;xs:element name="type" minOccurs="0" maxOccurs="unbounded"&gt;</w:t>
            </w:r>
          </w:p>
          <w:p w14:paraId="45A0C64B" w14:textId="77777777" w:rsidR="00860C7A" w:rsidRPr="00C128FA" w:rsidRDefault="00860C7A" w:rsidP="00860C7A">
            <w:pPr>
              <w:pStyle w:val="XML1"/>
            </w:pPr>
            <w:r w:rsidRPr="00C128FA">
              <w:t xml:space="preserve">              &lt;xs:simpleType&gt;</w:t>
            </w:r>
          </w:p>
          <w:p w14:paraId="43E40396" w14:textId="77777777" w:rsidR="00860C7A" w:rsidRPr="00C128FA" w:rsidRDefault="00860C7A" w:rsidP="00860C7A">
            <w:pPr>
              <w:pStyle w:val="XML1"/>
            </w:pPr>
            <w:r w:rsidRPr="00C128FA">
              <w:t xml:space="preserve">                &lt;xs:restriction base="xs:string"&gt;</w:t>
            </w:r>
          </w:p>
          <w:p w14:paraId="1D6A7141" w14:textId="77777777" w:rsidR="00860C7A" w:rsidRPr="00C128FA" w:rsidRDefault="00860C7A" w:rsidP="00860C7A">
            <w:pPr>
              <w:pStyle w:val="XML1"/>
            </w:pPr>
            <w:r w:rsidRPr="00C128FA">
              <w:t xml:space="preserve">                  &lt;xs:enumeration value="all"/&gt;</w:t>
            </w:r>
          </w:p>
          <w:p w14:paraId="17878356" w14:textId="77777777" w:rsidR="00860C7A" w:rsidRPr="00C128FA" w:rsidRDefault="00860C7A" w:rsidP="00860C7A">
            <w:pPr>
              <w:pStyle w:val="XML1"/>
            </w:pPr>
            <w:r w:rsidRPr="00C128FA">
              <w:t xml:space="preserve">                  &lt;xs:enumeration value="controller"/&gt;</w:t>
            </w:r>
          </w:p>
          <w:p w14:paraId="44C640F9" w14:textId="77777777" w:rsidR="00860C7A" w:rsidRPr="00C128FA" w:rsidRDefault="00860C7A" w:rsidP="00860C7A">
            <w:pPr>
              <w:pStyle w:val="XML1"/>
            </w:pPr>
            <w:r w:rsidRPr="00C128FA">
              <w:t xml:space="preserve">                  &lt;xs:enumeration value="table"/&gt;</w:t>
            </w:r>
          </w:p>
          <w:p w14:paraId="04B77C48" w14:textId="77777777" w:rsidR="00860C7A" w:rsidRPr="00C128FA" w:rsidRDefault="00860C7A" w:rsidP="00860C7A">
            <w:pPr>
              <w:pStyle w:val="XML1"/>
            </w:pPr>
            <w:r w:rsidRPr="00C128FA">
              <w:t xml:space="preserve">                  &lt;xs:enumeration value="inport"/&gt;</w:t>
            </w:r>
          </w:p>
          <w:p w14:paraId="0E27983F" w14:textId="77777777" w:rsidR="00860C7A" w:rsidRPr="00C128FA" w:rsidRDefault="00860C7A" w:rsidP="00860C7A">
            <w:pPr>
              <w:pStyle w:val="XML1"/>
            </w:pPr>
            <w:r w:rsidRPr="00C128FA">
              <w:t xml:space="preserve">                  &lt;xs:enumeration value="any"/&gt;</w:t>
            </w:r>
          </w:p>
          <w:p w14:paraId="2008644F" w14:textId="77777777" w:rsidR="00860C7A" w:rsidRPr="00C128FA" w:rsidRDefault="00860C7A" w:rsidP="00860C7A">
            <w:pPr>
              <w:pStyle w:val="XML1"/>
            </w:pPr>
            <w:r w:rsidRPr="00C128FA">
              <w:t xml:space="preserve">                  &lt;xs:enumeration value="normal"/&gt;</w:t>
            </w:r>
          </w:p>
          <w:p w14:paraId="7CFCDFBF" w14:textId="77777777" w:rsidR="00860C7A" w:rsidRPr="00C128FA" w:rsidRDefault="00860C7A" w:rsidP="00860C7A">
            <w:pPr>
              <w:pStyle w:val="XML1"/>
            </w:pPr>
            <w:r w:rsidRPr="00C128FA">
              <w:t xml:space="preserve">                  &lt;xs:enumeration value="flood"/&gt;</w:t>
            </w:r>
          </w:p>
          <w:p w14:paraId="0C20934F" w14:textId="77777777" w:rsidR="00860C7A" w:rsidRPr="00C128FA" w:rsidRDefault="00860C7A" w:rsidP="00860C7A">
            <w:pPr>
              <w:pStyle w:val="XML1"/>
            </w:pPr>
            <w:r w:rsidRPr="00C128FA">
              <w:lastRenderedPageBreak/>
              <w:t xml:space="preserve">                &lt;/xs:restriction&gt;</w:t>
            </w:r>
          </w:p>
          <w:p w14:paraId="58BFE6FC" w14:textId="77777777" w:rsidR="00860C7A" w:rsidRPr="00C128FA" w:rsidRDefault="00860C7A" w:rsidP="00860C7A">
            <w:pPr>
              <w:pStyle w:val="XML1"/>
            </w:pPr>
            <w:r w:rsidRPr="00C128FA">
              <w:t xml:space="preserve">              &lt;/xs:simpleType&gt;</w:t>
            </w:r>
          </w:p>
          <w:p w14:paraId="550D2E9B" w14:textId="77777777" w:rsidR="00860C7A" w:rsidRPr="00C128FA" w:rsidRDefault="00860C7A" w:rsidP="00860C7A">
            <w:pPr>
              <w:pStyle w:val="XML1"/>
            </w:pPr>
            <w:r w:rsidRPr="00C128FA">
              <w:t xml:space="preserve">            &lt;/xs:element&gt;</w:t>
            </w:r>
          </w:p>
          <w:p w14:paraId="75C1E113" w14:textId="77777777" w:rsidR="00860C7A" w:rsidRPr="00C128FA" w:rsidRDefault="00860C7A" w:rsidP="00860C7A">
            <w:pPr>
              <w:pStyle w:val="XML1"/>
            </w:pPr>
            <w:r w:rsidRPr="00C128FA">
              <w:t xml:space="preserve">          &lt;/xs:sequence&gt;</w:t>
            </w:r>
          </w:p>
          <w:p w14:paraId="29E47DE8" w14:textId="77777777" w:rsidR="00860C7A" w:rsidRPr="00C128FA" w:rsidRDefault="00860C7A" w:rsidP="00860C7A">
            <w:pPr>
              <w:pStyle w:val="XML1"/>
            </w:pPr>
            <w:r w:rsidRPr="00C128FA">
              <w:t xml:space="preserve">        &lt;/xs:complexType&gt;</w:t>
            </w:r>
          </w:p>
          <w:p w14:paraId="3DBEE541" w14:textId="77777777" w:rsidR="00860C7A" w:rsidRPr="00C128FA" w:rsidRDefault="00860C7A" w:rsidP="00860C7A">
            <w:pPr>
              <w:pStyle w:val="XML1"/>
            </w:pPr>
            <w:r w:rsidRPr="00C128FA">
              <w:t xml:space="preserve">      &lt;/xs:element&gt;</w:t>
            </w:r>
          </w:p>
          <w:p w14:paraId="5F6DBC63" w14:textId="77777777" w:rsidR="00860C7A" w:rsidRPr="00C128FA" w:rsidRDefault="00860C7A" w:rsidP="00860C7A">
            <w:pPr>
              <w:pStyle w:val="XML1"/>
            </w:pPr>
            <w:r w:rsidRPr="00C128FA">
              <w:t xml:space="preserve">      &lt;xs:element name="group-types"&gt;</w:t>
            </w:r>
          </w:p>
          <w:p w14:paraId="0FE110A3" w14:textId="77777777" w:rsidR="00860C7A" w:rsidRPr="00C128FA" w:rsidRDefault="00860C7A" w:rsidP="00860C7A">
            <w:pPr>
              <w:pStyle w:val="XML1"/>
            </w:pPr>
            <w:r w:rsidRPr="00C128FA">
              <w:t xml:space="preserve">        &lt;xs:annotation&gt;</w:t>
            </w:r>
          </w:p>
          <w:p w14:paraId="4847FB8E" w14:textId="77777777" w:rsidR="00860C7A" w:rsidRPr="00C128FA" w:rsidRDefault="00860C7A" w:rsidP="00860C7A">
            <w:pPr>
              <w:pStyle w:val="XML1"/>
            </w:pPr>
            <w:r w:rsidRPr="00C128FA">
              <w:t xml:space="preserve">          &lt;xs:documentation&gt;</w:t>
            </w:r>
          </w:p>
          <w:p w14:paraId="0C8A5539" w14:textId="77777777" w:rsidR="00860C7A" w:rsidRPr="00C128FA" w:rsidRDefault="00860C7A" w:rsidP="00860C7A">
            <w:pPr>
              <w:pStyle w:val="XML1"/>
            </w:pPr>
            <w:r w:rsidRPr="00C128FA">
              <w:t xml:space="preserve">            Specify the group types supported by the logical</w:t>
            </w:r>
          </w:p>
          <w:p w14:paraId="31F42EFE" w14:textId="77777777" w:rsidR="00860C7A" w:rsidRPr="00C128FA" w:rsidRDefault="00860C7A" w:rsidP="00860C7A">
            <w:pPr>
              <w:pStyle w:val="XML1"/>
            </w:pPr>
            <w:r w:rsidRPr="00C128FA">
              <w:t xml:space="preserve">            switch.</w:t>
            </w:r>
          </w:p>
          <w:p w14:paraId="7FBBA474" w14:textId="77777777" w:rsidR="00860C7A" w:rsidRPr="00C128FA" w:rsidRDefault="00860C7A" w:rsidP="00860C7A">
            <w:pPr>
              <w:pStyle w:val="XML1"/>
            </w:pPr>
            <w:r w:rsidRPr="00C128FA">
              <w:t xml:space="preserve">          &lt;/xs:documentation&gt;</w:t>
            </w:r>
          </w:p>
          <w:p w14:paraId="5CA102B4" w14:textId="77777777" w:rsidR="00860C7A" w:rsidRPr="00C128FA" w:rsidRDefault="00860C7A" w:rsidP="00860C7A">
            <w:pPr>
              <w:pStyle w:val="XML1"/>
            </w:pPr>
            <w:r w:rsidRPr="00C128FA">
              <w:t xml:space="preserve">        &lt;/xs:annotation&gt;</w:t>
            </w:r>
          </w:p>
          <w:p w14:paraId="27F1AA4E" w14:textId="77777777" w:rsidR="00860C7A" w:rsidRPr="00C128FA" w:rsidRDefault="00860C7A" w:rsidP="00860C7A">
            <w:pPr>
              <w:pStyle w:val="XML1"/>
            </w:pPr>
            <w:r w:rsidRPr="00C128FA">
              <w:t xml:space="preserve">        &lt;xs:complexType&gt;</w:t>
            </w:r>
          </w:p>
          <w:p w14:paraId="7D1F2FEC" w14:textId="77777777" w:rsidR="00860C7A" w:rsidRPr="00C128FA" w:rsidRDefault="00860C7A" w:rsidP="00860C7A">
            <w:pPr>
              <w:pStyle w:val="XML1"/>
            </w:pPr>
            <w:r w:rsidRPr="00C128FA">
              <w:t xml:space="preserve">          &lt;xs:sequence&gt;</w:t>
            </w:r>
          </w:p>
          <w:p w14:paraId="307E7CC7" w14:textId="77777777" w:rsidR="00860C7A" w:rsidRPr="00C128FA" w:rsidRDefault="00860C7A" w:rsidP="00860C7A">
            <w:pPr>
              <w:pStyle w:val="XML1"/>
            </w:pPr>
            <w:r w:rsidRPr="00C128FA">
              <w:t xml:space="preserve">            &lt;xs:element name="type" minOccurs="0" maxOccurs="unbounded"&gt;</w:t>
            </w:r>
          </w:p>
          <w:p w14:paraId="7F85A47F" w14:textId="77777777" w:rsidR="00860C7A" w:rsidRPr="00C128FA" w:rsidRDefault="00860C7A" w:rsidP="00860C7A">
            <w:pPr>
              <w:pStyle w:val="XML1"/>
            </w:pPr>
            <w:r w:rsidRPr="00C128FA">
              <w:t xml:space="preserve">              &lt;xs:simpleType&gt;</w:t>
            </w:r>
          </w:p>
          <w:p w14:paraId="4504A3E8" w14:textId="77777777" w:rsidR="00860C7A" w:rsidRPr="00C128FA" w:rsidRDefault="00860C7A" w:rsidP="00860C7A">
            <w:pPr>
              <w:pStyle w:val="XML1"/>
            </w:pPr>
            <w:r w:rsidRPr="00C128FA">
              <w:t xml:space="preserve">                &lt;xs:restriction base="xs:string"&gt;</w:t>
            </w:r>
          </w:p>
          <w:p w14:paraId="5E10DA37" w14:textId="77777777" w:rsidR="00860C7A" w:rsidRPr="00C128FA" w:rsidRDefault="00860C7A" w:rsidP="00860C7A">
            <w:pPr>
              <w:pStyle w:val="XML1"/>
            </w:pPr>
            <w:r w:rsidRPr="00C128FA">
              <w:t xml:space="preserve">                  &lt;xs:enumeration value="all"/&gt;</w:t>
            </w:r>
          </w:p>
          <w:p w14:paraId="47904F24" w14:textId="77777777" w:rsidR="00860C7A" w:rsidRPr="00C128FA" w:rsidRDefault="00860C7A" w:rsidP="00860C7A">
            <w:pPr>
              <w:pStyle w:val="XML1"/>
            </w:pPr>
            <w:r w:rsidRPr="00C128FA">
              <w:t xml:space="preserve">                  &lt;xs:enumeration value="select"/&gt;</w:t>
            </w:r>
          </w:p>
          <w:p w14:paraId="0638E5C8" w14:textId="77777777" w:rsidR="00860C7A" w:rsidRPr="00C128FA" w:rsidRDefault="00860C7A" w:rsidP="00860C7A">
            <w:pPr>
              <w:pStyle w:val="XML1"/>
            </w:pPr>
            <w:r w:rsidRPr="00C128FA">
              <w:t xml:space="preserve">                  &lt;xs:enumeration value="indirect"/&gt;</w:t>
            </w:r>
          </w:p>
          <w:p w14:paraId="4FD3EAFE" w14:textId="77777777" w:rsidR="00860C7A" w:rsidRPr="00C128FA" w:rsidRDefault="00860C7A" w:rsidP="00860C7A">
            <w:pPr>
              <w:pStyle w:val="XML1"/>
            </w:pPr>
            <w:r w:rsidRPr="00C128FA">
              <w:t xml:space="preserve">                  &lt;xs:enumeration value="fast-failover"/&gt;</w:t>
            </w:r>
          </w:p>
          <w:p w14:paraId="0FEAFB1A" w14:textId="77777777" w:rsidR="00860C7A" w:rsidRPr="00C128FA" w:rsidRDefault="00860C7A" w:rsidP="00860C7A">
            <w:pPr>
              <w:pStyle w:val="XML1"/>
            </w:pPr>
            <w:r w:rsidRPr="00C128FA">
              <w:t xml:space="preserve">                &lt;/xs:restriction&gt;</w:t>
            </w:r>
          </w:p>
          <w:p w14:paraId="44AFCC58" w14:textId="77777777" w:rsidR="00860C7A" w:rsidRPr="00C128FA" w:rsidRDefault="00860C7A" w:rsidP="00860C7A">
            <w:pPr>
              <w:pStyle w:val="XML1"/>
            </w:pPr>
            <w:r w:rsidRPr="00C128FA">
              <w:t xml:space="preserve">              &lt;/xs:simpleType&gt;</w:t>
            </w:r>
          </w:p>
          <w:p w14:paraId="273F12C7" w14:textId="77777777" w:rsidR="00860C7A" w:rsidRPr="00C128FA" w:rsidRDefault="00860C7A" w:rsidP="00860C7A">
            <w:pPr>
              <w:pStyle w:val="XML1"/>
            </w:pPr>
            <w:r w:rsidRPr="00C128FA">
              <w:t xml:space="preserve">            &lt;/xs:element&gt;</w:t>
            </w:r>
          </w:p>
          <w:p w14:paraId="39C028B8" w14:textId="77777777" w:rsidR="00860C7A" w:rsidRPr="00C128FA" w:rsidRDefault="00860C7A" w:rsidP="00860C7A">
            <w:pPr>
              <w:pStyle w:val="XML1"/>
            </w:pPr>
            <w:r w:rsidRPr="00C128FA">
              <w:t xml:space="preserve">          &lt;/xs:sequence&gt;</w:t>
            </w:r>
          </w:p>
          <w:p w14:paraId="1BE6FF2D" w14:textId="77777777" w:rsidR="00860C7A" w:rsidRPr="00C128FA" w:rsidRDefault="00860C7A" w:rsidP="00860C7A">
            <w:pPr>
              <w:pStyle w:val="XML1"/>
            </w:pPr>
            <w:r w:rsidRPr="00C128FA">
              <w:t xml:space="preserve">        &lt;/xs:complexType&gt;</w:t>
            </w:r>
          </w:p>
          <w:p w14:paraId="07D81D25" w14:textId="77777777" w:rsidR="00860C7A" w:rsidRPr="00C128FA" w:rsidRDefault="00860C7A" w:rsidP="00860C7A">
            <w:pPr>
              <w:pStyle w:val="XML1"/>
            </w:pPr>
            <w:r w:rsidRPr="00C128FA">
              <w:t xml:space="preserve">      &lt;/xs:element&gt;</w:t>
            </w:r>
          </w:p>
          <w:p w14:paraId="08E2C5F9" w14:textId="77777777" w:rsidR="00860C7A" w:rsidRPr="00C128FA" w:rsidRDefault="00860C7A" w:rsidP="00860C7A">
            <w:pPr>
              <w:pStyle w:val="XML1"/>
            </w:pPr>
            <w:r w:rsidRPr="00C128FA">
              <w:t xml:space="preserve">      &lt;xs:element name="group-capabilities"&gt;</w:t>
            </w:r>
          </w:p>
          <w:p w14:paraId="7ED19767" w14:textId="77777777" w:rsidR="00860C7A" w:rsidRPr="00C128FA" w:rsidRDefault="00860C7A" w:rsidP="00860C7A">
            <w:pPr>
              <w:pStyle w:val="XML1"/>
            </w:pPr>
            <w:r w:rsidRPr="00C128FA">
              <w:t xml:space="preserve">        &lt;xs:annotation&gt;</w:t>
            </w:r>
          </w:p>
          <w:p w14:paraId="49AA423A" w14:textId="77777777" w:rsidR="00860C7A" w:rsidRPr="00C128FA" w:rsidRDefault="00860C7A" w:rsidP="00860C7A">
            <w:pPr>
              <w:pStyle w:val="XML1"/>
            </w:pPr>
            <w:r w:rsidRPr="00C128FA">
              <w:t xml:space="preserve">          &lt;xs:documentation&gt;</w:t>
            </w:r>
          </w:p>
          <w:p w14:paraId="23BB95FF" w14:textId="77777777" w:rsidR="00860C7A" w:rsidRPr="00C128FA" w:rsidRDefault="00860C7A" w:rsidP="00860C7A">
            <w:pPr>
              <w:pStyle w:val="XML1"/>
            </w:pPr>
            <w:r w:rsidRPr="00C128FA">
              <w:t xml:space="preserve">            Specify the group capabilities supported by the</w:t>
            </w:r>
          </w:p>
          <w:p w14:paraId="6E7612D4" w14:textId="77777777" w:rsidR="00860C7A" w:rsidRPr="00C128FA" w:rsidRDefault="00860C7A" w:rsidP="00860C7A">
            <w:pPr>
              <w:pStyle w:val="XML1"/>
            </w:pPr>
            <w:r w:rsidRPr="00C128FA">
              <w:t xml:space="preserve">            logical switch.</w:t>
            </w:r>
          </w:p>
          <w:p w14:paraId="42BD3BE3" w14:textId="77777777" w:rsidR="00860C7A" w:rsidRPr="00C128FA" w:rsidRDefault="00860C7A" w:rsidP="00860C7A">
            <w:pPr>
              <w:pStyle w:val="XML1"/>
            </w:pPr>
            <w:r w:rsidRPr="00C128FA">
              <w:t xml:space="preserve">          &lt;/xs:documentation&gt;</w:t>
            </w:r>
          </w:p>
          <w:p w14:paraId="70AF4A74" w14:textId="77777777" w:rsidR="00860C7A" w:rsidRPr="00C128FA" w:rsidRDefault="00860C7A" w:rsidP="00860C7A">
            <w:pPr>
              <w:pStyle w:val="XML1"/>
            </w:pPr>
            <w:r w:rsidRPr="00C128FA">
              <w:t xml:space="preserve">        &lt;/xs:annotation&gt;</w:t>
            </w:r>
          </w:p>
          <w:p w14:paraId="0FC83FED" w14:textId="77777777" w:rsidR="00860C7A" w:rsidRPr="00C128FA" w:rsidRDefault="00860C7A" w:rsidP="00860C7A">
            <w:pPr>
              <w:pStyle w:val="XML1"/>
            </w:pPr>
            <w:r w:rsidRPr="00C128FA">
              <w:t xml:space="preserve">        &lt;xs:complexType&gt;</w:t>
            </w:r>
          </w:p>
          <w:p w14:paraId="10491D46" w14:textId="77777777" w:rsidR="00860C7A" w:rsidRPr="00C128FA" w:rsidRDefault="00860C7A" w:rsidP="00860C7A">
            <w:pPr>
              <w:pStyle w:val="XML1"/>
            </w:pPr>
            <w:r w:rsidRPr="00C128FA">
              <w:t xml:space="preserve">          &lt;xs:sequence&gt;</w:t>
            </w:r>
          </w:p>
          <w:p w14:paraId="5FF4C66B" w14:textId="77777777" w:rsidR="00860C7A" w:rsidRPr="00C128FA" w:rsidRDefault="00860C7A" w:rsidP="00860C7A">
            <w:pPr>
              <w:pStyle w:val="XML1"/>
            </w:pPr>
            <w:r w:rsidRPr="00C128FA">
              <w:t xml:space="preserve">            &lt;xs:element name="capability" minOccurs="0" maxOccurs="unbounded"&gt;</w:t>
            </w:r>
          </w:p>
          <w:p w14:paraId="4C6CD55B" w14:textId="77777777" w:rsidR="00860C7A" w:rsidRPr="00C128FA" w:rsidRDefault="00860C7A" w:rsidP="00860C7A">
            <w:pPr>
              <w:pStyle w:val="XML1"/>
            </w:pPr>
            <w:r w:rsidRPr="00C128FA">
              <w:t xml:space="preserve">              &lt;xs:simpleType&gt;</w:t>
            </w:r>
          </w:p>
          <w:p w14:paraId="0641DFC6" w14:textId="77777777" w:rsidR="00860C7A" w:rsidRPr="00C128FA" w:rsidRDefault="00860C7A" w:rsidP="00860C7A">
            <w:pPr>
              <w:pStyle w:val="XML1"/>
            </w:pPr>
            <w:r w:rsidRPr="00C128FA">
              <w:t xml:space="preserve">                &lt;xs:restriction base="xs:string"&gt;</w:t>
            </w:r>
          </w:p>
          <w:p w14:paraId="28326EFF" w14:textId="77777777" w:rsidR="00860C7A" w:rsidRPr="00C128FA" w:rsidRDefault="00860C7A" w:rsidP="00860C7A">
            <w:pPr>
              <w:pStyle w:val="XML1"/>
            </w:pPr>
            <w:r w:rsidRPr="00C128FA">
              <w:t xml:space="preserve">                  &lt;xs:enumeration value="select-weight"/&gt;</w:t>
            </w:r>
          </w:p>
          <w:p w14:paraId="31D8EBBA" w14:textId="77777777" w:rsidR="00860C7A" w:rsidRPr="00C128FA" w:rsidRDefault="00860C7A" w:rsidP="00860C7A">
            <w:pPr>
              <w:pStyle w:val="XML1"/>
            </w:pPr>
            <w:r w:rsidRPr="00C128FA">
              <w:t xml:space="preserve">                  &lt;xs:enumeration value="select-liveness"/&gt;</w:t>
            </w:r>
          </w:p>
          <w:p w14:paraId="69D81629" w14:textId="77777777" w:rsidR="00860C7A" w:rsidRPr="00C128FA" w:rsidRDefault="00860C7A" w:rsidP="00860C7A">
            <w:pPr>
              <w:pStyle w:val="XML1"/>
            </w:pPr>
            <w:r w:rsidRPr="00C128FA">
              <w:t xml:space="preserve">                  &lt;xs:enumeration value="chaining"/&gt;</w:t>
            </w:r>
          </w:p>
          <w:p w14:paraId="21D709B3" w14:textId="77777777" w:rsidR="00860C7A" w:rsidRPr="00C128FA" w:rsidRDefault="00860C7A" w:rsidP="00860C7A">
            <w:pPr>
              <w:pStyle w:val="XML1"/>
            </w:pPr>
            <w:r w:rsidRPr="00C128FA">
              <w:t xml:space="preserve">                  &lt;xs:enumeration value="chaining-check"/&gt;</w:t>
            </w:r>
          </w:p>
          <w:p w14:paraId="519BD398" w14:textId="77777777" w:rsidR="00860C7A" w:rsidRPr="00C128FA" w:rsidRDefault="00860C7A" w:rsidP="00860C7A">
            <w:pPr>
              <w:pStyle w:val="XML1"/>
            </w:pPr>
            <w:r w:rsidRPr="00C128FA">
              <w:t xml:space="preserve">                &lt;/xs:restriction&gt;</w:t>
            </w:r>
          </w:p>
          <w:p w14:paraId="62115791" w14:textId="77777777" w:rsidR="00860C7A" w:rsidRPr="00C128FA" w:rsidRDefault="00860C7A" w:rsidP="00860C7A">
            <w:pPr>
              <w:pStyle w:val="XML1"/>
            </w:pPr>
            <w:r w:rsidRPr="00C128FA">
              <w:t xml:space="preserve">              &lt;/xs:simpleType&gt;</w:t>
            </w:r>
          </w:p>
          <w:p w14:paraId="4E593E5A" w14:textId="77777777" w:rsidR="00860C7A" w:rsidRPr="00C128FA" w:rsidRDefault="00860C7A" w:rsidP="00860C7A">
            <w:pPr>
              <w:pStyle w:val="XML1"/>
            </w:pPr>
            <w:r w:rsidRPr="00C128FA">
              <w:t xml:space="preserve">            &lt;/xs:element&gt;</w:t>
            </w:r>
          </w:p>
          <w:p w14:paraId="50B9D305" w14:textId="77777777" w:rsidR="00860C7A" w:rsidRPr="00C128FA" w:rsidRDefault="00860C7A" w:rsidP="00860C7A">
            <w:pPr>
              <w:pStyle w:val="XML1"/>
            </w:pPr>
            <w:r w:rsidRPr="00C128FA">
              <w:t xml:space="preserve">          &lt;/xs:sequence&gt;</w:t>
            </w:r>
          </w:p>
          <w:p w14:paraId="03E135DF" w14:textId="77777777" w:rsidR="00860C7A" w:rsidRPr="00C128FA" w:rsidRDefault="00860C7A" w:rsidP="00860C7A">
            <w:pPr>
              <w:pStyle w:val="XML1"/>
            </w:pPr>
            <w:r w:rsidRPr="00C128FA">
              <w:t xml:space="preserve">        &lt;/xs:complexType&gt;</w:t>
            </w:r>
          </w:p>
          <w:p w14:paraId="71DC5153" w14:textId="77777777" w:rsidR="00860C7A" w:rsidRPr="00C128FA" w:rsidRDefault="00860C7A" w:rsidP="00860C7A">
            <w:pPr>
              <w:pStyle w:val="XML1"/>
            </w:pPr>
            <w:r w:rsidRPr="00C128FA">
              <w:t xml:space="preserve">      &lt;/xs:element&gt;</w:t>
            </w:r>
          </w:p>
          <w:p w14:paraId="2C28C887" w14:textId="77777777" w:rsidR="00860C7A" w:rsidRPr="00C128FA" w:rsidRDefault="00860C7A" w:rsidP="00860C7A">
            <w:pPr>
              <w:pStyle w:val="XML1"/>
            </w:pPr>
            <w:r w:rsidRPr="00C128FA">
              <w:t xml:space="preserve">      &lt;xs:element name="action-types"&gt;</w:t>
            </w:r>
          </w:p>
          <w:p w14:paraId="33A1A1C2" w14:textId="77777777" w:rsidR="00860C7A" w:rsidRPr="00C128FA" w:rsidRDefault="00860C7A" w:rsidP="00860C7A">
            <w:pPr>
              <w:pStyle w:val="XML1"/>
            </w:pPr>
            <w:r w:rsidRPr="00C128FA">
              <w:t xml:space="preserve">        &lt;xs:annotation&gt;</w:t>
            </w:r>
          </w:p>
          <w:p w14:paraId="5AC76A97" w14:textId="77777777" w:rsidR="00860C7A" w:rsidRPr="00C128FA" w:rsidRDefault="00860C7A" w:rsidP="00860C7A">
            <w:pPr>
              <w:pStyle w:val="XML1"/>
            </w:pPr>
            <w:r w:rsidRPr="00C128FA">
              <w:t xml:space="preserve">          &lt;xs:documentation&gt;</w:t>
            </w:r>
          </w:p>
          <w:p w14:paraId="2F50F7E7" w14:textId="77777777" w:rsidR="00860C7A" w:rsidRPr="00C128FA" w:rsidRDefault="00860C7A" w:rsidP="00860C7A">
            <w:pPr>
              <w:pStyle w:val="XML1"/>
            </w:pPr>
            <w:r w:rsidRPr="00C128FA">
              <w:t xml:space="preserve">            Specify the action types supported by the</w:t>
            </w:r>
          </w:p>
          <w:p w14:paraId="5043129D" w14:textId="77777777" w:rsidR="00860C7A" w:rsidRPr="00C128FA" w:rsidRDefault="00860C7A" w:rsidP="00860C7A">
            <w:pPr>
              <w:pStyle w:val="XML1"/>
            </w:pPr>
            <w:r w:rsidRPr="00C128FA">
              <w:t xml:space="preserve">            logical switch.</w:t>
            </w:r>
          </w:p>
          <w:p w14:paraId="382DE5A1" w14:textId="77777777" w:rsidR="00860C7A" w:rsidRPr="00C128FA" w:rsidRDefault="00860C7A" w:rsidP="00860C7A">
            <w:pPr>
              <w:pStyle w:val="XML1"/>
            </w:pPr>
            <w:r w:rsidRPr="00C128FA">
              <w:lastRenderedPageBreak/>
              <w:t xml:space="preserve">          &lt;/xs:documentation&gt;</w:t>
            </w:r>
          </w:p>
          <w:p w14:paraId="53CF2E19" w14:textId="77777777" w:rsidR="00860C7A" w:rsidRPr="00C128FA" w:rsidRDefault="00860C7A" w:rsidP="00860C7A">
            <w:pPr>
              <w:pStyle w:val="XML1"/>
            </w:pPr>
            <w:r w:rsidRPr="00C128FA">
              <w:t xml:space="preserve">        &lt;/xs:annotation&gt;</w:t>
            </w:r>
          </w:p>
          <w:p w14:paraId="4E286267" w14:textId="77777777" w:rsidR="00860C7A" w:rsidRPr="00C128FA" w:rsidRDefault="00860C7A" w:rsidP="00860C7A">
            <w:pPr>
              <w:pStyle w:val="XML1"/>
            </w:pPr>
            <w:r w:rsidRPr="00C128FA">
              <w:t xml:space="preserve">        &lt;xs:complexType&gt;</w:t>
            </w:r>
          </w:p>
          <w:p w14:paraId="7E53E3C7" w14:textId="77777777" w:rsidR="00860C7A" w:rsidRPr="00C128FA" w:rsidRDefault="00860C7A" w:rsidP="00860C7A">
            <w:pPr>
              <w:pStyle w:val="XML1"/>
            </w:pPr>
            <w:r w:rsidRPr="00C128FA">
              <w:t xml:space="preserve">          &lt;xs:sequence&gt;</w:t>
            </w:r>
          </w:p>
          <w:p w14:paraId="73564BBE" w14:textId="77777777" w:rsidR="00860C7A" w:rsidRPr="00C128FA" w:rsidRDefault="00860C7A" w:rsidP="00860C7A">
            <w:pPr>
              <w:pStyle w:val="XML1"/>
            </w:pPr>
            <w:r w:rsidRPr="00C128FA">
              <w:t xml:space="preserve">            &lt;xs:element name="type" minOccurs="0" maxOccurs="unbounded"  type="OFActionType"/&gt;</w:t>
            </w:r>
          </w:p>
          <w:p w14:paraId="50A49B01" w14:textId="77777777" w:rsidR="00860C7A" w:rsidRPr="00C128FA" w:rsidRDefault="00860C7A" w:rsidP="00860C7A">
            <w:pPr>
              <w:pStyle w:val="XML1"/>
            </w:pPr>
            <w:r w:rsidRPr="00C128FA">
              <w:t xml:space="preserve">          &lt;/xs:sequence&gt;</w:t>
            </w:r>
          </w:p>
          <w:p w14:paraId="55DB4D41" w14:textId="77777777" w:rsidR="00860C7A" w:rsidRPr="00C128FA" w:rsidRDefault="00860C7A" w:rsidP="00860C7A">
            <w:pPr>
              <w:pStyle w:val="XML1"/>
            </w:pPr>
            <w:r w:rsidRPr="00C128FA">
              <w:t xml:space="preserve">        &lt;/xs:complexType&gt;</w:t>
            </w:r>
          </w:p>
          <w:p w14:paraId="592F92EC" w14:textId="77777777" w:rsidR="00860C7A" w:rsidRPr="00C128FA" w:rsidRDefault="00860C7A" w:rsidP="00860C7A">
            <w:pPr>
              <w:pStyle w:val="XML1"/>
            </w:pPr>
            <w:r w:rsidRPr="00C128FA">
              <w:t xml:space="preserve">      &lt;/xs:element&gt;</w:t>
            </w:r>
          </w:p>
          <w:p w14:paraId="11245F8C" w14:textId="77777777" w:rsidR="00860C7A" w:rsidRPr="00C128FA" w:rsidRDefault="00860C7A" w:rsidP="00860C7A">
            <w:pPr>
              <w:pStyle w:val="XML1"/>
            </w:pPr>
            <w:r w:rsidRPr="00C128FA">
              <w:t xml:space="preserve">      &lt;xs:element name="instruction-types"&gt;</w:t>
            </w:r>
          </w:p>
          <w:p w14:paraId="3B724258" w14:textId="77777777" w:rsidR="00860C7A" w:rsidRPr="00C128FA" w:rsidRDefault="00860C7A" w:rsidP="00860C7A">
            <w:pPr>
              <w:pStyle w:val="XML1"/>
            </w:pPr>
            <w:r w:rsidRPr="00C128FA">
              <w:t xml:space="preserve">        &lt;xs:annotation&gt;</w:t>
            </w:r>
          </w:p>
          <w:p w14:paraId="2968048F" w14:textId="77777777" w:rsidR="00860C7A" w:rsidRPr="00C128FA" w:rsidRDefault="00860C7A" w:rsidP="00860C7A">
            <w:pPr>
              <w:pStyle w:val="XML1"/>
            </w:pPr>
            <w:r w:rsidRPr="00C128FA">
              <w:t xml:space="preserve">          &lt;xs:documentation&gt;</w:t>
            </w:r>
          </w:p>
          <w:p w14:paraId="1683AC95" w14:textId="77777777" w:rsidR="00860C7A" w:rsidRPr="00C128FA" w:rsidRDefault="00860C7A" w:rsidP="00860C7A">
            <w:pPr>
              <w:pStyle w:val="XML1"/>
            </w:pPr>
            <w:r w:rsidRPr="00C128FA">
              <w:t xml:space="preserve">            Specify the instruction types supported by the</w:t>
            </w:r>
          </w:p>
          <w:p w14:paraId="5480804F" w14:textId="77777777" w:rsidR="00860C7A" w:rsidRPr="00C128FA" w:rsidRDefault="00860C7A" w:rsidP="00860C7A">
            <w:pPr>
              <w:pStyle w:val="XML1"/>
            </w:pPr>
            <w:r w:rsidRPr="00C128FA">
              <w:t xml:space="preserve">            logical switch.</w:t>
            </w:r>
          </w:p>
          <w:p w14:paraId="60C728AB" w14:textId="77777777" w:rsidR="00860C7A" w:rsidRPr="00C128FA" w:rsidRDefault="00860C7A" w:rsidP="00860C7A">
            <w:pPr>
              <w:pStyle w:val="XML1"/>
            </w:pPr>
            <w:r w:rsidRPr="00C128FA">
              <w:t xml:space="preserve">          &lt;/xs:documentation&gt;</w:t>
            </w:r>
          </w:p>
          <w:p w14:paraId="53701D62" w14:textId="77777777" w:rsidR="00860C7A" w:rsidRPr="00C128FA" w:rsidRDefault="00860C7A" w:rsidP="00860C7A">
            <w:pPr>
              <w:pStyle w:val="XML1"/>
            </w:pPr>
            <w:r w:rsidRPr="00C128FA">
              <w:t xml:space="preserve">        &lt;/xs:annotation&gt;</w:t>
            </w:r>
          </w:p>
          <w:p w14:paraId="0F241CB6" w14:textId="77777777" w:rsidR="00860C7A" w:rsidRPr="00C128FA" w:rsidRDefault="00860C7A" w:rsidP="00860C7A">
            <w:pPr>
              <w:pStyle w:val="XML1"/>
            </w:pPr>
            <w:r w:rsidRPr="00C128FA">
              <w:t xml:space="preserve">        &lt;xs:complexType&gt;</w:t>
            </w:r>
          </w:p>
          <w:p w14:paraId="776E1900" w14:textId="77777777" w:rsidR="00860C7A" w:rsidRPr="00C128FA" w:rsidRDefault="00860C7A" w:rsidP="00860C7A">
            <w:pPr>
              <w:pStyle w:val="XML1"/>
            </w:pPr>
            <w:r w:rsidRPr="00C128FA">
              <w:t xml:space="preserve">          &lt;xs:sequence&gt;</w:t>
            </w:r>
          </w:p>
          <w:p w14:paraId="55C21F9E" w14:textId="77777777" w:rsidR="00860C7A" w:rsidRPr="00C128FA" w:rsidRDefault="00860C7A" w:rsidP="00860C7A">
            <w:pPr>
              <w:pStyle w:val="XML1"/>
            </w:pPr>
            <w:r w:rsidRPr="00C128FA">
              <w:t xml:space="preserve">            &lt;xs:element name="type" minOccurs="0" maxOccurs="unbounded"  type="OFInstructionType"/&gt;</w:t>
            </w:r>
          </w:p>
          <w:p w14:paraId="1343CB97" w14:textId="77777777" w:rsidR="00860C7A" w:rsidRPr="00C128FA" w:rsidRDefault="00860C7A" w:rsidP="00860C7A">
            <w:pPr>
              <w:pStyle w:val="XML1"/>
            </w:pPr>
            <w:r w:rsidRPr="00C128FA">
              <w:t xml:space="preserve">          &lt;/xs:sequence&gt;</w:t>
            </w:r>
          </w:p>
          <w:p w14:paraId="2AE61581" w14:textId="77777777" w:rsidR="00860C7A" w:rsidRPr="00C128FA" w:rsidRDefault="00860C7A" w:rsidP="00860C7A">
            <w:pPr>
              <w:pStyle w:val="XML1"/>
            </w:pPr>
            <w:r w:rsidRPr="00C128FA">
              <w:t xml:space="preserve">        &lt;/xs:complexType&gt;</w:t>
            </w:r>
          </w:p>
          <w:p w14:paraId="57D3D1CD" w14:textId="77777777" w:rsidR="00860C7A" w:rsidRPr="00C128FA" w:rsidRDefault="00860C7A" w:rsidP="00860C7A">
            <w:pPr>
              <w:pStyle w:val="XML1"/>
            </w:pPr>
            <w:r w:rsidRPr="00C128FA">
              <w:t xml:space="preserve">      &lt;/xs:element&gt;</w:t>
            </w:r>
          </w:p>
          <w:p w14:paraId="74247A70" w14:textId="77777777" w:rsidR="00860C7A" w:rsidRPr="00C128FA" w:rsidRDefault="00860C7A" w:rsidP="00860C7A">
            <w:pPr>
              <w:pStyle w:val="XML1"/>
            </w:pPr>
            <w:r w:rsidRPr="00C128FA">
              <w:t xml:space="preserve">    &lt;/xs:sequence&gt;</w:t>
            </w:r>
          </w:p>
          <w:p w14:paraId="0549AFDF" w14:textId="77777777" w:rsidR="00D8113B" w:rsidRPr="00C128FA" w:rsidRDefault="00860C7A" w:rsidP="00860C7A">
            <w:pPr>
              <w:pStyle w:val="XML1"/>
            </w:pPr>
            <w:r w:rsidRPr="00C128FA">
              <w:t xml:space="preserve">  &lt;/xs:group&gt;</w:t>
            </w:r>
          </w:p>
          <w:p w14:paraId="76ECBADA" w14:textId="77777777" w:rsidR="00860C7A" w:rsidRPr="00C128FA" w:rsidRDefault="00860C7A" w:rsidP="00860C7A">
            <w:pPr>
              <w:pStyle w:val="XML1"/>
            </w:pPr>
          </w:p>
          <w:p w14:paraId="4D027454" w14:textId="77777777" w:rsidR="00860C7A" w:rsidRPr="00C128FA" w:rsidRDefault="00860C7A" w:rsidP="00860C7A">
            <w:pPr>
              <w:pStyle w:val="XML1"/>
            </w:pPr>
            <w:r w:rsidRPr="00C128FA">
              <w:t>&lt;xs:simpleType name="OFActionType"&gt;</w:t>
            </w:r>
          </w:p>
          <w:p w14:paraId="7235897D" w14:textId="77777777" w:rsidR="00860C7A" w:rsidRPr="00C128FA" w:rsidRDefault="00860C7A" w:rsidP="00860C7A">
            <w:pPr>
              <w:pStyle w:val="XML1"/>
            </w:pPr>
            <w:r w:rsidRPr="00C128FA">
              <w:t xml:space="preserve">    &lt;xs:annotation&gt;</w:t>
            </w:r>
          </w:p>
          <w:p w14:paraId="0AE86B7C" w14:textId="77777777" w:rsidR="00860C7A" w:rsidRPr="00C128FA" w:rsidRDefault="00860C7A" w:rsidP="00860C7A">
            <w:pPr>
              <w:pStyle w:val="XML1"/>
            </w:pPr>
            <w:r w:rsidRPr="00C128FA">
              <w:t xml:space="preserve">      &lt;xs:documentation&gt;</w:t>
            </w:r>
          </w:p>
          <w:p w14:paraId="11703D41" w14:textId="77777777" w:rsidR="00860C7A" w:rsidRPr="00C128FA" w:rsidRDefault="00860C7A" w:rsidP="00860C7A">
            <w:pPr>
              <w:pStyle w:val="XML1"/>
            </w:pPr>
            <w:r w:rsidRPr="00C128FA">
              <w:t xml:space="preserve">        The types of actions defined in OpenFlow Switch</w:t>
            </w:r>
          </w:p>
          <w:p w14:paraId="19EAABDA" w14:textId="77777777" w:rsidR="00860C7A" w:rsidRPr="00C128FA" w:rsidRDefault="00860C7A" w:rsidP="00860C7A">
            <w:pPr>
              <w:pStyle w:val="XML1"/>
            </w:pPr>
            <w:r w:rsidRPr="00C128FA">
              <w:t xml:space="preserve">        Specification versions 1.2, 1.3, and 1.3.1</w:t>
            </w:r>
          </w:p>
          <w:p w14:paraId="5ACF7760" w14:textId="77777777" w:rsidR="00860C7A" w:rsidRPr="00C128FA" w:rsidRDefault="00860C7A" w:rsidP="00860C7A">
            <w:pPr>
              <w:pStyle w:val="XML1"/>
            </w:pPr>
            <w:r w:rsidRPr="00C128FA">
              <w:t xml:space="preserve">      &lt;/xs:documentation&gt;</w:t>
            </w:r>
          </w:p>
          <w:p w14:paraId="64238C05" w14:textId="77777777" w:rsidR="00860C7A" w:rsidRPr="00C128FA" w:rsidRDefault="00860C7A" w:rsidP="00860C7A">
            <w:pPr>
              <w:pStyle w:val="XML1"/>
            </w:pPr>
            <w:r w:rsidRPr="00C128FA">
              <w:t xml:space="preserve">    &lt;/xs:annotation&gt;</w:t>
            </w:r>
          </w:p>
          <w:p w14:paraId="42BF761B" w14:textId="77777777" w:rsidR="00860C7A" w:rsidRPr="00C128FA" w:rsidRDefault="00860C7A" w:rsidP="00860C7A">
            <w:pPr>
              <w:pStyle w:val="XML1"/>
            </w:pPr>
          </w:p>
          <w:p w14:paraId="4622BEED" w14:textId="77777777" w:rsidR="00860C7A" w:rsidRPr="00C128FA" w:rsidRDefault="00860C7A" w:rsidP="00860C7A">
            <w:pPr>
              <w:pStyle w:val="XML1"/>
            </w:pPr>
            <w:r w:rsidRPr="00C128FA">
              <w:t xml:space="preserve">    &lt;xs:restriction base="xs:string"&gt;</w:t>
            </w:r>
          </w:p>
          <w:p w14:paraId="3E037120" w14:textId="77777777" w:rsidR="00860C7A" w:rsidRPr="00C128FA" w:rsidRDefault="00860C7A" w:rsidP="00860C7A">
            <w:pPr>
              <w:pStyle w:val="XML1"/>
            </w:pPr>
            <w:r w:rsidRPr="00C128FA">
              <w:t xml:space="preserve">      &lt;xs:enumeration value="output"/&gt;</w:t>
            </w:r>
          </w:p>
          <w:p w14:paraId="2517A91A" w14:textId="77777777" w:rsidR="00860C7A" w:rsidRPr="00C128FA" w:rsidRDefault="00860C7A" w:rsidP="00860C7A">
            <w:pPr>
              <w:pStyle w:val="XML1"/>
            </w:pPr>
            <w:r w:rsidRPr="00C128FA">
              <w:t xml:space="preserve">      &lt;xs:enumeration value="copy-ttl-out"/&gt;</w:t>
            </w:r>
          </w:p>
          <w:p w14:paraId="17BF0112" w14:textId="77777777" w:rsidR="00860C7A" w:rsidRPr="00C128FA" w:rsidRDefault="00860C7A" w:rsidP="00860C7A">
            <w:pPr>
              <w:pStyle w:val="XML1"/>
            </w:pPr>
            <w:r w:rsidRPr="00C128FA">
              <w:t xml:space="preserve">      &lt;xs:enumeration value="copy-ttl-in"/&gt;</w:t>
            </w:r>
          </w:p>
          <w:p w14:paraId="1598D2FA" w14:textId="77777777" w:rsidR="00860C7A" w:rsidRPr="00C128FA" w:rsidRDefault="00860C7A" w:rsidP="00860C7A">
            <w:pPr>
              <w:pStyle w:val="XML1"/>
            </w:pPr>
            <w:r w:rsidRPr="00C128FA">
              <w:t xml:space="preserve">      &lt;xs:enumeration value="set-mpls-ttl"/&gt;</w:t>
            </w:r>
          </w:p>
          <w:p w14:paraId="22E28695" w14:textId="77777777" w:rsidR="00860C7A" w:rsidRPr="00C128FA" w:rsidRDefault="00860C7A" w:rsidP="00860C7A">
            <w:pPr>
              <w:pStyle w:val="XML1"/>
            </w:pPr>
            <w:r w:rsidRPr="00C128FA">
              <w:t xml:space="preserve">      &lt;xs:enumeration value="dec-mpls-ttl"/&gt;</w:t>
            </w:r>
          </w:p>
          <w:p w14:paraId="6751B9B9" w14:textId="77777777" w:rsidR="00860C7A" w:rsidRPr="00C128FA" w:rsidRDefault="00860C7A" w:rsidP="00860C7A">
            <w:pPr>
              <w:pStyle w:val="XML1"/>
            </w:pPr>
            <w:r w:rsidRPr="00C128FA">
              <w:t xml:space="preserve">      &lt;xs:enumeration value="push-vlan"/&gt;</w:t>
            </w:r>
          </w:p>
          <w:p w14:paraId="454EE5DE" w14:textId="77777777" w:rsidR="00860C7A" w:rsidRPr="00C128FA" w:rsidRDefault="00860C7A" w:rsidP="00860C7A">
            <w:pPr>
              <w:pStyle w:val="XML1"/>
            </w:pPr>
            <w:r w:rsidRPr="00C128FA">
              <w:t xml:space="preserve">      &lt;xs:enumeration value="pop-vlan"/&gt;</w:t>
            </w:r>
          </w:p>
          <w:p w14:paraId="7ED5528E" w14:textId="77777777" w:rsidR="00860C7A" w:rsidRPr="00C128FA" w:rsidRDefault="00860C7A" w:rsidP="00860C7A">
            <w:pPr>
              <w:pStyle w:val="XML1"/>
            </w:pPr>
            <w:r w:rsidRPr="00C128FA">
              <w:t xml:space="preserve">      &lt;xs:enumeration value="push-mpls"/&gt;</w:t>
            </w:r>
          </w:p>
          <w:p w14:paraId="58CD1AC7" w14:textId="77777777" w:rsidR="00860C7A" w:rsidRPr="00C128FA" w:rsidRDefault="00860C7A" w:rsidP="00860C7A">
            <w:pPr>
              <w:pStyle w:val="XML1"/>
            </w:pPr>
            <w:r w:rsidRPr="00C128FA">
              <w:t xml:space="preserve">      &lt;xs:enumeration value="pop-mpls"/&gt;</w:t>
            </w:r>
          </w:p>
          <w:p w14:paraId="4F89349C" w14:textId="77777777" w:rsidR="00860C7A" w:rsidRPr="00C128FA" w:rsidRDefault="00860C7A" w:rsidP="00860C7A">
            <w:pPr>
              <w:pStyle w:val="XML1"/>
            </w:pPr>
            <w:r w:rsidRPr="00C128FA">
              <w:t xml:space="preserve">      &lt;xs:enumeration value="set-queue"/&gt;</w:t>
            </w:r>
          </w:p>
          <w:p w14:paraId="5DB42939" w14:textId="77777777" w:rsidR="00860C7A" w:rsidRPr="00C128FA" w:rsidRDefault="00860C7A" w:rsidP="00860C7A">
            <w:pPr>
              <w:pStyle w:val="XML1"/>
            </w:pPr>
            <w:r w:rsidRPr="00C128FA">
              <w:t xml:space="preserve">      &lt;xs:enumeration value="group"/&gt;</w:t>
            </w:r>
          </w:p>
          <w:p w14:paraId="639E66C4" w14:textId="77777777" w:rsidR="00860C7A" w:rsidRPr="00C128FA" w:rsidRDefault="00860C7A" w:rsidP="00860C7A">
            <w:pPr>
              <w:pStyle w:val="XML1"/>
            </w:pPr>
            <w:r w:rsidRPr="00C128FA">
              <w:t xml:space="preserve">      &lt;xs:enumeration value="set-nw-ttl"/&gt;</w:t>
            </w:r>
          </w:p>
          <w:p w14:paraId="4ED95F18" w14:textId="77777777" w:rsidR="00860C7A" w:rsidRPr="00C128FA" w:rsidRDefault="00860C7A" w:rsidP="00860C7A">
            <w:pPr>
              <w:pStyle w:val="XML1"/>
            </w:pPr>
            <w:r w:rsidRPr="00C128FA">
              <w:t xml:space="preserve">      &lt;xs:enumeration value="dec-nw-ttl"/&gt;</w:t>
            </w:r>
          </w:p>
          <w:p w14:paraId="0421F929" w14:textId="77777777" w:rsidR="00860C7A" w:rsidRPr="00C128FA" w:rsidRDefault="00860C7A" w:rsidP="00860C7A">
            <w:pPr>
              <w:pStyle w:val="XML1"/>
            </w:pPr>
            <w:r w:rsidRPr="00C128FA">
              <w:t xml:space="preserve">      &lt;xs:enumeration value="set-field"/&gt;</w:t>
            </w:r>
          </w:p>
          <w:p w14:paraId="26603A6A" w14:textId="77777777" w:rsidR="00860C7A" w:rsidRPr="00C128FA" w:rsidRDefault="00860C7A" w:rsidP="00860C7A">
            <w:pPr>
              <w:pStyle w:val="XML1"/>
            </w:pPr>
            <w:r w:rsidRPr="00C128FA">
              <w:t xml:space="preserve">    &lt;/xs:restriction&gt;</w:t>
            </w:r>
          </w:p>
          <w:p w14:paraId="54ADC7E7" w14:textId="77777777" w:rsidR="00860C7A" w:rsidRPr="00C128FA" w:rsidRDefault="00860C7A" w:rsidP="00860C7A">
            <w:pPr>
              <w:pStyle w:val="XML1"/>
            </w:pPr>
            <w:r w:rsidRPr="00C128FA">
              <w:t xml:space="preserve">  &lt;/xs:simpleType&gt;</w:t>
            </w:r>
          </w:p>
          <w:p w14:paraId="29DAC921" w14:textId="77777777" w:rsidR="00860C7A" w:rsidRPr="00C128FA" w:rsidRDefault="00860C7A" w:rsidP="00860C7A">
            <w:pPr>
              <w:pStyle w:val="XML1"/>
            </w:pPr>
            <w:r w:rsidRPr="00C128FA">
              <w:t xml:space="preserve">  &lt;xs:simpleType name="OFInstructionType"&gt;</w:t>
            </w:r>
          </w:p>
          <w:p w14:paraId="4962B328" w14:textId="77777777" w:rsidR="00860C7A" w:rsidRPr="00C128FA" w:rsidRDefault="00860C7A" w:rsidP="00860C7A">
            <w:pPr>
              <w:pStyle w:val="XML1"/>
            </w:pPr>
            <w:r w:rsidRPr="00C128FA">
              <w:t xml:space="preserve">    &lt;xs:annotation&gt;</w:t>
            </w:r>
          </w:p>
          <w:p w14:paraId="6A7FD9E6" w14:textId="77777777" w:rsidR="00860C7A" w:rsidRPr="00C128FA" w:rsidRDefault="00860C7A" w:rsidP="00860C7A">
            <w:pPr>
              <w:pStyle w:val="XML1"/>
            </w:pPr>
            <w:r w:rsidRPr="00C128FA">
              <w:t xml:space="preserve">      &lt;xs:documentation&gt;</w:t>
            </w:r>
          </w:p>
          <w:p w14:paraId="45D73AA0" w14:textId="77777777" w:rsidR="00860C7A" w:rsidRPr="00C128FA" w:rsidRDefault="00860C7A" w:rsidP="00860C7A">
            <w:pPr>
              <w:pStyle w:val="XML1"/>
            </w:pPr>
            <w:r w:rsidRPr="00C128FA">
              <w:t xml:space="preserve">        The types of instructions defined in OpenFlow</w:t>
            </w:r>
          </w:p>
          <w:p w14:paraId="6CF0DF71" w14:textId="77777777" w:rsidR="00860C7A" w:rsidRPr="00C128FA" w:rsidRDefault="00860C7A" w:rsidP="00860C7A">
            <w:pPr>
              <w:pStyle w:val="XML1"/>
            </w:pPr>
            <w:r w:rsidRPr="00C128FA">
              <w:t xml:space="preserve">        Switch Specification versions 1.2, 1.3, and 1.3.1.</w:t>
            </w:r>
          </w:p>
          <w:p w14:paraId="6FB8F1A7" w14:textId="77777777" w:rsidR="00860C7A" w:rsidRPr="00C128FA" w:rsidRDefault="00860C7A" w:rsidP="00860C7A">
            <w:pPr>
              <w:pStyle w:val="XML1"/>
            </w:pPr>
            <w:r w:rsidRPr="00C128FA">
              <w:lastRenderedPageBreak/>
              <w:t xml:space="preserve">      &lt;/xs:documentation&gt;</w:t>
            </w:r>
          </w:p>
          <w:p w14:paraId="251B7A66" w14:textId="77777777" w:rsidR="00860C7A" w:rsidRPr="00C128FA" w:rsidRDefault="00860C7A" w:rsidP="00860C7A">
            <w:pPr>
              <w:pStyle w:val="XML1"/>
            </w:pPr>
            <w:r w:rsidRPr="00C128FA">
              <w:t xml:space="preserve">    &lt;/xs:annotation&gt;</w:t>
            </w:r>
          </w:p>
          <w:p w14:paraId="2A334FBB" w14:textId="77777777" w:rsidR="00860C7A" w:rsidRPr="00C128FA" w:rsidRDefault="00860C7A" w:rsidP="00860C7A">
            <w:pPr>
              <w:pStyle w:val="XML1"/>
            </w:pPr>
          </w:p>
          <w:p w14:paraId="0D868703" w14:textId="77777777" w:rsidR="00860C7A" w:rsidRPr="00C128FA" w:rsidRDefault="00860C7A" w:rsidP="00860C7A">
            <w:pPr>
              <w:pStyle w:val="XML1"/>
            </w:pPr>
            <w:r w:rsidRPr="00C128FA">
              <w:t xml:space="preserve">    &lt;xs:restriction base="xs:string"&gt;</w:t>
            </w:r>
          </w:p>
          <w:p w14:paraId="7CF63BE7" w14:textId="77777777" w:rsidR="00860C7A" w:rsidRPr="00C128FA" w:rsidRDefault="00860C7A" w:rsidP="00860C7A">
            <w:pPr>
              <w:pStyle w:val="XML1"/>
            </w:pPr>
            <w:r w:rsidRPr="00C128FA">
              <w:t xml:space="preserve">      &lt;xs:enumeration value="apply-actions"/&gt;</w:t>
            </w:r>
          </w:p>
          <w:p w14:paraId="0D650781" w14:textId="77777777" w:rsidR="00860C7A" w:rsidRPr="00C128FA" w:rsidRDefault="00860C7A" w:rsidP="00860C7A">
            <w:pPr>
              <w:pStyle w:val="XML1"/>
            </w:pPr>
            <w:r w:rsidRPr="00C128FA">
              <w:t xml:space="preserve">      &lt;xs:enumeration value="clear-actions"/&gt;</w:t>
            </w:r>
          </w:p>
          <w:p w14:paraId="77DD99A1" w14:textId="77777777" w:rsidR="00860C7A" w:rsidRPr="00C128FA" w:rsidRDefault="00860C7A" w:rsidP="00860C7A">
            <w:pPr>
              <w:pStyle w:val="XML1"/>
            </w:pPr>
            <w:r w:rsidRPr="00C128FA">
              <w:t xml:space="preserve">      &lt;xs:enumeration value="write-actions"/&gt;</w:t>
            </w:r>
          </w:p>
          <w:p w14:paraId="0B5BB76B" w14:textId="77777777" w:rsidR="00860C7A" w:rsidRPr="00C128FA" w:rsidRDefault="00860C7A" w:rsidP="00860C7A">
            <w:pPr>
              <w:pStyle w:val="XML1"/>
            </w:pPr>
            <w:r w:rsidRPr="00C128FA">
              <w:t xml:space="preserve">      &lt;xs:enumeration value="write-metadata"/&gt;</w:t>
            </w:r>
          </w:p>
          <w:p w14:paraId="589835FF" w14:textId="77777777" w:rsidR="00860C7A" w:rsidRPr="00C128FA" w:rsidRDefault="00860C7A" w:rsidP="00860C7A">
            <w:pPr>
              <w:pStyle w:val="XML1"/>
            </w:pPr>
            <w:r w:rsidRPr="00C128FA">
              <w:t xml:space="preserve">      &lt;xs:enumeration value="goto-table"/&gt;</w:t>
            </w:r>
          </w:p>
          <w:p w14:paraId="625C6554" w14:textId="77777777" w:rsidR="00860C7A" w:rsidRPr="00C128FA" w:rsidRDefault="00860C7A" w:rsidP="00860C7A">
            <w:pPr>
              <w:pStyle w:val="XML1"/>
            </w:pPr>
            <w:r w:rsidRPr="00C128FA">
              <w:t xml:space="preserve">    &lt;/xs:restriction&gt;</w:t>
            </w:r>
          </w:p>
          <w:p w14:paraId="4F01701E" w14:textId="0DA844B9" w:rsidR="00860C7A" w:rsidRPr="009F1B7D" w:rsidRDefault="00860C7A" w:rsidP="00860C7A">
            <w:pPr>
              <w:pStyle w:val="XML1"/>
              <w:rPr>
                <w:b/>
              </w:rPr>
            </w:pPr>
            <w:r w:rsidRPr="00C128FA">
              <w:t xml:space="preserve">  &lt;/xs:simpleType&gt;</w:t>
            </w:r>
          </w:p>
        </w:tc>
      </w:tr>
    </w:tbl>
    <w:p w14:paraId="2BFAE4F6" w14:textId="77777777" w:rsidR="00D8113B" w:rsidRPr="00BB2984" w:rsidRDefault="00D8113B" w:rsidP="00D8113B">
      <w:pPr>
        <w:pStyle w:val="XML1"/>
      </w:pPr>
    </w:p>
    <w:p w14:paraId="532E8609" w14:textId="77777777" w:rsidR="00D8113B" w:rsidRPr="009F1B7D" w:rsidRDefault="00D8113B" w:rsidP="00C128FA">
      <w:pPr>
        <w:pStyle w:val="Heading3"/>
      </w:pPr>
      <w:bookmarkStart w:id="968" w:name="_Toc358291595"/>
      <w:r>
        <w:t>XML Example</w:t>
      </w:r>
      <w:bookmarkEnd w:id="968"/>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969" w:name="_Toc333523234"/>
      <w:bookmarkStart w:id="970" w:name="_Toc335147321"/>
      <w:bookmarkStart w:id="971" w:name="_Toc333523235"/>
      <w:bookmarkStart w:id="972" w:name="_Toc335147322"/>
      <w:bookmarkStart w:id="973" w:name="_Toc333523236"/>
      <w:bookmarkStart w:id="974" w:name="_Toc335147323"/>
      <w:bookmarkStart w:id="975" w:name="_Toc333523237"/>
      <w:bookmarkStart w:id="976" w:name="_Toc335147324"/>
      <w:bookmarkStart w:id="977" w:name="_Toc333523238"/>
      <w:bookmarkStart w:id="978" w:name="_Toc335147325"/>
      <w:bookmarkStart w:id="979" w:name="_Toc333523239"/>
      <w:bookmarkStart w:id="980" w:name="_Toc335147326"/>
      <w:bookmarkStart w:id="981" w:name="_Toc333523240"/>
      <w:bookmarkStart w:id="982" w:name="_Toc335147327"/>
      <w:bookmarkStart w:id="983" w:name="_Toc333523241"/>
      <w:bookmarkStart w:id="984" w:name="_Toc335147328"/>
      <w:bookmarkStart w:id="985" w:name="_Toc333523242"/>
      <w:bookmarkStart w:id="986" w:name="_Toc335147329"/>
      <w:bookmarkStart w:id="987" w:name="_Toc333523243"/>
      <w:bookmarkStart w:id="988" w:name="_Toc335147330"/>
      <w:bookmarkStart w:id="989" w:name="_Toc333523244"/>
      <w:bookmarkStart w:id="990" w:name="_Toc335147331"/>
      <w:bookmarkStart w:id="991" w:name="_Toc333523245"/>
      <w:bookmarkStart w:id="992" w:name="_Toc335147332"/>
      <w:bookmarkStart w:id="993" w:name="_Toc333523246"/>
      <w:bookmarkStart w:id="994" w:name="_Toc335147333"/>
      <w:bookmarkStart w:id="995" w:name="_Toc333523247"/>
      <w:bookmarkStart w:id="996" w:name="_Toc335147334"/>
      <w:bookmarkStart w:id="997" w:name="_Toc333523248"/>
      <w:bookmarkStart w:id="998" w:name="_Toc335147335"/>
      <w:bookmarkStart w:id="999" w:name="_Toc333523249"/>
      <w:bookmarkStart w:id="1000" w:name="_Toc335147336"/>
      <w:bookmarkStart w:id="1001" w:name="_Toc333523250"/>
      <w:bookmarkStart w:id="1002" w:name="_Toc335147337"/>
      <w:bookmarkStart w:id="1003" w:name="_Toc333523251"/>
      <w:bookmarkStart w:id="1004" w:name="_Toc335147338"/>
      <w:bookmarkStart w:id="1005" w:name="_Toc333523252"/>
      <w:bookmarkStart w:id="1006" w:name="_Toc335147339"/>
      <w:bookmarkStart w:id="1007" w:name="_Toc358291596"/>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t>OpenFlow Controller</w:t>
      </w:r>
      <w:bookmarkEnd w:id="1007"/>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008" w:name="_Toc315954001"/>
      <w:bookmarkStart w:id="1009" w:name="_Toc316542511"/>
      <w:bookmarkStart w:id="1010" w:name="_Toc358291597"/>
      <w:r w:rsidRPr="00DB42FD">
        <w:lastRenderedPageBreak/>
        <w:t>UML Diagram</w:t>
      </w:r>
      <w:bookmarkEnd w:id="1008"/>
      <w:bookmarkEnd w:id="1009"/>
      <w:bookmarkEnd w:id="1010"/>
    </w:p>
    <w:p w14:paraId="340981B9" w14:textId="61B954D8" w:rsidR="00F86237" w:rsidRPr="009F1B7D" w:rsidRDefault="005A093D" w:rsidP="00F86237">
      <w:pPr>
        <w:keepNext/>
        <w:jc w:val="center"/>
      </w:pPr>
      <w:r>
        <w:object w:dxaOrig="6939" w:dyaOrig="6962" w14:anchorId="3092B4DD">
          <v:shape id="_x0000_i1032" type="#_x0000_t75" style="width:347pt;height:348pt" o:ole="">
            <v:imagedata r:id="rId31" o:title=""/>
          </v:shape>
          <o:OLEObject Type="Embed" ProgID="Visio.Drawing.11" ShapeID="_x0000_i1032" DrawAspect="Content" ObjectID="_1316854723" r:id="rId32"/>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011" w:name="_Toc315954002"/>
      <w:bookmarkStart w:id="1012" w:name="_Toc316542512"/>
      <w:bookmarkStart w:id="1013" w:name="_Toc358291598"/>
      <w:r w:rsidRPr="00DB42FD">
        <w:lastRenderedPageBreak/>
        <w:t>XML Schema</w:t>
      </w:r>
      <w:bookmarkEnd w:id="1011"/>
      <w:bookmarkEnd w:id="1012"/>
      <w:bookmarkEnd w:id="1013"/>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38C4A1E8" w14:textId="77777777" w:rsidTr="00C128FA">
        <w:tc>
          <w:tcPr>
            <w:tcW w:w="5000" w:type="pct"/>
            <w:shd w:val="clear" w:color="auto" w:fill="C8FCCD"/>
          </w:tcPr>
          <w:p w14:paraId="49AAEE1E" w14:textId="6624745D" w:rsidR="0058493D" w:rsidRDefault="0058493D" w:rsidP="0058493D">
            <w:pPr>
              <w:pStyle w:val="XML1"/>
            </w:pPr>
            <w:r>
              <w:t xml:space="preserve">  &lt;xs:group name="OFControllerType"&gt;</w:t>
            </w:r>
          </w:p>
          <w:p w14:paraId="3D7DE358" w14:textId="77777777" w:rsidR="0058493D" w:rsidRDefault="0058493D" w:rsidP="0058493D">
            <w:pPr>
              <w:pStyle w:val="XML1"/>
            </w:pPr>
            <w:r>
              <w:t xml:space="preserve">    &lt;xs:annotation&gt;</w:t>
            </w:r>
          </w:p>
          <w:p w14:paraId="218776C5" w14:textId="77777777" w:rsidR="0058493D" w:rsidRDefault="0058493D" w:rsidP="0058493D">
            <w:pPr>
              <w:pStyle w:val="XML1"/>
            </w:pPr>
            <w:r>
              <w:t xml:space="preserve">      &lt;xs:documentation&gt;</w:t>
            </w:r>
          </w:p>
          <w:p w14:paraId="64E42833" w14:textId="77777777" w:rsidR="0058493D" w:rsidRDefault="0058493D" w:rsidP="0058493D">
            <w:pPr>
              <w:pStyle w:val="XML1"/>
            </w:pPr>
            <w:r>
              <w:t xml:space="preserve">        This grouping specifies all properties of an</w:t>
            </w:r>
          </w:p>
          <w:p w14:paraId="1FE7150E" w14:textId="77777777" w:rsidR="0058493D" w:rsidRDefault="0058493D" w:rsidP="0058493D">
            <w:pPr>
              <w:pStyle w:val="XML1"/>
            </w:pPr>
            <w:r>
              <w:t xml:space="preserve">        OpenFlow Logical Switch Controller.</w:t>
            </w:r>
          </w:p>
          <w:p w14:paraId="7F1F7C78" w14:textId="77777777" w:rsidR="0058493D" w:rsidRDefault="0058493D" w:rsidP="0058493D">
            <w:pPr>
              <w:pStyle w:val="XML1"/>
            </w:pPr>
          </w:p>
          <w:p w14:paraId="75F7053F" w14:textId="77777777" w:rsidR="0058493D" w:rsidRDefault="0058493D" w:rsidP="0058493D">
            <w:pPr>
              <w:pStyle w:val="XML1"/>
            </w:pPr>
            <w:r>
              <w:t xml:space="preserve">        NETCONF &amp;lt;edit-config&amp;gt; operations MUST be implemented as </w:t>
            </w:r>
          </w:p>
          <w:p w14:paraId="20913341" w14:textId="77777777" w:rsidR="0058493D" w:rsidRDefault="0058493D" w:rsidP="0058493D">
            <w:pPr>
              <w:pStyle w:val="XML1"/>
            </w:pPr>
            <w:r>
              <w:t xml:space="preserve">        follows: </w:t>
            </w:r>
          </w:p>
          <w:p w14:paraId="7D6817B5" w14:textId="77777777" w:rsidR="0058493D" w:rsidRDefault="0058493D" w:rsidP="0058493D">
            <w:pPr>
              <w:pStyle w:val="XML1"/>
            </w:pPr>
          </w:p>
          <w:p w14:paraId="1D626574" w14:textId="77777777" w:rsidR="0058493D" w:rsidRDefault="0058493D" w:rsidP="0058493D">
            <w:pPr>
              <w:pStyle w:val="XML1"/>
            </w:pPr>
            <w:r>
              <w:t xml:space="preserve">        * The 'id' element MUST be present at all &amp;lt;edit-config&amp;gt;</w:t>
            </w:r>
          </w:p>
          <w:p w14:paraId="62DADFCA" w14:textId="77777777" w:rsidR="0058493D" w:rsidRDefault="0058493D" w:rsidP="0058493D">
            <w:pPr>
              <w:pStyle w:val="XML1"/>
            </w:pPr>
            <w:r>
              <w:t xml:space="preserve">        operations to identify the controller.</w:t>
            </w:r>
          </w:p>
          <w:p w14:paraId="01C8419F" w14:textId="77777777" w:rsidR="0058493D" w:rsidRDefault="0058493D" w:rsidP="0058493D">
            <w:pPr>
              <w:pStyle w:val="XML1"/>
            </w:pPr>
            <w:r>
              <w:t xml:space="preserve">        * If the operation is 'merge' or 'replace', the element is</w:t>
            </w:r>
          </w:p>
          <w:p w14:paraId="7A8A2030" w14:textId="77777777" w:rsidR="0058493D" w:rsidRDefault="0058493D" w:rsidP="0058493D">
            <w:pPr>
              <w:pStyle w:val="XML1"/>
            </w:pPr>
            <w:r>
              <w:t xml:space="preserve">        created if it does not exist, and its value is set to the</w:t>
            </w:r>
          </w:p>
          <w:p w14:paraId="2001D0D2" w14:textId="77777777" w:rsidR="0058493D" w:rsidRDefault="0058493D" w:rsidP="0058493D">
            <w:pPr>
              <w:pStyle w:val="XML1"/>
            </w:pPr>
            <w:r>
              <w:t xml:space="preserve">        value found in the XML RPC data.</w:t>
            </w:r>
          </w:p>
          <w:p w14:paraId="00B4CA9B" w14:textId="77777777" w:rsidR="0058493D" w:rsidRDefault="0058493D" w:rsidP="0058493D">
            <w:pPr>
              <w:pStyle w:val="XML1"/>
            </w:pPr>
            <w:r>
              <w:t xml:space="preserve">        * If the operation is 'create', the element is created if it</w:t>
            </w:r>
          </w:p>
          <w:p w14:paraId="32CD4645" w14:textId="77777777" w:rsidR="0058493D" w:rsidRDefault="0058493D" w:rsidP="0058493D">
            <w:pPr>
              <w:pStyle w:val="XML1"/>
            </w:pPr>
            <w:r>
              <w:t xml:space="preserve">        does not exist. If the element already exists, a</w:t>
            </w:r>
          </w:p>
          <w:p w14:paraId="080D941F"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0BF81A15" w14:textId="77777777" w:rsidR="0058493D" w:rsidRDefault="0058493D" w:rsidP="0058493D">
            <w:pPr>
              <w:pStyle w:val="XML1"/>
            </w:pPr>
            <w:r>
              <w:t xml:space="preserve">        * If the operation is 'delete', the element is deleted if it</w:t>
            </w:r>
          </w:p>
          <w:p w14:paraId="480D44EC"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4019F726" w14:textId="77777777" w:rsidR="0058493D" w:rsidRDefault="0058493D" w:rsidP="0058493D">
            <w:pPr>
              <w:pStyle w:val="XML1"/>
            </w:pPr>
            <w:r>
              <w:t xml:space="preserve">        error is returned.</w:t>
            </w:r>
          </w:p>
          <w:p w14:paraId="3F2B5422" w14:textId="77777777" w:rsidR="0058493D" w:rsidRDefault="0058493D" w:rsidP="0058493D">
            <w:pPr>
              <w:pStyle w:val="XML1"/>
            </w:pPr>
            <w:r>
              <w:t xml:space="preserve">      &lt;/xs:documentation&gt;</w:t>
            </w:r>
          </w:p>
          <w:p w14:paraId="7C476255" w14:textId="77777777" w:rsidR="0058493D" w:rsidRDefault="0058493D" w:rsidP="0058493D">
            <w:pPr>
              <w:pStyle w:val="XML1"/>
            </w:pPr>
            <w:r>
              <w:t xml:space="preserve">    &lt;/xs:annotation&gt;</w:t>
            </w:r>
          </w:p>
          <w:p w14:paraId="599449BE" w14:textId="77777777" w:rsidR="0058493D" w:rsidRDefault="0058493D" w:rsidP="0058493D">
            <w:pPr>
              <w:pStyle w:val="XML1"/>
            </w:pPr>
          </w:p>
          <w:p w14:paraId="28DDE966" w14:textId="77777777" w:rsidR="0058493D" w:rsidRDefault="0058493D" w:rsidP="0058493D">
            <w:pPr>
              <w:pStyle w:val="XML1"/>
            </w:pPr>
            <w:r>
              <w:t xml:space="preserve">    &lt;xs:sequence&gt;</w:t>
            </w:r>
          </w:p>
          <w:p w14:paraId="644FACB1" w14:textId="77777777" w:rsidR="0058493D" w:rsidRDefault="0058493D" w:rsidP="0058493D">
            <w:pPr>
              <w:pStyle w:val="XML1"/>
            </w:pPr>
            <w:r>
              <w:t xml:space="preserve">      &lt;xs:element name="id"  type="OFConfigId"&gt;</w:t>
            </w:r>
          </w:p>
          <w:p w14:paraId="5FA0FCCF" w14:textId="77777777" w:rsidR="0058493D" w:rsidRDefault="0058493D" w:rsidP="0058493D">
            <w:pPr>
              <w:pStyle w:val="XML1"/>
            </w:pPr>
            <w:r>
              <w:t xml:space="preserve">        &lt;xs:annotation&gt;</w:t>
            </w:r>
          </w:p>
          <w:p w14:paraId="3E0F6A5D" w14:textId="77777777" w:rsidR="0058493D" w:rsidRDefault="0058493D" w:rsidP="0058493D">
            <w:pPr>
              <w:pStyle w:val="XML1"/>
            </w:pPr>
            <w:r>
              <w:t xml:space="preserve">          &lt;xs:documentation&gt;</w:t>
            </w:r>
          </w:p>
          <w:p w14:paraId="70705177" w14:textId="77777777" w:rsidR="0058493D" w:rsidRDefault="0058493D" w:rsidP="0058493D">
            <w:pPr>
              <w:pStyle w:val="XML1"/>
            </w:pPr>
            <w:r>
              <w:t xml:space="preserve">            A unique but locally arbitrary identifier that</w:t>
            </w:r>
          </w:p>
          <w:p w14:paraId="1FF240B6" w14:textId="77777777" w:rsidR="0058493D" w:rsidRDefault="0058493D" w:rsidP="0058493D">
            <w:pPr>
              <w:pStyle w:val="XML1"/>
            </w:pPr>
            <w:r>
              <w:t xml:space="preserve">            uniquely identifies an OpenFlow Controller within the</w:t>
            </w:r>
          </w:p>
          <w:p w14:paraId="2BA950F9" w14:textId="77777777" w:rsidR="0058493D" w:rsidRDefault="0058493D" w:rsidP="0058493D">
            <w:pPr>
              <w:pStyle w:val="XML1"/>
            </w:pPr>
            <w:r>
              <w:t xml:space="preserve">            context of an OpenFlow Capable Switch.  It MUST be</w:t>
            </w:r>
          </w:p>
          <w:p w14:paraId="1994258B" w14:textId="77777777" w:rsidR="0058493D" w:rsidRDefault="0058493D" w:rsidP="0058493D">
            <w:pPr>
              <w:pStyle w:val="XML1"/>
            </w:pPr>
            <w:r>
              <w:t xml:space="preserve">            persistent across reboots of the OpenFlow Capable Switch.</w:t>
            </w:r>
          </w:p>
          <w:p w14:paraId="63710B1A" w14:textId="77777777" w:rsidR="0058493D" w:rsidRDefault="0058493D" w:rsidP="0058493D">
            <w:pPr>
              <w:pStyle w:val="XML1"/>
            </w:pPr>
          </w:p>
          <w:p w14:paraId="02C3DAD6" w14:textId="77777777" w:rsidR="0058493D" w:rsidRDefault="0058493D" w:rsidP="0058493D">
            <w:pPr>
              <w:pStyle w:val="XML1"/>
            </w:pPr>
            <w:r>
              <w:t xml:space="preserve">            This element MUST be present to identify the OpenFlow</w:t>
            </w:r>
          </w:p>
          <w:p w14:paraId="2EAEF6EB" w14:textId="77777777" w:rsidR="0058493D" w:rsidRDefault="0058493D" w:rsidP="0058493D">
            <w:pPr>
              <w:pStyle w:val="XML1"/>
            </w:pPr>
            <w:r>
              <w:t xml:space="preserve">            controller.</w:t>
            </w:r>
          </w:p>
          <w:p w14:paraId="0943718A" w14:textId="77777777" w:rsidR="0058493D" w:rsidRDefault="0058493D" w:rsidP="0058493D">
            <w:pPr>
              <w:pStyle w:val="XML1"/>
            </w:pPr>
            <w:r>
              <w:t xml:space="preserve">          &lt;/xs:documentation&gt;</w:t>
            </w:r>
          </w:p>
          <w:p w14:paraId="7B676F48" w14:textId="77777777" w:rsidR="0058493D" w:rsidRDefault="0058493D" w:rsidP="0058493D">
            <w:pPr>
              <w:pStyle w:val="XML1"/>
            </w:pPr>
            <w:r>
              <w:t xml:space="preserve">        &lt;/xs:annotation&gt;</w:t>
            </w:r>
          </w:p>
          <w:p w14:paraId="4A25072E" w14:textId="77777777" w:rsidR="0058493D" w:rsidRDefault="0058493D" w:rsidP="0058493D">
            <w:pPr>
              <w:pStyle w:val="XML1"/>
            </w:pPr>
            <w:r>
              <w:t xml:space="preserve">      &lt;/xs:element&gt;</w:t>
            </w:r>
          </w:p>
          <w:p w14:paraId="09914A74" w14:textId="77777777" w:rsidR="0058493D" w:rsidRDefault="0058493D" w:rsidP="0058493D">
            <w:pPr>
              <w:pStyle w:val="XML1"/>
            </w:pPr>
            <w:r>
              <w:t xml:space="preserve">      &lt;xs:element name="role"&gt;</w:t>
            </w:r>
          </w:p>
          <w:p w14:paraId="25E1F658" w14:textId="77777777" w:rsidR="0058493D" w:rsidRDefault="0058493D" w:rsidP="0058493D">
            <w:pPr>
              <w:pStyle w:val="XML1"/>
            </w:pPr>
            <w:r>
              <w:t xml:space="preserve">        &lt;xs:annotation&gt;</w:t>
            </w:r>
          </w:p>
          <w:p w14:paraId="68B45C44" w14:textId="77777777" w:rsidR="0058493D" w:rsidRDefault="0058493D" w:rsidP="0058493D">
            <w:pPr>
              <w:pStyle w:val="XML1"/>
            </w:pPr>
            <w:r>
              <w:t xml:space="preserve">          &lt;xs:documentation&gt;</w:t>
            </w:r>
          </w:p>
          <w:p w14:paraId="6A4495C9" w14:textId="77777777" w:rsidR="0058493D" w:rsidRDefault="0058493D" w:rsidP="0058493D">
            <w:pPr>
              <w:pStyle w:val="XML1"/>
            </w:pPr>
            <w:r>
              <w:t xml:space="preserve">            This element indicates the role of the OpenFlow </w:t>
            </w:r>
          </w:p>
          <w:p w14:paraId="64332E3D" w14:textId="77777777" w:rsidR="0058493D" w:rsidRDefault="0058493D" w:rsidP="0058493D">
            <w:pPr>
              <w:pStyle w:val="XML1"/>
            </w:pPr>
            <w:r>
              <w:t xml:space="preserve">            Controller.  Semantics of these roles are specified in the </w:t>
            </w:r>
          </w:p>
          <w:p w14:paraId="1A81BB6B" w14:textId="77777777" w:rsidR="0058493D" w:rsidRDefault="0058493D" w:rsidP="0058493D">
            <w:pPr>
              <w:pStyle w:val="XML1"/>
            </w:pPr>
            <w:r>
              <w:t xml:space="preserve">            OpenFlow specifications 1.0 - 1.3.1.  It is RECOMMENDED</w:t>
            </w:r>
          </w:p>
          <w:p w14:paraId="7DFFC8DD" w14:textId="77777777" w:rsidR="0058493D" w:rsidRDefault="0058493D" w:rsidP="0058493D">
            <w:pPr>
              <w:pStyle w:val="XML1"/>
            </w:pPr>
            <w:r>
              <w:t xml:space="preserve">            that the roles of controllers are not configured by</w:t>
            </w:r>
          </w:p>
          <w:p w14:paraId="58C9D40C" w14:textId="77C2E496" w:rsidR="0058493D" w:rsidRDefault="0058493D" w:rsidP="0058493D">
            <w:pPr>
              <w:pStyle w:val="XML1"/>
            </w:pPr>
            <w:r>
              <w:t xml:space="preserve">            </w:t>
            </w:r>
            <w:r w:rsidR="00E34319">
              <w:t>OF-CONFIG 1.2</w:t>
            </w:r>
            <w:r>
              <w:t xml:space="preserve"> but determined using the OpenFlow protocol.</w:t>
            </w:r>
          </w:p>
          <w:p w14:paraId="51D8C3AC" w14:textId="3FE1E709" w:rsidR="0058493D" w:rsidRDefault="0058493D" w:rsidP="0058493D">
            <w:pPr>
              <w:pStyle w:val="XML1"/>
            </w:pPr>
            <w:r>
              <w:t xml:space="preserve">            OpenFlow Controllers configured by </w:t>
            </w:r>
            <w:r w:rsidR="00E34319">
              <w:t>OF-CONFIG 1.2</w:t>
            </w:r>
            <w:r>
              <w:t xml:space="preserve"> have the</w:t>
            </w:r>
          </w:p>
          <w:p w14:paraId="03D78C3B" w14:textId="77777777" w:rsidR="0058493D" w:rsidRDefault="0058493D" w:rsidP="0058493D">
            <w:pPr>
              <w:pStyle w:val="XML1"/>
            </w:pPr>
            <w:r>
              <w:t xml:space="preserve">            default role 'equal'.  A role other than 'equal' MAY be</w:t>
            </w:r>
          </w:p>
          <w:p w14:paraId="7F2B78BD" w14:textId="77777777" w:rsidR="0058493D" w:rsidRDefault="0058493D" w:rsidP="0058493D">
            <w:pPr>
              <w:pStyle w:val="XML1"/>
            </w:pPr>
            <w:r>
              <w:t xml:space="preserve">            assigned to a controller.  Roles 'slave' and 'equal' MAY be</w:t>
            </w:r>
          </w:p>
          <w:p w14:paraId="41C3EB89" w14:textId="77777777" w:rsidR="0058493D" w:rsidRDefault="0058493D" w:rsidP="0058493D">
            <w:pPr>
              <w:pStyle w:val="XML1"/>
            </w:pPr>
            <w:r>
              <w:t xml:space="preserve">            assigned to multiple controllers.  Role 'master' MUST NOT</w:t>
            </w:r>
          </w:p>
          <w:p w14:paraId="142FD0CC" w14:textId="77777777" w:rsidR="0058493D" w:rsidRDefault="0058493D" w:rsidP="0058493D">
            <w:pPr>
              <w:pStyle w:val="XML1"/>
            </w:pPr>
            <w:r>
              <w:t xml:space="preserve">            be assigned to more than one controller.</w:t>
            </w:r>
          </w:p>
          <w:p w14:paraId="0969D66A" w14:textId="77777777" w:rsidR="0058493D" w:rsidRDefault="0058493D" w:rsidP="0058493D">
            <w:pPr>
              <w:pStyle w:val="XML1"/>
            </w:pPr>
          </w:p>
          <w:p w14:paraId="3C534BBE" w14:textId="77777777" w:rsidR="0058493D" w:rsidRDefault="0058493D" w:rsidP="0058493D">
            <w:pPr>
              <w:pStyle w:val="XML1"/>
            </w:pPr>
            <w:r>
              <w:t xml:space="preserve">            This element is optional. If this element is not present it</w:t>
            </w:r>
          </w:p>
          <w:p w14:paraId="628D8A71" w14:textId="77777777" w:rsidR="0058493D" w:rsidRDefault="0058493D" w:rsidP="0058493D">
            <w:pPr>
              <w:pStyle w:val="XML1"/>
            </w:pPr>
            <w:r>
              <w:t xml:space="preserve">            defaults to 'equal'.</w:t>
            </w:r>
          </w:p>
          <w:p w14:paraId="6B0509C2" w14:textId="77777777" w:rsidR="0058493D" w:rsidRDefault="0058493D" w:rsidP="0058493D">
            <w:pPr>
              <w:pStyle w:val="XML1"/>
            </w:pPr>
            <w:r>
              <w:t xml:space="preserve">          &lt;/xs:documentation&gt;</w:t>
            </w:r>
          </w:p>
          <w:p w14:paraId="3B544938" w14:textId="77777777" w:rsidR="0058493D" w:rsidRDefault="0058493D" w:rsidP="0058493D">
            <w:pPr>
              <w:pStyle w:val="XML1"/>
            </w:pPr>
            <w:r>
              <w:lastRenderedPageBreak/>
              <w:t xml:space="preserve">        &lt;/xs:annotation&gt;</w:t>
            </w:r>
          </w:p>
          <w:p w14:paraId="2B89B8D8" w14:textId="77777777" w:rsidR="0058493D" w:rsidRDefault="0058493D" w:rsidP="0058493D">
            <w:pPr>
              <w:pStyle w:val="XML1"/>
            </w:pPr>
            <w:r>
              <w:t xml:space="preserve">        &lt;xs:simpleType&gt;</w:t>
            </w:r>
          </w:p>
          <w:p w14:paraId="5D850597" w14:textId="77777777" w:rsidR="0058493D" w:rsidRDefault="0058493D" w:rsidP="0058493D">
            <w:pPr>
              <w:pStyle w:val="XML1"/>
            </w:pPr>
            <w:r>
              <w:t xml:space="preserve">          &lt;xs:restriction base="xs:string"&gt;</w:t>
            </w:r>
          </w:p>
          <w:p w14:paraId="53346ADD" w14:textId="77777777" w:rsidR="0058493D" w:rsidRDefault="0058493D" w:rsidP="0058493D">
            <w:pPr>
              <w:pStyle w:val="XML1"/>
            </w:pPr>
            <w:r>
              <w:t xml:space="preserve">            &lt;xs:enumeration value="master"/&gt;</w:t>
            </w:r>
          </w:p>
          <w:p w14:paraId="1CF4878A" w14:textId="77777777" w:rsidR="0058493D" w:rsidRDefault="0058493D" w:rsidP="0058493D">
            <w:pPr>
              <w:pStyle w:val="XML1"/>
            </w:pPr>
            <w:r>
              <w:t xml:space="preserve">            &lt;xs:enumeration value="slave"/&gt;</w:t>
            </w:r>
          </w:p>
          <w:p w14:paraId="6C007825" w14:textId="77777777" w:rsidR="0058493D" w:rsidRDefault="0058493D" w:rsidP="0058493D">
            <w:pPr>
              <w:pStyle w:val="XML1"/>
            </w:pPr>
            <w:r>
              <w:t xml:space="preserve">            &lt;xs:enumeration value="equal"/&gt;</w:t>
            </w:r>
          </w:p>
          <w:p w14:paraId="690E1A6D" w14:textId="77777777" w:rsidR="0058493D" w:rsidRDefault="0058493D" w:rsidP="0058493D">
            <w:pPr>
              <w:pStyle w:val="XML1"/>
            </w:pPr>
            <w:r>
              <w:t xml:space="preserve">          &lt;/xs:restriction&gt;</w:t>
            </w:r>
          </w:p>
          <w:p w14:paraId="5D18B285" w14:textId="77777777" w:rsidR="0058493D" w:rsidRDefault="0058493D" w:rsidP="0058493D">
            <w:pPr>
              <w:pStyle w:val="XML1"/>
            </w:pPr>
            <w:r>
              <w:t xml:space="preserve">        &lt;/xs:simpleType&gt;</w:t>
            </w:r>
          </w:p>
          <w:p w14:paraId="178579E0" w14:textId="77777777" w:rsidR="0058493D" w:rsidRDefault="0058493D" w:rsidP="0058493D">
            <w:pPr>
              <w:pStyle w:val="XML1"/>
            </w:pPr>
            <w:r>
              <w:t xml:space="preserve">      &lt;/xs:element&gt;</w:t>
            </w:r>
          </w:p>
          <w:p w14:paraId="76A14CE1" w14:textId="77777777" w:rsidR="0058493D" w:rsidRDefault="0058493D" w:rsidP="0058493D">
            <w:pPr>
              <w:pStyle w:val="XML1"/>
            </w:pPr>
            <w:r>
              <w:t xml:space="preserve">      &lt;xs:element name="ip-address"  type="inet:ip-address"&gt;</w:t>
            </w:r>
          </w:p>
          <w:p w14:paraId="250F5105" w14:textId="77777777" w:rsidR="0058493D" w:rsidRDefault="0058493D" w:rsidP="0058493D">
            <w:pPr>
              <w:pStyle w:val="XML1"/>
            </w:pPr>
            <w:r>
              <w:t xml:space="preserve">        &lt;xs:annotation&gt;</w:t>
            </w:r>
          </w:p>
          <w:p w14:paraId="57A3FB44" w14:textId="77777777" w:rsidR="0058493D" w:rsidRDefault="0058493D" w:rsidP="0058493D">
            <w:pPr>
              <w:pStyle w:val="XML1"/>
            </w:pPr>
            <w:r>
              <w:t xml:space="preserve">          &lt;xs:documentation&gt;</w:t>
            </w:r>
          </w:p>
          <w:p w14:paraId="48EB405C" w14:textId="77777777" w:rsidR="0058493D" w:rsidRDefault="0058493D" w:rsidP="0058493D">
            <w:pPr>
              <w:pStyle w:val="XML1"/>
            </w:pPr>
            <w:r>
              <w:t xml:space="preserve">            The IP address of the OpenFlow Controller.  This</w:t>
            </w:r>
          </w:p>
          <w:p w14:paraId="0410EF67" w14:textId="77777777" w:rsidR="0058493D" w:rsidRDefault="0058493D" w:rsidP="0058493D">
            <w:pPr>
              <w:pStyle w:val="XML1"/>
            </w:pPr>
            <w:r>
              <w:t xml:space="preserve">            IP address is used by the OpenFlow Logical Switch when</w:t>
            </w:r>
          </w:p>
          <w:p w14:paraId="18BCFE10" w14:textId="77777777" w:rsidR="0058493D" w:rsidRDefault="0058493D" w:rsidP="0058493D">
            <w:pPr>
              <w:pStyle w:val="XML1"/>
            </w:pPr>
            <w:r>
              <w:t xml:space="preserve">            connecting to the OpenFlow Controller.</w:t>
            </w:r>
          </w:p>
          <w:p w14:paraId="256B75C5" w14:textId="77777777" w:rsidR="0058493D" w:rsidRDefault="0058493D" w:rsidP="0058493D">
            <w:pPr>
              <w:pStyle w:val="XML1"/>
            </w:pPr>
          </w:p>
          <w:p w14:paraId="2691C4C2" w14:textId="77777777" w:rsidR="0058493D" w:rsidRDefault="0058493D" w:rsidP="0058493D">
            <w:pPr>
              <w:pStyle w:val="XML1"/>
            </w:pPr>
            <w:r>
              <w:t xml:space="preserve">            This element MUST be present in the NETCONF data store.</w:t>
            </w:r>
          </w:p>
          <w:p w14:paraId="4136172D" w14:textId="77777777" w:rsidR="0058493D" w:rsidRDefault="0058493D" w:rsidP="0058493D">
            <w:pPr>
              <w:pStyle w:val="XML1"/>
            </w:pPr>
            <w:r>
              <w:t xml:space="preserve">            If this element is not present in a NETCONF &amp;lt;edit-config&amp;gt;</w:t>
            </w:r>
          </w:p>
          <w:p w14:paraId="5323E4E0" w14:textId="77777777" w:rsidR="0058493D" w:rsidRDefault="0058493D" w:rsidP="0058493D">
            <w:pPr>
              <w:pStyle w:val="XML1"/>
            </w:pPr>
            <w:r>
              <w:t xml:space="preserve">            operation 'create', 'merge' or 'replace' and the parent</w:t>
            </w:r>
          </w:p>
          <w:p w14:paraId="231042D0" w14:textId="77777777" w:rsidR="0058493D" w:rsidRDefault="0058493D" w:rsidP="0058493D">
            <w:pPr>
              <w:pStyle w:val="XML1"/>
            </w:pPr>
            <w:r>
              <w:t xml:space="preserve">            element does not exist, a 'data-missing' error is</w:t>
            </w:r>
          </w:p>
          <w:p w14:paraId="41DFEC72" w14:textId="77777777" w:rsidR="0058493D" w:rsidRDefault="0058493D" w:rsidP="0058493D">
            <w:pPr>
              <w:pStyle w:val="XML1"/>
            </w:pPr>
            <w:r>
              <w:t xml:space="preserve">            returned.</w:t>
            </w:r>
          </w:p>
          <w:p w14:paraId="467EA4CF" w14:textId="77777777" w:rsidR="0058493D" w:rsidRDefault="0058493D" w:rsidP="0058493D">
            <w:pPr>
              <w:pStyle w:val="XML1"/>
            </w:pPr>
            <w:r>
              <w:t xml:space="preserve">          &lt;/xs:documentation&gt;</w:t>
            </w:r>
          </w:p>
          <w:p w14:paraId="03857969" w14:textId="77777777" w:rsidR="0058493D" w:rsidRDefault="0058493D" w:rsidP="0058493D">
            <w:pPr>
              <w:pStyle w:val="XML1"/>
            </w:pPr>
            <w:r>
              <w:t xml:space="preserve">        &lt;/xs:annotation&gt;</w:t>
            </w:r>
          </w:p>
          <w:p w14:paraId="328F6D50" w14:textId="77777777" w:rsidR="0058493D" w:rsidRDefault="0058493D" w:rsidP="0058493D">
            <w:pPr>
              <w:pStyle w:val="XML1"/>
            </w:pPr>
            <w:r>
              <w:t xml:space="preserve">      &lt;/xs:element&gt;</w:t>
            </w:r>
          </w:p>
          <w:p w14:paraId="43616A6F" w14:textId="77777777" w:rsidR="0058493D" w:rsidRDefault="0058493D" w:rsidP="0058493D">
            <w:pPr>
              <w:pStyle w:val="XML1"/>
            </w:pPr>
            <w:r>
              <w:t xml:space="preserve">      &lt;xs:element name="port"  type="inet:port-number"&gt;</w:t>
            </w:r>
          </w:p>
          <w:p w14:paraId="0B3CEC09" w14:textId="77777777" w:rsidR="0058493D" w:rsidRDefault="0058493D" w:rsidP="0058493D">
            <w:pPr>
              <w:pStyle w:val="XML1"/>
            </w:pPr>
            <w:r>
              <w:t xml:space="preserve">        &lt;xs:annotation&gt;</w:t>
            </w:r>
          </w:p>
          <w:p w14:paraId="3B37C23A" w14:textId="77777777" w:rsidR="0058493D" w:rsidRDefault="0058493D" w:rsidP="0058493D">
            <w:pPr>
              <w:pStyle w:val="XML1"/>
            </w:pPr>
            <w:r>
              <w:t xml:space="preserve">          &lt;xs:documentation&gt;</w:t>
            </w:r>
          </w:p>
          <w:p w14:paraId="6523044F" w14:textId="77777777" w:rsidR="0058493D" w:rsidRDefault="0058493D" w:rsidP="0058493D">
            <w:pPr>
              <w:pStyle w:val="XML1"/>
            </w:pPr>
            <w:r>
              <w:t xml:space="preserve">            The TCP port number at the OpenFlow Controller.</w:t>
            </w:r>
          </w:p>
          <w:p w14:paraId="0B69315B" w14:textId="77777777" w:rsidR="0058493D" w:rsidRDefault="0058493D" w:rsidP="0058493D">
            <w:pPr>
              <w:pStyle w:val="XML1"/>
            </w:pPr>
            <w:r>
              <w:t xml:space="preserve">            This port number is used by the OpenFlow Logical Switch</w:t>
            </w:r>
          </w:p>
          <w:p w14:paraId="5D971DB0" w14:textId="77777777" w:rsidR="0058493D" w:rsidRDefault="0058493D" w:rsidP="0058493D">
            <w:pPr>
              <w:pStyle w:val="XML1"/>
            </w:pPr>
            <w:r>
              <w:t xml:space="preserve">            when connecting to the OpenFlow Controller using TCP or</w:t>
            </w:r>
          </w:p>
          <w:p w14:paraId="095ADA88" w14:textId="77777777" w:rsidR="0058493D" w:rsidRDefault="0058493D" w:rsidP="0058493D">
            <w:pPr>
              <w:pStyle w:val="XML1"/>
            </w:pPr>
            <w:r>
              <w:t xml:space="preserve">            TLS.  The default value is 6633.</w:t>
            </w:r>
          </w:p>
          <w:p w14:paraId="7D7E54F7" w14:textId="77777777" w:rsidR="0058493D" w:rsidRDefault="0058493D" w:rsidP="0058493D">
            <w:pPr>
              <w:pStyle w:val="XML1"/>
            </w:pPr>
          </w:p>
          <w:p w14:paraId="728E8575" w14:textId="77777777" w:rsidR="0058493D" w:rsidRDefault="0058493D" w:rsidP="0058493D">
            <w:pPr>
              <w:pStyle w:val="XML1"/>
            </w:pPr>
            <w:r>
              <w:t xml:space="preserve">            This element is optional. If this element is not present it</w:t>
            </w:r>
          </w:p>
          <w:p w14:paraId="60A2D1C3" w14:textId="77777777" w:rsidR="0058493D" w:rsidRDefault="0058493D" w:rsidP="0058493D">
            <w:pPr>
              <w:pStyle w:val="XML1"/>
            </w:pPr>
            <w:r>
              <w:t xml:space="preserve">            defaults to 6633.</w:t>
            </w:r>
          </w:p>
          <w:p w14:paraId="61561435" w14:textId="77777777" w:rsidR="0058493D" w:rsidRDefault="0058493D" w:rsidP="0058493D">
            <w:pPr>
              <w:pStyle w:val="XML1"/>
            </w:pPr>
            <w:r>
              <w:t xml:space="preserve">          &lt;/xs:documentation&gt;</w:t>
            </w:r>
          </w:p>
          <w:p w14:paraId="3E522473" w14:textId="77777777" w:rsidR="0058493D" w:rsidRDefault="0058493D" w:rsidP="0058493D">
            <w:pPr>
              <w:pStyle w:val="XML1"/>
            </w:pPr>
            <w:r>
              <w:t xml:space="preserve">        &lt;/xs:annotation&gt;</w:t>
            </w:r>
          </w:p>
          <w:p w14:paraId="704D1888" w14:textId="77777777" w:rsidR="0058493D" w:rsidRDefault="0058493D" w:rsidP="0058493D">
            <w:pPr>
              <w:pStyle w:val="XML1"/>
            </w:pPr>
            <w:r>
              <w:t xml:space="preserve">      &lt;/xs:element&gt;</w:t>
            </w:r>
          </w:p>
          <w:p w14:paraId="58B3018E" w14:textId="77777777" w:rsidR="0058493D" w:rsidRDefault="0058493D" w:rsidP="0058493D">
            <w:pPr>
              <w:pStyle w:val="XML1"/>
            </w:pPr>
            <w:r>
              <w:t xml:space="preserve">      &lt;xs:element name="local-ip-address"  type="inet:ip-address"&gt;</w:t>
            </w:r>
          </w:p>
          <w:p w14:paraId="664F90DB" w14:textId="77777777" w:rsidR="0058493D" w:rsidRDefault="0058493D" w:rsidP="0058493D">
            <w:pPr>
              <w:pStyle w:val="XML1"/>
            </w:pPr>
            <w:r>
              <w:t xml:space="preserve">        &lt;xs:annotation&gt;</w:t>
            </w:r>
          </w:p>
          <w:p w14:paraId="15750D75" w14:textId="77777777" w:rsidR="0058493D" w:rsidRDefault="0058493D" w:rsidP="0058493D">
            <w:pPr>
              <w:pStyle w:val="XML1"/>
            </w:pPr>
            <w:r>
              <w:t xml:space="preserve">          &lt;xs:documentation&gt;</w:t>
            </w:r>
          </w:p>
          <w:p w14:paraId="46920A8F" w14:textId="77777777" w:rsidR="0058493D" w:rsidRDefault="0058493D" w:rsidP="0058493D">
            <w:pPr>
              <w:pStyle w:val="XML1"/>
            </w:pPr>
            <w:r>
              <w:t xml:space="preserve">            The local IP address of the OpenFlow Logical</w:t>
            </w:r>
          </w:p>
          <w:p w14:paraId="6BABED9B" w14:textId="77777777" w:rsidR="0058493D" w:rsidRDefault="0058493D" w:rsidP="0058493D">
            <w:pPr>
              <w:pStyle w:val="XML1"/>
            </w:pPr>
            <w:r>
              <w:t xml:space="preserve">            Switch when connecting to this OpenFlow Controller.  It is</w:t>
            </w:r>
          </w:p>
          <w:p w14:paraId="3DC75576" w14:textId="77777777" w:rsidR="0058493D" w:rsidRDefault="0058493D" w:rsidP="0058493D">
            <w:pPr>
              <w:pStyle w:val="XML1"/>
            </w:pPr>
            <w:r>
              <w:t xml:space="preserve">            the source IP address of packets sent to this OpenFlow</w:t>
            </w:r>
          </w:p>
          <w:p w14:paraId="232656FA" w14:textId="77777777" w:rsidR="0058493D" w:rsidRDefault="0058493D" w:rsidP="0058493D">
            <w:pPr>
              <w:pStyle w:val="XML1"/>
            </w:pPr>
            <w:r>
              <w:t xml:space="preserve">            Controller.  If present, this element overrides any default</w:t>
            </w:r>
          </w:p>
          <w:p w14:paraId="10E376C3" w14:textId="77777777" w:rsidR="0058493D" w:rsidRDefault="0058493D" w:rsidP="0058493D">
            <w:pPr>
              <w:pStyle w:val="XML1"/>
            </w:pPr>
            <w:r>
              <w:t xml:space="preserve">            IP address.</w:t>
            </w:r>
          </w:p>
          <w:p w14:paraId="014FC453" w14:textId="77777777" w:rsidR="0058493D" w:rsidRDefault="0058493D" w:rsidP="0058493D">
            <w:pPr>
              <w:pStyle w:val="XML1"/>
            </w:pPr>
            <w:r>
              <w:t xml:space="preserve">                </w:t>
            </w:r>
          </w:p>
          <w:p w14:paraId="6C2B6171" w14:textId="77777777" w:rsidR="0058493D" w:rsidRDefault="0058493D" w:rsidP="0058493D">
            <w:pPr>
              <w:pStyle w:val="XML1"/>
            </w:pPr>
            <w:r>
              <w:t xml:space="preserve">                    </w:t>
            </w:r>
          </w:p>
          <w:p w14:paraId="57461C38" w14:textId="77777777" w:rsidR="0058493D" w:rsidRDefault="0058493D" w:rsidP="0058493D">
            <w:pPr>
              <w:pStyle w:val="XML1"/>
            </w:pPr>
            <w:r>
              <w:t xml:space="preserve">            This element is optional. Attempts to set this element to</w:t>
            </w:r>
          </w:p>
          <w:p w14:paraId="37B5726D" w14:textId="77777777" w:rsidR="0058493D" w:rsidRDefault="0058493D" w:rsidP="0058493D">
            <w:pPr>
              <w:pStyle w:val="XML1"/>
            </w:pPr>
            <w:r>
              <w:t xml:space="preserve">            an IP address that cannot be used by the OpenFlow Logical</w:t>
            </w:r>
          </w:p>
          <w:p w14:paraId="46F39085" w14:textId="77777777" w:rsidR="0058493D" w:rsidRDefault="0058493D" w:rsidP="0058493D">
            <w:pPr>
              <w:pStyle w:val="XML1"/>
            </w:pPr>
            <w:r>
              <w:t xml:space="preserve">            Switch MUST result in an 'bad-element' error with type</w:t>
            </w:r>
          </w:p>
          <w:p w14:paraId="08FC1EC1" w14:textId="77777777" w:rsidR="0058493D" w:rsidRDefault="0058493D" w:rsidP="0058493D">
            <w:pPr>
              <w:pStyle w:val="XML1"/>
            </w:pPr>
            <w:r>
              <w:t xml:space="preserve">            'application'. The &amp;lt;error-info&amp;gt; element MUST contain the</w:t>
            </w:r>
          </w:p>
          <w:p w14:paraId="4B347CD2" w14:textId="77777777" w:rsidR="0058493D" w:rsidRDefault="0058493D" w:rsidP="0058493D">
            <w:pPr>
              <w:pStyle w:val="XML1"/>
            </w:pPr>
            <w:r>
              <w:t xml:space="preserve">            name of this element in the &amp;lt;bad-element&amp;gt; element.</w:t>
            </w:r>
          </w:p>
          <w:p w14:paraId="37A572A9" w14:textId="77777777" w:rsidR="0058493D" w:rsidRDefault="0058493D" w:rsidP="0058493D">
            <w:pPr>
              <w:pStyle w:val="XML1"/>
            </w:pPr>
            <w:r>
              <w:t xml:space="preserve">          &lt;/xs:documentation&gt;</w:t>
            </w:r>
          </w:p>
          <w:p w14:paraId="612C8639" w14:textId="77777777" w:rsidR="0058493D" w:rsidRDefault="0058493D" w:rsidP="0058493D">
            <w:pPr>
              <w:pStyle w:val="XML1"/>
            </w:pPr>
            <w:r>
              <w:t xml:space="preserve">        &lt;/xs:annotation&gt;</w:t>
            </w:r>
          </w:p>
          <w:p w14:paraId="042627D4" w14:textId="77777777" w:rsidR="0058493D" w:rsidRDefault="0058493D" w:rsidP="0058493D">
            <w:pPr>
              <w:pStyle w:val="XML1"/>
            </w:pPr>
            <w:r>
              <w:t xml:space="preserve">      &lt;/xs:element&gt;</w:t>
            </w:r>
          </w:p>
          <w:p w14:paraId="46D2B1CD" w14:textId="77777777" w:rsidR="0058493D" w:rsidRDefault="0058493D" w:rsidP="0058493D">
            <w:pPr>
              <w:pStyle w:val="XML1"/>
            </w:pPr>
            <w:r>
              <w:t xml:space="preserve">      &lt;xs:element name="local-port"  type="inet:port-number"&gt;</w:t>
            </w:r>
          </w:p>
          <w:p w14:paraId="1BFBF1BF" w14:textId="77777777" w:rsidR="0058493D" w:rsidRDefault="0058493D" w:rsidP="0058493D">
            <w:pPr>
              <w:pStyle w:val="XML1"/>
            </w:pPr>
            <w:r>
              <w:lastRenderedPageBreak/>
              <w:t xml:space="preserve">        &lt;xs:annotation&gt;</w:t>
            </w:r>
          </w:p>
          <w:p w14:paraId="2B75F1EC" w14:textId="77777777" w:rsidR="0058493D" w:rsidRDefault="0058493D" w:rsidP="0058493D">
            <w:pPr>
              <w:pStyle w:val="XML1"/>
            </w:pPr>
            <w:r>
              <w:t xml:space="preserve">          &lt;xs:documentation&gt;</w:t>
            </w:r>
          </w:p>
          <w:p w14:paraId="66CEB3CA" w14:textId="77777777" w:rsidR="0058493D" w:rsidRDefault="0058493D" w:rsidP="0058493D">
            <w:pPr>
              <w:pStyle w:val="XML1"/>
            </w:pPr>
            <w:r>
              <w:t xml:space="preserve">            The local TCP port number of the OpenFlow</w:t>
            </w:r>
          </w:p>
          <w:p w14:paraId="22D42A0C" w14:textId="77777777" w:rsidR="0058493D" w:rsidRDefault="0058493D" w:rsidP="0058493D">
            <w:pPr>
              <w:pStyle w:val="XML1"/>
            </w:pPr>
            <w:r>
              <w:t xml:space="preserve">            Logical Switch when connecting to this OpenFlow Controller.</w:t>
            </w:r>
          </w:p>
          <w:p w14:paraId="405DC3C9" w14:textId="77777777" w:rsidR="0058493D" w:rsidRDefault="0058493D" w:rsidP="0058493D">
            <w:pPr>
              <w:pStyle w:val="XML1"/>
            </w:pPr>
            <w:r>
              <w:t xml:space="preserve">            It is the source TCP port number of packets sent to this</w:t>
            </w:r>
          </w:p>
          <w:p w14:paraId="682CBD0D" w14:textId="77777777" w:rsidR="0058493D" w:rsidRDefault="0058493D" w:rsidP="0058493D">
            <w:pPr>
              <w:pStyle w:val="XML1"/>
            </w:pPr>
            <w:r>
              <w:t xml:space="preserve">            OpenFlow Controller.  If this element is not present, then</w:t>
            </w:r>
          </w:p>
          <w:p w14:paraId="175D7D0F" w14:textId="77777777" w:rsidR="0058493D" w:rsidRDefault="0058493D" w:rsidP="0058493D">
            <w:pPr>
              <w:pStyle w:val="XML1"/>
            </w:pPr>
            <w:r>
              <w:t xml:space="preserve">            the port number is chosen arbitrarily by the OpenFlow</w:t>
            </w:r>
          </w:p>
          <w:p w14:paraId="78935A0C" w14:textId="77777777" w:rsidR="0058493D" w:rsidRDefault="0058493D" w:rsidP="0058493D">
            <w:pPr>
              <w:pStyle w:val="XML1"/>
            </w:pPr>
            <w:r>
              <w:t xml:space="preserve">            Logical Switch.</w:t>
            </w:r>
          </w:p>
          <w:p w14:paraId="47F28801" w14:textId="77777777" w:rsidR="0058493D" w:rsidRDefault="0058493D" w:rsidP="0058493D">
            <w:pPr>
              <w:pStyle w:val="XML1"/>
            </w:pPr>
            <w:r>
              <w:t xml:space="preserve">                  </w:t>
            </w:r>
          </w:p>
          <w:p w14:paraId="3E585BC4" w14:textId="77777777" w:rsidR="0058493D" w:rsidRDefault="0058493D" w:rsidP="0058493D">
            <w:pPr>
              <w:pStyle w:val="XML1"/>
            </w:pPr>
            <w:r>
              <w:t xml:space="preserve">            This element is optional. Attempts to set this element to a</w:t>
            </w:r>
          </w:p>
          <w:p w14:paraId="5EC53A07" w14:textId="77777777" w:rsidR="0058493D" w:rsidRDefault="0058493D" w:rsidP="0058493D">
            <w:pPr>
              <w:pStyle w:val="XML1"/>
            </w:pPr>
            <w:r>
              <w:t xml:space="preserve">            port number that cannot be used by the OpenFlow Logical</w:t>
            </w:r>
          </w:p>
          <w:p w14:paraId="4F5017DA" w14:textId="77777777" w:rsidR="0058493D" w:rsidRDefault="0058493D" w:rsidP="0058493D">
            <w:pPr>
              <w:pStyle w:val="XML1"/>
            </w:pPr>
            <w:r>
              <w:t xml:space="preserve">            Switch MUST result in an 'bad-element' error with type</w:t>
            </w:r>
          </w:p>
          <w:p w14:paraId="4EAFE2F5" w14:textId="77777777" w:rsidR="0058493D" w:rsidRDefault="0058493D" w:rsidP="0058493D">
            <w:pPr>
              <w:pStyle w:val="XML1"/>
            </w:pPr>
            <w:r>
              <w:t xml:space="preserve">            'application'. The &amp;lt;error-info&amp;gt; element MUST contain the</w:t>
            </w:r>
          </w:p>
          <w:p w14:paraId="4CA2A5E6" w14:textId="77777777" w:rsidR="0058493D" w:rsidRDefault="0058493D" w:rsidP="0058493D">
            <w:pPr>
              <w:pStyle w:val="XML1"/>
            </w:pPr>
            <w:r>
              <w:t xml:space="preserve">            name of this element in the &amp;lt;bad-element&amp;gt; element.</w:t>
            </w:r>
          </w:p>
          <w:p w14:paraId="16C33AAE" w14:textId="77777777" w:rsidR="0058493D" w:rsidRDefault="0058493D" w:rsidP="0058493D">
            <w:pPr>
              <w:pStyle w:val="XML1"/>
            </w:pPr>
            <w:r>
              <w:t xml:space="preserve">          &lt;/xs:documentation&gt;</w:t>
            </w:r>
          </w:p>
          <w:p w14:paraId="5AAEDBAF" w14:textId="77777777" w:rsidR="0058493D" w:rsidRDefault="0058493D" w:rsidP="0058493D">
            <w:pPr>
              <w:pStyle w:val="XML1"/>
            </w:pPr>
            <w:r>
              <w:t xml:space="preserve">        &lt;/xs:annotation&gt;</w:t>
            </w:r>
          </w:p>
          <w:p w14:paraId="012EA471" w14:textId="77777777" w:rsidR="0058493D" w:rsidRDefault="0058493D" w:rsidP="0058493D">
            <w:pPr>
              <w:pStyle w:val="XML1"/>
            </w:pPr>
            <w:r>
              <w:t xml:space="preserve">      &lt;/xs:element&gt;</w:t>
            </w:r>
          </w:p>
          <w:p w14:paraId="75672AAF" w14:textId="77777777" w:rsidR="0058493D" w:rsidRDefault="0058493D" w:rsidP="0058493D">
            <w:pPr>
              <w:pStyle w:val="XML1"/>
            </w:pPr>
            <w:r>
              <w:t xml:space="preserve">      &lt;xs:element name="protocol"&gt;</w:t>
            </w:r>
          </w:p>
          <w:p w14:paraId="11DD7F27" w14:textId="77777777" w:rsidR="0058493D" w:rsidRDefault="0058493D" w:rsidP="0058493D">
            <w:pPr>
              <w:pStyle w:val="XML1"/>
            </w:pPr>
            <w:r>
              <w:t xml:space="preserve">        &lt;xs:annotation&gt;</w:t>
            </w:r>
          </w:p>
          <w:p w14:paraId="7963B8AE" w14:textId="77777777" w:rsidR="0058493D" w:rsidRDefault="0058493D" w:rsidP="0058493D">
            <w:pPr>
              <w:pStyle w:val="XML1"/>
            </w:pPr>
            <w:r>
              <w:t xml:space="preserve">          &lt;xs:documentation&gt;</w:t>
            </w:r>
          </w:p>
          <w:p w14:paraId="01B0F04A" w14:textId="77777777" w:rsidR="0058493D" w:rsidRDefault="0058493D" w:rsidP="0058493D">
            <w:pPr>
              <w:pStyle w:val="XML1"/>
            </w:pPr>
            <w:r>
              <w:t xml:space="preserve">            The default protocol tha the OpenFlow Logical </w:t>
            </w:r>
          </w:p>
          <w:p w14:paraId="7BFEEAC5" w14:textId="77777777" w:rsidR="0058493D" w:rsidRDefault="0058493D" w:rsidP="0058493D">
            <w:pPr>
              <w:pStyle w:val="XML1"/>
            </w:pPr>
            <w:r>
              <w:t xml:space="preserve">            Switch uses to connect to this OpenFlow Controller.  'tls'</w:t>
            </w:r>
          </w:p>
          <w:p w14:paraId="7D8187FE" w14:textId="77777777" w:rsidR="0058493D" w:rsidRDefault="0058493D" w:rsidP="0058493D">
            <w:pPr>
              <w:pStyle w:val="XML1"/>
            </w:pPr>
            <w:r>
              <w:t xml:space="preserve">            is the default value.</w:t>
            </w:r>
          </w:p>
          <w:p w14:paraId="6D4B18C7" w14:textId="77777777" w:rsidR="0058493D" w:rsidRDefault="0058493D" w:rsidP="0058493D">
            <w:pPr>
              <w:pStyle w:val="XML1"/>
            </w:pPr>
          </w:p>
          <w:p w14:paraId="75026DB8" w14:textId="77777777" w:rsidR="0058493D" w:rsidRDefault="0058493D" w:rsidP="0058493D">
            <w:pPr>
              <w:pStyle w:val="XML1"/>
            </w:pPr>
            <w:r>
              <w:t xml:space="preserve">            This element is optional. If this element is not present it</w:t>
            </w:r>
          </w:p>
          <w:p w14:paraId="79382D8B" w14:textId="77777777" w:rsidR="0058493D" w:rsidRDefault="0058493D" w:rsidP="0058493D">
            <w:pPr>
              <w:pStyle w:val="XML1"/>
            </w:pPr>
            <w:r>
              <w:t xml:space="preserve">            defaults to 'tls'.</w:t>
            </w:r>
          </w:p>
          <w:p w14:paraId="7B381784" w14:textId="77777777" w:rsidR="0058493D" w:rsidRDefault="0058493D" w:rsidP="0058493D">
            <w:pPr>
              <w:pStyle w:val="XML1"/>
            </w:pPr>
            <w:r>
              <w:t xml:space="preserve">          &lt;/xs:documentation&gt;</w:t>
            </w:r>
          </w:p>
          <w:p w14:paraId="31EB240E" w14:textId="77777777" w:rsidR="0058493D" w:rsidRDefault="0058493D" w:rsidP="0058493D">
            <w:pPr>
              <w:pStyle w:val="XML1"/>
            </w:pPr>
            <w:r>
              <w:t xml:space="preserve">        &lt;/xs:annotation&gt;</w:t>
            </w:r>
          </w:p>
          <w:p w14:paraId="24D305BA" w14:textId="77777777" w:rsidR="0058493D" w:rsidRDefault="0058493D" w:rsidP="0058493D">
            <w:pPr>
              <w:pStyle w:val="XML1"/>
            </w:pPr>
            <w:r>
              <w:t xml:space="preserve">        &lt;xs:simpleType&gt;</w:t>
            </w:r>
          </w:p>
          <w:p w14:paraId="4E8F85D7" w14:textId="77777777" w:rsidR="0058493D" w:rsidRDefault="0058493D" w:rsidP="0058493D">
            <w:pPr>
              <w:pStyle w:val="XML1"/>
            </w:pPr>
            <w:r>
              <w:t xml:space="preserve">          &lt;xs:restriction base="xs:string"&gt;</w:t>
            </w:r>
          </w:p>
          <w:p w14:paraId="730E57B4" w14:textId="77777777" w:rsidR="0058493D" w:rsidRDefault="0058493D" w:rsidP="0058493D">
            <w:pPr>
              <w:pStyle w:val="XML1"/>
            </w:pPr>
            <w:r>
              <w:t xml:space="preserve">            &lt;xs:enumeration value="tcp"/&gt;</w:t>
            </w:r>
          </w:p>
          <w:p w14:paraId="084782FD" w14:textId="77777777" w:rsidR="0058493D" w:rsidRDefault="0058493D" w:rsidP="0058493D">
            <w:pPr>
              <w:pStyle w:val="XML1"/>
            </w:pPr>
            <w:r>
              <w:t xml:space="preserve">            &lt;xs:enumeration value="tls"/&gt;</w:t>
            </w:r>
          </w:p>
          <w:p w14:paraId="3A78DB48" w14:textId="77777777" w:rsidR="0058493D" w:rsidRDefault="0058493D" w:rsidP="0058493D">
            <w:pPr>
              <w:pStyle w:val="XML1"/>
            </w:pPr>
            <w:r>
              <w:t xml:space="preserve">          &lt;/xs:restriction&gt;</w:t>
            </w:r>
          </w:p>
          <w:p w14:paraId="49813BE9" w14:textId="77777777" w:rsidR="0058493D" w:rsidRDefault="0058493D" w:rsidP="0058493D">
            <w:pPr>
              <w:pStyle w:val="XML1"/>
            </w:pPr>
            <w:r>
              <w:t xml:space="preserve">        &lt;/xs:simpleType&gt;</w:t>
            </w:r>
          </w:p>
          <w:p w14:paraId="7DE442EA" w14:textId="77777777" w:rsidR="0058493D" w:rsidRDefault="0058493D" w:rsidP="0058493D">
            <w:pPr>
              <w:pStyle w:val="XML1"/>
            </w:pPr>
            <w:r>
              <w:t xml:space="preserve">      &lt;/xs:element&gt;</w:t>
            </w:r>
          </w:p>
          <w:p w14:paraId="38E81314" w14:textId="77777777" w:rsidR="0058493D" w:rsidRDefault="0058493D" w:rsidP="0058493D">
            <w:pPr>
              <w:pStyle w:val="XML1"/>
            </w:pPr>
            <w:r>
              <w:t xml:space="preserve">      &lt;xs:element name="state"&gt;</w:t>
            </w:r>
          </w:p>
          <w:p w14:paraId="3A30BAB6" w14:textId="77777777" w:rsidR="0058493D" w:rsidRDefault="0058493D" w:rsidP="0058493D">
            <w:pPr>
              <w:pStyle w:val="XML1"/>
            </w:pPr>
            <w:r>
              <w:t xml:space="preserve">        &lt;xs:annotation&gt;</w:t>
            </w:r>
          </w:p>
          <w:p w14:paraId="7A77A6CA" w14:textId="77777777" w:rsidR="0058493D" w:rsidRDefault="0058493D" w:rsidP="0058493D">
            <w:pPr>
              <w:pStyle w:val="XML1"/>
            </w:pPr>
            <w:r>
              <w:t xml:space="preserve">          &lt;xs:documentation&gt;</w:t>
            </w:r>
          </w:p>
          <w:p w14:paraId="5B4688F2" w14:textId="77777777" w:rsidR="0058493D" w:rsidRDefault="0058493D" w:rsidP="0058493D">
            <w:pPr>
              <w:pStyle w:val="XML1"/>
            </w:pPr>
            <w:r>
              <w:t xml:space="preserve">            This container holds connection state</w:t>
            </w:r>
          </w:p>
          <w:p w14:paraId="3C00859B" w14:textId="77777777" w:rsidR="0058493D" w:rsidRDefault="0058493D" w:rsidP="0058493D">
            <w:pPr>
              <w:pStyle w:val="XML1"/>
            </w:pPr>
            <w:r>
              <w:t xml:space="preserve">            information that indicate the connection state of the</w:t>
            </w:r>
          </w:p>
          <w:p w14:paraId="7B124F0A" w14:textId="77777777" w:rsidR="0058493D" w:rsidRDefault="0058493D" w:rsidP="0058493D">
            <w:pPr>
              <w:pStyle w:val="XML1"/>
            </w:pPr>
            <w:r>
              <w:t xml:space="preserve">            OpenFlow Logical Switch and the OpenFlow protocol version</w:t>
            </w:r>
          </w:p>
          <w:p w14:paraId="086F3AA2" w14:textId="77777777" w:rsidR="0058493D" w:rsidRDefault="0058493D" w:rsidP="0058493D">
            <w:pPr>
              <w:pStyle w:val="XML1"/>
            </w:pPr>
            <w:r>
              <w:t xml:space="preserve">            used for the connection.</w:t>
            </w:r>
          </w:p>
          <w:p w14:paraId="2E29000A" w14:textId="77777777" w:rsidR="0058493D" w:rsidRDefault="0058493D" w:rsidP="0058493D">
            <w:pPr>
              <w:pStyle w:val="XML1"/>
            </w:pPr>
          </w:p>
          <w:p w14:paraId="75F35965" w14:textId="77777777" w:rsidR="0058493D" w:rsidRDefault="0058493D" w:rsidP="0058493D">
            <w:pPr>
              <w:pStyle w:val="XML1"/>
            </w:pPr>
            <w:r>
              <w:t xml:space="preserve">            Children of this element are not configurable and can only</w:t>
            </w:r>
          </w:p>
          <w:p w14:paraId="13B968C3" w14:textId="77777777" w:rsidR="0058493D" w:rsidRDefault="0058493D" w:rsidP="0058493D">
            <w:pPr>
              <w:pStyle w:val="XML1"/>
            </w:pPr>
            <w:r>
              <w:t xml:space="preserve">            be retrieved by NETCONF &amp;lt;get&amp;gt; operations. Attemps to modify</w:t>
            </w:r>
          </w:p>
          <w:p w14:paraId="4AF4B810" w14:textId="77777777" w:rsidR="0058493D" w:rsidRDefault="0058493D" w:rsidP="0058493D">
            <w:pPr>
              <w:pStyle w:val="XML1"/>
            </w:pPr>
            <w:r>
              <w:t xml:space="preserve">            this element and its children with a NETCONF &amp;lt;edit-config&amp;gt;</w:t>
            </w:r>
          </w:p>
          <w:p w14:paraId="294612A2" w14:textId="77777777" w:rsidR="0058493D" w:rsidRDefault="0058493D" w:rsidP="0058493D">
            <w:pPr>
              <w:pStyle w:val="XML1"/>
            </w:pPr>
            <w:r>
              <w:t xml:space="preserve">            operation MUST result in an 'operation-not-supported' error</w:t>
            </w:r>
          </w:p>
          <w:p w14:paraId="00459C02" w14:textId="77777777" w:rsidR="0058493D" w:rsidRDefault="0058493D" w:rsidP="0058493D">
            <w:pPr>
              <w:pStyle w:val="XML1"/>
            </w:pPr>
            <w:r>
              <w:t xml:space="preserve">            with type 'application'.</w:t>
            </w:r>
          </w:p>
          <w:p w14:paraId="097EB353" w14:textId="77777777" w:rsidR="0058493D" w:rsidRDefault="0058493D" w:rsidP="0058493D">
            <w:pPr>
              <w:pStyle w:val="XML1"/>
            </w:pPr>
            <w:r>
              <w:t xml:space="preserve">          &lt;/xs:documentation&gt;</w:t>
            </w:r>
          </w:p>
          <w:p w14:paraId="5CB22C47" w14:textId="77777777" w:rsidR="0058493D" w:rsidRDefault="0058493D" w:rsidP="0058493D">
            <w:pPr>
              <w:pStyle w:val="XML1"/>
            </w:pPr>
            <w:r>
              <w:t xml:space="preserve">        &lt;/xs:annotation&gt;</w:t>
            </w:r>
          </w:p>
          <w:p w14:paraId="3A597FB1" w14:textId="77777777" w:rsidR="0058493D" w:rsidRDefault="0058493D" w:rsidP="0058493D">
            <w:pPr>
              <w:pStyle w:val="XML1"/>
            </w:pPr>
            <w:r>
              <w:t xml:space="preserve">        &lt;xs:complexType&gt;</w:t>
            </w:r>
          </w:p>
          <w:p w14:paraId="1684870A" w14:textId="77777777" w:rsidR="0058493D" w:rsidRDefault="0058493D" w:rsidP="0058493D">
            <w:pPr>
              <w:pStyle w:val="XML1"/>
            </w:pPr>
            <w:r>
              <w:t xml:space="preserve">          &lt;xs:sequence&gt;</w:t>
            </w:r>
          </w:p>
          <w:p w14:paraId="753D4706" w14:textId="77777777" w:rsidR="0058493D" w:rsidRDefault="0058493D" w:rsidP="0058493D">
            <w:pPr>
              <w:pStyle w:val="XML1"/>
            </w:pPr>
            <w:r>
              <w:t xml:space="preserve">            &lt;xs:element name="connection-state" minOccurs="0"  type="OFUpDownStateType"&gt;</w:t>
            </w:r>
          </w:p>
          <w:p w14:paraId="4ADA9A74" w14:textId="77777777" w:rsidR="0058493D" w:rsidRDefault="0058493D" w:rsidP="0058493D">
            <w:pPr>
              <w:pStyle w:val="XML1"/>
            </w:pPr>
            <w:r>
              <w:t xml:space="preserve">              &lt;xs:annotation&gt;</w:t>
            </w:r>
          </w:p>
          <w:p w14:paraId="3F6435EC" w14:textId="77777777" w:rsidR="0058493D" w:rsidRDefault="0058493D" w:rsidP="0058493D">
            <w:pPr>
              <w:pStyle w:val="XML1"/>
            </w:pPr>
            <w:r>
              <w:t xml:space="preserve">                &lt;xs:documentation&gt;</w:t>
            </w:r>
          </w:p>
          <w:p w14:paraId="02757A27" w14:textId="77777777" w:rsidR="0058493D" w:rsidRDefault="0058493D" w:rsidP="0058493D">
            <w:pPr>
              <w:pStyle w:val="XML1"/>
            </w:pPr>
            <w:r>
              <w:lastRenderedPageBreak/>
              <w:t xml:space="preserve">                  This object indicates the connections state of</w:t>
            </w:r>
          </w:p>
          <w:p w14:paraId="6FDBCE5B" w14:textId="77777777" w:rsidR="0058493D" w:rsidRDefault="0058493D" w:rsidP="0058493D">
            <w:pPr>
              <w:pStyle w:val="XML1"/>
            </w:pPr>
            <w:r>
              <w:t xml:space="preserve">                  the OpenFlow Logical Switch to this controller.</w:t>
            </w:r>
          </w:p>
          <w:p w14:paraId="5E886EFF" w14:textId="77777777" w:rsidR="0058493D" w:rsidRDefault="0058493D" w:rsidP="0058493D">
            <w:pPr>
              <w:pStyle w:val="XML1"/>
            </w:pPr>
            <w:r>
              <w:t xml:space="preserve">                &lt;/xs:documentation&gt;</w:t>
            </w:r>
          </w:p>
          <w:p w14:paraId="331719A9" w14:textId="77777777" w:rsidR="0058493D" w:rsidRDefault="0058493D" w:rsidP="0058493D">
            <w:pPr>
              <w:pStyle w:val="XML1"/>
            </w:pPr>
            <w:r>
              <w:t xml:space="preserve">              &lt;/xs:annotation&gt;</w:t>
            </w:r>
          </w:p>
          <w:p w14:paraId="184026E3" w14:textId="77777777" w:rsidR="0058493D" w:rsidRDefault="0058493D" w:rsidP="0058493D">
            <w:pPr>
              <w:pStyle w:val="XML1"/>
            </w:pPr>
            <w:r>
              <w:t xml:space="preserve">            &lt;/xs:element&gt;</w:t>
            </w:r>
          </w:p>
          <w:p w14:paraId="702098AC" w14:textId="77777777" w:rsidR="0058493D" w:rsidRDefault="0058493D" w:rsidP="0058493D">
            <w:pPr>
              <w:pStyle w:val="XML1"/>
            </w:pPr>
            <w:r>
              <w:t xml:space="preserve">            &lt;xs:element name="current-version" minOccurs="0"  type="OFOpenFlowVersionType"&gt;</w:t>
            </w:r>
          </w:p>
          <w:p w14:paraId="2D8DDFE5" w14:textId="77777777" w:rsidR="0058493D" w:rsidRDefault="0058493D" w:rsidP="0058493D">
            <w:pPr>
              <w:pStyle w:val="XML1"/>
            </w:pPr>
            <w:r>
              <w:t xml:space="preserve">              &lt;xs:annotation&gt;</w:t>
            </w:r>
          </w:p>
          <w:p w14:paraId="36D30CC3" w14:textId="77777777" w:rsidR="0058493D" w:rsidRDefault="0058493D" w:rsidP="0058493D">
            <w:pPr>
              <w:pStyle w:val="XML1"/>
            </w:pPr>
            <w:r>
              <w:t xml:space="preserve">                &lt;xs:documentation&gt;</w:t>
            </w:r>
          </w:p>
          <w:p w14:paraId="599D73FF" w14:textId="77777777" w:rsidR="0058493D" w:rsidRDefault="0058493D" w:rsidP="0058493D">
            <w:pPr>
              <w:pStyle w:val="XML1"/>
            </w:pPr>
            <w:r>
              <w:t xml:space="preserve">                  This object indicates the version of the</w:t>
            </w:r>
          </w:p>
          <w:p w14:paraId="0877F1B4" w14:textId="77777777" w:rsidR="0058493D" w:rsidRDefault="0058493D" w:rsidP="0058493D">
            <w:pPr>
              <w:pStyle w:val="XML1"/>
            </w:pPr>
            <w:r>
              <w:t xml:space="preserve">                  OpenFlow protocol used between the OpenFlow Logical</w:t>
            </w:r>
          </w:p>
          <w:p w14:paraId="7C8047BA" w14:textId="77777777" w:rsidR="0058493D" w:rsidRDefault="0058493D" w:rsidP="0058493D">
            <w:pPr>
              <w:pStyle w:val="XML1"/>
            </w:pPr>
            <w:r>
              <w:t xml:space="preserve">                  Switch and this Controller.  If element connection-state</w:t>
            </w:r>
          </w:p>
          <w:p w14:paraId="604C9365" w14:textId="77777777" w:rsidR="0058493D" w:rsidRDefault="0058493D" w:rsidP="0058493D">
            <w:pPr>
              <w:pStyle w:val="XML1"/>
            </w:pPr>
            <w:r>
              <w:t xml:space="preserve">                  has value 'up', then this element indicates the actual</w:t>
            </w:r>
          </w:p>
          <w:p w14:paraId="74BF6806" w14:textId="77777777" w:rsidR="0058493D" w:rsidRDefault="0058493D" w:rsidP="0058493D">
            <w:pPr>
              <w:pStyle w:val="XML1"/>
            </w:pPr>
            <w:r>
              <w:t xml:space="preserve">                  version in use.  If element connection-state has value</w:t>
            </w:r>
          </w:p>
          <w:p w14:paraId="6E06A251" w14:textId="77777777" w:rsidR="0058493D" w:rsidRDefault="0058493D" w:rsidP="0058493D">
            <w:pPr>
              <w:pStyle w:val="XML1"/>
            </w:pPr>
            <w:r>
              <w:t xml:space="preserve">                  'down', then this element indicates the version number of</w:t>
            </w:r>
          </w:p>
          <w:p w14:paraId="0F8DEC19" w14:textId="77777777" w:rsidR="0058493D" w:rsidRDefault="0058493D" w:rsidP="0058493D">
            <w:pPr>
              <w:pStyle w:val="XML1"/>
            </w:pPr>
            <w:r>
              <w:t xml:space="preserve">                  the last established connection with this OpenFlow</w:t>
            </w:r>
          </w:p>
          <w:p w14:paraId="52A7397F" w14:textId="77777777" w:rsidR="0058493D" w:rsidRDefault="0058493D" w:rsidP="0058493D">
            <w:pPr>
              <w:pStyle w:val="XML1"/>
            </w:pPr>
            <w:r>
              <w:t xml:space="preserve">                  Controller.  The value of this element MAY be persistent</w:t>
            </w:r>
          </w:p>
          <w:p w14:paraId="7455A2BD" w14:textId="77777777" w:rsidR="0058493D" w:rsidRDefault="0058493D" w:rsidP="0058493D">
            <w:pPr>
              <w:pStyle w:val="XML1"/>
            </w:pPr>
            <w:r>
              <w:t xml:space="preserve">                  across reboots of the OpenFlow Logical Switch in such a</w:t>
            </w:r>
          </w:p>
          <w:p w14:paraId="14511231" w14:textId="77777777" w:rsidR="0058493D" w:rsidRDefault="0058493D" w:rsidP="0058493D">
            <w:pPr>
              <w:pStyle w:val="XML1"/>
            </w:pPr>
            <w:r>
              <w:t xml:space="preserve">                  case.  If element connection-state has value 'down'and</w:t>
            </w:r>
          </w:p>
          <w:p w14:paraId="05339A13" w14:textId="77777777" w:rsidR="0058493D" w:rsidRDefault="0058493D" w:rsidP="0058493D">
            <w:pPr>
              <w:pStyle w:val="XML1"/>
            </w:pPr>
            <w:r>
              <w:t xml:space="preserve">                  there is no information about previous connections to</w:t>
            </w:r>
          </w:p>
          <w:p w14:paraId="27AA8E31" w14:textId="77777777" w:rsidR="0058493D" w:rsidRDefault="0058493D" w:rsidP="0058493D">
            <w:pPr>
              <w:pStyle w:val="XML1"/>
            </w:pPr>
            <w:r>
              <w:t xml:space="preserve">                  this OpenFlow controller, then this element is not</w:t>
            </w:r>
          </w:p>
          <w:p w14:paraId="551DA59F" w14:textId="77777777" w:rsidR="0058493D" w:rsidRDefault="0058493D" w:rsidP="0058493D">
            <w:pPr>
              <w:pStyle w:val="XML1"/>
            </w:pPr>
            <w:r>
              <w:t xml:space="preserve">                  present or has the value '0'.</w:t>
            </w:r>
          </w:p>
          <w:p w14:paraId="6D67AAF6" w14:textId="77777777" w:rsidR="0058493D" w:rsidRDefault="0058493D" w:rsidP="0058493D">
            <w:pPr>
              <w:pStyle w:val="XML1"/>
            </w:pPr>
            <w:r>
              <w:t xml:space="preserve">                &lt;/xs:documentation&gt;</w:t>
            </w:r>
          </w:p>
          <w:p w14:paraId="3D169647" w14:textId="77777777" w:rsidR="0058493D" w:rsidRDefault="0058493D" w:rsidP="0058493D">
            <w:pPr>
              <w:pStyle w:val="XML1"/>
            </w:pPr>
            <w:r>
              <w:t xml:space="preserve">              &lt;/xs:annotation&gt;</w:t>
            </w:r>
          </w:p>
          <w:p w14:paraId="269005D3" w14:textId="77777777" w:rsidR="0058493D" w:rsidRDefault="0058493D" w:rsidP="0058493D">
            <w:pPr>
              <w:pStyle w:val="XML1"/>
            </w:pPr>
            <w:r>
              <w:t xml:space="preserve">            &lt;/xs:element&gt;</w:t>
            </w:r>
          </w:p>
          <w:p w14:paraId="7E3C35EE" w14:textId="77777777" w:rsidR="0058493D" w:rsidRDefault="0058493D" w:rsidP="0058493D">
            <w:pPr>
              <w:pStyle w:val="XML1"/>
            </w:pPr>
            <w:r>
              <w:t xml:space="preserve">            &lt;xs:element name="supported-versions" minOccurs="0" maxOccurs="unbounded"  type="OFOpenFlowVersionType"&gt;</w:t>
            </w:r>
          </w:p>
          <w:p w14:paraId="66EDFA33" w14:textId="77777777" w:rsidR="0058493D" w:rsidRDefault="0058493D" w:rsidP="0058493D">
            <w:pPr>
              <w:pStyle w:val="XML1"/>
            </w:pPr>
            <w:r>
              <w:t xml:space="preserve">              &lt;xs:annotation&gt;</w:t>
            </w:r>
          </w:p>
          <w:p w14:paraId="52A4516A" w14:textId="77777777" w:rsidR="0058493D" w:rsidRDefault="0058493D" w:rsidP="0058493D">
            <w:pPr>
              <w:pStyle w:val="XML1"/>
            </w:pPr>
            <w:r>
              <w:t xml:space="preserve">                &lt;xs:documentation&gt;</w:t>
            </w:r>
          </w:p>
          <w:p w14:paraId="04D43603" w14:textId="77777777" w:rsidR="0058493D" w:rsidRDefault="0058493D" w:rsidP="0058493D">
            <w:pPr>
              <w:pStyle w:val="XML1"/>
            </w:pPr>
            <w:r>
              <w:t xml:space="preserve">                  This list of elements includes one entry for</w:t>
            </w:r>
          </w:p>
          <w:p w14:paraId="5C28D725" w14:textId="77777777" w:rsidR="0058493D" w:rsidRDefault="0058493D" w:rsidP="0058493D">
            <w:pPr>
              <w:pStyle w:val="XML1"/>
            </w:pPr>
            <w:r>
              <w:t xml:space="preserve">                  each OpenFlow protocol version that this OpenFlow</w:t>
            </w:r>
          </w:p>
          <w:p w14:paraId="25D2A047" w14:textId="77777777" w:rsidR="0058493D" w:rsidRDefault="0058493D" w:rsidP="0058493D">
            <w:pPr>
              <w:pStyle w:val="XML1"/>
            </w:pPr>
            <w:r>
              <w:t xml:space="preserve">                  controller supports.  It SHOULD contain all</w:t>
            </w:r>
          </w:p>
          <w:p w14:paraId="1C5B849C" w14:textId="77777777" w:rsidR="0058493D" w:rsidRDefault="0058493D" w:rsidP="0058493D">
            <w:pPr>
              <w:pStyle w:val="XML1"/>
            </w:pPr>
            <w:r>
              <w:t xml:space="preserve">                &lt;/xs:documentation&gt;</w:t>
            </w:r>
          </w:p>
          <w:p w14:paraId="7DFB0CB7" w14:textId="77777777" w:rsidR="0058493D" w:rsidRDefault="0058493D" w:rsidP="0058493D">
            <w:pPr>
              <w:pStyle w:val="XML1"/>
            </w:pPr>
            <w:r>
              <w:t xml:space="preserve">              &lt;/xs:annotation&gt;</w:t>
            </w:r>
          </w:p>
          <w:p w14:paraId="2323C397" w14:textId="77777777" w:rsidR="0058493D" w:rsidRDefault="0058493D" w:rsidP="0058493D">
            <w:pPr>
              <w:pStyle w:val="XML1"/>
            </w:pPr>
            <w:r>
              <w:t xml:space="preserve">            &lt;/xs:element&gt;</w:t>
            </w:r>
          </w:p>
          <w:p w14:paraId="2E133C1E" w14:textId="77777777" w:rsidR="0058493D" w:rsidRDefault="0058493D" w:rsidP="0058493D">
            <w:pPr>
              <w:pStyle w:val="XML1"/>
            </w:pPr>
            <w:r>
              <w:t xml:space="preserve">            &lt;xs:element name="local-ip-address-in-use" minOccurs="0"  type="inet:ip-address"&gt;</w:t>
            </w:r>
          </w:p>
          <w:p w14:paraId="32F61095" w14:textId="77777777" w:rsidR="0058493D" w:rsidRDefault="0058493D" w:rsidP="0058493D">
            <w:pPr>
              <w:pStyle w:val="XML1"/>
            </w:pPr>
            <w:r>
              <w:t xml:space="preserve">              &lt;xs:annotation&gt;</w:t>
            </w:r>
          </w:p>
          <w:p w14:paraId="24E6FB1F" w14:textId="77777777" w:rsidR="0058493D" w:rsidRDefault="0058493D" w:rsidP="0058493D">
            <w:pPr>
              <w:pStyle w:val="XML1"/>
            </w:pPr>
            <w:r>
              <w:t xml:space="preserve">                &lt;xs:documentation&gt;</w:t>
            </w:r>
          </w:p>
          <w:p w14:paraId="4C3CA9AE" w14:textId="77777777" w:rsidR="0058493D" w:rsidRDefault="0058493D" w:rsidP="0058493D">
            <w:pPr>
              <w:pStyle w:val="XML1"/>
            </w:pPr>
            <w:r>
              <w:t xml:space="preserve">                  The local IP address of the OpenFlow Logical</w:t>
            </w:r>
          </w:p>
          <w:p w14:paraId="4E4654BF" w14:textId="77777777" w:rsidR="0058493D" w:rsidRDefault="0058493D" w:rsidP="0058493D">
            <w:pPr>
              <w:pStyle w:val="XML1"/>
            </w:pPr>
            <w:r>
              <w:t xml:space="preserve">                  Switch when connecting to this OpenFlow Controller.  It</w:t>
            </w:r>
          </w:p>
          <w:p w14:paraId="7B2E09BC" w14:textId="77777777" w:rsidR="0058493D" w:rsidRDefault="0058493D" w:rsidP="0058493D">
            <w:pPr>
              <w:pStyle w:val="XML1"/>
            </w:pPr>
            <w:r>
              <w:t xml:space="preserve">                  is the source IP address of packets sent to this OpenFlow</w:t>
            </w:r>
          </w:p>
          <w:p w14:paraId="30387625" w14:textId="77777777" w:rsidR="0058493D" w:rsidRDefault="0058493D" w:rsidP="0058493D">
            <w:pPr>
              <w:pStyle w:val="XML1"/>
            </w:pPr>
            <w:r>
              <w:t xml:space="preserve">                  Controller.  If present, this element overrides any</w:t>
            </w:r>
          </w:p>
          <w:p w14:paraId="0119453C" w14:textId="77777777" w:rsidR="0058493D" w:rsidRDefault="0058493D" w:rsidP="0058493D">
            <w:pPr>
              <w:pStyle w:val="XML1"/>
            </w:pPr>
            <w:r>
              <w:t xml:space="preserve">                  default IP address.</w:t>
            </w:r>
          </w:p>
          <w:p w14:paraId="4181AF77" w14:textId="77777777" w:rsidR="0058493D" w:rsidRDefault="0058493D" w:rsidP="0058493D">
            <w:pPr>
              <w:pStyle w:val="XML1"/>
            </w:pPr>
            <w:r>
              <w:t xml:space="preserve">                &lt;/xs:documentation&gt;</w:t>
            </w:r>
          </w:p>
          <w:p w14:paraId="27354991" w14:textId="77777777" w:rsidR="0058493D" w:rsidRDefault="0058493D" w:rsidP="0058493D">
            <w:pPr>
              <w:pStyle w:val="XML1"/>
            </w:pPr>
            <w:r>
              <w:t xml:space="preserve">              &lt;/xs:annotation&gt;</w:t>
            </w:r>
          </w:p>
          <w:p w14:paraId="4253FCBE" w14:textId="77777777" w:rsidR="0058493D" w:rsidRDefault="0058493D" w:rsidP="0058493D">
            <w:pPr>
              <w:pStyle w:val="XML1"/>
            </w:pPr>
            <w:r>
              <w:t xml:space="preserve">            &lt;/xs:element&gt;</w:t>
            </w:r>
          </w:p>
          <w:p w14:paraId="2B13E04A" w14:textId="77777777" w:rsidR="0058493D" w:rsidRDefault="0058493D" w:rsidP="0058493D">
            <w:pPr>
              <w:pStyle w:val="XML1"/>
            </w:pPr>
            <w:r>
              <w:t xml:space="preserve">            &lt;xs:element name="local-port-in-use" minOccurs="0"  type="inet:port-number"&gt;</w:t>
            </w:r>
          </w:p>
          <w:p w14:paraId="34903380" w14:textId="77777777" w:rsidR="0058493D" w:rsidRDefault="0058493D" w:rsidP="0058493D">
            <w:pPr>
              <w:pStyle w:val="XML1"/>
            </w:pPr>
            <w:r>
              <w:t xml:space="preserve">              &lt;xs:annotation&gt;</w:t>
            </w:r>
          </w:p>
          <w:p w14:paraId="1B148D52" w14:textId="77777777" w:rsidR="0058493D" w:rsidRDefault="0058493D" w:rsidP="0058493D">
            <w:pPr>
              <w:pStyle w:val="XML1"/>
            </w:pPr>
            <w:r>
              <w:t xml:space="preserve">                &lt;xs:documentation&gt;</w:t>
            </w:r>
          </w:p>
          <w:p w14:paraId="7E7E31C4" w14:textId="77777777" w:rsidR="0058493D" w:rsidRDefault="0058493D" w:rsidP="0058493D">
            <w:pPr>
              <w:pStyle w:val="XML1"/>
            </w:pPr>
            <w:r>
              <w:t xml:space="preserve">                  The local TCP port number of the OpenFlow</w:t>
            </w:r>
          </w:p>
          <w:p w14:paraId="4A482822" w14:textId="77777777" w:rsidR="0058493D" w:rsidRDefault="0058493D" w:rsidP="0058493D">
            <w:pPr>
              <w:pStyle w:val="XML1"/>
            </w:pPr>
            <w:r>
              <w:t xml:space="preserve">                  Logical Switch.  If element connection-state has value</w:t>
            </w:r>
          </w:p>
          <w:p w14:paraId="4D388AD3" w14:textId="77777777" w:rsidR="0058493D" w:rsidRDefault="0058493D" w:rsidP="0058493D">
            <w:pPr>
              <w:pStyle w:val="XML1"/>
            </w:pPr>
            <w:r>
              <w:t xml:space="preserve">                  'up', then this element indicates the actual port number</w:t>
            </w:r>
          </w:p>
          <w:p w14:paraId="0D329EC4" w14:textId="77777777" w:rsidR="0058493D" w:rsidRDefault="0058493D" w:rsidP="0058493D">
            <w:pPr>
              <w:pStyle w:val="XML1"/>
            </w:pPr>
            <w:r>
              <w:t xml:space="preserve">                  in use.  If element connection-state has value 'down',</w:t>
            </w:r>
          </w:p>
          <w:p w14:paraId="6A017E12" w14:textId="77777777" w:rsidR="0058493D" w:rsidRDefault="0058493D" w:rsidP="0058493D">
            <w:pPr>
              <w:pStyle w:val="XML1"/>
            </w:pPr>
            <w:r>
              <w:t xml:space="preserve">                  then this element indicates the port number used for the</w:t>
            </w:r>
          </w:p>
          <w:p w14:paraId="564E7392" w14:textId="77777777" w:rsidR="0058493D" w:rsidRDefault="0058493D" w:rsidP="0058493D">
            <w:pPr>
              <w:pStyle w:val="XML1"/>
            </w:pPr>
            <w:r>
              <w:lastRenderedPageBreak/>
              <w:t xml:space="preserve">                  last attempt to establish a connection with this OpenFlow</w:t>
            </w:r>
          </w:p>
          <w:p w14:paraId="1AB48B9F" w14:textId="77777777" w:rsidR="0058493D" w:rsidRDefault="0058493D" w:rsidP="0058493D">
            <w:pPr>
              <w:pStyle w:val="XML1"/>
            </w:pPr>
            <w:r>
              <w:t xml:space="preserve">                  Controller.??? </w:t>
            </w:r>
          </w:p>
          <w:p w14:paraId="1B5D159A" w14:textId="77777777" w:rsidR="0058493D" w:rsidRDefault="0058493D" w:rsidP="0058493D">
            <w:pPr>
              <w:pStyle w:val="XML1"/>
            </w:pPr>
            <w:r>
              <w:t xml:space="preserve">                  When connecting to this OpenFlow Controller, it is the </w:t>
            </w:r>
          </w:p>
          <w:p w14:paraId="5D126952" w14:textId="77777777" w:rsidR="0058493D" w:rsidRDefault="0058493D" w:rsidP="0058493D">
            <w:pPr>
              <w:pStyle w:val="XML1"/>
            </w:pPr>
            <w:r>
              <w:t xml:space="preserve">                  source TCP port number of packets sent to this OpenFlow </w:t>
            </w:r>
          </w:p>
          <w:p w14:paraId="265F475B" w14:textId="77777777" w:rsidR="0058493D" w:rsidRDefault="0058493D" w:rsidP="0058493D">
            <w:pPr>
              <w:pStyle w:val="XML1"/>
            </w:pPr>
            <w:r>
              <w:t xml:space="preserve">                  Controller.  If this element has its defaqult value 0,</w:t>
            </w:r>
          </w:p>
          <w:p w14:paraId="30413C5C" w14:textId="77777777" w:rsidR="0058493D" w:rsidRDefault="0058493D" w:rsidP="0058493D">
            <w:pPr>
              <w:pStyle w:val="XML1"/>
            </w:pPr>
            <w:r>
              <w:t xml:space="preserve">                  then port number is chosen arbitrarily by the OpenFlow</w:t>
            </w:r>
          </w:p>
          <w:p w14:paraId="51B56824" w14:textId="77777777" w:rsidR="0058493D" w:rsidRDefault="0058493D" w:rsidP="0058493D">
            <w:pPr>
              <w:pStyle w:val="XML1"/>
            </w:pPr>
            <w:r>
              <w:t xml:space="preserve">                  Logical Switch.</w:t>
            </w:r>
          </w:p>
          <w:p w14:paraId="37691B4C" w14:textId="77777777" w:rsidR="0058493D" w:rsidRDefault="0058493D" w:rsidP="0058493D">
            <w:pPr>
              <w:pStyle w:val="XML1"/>
            </w:pPr>
            <w:r>
              <w:t xml:space="preserve">                &lt;/xs:documentation&gt;</w:t>
            </w:r>
          </w:p>
          <w:p w14:paraId="564913DE" w14:textId="77777777" w:rsidR="0058493D" w:rsidRDefault="0058493D" w:rsidP="0058493D">
            <w:pPr>
              <w:pStyle w:val="XML1"/>
            </w:pPr>
            <w:r>
              <w:t xml:space="preserve">              &lt;/xs:annotation&gt;</w:t>
            </w:r>
          </w:p>
          <w:p w14:paraId="4C8BFCA5" w14:textId="77777777" w:rsidR="0058493D" w:rsidRDefault="0058493D" w:rsidP="0058493D">
            <w:pPr>
              <w:pStyle w:val="XML1"/>
            </w:pPr>
            <w:r>
              <w:t xml:space="preserve">            &lt;/xs:element&gt;</w:t>
            </w:r>
          </w:p>
          <w:p w14:paraId="31682D58" w14:textId="77777777" w:rsidR="0058493D" w:rsidRDefault="0058493D" w:rsidP="0058493D">
            <w:pPr>
              <w:pStyle w:val="XML1"/>
            </w:pPr>
            <w:r>
              <w:t xml:space="preserve">          &lt;/xs:sequence&gt;</w:t>
            </w:r>
          </w:p>
          <w:p w14:paraId="04A055ED" w14:textId="77777777" w:rsidR="0058493D" w:rsidRDefault="0058493D" w:rsidP="0058493D">
            <w:pPr>
              <w:pStyle w:val="XML1"/>
            </w:pPr>
            <w:r>
              <w:t xml:space="preserve">        &lt;/xs:complexType&gt;</w:t>
            </w:r>
          </w:p>
          <w:p w14:paraId="160D071E" w14:textId="77777777" w:rsidR="0058493D" w:rsidRDefault="0058493D" w:rsidP="0058493D">
            <w:pPr>
              <w:pStyle w:val="XML1"/>
            </w:pPr>
            <w:r>
              <w:t xml:space="preserve">      &lt;/xs:element&gt;</w:t>
            </w:r>
          </w:p>
          <w:p w14:paraId="0CD6CF36" w14:textId="77777777" w:rsidR="0058493D" w:rsidRDefault="0058493D" w:rsidP="0058493D">
            <w:pPr>
              <w:pStyle w:val="XML1"/>
            </w:pPr>
            <w:r>
              <w:t xml:space="preserve">    &lt;/xs:sequence&gt;</w:t>
            </w:r>
          </w:p>
          <w:p w14:paraId="24558F3B" w14:textId="77777777" w:rsidR="00F86237" w:rsidRDefault="0058493D" w:rsidP="0058493D">
            <w:pPr>
              <w:pStyle w:val="XML1"/>
            </w:pPr>
            <w:r>
              <w:t xml:space="preserve">  &lt;/xs:group&gt;</w:t>
            </w:r>
          </w:p>
          <w:p w14:paraId="01647EBD" w14:textId="77777777" w:rsidR="0058493D" w:rsidRDefault="0058493D" w:rsidP="0058493D">
            <w:pPr>
              <w:pStyle w:val="XML1"/>
            </w:pPr>
          </w:p>
          <w:p w14:paraId="3B4B49D6" w14:textId="77777777" w:rsidR="0058493D" w:rsidRDefault="0058493D" w:rsidP="0058493D">
            <w:pPr>
              <w:pStyle w:val="XML1"/>
            </w:pPr>
            <w:r>
              <w:t xml:space="preserve">  &lt;xs:simpleType name="OFConfigId"&gt;</w:t>
            </w:r>
          </w:p>
          <w:p w14:paraId="525C7D3E" w14:textId="77777777" w:rsidR="0058493D" w:rsidRDefault="0058493D" w:rsidP="0058493D">
            <w:pPr>
              <w:pStyle w:val="XML1"/>
            </w:pPr>
            <w:r>
              <w:t xml:space="preserve">    &lt;xs:annotation&gt;</w:t>
            </w:r>
          </w:p>
          <w:p w14:paraId="413D9FF2" w14:textId="77777777" w:rsidR="0058493D" w:rsidRDefault="0058493D" w:rsidP="0058493D">
            <w:pPr>
              <w:pStyle w:val="XML1"/>
            </w:pPr>
            <w:r>
              <w:t xml:space="preserve">      &lt;xs:documentation&gt;</w:t>
            </w:r>
          </w:p>
          <w:p w14:paraId="742DDA62" w14:textId="77777777" w:rsidR="0058493D" w:rsidRDefault="0058493D" w:rsidP="0058493D">
            <w:pPr>
              <w:pStyle w:val="XML1"/>
            </w:pPr>
            <w:r>
              <w:t xml:space="preserve">        Generic type of an identifier in OF-CONFIG</w:t>
            </w:r>
          </w:p>
          <w:p w14:paraId="1E1FC8C8" w14:textId="77777777" w:rsidR="0058493D" w:rsidRDefault="0058493D" w:rsidP="0058493D">
            <w:pPr>
              <w:pStyle w:val="XML1"/>
            </w:pPr>
            <w:r>
              <w:t xml:space="preserve">      &lt;/xs:documentation&gt;</w:t>
            </w:r>
          </w:p>
          <w:p w14:paraId="446658C7" w14:textId="77777777" w:rsidR="0058493D" w:rsidRDefault="0058493D" w:rsidP="0058493D">
            <w:pPr>
              <w:pStyle w:val="XML1"/>
            </w:pPr>
            <w:r>
              <w:t xml:space="preserve">    &lt;/xs:annotation&gt;</w:t>
            </w:r>
          </w:p>
          <w:p w14:paraId="2FC104AF" w14:textId="77777777" w:rsidR="0058493D" w:rsidRDefault="0058493D" w:rsidP="0058493D">
            <w:pPr>
              <w:pStyle w:val="XML1"/>
            </w:pPr>
            <w:r>
              <w:t xml:space="preserve">    &lt;xs:restriction base="inet:uri"&gt;</w:t>
            </w:r>
          </w:p>
          <w:p w14:paraId="1ADD6925" w14:textId="77777777" w:rsidR="0058493D" w:rsidRDefault="0058493D" w:rsidP="0058493D">
            <w:pPr>
              <w:pStyle w:val="XML1"/>
            </w:pPr>
            <w:r>
              <w:t xml:space="preserve">    &lt;/xs:restriction&gt;</w:t>
            </w:r>
          </w:p>
          <w:p w14:paraId="0DB40547" w14:textId="77777777" w:rsidR="0058493D" w:rsidRDefault="0058493D" w:rsidP="0058493D">
            <w:pPr>
              <w:pStyle w:val="XML1"/>
            </w:pPr>
            <w:r>
              <w:t xml:space="preserve">  &lt;/xs:simpleType&gt;</w:t>
            </w:r>
          </w:p>
          <w:p w14:paraId="4E3B1EC1" w14:textId="77777777" w:rsidR="0058493D" w:rsidRDefault="0058493D" w:rsidP="0058493D">
            <w:pPr>
              <w:pStyle w:val="XML1"/>
            </w:pPr>
          </w:p>
          <w:p w14:paraId="55577D7A" w14:textId="77777777" w:rsidR="0058493D" w:rsidRDefault="0058493D" w:rsidP="0058493D">
            <w:pPr>
              <w:pStyle w:val="XML1"/>
            </w:pPr>
            <w:r>
              <w:t xml:space="preserve">  &lt;xs:simpleType name="OFOpenFlowVersionType"&gt;</w:t>
            </w:r>
          </w:p>
          <w:p w14:paraId="1875A4CA" w14:textId="77777777" w:rsidR="0058493D" w:rsidRDefault="0058493D" w:rsidP="0058493D">
            <w:pPr>
              <w:pStyle w:val="XML1"/>
            </w:pPr>
            <w:r>
              <w:t xml:space="preserve">    &lt;xs:annotation&gt;</w:t>
            </w:r>
          </w:p>
          <w:p w14:paraId="743F8956" w14:textId="77777777" w:rsidR="0058493D" w:rsidRDefault="0058493D" w:rsidP="0058493D">
            <w:pPr>
              <w:pStyle w:val="XML1"/>
            </w:pPr>
            <w:r>
              <w:t xml:space="preserve">      &lt;xs:documentation&gt;</w:t>
            </w:r>
          </w:p>
          <w:p w14:paraId="44848BAC" w14:textId="77777777" w:rsidR="0058493D" w:rsidRDefault="0058493D" w:rsidP="0058493D">
            <w:pPr>
              <w:pStyle w:val="XML1"/>
            </w:pPr>
            <w:r>
              <w:t xml:space="preserve">        This enumeration contains the all OpenFlow</w:t>
            </w:r>
          </w:p>
          <w:p w14:paraId="2BEF20D3" w14:textId="77777777" w:rsidR="0058493D" w:rsidRDefault="0058493D" w:rsidP="0058493D">
            <w:pPr>
              <w:pStyle w:val="XML1"/>
            </w:pPr>
            <w:r>
              <w:t xml:space="preserve">        versions released so far.</w:t>
            </w:r>
          </w:p>
          <w:p w14:paraId="0FCB023E" w14:textId="77777777" w:rsidR="0058493D" w:rsidRDefault="0058493D" w:rsidP="0058493D">
            <w:pPr>
              <w:pStyle w:val="XML1"/>
            </w:pPr>
            <w:r>
              <w:t xml:space="preserve">      &lt;/xs:documentation&gt;</w:t>
            </w:r>
          </w:p>
          <w:p w14:paraId="7A21B1DA" w14:textId="77777777" w:rsidR="0058493D" w:rsidRDefault="0058493D" w:rsidP="0058493D">
            <w:pPr>
              <w:pStyle w:val="XML1"/>
            </w:pPr>
            <w:r>
              <w:t xml:space="preserve">    &lt;/xs:annotation&gt;</w:t>
            </w:r>
          </w:p>
          <w:p w14:paraId="79B0F446" w14:textId="77777777" w:rsidR="0058493D" w:rsidRDefault="0058493D" w:rsidP="0058493D">
            <w:pPr>
              <w:pStyle w:val="XML1"/>
            </w:pPr>
          </w:p>
          <w:p w14:paraId="149819D8" w14:textId="77777777" w:rsidR="0058493D" w:rsidRDefault="0058493D" w:rsidP="0058493D">
            <w:pPr>
              <w:pStyle w:val="XML1"/>
            </w:pPr>
            <w:r>
              <w:t xml:space="preserve">    &lt;xs:restriction base="xs:string"&gt;</w:t>
            </w:r>
          </w:p>
          <w:p w14:paraId="2A24230D" w14:textId="77777777" w:rsidR="0058493D" w:rsidRDefault="0058493D" w:rsidP="0058493D">
            <w:pPr>
              <w:pStyle w:val="XML1"/>
            </w:pPr>
            <w:r>
              <w:t xml:space="preserve">      &lt;xs:enumeration value="not-applicable"/&gt;</w:t>
            </w:r>
          </w:p>
          <w:p w14:paraId="47616A50" w14:textId="77777777" w:rsidR="0058493D" w:rsidRDefault="0058493D" w:rsidP="0058493D">
            <w:pPr>
              <w:pStyle w:val="XML1"/>
            </w:pPr>
            <w:r>
              <w:t xml:space="preserve">      &lt;xs:enumeration value="1.0"/&gt;</w:t>
            </w:r>
          </w:p>
          <w:p w14:paraId="7F384890" w14:textId="77777777" w:rsidR="0058493D" w:rsidRDefault="0058493D" w:rsidP="0058493D">
            <w:pPr>
              <w:pStyle w:val="XML1"/>
            </w:pPr>
            <w:r>
              <w:t xml:space="preserve">      &lt;xs:enumeration value="1.0.1"/&gt;</w:t>
            </w:r>
          </w:p>
          <w:p w14:paraId="2D44C3C9" w14:textId="77777777" w:rsidR="0058493D" w:rsidRDefault="0058493D" w:rsidP="0058493D">
            <w:pPr>
              <w:pStyle w:val="XML1"/>
            </w:pPr>
            <w:r>
              <w:t xml:space="preserve">      &lt;xs:enumeration value="1.1"/&gt;</w:t>
            </w:r>
          </w:p>
          <w:p w14:paraId="4217B915" w14:textId="77777777" w:rsidR="0058493D" w:rsidRDefault="0058493D" w:rsidP="0058493D">
            <w:pPr>
              <w:pStyle w:val="XML1"/>
            </w:pPr>
            <w:r>
              <w:t xml:space="preserve">      &lt;xs:enumeration value="1.2"/&gt;</w:t>
            </w:r>
          </w:p>
          <w:p w14:paraId="232423E9" w14:textId="77777777" w:rsidR="0058493D" w:rsidRDefault="0058493D" w:rsidP="0058493D">
            <w:pPr>
              <w:pStyle w:val="XML1"/>
            </w:pPr>
            <w:r>
              <w:t xml:space="preserve">      &lt;xs:enumeration value="1.3"/&gt;</w:t>
            </w:r>
          </w:p>
          <w:p w14:paraId="3C826DD9" w14:textId="77777777" w:rsidR="0058493D" w:rsidRDefault="0058493D" w:rsidP="0058493D">
            <w:pPr>
              <w:pStyle w:val="XML1"/>
            </w:pPr>
            <w:r>
              <w:t xml:space="preserve">      &lt;xs:enumeration value="1.3.1"/&gt;</w:t>
            </w:r>
          </w:p>
          <w:p w14:paraId="72BCED41" w14:textId="77777777" w:rsidR="0058493D" w:rsidRDefault="0058493D" w:rsidP="0058493D">
            <w:pPr>
              <w:pStyle w:val="XML1"/>
            </w:pPr>
            <w:r>
              <w:t xml:space="preserve">    &lt;/xs:restriction&gt;</w:t>
            </w:r>
          </w:p>
          <w:p w14:paraId="34258032" w14:textId="77777777" w:rsidR="0058493D" w:rsidRDefault="0058493D" w:rsidP="0058493D">
            <w:pPr>
              <w:pStyle w:val="XML1"/>
            </w:pPr>
            <w:r>
              <w:t xml:space="preserve">  &lt;/xs:simpleType&gt;</w:t>
            </w:r>
          </w:p>
          <w:p w14:paraId="1DB3C5A6" w14:textId="77777777" w:rsidR="0058493D" w:rsidRDefault="0058493D" w:rsidP="0058493D">
            <w:pPr>
              <w:pStyle w:val="XML1"/>
            </w:pPr>
          </w:p>
          <w:p w14:paraId="6B9D4E3A" w14:textId="77777777" w:rsidR="0058493D" w:rsidRDefault="0058493D" w:rsidP="0058493D">
            <w:pPr>
              <w:pStyle w:val="XML1"/>
            </w:pPr>
            <w:r>
              <w:t xml:space="preserve">  &lt;xs:simpleType name="OFUpDownStateType"&gt;</w:t>
            </w:r>
          </w:p>
          <w:p w14:paraId="0CCEEFD3" w14:textId="77777777" w:rsidR="0058493D" w:rsidRDefault="0058493D" w:rsidP="0058493D">
            <w:pPr>
              <w:pStyle w:val="XML1"/>
            </w:pPr>
            <w:r>
              <w:t xml:space="preserve">    &lt;xs:annotation&gt;</w:t>
            </w:r>
          </w:p>
          <w:p w14:paraId="79D32E1E" w14:textId="77777777" w:rsidR="0058493D" w:rsidRDefault="0058493D" w:rsidP="0058493D">
            <w:pPr>
              <w:pStyle w:val="XML1"/>
            </w:pPr>
            <w:r>
              <w:t xml:space="preserve">      &lt;xs:documentation&gt;</w:t>
            </w:r>
          </w:p>
          <w:p w14:paraId="359D2524" w14:textId="77777777" w:rsidR="0058493D" w:rsidRDefault="0058493D" w:rsidP="0058493D">
            <w:pPr>
              <w:pStyle w:val="XML1"/>
            </w:pPr>
            <w:r>
              <w:t xml:space="preserve">        Type to specify state information for a port or a</w:t>
            </w:r>
          </w:p>
          <w:p w14:paraId="68A6B3A9" w14:textId="77777777" w:rsidR="0058493D" w:rsidRDefault="0058493D" w:rsidP="0058493D">
            <w:pPr>
              <w:pStyle w:val="XML1"/>
            </w:pPr>
            <w:r>
              <w:t xml:space="preserve">        connection.</w:t>
            </w:r>
          </w:p>
          <w:p w14:paraId="5E475593" w14:textId="77777777" w:rsidR="0058493D" w:rsidRDefault="0058493D" w:rsidP="0058493D">
            <w:pPr>
              <w:pStyle w:val="XML1"/>
            </w:pPr>
            <w:r>
              <w:t xml:space="preserve">      &lt;/xs:documentation&gt;</w:t>
            </w:r>
          </w:p>
          <w:p w14:paraId="71AAD9EA" w14:textId="77777777" w:rsidR="0058493D" w:rsidRDefault="0058493D" w:rsidP="0058493D">
            <w:pPr>
              <w:pStyle w:val="XML1"/>
            </w:pPr>
            <w:r>
              <w:t xml:space="preserve">    &lt;/xs:annotation&gt;</w:t>
            </w:r>
          </w:p>
          <w:p w14:paraId="4276ED54" w14:textId="77777777" w:rsidR="0058493D" w:rsidRDefault="0058493D" w:rsidP="0058493D">
            <w:pPr>
              <w:pStyle w:val="XML1"/>
            </w:pPr>
          </w:p>
          <w:p w14:paraId="677B8B00" w14:textId="77777777" w:rsidR="0058493D" w:rsidRDefault="0058493D" w:rsidP="0058493D">
            <w:pPr>
              <w:pStyle w:val="XML1"/>
            </w:pPr>
            <w:r>
              <w:t xml:space="preserve">    &lt;xs:restriction base="xs:string"&gt;</w:t>
            </w:r>
          </w:p>
          <w:p w14:paraId="099076E4" w14:textId="77777777" w:rsidR="0058493D" w:rsidRDefault="0058493D" w:rsidP="0058493D">
            <w:pPr>
              <w:pStyle w:val="XML1"/>
            </w:pPr>
            <w:r>
              <w:t xml:space="preserve">      &lt;xs:enumeration value="up"/&gt;</w:t>
            </w:r>
          </w:p>
          <w:p w14:paraId="062DADEC" w14:textId="77777777" w:rsidR="0058493D" w:rsidRDefault="0058493D" w:rsidP="0058493D">
            <w:pPr>
              <w:pStyle w:val="XML1"/>
            </w:pPr>
            <w:r>
              <w:t xml:space="preserve">      &lt;xs:enumeration value="down"/&gt;</w:t>
            </w:r>
          </w:p>
          <w:p w14:paraId="2175E6D7" w14:textId="77777777" w:rsidR="0058493D" w:rsidRDefault="0058493D" w:rsidP="0058493D">
            <w:pPr>
              <w:pStyle w:val="XML1"/>
            </w:pPr>
            <w:r>
              <w:lastRenderedPageBreak/>
              <w:t xml:space="preserve">    &lt;/xs:restriction&gt;</w:t>
            </w:r>
          </w:p>
          <w:p w14:paraId="5D344194" w14:textId="4325911C" w:rsidR="0058493D" w:rsidRPr="009F1B7D" w:rsidRDefault="0058493D" w:rsidP="0058493D">
            <w:pPr>
              <w:pStyle w:val="XML1"/>
            </w:pPr>
            <w:r>
              <w:t xml:space="preserve">  &lt;/xs:simpleType&gt;</w:t>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014" w:name="_Toc315954003"/>
      <w:bookmarkStart w:id="1015" w:name="_Toc316542513"/>
      <w:bookmarkStart w:id="1016" w:name="_Toc358291599"/>
      <w:r w:rsidRPr="00DB42FD">
        <w:t>XML Example</w:t>
      </w:r>
      <w:bookmarkEnd w:id="1014"/>
      <w:bookmarkEnd w:id="1015"/>
      <w:bookmarkEnd w:id="1016"/>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1017" w:name="_Toc333523611"/>
      <w:bookmarkStart w:id="1018" w:name="_Toc335147698"/>
      <w:bookmarkStart w:id="1019" w:name="_Toc333523612"/>
      <w:bookmarkStart w:id="1020" w:name="_Toc335147699"/>
      <w:bookmarkStart w:id="1021" w:name="_Toc333523613"/>
      <w:bookmarkStart w:id="1022" w:name="_Toc335147700"/>
      <w:bookmarkStart w:id="1023" w:name="_Toc333523614"/>
      <w:bookmarkStart w:id="1024" w:name="_Toc335147701"/>
      <w:bookmarkStart w:id="1025" w:name="_Toc333523615"/>
      <w:bookmarkStart w:id="1026" w:name="_Toc335147702"/>
      <w:bookmarkStart w:id="1027" w:name="_Toc333523616"/>
      <w:bookmarkStart w:id="1028" w:name="_Toc335147703"/>
      <w:bookmarkStart w:id="1029" w:name="_Toc333523617"/>
      <w:bookmarkStart w:id="1030" w:name="_Toc335147704"/>
      <w:bookmarkStart w:id="1031" w:name="_Toc333523618"/>
      <w:bookmarkStart w:id="1032" w:name="_Toc335147705"/>
      <w:bookmarkStart w:id="1033" w:name="_Toc333523619"/>
      <w:bookmarkStart w:id="1034" w:name="_Toc335147706"/>
      <w:bookmarkStart w:id="1035" w:name="_Toc358291600"/>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r>
        <w:t>OpenFlow Resource</w:t>
      </w:r>
      <w:bookmarkEnd w:id="1035"/>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036" w:name="_Toc315954007"/>
      <w:bookmarkStart w:id="1037" w:name="_Toc316542517"/>
      <w:bookmarkStart w:id="1038" w:name="_Toc358291601"/>
      <w:r w:rsidRPr="00DB42FD">
        <w:t>UML Diagram</w:t>
      </w:r>
      <w:bookmarkEnd w:id="1036"/>
      <w:bookmarkEnd w:id="1037"/>
      <w:bookmarkEnd w:id="1038"/>
    </w:p>
    <w:p w14:paraId="391E3FB1" w14:textId="6B85638F" w:rsidR="00F86237" w:rsidRPr="009F1B7D" w:rsidRDefault="00C834EB" w:rsidP="00F86237">
      <w:pPr>
        <w:keepNext/>
        <w:jc w:val="center"/>
      </w:pPr>
      <w:r>
        <w:object w:dxaOrig="7871" w:dyaOrig="3119" w14:anchorId="2992459D">
          <v:shape id="_x0000_i1033" type="#_x0000_t75" style="width:394pt;height:155pt" o:ole="">
            <v:imagedata r:id="rId33" o:title=""/>
          </v:shape>
          <o:OLEObject Type="Embed" ProgID="Visio.Drawing.11" ShapeID="_x0000_i1033" DrawAspect="Content" ObjectID="_1316854724" r:id="rId34"/>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039" w:name="_Toc315954008"/>
      <w:bookmarkStart w:id="1040" w:name="_Toc316542518"/>
      <w:bookmarkStart w:id="1041" w:name="_Toc358291602"/>
      <w:bookmarkStart w:id="1042" w:name="OLE_LINK9"/>
      <w:bookmarkStart w:id="1043" w:name="OLE_LINK10"/>
      <w:r w:rsidRPr="00DB42FD">
        <w:t>XML Schema</w:t>
      </w:r>
      <w:bookmarkEnd w:id="1039"/>
      <w:bookmarkEnd w:id="1040"/>
      <w:bookmarkEnd w:id="1041"/>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296FAAF6" w14:textId="77777777" w:rsidTr="00C128FA">
        <w:tc>
          <w:tcPr>
            <w:tcW w:w="5000" w:type="pct"/>
            <w:shd w:val="clear" w:color="auto" w:fill="C8FCCD"/>
          </w:tcPr>
          <w:p w14:paraId="70327264" w14:textId="77777777" w:rsidR="0058493D" w:rsidRDefault="0058493D" w:rsidP="0058493D">
            <w:pPr>
              <w:pStyle w:val="XML1"/>
            </w:pPr>
            <w:r>
              <w:t xml:space="preserve">  &lt;xs:group name="OFResourceType"&gt;</w:t>
            </w:r>
          </w:p>
          <w:p w14:paraId="5A5B5EA9" w14:textId="77777777" w:rsidR="0058493D" w:rsidRDefault="0058493D" w:rsidP="0058493D">
            <w:pPr>
              <w:pStyle w:val="XML1"/>
            </w:pPr>
            <w:r>
              <w:t xml:space="preserve">    &lt;xs:annotation&gt;</w:t>
            </w:r>
          </w:p>
          <w:p w14:paraId="7E4B6EA7" w14:textId="77777777" w:rsidR="0058493D" w:rsidRDefault="0058493D" w:rsidP="0058493D">
            <w:pPr>
              <w:pStyle w:val="XML1"/>
            </w:pPr>
            <w:r>
              <w:lastRenderedPageBreak/>
              <w:t xml:space="preserve">      &lt;xs:documentation&gt;</w:t>
            </w:r>
          </w:p>
          <w:p w14:paraId="2EE10723" w14:textId="77777777" w:rsidR="0058493D" w:rsidRDefault="0058493D" w:rsidP="0058493D">
            <w:pPr>
              <w:pStyle w:val="XML1"/>
            </w:pPr>
            <w:r>
              <w:t xml:space="preserve">        This element specifies a generic OpenFlow resource</w:t>
            </w:r>
          </w:p>
          <w:p w14:paraId="09DB96F8" w14:textId="77777777" w:rsidR="0058493D" w:rsidRDefault="0058493D" w:rsidP="0058493D">
            <w:pPr>
              <w:pStyle w:val="XML1"/>
            </w:pPr>
            <w:r>
              <w:t xml:space="preserve">        that is used as a basis for specific resources. Even though</w:t>
            </w:r>
          </w:p>
          <w:p w14:paraId="483B65FC" w14:textId="77777777" w:rsidR="0058493D" w:rsidRDefault="0058493D" w:rsidP="0058493D">
            <w:pPr>
              <w:pStyle w:val="XML1"/>
            </w:pPr>
            <w:r>
              <w:t xml:space="preserve">        this element is not used on its own the following rules for</w:t>
            </w:r>
          </w:p>
          <w:p w14:paraId="29C44FBC" w14:textId="77777777" w:rsidR="0058493D" w:rsidRDefault="0058493D" w:rsidP="0058493D">
            <w:pPr>
              <w:pStyle w:val="XML1"/>
            </w:pPr>
            <w:r>
              <w:t xml:space="preserve">        NETCONF operations MUST be obeyed also by elemnts using this</w:t>
            </w:r>
          </w:p>
          <w:p w14:paraId="6B33BB4E" w14:textId="77777777" w:rsidR="0058493D" w:rsidRDefault="0058493D" w:rsidP="0058493D">
            <w:pPr>
              <w:pStyle w:val="XML1"/>
            </w:pPr>
            <w:r>
              <w:t xml:space="preserve">        element.</w:t>
            </w:r>
          </w:p>
          <w:p w14:paraId="3AA5A1A3" w14:textId="77777777" w:rsidR="0058493D" w:rsidRDefault="0058493D" w:rsidP="0058493D">
            <w:pPr>
              <w:pStyle w:val="XML1"/>
            </w:pPr>
          </w:p>
          <w:p w14:paraId="7F36BF41" w14:textId="77777777" w:rsidR="0058493D" w:rsidRDefault="0058493D" w:rsidP="0058493D">
            <w:pPr>
              <w:pStyle w:val="XML1"/>
            </w:pPr>
            <w:r>
              <w:t xml:space="preserve">        NETCONF &amp;lt;edit-config&amp;gt; operations MUST be implemented as </w:t>
            </w:r>
          </w:p>
          <w:p w14:paraId="72542708" w14:textId="77777777" w:rsidR="0058493D" w:rsidRDefault="0058493D" w:rsidP="0058493D">
            <w:pPr>
              <w:pStyle w:val="XML1"/>
            </w:pPr>
            <w:r>
              <w:t xml:space="preserve">        follows: </w:t>
            </w:r>
          </w:p>
          <w:p w14:paraId="216A58DE" w14:textId="77777777" w:rsidR="0058493D" w:rsidRDefault="0058493D" w:rsidP="0058493D">
            <w:pPr>
              <w:pStyle w:val="XML1"/>
            </w:pPr>
          </w:p>
          <w:p w14:paraId="07DFF2FA" w14:textId="77777777" w:rsidR="0058493D" w:rsidRDefault="0058493D" w:rsidP="0058493D">
            <w:pPr>
              <w:pStyle w:val="XML1"/>
            </w:pPr>
            <w:r>
              <w:t xml:space="preserve">        * The 'id' element MUST be present at all &amp;lt;edit-config&amp;gt;</w:t>
            </w:r>
          </w:p>
          <w:p w14:paraId="35790862" w14:textId="77777777" w:rsidR="0058493D" w:rsidRDefault="0058493D" w:rsidP="0058493D">
            <w:pPr>
              <w:pStyle w:val="XML1"/>
            </w:pPr>
            <w:r>
              <w:t xml:space="preserve">        operations to identify the resource.</w:t>
            </w:r>
          </w:p>
          <w:p w14:paraId="7F436DD7" w14:textId="77777777" w:rsidR="0058493D" w:rsidRDefault="0058493D" w:rsidP="0058493D">
            <w:pPr>
              <w:pStyle w:val="XML1"/>
            </w:pPr>
            <w:r>
              <w:t xml:space="preserve">        * If the operation is 'merge' or 'replace', the element is</w:t>
            </w:r>
          </w:p>
          <w:p w14:paraId="58D9D3EE" w14:textId="77777777" w:rsidR="0058493D" w:rsidRDefault="0058493D" w:rsidP="0058493D">
            <w:pPr>
              <w:pStyle w:val="XML1"/>
            </w:pPr>
            <w:r>
              <w:t xml:space="preserve">        created if it does not exist, and its value is set to the</w:t>
            </w:r>
          </w:p>
          <w:p w14:paraId="37A430D8" w14:textId="77777777" w:rsidR="0058493D" w:rsidRDefault="0058493D" w:rsidP="0058493D">
            <w:pPr>
              <w:pStyle w:val="XML1"/>
            </w:pPr>
            <w:r>
              <w:t xml:space="preserve">        value found in the XML RPC data.</w:t>
            </w:r>
          </w:p>
          <w:p w14:paraId="30F2B113" w14:textId="77777777" w:rsidR="0058493D" w:rsidRDefault="0058493D" w:rsidP="0058493D">
            <w:pPr>
              <w:pStyle w:val="XML1"/>
            </w:pPr>
            <w:r>
              <w:t xml:space="preserve">        * If the operation is 'create', the element is created if it</w:t>
            </w:r>
          </w:p>
          <w:p w14:paraId="6980013D" w14:textId="77777777" w:rsidR="0058493D" w:rsidRDefault="0058493D" w:rsidP="0058493D">
            <w:pPr>
              <w:pStyle w:val="XML1"/>
            </w:pPr>
            <w:r>
              <w:t xml:space="preserve">        does not exist. If the element already exists, a</w:t>
            </w:r>
          </w:p>
          <w:p w14:paraId="6EBC6B1B"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4D65E4DE" w14:textId="77777777" w:rsidR="0058493D" w:rsidRDefault="0058493D" w:rsidP="0058493D">
            <w:pPr>
              <w:pStyle w:val="XML1"/>
            </w:pPr>
            <w:r>
              <w:t xml:space="preserve">        * If the operation is 'delete', the element is deleted if it</w:t>
            </w:r>
          </w:p>
          <w:p w14:paraId="5909EE71"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6D0D3E10" w14:textId="77777777" w:rsidR="0058493D" w:rsidRDefault="0058493D" w:rsidP="0058493D">
            <w:pPr>
              <w:pStyle w:val="XML1"/>
            </w:pPr>
            <w:r>
              <w:t xml:space="preserve">        error is returned.</w:t>
            </w:r>
          </w:p>
          <w:p w14:paraId="3012E3ED" w14:textId="77777777" w:rsidR="0058493D" w:rsidRDefault="0058493D" w:rsidP="0058493D">
            <w:pPr>
              <w:pStyle w:val="XML1"/>
            </w:pPr>
            <w:r>
              <w:t xml:space="preserve">      &lt;/xs:documentation&gt;</w:t>
            </w:r>
          </w:p>
          <w:p w14:paraId="5FBEB52A" w14:textId="77777777" w:rsidR="0058493D" w:rsidRDefault="0058493D" w:rsidP="0058493D">
            <w:pPr>
              <w:pStyle w:val="XML1"/>
            </w:pPr>
            <w:r>
              <w:t xml:space="preserve">    &lt;/xs:annotation&gt;</w:t>
            </w:r>
          </w:p>
          <w:p w14:paraId="323903B2" w14:textId="77777777" w:rsidR="0058493D" w:rsidRDefault="0058493D" w:rsidP="0058493D">
            <w:pPr>
              <w:pStyle w:val="XML1"/>
            </w:pPr>
          </w:p>
          <w:p w14:paraId="504F8BAB" w14:textId="77777777" w:rsidR="0058493D" w:rsidRDefault="0058493D" w:rsidP="0058493D">
            <w:pPr>
              <w:pStyle w:val="XML1"/>
            </w:pPr>
            <w:r>
              <w:t xml:space="preserve">    &lt;xs:sequence&gt;</w:t>
            </w:r>
          </w:p>
          <w:p w14:paraId="16AE0E51" w14:textId="77777777" w:rsidR="0058493D" w:rsidRDefault="0058493D" w:rsidP="0058493D">
            <w:pPr>
              <w:pStyle w:val="XML1"/>
            </w:pPr>
            <w:r>
              <w:t xml:space="preserve">      &lt;xs:element name="resource-id"  type="inet:uri"&gt;</w:t>
            </w:r>
          </w:p>
          <w:p w14:paraId="2E68022F" w14:textId="77777777" w:rsidR="0058493D" w:rsidRDefault="0058493D" w:rsidP="0058493D">
            <w:pPr>
              <w:pStyle w:val="XML1"/>
            </w:pPr>
            <w:r>
              <w:t xml:space="preserve">        &lt;xs:annotation&gt;</w:t>
            </w:r>
          </w:p>
          <w:p w14:paraId="672886DC" w14:textId="77777777" w:rsidR="0058493D" w:rsidRDefault="0058493D" w:rsidP="0058493D">
            <w:pPr>
              <w:pStyle w:val="XML1"/>
            </w:pPr>
            <w:r>
              <w:t xml:space="preserve">          &lt;xs:documentation&gt;</w:t>
            </w:r>
          </w:p>
          <w:p w14:paraId="18CA9232" w14:textId="77777777" w:rsidR="0058493D" w:rsidRDefault="0058493D" w:rsidP="0058493D">
            <w:pPr>
              <w:pStyle w:val="XML1"/>
            </w:pPr>
            <w:r>
              <w:t xml:space="preserve">            A unique but locally arbitrary identifier that</w:t>
            </w:r>
          </w:p>
          <w:p w14:paraId="2E574DB3" w14:textId="77777777" w:rsidR="0058493D" w:rsidRDefault="0058493D" w:rsidP="0058493D">
            <w:pPr>
              <w:pStyle w:val="XML1"/>
            </w:pPr>
            <w:r>
              <w:t xml:space="preserve">            uniquely identifies an OpenFlow Port within the context  </w:t>
            </w:r>
          </w:p>
          <w:p w14:paraId="664C9515" w14:textId="77777777" w:rsidR="0058493D" w:rsidRDefault="0058493D" w:rsidP="0058493D">
            <w:pPr>
              <w:pStyle w:val="XML1"/>
            </w:pPr>
            <w:r>
              <w:t xml:space="preserve">            of an OpenFlow Logical Switch.  It MUST be persistent</w:t>
            </w:r>
          </w:p>
          <w:p w14:paraId="2300244B" w14:textId="77777777" w:rsidR="0058493D" w:rsidRDefault="0058493D" w:rsidP="0058493D">
            <w:pPr>
              <w:pStyle w:val="XML1"/>
            </w:pPr>
            <w:r>
              <w:t xml:space="preserve">            across reboots of the OpenFlow Capable Switch.</w:t>
            </w:r>
          </w:p>
          <w:p w14:paraId="577D06AB" w14:textId="77777777" w:rsidR="0058493D" w:rsidRDefault="0058493D" w:rsidP="0058493D">
            <w:pPr>
              <w:pStyle w:val="XML1"/>
            </w:pPr>
          </w:p>
          <w:p w14:paraId="7275BB83" w14:textId="77777777" w:rsidR="0058493D" w:rsidRDefault="0058493D" w:rsidP="0058493D">
            <w:pPr>
              <w:pStyle w:val="XML1"/>
            </w:pPr>
            <w:r>
              <w:t xml:space="preserve">            This element MUST be present to identify the OpenFlow</w:t>
            </w:r>
          </w:p>
          <w:p w14:paraId="29A79849" w14:textId="77777777" w:rsidR="0058493D" w:rsidRDefault="0058493D" w:rsidP="0058493D">
            <w:pPr>
              <w:pStyle w:val="XML1"/>
            </w:pPr>
            <w:r>
              <w:t xml:space="preserve">            resource.</w:t>
            </w:r>
          </w:p>
          <w:p w14:paraId="1D8A0090" w14:textId="77777777" w:rsidR="0058493D" w:rsidRDefault="0058493D" w:rsidP="0058493D">
            <w:pPr>
              <w:pStyle w:val="XML1"/>
            </w:pPr>
            <w:r>
              <w:t xml:space="preserve">          &lt;/xs:documentation&gt;</w:t>
            </w:r>
          </w:p>
          <w:p w14:paraId="52445832" w14:textId="77777777" w:rsidR="0058493D" w:rsidRDefault="0058493D" w:rsidP="0058493D">
            <w:pPr>
              <w:pStyle w:val="XML1"/>
            </w:pPr>
            <w:r>
              <w:t xml:space="preserve">        &lt;/xs:annotation&gt;</w:t>
            </w:r>
          </w:p>
          <w:p w14:paraId="22F865BC" w14:textId="77777777" w:rsidR="0058493D" w:rsidRDefault="0058493D" w:rsidP="0058493D">
            <w:pPr>
              <w:pStyle w:val="XML1"/>
            </w:pPr>
            <w:r>
              <w:t xml:space="preserve">      &lt;/xs:element&gt;</w:t>
            </w:r>
          </w:p>
          <w:p w14:paraId="2E63A288" w14:textId="77777777" w:rsidR="0058493D" w:rsidRDefault="0058493D" w:rsidP="0058493D">
            <w:pPr>
              <w:pStyle w:val="XML1"/>
            </w:pPr>
            <w:r>
              <w:t xml:space="preserve">    &lt;/xs:sequence&gt;</w:t>
            </w:r>
          </w:p>
          <w:p w14:paraId="5E6D7D60" w14:textId="2634AFD6" w:rsidR="00F86237" w:rsidRPr="009F1B7D" w:rsidRDefault="0058493D" w:rsidP="00011096">
            <w:pPr>
              <w:pStyle w:val="XML1"/>
            </w:pPr>
            <w:r>
              <w:t xml:space="preserve">  &lt;/xs:group&gt;</w:t>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044" w:name="_Toc315954009"/>
      <w:bookmarkStart w:id="1045" w:name="_Toc316542519"/>
      <w:bookmarkStart w:id="1046" w:name="_Toc358291603"/>
      <w:bookmarkEnd w:id="1042"/>
      <w:bookmarkEnd w:id="1043"/>
      <w:r w:rsidRPr="00DB42FD">
        <w:t>XML Example</w:t>
      </w:r>
      <w:bookmarkEnd w:id="1044"/>
      <w:bookmarkEnd w:id="1045"/>
      <w:bookmarkEnd w:id="1046"/>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1047" w:name="_Toc333523901"/>
      <w:bookmarkStart w:id="1048" w:name="_Toc335147988"/>
      <w:bookmarkStart w:id="1049" w:name="_Toc333523902"/>
      <w:bookmarkStart w:id="1050" w:name="_Toc335147989"/>
      <w:bookmarkStart w:id="1051" w:name="_Toc333523903"/>
      <w:bookmarkStart w:id="1052" w:name="_Toc335147990"/>
      <w:bookmarkStart w:id="1053" w:name="_Toc333523904"/>
      <w:bookmarkStart w:id="1054" w:name="_Toc335147991"/>
      <w:bookmarkStart w:id="1055" w:name="_Toc333523939"/>
      <w:bookmarkStart w:id="1056" w:name="_Toc335148026"/>
      <w:bookmarkStart w:id="1057" w:name="_Toc358291604"/>
      <w:bookmarkEnd w:id="1047"/>
      <w:bookmarkEnd w:id="1048"/>
      <w:bookmarkEnd w:id="1049"/>
      <w:bookmarkEnd w:id="1050"/>
      <w:bookmarkEnd w:id="1051"/>
      <w:bookmarkEnd w:id="1052"/>
      <w:bookmarkEnd w:id="1053"/>
      <w:bookmarkEnd w:id="1054"/>
      <w:bookmarkEnd w:id="1055"/>
      <w:bookmarkEnd w:id="1056"/>
      <w:r>
        <w:t>OpenFlow Port</w:t>
      </w:r>
      <w:bookmarkEnd w:id="1057"/>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058" w:name="_Toc315954013"/>
      <w:bookmarkStart w:id="1059" w:name="_Toc316542523"/>
      <w:bookmarkStart w:id="1060" w:name="_Toc358291605"/>
      <w:r w:rsidRPr="00DB42FD">
        <w:t>UML Diagram</w:t>
      </w:r>
      <w:bookmarkEnd w:id="1058"/>
      <w:bookmarkEnd w:id="1059"/>
      <w:bookmarkEnd w:id="1060"/>
    </w:p>
    <w:p w14:paraId="0CE8649A" w14:textId="588E6616" w:rsidR="00B7089E" w:rsidRPr="009F1B7D" w:rsidRDefault="00B53283" w:rsidP="00B7089E">
      <w:pPr>
        <w:keepNext/>
        <w:jc w:val="center"/>
      </w:pPr>
      <w:r>
        <w:object w:dxaOrig="11183" w:dyaOrig="9687" w14:anchorId="25EAB785">
          <v:shape id="_x0000_i1034" type="#_x0000_t75" style="width:467pt;height:405pt" o:ole="">
            <v:imagedata r:id="rId35" o:title=""/>
          </v:shape>
          <o:OLEObject Type="Embed" ProgID="Visio.Drawing.11" ShapeID="_x0000_i1034" DrawAspect="Content" ObjectID="_1316854725" r:id="rId36"/>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061" w:name="_Toc315954014"/>
      <w:bookmarkStart w:id="1062" w:name="_Toc316542524"/>
      <w:bookmarkStart w:id="1063" w:name="_Toc358291606"/>
      <w:r w:rsidRPr="00DB42FD">
        <w:t>XML Schema</w:t>
      </w:r>
      <w:bookmarkEnd w:id="1061"/>
      <w:bookmarkEnd w:id="1062"/>
      <w:bookmarkEnd w:id="1063"/>
    </w:p>
    <w:tbl>
      <w:tblPr>
        <w:tblStyle w:val="XMLtable"/>
        <w:tblW w:w="5000" w:type="pct"/>
        <w:tblLook w:val="04A0" w:firstRow="1" w:lastRow="0" w:firstColumn="1" w:lastColumn="0" w:noHBand="0" w:noVBand="1"/>
      </w:tblPr>
      <w:tblGrid>
        <w:gridCol w:w="9474"/>
      </w:tblGrid>
      <w:tr w:rsidR="00B7089E" w:rsidRPr="009F1B7D" w14:paraId="049CBE8D" w14:textId="77777777" w:rsidTr="00C128FA">
        <w:tc>
          <w:tcPr>
            <w:tcW w:w="5000" w:type="pct"/>
          </w:tcPr>
          <w:p w14:paraId="00718A2B" w14:textId="77777777" w:rsidR="00E02224" w:rsidRDefault="00E02224" w:rsidP="00E02224">
            <w:pPr>
              <w:pStyle w:val="XML1"/>
            </w:pPr>
            <w:r>
              <w:t xml:space="preserve">  &lt;xs:group name="OFPortType"&gt;</w:t>
            </w:r>
          </w:p>
          <w:p w14:paraId="1ECE51E4" w14:textId="77777777" w:rsidR="00E02224" w:rsidRDefault="00E02224" w:rsidP="00E02224">
            <w:pPr>
              <w:pStyle w:val="XML1"/>
            </w:pPr>
            <w:r>
              <w:t xml:space="preserve">    &lt;xs:annotation&gt;</w:t>
            </w:r>
          </w:p>
          <w:p w14:paraId="6C284921" w14:textId="77777777" w:rsidR="00E02224" w:rsidRDefault="00E02224" w:rsidP="00E02224">
            <w:pPr>
              <w:pStyle w:val="XML1"/>
            </w:pPr>
            <w:r>
              <w:t xml:space="preserve">      &lt;xs:documentation&gt;</w:t>
            </w:r>
          </w:p>
          <w:p w14:paraId="608A7042" w14:textId="77777777" w:rsidR="00E02224" w:rsidRDefault="00E02224" w:rsidP="00E02224">
            <w:pPr>
              <w:pStyle w:val="XML1"/>
            </w:pPr>
            <w:r>
              <w:t xml:space="preserve">        This element specifies all properties of an</w:t>
            </w:r>
          </w:p>
          <w:p w14:paraId="3A018066" w14:textId="77777777" w:rsidR="00E02224" w:rsidRDefault="00E02224" w:rsidP="00E02224">
            <w:pPr>
              <w:pStyle w:val="XML1"/>
            </w:pPr>
            <w:r>
              <w:t xml:space="preserve">        OpenFlow resource of type OpenFlow Port. It represent a</w:t>
            </w:r>
          </w:p>
          <w:p w14:paraId="66A79C86" w14:textId="77777777" w:rsidR="00E02224" w:rsidRDefault="00E02224" w:rsidP="00E02224">
            <w:pPr>
              <w:pStyle w:val="XML1"/>
            </w:pPr>
            <w:r>
              <w:t xml:space="preserve">        physical port or a logical port of the OpenFlow Capable</w:t>
            </w:r>
          </w:p>
          <w:p w14:paraId="472CA7DB" w14:textId="77777777" w:rsidR="00E02224" w:rsidRDefault="00E02224" w:rsidP="00E02224">
            <w:pPr>
              <w:pStyle w:val="XML1"/>
            </w:pPr>
            <w:r>
              <w:t xml:space="preserve">        Switch and can be assigned for exclusive use to an OpenFlow</w:t>
            </w:r>
          </w:p>
          <w:p w14:paraId="17305AF9" w14:textId="77777777" w:rsidR="00E02224" w:rsidRDefault="00E02224" w:rsidP="00E02224">
            <w:pPr>
              <w:pStyle w:val="XML1"/>
            </w:pPr>
            <w:r>
              <w:t xml:space="preserve">        Logical Switch.  A logical port represents a tunnel endpoint</w:t>
            </w:r>
          </w:p>
          <w:p w14:paraId="351EB0D7" w14:textId="77777777" w:rsidR="00E02224" w:rsidRDefault="00E02224" w:rsidP="00E02224">
            <w:pPr>
              <w:pStyle w:val="XML1"/>
            </w:pPr>
            <w:r>
              <w:t xml:space="preserve">        as described in the OpenFlow protocol specification versions</w:t>
            </w:r>
          </w:p>
          <w:p w14:paraId="7572EC4A" w14:textId="77777777" w:rsidR="00E02224" w:rsidRDefault="00E02224" w:rsidP="00E02224">
            <w:pPr>
              <w:pStyle w:val="XML1"/>
            </w:pPr>
            <w:r>
              <w:t xml:space="preserve">        1.3 - 1.3.1.</w:t>
            </w:r>
          </w:p>
          <w:p w14:paraId="54DFB7F6" w14:textId="77777777" w:rsidR="00E02224" w:rsidRDefault="00E02224" w:rsidP="00E02224">
            <w:pPr>
              <w:pStyle w:val="XML1"/>
            </w:pPr>
          </w:p>
          <w:p w14:paraId="25A1338F" w14:textId="77777777" w:rsidR="00E02224" w:rsidRDefault="00E02224" w:rsidP="00E02224">
            <w:pPr>
              <w:pStyle w:val="XML1"/>
            </w:pPr>
            <w:r>
              <w:t xml:space="preserve">        NETCONF &amp;lt;edit-config&amp;gt; operations MUST be implemented as </w:t>
            </w:r>
          </w:p>
          <w:p w14:paraId="3443AA99" w14:textId="77777777" w:rsidR="00E02224" w:rsidRDefault="00E02224" w:rsidP="00E02224">
            <w:pPr>
              <w:pStyle w:val="XML1"/>
            </w:pPr>
            <w:r>
              <w:t xml:space="preserve">        follows: </w:t>
            </w:r>
          </w:p>
          <w:p w14:paraId="22F48B85" w14:textId="77777777" w:rsidR="00E02224" w:rsidRDefault="00E02224" w:rsidP="00E02224">
            <w:pPr>
              <w:pStyle w:val="XML1"/>
            </w:pPr>
          </w:p>
          <w:p w14:paraId="1A99424A" w14:textId="77777777" w:rsidR="00E02224" w:rsidRDefault="00E02224" w:rsidP="00E02224">
            <w:pPr>
              <w:pStyle w:val="XML1"/>
            </w:pPr>
            <w:r>
              <w:t xml:space="preserve">        * The 'resource-id' element of OFResoureType MUST be present</w:t>
            </w:r>
          </w:p>
          <w:p w14:paraId="0490C39D" w14:textId="77777777" w:rsidR="00E02224" w:rsidRDefault="00E02224" w:rsidP="00E02224">
            <w:pPr>
              <w:pStyle w:val="XML1"/>
            </w:pPr>
            <w:r>
              <w:t xml:space="preserve">        at all &amp;lt;edit-config&amp;gt; operations to identify the port.</w:t>
            </w:r>
          </w:p>
          <w:p w14:paraId="40AD1063" w14:textId="77777777" w:rsidR="00E02224" w:rsidRDefault="00E02224" w:rsidP="00E02224">
            <w:pPr>
              <w:pStyle w:val="XML1"/>
            </w:pPr>
            <w:r>
              <w:t xml:space="preserve">        * If the operation is 'merge' or 'replace', the element is</w:t>
            </w:r>
          </w:p>
          <w:p w14:paraId="4A5A8234" w14:textId="77777777" w:rsidR="00E02224" w:rsidRDefault="00E02224" w:rsidP="00E02224">
            <w:pPr>
              <w:pStyle w:val="XML1"/>
            </w:pPr>
            <w:r>
              <w:t xml:space="preserve">        created if it does not exist, and its value is set to the</w:t>
            </w:r>
          </w:p>
          <w:p w14:paraId="0D41CF5F" w14:textId="77777777" w:rsidR="00E02224" w:rsidRDefault="00E02224" w:rsidP="00E02224">
            <w:pPr>
              <w:pStyle w:val="XML1"/>
            </w:pPr>
            <w:r>
              <w:t xml:space="preserve">        value found in the XML RPC data.</w:t>
            </w:r>
          </w:p>
          <w:p w14:paraId="30BD381E" w14:textId="77777777" w:rsidR="00E02224" w:rsidRDefault="00E02224" w:rsidP="00E02224">
            <w:pPr>
              <w:pStyle w:val="XML1"/>
            </w:pPr>
            <w:r>
              <w:t xml:space="preserve">        * If the operation is 'create', the element is created if it</w:t>
            </w:r>
          </w:p>
          <w:p w14:paraId="661EB11C" w14:textId="77777777" w:rsidR="00E02224" w:rsidRDefault="00E02224" w:rsidP="00E02224">
            <w:pPr>
              <w:pStyle w:val="XML1"/>
            </w:pPr>
            <w:r>
              <w:t xml:space="preserve">        does not exist. If the element already exists, a</w:t>
            </w:r>
          </w:p>
          <w:p w14:paraId="427D73AF"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61CBEBB8" w14:textId="77777777" w:rsidR="00E02224" w:rsidRDefault="00E02224" w:rsidP="00E02224">
            <w:pPr>
              <w:pStyle w:val="XML1"/>
            </w:pPr>
            <w:r>
              <w:t xml:space="preserve">        * If the operation is 'delete', the element is deleted if it</w:t>
            </w:r>
          </w:p>
          <w:p w14:paraId="671EE84E" w14:textId="77777777" w:rsidR="00E02224" w:rsidRDefault="00E02224" w:rsidP="00E02224">
            <w:pPr>
              <w:pStyle w:val="XML1"/>
            </w:pPr>
            <w:r>
              <w:t xml:space="preserve">        exists. If the element does not exist, a 'data</w:t>
            </w:r>
            <w:r>
              <w:rPr>
                <w:rFonts w:ascii="MS Mincho" w:eastAsia="MS Mincho" w:hAnsi="MS Mincho" w:cs="MS Mincho" w:hint="eastAsia"/>
              </w:rPr>
              <w:t>‑</w:t>
            </w:r>
            <w:r>
              <w:t>missing'</w:t>
            </w:r>
          </w:p>
          <w:p w14:paraId="27C2D8D8" w14:textId="77777777" w:rsidR="00E02224" w:rsidRDefault="00E02224" w:rsidP="00E02224">
            <w:pPr>
              <w:pStyle w:val="XML1"/>
            </w:pPr>
            <w:r>
              <w:t xml:space="preserve">        error is returned.</w:t>
            </w:r>
          </w:p>
          <w:p w14:paraId="7905AE82" w14:textId="77777777" w:rsidR="00E02224" w:rsidRDefault="00E02224" w:rsidP="00E02224">
            <w:pPr>
              <w:pStyle w:val="XML1"/>
            </w:pPr>
            <w:r>
              <w:t xml:space="preserve">      &lt;/xs:documentation&gt;</w:t>
            </w:r>
          </w:p>
          <w:p w14:paraId="6A049B79" w14:textId="77777777" w:rsidR="00E02224" w:rsidRDefault="00E02224" w:rsidP="00E02224">
            <w:pPr>
              <w:pStyle w:val="XML1"/>
            </w:pPr>
            <w:r>
              <w:t xml:space="preserve">    &lt;/xs:annotation&gt;</w:t>
            </w:r>
          </w:p>
          <w:p w14:paraId="4DCD6086" w14:textId="77777777" w:rsidR="00E02224" w:rsidRDefault="00E02224" w:rsidP="00E02224">
            <w:pPr>
              <w:pStyle w:val="XML1"/>
            </w:pPr>
          </w:p>
          <w:p w14:paraId="5AFCE047" w14:textId="77777777" w:rsidR="00E02224" w:rsidRDefault="00E02224" w:rsidP="00E02224">
            <w:pPr>
              <w:pStyle w:val="XML1"/>
            </w:pPr>
            <w:r>
              <w:t xml:space="preserve">    &lt;xs:sequence&gt;</w:t>
            </w:r>
          </w:p>
          <w:p w14:paraId="3234D757" w14:textId="77777777" w:rsidR="00E02224" w:rsidRDefault="00E02224" w:rsidP="00E02224">
            <w:pPr>
              <w:pStyle w:val="XML1"/>
            </w:pPr>
            <w:r>
              <w:t xml:space="preserve">      &lt;xs:group ref="OFResourceType"/&gt;</w:t>
            </w:r>
          </w:p>
          <w:p w14:paraId="3035EC63" w14:textId="77777777" w:rsidR="00E02224" w:rsidRDefault="00E02224" w:rsidP="00E02224">
            <w:pPr>
              <w:pStyle w:val="XML1"/>
            </w:pPr>
            <w:r>
              <w:t xml:space="preserve">      &lt;xs:element name="number"  type="xs:unsignedLong"&gt;</w:t>
            </w:r>
          </w:p>
          <w:p w14:paraId="1FBA6C41" w14:textId="77777777" w:rsidR="00E02224" w:rsidRDefault="00E02224" w:rsidP="00E02224">
            <w:pPr>
              <w:pStyle w:val="XML1"/>
            </w:pPr>
            <w:r>
              <w:t xml:space="preserve">        &lt;xs:annotation&gt;</w:t>
            </w:r>
          </w:p>
          <w:p w14:paraId="4DD7CEBB" w14:textId="77777777" w:rsidR="00E02224" w:rsidRDefault="00E02224" w:rsidP="00E02224">
            <w:pPr>
              <w:pStyle w:val="XML1"/>
            </w:pPr>
            <w:r>
              <w:t xml:space="preserve">          &lt;xs:documentation&gt;</w:t>
            </w:r>
          </w:p>
          <w:p w14:paraId="6B22C2F5" w14:textId="77777777" w:rsidR="00E02224" w:rsidRDefault="00E02224" w:rsidP="00E02224">
            <w:pPr>
              <w:pStyle w:val="XML1"/>
            </w:pPr>
            <w:r>
              <w:t xml:space="preserve">            This number identifies the OpenFlow Port to </w:t>
            </w:r>
          </w:p>
          <w:p w14:paraId="2F9E27D7" w14:textId="77777777" w:rsidR="00E02224" w:rsidRDefault="00E02224" w:rsidP="00E02224">
            <w:pPr>
              <w:pStyle w:val="XML1"/>
            </w:pPr>
            <w:r>
              <w:t xml:space="preserve">            OpenFlow Controllers. It is assigned to an OpenFlow Port </w:t>
            </w:r>
          </w:p>
          <w:p w14:paraId="616B4017" w14:textId="77777777" w:rsidR="00E02224" w:rsidRDefault="00E02224" w:rsidP="00E02224">
            <w:pPr>
              <w:pStyle w:val="XML1"/>
            </w:pPr>
            <w:r>
              <w:t xml:space="preserve">            latest when the OpenFlow Port is associated with and</w:t>
            </w:r>
          </w:p>
          <w:p w14:paraId="6A869C27" w14:textId="77777777" w:rsidR="00E02224" w:rsidRDefault="00E02224" w:rsidP="00E02224">
            <w:pPr>
              <w:pStyle w:val="XML1"/>
            </w:pPr>
            <w:r>
              <w:t xml:space="preserve">            OpenFlow Logical Switch.  If the OpenFlow Port is</w:t>
            </w:r>
          </w:p>
          <w:p w14:paraId="4921704A" w14:textId="77777777" w:rsidR="00E02224" w:rsidRDefault="00E02224" w:rsidP="00E02224">
            <w:pPr>
              <w:pStyle w:val="XML1"/>
            </w:pPr>
            <w:r>
              <w:t xml:space="preserve">            associated with an OpenFlow Logical Switch, this element</w:t>
            </w:r>
          </w:p>
          <w:p w14:paraId="22DDA4D8" w14:textId="77777777" w:rsidR="00E02224" w:rsidRDefault="00E02224" w:rsidP="00E02224">
            <w:pPr>
              <w:pStyle w:val="XML1"/>
            </w:pPr>
            <w:r>
              <w:t xml:space="preserve">            MUST be unique within the context of the OpenFlow Logical</w:t>
            </w:r>
          </w:p>
          <w:p w14:paraId="2C09C3C4" w14:textId="77777777" w:rsidR="00E02224" w:rsidRDefault="00E02224" w:rsidP="00E02224">
            <w:pPr>
              <w:pStyle w:val="XML1"/>
            </w:pPr>
            <w:r>
              <w:t xml:space="preserve">            Switch.  </w:t>
            </w:r>
          </w:p>
          <w:p w14:paraId="0DA8131E" w14:textId="77777777" w:rsidR="00E02224" w:rsidRDefault="00E02224" w:rsidP="00E02224">
            <w:pPr>
              <w:pStyle w:val="XML1"/>
            </w:pPr>
            <w:r>
              <w:t xml:space="preserve">                  </w:t>
            </w:r>
          </w:p>
          <w:p w14:paraId="03F2225F" w14:textId="77777777" w:rsidR="00E02224" w:rsidRDefault="00E02224" w:rsidP="00E02224">
            <w:pPr>
              <w:pStyle w:val="XML1"/>
            </w:pPr>
            <w:r>
              <w:t xml:space="preserve">            OpenFlow Capable Switch implementations may choose to</w:t>
            </w:r>
          </w:p>
          <w:p w14:paraId="7B1D3A06" w14:textId="77777777" w:rsidR="00E02224" w:rsidRDefault="00E02224" w:rsidP="00E02224">
            <w:pPr>
              <w:pStyle w:val="XML1"/>
            </w:pPr>
            <w:r>
              <w:t xml:space="preserve">            assign values to OpenFlow Ports that are unique within the</w:t>
            </w:r>
          </w:p>
          <w:p w14:paraId="2B47FC21" w14:textId="77777777" w:rsidR="00E02224" w:rsidRDefault="00E02224" w:rsidP="00E02224">
            <w:pPr>
              <w:pStyle w:val="XML1"/>
            </w:pPr>
            <w:r>
              <w:t xml:space="preserve">            context of the OpenFlow Logical Switch.  These numbers can</w:t>
            </w:r>
          </w:p>
          <w:p w14:paraId="03A052E3" w14:textId="77777777" w:rsidR="00E02224" w:rsidRDefault="00E02224" w:rsidP="00E02224">
            <w:pPr>
              <w:pStyle w:val="XML1"/>
            </w:pPr>
            <w:r>
              <w:t xml:space="preserve">            be used independent of assignments to OpenFlow Logical</w:t>
            </w:r>
          </w:p>
          <w:p w14:paraId="38987A39" w14:textId="77777777" w:rsidR="00E02224" w:rsidRDefault="00E02224" w:rsidP="00E02224">
            <w:pPr>
              <w:pStyle w:val="XML1"/>
            </w:pPr>
            <w:r>
              <w:t xml:space="preserve">            Switches. </w:t>
            </w:r>
          </w:p>
          <w:p w14:paraId="4C95B98B" w14:textId="77777777" w:rsidR="00E02224" w:rsidRDefault="00E02224" w:rsidP="00E02224">
            <w:pPr>
              <w:pStyle w:val="XML1"/>
            </w:pPr>
            <w:r>
              <w:t xml:space="preserve">                  </w:t>
            </w:r>
          </w:p>
          <w:p w14:paraId="26FBE55C" w14:textId="77777777" w:rsidR="00E02224" w:rsidRDefault="00E02224" w:rsidP="00E02224">
            <w:pPr>
              <w:pStyle w:val="XML1"/>
            </w:pPr>
            <w:r>
              <w:t xml:space="preserve">            Other implementations may assign values to this element</w:t>
            </w:r>
          </w:p>
          <w:p w14:paraId="289AC86D" w14:textId="77777777" w:rsidR="00E02224" w:rsidRDefault="00E02224" w:rsidP="00E02224">
            <w:pPr>
              <w:pStyle w:val="XML1"/>
            </w:pPr>
            <w:r>
              <w:t xml:space="preserve">            only if the OpenFlow Port is assigned to an OpenFlow</w:t>
            </w:r>
          </w:p>
          <w:p w14:paraId="5507B472" w14:textId="77777777" w:rsidR="00E02224" w:rsidRDefault="00E02224" w:rsidP="00E02224">
            <w:pPr>
              <w:pStyle w:val="XML1"/>
            </w:pPr>
            <w:r>
              <w:t xml:space="preserve">            Logical Switch.  If no value is currently assigned to this</w:t>
            </w:r>
          </w:p>
          <w:p w14:paraId="23A251C2" w14:textId="77777777" w:rsidR="00E02224" w:rsidRDefault="00E02224" w:rsidP="00E02224">
            <w:pPr>
              <w:pStyle w:val="XML1"/>
            </w:pPr>
            <w:r>
              <w:t xml:space="preserve">            element then this element MUST NOT be included in replies</w:t>
            </w:r>
          </w:p>
          <w:p w14:paraId="252738E0" w14:textId="77777777" w:rsidR="00E02224" w:rsidRDefault="00E02224" w:rsidP="00E02224">
            <w:pPr>
              <w:pStyle w:val="XML1"/>
            </w:pPr>
            <w:r>
              <w:t xml:space="preserve">            to NETCONF &amp;lt;get&amp;gt; requests. Since this element is not</w:t>
            </w:r>
          </w:p>
          <w:p w14:paraId="6CBDA218" w14:textId="77777777" w:rsidR="00E02224" w:rsidRDefault="00E02224" w:rsidP="00E02224">
            <w:pPr>
              <w:pStyle w:val="XML1"/>
            </w:pPr>
            <w:r>
              <w:t xml:space="preserve">            configurable with the NETCONF protocol it MUST NOT be</w:t>
            </w:r>
          </w:p>
          <w:p w14:paraId="42005FD1" w14:textId="77777777" w:rsidR="00E02224" w:rsidRDefault="00E02224" w:rsidP="00E02224">
            <w:pPr>
              <w:pStyle w:val="XML1"/>
            </w:pPr>
            <w:r>
              <w:t xml:space="preserve">            included in replies to NETCONF &amp;lt;get-config&amp;gt; requests.</w:t>
            </w:r>
          </w:p>
          <w:p w14:paraId="23689A63" w14:textId="77777777" w:rsidR="00E02224" w:rsidRDefault="00E02224" w:rsidP="00E02224">
            <w:pPr>
              <w:pStyle w:val="XML1"/>
            </w:pPr>
            <w:r>
              <w:t xml:space="preserve">          &lt;/xs:documentation&gt;</w:t>
            </w:r>
          </w:p>
          <w:p w14:paraId="7EF78A0C" w14:textId="77777777" w:rsidR="00E02224" w:rsidRDefault="00E02224" w:rsidP="00E02224">
            <w:pPr>
              <w:pStyle w:val="XML1"/>
            </w:pPr>
            <w:r>
              <w:t xml:space="preserve">        &lt;/xs:annotation&gt;</w:t>
            </w:r>
          </w:p>
          <w:p w14:paraId="7977F680" w14:textId="77777777" w:rsidR="00E02224" w:rsidRDefault="00E02224" w:rsidP="00E02224">
            <w:pPr>
              <w:pStyle w:val="XML1"/>
            </w:pPr>
            <w:r>
              <w:t xml:space="preserve">      &lt;/xs:element&gt;</w:t>
            </w:r>
          </w:p>
          <w:p w14:paraId="0A388E5B" w14:textId="77777777" w:rsidR="00E02224" w:rsidRDefault="00E02224" w:rsidP="00E02224">
            <w:pPr>
              <w:pStyle w:val="XML1"/>
            </w:pPr>
            <w:r>
              <w:t xml:space="preserve">      &lt;xs:element name="name"&gt;</w:t>
            </w:r>
          </w:p>
          <w:p w14:paraId="36B9E44B" w14:textId="77777777" w:rsidR="00E02224" w:rsidRDefault="00E02224" w:rsidP="00E02224">
            <w:pPr>
              <w:pStyle w:val="XML1"/>
            </w:pPr>
            <w:r>
              <w:t xml:space="preserve">        &lt;xs:annotation&gt;</w:t>
            </w:r>
          </w:p>
          <w:p w14:paraId="1477E3AC" w14:textId="77777777" w:rsidR="00E02224" w:rsidRDefault="00E02224" w:rsidP="00E02224">
            <w:pPr>
              <w:pStyle w:val="XML1"/>
            </w:pPr>
            <w:r>
              <w:t xml:space="preserve">          &lt;xs:documentation&gt;</w:t>
            </w:r>
          </w:p>
          <w:p w14:paraId="5665E977" w14:textId="77777777" w:rsidR="00E02224" w:rsidRDefault="00E02224" w:rsidP="00E02224">
            <w:pPr>
              <w:pStyle w:val="XML1"/>
            </w:pPr>
            <w:r>
              <w:t xml:space="preserve">            This element assists OpenFlow Controllers in </w:t>
            </w:r>
          </w:p>
          <w:p w14:paraId="1EBA6BF9" w14:textId="77777777" w:rsidR="00E02224" w:rsidRDefault="00E02224" w:rsidP="00E02224">
            <w:pPr>
              <w:pStyle w:val="XML1"/>
            </w:pPr>
            <w:r>
              <w:t xml:space="preserve">            identifying OpenFlow Ports.  </w:t>
            </w:r>
          </w:p>
          <w:p w14:paraId="70CCFEF4" w14:textId="77777777" w:rsidR="00E02224" w:rsidRDefault="00E02224" w:rsidP="00E02224">
            <w:pPr>
              <w:pStyle w:val="XML1"/>
            </w:pPr>
            <w:r>
              <w:t xml:space="preserve">                  </w:t>
            </w:r>
          </w:p>
          <w:p w14:paraId="035DCC22" w14:textId="77777777" w:rsidR="00E02224" w:rsidRDefault="00E02224" w:rsidP="00E02224">
            <w:pPr>
              <w:pStyle w:val="XML1"/>
            </w:pPr>
            <w:r>
              <w:t xml:space="preserve">            This element is not to be set by the OP-CONFIG protocol,</w:t>
            </w:r>
          </w:p>
          <w:p w14:paraId="406CE0A2" w14:textId="77777777" w:rsidR="00E02224" w:rsidRDefault="00E02224" w:rsidP="00E02224">
            <w:pPr>
              <w:pStyle w:val="XML1"/>
            </w:pPr>
            <w:r>
              <w:t xml:space="preserve">            but it is set by the switch implementation.  It may be set</w:t>
            </w:r>
          </w:p>
          <w:p w14:paraId="2BF28E1B" w14:textId="77777777" w:rsidR="00E02224" w:rsidRDefault="00E02224" w:rsidP="00E02224">
            <w:pPr>
              <w:pStyle w:val="XML1"/>
            </w:pPr>
            <w:r>
              <w:t xml:space="preserve">            at start-up time of an OpenFlow Capable Switch or when the </w:t>
            </w:r>
          </w:p>
          <w:p w14:paraId="134260D4" w14:textId="77777777" w:rsidR="00E02224" w:rsidRDefault="00E02224" w:rsidP="00E02224">
            <w:pPr>
              <w:pStyle w:val="XML1"/>
            </w:pPr>
            <w:r>
              <w:t xml:space="preserve">            OpenFlow Port is assigned to an OpenFlow Logical Switch.</w:t>
            </w:r>
          </w:p>
          <w:p w14:paraId="74894F46" w14:textId="77777777" w:rsidR="00E02224" w:rsidRDefault="00E02224" w:rsidP="00E02224">
            <w:pPr>
              <w:pStyle w:val="XML1"/>
            </w:pPr>
            <w:r>
              <w:t xml:space="preserve">            It MAY also be not set at all.  If this element is set to a</w:t>
            </w:r>
          </w:p>
          <w:p w14:paraId="52B31B5A" w14:textId="77777777" w:rsidR="00E02224" w:rsidRDefault="00E02224" w:rsidP="00E02224">
            <w:pPr>
              <w:pStyle w:val="XML1"/>
            </w:pPr>
            <w:r>
              <w:t xml:space="preserve">            value other than the empty string when being assigned to an</w:t>
            </w:r>
          </w:p>
          <w:p w14:paraId="3C2D2D54" w14:textId="77777777" w:rsidR="00E02224" w:rsidRDefault="00E02224" w:rsidP="00E02224">
            <w:pPr>
              <w:pStyle w:val="XML1"/>
            </w:pPr>
            <w:r>
              <w:t xml:space="preserve">            OpenFlow Logical Switch, then the value of this element</w:t>
            </w:r>
          </w:p>
          <w:p w14:paraId="2C30BCFE" w14:textId="77777777" w:rsidR="00E02224" w:rsidRDefault="00E02224" w:rsidP="00E02224">
            <w:pPr>
              <w:pStyle w:val="XML1"/>
            </w:pPr>
            <w:r>
              <w:t xml:space="preserve">            MUST be unique within the context of the OpenFlow Logical</w:t>
            </w:r>
          </w:p>
          <w:p w14:paraId="64CF2F11" w14:textId="77777777" w:rsidR="00E02224" w:rsidRDefault="00E02224" w:rsidP="00E02224">
            <w:pPr>
              <w:pStyle w:val="XML1"/>
            </w:pPr>
            <w:r>
              <w:t xml:space="preserve">            Switch.  </w:t>
            </w:r>
          </w:p>
          <w:p w14:paraId="7B4D945C" w14:textId="77777777" w:rsidR="00E02224" w:rsidRDefault="00E02224" w:rsidP="00E02224">
            <w:pPr>
              <w:pStyle w:val="XML1"/>
            </w:pPr>
            <w:r>
              <w:t xml:space="preserve">                  </w:t>
            </w:r>
          </w:p>
          <w:p w14:paraId="6A4190EB" w14:textId="77777777" w:rsidR="00E02224" w:rsidRDefault="00E02224" w:rsidP="00E02224">
            <w:pPr>
              <w:pStyle w:val="XML1"/>
            </w:pPr>
            <w:r>
              <w:t xml:space="preserve">            If no value or the empty string is currently assigned to</w:t>
            </w:r>
          </w:p>
          <w:p w14:paraId="70617F2E" w14:textId="77777777" w:rsidR="00E02224" w:rsidRDefault="00E02224" w:rsidP="00E02224">
            <w:pPr>
              <w:pStyle w:val="XML1"/>
            </w:pPr>
            <w:r>
              <w:t xml:space="preserve">            this element then this element MUST not be included in</w:t>
            </w:r>
          </w:p>
          <w:p w14:paraId="6758F28E" w14:textId="77777777" w:rsidR="00E02224" w:rsidRDefault="00E02224" w:rsidP="00E02224">
            <w:pPr>
              <w:pStyle w:val="XML1"/>
            </w:pPr>
            <w:r>
              <w:t xml:space="preserve">            replies to NETCONF &amp;lt;get&amp;gt; requests. Since this element is</w:t>
            </w:r>
          </w:p>
          <w:p w14:paraId="5A5E3289" w14:textId="77777777" w:rsidR="00E02224" w:rsidRDefault="00E02224" w:rsidP="00E02224">
            <w:pPr>
              <w:pStyle w:val="XML1"/>
            </w:pPr>
            <w:r>
              <w:t xml:space="preserve">            not configurable with the NETCONF protocol it MUST NOT be</w:t>
            </w:r>
          </w:p>
          <w:p w14:paraId="6AC5A2C2" w14:textId="77777777" w:rsidR="00E02224" w:rsidRDefault="00E02224" w:rsidP="00E02224">
            <w:pPr>
              <w:pStyle w:val="XML1"/>
            </w:pPr>
            <w:r>
              <w:t xml:space="preserve">            included in replies to NETCONF &amp;lt;get-config&amp;gt; requests.</w:t>
            </w:r>
          </w:p>
          <w:p w14:paraId="3B01E962" w14:textId="77777777" w:rsidR="00E02224" w:rsidRDefault="00E02224" w:rsidP="00E02224">
            <w:pPr>
              <w:pStyle w:val="XML1"/>
            </w:pPr>
            <w:r>
              <w:t xml:space="preserve">          &lt;/xs:documentation&gt;</w:t>
            </w:r>
          </w:p>
          <w:p w14:paraId="536326A6" w14:textId="77777777" w:rsidR="00E02224" w:rsidRDefault="00E02224" w:rsidP="00E02224">
            <w:pPr>
              <w:pStyle w:val="XML1"/>
            </w:pPr>
            <w:r>
              <w:t xml:space="preserve">        &lt;/xs:annotation&gt;</w:t>
            </w:r>
          </w:p>
          <w:p w14:paraId="1DCE842D" w14:textId="77777777" w:rsidR="00E02224" w:rsidRDefault="00E02224" w:rsidP="00E02224">
            <w:pPr>
              <w:pStyle w:val="XML1"/>
            </w:pPr>
            <w:r>
              <w:t xml:space="preserve">        &lt;xs:simpleType&gt;</w:t>
            </w:r>
          </w:p>
          <w:p w14:paraId="16B16BF8" w14:textId="77777777" w:rsidR="00E02224" w:rsidRDefault="00E02224" w:rsidP="00E02224">
            <w:pPr>
              <w:pStyle w:val="XML1"/>
            </w:pPr>
            <w:r>
              <w:t xml:space="preserve">          &lt;xs:restriction base="xs:string"&gt;</w:t>
            </w:r>
          </w:p>
          <w:p w14:paraId="2F87D6B9" w14:textId="77777777" w:rsidR="00E02224" w:rsidRDefault="00E02224" w:rsidP="00E02224">
            <w:pPr>
              <w:pStyle w:val="XML1"/>
            </w:pPr>
            <w:r>
              <w:t xml:space="preserve">            &lt;xs:minLength value="1"/&gt;</w:t>
            </w:r>
          </w:p>
          <w:p w14:paraId="09453194" w14:textId="77777777" w:rsidR="00E02224" w:rsidRDefault="00E02224" w:rsidP="00E02224">
            <w:pPr>
              <w:pStyle w:val="XML1"/>
            </w:pPr>
            <w:r>
              <w:t xml:space="preserve">            &lt;xs:maxLength value="16"/&gt;</w:t>
            </w:r>
          </w:p>
          <w:p w14:paraId="3E8BC159" w14:textId="77777777" w:rsidR="00E02224" w:rsidRDefault="00E02224" w:rsidP="00E02224">
            <w:pPr>
              <w:pStyle w:val="XML1"/>
            </w:pPr>
            <w:r>
              <w:t xml:space="preserve">          &lt;/xs:restriction&gt;</w:t>
            </w:r>
          </w:p>
          <w:p w14:paraId="12855138" w14:textId="77777777" w:rsidR="00E02224" w:rsidRDefault="00E02224" w:rsidP="00E02224">
            <w:pPr>
              <w:pStyle w:val="XML1"/>
            </w:pPr>
            <w:r>
              <w:t xml:space="preserve">        &lt;/xs:simpleType&gt;</w:t>
            </w:r>
          </w:p>
          <w:p w14:paraId="1F899BAD" w14:textId="77777777" w:rsidR="00E02224" w:rsidRDefault="00E02224" w:rsidP="00E02224">
            <w:pPr>
              <w:pStyle w:val="XML1"/>
            </w:pPr>
            <w:r>
              <w:t xml:space="preserve">      &lt;/xs:element&gt;</w:t>
            </w:r>
          </w:p>
          <w:p w14:paraId="7D25F683" w14:textId="77777777" w:rsidR="00E02224" w:rsidRDefault="00E02224" w:rsidP="00E02224">
            <w:pPr>
              <w:pStyle w:val="XML1"/>
            </w:pPr>
            <w:r>
              <w:t xml:space="preserve">      &lt;xs:element name="current-rate"  type="xs:unsignedInt"&gt;</w:t>
            </w:r>
          </w:p>
          <w:p w14:paraId="346F0869" w14:textId="77777777" w:rsidR="00E02224" w:rsidRDefault="00E02224" w:rsidP="00E02224">
            <w:pPr>
              <w:pStyle w:val="XML1"/>
            </w:pPr>
            <w:r>
              <w:t xml:space="preserve">        &lt;xs:annotation&gt;</w:t>
            </w:r>
          </w:p>
          <w:p w14:paraId="22A2718C" w14:textId="77777777" w:rsidR="00E02224" w:rsidRDefault="00E02224" w:rsidP="00E02224">
            <w:pPr>
              <w:pStyle w:val="XML1"/>
            </w:pPr>
            <w:r>
              <w:t xml:space="preserve">          &lt;xs:documentation&gt;</w:t>
            </w:r>
          </w:p>
          <w:p w14:paraId="4CEAD3B0" w14:textId="77777777" w:rsidR="00E02224" w:rsidRDefault="00E02224" w:rsidP="00E02224">
            <w:pPr>
              <w:pStyle w:val="XML1"/>
            </w:pPr>
            <w:r>
              <w:t xml:space="preserve">            This element indicates the current bit rate of </w:t>
            </w:r>
          </w:p>
          <w:p w14:paraId="67C7D9E2" w14:textId="77777777" w:rsidR="00E02224" w:rsidRDefault="00E02224" w:rsidP="00E02224">
            <w:pPr>
              <w:pStyle w:val="XML1"/>
            </w:pPr>
            <w:r>
              <w:t xml:space="preserve">            the port. Its values is to be provided in units of kilobit </w:t>
            </w:r>
          </w:p>
          <w:p w14:paraId="78FE8FDC" w14:textId="77777777" w:rsidR="00E02224" w:rsidRDefault="00E02224" w:rsidP="00E02224">
            <w:pPr>
              <w:pStyle w:val="XML1"/>
            </w:pPr>
            <w:r>
              <w:t xml:space="preserve">            per second (kbps). This element is only valid if the </w:t>
            </w:r>
          </w:p>
          <w:p w14:paraId="58E1E62D" w14:textId="77777777" w:rsidR="00E02224" w:rsidRDefault="00E02224" w:rsidP="00E02224">
            <w:pPr>
              <w:pStyle w:val="XML1"/>
            </w:pPr>
            <w:r>
              <w:t xml:space="preserve">            element called 'rate' in the current Port Features has a </w:t>
            </w:r>
          </w:p>
          <w:p w14:paraId="6D4844E8" w14:textId="77777777" w:rsidR="00E02224" w:rsidRDefault="00E02224" w:rsidP="00E02224">
            <w:pPr>
              <w:pStyle w:val="XML1"/>
            </w:pPr>
            <w:r>
              <w:t xml:space="preserve">            value of 'other'.</w:t>
            </w:r>
          </w:p>
          <w:p w14:paraId="08885C17" w14:textId="77777777" w:rsidR="00E02224" w:rsidRDefault="00E02224" w:rsidP="00E02224">
            <w:pPr>
              <w:pStyle w:val="XML1"/>
            </w:pPr>
          </w:p>
          <w:p w14:paraId="72418FBB" w14:textId="77777777" w:rsidR="00E02224" w:rsidRDefault="00E02224" w:rsidP="00E02224">
            <w:pPr>
              <w:pStyle w:val="XML1"/>
            </w:pPr>
            <w:r>
              <w:t xml:space="preserve">            Since this element is not configurable with the NETCONF</w:t>
            </w:r>
          </w:p>
          <w:p w14:paraId="5833EDAC" w14:textId="77777777" w:rsidR="00E02224" w:rsidRDefault="00E02224" w:rsidP="00E02224">
            <w:pPr>
              <w:pStyle w:val="XML1"/>
            </w:pPr>
            <w:r>
              <w:t xml:space="preserve">            protocol it MUST NOT be included in replies to NETCONF</w:t>
            </w:r>
          </w:p>
          <w:p w14:paraId="5B31B92C" w14:textId="77777777" w:rsidR="00E02224" w:rsidRDefault="00E02224" w:rsidP="00E02224">
            <w:pPr>
              <w:pStyle w:val="XML1"/>
            </w:pPr>
            <w:r>
              <w:t xml:space="preserve">            &amp;lt;get-config&amp;gt; requests.</w:t>
            </w:r>
          </w:p>
          <w:p w14:paraId="1D99B716" w14:textId="77777777" w:rsidR="00E02224" w:rsidRDefault="00E02224" w:rsidP="00E02224">
            <w:pPr>
              <w:pStyle w:val="XML1"/>
            </w:pPr>
            <w:r>
              <w:t xml:space="preserve">          &lt;/xs:documentation&gt;</w:t>
            </w:r>
          </w:p>
          <w:p w14:paraId="2D118243" w14:textId="77777777" w:rsidR="00E02224" w:rsidRDefault="00E02224" w:rsidP="00E02224">
            <w:pPr>
              <w:pStyle w:val="XML1"/>
            </w:pPr>
            <w:r>
              <w:t xml:space="preserve">        &lt;/xs:annotation&gt;</w:t>
            </w:r>
          </w:p>
          <w:p w14:paraId="13BF11D2" w14:textId="77777777" w:rsidR="00E02224" w:rsidRDefault="00E02224" w:rsidP="00E02224">
            <w:pPr>
              <w:pStyle w:val="XML1"/>
            </w:pPr>
            <w:r>
              <w:t xml:space="preserve">      &lt;/xs:element&gt;</w:t>
            </w:r>
          </w:p>
          <w:p w14:paraId="241B51B9" w14:textId="77777777" w:rsidR="00E02224" w:rsidRDefault="00E02224" w:rsidP="00E02224">
            <w:pPr>
              <w:pStyle w:val="XML1"/>
            </w:pPr>
            <w:r>
              <w:t xml:space="preserve">      &lt;xs:element name="max-rate"  type="xs:unsignedInt"&gt;</w:t>
            </w:r>
          </w:p>
          <w:p w14:paraId="471AF508" w14:textId="77777777" w:rsidR="00E02224" w:rsidRDefault="00E02224" w:rsidP="00E02224">
            <w:pPr>
              <w:pStyle w:val="XML1"/>
            </w:pPr>
            <w:r>
              <w:t xml:space="preserve">        &lt;xs:annotation&gt;</w:t>
            </w:r>
          </w:p>
          <w:p w14:paraId="7037110A" w14:textId="77777777" w:rsidR="00E02224" w:rsidRDefault="00E02224" w:rsidP="00E02224">
            <w:pPr>
              <w:pStyle w:val="XML1"/>
            </w:pPr>
            <w:r>
              <w:t xml:space="preserve">          &lt;xs:documentation&gt;</w:t>
            </w:r>
          </w:p>
          <w:p w14:paraId="0B95A45F" w14:textId="77777777" w:rsidR="00E02224" w:rsidRDefault="00E02224" w:rsidP="00E02224">
            <w:pPr>
              <w:pStyle w:val="XML1"/>
            </w:pPr>
            <w:r>
              <w:t xml:space="preserve">            This element indicates the maximum bit rate of </w:t>
            </w:r>
          </w:p>
          <w:p w14:paraId="06CF8E08" w14:textId="77777777" w:rsidR="00E02224" w:rsidRDefault="00E02224" w:rsidP="00E02224">
            <w:pPr>
              <w:pStyle w:val="XML1"/>
            </w:pPr>
            <w:r>
              <w:t xml:space="preserve">            the port. Its values is to be provided in units of kilobit </w:t>
            </w:r>
          </w:p>
          <w:p w14:paraId="63888140" w14:textId="77777777" w:rsidR="00E02224" w:rsidRDefault="00E02224" w:rsidP="00E02224">
            <w:pPr>
              <w:pStyle w:val="XML1"/>
            </w:pPr>
            <w:r>
              <w:t xml:space="preserve">            per second (kbps). This element is only valid if the </w:t>
            </w:r>
          </w:p>
          <w:p w14:paraId="06D364DF" w14:textId="77777777" w:rsidR="00E02224" w:rsidRDefault="00E02224" w:rsidP="00E02224">
            <w:pPr>
              <w:pStyle w:val="XML1"/>
            </w:pPr>
            <w:r>
              <w:t xml:space="preserve">            element called 'rate' in the current Port Features has a </w:t>
            </w:r>
          </w:p>
          <w:p w14:paraId="76D172B6" w14:textId="77777777" w:rsidR="00E02224" w:rsidRDefault="00E02224" w:rsidP="00E02224">
            <w:pPr>
              <w:pStyle w:val="XML1"/>
            </w:pPr>
            <w:r>
              <w:t xml:space="preserve">            value of 'other'.</w:t>
            </w:r>
          </w:p>
          <w:p w14:paraId="5C2A96B1" w14:textId="77777777" w:rsidR="00E02224" w:rsidRDefault="00E02224" w:rsidP="00E02224">
            <w:pPr>
              <w:pStyle w:val="XML1"/>
            </w:pPr>
          </w:p>
          <w:p w14:paraId="68E3F7C3" w14:textId="77777777" w:rsidR="00E02224" w:rsidRDefault="00E02224" w:rsidP="00E02224">
            <w:pPr>
              <w:pStyle w:val="XML1"/>
            </w:pPr>
            <w:r>
              <w:t xml:space="preserve">            Since this element is not configurable with the NETCONF</w:t>
            </w:r>
          </w:p>
          <w:p w14:paraId="0CA4F086" w14:textId="77777777" w:rsidR="00E02224" w:rsidRDefault="00E02224" w:rsidP="00E02224">
            <w:pPr>
              <w:pStyle w:val="XML1"/>
            </w:pPr>
            <w:r>
              <w:t xml:space="preserve">            protocol it MUST NOT be included in replies to NETCONF</w:t>
            </w:r>
          </w:p>
          <w:p w14:paraId="2EAC01BF" w14:textId="77777777" w:rsidR="00E02224" w:rsidRDefault="00E02224" w:rsidP="00E02224">
            <w:pPr>
              <w:pStyle w:val="XML1"/>
            </w:pPr>
            <w:r>
              <w:t xml:space="preserve">            &amp;lt;get-config&amp;gt; requests.</w:t>
            </w:r>
          </w:p>
          <w:p w14:paraId="17CBD7A7" w14:textId="77777777" w:rsidR="00E02224" w:rsidRDefault="00E02224" w:rsidP="00E02224">
            <w:pPr>
              <w:pStyle w:val="XML1"/>
            </w:pPr>
            <w:r>
              <w:t xml:space="preserve">          &lt;/xs:documentation&gt;</w:t>
            </w:r>
          </w:p>
          <w:p w14:paraId="021CDE4A" w14:textId="77777777" w:rsidR="00E02224" w:rsidRDefault="00E02224" w:rsidP="00E02224">
            <w:pPr>
              <w:pStyle w:val="XML1"/>
            </w:pPr>
            <w:r>
              <w:t xml:space="preserve">        &lt;/xs:annotation&gt;</w:t>
            </w:r>
          </w:p>
          <w:p w14:paraId="28886E56" w14:textId="77777777" w:rsidR="00E02224" w:rsidRDefault="00E02224" w:rsidP="00E02224">
            <w:pPr>
              <w:pStyle w:val="XML1"/>
            </w:pPr>
            <w:r>
              <w:t xml:space="preserve">      &lt;/xs:element&gt;</w:t>
            </w:r>
          </w:p>
          <w:p w14:paraId="14FDAE97" w14:textId="77777777" w:rsidR="00E02224" w:rsidRDefault="00E02224" w:rsidP="00E02224">
            <w:pPr>
              <w:pStyle w:val="XML1"/>
            </w:pPr>
            <w:r>
              <w:t xml:space="preserve">      &lt;xs:element name="configuration"&gt;</w:t>
            </w:r>
          </w:p>
          <w:p w14:paraId="631F9D10" w14:textId="77777777" w:rsidR="00E02224" w:rsidRDefault="00E02224" w:rsidP="00E02224">
            <w:pPr>
              <w:pStyle w:val="XML1"/>
            </w:pPr>
            <w:r>
              <w:t xml:space="preserve">        &lt;xs:annotation&gt;</w:t>
            </w:r>
          </w:p>
          <w:p w14:paraId="4ED95038" w14:textId="77777777" w:rsidR="00E02224" w:rsidRDefault="00E02224" w:rsidP="00E02224">
            <w:pPr>
              <w:pStyle w:val="XML1"/>
            </w:pPr>
            <w:r>
              <w:t xml:space="preserve">          &lt;xs:documentation&gt;</w:t>
            </w:r>
          </w:p>
          <w:p w14:paraId="01E75348" w14:textId="77777777" w:rsidR="00E02224" w:rsidRDefault="00E02224" w:rsidP="00E02224">
            <w:pPr>
              <w:pStyle w:val="XML1"/>
            </w:pPr>
            <w:r>
              <w:t xml:space="preserve">            This element represents the general</w:t>
            </w:r>
          </w:p>
          <w:p w14:paraId="2272A9F4" w14:textId="77777777" w:rsidR="00E02224" w:rsidRDefault="00E02224" w:rsidP="00E02224">
            <w:pPr>
              <w:pStyle w:val="XML1"/>
            </w:pPr>
            <w:r>
              <w:t xml:space="preserve">            adminitrative configuration of the OpenFlow Port.</w:t>
            </w:r>
          </w:p>
          <w:p w14:paraId="23EEC358" w14:textId="77777777" w:rsidR="00E02224" w:rsidRDefault="00E02224" w:rsidP="00E02224">
            <w:pPr>
              <w:pStyle w:val="XML1"/>
            </w:pPr>
            <w:r>
              <w:t xml:space="preserve">          &lt;/xs:documentation&gt;</w:t>
            </w:r>
          </w:p>
          <w:p w14:paraId="19C8DF50" w14:textId="77777777" w:rsidR="00E02224" w:rsidRDefault="00E02224" w:rsidP="00E02224">
            <w:pPr>
              <w:pStyle w:val="XML1"/>
            </w:pPr>
            <w:r>
              <w:t xml:space="preserve">        &lt;/xs:annotation&gt;</w:t>
            </w:r>
          </w:p>
          <w:p w14:paraId="4A2BB975" w14:textId="77777777" w:rsidR="00E02224" w:rsidRDefault="00E02224" w:rsidP="00E02224">
            <w:pPr>
              <w:pStyle w:val="XML1"/>
            </w:pPr>
            <w:r>
              <w:t xml:space="preserve">        &lt;xs:complexType&gt;</w:t>
            </w:r>
          </w:p>
          <w:p w14:paraId="0A769C97" w14:textId="77777777" w:rsidR="00E02224" w:rsidRDefault="00E02224" w:rsidP="00E02224">
            <w:pPr>
              <w:pStyle w:val="XML1"/>
            </w:pPr>
            <w:r>
              <w:t xml:space="preserve">          &lt;xs:sequence&gt;</w:t>
            </w:r>
          </w:p>
          <w:p w14:paraId="03621398" w14:textId="77777777" w:rsidR="00E02224" w:rsidRDefault="00E02224" w:rsidP="00E02224">
            <w:pPr>
              <w:pStyle w:val="XML1"/>
            </w:pPr>
            <w:r>
              <w:t xml:space="preserve">            &lt;xs:element name="admin-state" minOccurs="0"  type="OFUpDownStateType"&gt;</w:t>
            </w:r>
          </w:p>
          <w:p w14:paraId="64964D50" w14:textId="77777777" w:rsidR="00E02224" w:rsidRDefault="00E02224" w:rsidP="00E02224">
            <w:pPr>
              <w:pStyle w:val="XML1"/>
            </w:pPr>
            <w:r>
              <w:t xml:space="preserve">              &lt;xs:annotation&gt;</w:t>
            </w:r>
          </w:p>
          <w:p w14:paraId="7520DE82" w14:textId="77777777" w:rsidR="00E02224" w:rsidRDefault="00E02224" w:rsidP="00E02224">
            <w:pPr>
              <w:pStyle w:val="XML1"/>
            </w:pPr>
            <w:r>
              <w:t xml:space="preserve">                &lt;xs:documentation&gt;</w:t>
            </w:r>
          </w:p>
          <w:p w14:paraId="09052960" w14:textId="77777777" w:rsidR="00E02224" w:rsidRDefault="00E02224" w:rsidP="00E02224">
            <w:pPr>
              <w:pStyle w:val="XML1"/>
            </w:pPr>
            <w:r>
              <w:t xml:space="preserve">                  The administrative state of the port.  If</w:t>
            </w:r>
          </w:p>
          <w:p w14:paraId="2610FD00" w14:textId="77777777" w:rsidR="00E02224" w:rsidRDefault="00E02224" w:rsidP="00E02224">
            <w:pPr>
              <w:pStyle w:val="XML1"/>
            </w:pPr>
            <w:r>
              <w:t xml:space="preserve">                  true, the port has been administratively brought down and</w:t>
            </w:r>
          </w:p>
          <w:p w14:paraId="74C6BA85" w14:textId="77777777" w:rsidR="00E02224" w:rsidRDefault="00E02224" w:rsidP="00E02224">
            <w:pPr>
              <w:pStyle w:val="XML1"/>
            </w:pPr>
            <w:r>
              <w:t xml:space="preserve">                  SHOULD not be used by OpenFlow.</w:t>
            </w:r>
          </w:p>
          <w:p w14:paraId="06EE7223" w14:textId="77777777" w:rsidR="00E02224" w:rsidRDefault="00E02224" w:rsidP="00E02224">
            <w:pPr>
              <w:pStyle w:val="XML1"/>
            </w:pPr>
          </w:p>
          <w:p w14:paraId="049D58E6" w14:textId="77777777" w:rsidR="00E02224" w:rsidRDefault="00E02224" w:rsidP="00E02224">
            <w:pPr>
              <w:pStyle w:val="XML1"/>
            </w:pPr>
            <w:r>
              <w:t xml:space="preserve">                  This element is optional. If this element is not present</w:t>
            </w:r>
          </w:p>
          <w:p w14:paraId="23681B2A" w14:textId="77777777" w:rsidR="00E02224" w:rsidRDefault="00E02224" w:rsidP="00E02224">
            <w:pPr>
              <w:pStyle w:val="XML1"/>
            </w:pPr>
            <w:r>
              <w:t xml:space="preserve">                  it defaults to 'up'.</w:t>
            </w:r>
          </w:p>
          <w:p w14:paraId="6BE6E928" w14:textId="77777777" w:rsidR="00E02224" w:rsidRDefault="00E02224" w:rsidP="00E02224">
            <w:pPr>
              <w:pStyle w:val="XML1"/>
            </w:pPr>
            <w:r>
              <w:t xml:space="preserve">                &lt;/xs:documentation&gt;</w:t>
            </w:r>
          </w:p>
          <w:p w14:paraId="148B87A3" w14:textId="77777777" w:rsidR="00E02224" w:rsidRDefault="00E02224" w:rsidP="00E02224">
            <w:pPr>
              <w:pStyle w:val="XML1"/>
            </w:pPr>
            <w:r>
              <w:t xml:space="preserve">              &lt;/xs:annotation&gt;</w:t>
            </w:r>
          </w:p>
          <w:p w14:paraId="47DF4577" w14:textId="77777777" w:rsidR="00E02224" w:rsidRDefault="00E02224" w:rsidP="00E02224">
            <w:pPr>
              <w:pStyle w:val="XML1"/>
            </w:pPr>
            <w:r>
              <w:t xml:space="preserve">            &lt;/xs:element&gt;</w:t>
            </w:r>
          </w:p>
          <w:p w14:paraId="5B78CA7C" w14:textId="77777777" w:rsidR="00E02224" w:rsidRDefault="00E02224" w:rsidP="00E02224">
            <w:pPr>
              <w:pStyle w:val="XML1"/>
            </w:pPr>
            <w:r>
              <w:t xml:space="preserve">            &lt;xs:element name="no-receive" minOccurs="0"  type="xs:boolean"&gt;</w:t>
            </w:r>
          </w:p>
          <w:p w14:paraId="43FCD23C" w14:textId="77777777" w:rsidR="00E02224" w:rsidRDefault="00E02224" w:rsidP="00E02224">
            <w:pPr>
              <w:pStyle w:val="XML1"/>
            </w:pPr>
            <w:r>
              <w:t xml:space="preserve">              &lt;xs:annotation&gt;</w:t>
            </w:r>
          </w:p>
          <w:p w14:paraId="551A23CF" w14:textId="77777777" w:rsidR="00E02224" w:rsidRDefault="00E02224" w:rsidP="00E02224">
            <w:pPr>
              <w:pStyle w:val="XML1"/>
            </w:pPr>
            <w:r>
              <w:t xml:space="preserve">                &lt;xs:documentation&gt;</w:t>
            </w:r>
          </w:p>
          <w:p w14:paraId="66DC9822" w14:textId="77777777" w:rsidR="00E02224" w:rsidRDefault="00E02224" w:rsidP="00E02224">
            <w:pPr>
              <w:pStyle w:val="XML1"/>
            </w:pPr>
            <w:r>
              <w:t xml:space="preserve">                  If true, packets received at this OpenFlow</w:t>
            </w:r>
          </w:p>
          <w:p w14:paraId="37C54BAF" w14:textId="77777777" w:rsidR="00E02224" w:rsidRDefault="00E02224" w:rsidP="00E02224">
            <w:pPr>
              <w:pStyle w:val="XML1"/>
            </w:pPr>
            <w:r>
              <w:t xml:space="preserve">                  port SHOULD be dropped.</w:t>
            </w:r>
          </w:p>
          <w:p w14:paraId="26F551AA" w14:textId="77777777" w:rsidR="00E02224" w:rsidRDefault="00E02224" w:rsidP="00E02224">
            <w:pPr>
              <w:pStyle w:val="XML1"/>
            </w:pPr>
          </w:p>
          <w:p w14:paraId="2C4ABF79" w14:textId="77777777" w:rsidR="00E02224" w:rsidRDefault="00E02224" w:rsidP="00E02224">
            <w:pPr>
              <w:pStyle w:val="XML1"/>
            </w:pPr>
            <w:r>
              <w:t xml:space="preserve">                  This element is optional. If this element is not present</w:t>
            </w:r>
          </w:p>
          <w:p w14:paraId="4AA06132" w14:textId="77777777" w:rsidR="00E02224" w:rsidRDefault="00E02224" w:rsidP="00E02224">
            <w:pPr>
              <w:pStyle w:val="XML1"/>
            </w:pPr>
            <w:r>
              <w:t xml:space="preserve">                  it defaults to 'false'.</w:t>
            </w:r>
          </w:p>
          <w:p w14:paraId="05BD85A6" w14:textId="77777777" w:rsidR="00E02224" w:rsidRDefault="00E02224" w:rsidP="00E02224">
            <w:pPr>
              <w:pStyle w:val="XML1"/>
            </w:pPr>
            <w:r>
              <w:t xml:space="preserve">                &lt;/xs:documentation&gt;</w:t>
            </w:r>
          </w:p>
          <w:p w14:paraId="52BCD38C" w14:textId="77777777" w:rsidR="00E02224" w:rsidRDefault="00E02224" w:rsidP="00E02224">
            <w:pPr>
              <w:pStyle w:val="XML1"/>
            </w:pPr>
            <w:r>
              <w:t xml:space="preserve">              &lt;/xs:annotation&gt;</w:t>
            </w:r>
          </w:p>
          <w:p w14:paraId="310C7C13" w14:textId="77777777" w:rsidR="00E02224" w:rsidRDefault="00E02224" w:rsidP="00E02224">
            <w:pPr>
              <w:pStyle w:val="XML1"/>
            </w:pPr>
            <w:r>
              <w:t xml:space="preserve">            &lt;/xs:element&gt;</w:t>
            </w:r>
          </w:p>
          <w:p w14:paraId="4700B30D" w14:textId="77777777" w:rsidR="00E02224" w:rsidRDefault="00E02224" w:rsidP="00E02224">
            <w:pPr>
              <w:pStyle w:val="XML1"/>
            </w:pPr>
            <w:r>
              <w:t xml:space="preserve">            &lt;xs:element name="no-forward" minOccurs="0"  type="xs:boolean"&gt;</w:t>
            </w:r>
          </w:p>
          <w:p w14:paraId="00E1E4E0" w14:textId="77777777" w:rsidR="00E02224" w:rsidRDefault="00E02224" w:rsidP="00E02224">
            <w:pPr>
              <w:pStyle w:val="XML1"/>
            </w:pPr>
            <w:r>
              <w:t xml:space="preserve">              &lt;xs:annotation&gt;</w:t>
            </w:r>
          </w:p>
          <w:p w14:paraId="75160F1B" w14:textId="77777777" w:rsidR="00E02224" w:rsidRDefault="00E02224" w:rsidP="00E02224">
            <w:pPr>
              <w:pStyle w:val="XML1"/>
            </w:pPr>
            <w:r>
              <w:t xml:space="preserve">                &lt;xs:documentation&gt;</w:t>
            </w:r>
          </w:p>
          <w:p w14:paraId="6A4E85AE" w14:textId="77777777" w:rsidR="00E02224" w:rsidRDefault="00E02224" w:rsidP="00E02224">
            <w:pPr>
              <w:pStyle w:val="XML1"/>
            </w:pPr>
            <w:r>
              <w:t xml:space="preserve">                  If true, packets forwarded to this OpenFlow</w:t>
            </w:r>
          </w:p>
          <w:p w14:paraId="616B47CA" w14:textId="77777777" w:rsidR="00E02224" w:rsidRDefault="00E02224" w:rsidP="00E02224">
            <w:pPr>
              <w:pStyle w:val="XML1"/>
            </w:pPr>
            <w:r>
              <w:t xml:space="preserve">                  port SHOULD be dropped.</w:t>
            </w:r>
          </w:p>
          <w:p w14:paraId="6BADF994" w14:textId="77777777" w:rsidR="00E02224" w:rsidRDefault="00E02224" w:rsidP="00E02224">
            <w:pPr>
              <w:pStyle w:val="XML1"/>
            </w:pPr>
          </w:p>
          <w:p w14:paraId="0C4CA3DF" w14:textId="77777777" w:rsidR="00E02224" w:rsidRDefault="00E02224" w:rsidP="00E02224">
            <w:pPr>
              <w:pStyle w:val="XML1"/>
            </w:pPr>
            <w:r>
              <w:t xml:space="preserve">                  This element is optional. If this element is not present</w:t>
            </w:r>
          </w:p>
          <w:p w14:paraId="73375449" w14:textId="77777777" w:rsidR="00E02224" w:rsidRDefault="00E02224" w:rsidP="00E02224">
            <w:pPr>
              <w:pStyle w:val="XML1"/>
            </w:pPr>
            <w:r>
              <w:t xml:space="preserve">                  it defaults to 'false'.</w:t>
            </w:r>
          </w:p>
          <w:p w14:paraId="2CA97027" w14:textId="77777777" w:rsidR="00E02224" w:rsidRDefault="00E02224" w:rsidP="00E02224">
            <w:pPr>
              <w:pStyle w:val="XML1"/>
            </w:pPr>
            <w:r>
              <w:t xml:space="preserve">                &lt;/xs:documentation&gt;</w:t>
            </w:r>
          </w:p>
          <w:p w14:paraId="7B4056C4" w14:textId="77777777" w:rsidR="00E02224" w:rsidRDefault="00E02224" w:rsidP="00E02224">
            <w:pPr>
              <w:pStyle w:val="XML1"/>
            </w:pPr>
            <w:r>
              <w:t xml:space="preserve">              &lt;/xs:annotation&gt;</w:t>
            </w:r>
          </w:p>
          <w:p w14:paraId="6E4D8BCB" w14:textId="77777777" w:rsidR="00E02224" w:rsidRDefault="00E02224" w:rsidP="00E02224">
            <w:pPr>
              <w:pStyle w:val="XML1"/>
            </w:pPr>
            <w:r>
              <w:t xml:space="preserve">            &lt;/xs:element&gt;</w:t>
            </w:r>
          </w:p>
          <w:p w14:paraId="2FF8EED9" w14:textId="77777777" w:rsidR="00E02224" w:rsidRDefault="00E02224" w:rsidP="00E02224">
            <w:pPr>
              <w:pStyle w:val="XML1"/>
            </w:pPr>
            <w:r>
              <w:t xml:space="preserve">            &lt;xs:element name="no-packet-in" minOccurs="0"  type="xs:boolean"&gt;</w:t>
            </w:r>
          </w:p>
          <w:p w14:paraId="7BEFB74C" w14:textId="77777777" w:rsidR="00E02224" w:rsidRDefault="00E02224" w:rsidP="00E02224">
            <w:pPr>
              <w:pStyle w:val="XML1"/>
            </w:pPr>
            <w:r>
              <w:t xml:space="preserve">              &lt;xs:annotation&gt;</w:t>
            </w:r>
          </w:p>
          <w:p w14:paraId="3657CEDA" w14:textId="77777777" w:rsidR="00E02224" w:rsidRDefault="00E02224" w:rsidP="00E02224">
            <w:pPr>
              <w:pStyle w:val="XML1"/>
            </w:pPr>
            <w:r>
              <w:t xml:space="preserve">                &lt;xs:documentation&gt;</w:t>
            </w:r>
          </w:p>
          <w:p w14:paraId="61A75EC7" w14:textId="77777777" w:rsidR="00E02224" w:rsidRDefault="00E02224" w:rsidP="00E02224">
            <w:pPr>
              <w:pStyle w:val="XML1"/>
            </w:pPr>
            <w:r>
              <w:t xml:space="preserve">                  If true, packets received on that port that </w:t>
            </w:r>
          </w:p>
          <w:p w14:paraId="6CEBF379" w14:textId="77777777" w:rsidR="00E02224" w:rsidRDefault="00E02224" w:rsidP="00E02224">
            <w:pPr>
              <w:pStyle w:val="XML1"/>
            </w:pPr>
            <w:r>
              <w:t xml:space="preserve">                  generate a table miss should never trigger a packet-in </w:t>
            </w:r>
          </w:p>
          <w:p w14:paraId="32E85A79" w14:textId="77777777" w:rsidR="00E02224" w:rsidRDefault="00E02224" w:rsidP="00E02224">
            <w:pPr>
              <w:pStyle w:val="XML1"/>
            </w:pPr>
            <w:r>
              <w:t xml:space="preserve">                  message to the OpenFlow Controller.</w:t>
            </w:r>
          </w:p>
          <w:p w14:paraId="16E3B4FE" w14:textId="77777777" w:rsidR="00E02224" w:rsidRDefault="00E02224" w:rsidP="00E02224">
            <w:pPr>
              <w:pStyle w:val="XML1"/>
            </w:pPr>
          </w:p>
          <w:p w14:paraId="38A3305E" w14:textId="77777777" w:rsidR="00E02224" w:rsidRDefault="00E02224" w:rsidP="00E02224">
            <w:pPr>
              <w:pStyle w:val="XML1"/>
            </w:pPr>
            <w:r>
              <w:t xml:space="preserve">                  This element is optional. If this element is not present</w:t>
            </w:r>
          </w:p>
          <w:p w14:paraId="6783538C" w14:textId="77777777" w:rsidR="00E02224" w:rsidRDefault="00E02224" w:rsidP="00E02224">
            <w:pPr>
              <w:pStyle w:val="XML1"/>
            </w:pPr>
            <w:r>
              <w:t xml:space="preserve">                  it defaults to 'false'.</w:t>
            </w:r>
          </w:p>
          <w:p w14:paraId="3429140D" w14:textId="77777777" w:rsidR="00E02224" w:rsidRDefault="00E02224" w:rsidP="00E02224">
            <w:pPr>
              <w:pStyle w:val="XML1"/>
            </w:pPr>
            <w:r>
              <w:t xml:space="preserve">                &lt;/xs:documentation&gt;</w:t>
            </w:r>
          </w:p>
          <w:p w14:paraId="26F309AC" w14:textId="77777777" w:rsidR="00E02224" w:rsidRDefault="00E02224" w:rsidP="00E02224">
            <w:pPr>
              <w:pStyle w:val="XML1"/>
            </w:pPr>
            <w:r>
              <w:t xml:space="preserve">              &lt;/xs:annotation&gt;</w:t>
            </w:r>
          </w:p>
          <w:p w14:paraId="54C6C1E2" w14:textId="77777777" w:rsidR="00E02224" w:rsidRDefault="00E02224" w:rsidP="00E02224">
            <w:pPr>
              <w:pStyle w:val="XML1"/>
            </w:pPr>
            <w:r>
              <w:t xml:space="preserve">            &lt;/xs:element&gt;</w:t>
            </w:r>
          </w:p>
          <w:p w14:paraId="6808CFFE" w14:textId="77777777" w:rsidR="00E02224" w:rsidRDefault="00E02224" w:rsidP="00E02224">
            <w:pPr>
              <w:pStyle w:val="XML1"/>
            </w:pPr>
            <w:r>
              <w:t xml:space="preserve">          &lt;/xs:sequence&gt;</w:t>
            </w:r>
          </w:p>
          <w:p w14:paraId="35203BC2" w14:textId="77777777" w:rsidR="00E02224" w:rsidRDefault="00E02224" w:rsidP="00E02224">
            <w:pPr>
              <w:pStyle w:val="XML1"/>
            </w:pPr>
            <w:r>
              <w:t xml:space="preserve">        &lt;/xs:complexType&gt;</w:t>
            </w:r>
          </w:p>
          <w:p w14:paraId="30A15E50" w14:textId="77777777" w:rsidR="00E02224" w:rsidRDefault="00E02224" w:rsidP="00E02224">
            <w:pPr>
              <w:pStyle w:val="XML1"/>
            </w:pPr>
            <w:r>
              <w:t xml:space="preserve">      &lt;/xs:element&gt;</w:t>
            </w:r>
          </w:p>
          <w:p w14:paraId="39ABFEED" w14:textId="77777777" w:rsidR="00E02224" w:rsidRDefault="00E02224" w:rsidP="00E02224">
            <w:pPr>
              <w:pStyle w:val="XML1"/>
            </w:pPr>
            <w:r>
              <w:t xml:space="preserve">      &lt;xs:element name="state"&gt;</w:t>
            </w:r>
          </w:p>
          <w:p w14:paraId="165F981A" w14:textId="77777777" w:rsidR="00E02224" w:rsidRDefault="00E02224" w:rsidP="00E02224">
            <w:pPr>
              <w:pStyle w:val="XML1"/>
            </w:pPr>
            <w:r>
              <w:t xml:space="preserve">        &lt;xs:annotation&gt;</w:t>
            </w:r>
          </w:p>
          <w:p w14:paraId="6C5AD44A" w14:textId="77777777" w:rsidR="00E02224" w:rsidRDefault="00E02224" w:rsidP="00E02224">
            <w:pPr>
              <w:pStyle w:val="XML1"/>
            </w:pPr>
            <w:r>
              <w:t xml:space="preserve">          &lt;xs:documentation&gt;</w:t>
            </w:r>
          </w:p>
          <w:p w14:paraId="738F1995" w14:textId="77777777" w:rsidR="00E02224" w:rsidRDefault="00E02224" w:rsidP="00E02224">
            <w:pPr>
              <w:pStyle w:val="XML1"/>
            </w:pPr>
            <w:r>
              <w:t xml:space="preserve">            This element represents the general operational </w:t>
            </w:r>
          </w:p>
          <w:p w14:paraId="53D56F53" w14:textId="77777777" w:rsidR="00E02224" w:rsidRDefault="00E02224" w:rsidP="00E02224">
            <w:pPr>
              <w:pStyle w:val="XML1"/>
            </w:pPr>
            <w:r>
              <w:t xml:space="preserve">            state of the OpenFlow Port.</w:t>
            </w:r>
          </w:p>
          <w:p w14:paraId="3E1CA948" w14:textId="77777777" w:rsidR="00E02224" w:rsidRDefault="00E02224" w:rsidP="00E02224">
            <w:pPr>
              <w:pStyle w:val="XML1"/>
            </w:pPr>
          </w:p>
          <w:p w14:paraId="6C96F8BC" w14:textId="77777777" w:rsidR="00E02224" w:rsidRDefault="00E02224" w:rsidP="00E02224">
            <w:pPr>
              <w:pStyle w:val="XML1"/>
            </w:pPr>
            <w:r>
              <w:t xml:space="preserve">            Children of this element are not configurable and can only be</w:t>
            </w:r>
          </w:p>
          <w:p w14:paraId="76D12C5F" w14:textId="77777777" w:rsidR="00E02224" w:rsidRDefault="00E02224" w:rsidP="00E02224">
            <w:pPr>
              <w:pStyle w:val="XML1"/>
            </w:pPr>
            <w:r>
              <w:t xml:space="preserve">            retrieved by NETCONF &amp;lt;get&amp;gt; operations. Attemps to modify this</w:t>
            </w:r>
          </w:p>
          <w:p w14:paraId="51A01DE4" w14:textId="77777777" w:rsidR="00E02224" w:rsidRDefault="00E02224" w:rsidP="00E02224">
            <w:pPr>
              <w:pStyle w:val="XML1"/>
            </w:pPr>
            <w:r>
              <w:t xml:space="preserve">            element and its children with a NETCONF &amp;lt;edit-config&amp;gt;</w:t>
            </w:r>
          </w:p>
          <w:p w14:paraId="06A78488" w14:textId="77777777" w:rsidR="00E02224" w:rsidRDefault="00E02224" w:rsidP="00E02224">
            <w:pPr>
              <w:pStyle w:val="XML1"/>
            </w:pPr>
            <w:r>
              <w:t xml:space="preserve">            operation MUST result in an 'operation-not-supported' error</w:t>
            </w:r>
          </w:p>
          <w:p w14:paraId="6393FA92" w14:textId="77777777" w:rsidR="00E02224" w:rsidRDefault="00E02224" w:rsidP="00E02224">
            <w:pPr>
              <w:pStyle w:val="XML1"/>
            </w:pPr>
            <w:r>
              <w:t xml:space="preserve">            with type 'application'.</w:t>
            </w:r>
          </w:p>
          <w:p w14:paraId="3F00907A" w14:textId="77777777" w:rsidR="00E02224" w:rsidRDefault="00E02224" w:rsidP="00E02224">
            <w:pPr>
              <w:pStyle w:val="XML1"/>
            </w:pPr>
            <w:r>
              <w:t xml:space="preserve">          &lt;/xs:documentation&gt;</w:t>
            </w:r>
          </w:p>
          <w:p w14:paraId="13B35F35" w14:textId="77777777" w:rsidR="00E02224" w:rsidRDefault="00E02224" w:rsidP="00E02224">
            <w:pPr>
              <w:pStyle w:val="XML1"/>
            </w:pPr>
            <w:r>
              <w:t xml:space="preserve">        &lt;/xs:annotation&gt;</w:t>
            </w:r>
          </w:p>
          <w:p w14:paraId="63582149" w14:textId="77777777" w:rsidR="00E02224" w:rsidRDefault="00E02224" w:rsidP="00E02224">
            <w:pPr>
              <w:pStyle w:val="XML1"/>
            </w:pPr>
            <w:r>
              <w:t xml:space="preserve">        &lt;xs:complexType&gt;</w:t>
            </w:r>
          </w:p>
          <w:p w14:paraId="4701CDBA" w14:textId="77777777" w:rsidR="00E02224" w:rsidRDefault="00E02224" w:rsidP="00E02224">
            <w:pPr>
              <w:pStyle w:val="XML1"/>
            </w:pPr>
            <w:r>
              <w:t xml:space="preserve">          &lt;xs:sequence&gt;</w:t>
            </w:r>
          </w:p>
          <w:p w14:paraId="2B3E3B1A" w14:textId="77777777" w:rsidR="00E02224" w:rsidRDefault="00E02224" w:rsidP="00E02224">
            <w:pPr>
              <w:pStyle w:val="XML1"/>
            </w:pPr>
            <w:r>
              <w:t xml:space="preserve">            &lt;xs:element name="oper-state" minOccurs="0"  type="OFUpDownStateType"&gt;</w:t>
            </w:r>
          </w:p>
          <w:p w14:paraId="0D6E28D1" w14:textId="77777777" w:rsidR="00E02224" w:rsidRDefault="00E02224" w:rsidP="00E02224">
            <w:pPr>
              <w:pStyle w:val="XML1"/>
            </w:pPr>
            <w:r>
              <w:t xml:space="preserve">              &lt;xs:annotation&gt;</w:t>
            </w:r>
          </w:p>
          <w:p w14:paraId="5620A1A2" w14:textId="77777777" w:rsidR="00E02224" w:rsidRDefault="00E02224" w:rsidP="00E02224">
            <w:pPr>
              <w:pStyle w:val="XML1"/>
            </w:pPr>
            <w:r>
              <w:t xml:space="preserve">                &lt;xs:documentation&gt;</w:t>
            </w:r>
          </w:p>
          <w:p w14:paraId="3CE5972C" w14:textId="77777777" w:rsidR="00E02224" w:rsidRDefault="00E02224" w:rsidP="00E02224">
            <w:pPr>
              <w:pStyle w:val="XML1"/>
            </w:pPr>
            <w:r>
              <w:t xml:space="preserve">                  If the value of this element is 'down', it </w:t>
            </w:r>
          </w:p>
          <w:p w14:paraId="4EE54C39" w14:textId="77777777" w:rsidR="00E02224" w:rsidRDefault="00E02224" w:rsidP="00E02224">
            <w:pPr>
              <w:pStyle w:val="XML1"/>
            </w:pPr>
            <w:r>
              <w:t xml:space="preserve">                  indicates that there is no physical link present.</w:t>
            </w:r>
          </w:p>
          <w:p w14:paraId="4DAA0D5C" w14:textId="77777777" w:rsidR="00E02224" w:rsidRDefault="00E02224" w:rsidP="00E02224">
            <w:pPr>
              <w:pStyle w:val="XML1"/>
            </w:pPr>
            <w:r>
              <w:t xml:space="preserve">                &lt;/xs:documentation&gt;</w:t>
            </w:r>
          </w:p>
          <w:p w14:paraId="0FCF566B" w14:textId="77777777" w:rsidR="00E02224" w:rsidRDefault="00E02224" w:rsidP="00E02224">
            <w:pPr>
              <w:pStyle w:val="XML1"/>
            </w:pPr>
            <w:r>
              <w:t xml:space="preserve">              &lt;/xs:annotation&gt;</w:t>
            </w:r>
          </w:p>
          <w:p w14:paraId="2033121A" w14:textId="77777777" w:rsidR="00E02224" w:rsidRDefault="00E02224" w:rsidP="00E02224">
            <w:pPr>
              <w:pStyle w:val="XML1"/>
            </w:pPr>
            <w:r>
              <w:t xml:space="preserve">            &lt;/xs:element&gt;</w:t>
            </w:r>
          </w:p>
          <w:p w14:paraId="624A3101" w14:textId="77777777" w:rsidR="00E02224" w:rsidRDefault="00E02224" w:rsidP="00E02224">
            <w:pPr>
              <w:pStyle w:val="XML1"/>
            </w:pPr>
            <w:r>
              <w:t xml:space="preserve">            &lt;xs:element name="blocked" minOccurs="0"  type="xs:boolean"&gt;</w:t>
            </w:r>
          </w:p>
          <w:p w14:paraId="5346F118" w14:textId="77777777" w:rsidR="00E02224" w:rsidRDefault="00E02224" w:rsidP="00E02224">
            <w:pPr>
              <w:pStyle w:val="XML1"/>
            </w:pPr>
            <w:r>
              <w:t xml:space="preserve">              &lt;xs:annotation&gt;</w:t>
            </w:r>
          </w:p>
          <w:p w14:paraId="639BF79D" w14:textId="77777777" w:rsidR="00E02224" w:rsidRDefault="00E02224" w:rsidP="00E02224">
            <w:pPr>
              <w:pStyle w:val="XML1"/>
            </w:pPr>
            <w:r>
              <w:t xml:space="preserve">                &lt;xs:documentation&gt;</w:t>
            </w:r>
          </w:p>
          <w:p w14:paraId="71773054" w14:textId="77777777" w:rsidR="00E02224" w:rsidRDefault="00E02224" w:rsidP="00E02224">
            <w:pPr>
              <w:pStyle w:val="XML1"/>
            </w:pPr>
            <w:r>
              <w:t xml:space="preserve">                  If the value of this element is 'true', it </w:t>
            </w:r>
          </w:p>
          <w:p w14:paraId="0485EEBF" w14:textId="77777777" w:rsidR="00E02224" w:rsidRDefault="00E02224" w:rsidP="00E02224">
            <w:pPr>
              <w:pStyle w:val="XML1"/>
            </w:pPr>
            <w:r>
              <w:t xml:space="preserve">                  indicates that a switch protocol outside of OpenFlow,</w:t>
            </w:r>
          </w:p>
          <w:p w14:paraId="2124BBFA" w14:textId="77777777" w:rsidR="00E02224" w:rsidRDefault="00E02224" w:rsidP="00E02224">
            <w:pPr>
              <w:pStyle w:val="XML1"/>
            </w:pPr>
            <w:r>
              <w:t xml:space="preserve">                  such as 802.1D Spanning Tree, is preventing the use of</w:t>
            </w:r>
          </w:p>
          <w:p w14:paraId="194C2E34" w14:textId="77777777" w:rsidR="00E02224" w:rsidRDefault="00E02224" w:rsidP="00E02224">
            <w:pPr>
              <w:pStyle w:val="XML1"/>
            </w:pPr>
            <w:r>
              <w:t xml:space="preserve">                  this OpenFlow port for OpenFlow flooding.</w:t>
            </w:r>
          </w:p>
          <w:p w14:paraId="1A954634" w14:textId="77777777" w:rsidR="00E02224" w:rsidRDefault="00E02224" w:rsidP="00E02224">
            <w:pPr>
              <w:pStyle w:val="XML1"/>
            </w:pPr>
            <w:r>
              <w:t xml:space="preserve">                &lt;/xs:documentation&gt;</w:t>
            </w:r>
          </w:p>
          <w:p w14:paraId="6BB2ED0A" w14:textId="77777777" w:rsidR="00E02224" w:rsidRDefault="00E02224" w:rsidP="00E02224">
            <w:pPr>
              <w:pStyle w:val="XML1"/>
            </w:pPr>
            <w:r>
              <w:t xml:space="preserve">              &lt;/xs:annotation&gt;</w:t>
            </w:r>
          </w:p>
          <w:p w14:paraId="4A3C82A8" w14:textId="77777777" w:rsidR="00E02224" w:rsidRDefault="00E02224" w:rsidP="00E02224">
            <w:pPr>
              <w:pStyle w:val="XML1"/>
            </w:pPr>
            <w:r>
              <w:t xml:space="preserve">            &lt;/xs:element&gt;</w:t>
            </w:r>
          </w:p>
          <w:p w14:paraId="0E6D41C6" w14:textId="77777777" w:rsidR="00E02224" w:rsidRDefault="00E02224" w:rsidP="00E02224">
            <w:pPr>
              <w:pStyle w:val="XML1"/>
            </w:pPr>
            <w:r>
              <w:t xml:space="preserve">            &lt;xs:element name="live" minOccurs="0"  type="xs:boolean"&gt;</w:t>
            </w:r>
          </w:p>
          <w:p w14:paraId="1080FB23" w14:textId="77777777" w:rsidR="00E02224" w:rsidRDefault="00E02224" w:rsidP="00E02224">
            <w:pPr>
              <w:pStyle w:val="XML1"/>
            </w:pPr>
            <w:r>
              <w:t xml:space="preserve">              &lt;xs:annotation&gt;</w:t>
            </w:r>
          </w:p>
          <w:p w14:paraId="3F2F15A7" w14:textId="77777777" w:rsidR="00E02224" w:rsidRDefault="00E02224" w:rsidP="00E02224">
            <w:pPr>
              <w:pStyle w:val="XML1"/>
            </w:pPr>
            <w:r>
              <w:t xml:space="preserve">                &lt;xs:documentation&gt;</w:t>
            </w:r>
          </w:p>
          <w:p w14:paraId="0C5E7A64" w14:textId="77777777" w:rsidR="00E02224" w:rsidRDefault="00E02224" w:rsidP="00E02224">
            <w:pPr>
              <w:pStyle w:val="XML1"/>
            </w:pPr>
            <w:r>
              <w:t xml:space="preserve">                  If the value of this element is 'true', it </w:t>
            </w:r>
          </w:p>
          <w:p w14:paraId="1F8A1630" w14:textId="77777777" w:rsidR="00E02224" w:rsidRDefault="00E02224" w:rsidP="00E02224">
            <w:pPr>
              <w:pStyle w:val="XML1"/>
            </w:pPr>
            <w:r>
              <w:t xml:space="preserve">                  indicates that this OpenFlow Port is live and can be used</w:t>
            </w:r>
          </w:p>
          <w:p w14:paraId="0F81EA56" w14:textId="77777777" w:rsidR="00E02224" w:rsidRDefault="00E02224" w:rsidP="00E02224">
            <w:pPr>
              <w:pStyle w:val="XML1"/>
            </w:pPr>
            <w:r>
              <w:t xml:space="preserve">                  for fast failover.</w:t>
            </w:r>
          </w:p>
          <w:p w14:paraId="06078FE1" w14:textId="77777777" w:rsidR="00E02224" w:rsidRDefault="00E02224" w:rsidP="00E02224">
            <w:pPr>
              <w:pStyle w:val="XML1"/>
            </w:pPr>
            <w:r>
              <w:t xml:space="preserve">                &lt;/xs:documentation&gt;</w:t>
            </w:r>
          </w:p>
          <w:p w14:paraId="6B276BC6" w14:textId="77777777" w:rsidR="00E02224" w:rsidRDefault="00E02224" w:rsidP="00E02224">
            <w:pPr>
              <w:pStyle w:val="XML1"/>
            </w:pPr>
            <w:r>
              <w:t xml:space="preserve">              &lt;/xs:annotation&gt;</w:t>
            </w:r>
          </w:p>
          <w:p w14:paraId="625E7E3E" w14:textId="77777777" w:rsidR="00E02224" w:rsidRDefault="00E02224" w:rsidP="00E02224">
            <w:pPr>
              <w:pStyle w:val="XML1"/>
            </w:pPr>
            <w:r>
              <w:t xml:space="preserve">            &lt;/xs:element&gt;</w:t>
            </w:r>
          </w:p>
          <w:p w14:paraId="5E1DFF57" w14:textId="77777777" w:rsidR="00E02224" w:rsidRDefault="00E02224" w:rsidP="00E02224">
            <w:pPr>
              <w:pStyle w:val="XML1"/>
            </w:pPr>
            <w:r>
              <w:t xml:space="preserve">          &lt;/xs:sequence&gt;</w:t>
            </w:r>
          </w:p>
          <w:p w14:paraId="3FD99F3F" w14:textId="77777777" w:rsidR="00E02224" w:rsidRDefault="00E02224" w:rsidP="00E02224">
            <w:pPr>
              <w:pStyle w:val="XML1"/>
            </w:pPr>
            <w:r>
              <w:t xml:space="preserve">        &lt;/xs:complexType&gt;</w:t>
            </w:r>
          </w:p>
          <w:p w14:paraId="1ABF0A48" w14:textId="77777777" w:rsidR="00E02224" w:rsidRDefault="00E02224" w:rsidP="00E02224">
            <w:pPr>
              <w:pStyle w:val="XML1"/>
            </w:pPr>
            <w:r>
              <w:t xml:space="preserve">      &lt;/xs:element&gt;</w:t>
            </w:r>
          </w:p>
          <w:p w14:paraId="2DFA3031" w14:textId="77777777" w:rsidR="00E02224" w:rsidRDefault="00E02224" w:rsidP="00E02224">
            <w:pPr>
              <w:pStyle w:val="XML1"/>
            </w:pPr>
            <w:r>
              <w:t xml:space="preserve">      &lt;xs:element name="features"&gt;</w:t>
            </w:r>
          </w:p>
          <w:p w14:paraId="72179EF1" w14:textId="77777777" w:rsidR="00E02224" w:rsidRDefault="00E02224" w:rsidP="00E02224">
            <w:pPr>
              <w:pStyle w:val="XML1"/>
            </w:pPr>
            <w:r>
              <w:t xml:space="preserve">        &lt;xs:complexType&gt;</w:t>
            </w:r>
          </w:p>
          <w:p w14:paraId="0F3966E9" w14:textId="77777777" w:rsidR="00E02224" w:rsidRDefault="00E02224" w:rsidP="00E02224">
            <w:pPr>
              <w:pStyle w:val="XML1"/>
            </w:pPr>
            <w:r>
              <w:t xml:space="preserve">          &lt;xs:sequence&gt;</w:t>
            </w:r>
          </w:p>
          <w:p w14:paraId="282DA694" w14:textId="77777777" w:rsidR="00E02224" w:rsidRDefault="00E02224" w:rsidP="00E02224">
            <w:pPr>
              <w:pStyle w:val="XML1"/>
            </w:pPr>
            <w:r>
              <w:t xml:space="preserve">            &lt;xs:element name="current" minOccurs="0"&gt;</w:t>
            </w:r>
          </w:p>
          <w:p w14:paraId="7A5C3C80" w14:textId="77777777" w:rsidR="00E02224" w:rsidRDefault="00E02224" w:rsidP="00E02224">
            <w:pPr>
              <w:pStyle w:val="XML1"/>
            </w:pPr>
            <w:r>
              <w:t xml:space="preserve">              &lt;xs:annotation&gt;</w:t>
            </w:r>
          </w:p>
          <w:p w14:paraId="3F89F84E" w14:textId="77777777" w:rsidR="00E02224" w:rsidRDefault="00E02224" w:rsidP="00E02224">
            <w:pPr>
              <w:pStyle w:val="XML1"/>
            </w:pPr>
            <w:r>
              <w:t xml:space="preserve">                &lt;xs:documentation&gt;</w:t>
            </w:r>
          </w:p>
          <w:p w14:paraId="2B07A147" w14:textId="77777777" w:rsidR="00E02224" w:rsidRDefault="00E02224" w:rsidP="00E02224">
            <w:pPr>
              <w:pStyle w:val="XML1"/>
            </w:pPr>
            <w:r>
              <w:t xml:space="preserve">                  The features (rates, duplex, etc.) of the</w:t>
            </w:r>
          </w:p>
          <w:p w14:paraId="5EC2EB92" w14:textId="77777777" w:rsidR="00E02224" w:rsidRDefault="00E02224" w:rsidP="00E02224">
            <w:pPr>
              <w:pStyle w:val="XML1"/>
            </w:pPr>
            <w:r>
              <w:t xml:space="preserve">                  port, that are currently in use.</w:t>
            </w:r>
          </w:p>
          <w:p w14:paraId="76D42484" w14:textId="77777777" w:rsidR="00E02224" w:rsidRDefault="00E02224" w:rsidP="00E02224">
            <w:pPr>
              <w:pStyle w:val="XML1"/>
            </w:pPr>
          </w:p>
          <w:p w14:paraId="4389CC0C" w14:textId="77777777" w:rsidR="00E02224" w:rsidRDefault="00E02224" w:rsidP="00E02224">
            <w:pPr>
              <w:pStyle w:val="XML1"/>
            </w:pPr>
            <w:r>
              <w:t xml:space="preserve">                  Children of this element are not configurable and can</w:t>
            </w:r>
          </w:p>
          <w:p w14:paraId="1865B803" w14:textId="77777777" w:rsidR="00E02224" w:rsidRDefault="00E02224" w:rsidP="00E02224">
            <w:pPr>
              <w:pStyle w:val="XML1"/>
            </w:pPr>
            <w:r>
              <w:t xml:space="preserve">                  only be retrieved by NETCONF &amp;lt;get&amp;gt; operations. Attemps to</w:t>
            </w:r>
          </w:p>
          <w:p w14:paraId="115101CA" w14:textId="77777777" w:rsidR="00E02224" w:rsidRDefault="00E02224" w:rsidP="00E02224">
            <w:pPr>
              <w:pStyle w:val="XML1"/>
            </w:pPr>
            <w:r>
              <w:t xml:space="preserve">                  modify this element and its children with a NETCONF</w:t>
            </w:r>
          </w:p>
          <w:p w14:paraId="6BBE6CC9" w14:textId="77777777" w:rsidR="00E02224" w:rsidRDefault="00E02224" w:rsidP="00E02224">
            <w:pPr>
              <w:pStyle w:val="XML1"/>
            </w:pPr>
            <w:r>
              <w:t xml:space="preserve">                  &amp;lt;edit-config&amp;gt; operation MUST result in an</w:t>
            </w:r>
          </w:p>
          <w:p w14:paraId="03604306" w14:textId="77777777" w:rsidR="00E02224" w:rsidRDefault="00E02224" w:rsidP="00E02224">
            <w:pPr>
              <w:pStyle w:val="XML1"/>
            </w:pPr>
            <w:r>
              <w:t xml:space="preserve">                  'operation-not-supported' error with type</w:t>
            </w:r>
          </w:p>
          <w:p w14:paraId="1EF7F527" w14:textId="77777777" w:rsidR="00E02224" w:rsidRDefault="00E02224" w:rsidP="00E02224">
            <w:pPr>
              <w:pStyle w:val="XML1"/>
            </w:pPr>
            <w:r>
              <w:t xml:space="preserve">                  'application'.</w:t>
            </w:r>
          </w:p>
          <w:p w14:paraId="2984A6F2" w14:textId="77777777" w:rsidR="00E02224" w:rsidRDefault="00E02224" w:rsidP="00E02224">
            <w:pPr>
              <w:pStyle w:val="XML1"/>
            </w:pPr>
            <w:r>
              <w:t xml:space="preserve">                &lt;/xs:documentation&gt;</w:t>
            </w:r>
          </w:p>
          <w:p w14:paraId="61055A38" w14:textId="77777777" w:rsidR="00E02224" w:rsidRDefault="00E02224" w:rsidP="00E02224">
            <w:pPr>
              <w:pStyle w:val="XML1"/>
            </w:pPr>
            <w:r>
              <w:t xml:space="preserve">              &lt;/xs:annotation&gt;</w:t>
            </w:r>
          </w:p>
          <w:p w14:paraId="2562FB0D" w14:textId="77777777" w:rsidR="00E02224" w:rsidRDefault="00E02224" w:rsidP="00E02224">
            <w:pPr>
              <w:pStyle w:val="XML1"/>
            </w:pPr>
            <w:r>
              <w:t xml:space="preserve">              &lt;xs:complexType&gt;</w:t>
            </w:r>
          </w:p>
          <w:p w14:paraId="6145D9FE" w14:textId="77777777" w:rsidR="00E02224" w:rsidRDefault="00E02224" w:rsidP="00E02224">
            <w:pPr>
              <w:pStyle w:val="XML1"/>
            </w:pPr>
            <w:r>
              <w:t xml:space="preserve">                &lt;xs:sequence&gt;</w:t>
            </w:r>
          </w:p>
          <w:p w14:paraId="4FC8CEEC" w14:textId="77777777" w:rsidR="00E02224" w:rsidRDefault="00E02224" w:rsidP="00E02224">
            <w:pPr>
              <w:pStyle w:val="XML1"/>
            </w:pPr>
            <w:r>
              <w:t xml:space="preserve">                  &lt;xs:group ref="OFPortCurrentFeatureListType"/&gt;</w:t>
            </w:r>
          </w:p>
          <w:p w14:paraId="65B711EB" w14:textId="77777777" w:rsidR="00E02224" w:rsidRDefault="00E02224" w:rsidP="00E02224">
            <w:pPr>
              <w:pStyle w:val="XML1"/>
            </w:pPr>
            <w:r>
              <w:t xml:space="preserve">                &lt;/xs:sequence&gt;</w:t>
            </w:r>
          </w:p>
          <w:p w14:paraId="3B374A93" w14:textId="77777777" w:rsidR="00E02224" w:rsidRDefault="00E02224" w:rsidP="00E02224">
            <w:pPr>
              <w:pStyle w:val="XML1"/>
            </w:pPr>
            <w:r>
              <w:t xml:space="preserve">              &lt;/xs:complexType&gt;</w:t>
            </w:r>
          </w:p>
          <w:p w14:paraId="5334B9F3" w14:textId="77777777" w:rsidR="00E02224" w:rsidRDefault="00E02224" w:rsidP="00E02224">
            <w:pPr>
              <w:pStyle w:val="XML1"/>
            </w:pPr>
            <w:r>
              <w:t xml:space="preserve">            &lt;/xs:element&gt;</w:t>
            </w:r>
          </w:p>
          <w:p w14:paraId="28CE833C" w14:textId="77777777" w:rsidR="00E02224" w:rsidRDefault="00E02224" w:rsidP="00E02224">
            <w:pPr>
              <w:pStyle w:val="XML1"/>
            </w:pPr>
            <w:r>
              <w:t xml:space="preserve">            &lt;xs:element name="advertised" minOccurs="0"&gt;</w:t>
            </w:r>
          </w:p>
          <w:p w14:paraId="158D541D" w14:textId="77777777" w:rsidR="00E02224" w:rsidRDefault="00E02224" w:rsidP="00E02224">
            <w:pPr>
              <w:pStyle w:val="XML1"/>
            </w:pPr>
            <w:r>
              <w:t xml:space="preserve">              &lt;xs:annotation&gt;</w:t>
            </w:r>
          </w:p>
          <w:p w14:paraId="69E0A2AA" w14:textId="77777777" w:rsidR="00E02224" w:rsidRDefault="00E02224" w:rsidP="00E02224">
            <w:pPr>
              <w:pStyle w:val="XML1"/>
            </w:pPr>
            <w:r>
              <w:t xml:space="preserve">                &lt;xs:documentation&gt;</w:t>
            </w:r>
          </w:p>
          <w:p w14:paraId="69CD548F" w14:textId="77777777" w:rsidR="00E02224" w:rsidRDefault="00E02224" w:rsidP="00E02224">
            <w:pPr>
              <w:pStyle w:val="XML1"/>
            </w:pPr>
            <w:r>
              <w:t xml:space="preserve">                  The features (rates, duplex, etc.) of the</w:t>
            </w:r>
          </w:p>
          <w:p w14:paraId="0531D502" w14:textId="77777777" w:rsidR="00E02224" w:rsidRDefault="00E02224" w:rsidP="00E02224">
            <w:pPr>
              <w:pStyle w:val="XML1"/>
            </w:pPr>
            <w:r>
              <w:t xml:space="preserve">                  port, that are advertised to the peer port.</w:t>
            </w:r>
          </w:p>
          <w:p w14:paraId="63C56625" w14:textId="77777777" w:rsidR="00E02224" w:rsidRDefault="00E02224" w:rsidP="00E02224">
            <w:pPr>
              <w:pStyle w:val="XML1"/>
            </w:pPr>
          </w:p>
          <w:p w14:paraId="26EC9107" w14:textId="77777777" w:rsidR="00E02224" w:rsidRDefault="00E02224" w:rsidP="00E02224">
            <w:pPr>
              <w:pStyle w:val="XML1"/>
            </w:pPr>
            <w:r>
              <w:t xml:space="preserve">                  NETCONF &amp;lt;edit-config&amp;gt; operations MUST be implemented as </w:t>
            </w:r>
          </w:p>
          <w:p w14:paraId="5C848F7C" w14:textId="77777777" w:rsidR="00E02224" w:rsidRDefault="00E02224" w:rsidP="00E02224">
            <w:pPr>
              <w:pStyle w:val="XML1"/>
            </w:pPr>
            <w:r>
              <w:t xml:space="preserve">                  follows: </w:t>
            </w:r>
          </w:p>
          <w:p w14:paraId="64816EFF" w14:textId="77777777" w:rsidR="00E02224" w:rsidRDefault="00E02224" w:rsidP="00E02224">
            <w:pPr>
              <w:pStyle w:val="XML1"/>
            </w:pPr>
          </w:p>
          <w:p w14:paraId="548C1C81" w14:textId="77777777" w:rsidR="00E02224" w:rsidRDefault="00E02224" w:rsidP="00E02224">
            <w:pPr>
              <w:pStyle w:val="XML1"/>
            </w:pPr>
            <w:r>
              <w:t xml:space="preserve">                  * The 'resource-id' element of OFResoureType MUST be</w:t>
            </w:r>
          </w:p>
          <w:p w14:paraId="1E2E61F9" w14:textId="77777777" w:rsidR="00E02224" w:rsidRDefault="00E02224" w:rsidP="00E02224">
            <w:pPr>
              <w:pStyle w:val="XML1"/>
            </w:pPr>
            <w:r>
              <w:t xml:space="preserve">                  present in the path or in the filter at all</w:t>
            </w:r>
          </w:p>
          <w:p w14:paraId="74715084" w14:textId="77777777" w:rsidR="00E02224" w:rsidRDefault="00E02224" w:rsidP="00E02224">
            <w:pPr>
              <w:pStyle w:val="XML1"/>
            </w:pPr>
            <w:r>
              <w:t xml:space="preserve">                  &amp;lt;edit-config&amp;gt; operations to identify the port.</w:t>
            </w:r>
          </w:p>
          <w:p w14:paraId="3A2AC799" w14:textId="77777777" w:rsidR="00E02224" w:rsidRDefault="00E02224" w:rsidP="00E02224">
            <w:pPr>
              <w:pStyle w:val="XML1"/>
            </w:pPr>
            <w:r>
              <w:t xml:space="preserve">                  * If the operation is 'merge' or 'replace', the element</w:t>
            </w:r>
          </w:p>
          <w:p w14:paraId="163804C9" w14:textId="77777777" w:rsidR="00E02224" w:rsidRDefault="00E02224" w:rsidP="00E02224">
            <w:pPr>
              <w:pStyle w:val="XML1"/>
            </w:pPr>
            <w:r>
              <w:t xml:space="preserve">                  is created if it does not exist, and its value is set</w:t>
            </w:r>
          </w:p>
          <w:p w14:paraId="7E1C6271" w14:textId="77777777" w:rsidR="00E02224" w:rsidRDefault="00E02224" w:rsidP="00E02224">
            <w:pPr>
              <w:pStyle w:val="XML1"/>
            </w:pPr>
            <w:r>
              <w:t xml:space="preserve">                  to the value found in the XML RPC data.</w:t>
            </w:r>
          </w:p>
          <w:p w14:paraId="21F97792" w14:textId="77777777" w:rsidR="00E02224" w:rsidRDefault="00E02224" w:rsidP="00E02224">
            <w:pPr>
              <w:pStyle w:val="XML1"/>
            </w:pPr>
            <w:r>
              <w:t xml:space="preserve">                  * If the operation is 'create', the element is created if</w:t>
            </w:r>
          </w:p>
          <w:p w14:paraId="7A6CF2E1" w14:textId="77777777" w:rsidR="00E02224" w:rsidRDefault="00E02224" w:rsidP="00E02224">
            <w:pPr>
              <w:pStyle w:val="XML1"/>
            </w:pPr>
            <w:r>
              <w:t xml:space="preserve">                  it does not exist. If the element already exists, a</w:t>
            </w:r>
          </w:p>
          <w:p w14:paraId="40AE8F95"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03C72BE9" w14:textId="77777777" w:rsidR="00E02224" w:rsidRDefault="00E02224" w:rsidP="00E02224">
            <w:pPr>
              <w:pStyle w:val="XML1"/>
            </w:pPr>
            <w:r>
              <w:t xml:space="preserve">                  * If the operation is 'delete', the element is deleted if</w:t>
            </w:r>
          </w:p>
          <w:p w14:paraId="0AEC48E3" w14:textId="77777777" w:rsidR="00E02224" w:rsidRDefault="00E02224" w:rsidP="00E02224">
            <w:pPr>
              <w:pStyle w:val="XML1"/>
            </w:pPr>
            <w:r>
              <w:t xml:space="preserve">                  it exists. If the element does not exist, a</w:t>
            </w:r>
          </w:p>
          <w:p w14:paraId="25B4EBA2" w14:textId="77777777" w:rsidR="00E02224" w:rsidRDefault="00E02224" w:rsidP="00E02224">
            <w:pPr>
              <w:pStyle w:val="XML1"/>
            </w:pPr>
            <w:r>
              <w:t xml:space="preserve">                  'data</w:t>
            </w:r>
            <w:r>
              <w:rPr>
                <w:rFonts w:ascii="MS Mincho" w:eastAsia="MS Mincho" w:hAnsi="MS Mincho" w:cs="MS Mincho" w:hint="eastAsia"/>
              </w:rPr>
              <w:t>‑</w:t>
            </w:r>
            <w:r>
              <w:t>missing' error is returned.</w:t>
            </w:r>
          </w:p>
          <w:p w14:paraId="28C05E0D" w14:textId="77777777" w:rsidR="00E02224" w:rsidRDefault="00E02224" w:rsidP="00E02224">
            <w:pPr>
              <w:pStyle w:val="XML1"/>
            </w:pPr>
            <w:r>
              <w:t xml:space="preserve">                &lt;/xs:documentation&gt;</w:t>
            </w:r>
          </w:p>
          <w:p w14:paraId="76E4D509" w14:textId="77777777" w:rsidR="00E02224" w:rsidRDefault="00E02224" w:rsidP="00E02224">
            <w:pPr>
              <w:pStyle w:val="XML1"/>
            </w:pPr>
            <w:r>
              <w:t xml:space="preserve">              &lt;/xs:annotation&gt;</w:t>
            </w:r>
          </w:p>
          <w:p w14:paraId="43CDC2F0" w14:textId="77777777" w:rsidR="00E02224" w:rsidRDefault="00E02224" w:rsidP="00E02224">
            <w:pPr>
              <w:pStyle w:val="XML1"/>
            </w:pPr>
            <w:r>
              <w:t xml:space="preserve">              &lt;xs:complexType&gt;</w:t>
            </w:r>
          </w:p>
          <w:p w14:paraId="47BC5704" w14:textId="77777777" w:rsidR="00E02224" w:rsidRDefault="00E02224" w:rsidP="00E02224">
            <w:pPr>
              <w:pStyle w:val="XML1"/>
            </w:pPr>
            <w:r>
              <w:t xml:space="preserve">                &lt;xs:sequence&gt;</w:t>
            </w:r>
          </w:p>
          <w:p w14:paraId="1F630886" w14:textId="77777777" w:rsidR="00E02224" w:rsidRDefault="00E02224" w:rsidP="00E02224">
            <w:pPr>
              <w:pStyle w:val="XML1"/>
            </w:pPr>
            <w:r>
              <w:t xml:space="preserve">                  &lt;xs:group ref="OFPortOtherFeatureListType"/&gt;</w:t>
            </w:r>
          </w:p>
          <w:p w14:paraId="354ACEE1" w14:textId="77777777" w:rsidR="00E02224" w:rsidRDefault="00E02224" w:rsidP="00E02224">
            <w:pPr>
              <w:pStyle w:val="XML1"/>
            </w:pPr>
            <w:r>
              <w:t xml:space="preserve">                &lt;/xs:sequence&gt;</w:t>
            </w:r>
          </w:p>
          <w:p w14:paraId="11EF4B2F" w14:textId="77777777" w:rsidR="00E02224" w:rsidRDefault="00E02224" w:rsidP="00E02224">
            <w:pPr>
              <w:pStyle w:val="XML1"/>
            </w:pPr>
            <w:r>
              <w:t xml:space="preserve">              &lt;/xs:complexType&gt;</w:t>
            </w:r>
          </w:p>
          <w:p w14:paraId="2423FB74" w14:textId="77777777" w:rsidR="00E02224" w:rsidRDefault="00E02224" w:rsidP="00E02224">
            <w:pPr>
              <w:pStyle w:val="XML1"/>
            </w:pPr>
            <w:r>
              <w:t xml:space="preserve">            &lt;/xs:element&gt;</w:t>
            </w:r>
          </w:p>
          <w:p w14:paraId="13725F85" w14:textId="77777777" w:rsidR="00E02224" w:rsidRDefault="00E02224" w:rsidP="00E02224">
            <w:pPr>
              <w:pStyle w:val="XML1"/>
            </w:pPr>
            <w:r>
              <w:t xml:space="preserve">            &lt;xs:element name="supported" minOccurs="0"&gt;</w:t>
            </w:r>
          </w:p>
          <w:p w14:paraId="25C724A5" w14:textId="77777777" w:rsidR="00E02224" w:rsidRDefault="00E02224" w:rsidP="00E02224">
            <w:pPr>
              <w:pStyle w:val="XML1"/>
            </w:pPr>
            <w:r>
              <w:t xml:space="preserve">              &lt;xs:annotation&gt;</w:t>
            </w:r>
          </w:p>
          <w:p w14:paraId="63D591AD" w14:textId="77777777" w:rsidR="00E02224" w:rsidRDefault="00E02224" w:rsidP="00E02224">
            <w:pPr>
              <w:pStyle w:val="XML1"/>
            </w:pPr>
            <w:r>
              <w:t xml:space="preserve">                &lt;xs:documentation&gt;</w:t>
            </w:r>
          </w:p>
          <w:p w14:paraId="13427B7B" w14:textId="77777777" w:rsidR="00E02224" w:rsidRDefault="00E02224" w:rsidP="00E02224">
            <w:pPr>
              <w:pStyle w:val="XML1"/>
            </w:pPr>
            <w:r>
              <w:t xml:space="preserve">                  The features (rates, duplex, etc.) of the</w:t>
            </w:r>
          </w:p>
          <w:p w14:paraId="7887EB28" w14:textId="77777777" w:rsidR="00E02224" w:rsidRDefault="00E02224" w:rsidP="00E02224">
            <w:pPr>
              <w:pStyle w:val="XML1"/>
            </w:pPr>
            <w:r>
              <w:t xml:space="preserve">                  port, that are supported on the port.</w:t>
            </w:r>
          </w:p>
          <w:p w14:paraId="115556B2" w14:textId="77777777" w:rsidR="00E02224" w:rsidRDefault="00E02224" w:rsidP="00E02224">
            <w:pPr>
              <w:pStyle w:val="XML1"/>
            </w:pPr>
          </w:p>
          <w:p w14:paraId="11EB9334" w14:textId="77777777" w:rsidR="00E02224" w:rsidRDefault="00E02224" w:rsidP="00E02224">
            <w:pPr>
              <w:pStyle w:val="XML1"/>
            </w:pPr>
            <w:r>
              <w:t xml:space="preserve">                  Children of this element are not configurable and can</w:t>
            </w:r>
          </w:p>
          <w:p w14:paraId="157AEFA2" w14:textId="77777777" w:rsidR="00E02224" w:rsidRDefault="00E02224" w:rsidP="00E02224">
            <w:pPr>
              <w:pStyle w:val="XML1"/>
            </w:pPr>
            <w:r>
              <w:t xml:space="preserve">                  only be retrieved by NETCONF &amp;lt;get&amp;gt; operations. Attemps to</w:t>
            </w:r>
          </w:p>
          <w:p w14:paraId="2847E71B" w14:textId="77777777" w:rsidR="00E02224" w:rsidRDefault="00E02224" w:rsidP="00E02224">
            <w:pPr>
              <w:pStyle w:val="XML1"/>
            </w:pPr>
            <w:r>
              <w:t xml:space="preserve">                  modify this element and its children with a NETCONF</w:t>
            </w:r>
          </w:p>
          <w:p w14:paraId="6979B4B2" w14:textId="77777777" w:rsidR="00E02224" w:rsidRDefault="00E02224" w:rsidP="00E02224">
            <w:pPr>
              <w:pStyle w:val="XML1"/>
            </w:pPr>
            <w:r>
              <w:t xml:space="preserve">                  &amp;lt;edit-config&amp;gt; operation MUST result in an</w:t>
            </w:r>
          </w:p>
          <w:p w14:paraId="7D161236" w14:textId="77777777" w:rsidR="00E02224" w:rsidRDefault="00E02224" w:rsidP="00E02224">
            <w:pPr>
              <w:pStyle w:val="XML1"/>
            </w:pPr>
            <w:r>
              <w:t xml:space="preserve">                  'operation-not-supported' error with type</w:t>
            </w:r>
          </w:p>
          <w:p w14:paraId="52C5A3FE" w14:textId="77777777" w:rsidR="00E02224" w:rsidRDefault="00E02224" w:rsidP="00E02224">
            <w:pPr>
              <w:pStyle w:val="XML1"/>
            </w:pPr>
            <w:r>
              <w:t xml:space="preserve">                  'application'.</w:t>
            </w:r>
          </w:p>
          <w:p w14:paraId="03312337" w14:textId="77777777" w:rsidR="00E02224" w:rsidRDefault="00E02224" w:rsidP="00E02224">
            <w:pPr>
              <w:pStyle w:val="XML1"/>
            </w:pPr>
            <w:r>
              <w:t xml:space="preserve">                &lt;/xs:documentation&gt;</w:t>
            </w:r>
          </w:p>
          <w:p w14:paraId="0F20A397" w14:textId="77777777" w:rsidR="00E02224" w:rsidRDefault="00E02224" w:rsidP="00E02224">
            <w:pPr>
              <w:pStyle w:val="XML1"/>
            </w:pPr>
            <w:r>
              <w:t xml:space="preserve">              &lt;/xs:annotation&gt;</w:t>
            </w:r>
          </w:p>
          <w:p w14:paraId="72308A95" w14:textId="77777777" w:rsidR="00E02224" w:rsidRDefault="00E02224" w:rsidP="00E02224">
            <w:pPr>
              <w:pStyle w:val="XML1"/>
            </w:pPr>
            <w:r>
              <w:t xml:space="preserve">              &lt;xs:complexType&gt;</w:t>
            </w:r>
          </w:p>
          <w:p w14:paraId="4B4165D9" w14:textId="77777777" w:rsidR="00E02224" w:rsidRDefault="00E02224" w:rsidP="00E02224">
            <w:pPr>
              <w:pStyle w:val="XML1"/>
            </w:pPr>
            <w:r>
              <w:t xml:space="preserve">                &lt;xs:sequence&gt;</w:t>
            </w:r>
          </w:p>
          <w:p w14:paraId="26ED0914" w14:textId="77777777" w:rsidR="00E02224" w:rsidRDefault="00E02224" w:rsidP="00E02224">
            <w:pPr>
              <w:pStyle w:val="XML1"/>
            </w:pPr>
            <w:r>
              <w:t xml:space="preserve">                  &lt;xs:group ref="OFPortOtherFeatureListType"/&gt;</w:t>
            </w:r>
          </w:p>
          <w:p w14:paraId="6E821689" w14:textId="77777777" w:rsidR="00E02224" w:rsidRDefault="00E02224" w:rsidP="00E02224">
            <w:pPr>
              <w:pStyle w:val="XML1"/>
            </w:pPr>
            <w:r>
              <w:t xml:space="preserve">                &lt;/xs:sequence&gt;</w:t>
            </w:r>
          </w:p>
          <w:p w14:paraId="0FA7708C" w14:textId="77777777" w:rsidR="00E02224" w:rsidRDefault="00E02224" w:rsidP="00E02224">
            <w:pPr>
              <w:pStyle w:val="XML1"/>
            </w:pPr>
            <w:r>
              <w:t xml:space="preserve">              &lt;/xs:complexType&gt;</w:t>
            </w:r>
          </w:p>
          <w:p w14:paraId="25955831" w14:textId="77777777" w:rsidR="00E02224" w:rsidRDefault="00E02224" w:rsidP="00E02224">
            <w:pPr>
              <w:pStyle w:val="XML1"/>
            </w:pPr>
            <w:r>
              <w:t xml:space="preserve">            &lt;/xs:element&gt;</w:t>
            </w:r>
          </w:p>
          <w:p w14:paraId="6D652584" w14:textId="77777777" w:rsidR="00E02224" w:rsidRDefault="00E02224" w:rsidP="00E02224">
            <w:pPr>
              <w:pStyle w:val="XML1"/>
            </w:pPr>
            <w:r>
              <w:t xml:space="preserve">            &lt;xs:element name="advertised-peer" minOccurs="0"&gt;</w:t>
            </w:r>
          </w:p>
          <w:p w14:paraId="5C5D315D" w14:textId="77777777" w:rsidR="00E02224" w:rsidRDefault="00E02224" w:rsidP="00E02224">
            <w:pPr>
              <w:pStyle w:val="XML1"/>
            </w:pPr>
            <w:r>
              <w:t xml:space="preserve">              &lt;xs:annotation&gt;</w:t>
            </w:r>
          </w:p>
          <w:p w14:paraId="7E3B92B9" w14:textId="77777777" w:rsidR="00E02224" w:rsidRDefault="00E02224" w:rsidP="00E02224">
            <w:pPr>
              <w:pStyle w:val="XML1"/>
            </w:pPr>
            <w:r>
              <w:t xml:space="preserve">                &lt;xs:documentation&gt;</w:t>
            </w:r>
          </w:p>
          <w:p w14:paraId="4E78D085" w14:textId="77777777" w:rsidR="00E02224" w:rsidRDefault="00E02224" w:rsidP="00E02224">
            <w:pPr>
              <w:pStyle w:val="XML1"/>
            </w:pPr>
            <w:r>
              <w:t xml:space="preserve">                  The features (rates, duplex, etc.) that are</w:t>
            </w:r>
          </w:p>
          <w:p w14:paraId="0BE46E30" w14:textId="77777777" w:rsidR="00E02224" w:rsidRDefault="00E02224" w:rsidP="00E02224">
            <w:pPr>
              <w:pStyle w:val="XML1"/>
            </w:pPr>
            <w:r>
              <w:t xml:space="preserve">                  currently advertised by the peer port.</w:t>
            </w:r>
          </w:p>
          <w:p w14:paraId="5563E22E" w14:textId="77777777" w:rsidR="00E02224" w:rsidRDefault="00E02224" w:rsidP="00E02224">
            <w:pPr>
              <w:pStyle w:val="XML1"/>
            </w:pPr>
          </w:p>
          <w:p w14:paraId="73E8E822" w14:textId="77777777" w:rsidR="00E02224" w:rsidRDefault="00E02224" w:rsidP="00E02224">
            <w:pPr>
              <w:pStyle w:val="XML1"/>
            </w:pPr>
            <w:r>
              <w:t xml:space="preserve">                  Children of this element are not configurable and can</w:t>
            </w:r>
          </w:p>
          <w:p w14:paraId="491E4FFF" w14:textId="77777777" w:rsidR="00E02224" w:rsidRDefault="00E02224" w:rsidP="00E02224">
            <w:pPr>
              <w:pStyle w:val="XML1"/>
            </w:pPr>
            <w:r>
              <w:t xml:space="preserve">                  only be retrieved by NETCONF &amp;lt;get&amp;gt; operations. Attemps to</w:t>
            </w:r>
          </w:p>
          <w:p w14:paraId="2AEFB5D7" w14:textId="77777777" w:rsidR="00E02224" w:rsidRDefault="00E02224" w:rsidP="00E02224">
            <w:pPr>
              <w:pStyle w:val="XML1"/>
            </w:pPr>
            <w:r>
              <w:t xml:space="preserve">                  modify this element and its children with a NETCONF</w:t>
            </w:r>
          </w:p>
          <w:p w14:paraId="491FC887" w14:textId="77777777" w:rsidR="00E02224" w:rsidRDefault="00E02224" w:rsidP="00E02224">
            <w:pPr>
              <w:pStyle w:val="XML1"/>
            </w:pPr>
            <w:r>
              <w:t xml:space="preserve">                  &amp;lt;edit-config&amp;gt; operation MUST result in an</w:t>
            </w:r>
          </w:p>
          <w:p w14:paraId="635CD18F" w14:textId="77777777" w:rsidR="00E02224" w:rsidRDefault="00E02224" w:rsidP="00E02224">
            <w:pPr>
              <w:pStyle w:val="XML1"/>
            </w:pPr>
            <w:r>
              <w:t xml:space="preserve">                  'operation-not-supported' error with type</w:t>
            </w:r>
          </w:p>
          <w:p w14:paraId="7AE05814" w14:textId="77777777" w:rsidR="00E02224" w:rsidRDefault="00E02224" w:rsidP="00E02224">
            <w:pPr>
              <w:pStyle w:val="XML1"/>
            </w:pPr>
            <w:r>
              <w:t xml:space="preserve">                  'application'.</w:t>
            </w:r>
          </w:p>
          <w:p w14:paraId="0B9FDE25" w14:textId="77777777" w:rsidR="00E02224" w:rsidRDefault="00E02224" w:rsidP="00E02224">
            <w:pPr>
              <w:pStyle w:val="XML1"/>
            </w:pPr>
            <w:r>
              <w:t xml:space="preserve">                &lt;/xs:documentation&gt;</w:t>
            </w:r>
          </w:p>
          <w:p w14:paraId="0F19F40E" w14:textId="77777777" w:rsidR="00E02224" w:rsidRDefault="00E02224" w:rsidP="00E02224">
            <w:pPr>
              <w:pStyle w:val="XML1"/>
            </w:pPr>
            <w:r>
              <w:t xml:space="preserve">              &lt;/xs:annotation&gt;</w:t>
            </w:r>
          </w:p>
          <w:p w14:paraId="71B482EB" w14:textId="77777777" w:rsidR="00E02224" w:rsidRDefault="00E02224" w:rsidP="00E02224">
            <w:pPr>
              <w:pStyle w:val="XML1"/>
            </w:pPr>
            <w:r>
              <w:t xml:space="preserve">              &lt;xs:complexType&gt;</w:t>
            </w:r>
          </w:p>
          <w:p w14:paraId="350F564D" w14:textId="77777777" w:rsidR="00E02224" w:rsidRDefault="00E02224" w:rsidP="00E02224">
            <w:pPr>
              <w:pStyle w:val="XML1"/>
            </w:pPr>
            <w:r>
              <w:t xml:space="preserve">                &lt;xs:sequence&gt;</w:t>
            </w:r>
          </w:p>
          <w:p w14:paraId="286E953A" w14:textId="77777777" w:rsidR="00E02224" w:rsidRDefault="00E02224" w:rsidP="00E02224">
            <w:pPr>
              <w:pStyle w:val="XML1"/>
            </w:pPr>
            <w:r>
              <w:t xml:space="preserve">                  &lt;xs:group ref="OFPortOtherFeatureListType"/&gt;</w:t>
            </w:r>
          </w:p>
          <w:p w14:paraId="355F8FF6" w14:textId="77777777" w:rsidR="00E02224" w:rsidRDefault="00E02224" w:rsidP="00E02224">
            <w:pPr>
              <w:pStyle w:val="XML1"/>
            </w:pPr>
            <w:r>
              <w:t xml:space="preserve">                &lt;/xs:sequence&gt;</w:t>
            </w:r>
          </w:p>
          <w:p w14:paraId="2E22AB8E" w14:textId="77777777" w:rsidR="00E02224" w:rsidRDefault="00E02224" w:rsidP="00E02224">
            <w:pPr>
              <w:pStyle w:val="XML1"/>
            </w:pPr>
            <w:r>
              <w:t xml:space="preserve">              &lt;/xs:complexType&gt;</w:t>
            </w:r>
          </w:p>
          <w:p w14:paraId="031C429A" w14:textId="77777777" w:rsidR="00E02224" w:rsidRDefault="00E02224" w:rsidP="00E02224">
            <w:pPr>
              <w:pStyle w:val="XML1"/>
            </w:pPr>
            <w:r>
              <w:t xml:space="preserve">            &lt;/xs:element&gt;</w:t>
            </w:r>
          </w:p>
          <w:p w14:paraId="6E33C384" w14:textId="77777777" w:rsidR="00E02224" w:rsidRDefault="00E02224" w:rsidP="00E02224">
            <w:pPr>
              <w:pStyle w:val="XML1"/>
            </w:pPr>
            <w:r>
              <w:t xml:space="preserve">          &lt;/xs:sequence&gt;</w:t>
            </w:r>
          </w:p>
          <w:p w14:paraId="52E09A49" w14:textId="77777777" w:rsidR="00E02224" w:rsidRDefault="00E02224" w:rsidP="00E02224">
            <w:pPr>
              <w:pStyle w:val="XML1"/>
            </w:pPr>
            <w:r>
              <w:t xml:space="preserve">        &lt;/xs:complexType&gt;</w:t>
            </w:r>
          </w:p>
          <w:p w14:paraId="0D8BD28A" w14:textId="77777777" w:rsidR="00E02224" w:rsidRDefault="00E02224" w:rsidP="00E02224">
            <w:pPr>
              <w:pStyle w:val="XML1"/>
            </w:pPr>
            <w:r>
              <w:t xml:space="preserve">      &lt;/xs:element&gt;</w:t>
            </w:r>
          </w:p>
          <w:p w14:paraId="4818C0D0" w14:textId="77777777" w:rsidR="00E02224" w:rsidRDefault="00E02224" w:rsidP="00E02224">
            <w:pPr>
              <w:pStyle w:val="XML1"/>
            </w:pPr>
            <w:r>
              <w:t xml:space="preserve">      &lt;xs:choice&gt;</w:t>
            </w:r>
          </w:p>
          <w:p w14:paraId="78A9CCBE" w14:textId="77777777" w:rsidR="00E02224" w:rsidRDefault="00E02224" w:rsidP="00E02224">
            <w:pPr>
              <w:pStyle w:val="XML1"/>
            </w:pPr>
            <w:r>
              <w:t xml:space="preserve">        &lt;xs:annotation&gt;</w:t>
            </w:r>
          </w:p>
          <w:p w14:paraId="2520856B" w14:textId="77777777" w:rsidR="00E02224" w:rsidRDefault="00E02224" w:rsidP="00E02224">
            <w:pPr>
              <w:pStyle w:val="XML1"/>
            </w:pPr>
            <w:r>
              <w:t xml:space="preserve">          &lt;xs:documentation&gt;</w:t>
            </w:r>
          </w:p>
          <w:p w14:paraId="6BAB1F07" w14:textId="77777777" w:rsidR="00E02224" w:rsidRDefault="00E02224" w:rsidP="00E02224">
            <w:pPr>
              <w:pStyle w:val="XML1"/>
            </w:pPr>
            <w:r>
              <w:t xml:space="preserve">            Tunnels are modeled as logical ports.</w:t>
            </w:r>
          </w:p>
          <w:p w14:paraId="1ED2427C" w14:textId="77777777" w:rsidR="00E02224" w:rsidRDefault="00E02224" w:rsidP="00E02224">
            <w:pPr>
              <w:pStyle w:val="XML1"/>
            </w:pPr>
          </w:p>
          <w:p w14:paraId="034D5AF4" w14:textId="77777777" w:rsidR="00E02224" w:rsidRDefault="00E02224" w:rsidP="00E02224">
            <w:pPr>
              <w:pStyle w:val="XML1"/>
            </w:pPr>
            <w:r>
              <w:t xml:space="preserve">            Elements in this choice are not configurable and can only</w:t>
            </w:r>
          </w:p>
          <w:p w14:paraId="49A6F631" w14:textId="77777777" w:rsidR="00E02224" w:rsidRDefault="00E02224" w:rsidP="00E02224">
            <w:pPr>
              <w:pStyle w:val="XML1"/>
            </w:pPr>
            <w:r>
              <w:t xml:space="preserve">            be retrieved by NETCONF &amp;lt;get&amp;gt; operations. Attemps to modify</w:t>
            </w:r>
          </w:p>
          <w:p w14:paraId="253F8E72" w14:textId="77777777" w:rsidR="00E02224" w:rsidRDefault="00E02224" w:rsidP="00E02224">
            <w:pPr>
              <w:pStyle w:val="XML1"/>
            </w:pPr>
            <w:r>
              <w:t xml:space="preserve">            this element and its children with a NETCONF &amp;lt;edit-config&amp;gt;</w:t>
            </w:r>
          </w:p>
          <w:p w14:paraId="12487153" w14:textId="77777777" w:rsidR="00E02224" w:rsidRDefault="00E02224" w:rsidP="00E02224">
            <w:pPr>
              <w:pStyle w:val="XML1"/>
            </w:pPr>
            <w:r>
              <w:t xml:space="preserve">            operation MUST result in an 'operation-not-supported' error</w:t>
            </w:r>
          </w:p>
          <w:p w14:paraId="003042B1" w14:textId="77777777" w:rsidR="00E02224" w:rsidRDefault="00E02224" w:rsidP="00E02224">
            <w:pPr>
              <w:pStyle w:val="XML1"/>
            </w:pPr>
            <w:r>
              <w:t xml:space="preserve">            with type 'application'.</w:t>
            </w:r>
          </w:p>
          <w:p w14:paraId="567B22FE" w14:textId="77777777" w:rsidR="00E02224" w:rsidRDefault="00E02224" w:rsidP="00E02224">
            <w:pPr>
              <w:pStyle w:val="XML1"/>
            </w:pPr>
          </w:p>
          <w:p w14:paraId="4CFA47EF" w14:textId="77777777" w:rsidR="00E02224" w:rsidRDefault="00E02224" w:rsidP="00E02224">
            <w:pPr>
              <w:pStyle w:val="XML1"/>
            </w:pPr>
            <w:r>
              <w:t xml:space="preserve">            Only elements from one choice must exist at a time.</w:t>
            </w:r>
          </w:p>
          <w:p w14:paraId="38A68600" w14:textId="77777777" w:rsidR="00E02224" w:rsidRDefault="00E02224" w:rsidP="00E02224">
            <w:pPr>
              <w:pStyle w:val="XML1"/>
            </w:pPr>
            <w:r>
              <w:t xml:space="preserve">          &lt;/xs:documentation&gt;</w:t>
            </w:r>
          </w:p>
          <w:p w14:paraId="676F703C" w14:textId="77777777" w:rsidR="00E02224" w:rsidRDefault="00E02224" w:rsidP="00E02224">
            <w:pPr>
              <w:pStyle w:val="XML1"/>
            </w:pPr>
            <w:r>
              <w:t xml:space="preserve">        &lt;/xs:annotation&gt;</w:t>
            </w:r>
          </w:p>
          <w:p w14:paraId="39319D84" w14:textId="77777777" w:rsidR="00E02224" w:rsidRDefault="00E02224" w:rsidP="00E02224">
            <w:pPr>
              <w:pStyle w:val="XML1"/>
            </w:pPr>
          </w:p>
          <w:p w14:paraId="3F74A420" w14:textId="77777777" w:rsidR="00E02224" w:rsidRDefault="00E02224" w:rsidP="00E02224">
            <w:pPr>
              <w:pStyle w:val="XML1"/>
            </w:pPr>
            <w:r>
              <w:t xml:space="preserve">        &lt;xs:sequence&gt;</w:t>
            </w:r>
          </w:p>
          <w:p w14:paraId="78C92AED" w14:textId="77777777" w:rsidR="00E02224" w:rsidRDefault="00E02224" w:rsidP="00E02224">
            <w:pPr>
              <w:pStyle w:val="XML1"/>
            </w:pPr>
            <w:r>
              <w:t xml:space="preserve">          &lt;xs:element name="tunnel"&gt;</w:t>
            </w:r>
          </w:p>
          <w:p w14:paraId="5880B4FE" w14:textId="77777777" w:rsidR="00E02224" w:rsidRDefault="00E02224" w:rsidP="00E02224">
            <w:pPr>
              <w:pStyle w:val="XML1"/>
            </w:pPr>
            <w:r>
              <w:t xml:space="preserve">            &lt;xs:annotation&gt;</w:t>
            </w:r>
          </w:p>
          <w:p w14:paraId="5CAC4784" w14:textId="77777777" w:rsidR="00E02224" w:rsidRDefault="00E02224" w:rsidP="00E02224">
            <w:pPr>
              <w:pStyle w:val="XML1"/>
            </w:pPr>
            <w:r>
              <w:t xml:space="preserve">              &lt;xs:documentation&gt;</w:t>
            </w:r>
          </w:p>
          <w:p w14:paraId="58408B96" w14:textId="77777777" w:rsidR="00E02224" w:rsidRDefault="00E02224" w:rsidP="00E02224">
            <w:pPr>
              <w:pStyle w:val="XML1"/>
            </w:pPr>
            <w:r>
              <w:t xml:space="preserve">                Properties of a basic IP-in-GRE tunnel.</w:t>
            </w:r>
          </w:p>
          <w:p w14:paraId="3F37E444" w14:textId="77777777" w:rsidR="00E02224" w:rsidRDefault="00E02224" w:rsidP="00E02224">
            <w:pPr>
              <w:pStyle w:val="XML1"/>
            </w:pPr>
            <w:r>
              <w:t xml:space="preserve">              &lt;/xs:documentation&gt;</w:t>
            </w:r>
          </w:p>
          <w:p w14:paraId="5E3CD852" w14:textId="77777777" w:rsidR="00E02224" w:rsidRDefault="00E02224" w:rsidP="00E02224">
            <w:pPr>
              <w:pStyle w:val="XML1"/>
            </w:pPr>
            <w:r>
              <w:t xml:space="preserve">            &lt;/xs:annotation&gt;</w:t>
            </w:r>
          </w:p>
          <w:p w14:paraId="5F43B6E7" w14:textId="77777777" w:rsidR="00E02224" w:rsidRDefault="00E02224" w:rsidP="00E02224">
            <w:pPr>
              <w:pStyle w:val="XML1"/>
            </w:pPr>
            <w:r>
              <w:t xml:space="preserve">            &lt;xs:complexType&gt;</w:t>
            </w:r>
          </w:p>
          <w:p w14:paraId="43CC9216" w14:textId="77777777" w:rsidR="00E02224" w:rsidRDefault="00E02224" w:rsidP="00E02224">
            <w:pPr>
              <w:pStyle w:val="XML1"/>
            </w:pPr>
            <w:r>
              <w:t xml:space="preserve">              &lt;xs:sequence&gt;</w:t>
            </w:r>
          </w:p>
          <w:p w14:paraId="1A0D2B7D" w14:textId="77777777" w:rsidR="00E02224" w:rsidRDefault="00E02224" w:rsidP="00E02224">
            <w:pPr>
              <w:pStyle w:val="XML1"/>
            </w:pPr>
            <w:r>
              <w:t xml:space="preserve">                &lt;xs:group ref="OFPortBaseTunnelType"/&gt;</w:t>
            </w:r>
          </w:p>
          <w:p w14:paraId="064A178E" w14:textId="77777777" w:rsidR="00E02224" w:rsidRDefault="00E02224" w:rsidP="00E02224">
            <w:pPr>
              <w:pStyle w:val="XML1"/>
            </w:pPr>
            <w:r>
              <w:t xml:space="preserve">              &lt;/xs:sequence&gt;</w:t>
            </w:r>
          </w:p>
          <w:p w14:paraId="63765E74" w14:textId="77777777" w:rsidR="00E02224" w:rsidRDefault="00E02224" w:rsidP="00E02224">
            <w:pPr>
              <w:pStyle w:val="XML1"/>
            </w:pPr>
            <w:r>
              <w:t xml:space="preserve">            &lt;/xs:complexType&gt;</w:t>
            </w:r>
          </w:p>
          <w:p w14:paraId="4F126700" w14:textId="77777777" w:rsidR="00E02224" w:rsidRDefault="00E02224" w:rsidP="00E02224">
            <w:pPr>
              <w:pStyle w:val="XML1"/>
            </w:pPr>
            <w:r>
              <w:t xml:space="preserve">          &lt;/xs:element&gt;</w:t>
            </w:r>
          </w:p>
          <w:p w14:paraId="10064332" w14:textId="77777777" w:rsidR="00E02224" w:rsidRDefault="00E02224" w:rsidP="00E02224">
            <w:pPr>
              <w:pStyle w:val="XML1"/>
            </w:pPr>
            <w:r>
              <w:t xml:space="preserve">        &lt;/xs:sequence&gt;</w:t>
            </w:r>
          </w:p>
          <w:p w14:paraId="5B4C809F" w14:textId="77777777" w:rsidR="00E02224" w:rsidRDefault="00E02224" w:rsidP="00E02224">
            <w:pPr>
              <w:pStyle w:val="XML1"/>
            </w:pPr>
            <w:r>
              <w:t xml:space="preserve">        &lt;xs:sequence&gt;</w:t>
            </w:r>
          </w:p>
          <w:p w14:paraId="20EF3B17" w14:textId="77777777" w:rsidR="00E02224" w:rsidRDefault="00E02224" w:rsidP="00E02224">
            <w:pPr>
              <w:pStyle w:val="XML1"/>
            </w:pPr>
            <w:r>
              <w:t xml:space="preserve">          &lt;xs:element name="ipgre-tunnel"&gt;</w:t>
            </w:r>
          </w:p>
          <w:p w14:paraId="14BAA757" w14:textId="77777777" w:rsidR="00E02224" w:rsidRDefault="00E02224" w:rsidP="00E02224">
            <w:pPr>
              <w:pStyle w:val="XML1"/>
            </w:pPr>
            <w:r>
              <w:t xml:space="preserve">            &lt;xs:annotation&gt;</w:t>
            </w:r>
          </w:p>
          <w:p w14:paraId="57B2811B" w14:textId="77777777" w:rsidR="00E02224" w:rsidRDefault="00E02224" w:rsidP="00E02224">
            <w:pPr>
              <w:pStyle w:val="XML1"/>
            </w:pPr>
            <w:r>
              <w:t xml:space="preserve">              &lt;xs:documentation&gt;</w:t>
            </w:r>
          </w:p>
          <w:p w14:paraId="760FD41A" w14:textId="77777777" w:rsidR="00E02224" w:rsidRDefault="00E02224" w:rsidP="00E02224">
            <w:pPr>
              <w:pStyle w:val="XML1"/>
            </w:pPr>
            <w:r>
              <w:t xml:space="preserve">                Properties of a IP-in-GRE tunnel.</w:t>
            </w:r>
          </w:p>
          <w:p w14:paraId="5848EDD8" w14:textId="77777777" w:rsidR="00E02224" w:rsidRDefault="00E02224" w:rsidP="00E02224">
            <w:pPr>
              <w:pStyle w:val="XML1"/>
            </w:pPr>
            <w:r>
              <w:t xml:space="preserve">              &lt;/xs:documentation&gt;</w:t>
            </w:r>
          </w:p>
          <w:p w14:paraId="00D94FD0" w14:textId="77777777" w:rsidR="00E02224" w:rsidRDefault="00E02224" w:rsidP="00E02224">
            <w:pPr>
              <w:pStyle w:val="XML1"/>
            </w:pPr>
            <w:r>
              <w:t xml:space="preserve">            &lt;/xs:annotation&gt;</w:t>
            </w:r>
          </w:p>
          <w:p w14:paraId="2BD797F6" w14:textId="77777777" w:rsidR="00E02224" w:rsidRDefault="00E02224" w:rsidP="00E02224">
            <w:pPr>
              <w:pStyle w:val="XML1"/>
            </w:pPr>
            <w:r>
              <w:t xml:space="preserve">            &lt;xs:complexType&gt;</w:t>
            </w:r>
          </w:p>
          <w:p w14:paraId="08ED7118" w14:textId="77777777" w:rsidR="00E02224" w:rsidRDefault="00E02224" w:rsidP="00E02224">
            <w:pPr>
              <w:pStyle w:val="XML1"/>
            </w:pPr>
            <w:r>
              <w:t xml:space="preserve">              &lt;xs:sequence&gt;</w:t>
            </w:r>
          </w:p>
          <w:p w14:paraId="18185198" w14:textId="77777777" w:rsidR="00E02224" w:rsidRDefault="00E02224" w:rsidP="00E02224">
            <w:pPr>
              <w:pStyle w:val="XML1"/>
            </w:pPr>
            <w:r>
              <w:t xml:space="preserve">                &lt;xs:group ref="OFPortIPGRETunnelType"/&gt;</w:t>
            </w:r>
          </w:p>
          <w:p w14:paraId="77FEE1F6" w14:textId="77777777" w:rsidR="00E02224" w:rsidRDefault="00E02224" w:rsidP="00E02224">
            <w:pPr>
              <w:pStyle w:val="XML1"/>
            </w:pPr>
            <w:r>
              <w:t xml:space="preserve">              &lt;/xs:sequence&gt;</w:t>
            </w:r>
          </w:p>
          <w:p w14:paraId="082F833C" w14:textId="77777777" w:rsidR="00E02224" w:rsidRDefault="00E02224" w:rsidP="00E02224">
            <w:pPr>
              <w:pStyle w:val="XML1"/>
            </w:pPr>
            <w:r>
              <w:t xml:space="preserve">            &lt;/xs:complexType&gt;</w:t>
            </w:r>
          </w:p>
          <w:p w14:paraId="21CA3D09" w14:textId="77777777" w:rsidR="00E02224" w:rsidRDefault="00E02224" w:rsidP="00E02224">
            <w:pPr>
              <w:pStyle w:val="XML1"/>
            </w:pPr>
            <w:r>
              <w:t xml:space="preserve">          &lt;/xs:element&gt;</w:t>
            </w:r>
          </w:p>
          <w:p w14:paraId="66944A80" w14:textId="77777777" w:rsidR="00E02224" w:rsidRDefault="00E02224" w:rsidP="00E02224">
            <w:pPr>
              <w:pStyle w:val="XML1"/>
            </w:pPr>
            <w:r>
              <w:t xml:space="preserve">        &lt;/xs:sequence&gt;</w:t>
            </w:r>
          </w:p>
          <w:p w14:paraId="61FAEE3C" w14:textId="77777777" w:rsidR="00E02224" w:rsidRDefault="00E02224" w:rsidP="00E02224">
            <w:pPr>
              <w:pStyle w:val="XML1"/>
            </w:pPr>
            <w:r>
              <w:t xml:space="preserve">        &lt;xs:sequence&gt;</w:t>
            </w:r>
          </w:p>
          <w:p w14:paraId="7292568D" w14:textId="77777777" w:rsidR="00E02224" w:rsidRDefault="00E02224" w:rsidP="00E02224">
            <w:pPr>
              <w:pStyle w:val="XML1"/>
            </w:pPr>
            <w:r>
              <w:t xml:space="preserve">          &lt;xs:element name="vxlan-tunnel"&gt;</w:t>
            </w:r>
          </w:p>
          <w:p w14:paraId="730F487E" w14:textId="77777777" w:rsidR="00E02224" w:rsidRDefault="00E02224" w:rsidP="00E02224">
            <w:pPr>
              <w:pStyle w:val="XML1"/>
            </w:pPr>
            <w:r>
              <w:t xml:space="preserve">            &lt;xs:annotation&gt;</w:t>
            </w:r>
          </w:p>
          <w:p w14:paraId="2C5D11EB" w14:textId="77777777" w:rsidR="00E02224" w:rsidRDefault="00E02224" w:rsidP="00E02224">
            <w:pPr>
              <w:pStyle w:val="XML1"/>
            </w:pPr>
            <w:r>
              <w:t xml:space="preserve">              &lt;xs:documentation&gt;</w:t>
            </w:r>
          </w:p>
          <w:p w14:paraId="09853FDD" w14:textId="77777777" w:rsidR="00E02224" w:rsidRDefault="00E02224" w:rsidP="00E02224">
            <w:pPr>
              <w:pStyle w:val="XML1"/>
            </w:pPr>
            <w:r>
              <w:t xml:space="preserve">                Properties of a VxLAN tunnel.</w:t>
            </w:r>
          </w:p>
          <w:p w14:paraId="57EFAC71" w14:textId="77777777" w:rsidR="00E02224" w:rsidRDefault="00E02224" w:rsidP="00E02224">
            <w:pPr>
              <w:pStyle w:val="XML1"/>
            </w:pPr>
            <w:r>
              <w:t xml:space="preserve">              &lt;/xs:documentation&gt;</w:t>
            </w:r>
          </w:p>
          <w:p w14:paraId="20B75CDE" w14:textId="77777777" w:rsidR="00E02224" w:rsidRDefault="00E02224" w:rsidP="00E02224">
            <w:pPr>
              <w:pStyle w:val="XML1"/>
            </w:pPr>
            <w:r>
              <w:t xml:space="preserve">            &lt;/xs:annotation&gt;</w:t>
            </w:r>
          </w:p>
          <w:p w14:paraId="3572871E" w14:textId="77777777" w:rsidR="00E02224" w:rsidRDefault="00E02224" w:rsidP="00E02224">
            <w:pPr>
              <w:pStyle w:val="XML1"/>
            </w:pPr>
            <w:r>
              <w:t xml:space="preserve">            &lt;xs:complexType&gt;</w:t>
            </w:r>
          </w:p>
          <w:p w14:paraId="05B654E8" w14:textId="77777777" w:rsidR="00E02224" w:rsidRDefault="00E02224" w:rsidP="00E02224">
            <w:pPr>
              <w:pStyle w:val="XML1"/>
            </w:pPr>
            <w:r>
              <w:t xml:space="preserve">              &lt;xs:sequence&gt;</w:t>
            </w:r>
          </w:p>
          <w:p w14:paraId="3EE3F4F0" w14:textId="77777777" w:rsidR="00E02224" w:rsidRDefault="00E02224" w:rsidP="00E02224">
            <w:pPr>
              <w:pStyle w:val="XML1"/>
            </w:pPr>
            <w:r>
              <w:t xml:space="preserve">                &lt;xs:group ref="OFPortVXLANTunnelType"/&gt;</w:t>
            </w:r>
          </w:p>
          <w:p w14:paraId="4A387EEB" w14:textId="77777777" w:rsidR="00E02224" w:rsidRDefault="00E02224" w:rsidP="00E02224">
            <w:pPr>
              <w:pStyle w:val="XML1"/>
            </w:pPr>
            <w:r>
              <w:t xml:space="preserve">              &lt;/xs:sequence&gt;</w:t>
            </w:r>
          </w:p>
          <w:p w14:paraId="7469CE24" w14:textId="77777777" w:rsidR="00E02224" w:rsidRDefault="00E02224" w:rsidP="00E02224">
            <w:pPr>
              <w:pStyle w:val="XML1"/>
            </w:pPr>
            <w:r>
              <w:t xml:space="preserve">            &lt;/xs:complexType&gt;</w:t>
            </w:r>
          </w:p>
          <w:p w14:paraId="1A1633F1" w14:textId="77777777" w:rsidR="00E02224" w:rsidRDefault="00E02224" w:rsidP="00E02224">
            <w:pPr>
              <w:pStyle w:val="XML1"/>
            </w:pPr>
            <w:r>
              <w:t xml:space="preserve">          &lt;/xs:element&gt;</w:t>
            </w:r>
          </w:p>
          <w:p w14:paraId="60D35793" w14:textId="77777777" w:rsidR="00E02224" w:rsidRDefault="00E02224" w:rsidP="00E02224">
            <w:pPr>
              <w:pStyle w:val="XML1"/>
            </w:pPr>
            <w:r>
              <w:t xml:space="preserve">        &lt;/xs:sequence&gt;</w:t>
            </w:r>
          </w:p>
          <w:p w14:paraId="26D396FE" w14:textId="77777777" w:rsidR="00E02224" w:rsidRDefault="00E02224" w:rsidP="00E02224">
            <w:pPr>
              <w:pStyle w:val="XML1"/>
            </w:pPr>
            <w:r>
              <w:t xml:space="preserve">        &lt;xs:sequence&gt;</w:t>
            </w:r>
          </w:p>
          <w:p w14:paraId="1E545A07" w14:textId="77777777" w:rsidR="00E02224" w:rsidRDefault="00E02224" w:rsidP="00E02224">
            <w:pPr>
              <w:pStyle w:val="XML1"/>
            </w:pPr>
            <w:r>
              <w:t xml:space="preserve">          &lt;xs:element name="nvgre-tunnel"&gt;</w:t>
            </w:r>
          </w:p>
          <w:p w14:paraId="250E8A86" w14:textId="77777777" w:rsidR="00E02224" w:rsidRDefault="00E02224" w:rsidP="00E02224">
            <w:pPr>
              <w:pStyle w:val="XML1"/>
            </w:pPr>
            <w:r>
              <w:t xml:space="preserve">            &lt;xs:annotation&gt;</w:t>
            </w:r>
          </w:p>
          <w:p w14:paraId="39E4F133" w14:textId="77777777" w:rsidR="00E02224" w:rsidRDefault="00E02224" w:rsidP="00E02224">
            <w:pPr>
              <w:pStyle w:val="XML1"/>
            </w:pPr>
            <w:r>
              <w:t xml:space="preserve">              &lt;xs:documentation&gt;</w:t>
            </w:r>
          </w:p>
          <w:p w14:paraId="1F06060C" w14:textId="77777777" w:rsidR="00E02224" w:rsidRDefault="00E02224" w:rsidP="00E02224">
            <w:pPr>
              <w:pStyle w:val="XML1"/>
            </w:pPr>
            <w:r>
              <w:t xml:space="preserve">                Properties of a NVGRE tunnel.</w:t>
            </w:r>
          </w:p>
          <w:p w14:paraId="4522D001" w14:textId="77777777" w:rsidR="00E02224" w:rsidRDefault="00E02224" w:rsidP="00E02224">
            <w:pPr>
              <w:pStyle w:val="XML1"/>
            </w:pPr>
            <w:r>
              <w:t xml:space="preserve">              &lt;/xs:documentation&gt;</w:t>
            </w:r>
          </w:p>
          <w:p w14:paraId="63928171" w14:textId="77777777" w:rsidR="00E02224" w:rsidRDefault="00E02224" w:rsidP="00E02224">
            <w:pPr>
              <w:pStyle w:val="XML1"/>
            </w:pPr>
            <w:r>
              <w:t xml:space="preserve">            &lt;/xs:annotation&gt;</w:t>
            </w:r>
          </w:p>
          <w:p w14:paraId="067CA60B" w14:textId="77777777" w:rsidR="00E02224" w:rsidRDefault="00E02224" w:rsidP="00E02224">
            <w:pPr>
              <w:pStyle w:val="XML1"/>
            </w:pPr>
            <w:r>
              <w:t xml:space="preserve">            &lt;xs:complexType&gt;</w:t>
            </w:r>
          </w:p>
          <w:p w14:paraId="76FAAD3D" w14:textId="77777777" w:rsidR="00E02224" w:rsidRDefault="00E02224" w:rsidP="00E02224">
            <w:pPr>
              <w:pStyle w:val="XML1"/>
            </w:pPr>
            <w:r>
              <w:t xml:space="preserve">              &lt;xs:sequence&gt;</w:t>
            </w:r>
          </w:p>
          <w:p w14:paraId="09D4F4AD" w14:textId="77777777" w:rsidR="00E02224" w:rsidRDefault="00E02224" w:rsidP="00E02224">
            <w:pPr>
              <w:pStyle w:val="XML1"/>
            </w:pPr>
            <w:r>
              <w:t xml:space="preserve">                &lt;xs:group ref="OFPortNVGRETunnelType"/&gt;</w:t>
            </w:r>
          </w:p>
          <w:p w14:paraId="49BB3989" w14:textId="77777777" w:rsidR="00E02224" w:rsidRDefault="00E02224" w:rsidP="00E02224">
            <w:pPr>
              <w:pStyle w:val="XML1"/>
            </w:pPr>
            <w:r>
              <w:t xml:space="preserve">              &lt;/xs:sequence&gt;</w:t>
            </w:r>
          </w:p>
          <w:p w14:paraId="2E9B0873" w14:textId="77777777" w:rsidR="00E02224" w:rsidRDefault="00E02224" w:rsidP="00E02224">
            <w:pPr>
              <w:pStyle w:val="XML1"/>
            </w:pPr>
            <w:r>
              <w:t xml:space="preserve">            &lt;/xs:complexType&gt;</w:t>
            </w:r>
          </w:p>
          <w:p w14:paraId="0C9FE8CA" w14:textId="77777777" w:rsidR="00E02224" w:rsidRDefault="00E02224" w:rsidP="00E02224">
            <w:pPr>
              <w:pStyle w:val="XML1"/>
            </w:pPr>
            <w:r>
              <w:t xml:space="preserve">          &lt;/xs:element&gt;</w:t>
            </w:r>
          </w:p>
          <w:p w14:paraId="6DB24C05" w14:textId="77777777" w:rsidR="00E02224" w:rsidRDefault="00E02224" w:rsidP="00E02224">
            <w:pPr>
              <w:pStyle w:val="XML1"/>
            </w:pPr>
            <w:r>
              <w:t xml:space="preserve">        &lt;/xs:sequence&gt;</w:t>
            </w:r>
          </w:p>
          <w:p w14:paraId="6C1B5652" w14:textId="77777777" w:rsidR="00E02224" w:rsidRDefault="00E02224" w:rsidP="00E02224">
            <w:pPr>
              <w:pStyle w:val="XML1"/>
            </w:pPr>
            <w:r>
              <w:t xml:space="preserve">      &lt;/xs:choice&gt;</w:t>
            </w:r>
          </w:p>
          <w:p w14:paraId="6FCB8764" w14:textId="77777777" w:rsidR="00E02224" w:rsidRDefault="00E02224" w:rsidP="00E02224">
            <w:pPr>
              <w:pStyle w:val="XML1"/>
            </w:pPr>
            <w:r>
              <w:t xml:space="preserve">    &lt;/xs:sequence&gt;</w:t>
            </w:r>
          </w:p>
          <w:p w14:paraId="7A457257" w14:textId="6E15EE0D" w:rsidR="00E02224" w:rsidRDefault="00E02224" w:rsidP="00E02224">
            <w:pPr>
              <w:pStyle w:val="XML1"/>
            </w:pPr>
            <w:r>
              <w:t xml:space="preserve">  &lt;/xs:group&gt;</w:t>
            </w:r>
          </w:p>
          <w:p w14:paraId="55407528" w14:textId="77777777" w:rsidR="00E02224" w:rsidRDefault="00E02224" w:rsidP="00E02224">
            <w:pPr>
              <w:pStyle w:val="XML1"/>
            </w:pPr>
          </w:p>
          <w:p w14:paraId="0159676C" w14:textId="77777777" w:rsidR="00E02224" w:rsidRDefault="00E02224" w:rsidP="00E02224">
            <w:pPr>
              <w:pStyle w:val="XML1"/>
            </w:pPr>
            <w:r>
              <w:t xml:space="preserve">  &lt;xs:group name="OFPortBaseTunnelType"&gt;</w:t>
            </w:r>
          </w:p>
          <w:p w14:paraId="5DE14C36" w14:textId="77777777" w:rsidR="00E02224" w:rsidRDefault="00E02224" w:rsidP="00E02224">
            <w:pPr>
              <w:pStyle w:val="XML1"/>
            </w:pPr>
            <w:r>
              <w:t xml:space="preserve">    &lt;xs:annotation&gt;</w:t>
            </w:r>
          </w:p>
          <w:p w14:paraId="27359361" w14:textId="77777777" w:rsidR="00E02224" w:rsidRDefault="00E02224" w:rsidP="00E02224">
            <w:pPr>
              <w:pStyle w:val="XML1"/>
            </w:pPr>
            <w:r>
              <w:t xml:space="preserve">      &lt;xs:documentation&gt;</w:t>
            </w:r>
          </w:p>
          <w:p w14:paraId="4D63B46C" w14:textId="77777777" w:rsidR="00E02224" w:rsidRDefault="00E02224" w:rsidP="00E02224">
            <w:pPr>
              <w:pStyle w:val="XML1"/>
            </w:pPr>
            <w:r>
              <w:t xml:space="preserve">        A group of common elements that are included</w:t>
            </w:r>
          </w:p>
          <w:p w14:paraId="050D7851" w14:textId="77777777" w:rsidR="00E02224" w:rsidRDefault="00E02224" w:rsidP="00E02224">
            <w:pPr>
              <w:pStyle w:val="XML1"/>
            </w:pPr>
            <w:r>
              <w:t xml:space="preserve">        in every supported tunnel type.  Tunnels are modeled as </w:t>
            </w:r>
          </w:p>
          <w:p w14:paraId="70CD702C" w14:textId="77777777" w:rsidR="00E02224" w:rsidRDefault="00E02224" w:rsidP="00E02224">
            <w:pPr>
              <w:pStyle w:val="XML1"/>
            </w:pPr>
            <w:r>
              <w:t xml:space="preserve">        logical ports.</w:t>
            </w:r>
          </w:p>
          <w:p w14:paraId="14554365" w14:textId="77777777" w:rsidR="00E02224" w:rsidRDefault="00E02224" w:rsidP="00E02224">
            <w:pPr>
              <w:pStyle w:val="XML1"/>
            </w:pPr>
          </w:p>
          <w:p w14:paraId="26073377" w14:textId="77777777" w:rsidR="00E02224" w:rsidRDefault="00E02224" w:rsidP="00E02224">
            <w:pPr>
              <w:pStyle w:val="XML1"/>
            </w:pPr>
            <w:r>
              <w:t xml:space="preserve">        One pair of local/remote endpoints must exist for a tunnel</w:t>
            </w:r>
          </w:p>
          <w:p w14:paraId="7D4E116D" w14:textId="77777777" w:rsidR="00E02224" w:rsidRDefault="00E02224" w:rsidP="00E02224">
            <w:pPr>
              <w:pStyle w:val="XML1"/>
            </w:pPr>
            <w:r>
              <w:t xml:space="preserve">        configuration.</w:t>
            </w:r>
          </w:p>
          <w:p w14:paraId="36FF8174" w14:textId="77777777" w:rsidR="00E02224" w:rsidRDefault="00E02224" w:rsidP="00E02224">
            <w:pPr>
              <w:pStyle w:val="XML1"/>
            </w:pPr>
          </w:p>
          <w:p w14:paraId="0316068D" w14:textId="77777777" w:rsidR="00E02224" w:rsidRDefault="00E02224" w:rsidP="00E02224">
            <w:pPr>
              <w:pStyle w:val="XML1"/>
            </w:pPr>
            <w:r>
              <w:t xml:space="preserve">        Only elements from one choice must exist at a time.</w:t>
            </w:r>
          </w:p>
          <w:p w14:paraId="7F0606AB" w14:textId="77777777" w:rsidR="00E02224" w:rsidRDefault="00E02224" w:rsidP="00E02224">
            <w:pPr>
              <w:pStyle w:val="XML1"/>
            </w:pPr>
            <w:r>
              <w:t xml:space="preserve">      &lt;/xs:documentation&gt;</w:t>
            </w:r>
          </w:p>
          <w:p w14:paraId="253AB7D9" w14:textId="77777777" w:rsidR="00E02224" w:rsidRDefault="00E02224" w:rsidP="00E02224">
            <w:pPr>
              <w:pStyle w:val="XML1"/>
            </w:pPr>
            <w:r>
              <w:t xml:space="preserve">    &lt;/xs:annotation&gt;</w:t>
            </w:r>
          </w:p>
          <w:p w14:paraId="58ABD5A0" w14:textId="77777777" w:rsidR="00E02224" w:rsidRDefault="00E02224" w:rsidP="00E02224">
            <w:pPr>
              <w:pStyle w:val="XML1"/>
            </w:pPr>
          </w:p>
          <w:p w14:paraId="532F3424" w14:textId="77777777" w:rsidR="00E02224" w:rsidRDefault="00E02224" w:rsidP="00E02224">
            <w:pPr>
              <w:pStyle w:val="XML1"/>
            </w:pPr>
            <w:r>
              <w:t xml:space="preserve">    &lt;xs:sequence&gt;</w:t>
            </w:r>
          </w:p>
          <w:p w14:paraId="54F01AD3" w14:textId="77777777" w:rsidR="00E02224" w:rsidRDefault="00E02224" w:rsidP="00E02224">
            <w:pPr>
              <w:pStyle w:val="XML1"/>
            </w:pPr>
            <w:r>
              <w:t xml:space="preserve">      &lt;xs:choice&gt;</w:t>
            </w:r>
          </w:p>
          <w:p w14:paraId="1A41F103" w14:textId="77777777" w:rsidR="00E02224" w:rsidRDefault="00E02224" w:rsidP="00E02224">
            <w:pPr>
              <w:pStyle w:val="XML1"/>
            </w:pPr>
            <w:r>
              <w:t xml:space="preserve">        &lt;xs:sequence&gt;</w:t>
            </w:r>
          </w:p>
          <w:p w14:paraId="6EC7CA31" w14:textId="77777777" w:rsidR="00E02224" w:rsidRDefault="00E02224" w:rsidP="00E02224">
            <w:pPr>
              <w:pStyle w:val="XML1"/>
            </w:pPr>
            <w:r>
              <w:t xml:space="preserve">          &lt;xs:element name="local-endpoint-ipv4-adress"  type="inet:ipv4-address"&gt;</w:t>
            </w:r>
          </w:p>
          <w:p w14:paraId="01A4AC4C" w14:textId="77777777" w:rsidR="00E02224" w:rsidRDefault="00E02224" w:rsidP="00E02224">
            <w:pPr>
              <w:pStyle w:val="XML1"/>
            </w:pPr>
            <w:r>
              <w:t xml:space="preserve">            &lt;xs:annotation&gt;</w:t>
            </w:r>
          </w:p>
          <w:p w14:paraId="257281B4" w14:textId="77777777" w:rsidR="00E02224" w:rsidRDefault="00E02224" w:rsidP="00E02224">
            <w:pPr>
              <w:pStyle w:val="XML1"/>
            </w:pPr>
            <w:r>
              <w:t xml:space="preserve">              &lt;xs:documentation&gt;</w:t>
            </w:r>
          </w:p>
          <w:p w14:paraId="34E6A2AB" w14:textId="77777777" w:rsidR="00E02224" w:rsidRDefault="00E02224" w:rsidP="00E02224">
            <w:pPr>
              <w:pStyle w:val="XML1"/>
            </w:pPr>
            <w:r>
              <w:t xml:space="preserve">                The IPv4 address of the local tunnel</w:t>
            </w:r>
          </w:p>
          <w:p w14:paraId="0EFB5C05" w14:textId="77777777" w:rsidR="00E02224" w:rsidRDefault="00E02224" w:rsidP="00E02224">
            <w:pPr>
              <w:pStyle w:val="XML1"/>
            </w:pPr>
            <w:r>
              <w:t xml:space="preserve">                endpoint.</w:t>
            </w:r>
          </w:p>
          <w:p w14:paraId="5C05D823" w14:textId="77777777" w:rsidR="00E02224" w:rsidRDefault="00E02224" w:rsidP="00E02224">
            <w:pPr>
              <w:pStyle w:val="XML1"/>
            </w:pPr>
            <w:r>
              <w:t xml:space="preserve">              &lt;/xs:documentation&gt;</w:t>
            </w:r>
          </w:p>
          <w:p w14:paraId="67418E44" w14:textId="77777777" w:rsidR="00E02224" w:rsidRDefault="00E02224" w:rsidP="00E02224">
            <w:pPr>
              <w:pStyle w:val="XML1"/>
            </w:pPr>
            <w:r>
              <w:t xml:space="preserve">            &lt;/xs:annotation&gt;</w:t>
            </w:r>
          </w:p>
          <w:p w14:paraId="58FBBD3D" w14:textId="77777777" w:rsidR="00E02224" w:rsidRDefault="00E02224" w:rsidP="00E02224">
            <w:pPr>
              <w:pStyle w:val="XML1"/>
            </w:pPr>
            <w:r>
              <w:t xml:space="preserve">          &lt;/xs:element&gt;</w:t>
            </w:r>
          </w:p>
          <w:p w14:paraId="4C97B4A3" w14:textId="77777777" w:rsidR="00E02224" w:rsidRDefault="00E02224" w:rsidP="00E02224">
            <w:pPr>
              <w:pStyle w:val="XML1"/>
            </w:pPr>
            <w:r>
              <w:t xml:space="preserve">          &lt;xs:element name="remote-endpoint-ipv4-adress"  type="inet:ipv4-address"&gt;</w:t>
            </w:r>
          </w:p>
          <w:p w14:paraId="72F9A522" w14:textId="77777777" w:rsidR="00E02224" w:rsidRDefault="00E02224" w:rsidP="00E02224">
            <w:pPr>
              <w:pStyle w:val="XML1"/>
            </w:pPr>
            <w:r>
              <w:t xml:space="preserve">            &lt;xs:annotation&gt;</w:t>
            </w:r>
          </w:p>
          <w:p w14:paraId="6E40F3F9" w14:textId="77777777" w:rsidR="00E02224" w:rsidRDefault="00E02224" w:rsidP="00E02224">
            <w:pPr>
              <w:pStyle w:val="XML1"/>
            </w:pPr>
            <w:r>
              <w:t xml:space="preserve">              &lt;xs:documentation&gt;</w:t>
            </w:r>
          </w:p>
          <w:p w14:paraId="4CDC8394" w14:textId="77777777" w:rsidR="00E02224" w:rsidRDefault="00E02224" w:rsidP="00E02224">
            <w:pPr>
              <w:pStyle w:val="XML1"/>
            </w:pPr>
            <w:r>
              <w:t xml:space="preserve">                The IPv4 address of the remote tunnel</w:t>
            </w:r>
          </w:p>
          <w:p w14:paraId="42B0A2CD" w14:textId="77777777" w:rsidR="00E02224" w:rsidRDefault="00E02224" w:rsidP="00E02224">
            <w:pPr>
              <w:pStyle w:val="XML1"/>
            </w:pPr>
            <w:r>
              <w:t xml:space="preserve">                endpoint.</w:t>
            </w:r>
          </w:p>
          <w:p w14:paraId="0D626ABE" w14:textId="77777777" w:rsidR="00E02224" w:rsidRDefault="00E02224" w:rsidP="00E02224">
            <w:pPr>
              <w:pStyle w:val="XML1"/>
            </w:pPr>
            <w:r>
              <w:t xml:space="preserve">              &lt;/xs:documentation&gt;</w:t>
            </w:r>
          </w:p>
          <w:p w14:paraId="13A5AD74" w14:textId="77777777" w:rsidR="00E02224" w:rsidRDefault="00E02224" w:rsidP="00E02224">
            <w:pPr>
              <w:pStyle w:val="XML1"/>
            </w:pPr>
            <w:r>
              <w:t xml:space="preserve">            &lt;/xs:annotation&gt;</w:t>
            </w:r>
          </w:p>
          <w:p w14:paraId="55FBF7FB" w14:textId="77777777" w:rsidR="00E02224" w:rsidRDefault="00E02224" w:rsidP="00E02224">
            <w:pPr>
              <w:pStyle w:val="XML1"/>
            </w:pPr>
            <w:r>
              <w:t xml:space="preserve">          &lt;/xs:element&gt;</w:t>
            </w:r>
          </w:p>
          <w:p w14:paraId="3E6544E8" w14:textId="77777777" w:rsidR="00E02224" w:rsidRDefault="00E02224" w:rsidP="00E02224">
            <w:pPr>
              <w:pStyle w:val="XML1"/>
            </w:pPr>
            <w:r>
              <w:t xml:space="preserve">        &lt;/xs:sequence&gt;</w:t>
            </w:r>
          </w:p>
          <w:p w14:paraId="4E114143" w14:textId="77777777" w:rsidR="00E02224" w:rsidRDefault="00E02224" w:rsidP="00E02224">
            <w:pPr>
              <w:pStyle w:val="XML1"/>
            </w:pPr>
            <w:r>
              <w:t xml:space="preserve">        &lt;xs:sequence&gt;</w:t>
            </w:r>
          </w:p>
          <w:p w14:paraId="07017E09" w14:textId="77777777" w:rsidR="00E02224" w:rsidRDefault="00E02224" w:rsidP="00E02224">
            <w:pPr>
              <w:pStyle w:val="XML1"/>
            </w:pPr>
            <w:r>
              <w:t xml:space="preserve">          &lt;xs:element name="local-endpoint-ipv6-adress"  type="inet:ipv6-address"&gt;</w:t>
            </w:r>
          </w:p>
          <w:p w14:paraId="5F4CD8D0" w14:textId="77777777" w:rsidR="00E02224" w:rsidRDefault="00E02224" w:rsidP="00E02224">
            <w:pPr>
              <w:pStyle w:val="XML1"/>
            </w:pPr>
            <w:r>
              <w:t xml:space="preserve">            &lt;xs:annotation&gt;</w:t>
            </w:r>
          </w:p>
          <w:p w14:paraId="22269096" w14:textId="77777777" w:rsidR="00E02224" w:rsidRDefault="00E02224" w:rsidP="00E02224">
            <w:pPr>
              <w:pStyle w:val="XML1"/>
            </w:pPr>
            <w:r>
              <w:t xml:space="preserve">              &lt;xs:documentation&gt;</w:t>
            </w:r>
          </w:p>
          <w:p w14:paraId="3C8588FC" w14:textId="77777777" w:rsidR="00E02224" w:rsidRDefault="00E02224" w:rsidP="00E02224">
            <w:pPr>
              <w:pStyle w:val="XML1"/>
            </w:pPr>
            <w:r>
              <w:t xml:space="preserve">                The IPv6 address of the local tunnel</w:t>
            </w:r>
          </w:p>
          <w:p w14:paraId="69E4F1C1" w14:textId="77777777" w:rsidR="00E02224" w:rsidRDefault="00E02224" w:rsidP="00E02224">
            <w:pPr>
              <w:pStyle w:val="XML1"/>
            </w:pPr>
            <w:r>
              <w:t xml:space="preserve">                endpoint.</w:t>
            </w:r>
          </w:p>
          <w:p w14:paraId="0F1B5A86" w14:textId="77777777" w:rsidR="00E02224" w:rsidRDefault="00E02224" w:rsidP="00E02224">
            <w:pPr>
              <w:pStyle w:val="XML1"/>
            </w:pPr>
            <w:r>
              <w:t xml:space="preserve">              &lt;/xs:documentation&gt;</w:t>
            </w:r>
          </w:p>
          <w:p w14:paraId="276C7F41" w14:textId="77777777" w:rsidR="00E02224" w:rsidRDefault="00E02224" w:rsidP="00E02224">
            <w:pPr>
              <w:pStyle w:val="XML1"/>
            </w:pPr>
            <w:r>
              <w:t xml:space="preserve">            &lt;/xs:annotation&gt;</w:t>
            </w:r>
          </w:p>
          <w:p w14:paraId="085A996A" w14:textId="77777777" w:rsidR="00E02224" w:rsidRDefault="00E02224" w:rsidP="00E02224">
            <w:pPr>
              <w:pStyle w:val="XML1"/>
            </w:pPr>
            <w:r>
              <w:t xml:space="preserve">          &lt;/xs:element&gt;</w:t>
            </w:r>
          </w:p>
          <w:p w14:paraId="16BC1ED9" w14:textId="77777777" w:rsidR="00E02224" w:rsidRDefault="00E02224" w:rsidP="00E02224">
            <w:pPr>
              <w:pStyle w:val="XML1"/>
            </w:pPr>
            <w:r>
              <w:t xml:space="preserve">          &lt;xs:element name="remote-endpoint-ipv6-adress"  type="inet:ipv6-address"&gt;</w:t>
            </w:r>
          </w:p>
          <w:p w14:paraId="49F82C2B" w14:textId="77777777" w:rsidR="00E02224" w:rsidRDefault="00E02224" w:rsidP="00E02224">
            <w:pPr>
              <w:pStyle w:val="XML1"/>
            </w:pPr>
            <w:r>
              <w:t xml:space="preserve">            &lt;xs:annotation&gt;</w:t>
            </w:r>
          </w:p>
          <w:p w14:paraId="50C35672" w14:textId="77777777" w:rsidR="00E02224" w:rsidRDefault="00E02224" w:rsidP="00E02224">
            <w:pPr>
              <w:pStyle w:val="XML1"/>
            </w:pPr>
            <w:r>
              <w:t xml:space="preserve">              &lt;xs:documentation&gt;</w:t>
            </w:r>
          </w:p>
          <w:p w14:paraId="70D831AC" w14:textId="77777777" w:rsidR="00E02224" w:rsidRDefault="00E02224" w:rsidP="00E02224">
            <w:pPr>
              <w:pStyle w:val="XML1"/>
            </w:pPr>
            <w:r>
              <w:t xml:space="preserve">                The IPv6 address of the remote tunnel</w:t>
            </w:r>
          </w:p>
          <w:p w14:paraId="30F680A8" w14:textId="77777777" w:rsidR="00E02224" w:rsidRDefault="00E02224" w:rsidP="00E02224">
            <w:pPr>
              <w:pStyle w:val="XML1"/>
            </w:pPr>
            <w:r>
              <w:t xml:space="preserve">                endpoint.</w:t>
            </w:r>
          </w:p>
          <w:p w14:paraId="7BB27988" w14:textId="77777777" w:rsidR="00E02224" w:rsidRDefault="00E02224" w:rsidP="00E02224">
            <w:pPr>
              <w:pStyle w:val="XML1"/>
            </w:pPr>
            <w:r>
              <w:t xml:space="preserve">              &lt;/xs:documentation&gt;</w:t>
            </w:r>
          </w:p>
          <w:p w14:paraId="08ED41B5" w14:textId="77777777" w:rsidR="00E02224" w:rsidRDefault="00E02224" w:rsidP="00E02224">
            <w:pPr>
              <w:pStyle w:val="XML1"/>
            </w:pPr>
            <w:r>
              <w:t xml:space="preserve">            &lt;/xs:annotation&gt;</w:t>
            </w:r>
          </w:p>
          <w:p w14:paraId="10FE746E" w14:textId="77777777" w:rsidR="00E02224" w:rsidRDefault="00E02224" w:rsidP="00E02224">
            <w:pPr>
              <w:pStyle w:val="XML1"/>
            </w:pPr>
            <w:r>
              <w:t xml:space="preserve">          &lt;/xs:element&gt;</w:t>
            </w:r>
          </w:p>
          <w:p w14:paraId="0CC551DE" w14:textId="77777777" w:rsidR="00E02224" w:rsidRDefault="00E02224" w:rsidP="00E02224">
            <w:pPr>
              <w:pStyle w:val="XML1"/>
            </w:pPr>
            <w:r>
              <w:t xml:space="preserve">        &lt;/xs:sequence&gt;</w:t>
            </w:r>
          </w:p>
          <w:p w14:paraId="08E26414" w14:textId="77777777" w:rsidR="00E02224" w:rsidRDefault="00E02224" w:rsidP="00E02224">
            <w:pPr>
              <w:pStyle w:val="XML1"/>
            </w:pPr>
            <w:r>
              <w:t xml:space="preserve">        &lt;xs:sequence&gt;</w:t>
            </w:r>
          </w:p>
          <w:p w14:paraId="7026101B" w14:textId="77777777" w:rsidR="00E02224" w:rsidRDefault="00E02224" w:rsidP="00E02224">
            <w:pPr>
              <w:pStyle w:val="XML1"/>
            </w:pPr>
            <w:r>
              <w:t xml:space="preserve">          &lt;xs:element name="local-endpoint-mac-adress"  type="yang:mac-address"&gt;</w:t>
            </w:r>
          </w:p>
          <w:p w14:paraId="7F44C887" w14:textId="77777777" w:rsidR="00E02224" w:rsidRDefault="00E02224" w:rsidP="00E02224">
            <w:pPr>
              <w:pStyle w:val="XML1"/>
            </w:pPr>
            <w:r>
              <w:t xml:space="preserve">            &lt;xs:annotation&gt;</w:t>
            </w:r>
          </w:p>
          <w:p w14:paraId="0CCDD277" w14:textId="77777777" w:rsidR="00E02224" w:rsidRDefault="00E02224" w:rsidP="00E02224">
            <w:pPr>
              <w:pStyle w:val="XML1"/>
            </w:pPr>
            <w:r>
              <w:t xml:space="preserve">              &lt;xs:documentation&gt;</w:t>
            </w:r>
          </w:p>
          <w:p w14:paraId="4F0FD69A" w14:textId="77777777" w:rsidR="00E02224" w:rsidRDefault="00E02224" w:rsidP="00E02224">
            <w:pPr>
              <w:pStyle w:val="XML1"/>
            </w:pPr>
            <w:r>
              <w:t xml:space="preserve">                The MAC address of the local tunnel</w:t>
            </w:r>
          </w:p>
          <w:p w14:paraId="2DA8B4B4" w14:textId="77777777" w:rsidR="00E02224" w:rsidRDefault="00E02224" w:rsidP="00E02224">
            <w:pPr>
              <w:pStyle w:val="XML1"/>
            </w:pPr>
            <w:r>
              <w:t xml:space="preserve">                endpoint.</w:t>
            </w:r>
          </w:p>
          <w:p w14:paraId="3C29204D" w14:textId="77777777" w:rsidR="00E02224" w:rsidRDefault="00E02224" w:rsidP="00E02224">
            <w:pPr>
              <w:pStyle w:val="XML1"/>
            </w:pPr>
            <w:r>
              <w:t xml:space="preserve">              &lt;/xs:documentation&gt;</w:t>
            </w:r>
          </w:p>
          <w:p w14:paraId="10C90BAF" w14:textId="77777777" w:rsidR="00E02224" w:rsidRDefault="00E02224" w:rsidP="00E02224">
            <w:pPr>
              <w:pStyle w:val="XML1"/>
            </w:pPr>
            <w:r>
              <w:t xml:space="preserve">            &lt;/xs:annotation&gt;</w:t>
            </w:r>
          </w:p>
          <w:p w14:paraId="0BD1E6A9" w14:textId="77777777" w:rsidR="00E02224" w:rsidRDefault="00E02224" w:rsidP="00E02224">
            <w:pPr>
              <w:pStyle w:val="XML1"/>
            </w:pPr>
            <w:r>
              <w:t xml:space="preserve">          &lt;/xs:element&gt;</w:t>
            </w:r>
          </w:p>
          <w:p w14:paraId="0E8A89B6" w14:textId="77777777" w:rsidR="00E02224" w:rsidRDefault="00E02224" w:rsidP="00E02224">
            <w:pPr>
              <w:pStyle w:val="XML1"/>
            </w:pPr>
            <w:r>
              <w:t xml:space="preserve">          &lt;xs:element name="remote-endpoint-mac-adress"  type="yang:mac-address"&gt;</w:t>
            </w:r>
          </w:p>
          <w:p w14:paraId="73D1B3F3" w14:textId="77777777" w:rsidR="00E02224" w:rsidRDefault="00E02224" w:rsidP="00E02224">
            <w:pPr>
              <w:pStyle w:val="XML1"/>
            </w:pPr>
            <w:r>
              <w:t xml:space="preserve">            &lt;xs:annotation&gt;</w:t>
            </w:r>
          </w:p>
          <w:p w14:paraId="4EF17141" w14:textId="77777777" w:rsidR="00E02224" w:rsidRDefault="00E02224" w:rsidP="00E02224">
            <w:pPr>
              <w:pStyle w:val="XML1"/>
            </w:pPr>
            <w:r>
              <w:t xml:space="preserve">              &lt;xs:documentation&gt;</w:t>
            </w:r>
          </w:p>
          <w:p w14:paraId="1F92ADBF" w14:textId="77777777" w:rsidR="00E02224" w:rsidRDefault="00E02224" w:rsidP="00E02224">
            <w:pPr>
              <w:pStyle w:val="XML1"/>
            </w:pPr>
            <w:r>
              <w:t xml:space="preserve">                The MAC address of the remote tunnel</w:t>
            </w:r>
          </w:p>
          <w:p w14:paraId="592037C6" w14:textId="77777777" w:rsidR="00E02224" w:rsidRDefault="00E02224" w:rsidP="00E02224">
            <w:pPr>
              <w:pStyle w:val="XML1"/>
            </w:pPr>
            <w:r>
              <w:t xml:space="preserve">                endpoint.</w:t>
            </w:r>
          </w:p>
          <w:p w14:paraId="44089A65" w14:textId="77777777" w:rsidR="00E02224" w:rsidRDefault="00E02224" w:rsidP="00E02224">
            <w:pPr>
              <w:pStyle w:val="XML1"/>
            </w:pPr>
            <w:r>
              <w:t xml:space="preserve">              &lt;/xs:documentation&gt;</w:t>
            </w:r>
          </w:p>
          <w:p w14:paraId="1917EB03" w14:textId="77777777" w:rsidR="00E02224" w:rsidRDefault="00E02224" w:rsidP="00E02224">
            <w:pPr>
              <w:pStyle w:val="XML1"/>
            </w:pPr>
            <w:r>
              <w:t xml:space="preserve">            &lt;/xs:annotation&gt;</w:t>
            </w:r>
          </w:p>
          <w:p w14:paraId="459F8F28" w14:textId="77777777" w:rsidR="00E02224" w:rsidRDefault="00E02224" w:rsidP="00E02224">
            <w:pPr>
              <w:pStyle w:val="XML1"/>
            </w:pPr>
            <w:r>
              <w:t xml:space="preserve">          &lt;/xs:element&gt;</w:t>
            </w:r>
          </w:p>
          <w:p w14:paraId="1543CCCC" w14:textId="77777777" w:rsidR="00E02224" w:rsidRDefault="00E02224" w:rsidP="00E02224">
            <w:pPr>
              <w:pStyle w:val="XML1"/>
            </w:pPr>
            <w:r>
              <w:t xml:space="preserve">        &lt;/xs:sequence&gt;</w:t>
            </w:r>
          </w:p>
          <w:p w14:paraId="65146AB9" w14:textId="77777777" w:rsidR="00E02224" w:rsidRDefault="00E02224" w:rsidP="00E02224">
            <w:pPr>
              <w:pStyle w:val="XML1"/>
            </w:pPr>
            <w:r>
              <w:t xml:space="preserve">      &lt;/xs:choice&gt;</w:t>
            </w:r>
          </w:p>
          <w:p w14:paraId="5B4F3963" w14:textId="77777777" w:rsidR="00E02224" w:rsidRDefault="00E02224" w:rsidP="00E02224">
            <w:pPr>
              <w:pStyle w:val="XML1"/>
            </w:pPr>
            <w:r>
              <w:t xml:space="preserve">    &lt;/xs:sequence&gt;</w:t>
            </w:r>
          </w:p>
          <w:p w14:paraId="09596050" w14:textId="77777777" w:rsidR="00E02224" w:rsidRDefault="00E02224" w:rsidP="00E02224">
            <w:pPr>
              <w:pStyle w:val="XML1"/>
            </w:pPr>
            <w:r>
              <w:t xml:space="preserve">  &lt;/xs:group&gt;</w:t>
            </w:r>
          </w:p>
          <w:p w14:paraId="44D08C44" w14:textId="77777777" w:rsidR="00E02224" w:rsidRDefault="00E02224" w:rsidP="00E02224">
            <w:pPr>
              <w:pStyle w:val="XML1"/>
            </w:pPr>
          </w:p>
          <w:p w14:paraId="0FA1F72E" w14:textId="77777777" w:rsidR="00E02224" w:rsidRDefault="00E02224" w:rsidP="00E02224">
            <w:pPr>
              <w:pStyle w:val="XML1"/>
            </w:pPr>
            <w:r>
              <w:t xml:space="preserve">  &lt;xs:group name="OFPortIPGRETunnelType"&gt;</w:t>
            </w:r>
          </w:p>
          <w:p w14:paraId="53945775" w14:textId="77777777" w:rsidR="00E02224" w:rsidRDefault="00E02224" w:rsidP="00E02224">
            <w:pPr>
              <w:pStyle w:val="XML1"/>
            </w:pPr>
            <w:r>
              <w:t xml:space="preserve">    &lt;xs:annotation&gt;</w:t>
            </w:r>
          </w:p>
          <w:p w14:paraId="7CEC02BC" w14:textId="77777777" w:rsidR="00E02224" w:rsidRDefault="00E02224" w:rsidP="00E02224">
            <w:pPr>
              <w:pStyle w:val="XML1"/>
            </w:pPr>
            <w:r>
              <w:t xml:space="preserve">      &lt;xs:documentation&gt;</w:t>
            </w:r>
          </w:p>
          <w:p w14:paraId="0531E155" w14:textId="77777777" w:rsidR="00E02224" w:rsidRDefault="00E02224" w:rsidP="00E02224">
            <w:pPr>
              <w:pStyle w:val="XML1"/>
            </w:pPr>
            <w:r>
              <w:t xml:space="preserve">        Properties of a IP-in-GRE tunnel with key,</w:t>
            </w:r>
          </w:p>
          <w:p w14:paraId="659E3718" w14:textId="77777777" w:rsidR="00E02224" w:rsidRDefault="00E02224" w:rsidP="00E02224">
            <w:pPr>
              <w:pStyle w:val="XML1"/>
            </w:pPr>
            <w:r>
              <w:t xml:space="preserve">        checksum, and sequence number information.</w:t>
            </w:r>
          </w:p>
          <w:p w14:paraId="01B47CEC" w14:textId="77777777" w:rsidR="00E02224" w:rsidRDefault="00E02224" w:rsidP="00E02224">
            <w:pPr>
              <w:pStyle w:val="XML1"/>
            </w:pPr>
            <w:r>
              <w:t xml:space="preserve">      &lt;/xs:documentation&gt;</w:t>
            </w:r>
          </w:p>
          <w:p w14:paraId="04291E1D" w14:textId="77777777" w:rsidR="00E02224" w:rsidRDefault="00E02224" w:rsidP="00E02224">
            <w:pPr>
              <w:pStyle w:val="XML1"/>
            </w:pPr>
            <w:r>
              <w:t xml:space="preserve">    &lt;/xs:annotation&gt;</w:t>
            </w:r>
          </w:p>
          <w:p w14:paraId="3874F0BE" w14:textId="77777777" w:rsidR="00E02224" w:rsidRDefault="00E02224" w:rsidP="00E02224">
            <w:pPr>
              <w:pStyle w:val="XML1"/>
            </w:pPr>
          </w:p>
          <w:p w14:paraId="794467F5" w14:textId="77777777" w:rsidR="00E02224" w:rsidRDefault="00E02224" w:rsidP="00E02224">
            <w:pPr>
              <w:pStyle w:val="XML1"/>
            </w:pPr>
            <w:r>
              <w:t xml:space="preserve">    &lt;xs:sequence&gt;</w:t>
            </w:r>
          </w:p>
          <w:p w14:paraId="50550A61" w14:textId="77777777" w:rsidR="00E02224" w:rsidRDefault="00E02224" w:rsidP="00E02224">
            <w:pPr>
              <w:pStyle w:val="XML1"/>
            </w:pPr>
            <w:r>
              <w:t xml:space="preserve">      &lt;xs:group ref="OFPortBaseTunnelType"/&gt;</w:t>
            </w:r>
          </w:p>
          <w:p w14:paraId="697C0620" w14:textId="77777777" w:rsidR="00E02224" w:rsidRDefault="00E02224" w:rsidP="00E02224">
            <w:pPr>
              <w:pStyle w:val="XML1"/>
            </w:pPr>
            <w:r>
              <w:t xml:space="preserve">      &lt;xs:element name="checksum-present"  type="xs:boolean"&gt;</w:t>
            </w:r>
          </w:p>
          <w:p w14:paraId="5603E020" w14:textId="77777777" w:rsidR="00E02224" w:rsidRDefault="00E02224" w:rsidP="00E02224">
            <w:pPr>
              <w:pStyle w:val="XML1"/>
            </w:pPr>
            <w:r>
              <w:t xml:space="preserve">        &lt;xs:annotation&gt;</w:t>
            </w:r>
          </w:p>
          <w:p w14:paraId="6DBA180B" w14:textId="77777777" w:rsidR="00E02224" w:rsidRDefault="00E02224" w:rsidP="00E02224">
            <w:pPr>
              <w:pStyle w:val="XML1"/>
            </w:pPr>
            <w:r>
              <w:t xml:space="preserve">          &lt;xs:documentation&gt;</w:t>
            </w:r>
          </w:p>
          <w:p w14:paraId="173957D5" w14:textId="77777777" w:rsidR="00E02224" w:rsidRDefault="00E02224" w:rsidP="00E02224">
            <w:pPr>
              <w:pStyle w:val="XML1"/>
            </w:pPr>
            <w:r>
              <w:t xml:space="preserve">            Indicates presence of the GRE checksum.</w:t>
            </w:r>
          </w:p>
          <w:p w14:paraId="0DEB4732" w14:textId="77777777" w:rsidR="00E02224" w:rsidRDefault="00E02224" w:rsidP="00E02224">
            <w:pPr>
              <w:pStyle w:val="XML1"/>
            </w:pPr>
            <w:r>
              <w:t xml:space="preserve">          &lt;/xs:documentation&gt;</w:t>
            </w:r>
          </w:p>
          <w:p w14:paraId="16170137" w14:textId="77777777" w:rsidR="00E02224" w:rsidRDefault="00E02224" w:rsidP="00E02224">
            <w:pPr>
              <w:pStyle w:val="XML1"/>
            </w:pPr>
            <w:r>
              <w:t xml:space="preserve">        &lt;/xs:annotation&gt;</w:t>
            </w:r>
          </w:p>
          <w:p w14:paraId="0B96495D" w14:textId="77777777" w:rsidR="00E02224" w:rsidRDefault="00E02224" w:rsidP="00E02224">
            <w:pPr>
              <w:pStyle w:val="XML1"/>
            </w:pPr>
            <w:r>
              <w:t xml:space="preserve">      &lt;/xs:element&gt;</w:t>
            </w:r>
          </w:p>
          <w:p w14:paraId="1F8938F9" w14:textId="77777777" w:rsidR="00E02224" w:rsidRDefault="00E02224" w:rsidP="00E02224">
            <w:pPr>
              <w:pStyle w:val="XML1"/>
            </w:pPr>
            <w:r>
              <w:t xml:space="preserve">      &lt;xs:element name="key-present"  type="xs:boolean"&gt;</w:t>
            </w:r>
          </w:p>
          <w:p w14:paraId="6E5B672B" w14:textId="77777777" w:rsidR="00E02224" w:rsidRDefault="00E02224" w:rsidP="00E02224">
            <w:pPr>
              <w:pStyle w:val="XML1"/>
            </w:pPr>
            <w:r>
              <w:t xml:space="preserve">        &lt;xs:annotation&gt;</w:t>
            </w:r>
          </w:p>
          <w:p w14:paraId="4391DE19" w14:textId="77777777" w:rsidR="00E02224" w:rsidRDefault="00E02224" w:rsidP="00E02224">
            <w:pPr>
              <w:pStyle w:val="XML1"/>
            </w:pPr>
            <w:r>
              <w:t xml:space="preserve">          &lt;xs:documentation&gt;</w:t>
            </w:r>
          </w:p>
          <w:p w14:paraId="4E023A20" w14:textId="77777777" w:rsidR="00E02224" w:rsidRDefault="00E02224" w:rsidP="00E02224">
            <w:pPr>
              <w:pStyle w:val="XML1"/>
            </w:pPr>
            <w:r>
              <w:t xml:space="preserve">            Indicates presence of the GRE key.</w:t>
            </w:r>
          </w:p>
          <w:p w14:paraId="467CBDAF" w14:textId="77777777" w:rsidR="00E02224" w:rsidRDefault="00E02224" w:rsidP="00E02224">
            <w:pPr>
              <w:pStyle w:val="XML1"/>
            </w:pPr>
            <w:r>
              <w:t xml:space="preserve">          &lt;/xs:documentation&gt;</w:t>
            </w:r>
          </w:p>
          <w:p w14:paraId="3A85B72B" w14:textId="77777777" w:rsidR="00E02224" w:rsidRDefault="00E02224" w:rsidP="00E02224">
            <w:pPr>
              <w:pStyle w:val="XML1"/>
            </w:pPr>
            <w:r>
              <w:t xml:space="preserve">        &lt;/xs:annotation&gt;</w:t>
            </w:r>
          </w:p>
          <w:p w14:paraId="36D0C93C" w14:textId="77777777" w:rsidR="00E02224" w:rsidRDefault="00E02224" w:rsidP="00E02224">
            <w:pPr>
              <w:pStyle w:val="XML1"/>
            </w:pPr>
            <w:r>
              <w:t xml:space="preserve">      &lt;/xs:element&gt;</w:t>
            </w:r>
          </w:p>
          <w:p w14:paraId="02C4C9C2" w14:textId="77777777" w:rsidR="00E02224" w:rsidRDefault="00E02224" w:rsidP="00E02224">
            <w:pPr>
              <w:pStyle w:val="XML1"/>
            </w:pPr>
            <w:r>
              <w:t xml:space="preserve">      &lt;xs:element name="key"  type="xs:unsignedInt"&gt;</w:t>
            </w:r>
          </w:p>
          <w:p w14:paraId="527CCB7A" w14:textId="77777777" w:rsidR="00E02224" w:rsidRDefault="00E02224" w:rsidP="00E02224">
            <w:pPr>
              <w:pStyle w:val="XML1"/>
            </w:pPr>
            <w:r>
              <w:t xml:space="preserve">        &lt;xs:annotation&gt;</w:t>
            </w:r>
          </w:p>
          <w:p w14:paraId="1896E36A" w14:textId="77777777" w:rsidR="00E02224" w:rsidRDefault="00E02224" w:rsidP="00E02224">
            <w:pPr>
              <w:pStyle w:val="XML1"/>
            </w:pPr>
            <w:r>
              <w:t xml:space="preserve">          &lt;xs:documentation&gt;</w:t>
            </w:r>
          </w:p>
          <w:p w14:paraId="6F9F06B0" w14:textId="77777777" w:rsidR="00E02224" w:rsidRDefault="00E02224" w:rsidP="00E02224">
            <w:pPr>
              <w:pStyle w:val="XML1"/>
            </w:pPr>
            <w:r>
              <w:t xml:space="preserve">            The (optional) key of the GRE tunnel.  It MAY</w:t>
            </w:r>
          </w:p>
          <w:p w14:paraId="42D07C15" w14:textId="77777777" w:rsidR="00E02224" w:rsidRDefault="00E02224" w:rsidP="00E02224">
            <w:pPr>
              <w:pStyle w:val="XML1"/>
            </w:pPr>
            <w:r>
              <w:t xml:space="preserve">            be used to set the OXM_OF_TUNNEL_ID match field metadata </w:t>
            </w:r>
          </w:p>
          <w:p w14:paraId="53350BEB" w14:textId="77777777" w:rsidR="00E02224" w:rsidRDefault="00E02224" w:rsidP="00E02224">
            <w:pPr>
              <w:pStyle w:val="XML1"/>
            </w:pPr>
            <w:r>
              <w:t xml:space="preserve">            in the OpenFlow protocol</w:t>
            </w:r>
          </w:p>
          <w:p w14:paraId="35170B7E" w14:textId="77777777" w:rsidR="00E02224" w:rsidRDefault="00E02224" w:rsidP="00E02224">
            <w:pPr>
              <w:pStyle w:val="XML1"/>
            </w:pPr>
            <w:r>
              <w:t xml:space="preserve">          &lt;/xs:documentation&gt;</w:t>
            </w:r>
          </w:p>
          <w:p w14:paraId="5020A170" w14:textId="77777777" w:rsidR="00E02224" w:rsidRDefault="00E02224" w:rsidP="00E02224">
            <w:pPr>
              <w:pStyle w:val="XML1"/>
            </w:pPr>
            <w:r>
              <w:t xml:space="preserve">        &lt;/xs:annotation&gt;</w:t>
            </w:r>
          </w:p>
          <w:p w14:paraId="0EDE162A" w14:textId="77777777" w:rsidR="00E02224" w:rsidRDefault="00E02224" w:rsidP="00E02224">
            <w:pPr>
              <w:pStyle w:val="XML1"/>
            </w:pPr>
            <w:r>
              <w:t xml:space="preserve">      &lt;/xs:element&gt;</w:t>
            </w:r>
          </w:p>
          <w:p w14:paraId="7904FFE1" w14:textId="77777777" w:rsidR="00E02224" w:rsidRDefault="00E02224" w:rsidP="00E02224">
            <w:pPr>
              <w:pStyle w:val="XML1"/>
            </w:pPr>
            <w:r>
              <w:t xml:space="preserve">      &lt;xs:element name="sequence-number-present"  type="xs:boolean"&gt;</w:t>
            </w:r>
          </w:p>
          <w:p w14:paraId="4FD94489" w14:textId="77777777" w:rsidR="00E02224" w:rsidRDefault="00E02224" w:rsidP="00E02224">
            <w:pPr>
              <w:pStyle w:val="XML1"/>
            </w:pPr>
            <w:r>
              <w:t xml:space="preserve">        &lt;xs:annotation&gt;</w:t>
            </w:r>
          </w:p>
          <w:p w14:paraId="5D2727E4" w14:textId="77777777" w:rsidR="00E02224" w:rsidRDefault="00E02224" w:rsidP="00E02224">
            <w:pPr>
              <w:pStyle w:val="XML1"/>
            </w:pPr>
            <w:r>
              <w:t xml:space="preserve">          &lt;xs:documentation&gt;</w:t>
            </w:r>
          </w:p>
          <w:p w14:paraId="423233CA" w14:textId="77777777" w:rsidR="00E02224" w:rsidRDefault="00E02224" w:rsidP="00E02224">
            <w:pPr>
              <w:pStyle w:val="XML1"/>
            </w:pPr>
            <w:r>
              <w:t xml:space="preserve">            Indicates presence of the GRE sequence</w:t>
            </w:r>
          </w:p>
          <w:p w14:paraId="1AF99DAF" w14:textId="77777777" w:rsidR="00E02224" w:rsidRDefault="00E02224" w:rsidP="00E02224">
            <w:pPr>
              <w:pStyle w:val="XML1"/>
            </w:pPr>
            <w:r>
              <w:t xml:space="preserve">            number.</w:t>
            </w:r>
          </w:p>
          <w:p w14:paraId="7522F91E" w14:textId="77777777" w:rsidR="00E02224" w:rsidRDefault="00E02224" w:rsidP="00E02224">
            <w:pPr>
              <w:pStyle w:val="XML1"/>
            </w:pPr>
            <w:r>
              <w:t xml:space="preserve">          &lt;/xs:documentation&gt;</w:t>
            </w:r>
          </w:p>
          <w:p w14:paraId="59BBFD17" w14:textId="77777777" w:rsidR="00E02224" w:rsidRDefault="00E02224" w:rsidP="00E02224">
            <w:pPr>
              <w:pStyle w:val="XML1"/>
            </w:pPr>
            <w:r>
              <w:t xml:space="preserve">        &lt;/xs:annotation&gt;</w:t>
            </w:r>
          </w:p>
          <w:p w14:paraId="1BE94BAD" w14:textId="77777777" w:rsidR="00E02224" w:rsidRDefault="00E02224" w:rsidP="00E02224">
            <w:pPr>
              <w:pStyle w:val="XML1"/>
            </w:pPr>
            <w:r>
              <w:t xml:space="preserve">      &lt;/xs:element&gt;</w:t>
            </w:r>
          </w:p>
          <w:p w14:paraId="6008EA09" w14:textId="77777777" w:rsidR="00E02224" w:rsidRDefault="00E02224" w:rsidP="00E02224">
            <w:pPr>
              <w:pStyle w:val="XML1"/>
            </w:pPr>
            <w:r>
              <w:t xml:space="preserve">    &lt;/xs:sequence&gt;</w:t>
            </w:r>
          </w:p>
          <w:p w14:paraId="51075254" w14:textId="77777777" w:rsidR="00E02224" w:rsidRDefault="00E02224" w:rsidP="00E02224">
            <w:pPr>
              <w:pStyle w:val="XML1"/>
            </w:pPr>
            <w:r>
              <w:t xml:space="preserve">  &lt;/xs:group&gt;</w:t>
            </w:r>
          </w:p>
          <w:p w14:paraId="20EE5269" w14:textId="77777777" w:rsidR="00E02224" w:rsidRDefault="00E02224" w:rsidP="00E02224">
            <w:pPr>
              <w:pStyle w:val="XML1"/>
            </w:pPr>
          </w:p>
          <w:p w14:paraId="51A621FC" w14:textId="77777777" w:rsidR="00E02224" w:rsidRDefault="00E02224" w:rsidP="00E02224">
            <w:pPr>
              <w:pStyle w:val="XML1"/>
            </w:pPr>
            <w:r>
              <w:t xml:space="preserve">  &lt;xs:group name="OFPortVXLANTunnelType"&gt;</w:t>
            </w:r>
          </w:p>
          <w:p w14:paraId="6D72A852" w14:textId="77777777" w:rsidR="00E02224" w:rsidRDefault="00E02224" w:rsidP="00E02224">
            <w:pPr>
              <w:pStyle w:val="XML1"/>
            </w:pPr>
            <w:r>
              <w:t xml:space="preserve">    &lt;xs:annotation&gt;</w:t>
            </w:r>
          </w:p>
          <w:p w14:paraId="62B04D0B" w14:textId="77777777" w:rsidR="00E02224" w:rsidRDefault="00E02224" w:rsidP="00E02224">
            <w:pPr>
              <w:pStyle w:val="XML1"/>
            </w:pPr>
            <w:r>
              <w:t xml:space="preserve">      &lt;xs:documentation&gt;</w:t>
            </w:r>
          </w:p>
          <w:p w14:paraId="2088978F" w14:textId="77777777" w:rsidR="00E02224" w:rsidRDefault="00E02224" w:rsidP="00E02224">
            <w:pPr>
              <w:pStyle w:val="XML1"/>
            </w:pPr>
            <w:r>
              <w:t xml:space="preserve">        Properties of a VxLAN tunnel.</w:t>
            </w:r>
          </w:p>
          <w:p w14:paraId="332B0664" w14:textId="77777777" w:rsidR="00E02224" w:rsidRDefault="00E02224" w:rsidP="00E02224">
            <w:pPr>
              <w:pStyle w:val="XML1"/>
            </w:pPr>
            <w:r>
              <w:t xml:space="preserve">      &lt;/xs:documentation&gt;</w:t>
            </w:r>
          </w:p>
          <w:p w14:paraId="14A10212" w14:textId="77777777" w:rsidR="00E02224" w:rsidRDefault="00E02224" w:rsidP="00E02224">
            <w:pPr>
              <w:pStyle w:val="XML1"/>
            </w:pPr>
            <w:r>
              <w:t xml:space="preserve">    &lt;/xs:annotation&gt;</w:t>
            </w:r>
          </w:p>
          <w:p w14:paraId="7FD93AE9" w14:textId="77777777" w:rsidR="00E02224" w:rsidRDefault="00E02224" w:rsidP="00E02224">
            <w:pPr>
              <w:pStyle w:val="XML1"/>
            </w:pPr>
          </w:p>
          <w:p w14:paraId="4BB5FCB2" w14:textId="77777777" w:rsidR="00E02224" w:rsidRDefault="00E02224" w:rsidP="00E02224">
            <w:pPr>
              <w:pStyle w:val="XML1"/>
            </w:pPr>
            <w:r>
              <w:t xml:space="preserve">    &lt;xs:sequence&gt;</w:t>
            </w:r>
          </w:p>
          <w:p w14:paraId="1FAC22D7" w14:textId="77777777" w:rsidR="00E02224" w:rsidRDefault="00E02224" w:rsidP="00E02224">
            <w:pPr>
              <w:pStyle w:val="XML1"/>
            </w:pPr>
            <w:r>
              <w:t xml:space="preserve">      &lt;xs:group ref="OFPortBaseTunnelType"/&gt;</w:t>
            </w:r>
          </w:p>
          <w:p w14:paraId="29C15458" w14:textId="77777777" w:rsidR="00E02224" w:rsidRDefault="00E02224" w:rsidP="00E02224">
            <w:pPr>
              <w:pStyle w:val="XML1"/>
            </w:pPr>
            <w:r>
              <w:t xml:space="preserve">      &lt;xs:element name="vni-valid"  type="xs:boolean"&gt;</w:t>
            </w:r>
          </w:p>
          <w:p w14:paraId="78CD7D52" w14:textId="77777777" w:rsidR="00E02224" w:rsidRDefault="00E02224" w:rsidP="00E02224">
            <w:pPr>
              <w:pStyle w:val="XML1"/>
            </w:pPr>
            <w:r>
              <w:t xml:space="preserve">        &lt;xs:annotation&gt;</w:t>
            </w:r>
          </w:p>
          <w:p w14:paraId="7E4DAC52" w14:textId="77777777" w:rsidR="00E02224" w:rsidRDefault="00E02224" w:rsidP="00E02224">
            <w:pPr>
              <w:pStyle w:val="XML1"/>
            </w:pPr>
            <w:r>
              <w:t xml:space="preserve">          &lt;xs:documentation&gt;</w:t>
            </w:r>
          </w:p>
          <w:p w14:paraId="04D8B776" w14:textId="77777777" w:rsidR="00E02224" w:rsidRDefault="00E02224" w:rsidP="00E02224">
            <w:pPr>
              <w:pStyle w:val="XML1"/>
            </w:pPr>
            <w:r>
              <w:t xml:space="preserve">            Indicates how the corresponding flag should be</w:t>
            </w:r>
          </w:p>
          <w:p w14:paraId="0902CC1D" w14:textId="77777777" w:rsidR="00E02224" w:rsidRDefault="00E02224" w:rsidP="00E02224">
            <w:pPr>
              <w:pStyle w:val="XML1"/>
            </w:pPr>
            <w:r>
              <w:t xml:space="preserve">            set in packets sent on the tunnel.</w:t>
            </w:r>
          </w:p>
          <w:p w14:paraId="4B5D2863" w14:textId="77777777" w:rsidR="00E02224" w:rsidRDefault="00E02224" w:rsidP="00E02224">
            <w:pPr>
              <w:pStyle w:val="XML1"/>
            </w:pPr>
            <w:r>
              <w:t xml:space="preserve">          &lt;/xs:documentation&gt;</w:t>
            </w:r>
          </w:p>
          <w:p w14:paraId="4FE32C1D" w14:textId="77777777" w:rsidR="00E02224" w:rsidRDefault="00E02224" w:rsidP="00E02224">
            <w:pPr>
              <w:pStyle w:val="XML1"/>
            </w:pPr>
            <w:r>
              <w:t xml:space="preserve">        &lt;/xs:annotation&gt;</w:t>
            </w:r>
          </w:p>
          <w:p w14:paraId="59203FAE" w14:textId="77777777" w:rsidR="00E02224" w:rsidRDefault="00E02224" w:rsidP="00E02224">
            <w:pPr>
              <w:pStyle w:val="XML1"/>
            </w:pPr>
            <w:r>
              <w:t xml:space="preserve">      &lt;/xs:element&gt;</w:t>
            </w:r>
          </w:p>
          <w:p w14:paraId="4537ECAC" w14:textId="77777777" w:rsidR="00E02224" w:rsidRDefault="00E02224" w:rsidP="00E02224">
            <w:pPr>
              <w:pStyle w:val="XML1"/>
            </w:pPr>
            <w:r>
              <w:t xml:space="preserve">      &lt;xs:element name="vni"  type="xs:unsignedInt"&gt;</w:t>
            </w:r>
          </w:p>
          <w:p w14:paraId="0D7F62FF" w14:textId="77777777" w:rsidR="00E02224" w:rsidRDefault="00E02224" w:rsidP="00E02224">
            <w:pPr>
              <w:pStyle w:val="XML1"/>
            </w:pPr>
            <w:r>
              <w:t xml:space="preserve">        &lt;xs:annotation&gt;</w:t>
            </w:r>
          </w:p>
          <w:p w14:paraId="6B058250" w14:textId="77777777" w:rsidR="00E02224" w:rsidRDefault="00E02224" w:rsidP="00E02224">
            <w:pPr>
              <w:pStyle w:val="XML1"/>
            </w:pPr>
            <w:r>
              <w:t xml:space="preserve">          &lt;xs:documentation&gt;</w:t>
            </w:r>
          </w:p>
          <w:p w14:paraId="4D65214F" w14:textId="77777777" w:rsidR="00E02224" w:rsidRDefault="00E02224" w:rsidP="00E02224">
            <w:pPr>
              <w:pStyle w:val="XML1"/>
            </w:pPr>
            <w:r>
              <w:t xml:space="preserve">            Virtual network identifier assigned to all</w:t>
            </w:r>
          </w:p>
          <w:p w14:paraId="3BBBC345" w14:textId="77777777" w:rsidR="00E02224" w:rsidRDefault="00E02224" w:rsidP="00E02224">
            <w:pPr>
              <w:pStyle w:val="XML1"/>
            </w:pPr>
            <w:r>
              <w:t xml:space="preserve">            packets sent on the tunnel.  A VxLAN  implementation MAY </w:t>
            </w:r>
          </w:p>
          <w:p w14:paraId="2D3EF34D" w14:textId="77777777" w:rsidR="00E02224" w:rsidRDefault="00E02224" w:rsidP="00E02224">
            <w:pPr>
              <w:pStyle w:val="XML1"/>
            </w:pPr>
            <w:r>
              <w:t xml:space="preserve">            use the this element to set the OXM_OF_TUNNEL_ID match </w:t>
            </w:r>
          </w:p>
          <w:p w14:paraId="6308A484" w14:textId="77777777" w:rsidR="00E02224" w:rsidRDefault="00E02224" w:rsidP="00E02224">
            <w:pPr>
              <w:pStyle w:val="XML1"/>
            </w:pPr>
            <w:r>
              <w:t xml:space="preserve">            field metadata in the OpenFlow protocol.</w:t>
            </w:r>
          </w:p>
          <w:p w14:paraId="5D9C4A19" w14:textId="77777777" w:rsidR="00E02224" w:rsidRDefault="00E02224" w:rsidP="00E02224">
            <w:pPr>
              <w:pStyle w:val="XML1"/>
            </w:pPr>
            <w:r>
              <w:t xml:space="preserve">          &lt;/xs:documentation&gt;</w:t>
            </w:r>
          </w:p>
          <w:p w14:paraId="4FD37B5F" w14:textId="77777777" w:rsidR="00E02224" w:rsidRDefault="00E02224" w:rsidP="00E02224">
            <w:pPr>
              <w:pStyle w:val="XML1"/>
            </w:pPr>
            <w:r>
              <w:t xml:space="preserve">        &lt;/xs:annotation&gt;</w:t>
            </w:r>
          </w:p>
          <w:p w14:paraId="7F30C0A0" w14:textId="77777777" w:rsidR="00E02224" w:rsidRDefault="00E02224" w:rsidP="00E02224">
            <w:pPr>
              <w:pStyle w:val="XML1"/>
            </w:pPr>
            <w:r>
              <w:t xml:space="preserve">      &lt;/xs:element&gt;</w:t>
            </w:r>
          </w:p>
          <w:p w14:paraId="0C5AC785" w14:textId="77777777" w:rsidR="00E02224" w:rsidRDefault="00E02224" w:rsidP="00E02224">
            <w:pPr>
              <w:pStyle w:val="XML1"/>
            </w:pPr>
            <w:r>
              <w:t xml:space="preserve">      &lt;xs:element name="vni-multicast-group"  type="inet:ip-address"&gt;</w:t>
            </w:r>
          </w:p>
          <w:p w14:paraId="11A4E381" w14:textId="77777777" w:rsidR="00E02224" w:rsidRDefault="00E02224" w:rsidP="00E02224">
            <w:pPr>
              <w:pStyle w:val="XML1"/>
            </w:pPr>
            <w:r>
              <w:t xml:space="preserve">        &lt;xs:annotation&gt;</w:t>
            </w:r>
          </w:p>
          <w:p w14:paraId="7DB88973" w14:textId="77777777" w:rsidR="00E02224" w:rsidRDefault="00E02224" w:rsidP="00E02224">
            <w:pPr>
              <w:pStyle w:val="XML1"/>
            </w:pPr>
            <w:r>
              <w:t xml:space="preserve">          &lt;xs:documentation&gt;</w:t>
            </w:r>
          </w:p>
          <w:p w14:paraId="2B7E0CD2" w14:textId="77777777" w:rsidR="00E02224" w:rsidRDefault="00E02224" w:rsidP="00E02224">
            <w:pPr>
              <w:pStyle w:val="XML1"/>
            </w:pPr>
            <w:r>
              <w:t xml:space="preserve">            If IP multicast is used to support broadcast</w:t>
            </w:r>
          </w:p>
          <w:p w14:paraId="1DBE9A80" w14:textId="77777777" w:rsidR="00E02224" w:rsidRDefault="00E02224" w:rsidP="00E02224">
            <w:pPr>
              <w:pStyle w:val="XML1"/>
            </w:pPr>
            <w:r>
              <w:t xml:space="preserve">            on the tunnel this specifies the corresponding multicast</w:t>
            </w:r>
          </w:p>
          <w:p w14:paraId="3439DB8B" w14:textId="77777777" w:rsidR="00E02224" w:rsidRDefault="00E02224" w:rsidP="00E02224">
            <w:pPr>
              <w:pStyle w:val="XML1"/>
            </w:pPr>
            <w:r>
              <w:t xml:space="preserve">            IP address</w:t>
            </w:r>
          </w:p>
          <w:p w14:paraId="2AA8426F" w14:textId="77777777" w:rsidR="00E02224" w:rsidRDefault="00E02224" w:rsidP="00E02224">
            <w:pPr>
              <w:pStyle w:val="XML1"/>
            </w:pPr>
            <w:r>
              <w:t xml:space="preserve">          &lt;/xs:documentation&gt;</w:t>
            </w:r>
          </w:p>
          <w:p w14:paraId="1409551F" w14:textId="77777777" w:rsidR="00E02224" w:rsidRDefault="00E02224" w:rsidP="00E02224">
            <w:pPr>
              <w:pStyle w:val="XML1"/>
            </w:pPr>
            <w:r>
              <w:t xml:space="preserve">        &lt;/xs:annotation&gt;</w:t>
            </w:r>
          </w:p>
          <w:p w14:paraId="451353F6" w14:textId="77777777" w:rsidR="00E02224" w:rsidRDefault="00E02224" w:rsidP="00E02224">
            <w:pPr>
              <w:pStyle w:val="XML1"/>
            </w:pPr>
            <w:r>
              <w:t xml:space="preserve">      &lt;/xs:element&gt;</w:t>
            </w:r>
          </w:p>
          <w:p w14:paraId="1188EC12" w14:textId="77777777" w:rsidR="00E02224" w:rsidRDefault="00E02224" w:rsidP="00E02224">
            <w:pPr>
              <w:pStyle w:val="XML1"/>
            </w:pPr>
            <w:r>
              <w:t xml:space="preserve">      &lt;xs:element name="udp-source-port"  type="inet:port-number"&gt;</w:t>
            </w:r>
          </w:p>
          <w:p w14:paraId="4CD53100" w14:textId="77777777" w:rsidR="00E02224" w:rsidRDefault="00E02224" w:rsidP="00E02224">
            <w:pPr>
              <w:pStyle w:val="XML1"/>
            </w:pPr>
            <w:r>
              <w:t xml:space="preserve">        &lt;xs:annotation&gt;</w:t>
            </w:r>
          </w:p>
          <w:p w14:paraId="29C5AB43" w14:textId="77777777" w:rsidR="00E02224" w:rsidRDefault="00E02224" w:rsidP="00E02224">
            <w:pPr>
              <w:pStyle w:val="XML1"/>
            </w:pPr>
            <w:r>
              <w:t xml:space="preserve">          &lt;xs:documentation&gt;</w:t>
            </w:r>
          </w:p>
          <w:p w14:paraId="1F47F026" w14:textId="77777777" w:rsidR="00E02224" w:rsidRDefault="00E02224" w:rsidP="00E02224">
            <w:pPr>
              <w:pStyle w:val="XML1"/>
            </w:pPr>
            <w:r>
              <w:t xml:space="preserve">            Specifies the outer UDP source port number.</w:t>
            </w:r>
          </w:p>
          <w:p w14:paraId="25D4AE3C" w14:textId="77777777" w:rsidR="00E02224" w:rsidRDefault="00E02224" w:rsidP="00E02224">
            <w:pPr>
              <w:pStyle w:val="XML1"/>
            </w:pPr>
            <w:r>
              <w:t xml:space="preserve">            If this element is absent, the port number MAY be chosen </w:t>
            </w:r>
          </w:p>
          <w:p w14:paraId="6B2CF1C3" w14:textId="77777777" w:rsidR="00E02224" w:rsidRDefault="00E02224" w:rsidP="00E02224">
            <w:pPr>
              <w:pStyle w:val="XML1"/>
            </w:pPr>
            <w:r>
              <w:t xml:space="preserve">            dynamically.</w:t>
            </w:r>
          </w:p>
          <w:p w14:paraId="3643A7FF" w14:textId="77777777" w:rsidR="00E02224" w:rsidRDefault="00E02224" w:rsidP="00E02224">
            <w:pPr>
              <w:pStyle w:val="XML1"/>
            </w:pPr>
            <w:r>
              <w:t xml:space="preserve">          &lt;/xs:documentation&gt;</w:t>
            </w:r>
          </w:p>
          <w:p w14:paraId="5C90B987" w14:textId="77777777" w:rsidR="00E02224" w:rsidRDefault="00E02224" w:rsidP="00E02224">
            <w:pPr>
              <w:pStyle w:val="XML1"/>
            </w:pPr>
            <w:r>
              <w:t xml:space="preserve">        &lt;/xs:annotation&gt;</w:t>
            </w:r>
          </w:p>
          <w:p w14:paraId="372A4C5B" w14:textId="77777777" w:rsidR="00E02224" w:rsidRDefault="00E02224" w:rsidP="00E02224">
            <w:pPr>
              <w:pStyle w:val="XML1"/>
            </w:pPr>
            <w:r>
              <w:t xml:space="preserve">      &lt;/xs:element&gt;</w:t>
            </w:r>
          </w:p>
          <w:p w14:paraId="6CC01081" w14:textId="77777777" w:rsidR="00E02224" w:rsidRDefault="00E02224" w:rsidP="00E02224">
            <w:pPr>
              <w:pStyle w:val="XML1"/>
            </w:pPr>
            <w:r>
              <w:t xml:space="preserve">      &lt;xs:element name="udp-dest-port"  type="inet:port-number"&gt;</w:t>
            </w:r>
          </w:p>
          <w:p w14:paraId="1F460FB7" w14:textId="77777777" w:rsidR="00E02224" w:rsidRDefault="00E02224" w:rsidP="00E02224">
            <w:pPr>
              <w:pStyle w:val="XML1"/>
            </w:pPr>
            <w:r>
              <w:t xml:space="preserve">        &lt;xs:annotation&gt;</w:t>
            </w:r>
          </w:p>
          <w:p w14:paraId="5DD593B4" w14:textId="77777777" w:rsidR="00E02224" w:rsidRDefault="00E02224" w:rsidP="00E02224">
            <w:pPr>
              <w:pStyle w:val="XML1"/>
            </w:pPr>
            <w:r>
              <w:t xml:space="preserve">          &lt;xs:documentation&gt;</w:t>
            </w:r>
          </w:p>
          <w:p w14:paraId="65905161" w14:textId="77777777" w:rsidR="00E02224" w:rsidRDefault="00E02224" w:rsidP="00E02224">
            <w:pPr>
              <w:pStyle w:val="XML1"/>
            </w:pPr>
            <w:r>
              <w:t xml:space="preserve">            Specifies the outer UDP destination port</w:t>
            </w:r>
          </w:p>
          <w:p w14:paraId="6C8EF324" w14:textId="77777777" w:rsidR="00E02224" w:rsidRDefault="00E02224" w:rsidP="00E02224">
            <w:pPr>
              <w:pStyle w:val="XML1"/>
            </w:pPr>
            <w:r>
              <w:t xml:space="preserve">            number.  It is intended to reserve a port number for</w:t>
            </w:r>
          </w:p>
          <w:p w14:paraId="4312A46A" w14:textId="77777777" w:rsidR="00E02224" w:rsidRDefault="00E02224" w:rsidP="00E02224">
            <w:pPr>
              <w:pStyle w:val="XML1"/>
            </w:pPr>
            <w:r>
              <w:t xml:space="preserve">            VxLAN at IANA.  As soon as this has been reserved, the</w:t>
            </w:r>
          </w:p>
          <w:p w14:paraId="3D3A4568" w14:textId="77777777" w:rsidR="00E02224" w:rsidRDefault="00E02224" w:rsidP="00E02224">
            <w:pPr>
              <w:pStyle w:val="XML1"/>
            </w:pPr>
            <w:r>
              <w:t xml:space="preserve">            reserved number SHOULD become the default value for this</w:t>
            </w:r>
          </w:p>
          <w:p w14:paraId="7F858AE2" w14:textId="77777777" w:rsidR="00E02224" w:rsidRDefault="00E02224" w:rsidP="00E02224">
            <w:pPr>
              <w:pStyle w:val="XML1"/>
            </w:pPr>
            <w:r>
              <w:t xml:space="preserve">            element.</w:t>
            </w:r>
          </w:p>
          <w:p w14:paraId="412DF3B7" w14:textId="77777777" w:rsidR="00E02224" w:rsidRDefault="00E02224" w:rsidP="00E02224">
            <w:pPr>
              <w:pStyle w:val="XML1"/>
            </w:pPr>
            <w:r>
              <w:t xml:space="preserve">          &lt;/xs:documentation&gt;</w:t>
            </w:r>
          </w:p>
          <w:p w14:paraId="1AEB97D0" w14:textId="77777777" w:rsidR="00E02224" w:rsidRDefault="00E02224" w:rsidP="00E02224">
            <w:pPr>
              <w:pStyle w:val="XML1"/>
            </w:pPr>
            <w:r>
              <w:t xml:space="preserve">        &lt;/xs:annotation&gt;</w:t>
            </w:r>
          </w:p>
          <w:p w14:paraId="5B2BC25B" w14:textId="77777777" w:rsidR="00E02224" w:rsidRDefault="00E02224" w:rsidP="00E02224">
            <w:pPr>
              <w:pStyle w:val="XML1"/>
            </w:pPr>
            <w:r>
              <w:t xml:space="preserve">      &lt;/xs:element&gt;</w:t>
            </w:r>
          </w:p>
          <w:p w14:paraId="38CBF4F3" w14:textId="77777777" w:rsidR="00E02224" w:rsidRDefault="00E02224" w:rsidP="00E02224">
            <w:pPr>
              <w:pStyle w:val="XML1"/>
            </w:pPr>
            <w:r>
              <w:t xml:space="preserve">      &lt;xs:element name="udp-checksum"  type="xs:boolean"&gt;</w:t>
            </w:r>
          </w:p>
          <w:p w14:paraId="0380EA98" w14:textId="77777777" w:rsidR="00E02224" w:rsidRDefault="00E02224" w:rsidP="00E02224">
            <w:pPr>
              <w:pStyle w:val="XML1"/>
            </w:pPr>
            <w:r>
              <w:t xml:space="preserve">        &lt;xs:annotation&gt;</w:t>
            </w:r>
          </w:p>
          <w:p w14:paraId="03B4744E" w14:textId="77777777" w:rsidR="00E02224" w:rsidRDefault="00E02224" w:rsidP="00E02224">
            <w:pPr>
              <w:pStyle w:val="XML1"/>
            </w:pPr>
            <w:r>
              <w:t xml:space="preserve">          &lt;xs:documentation&gt;</w:t>
            </w:r>
          </w:p>
          <w:p w14:paraId="3CDE98D2" w14:textId="77777777" w:rsidR="00E02224" w:rsidRDefault="00E02224" w:rsidP="00E02224">
            <w:pPr>
              <w:pStyle w:val="XML1"/>
            </w:pPr>
            <w:r>
              <w:t xml:space="preserve">            Boolean flag to indicate whether or not the</w:t>
            </w:r>
          </w:p>
          <w:p w14:paraId="42998AE1" w14:textId="77777777" w:rsidR="00E02224" w:rsidRDefault="00E02224" w:rsidP="00E02224">
            <w:pPr>
              <w:pStyle w:val="XML1"/>
            </w:pPr>
            <w:r>
              <w:t xml:space="preserve">            outer UDP checksum should be set</w:t>
            </w:r>
          </w:p>
          <w:p w14:paraId="1771A45F" w14:textId="77777777" w:rsidR="00E02224" w:rsidRDefault="00E02224" w:rsidP="00E02224">
            <w:pPr>
              <w:pStyle w:val="XML1"/>
            </w:pPr>
            <w:r>
              <w:t xml:space="preserve">          &lt;/xs:documentation&gt;</w:t>
            </w:r>
          </w:p>
          <w:p w14:paraId="7DBB80B0" w14:textId="77777777" w:rsidR="00E02224" w:rsidRDefault="00E02224" w:rsidP="00E02224">
            <w:pPr>
              <w:pStyle w:val="XML1"/>
            </w:pPr>
            <w:r>
              <w:t xml:space="preserve">        &lt;/xs:annotation&gt;</w:t>
            </w:r>
          </w:p>
          <w:p w14:paraId="1D44D846" w14:textId="77777777" w:rsidR="00E02224" w:rsidRDefault="00E02224" w:rsidP="00E02224">
            <w:pPr>
              <w:pStyle w:val="XML1"/>
            </w:pPr>
            <w:r>
              <w:t xml:space="preserve">      &lt;/xs:element&gt;</w:t>
            </w:r>
          </w:p>
          <w:p w14:paraId="7529C454" w14:textId="77777777" w:rsidR="00E02224" w:rsidRDefault="00E02224" w:rsidP="00E02224">
            <w:pPr>
              <w:pStyle w:val="XML1"/>
            </w:pPr>
            <w:r>
              <w:t xml:space="preserve">    &lt;/xs:sequence&gt;</w:t>
            </w:r>
          </w:p>
          <w:p w14:paraId="609684CE" w14:textId="5E5DAE9E" w:rsidR="00E02224" w:rsidRDefault="00E02224" w:rsidP="00E02224">
            <w:pPr>
              <w:pStyle w:val="XML1"/>
            </w:pPr>
            <w:r>
              <w:t xml:space="preserve">  &lt;/xs:group&gt;</w:t>
            </w:r>
          </w:p>
          <w:p w14:paraId="4B00D703" w14:textId="77777777" w:rsidR="00E02224" w:rsidRDefault="00E02224" w:rsidP="00E02224">
            <w:pPr>
              <w:pStyle w:val="XML1"/>
            </w:pPr>
          </w:p>
          <w:p w14:paraId="71DC3D37" w14:textId="77777777" w:rsidR="00E02224" w:rsidRDefault="00E02224" w:rsidP="00E02224">
            <w:pPr>
              <w:pStyle w:val="XML1"/>
            </w:pPr>
            <w:r>
              <w:t xml:space="preserve">  &lt;xs:group name="OFPortNVGRETunnelType"&gt;</w:t>
            </w:r>
          </w:p>
          <w:p w14:paraId="2925543A" w14:textId="77777777" w:rsidR="00E02224" w:rsidRDefault="00E02224" w:rsidP="00E02224">
            <w:pPr>
              <w:pStyle w:val="XML1"/>
            </w:pPr>
            <w:r>
              <w:t xml:space="preserve">    &lt;xs:annotation&gt;</w:t>
            </w:r>
          </w:p>
          <w:p w14:paraId="181D0878" w14:textId="77777777" w:rsidR="00E02224" w:rsidRDefault="00E02224" w:rsidP="00E02224">
            <w:pPr>
              <w:pStyle w:val="XML1"/>
            </w:pPr>
            <w:r>
              <w:t xml:space="preserve">      &lt;xs:documentation&gt;</w:t>
            </w:r>
          </w:p>
          <w:p w14:paraId="2CDA9D71" w14:textId="77777777" w:rsidR="00E02224" w:rsidRDefault="00E02224" w:rsidP="00E02224">
            <w:pPr>
              <w:pStyle w:val="XML1"/>
            </w:pPr>
            <w:r>
              <w:t xml:space="preserve">        Properties of a NVGRE tunnel.</w:t>
            </w:r>
          </w:p>
          <w:p w14:paraId="59D6B438" w14:textId="77777777" w:rsidR="00E02224" w:rsidRDefault="00E02224" w:rsidP="00E02224">
            <w:pPr>
              <w:pStyle w:val="XML1"/>
            </w:pPr>
            <w:r>
              <w:t xml:space="preserve">      &lt;/xs:documentation&gt;</w:t>
            </w:r>
          </w:p>
          <w:p w14:paraId="1CCC9CB7" w14:textId="77777777" w:rsidR="00E02224" w:rsidRDefault="00E02224" w:rsidP="00E02224">
            <w:pPr>
              <w:pStyle w:val="XML1"/>
            </w:pPr>
            <w:r>
              <w:t xml:space="preserve">    &lt;/xs:annotation&gt;</w:t>
            </w:r>
          </w:p>
          <w:p w14:paraId="70A4E02F" w14:textId="77777777" w:rsidR="00E02224" w:rsidRDefault="00E02224" w:rsidP="00E02224">
            <w:pPr>
              <w:pStyle w:val="XML1"/>
            </w:pPr>
          </w:p>
          <w:p w14:paraId="003964C3" w14:textId="77777777" w:rsidR="00E02224" w:rsidRDefault="00E02224" w:rsidP="00E02224">
            <w:pPr>
              <w:pStyle w:val="XML1"/>
            </w:pPr>
            <w:r>
              <w:t xml:space="preserve">    &lt;xs:sequence&gt;</w:t>
            </w:r>
          </w:p>
          <w:p w14:paraId="34DB3FB8" w14:textId="77777777" w:rsidR="00E02224" w:rsidRDefault="00E02224" w:rsidP="00E02224">
            <w:pPr>
              <w:pStyle w:val="XML1"/>
            </w:pPr>
            <w:r>
              <w:t xml:space="preserve">      &lt;xs:group ref="OFPortBaseTunnelType"/&gt;</w:t>
            </w:r>
          </w:p>
          <w:p w14:paraId="5A283622" w14:textId="77777777" w:rsidR="00E02224" w:rsidRDefault="00E02224" w:rsidP="00E02224">
            <w:pPr>
              <w:pStyle w:val="XML1"/>
            </w:pPr>
            <w:r>
              <w:t xml:space="preserve">      &lt;xs:element name="tni"  type="xs:unsignedInt"&gt;</w:t>
            </w:r>
          </w:p>
          <w:p w14:paraId="53B198BB" w14:textId="77777777" w:rsidR="00E02224" w:rsidRDefault="00E02224" w:rsidP="00E02224">
            <w:pPr>
              <w:pStyle w:val="XML1"/>
            </w:pPr>
            <w:r>
              <w:t xml:space="preserve">        &lt;xs:annotation&gt;</w:t>
            </w:r>
          </w:p>
          <w:p w14:paraId="5F3D2ABA" w14:textId="77777777" w:rsidR="00E02224" w:rsidRDefault="00E02224" w:rsidP="00E02224">
            <w:pPr>
              <w:pStyle w:val="XML1"/>
            </w:pPr>
            <w:r>
              <w:t xml:space="preserve">          &lt;xs:documentation&gt;</w:t>
            </w:r>
          </w:p>
          <w:p w14:paraId="489D17E2" w14:textId="77777777" w:rsidR="00E02224" w:rsidRDefault="00E02224" w:rsidP="00E02224">
            <w:pPr>
              <w:pStyle w:val="XML1"/>
            </w:pPr>
            <w:r>
              <w:t xml:space="preserve">            Specifies the tenant network identifier</w:t>
            </w:r>
          </w:p>
          <w:p w14:paraId="4DAA0BAC" w14:textId="77777777" w:rsidR="00E02224" w:rsidRDefault="00E02224" w:rsidP="00E02224">
            <w:pPr>
              <w:pStyle w:val="XML1"/>
            </w:pPr>
            <w:r>
              <w:t xml:space="preserve">            assigned to all packets sent on the tunnel</w:t>
            </w:r>
          </w:p>
          <w:p w14:paraId="0F8EA5C5" w14:textId="77777777" w:rsidR="00E02224" w:rsidRDefault="00E02224" w:rsidP="00E02224">
            <w:pPr>
              <w:pStyle w:val="XML1"/>
            </w:pPr>
            <w:r>
              <w:t xml:space="preserve">          &lt;/xs:documentation&gt;</w:t>
            </w:r>
          </w:p>
          <w:p w14:paraId="6E7A39B3" w14:textId="77777777" w:rsidR="00E02224" w:rsidRDefault="00E02224" w:rsidP="00E02224">
            <w:pPr>
              <w:pStyle w:val="XML1"/>
            </w:pPr>
            <w:r>
              <w:t xml:space="preserve">        &lt;/xs:annotation&gt;</w:t>
            </w:r>
          </w:p>
          <w:p w14:paraId="62047EA3" w14:textId="77777777" w:rsidR="00E02224" w:rsidRDefault="00E02224" w:rsidP="00E02224">
            <w:pPr>
              <w:pStyle w:val="XML1"/>
            </w:pPr>
            <w:r>
              <w:t xml:space="preserve">      &lt;/xs:element&gt;</w:t>
            </w:r>
          </w:p>
          <w:p w14:paraId="617B21BB" w14:textId="77777777" w:rsidR="00E02224" w:rsidRDefault="00E02224" w:rsidP="00E02224">
            <w:pPr>
              <w:pStyle w:val="XML1"/>
            </w:pPr>
            <w:r>
              <w:t xml:space="preserve">      &lt;xs:element name="tni-resv"  type="xs:unsignedInt"&gt;</w:t>
            </w:r>
          </w:p>
          <w:p w14:paraId="4BCA0010" w14:textId="77777777" w:rsidR="00E02224" w:rsidRDefault="00E02224" w:rsidP="00E02224">
            <w:pPr>
              <w:pStyle w:val="XML1"/>
            </w:pPr>
            <w:r>
              <w:t xml:space="preserve">        &lt;xs:annotation&gt;</w:t>
            </w:r>
          </w:p>
          <w:p w14:paraId="1F714CB1" w14:textId="77777777" w:rsidR="00E02224" w:rsidRDefault="00E02224" w:rsidP="00E02224">
            <w:pPr>
              <w:pStyle w:val="XML1"/>
            </w:pPr>
            <w:r>
              <w:t xml:space="preserve">          &lt;xs:documentation&gt;</w:t>
            </w:r>
          </w:p>
          <w:p w14:paraId="5897E4D6" w14:textId="77777777" w:rsidR="00E02224" w:rsidRDefault="00E02224" w:rsidP="00E02224">
            <w:pPr>
              <w:pStyle w:val="XML1"/>
            </w:pPr>
            <w:r>
              <w:t xml:space="preserve">            Used to set the reserved user-defined bits of</w:t>
            </w:r>
          </w:p>
          <w:p w14:paraId="5632CAF8" w14:textId="77777777" w:rsidR="00E02224" w:rsidRDefault="00E02224" w:rsidP="00E02224">
            <w:pPr>
              <w:pStyle w:val="XML1"/>
            </w:pPr>
            <w:r>
              <w:t xml:space="preserve">            the GRE key field</w:t>
            </w:r>
          </w:p>
          <w:p w14:paraId="75A17524" w14:textId="77777777" w:rsidR="00E02224" w:rsidRDefault="00E02224" w:rsidP="00E02224">
            <w:pPr>
              <w:pStyle w:val="XML1"/>
            </w:pPr>
            <w:r>
              <w:t xml:space="preserve">          &lt;/xs:documentation&gt;</w:t>
            </w:r>
          </w:p>
          <w:p w14:paraId="4E17D93E" w14:textId="77777777" w:rsidR="00E02224" w:rsidRDefault="00E02224" w:rsidP="00E02224">
            <w:pPr>
              <w:pStyle w:val="XML1"/>
            </w:pPr>
            <w:r>
              <w:t xml:space="preserve">        &lt;/xs:annotation&gt;</w:t>
            </w:r>
          </w:p>
          <w:p w14:paraId="03F60069" w14:textId="77777777" w:rsidR="00E02224" w:rsidRDefault="00E02224" w:rsidP="00E02224">
            <w:pPr>
              <w:pStyle w:val="XML1"/>
            </w:pPr>
            <w:r>
              <w:t xml:space="preserve">      &lt;/xs:element&gt;</w:t>
            </w:r>
          </w:p>
          <w:p w14:paraId="0F7A6A4E" w14:textId="77777777" w:rsidR="00E02224" w:rsidRDefault="00E02224" w:rsidP="00E02224">
            <w:pPr>
              <w:pStyle w:val="XML1"/>
            </w:pPr>
            <w:r>
              <w:t xml:space="preserve">      &lt;xs:element name="tni-multicast-group"  type="inet:ip-address"&gt;</w:t>
            </w:r>
          </w:p>
          <w:p w14:paraId="664CE19D" w14:textId="77777777" w:rsidR="00E02224" w:rsidRDefault="00E02224" w:rsidP="00E02224">
            <w:pPr>
              <w:pStyle w:val="XML1"/>
            </w:pPr>
            <w:r>
              <w:t xml:space="preserve">        &lt;xs:annotation&gt;</w:t>
            </w:r>
          </w:p>
          <w:p w14:paraId="2E78357A" w14:textId="77777777" w:rsidR="00E02224" w:rsidRDefault="00E02224" w:rsidP="00E02224">
            <w:pPr>
              <w:pStyle w:val="XML1"/>
            </w:pPr>
            <w:r>
              <w:t xml:space="preserve">          &lt;xs:documentation&gt;</w:t>
            </w:r>
          </w:p>
          <w:p w14:paraId="54A8634F" w14:textId="77777777" w:rsidR="00E02224" w:rsidRDefault="00E02224" w:rsidP="00E02224">
            <w:pPr>
              <w:pStyle w:val="XML1"/>
            </w:pPr>
            <w:r>
              <w:t xml:space="preserve">            If IP multicast is used to support broadcast</w:t>
            </w:r>
          </w:p>
          <w:p w14:paraId="5AF6AD4E" w14:textId="77777777" w:rsidR="00E02224" w:rsidRDefault="00E02224" w:rsidP="00E02224">
            <w:pPr>
              <w:pStyle w:val="XML1"/>
            </w:pPr>
            <w:r>
              <w:t xml:space="preserve">            on the tunnel this element specifies the corresponding </w:t>
            </w:r>
          </w:p>
          <w:p w14:paraId="446380D9" w14:textId="77777777" w:rsidR="00E02224" w:rsidRDefault="00E02224" w:rsidP="00E02224">
            <w:pPr>
              <w:pStyle w:val="XML1"/>
            </w:pPr>
            <w:r>
              <w:t xml:space="preserve">            multicast IP address</w:t>
            </w:r>
          </w:p>
          <w:p w14:paraId="3852D3CF" w14:textId="77777777" w:rsidR="00E02224" w:rsidRDefault="00E02224" w:rsidP="00E02224">
            <w:pPr>
              <w:pStyle w:val="XML1"/>
            </w:pPr>
            <w:r>
              <w:t xml:space="preserve">          &lt;/xs:documentation&gt;</w:t>
            </w:r>
          </w:p>
          <w:p w14:paraId="5C9470E8" w14:textId="77777777" w:rsidR="00E02224" w:rsidRDefault="00E02224" w:rsidP="00E02224">
            <w:pPr>
              <w:pStyle w:val="XML1"/>
            </w:pPr>
            <w:r>
              <w:t xml:space="preserve">        &lt;/xs:annotation&gt;</w:t>
            </w:r>
          </w:p>
          <w:p w14:paraId="45BC63C6" w14:textId="77777777" w:rsidR="00E02224" w:rsidRDefault="00E02224" w:rsidP="00E02224">
            <w:pPr>
              <w:pStyle w:val="XML1"/>
            </w:pPr>
            <w:r>
              <w:t xml:space="preserve">      &lt;/xs:element&gt;</w:t>
            </w:r>
          </w:p>
          <w:p w14:paraId="674C878E" w14:textId="77777777" w:rsidR="00E02224" w:rsidRDefault="00E02224" w:rsidP="00E02224">
            <w:pPr>
              <w:pStyle w:val="XML1"/>
            </w:pPr>
            <w:r>
              <w:t xml:space="preserve">    &lt;/xs:sequence&gt;</w:t>
            </w:r>
          </w:p>
          <w:p w14:paraId="7DF9509D" w14:textId="77777777" w:rsidR="00E02224" w:rsidRDefault="00E02224" w:rsidP="00E02224">
            <w:pPr>
              <w:pStyle w:val="XML1"/>
            </w:pPr>
            <w:r>
              <w:t xml:space="preserve">  &lt;/xs:group&gt;</w:t>
            </w:r>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064" w:name="_Toc315954015"/>
      <w:bookmarkStart w:id="1065" w:name="_Toc316542525"/>
      <w:bookmarkStart w:id="1066" w:name="_Toc358291607"/>
      <w:r w:rsidRPr="00DB42FD">
        <w:t>XML Example</w:t>
      </w:r>
      <w:bookmarkEnd w:id="1064"/>
      <w:bookmarkEnd w:id="1065"/>
      <w:r w:rsidR="007344A3">
        <w:t>s</w:t>
      </w:r>
      <w:bookmarkEnd w:id="1066"/>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6F0F14CD" w:rsidR="007344A3" w:rsidRDefault="007344A3" w:rsidP="007344A3">
            <w:pPr>
              <w:pStyle w:val="XML3"/>
            </w:pPr>
            <w:r>
              <w:t>&lt;udp-dest-port&gt;</w:t>
            </w:r>
            <w:del w:id="1067" w:author="Anees Shaikh" w:date="2013-08-24T04:23:00Z">
              <w:r w:rsidDel="00994B9F">
                <w:delText>3801</w:delText>
              </w:r>
            </w:del>
            <w:ins w:id="1068" w:author="Anees Shaikh" w:date="2013-08-24T04:23:00Z">
              <w:r w:rsidR="00994B9F">
                <w:t>4789</w:t>
              </w:r>
            </w:ins>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C128FA" w:rsidRDefault="007344A3" w:rsidP="007344A3">
            <w:pPr>
              <w:pStyle w:val="XML3"/>
              <w:rPr>
                <w:lang w:val="de-DE"/>
              </w:rPr>
            </w:pPr>
            <w:r w:rsidRPr="00C128FA">
              <w:rPr>
                <w:lang w:val="de-DE"/>
              </w:rPr>
              <w:t>&lt;tni-resv&gt;173&lt;/tni-resv&gt;</w:t>
            </w:r>
          </w:p>
          <w:p w14:paraId="6A82F112" w14:textId="77777777" w:rsidR="007344A3" w:rsidRPr="00C128FA" w:rsidRDefault="007344A3" w:rsidP="007344A3">
            <w:pPr>
              <w:pStyle w:val="XML2"/>
              <w:rPr>
                <w:lang w:val="de-DE"/>
              </w:rPr>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cr/>
      </w:r>
    </w:p>
    <w:p w14:paraId="169F682F" w14:textId="225C46E9" w:rsidR="00EB2D77" w:rsidRPr="00EB2D77" w:rsidRDefault="00EB2D77" w:rsidP="00E751F5"/>
    <w:p w14:paraId="7C6C98FB" w14:textId="77777777" w:rsidR="00EB2D77" w:rsidRPr="00EB2D77" w:rsidRDefault="00EB2D77" w:rsidP="00D14D27">
      <w:pPr>
        <w:pStyle w:val="Heading2"/>
      </w:pPr>
      <w:bookmarkStart w:id="1069" w:name="_Toc358291608"/>
      <w:r w:rsidRPr="00EB2D77">
        <w:t>OpenFlow Port Feature</w:t>
      </w:r>
      <w:bookmarkEnd w:id="1069"/>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070" w:name="_Toc315954019"/>
      <w:bookmarkStart w:id="1071" w:name="_Toc316542529"/>
      <w:bookmarkStart w:id="1072" w:name="_Toc358291609"/>
      <w:r w:rsidRPr="00DB42FD">
        <w:t>UML Diagram</w:t>
      </w:r>
      <w:bookmarkEnd w:id="1070"/>
      <w:bookmarkEnd w:id="1071"/>
      <w:bookmarkEnd w:id="1072"/>
    </w:p>
    <w:p w14:paraId="3AF6164F" w14:textId="4D5A695E" w:rsidR="0094763A" w:rsidRPr="009F1B7D" w:rsidRDefault="007E5BB2" w:rsidP="0094763A">
      <w:pPr>
        <w:keepNext/>
        <w:jc w:val="center"/>
      </w:pPr>
      <w:r>
        <w:object w:dxaOrig="7156" w:dyaOrig="7489" w14:anchorId="6A6204AE">
          <v:shape id="_x0000_i1035" type="#_x0000_t75" style="width:358pt;height:373pt" o:ole="">
            <v:imagedata r:id="rId37" o:title=""/>
          </v:shape>
          <o:OLEObject Type="Embed" ProgID="Visio.Drawing.11" ShapeID="_x0000_i1035" DrawAspect="Content" ObjectID="_1316854726" r:id="rId38"/>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073" w:name="_Toc315954020"/>
      <w:bookmarkStart w:id="1074" w:name="_Toc316542530"/>
      <w:bookmarkStart w:id="1075" w:name="_Toc358291610"/>
      <w:r w:rsidRPr="00DB42FD">
        <w:t>XML Schema</w:t>
      </w:r>
      <w:bookmarkEnd w:id="1073"/>
      <w:bookmarkEnd w:id="1074"/>
      <w:bookmarkEnd w:id="1075"/>
    </w:p>
    <w:tbl>
      <w:tblPr>
        <w:tblStyle w:val="XMLtable"/>
        <w:tblW w:w="5000" w:type="pct"/>
        <w:tblLook w:val="04A0" w:firstRow="1" w:lastRow="0" w:firstColumn="1" w:lastColumn="0" w:noHBand="0" w:noVBand="1"/>
      </w:tblPr>
      <w:tblGrid>
        <w:gridCol w:w="9474"/>
      </w:tblGrid>
      <w:tr w:rsidR="0094763A" w:rsidRPr="009F1B7D" w14:paraId="1AFA6689" w14:textId="77777777" w:rsidTr="00C128FA">
        <w:tc>
          <w:tcPr>
            <w:tcW w:w="8820" w:type="dxa"/>
          </w:tcPr>
          <w:p w14:paraId="24E3DCEC" w14:textId="77777777" w:rsidR="00766893" w:rsidRDefault="00766893" w:rsidP="00766893">
            <w:pPr>
              <w:pStyle w:val="XML1"/>
            </w:pPr>
            <w:r>
              <w:t xml:space="preserve">  &lt;xs:group name="OFPortCurrentFeatureListType"&gt;</w:t>
            </w:r>
          </w:p>
          <w:p w14:paraId="549F0574" w14:textId="77777777" w:rsidR="00766893" w:rsidRDefault="00766893" w:rsidP="00766893">
            <w:pPr>
              <w:pStyle w:val="XML1"/>
            </w:pPr>
            <w:r>
              <w:t xml:space="preserve">    &lt;xs:annotation&gt;</w:t>
            </w:r>
          </w:p>
          <w:p w14:paraId="73A1040F" w14:textId="77777777" w:rsidR="00766893" w:rsidRDefault="00766893" w:rsidP="00766893">
            <w:pPr>
              <w:pStyle w:val="XML1"/>
            </w:pPr>
            <w:r>
              <w:t xml:space="preserve">      &lt;xs:documentation&gt;</w:t>
            </w:r>
          </w:p>
          <w:p w14:paraId="0325BA40" w14:textId="77777777" w:rsidR="00766893" w:rsidRDefault="00766893" w:rsidP="00766893">
            <w:pPr>
              <w:pStyle w:val="XML1"/>
            </w:pPr>
            <w:r>
              <w:t xml:space="preserve">        The current features of a port.</w:t>
            </w:r>
          </w:p>
          <w:p w14:paraId="5966D408" w14:textId="77777777" w:rsidR="00766893" w:rsidRDefault="00766893" w:rsidP="00766893">
            <w:pPr>
              <w:pStyle w:val="XML1"/>
            </w:pPr>
          </w:p>
          <w:p w14:paraId="58E12C3F" w14:textId="77777777" w:rsidR="00766893" w:rsidRDefault="00766893" w:rsidP="00766893">
            <w:pPr>
              <w:pStyle w:val="XML1"/>
            </w:pPr>
            <w:r>
              <w:t xml:space="preserve">        Elements in the type OFPortCurrentFeatureListType are not</w:t>
            </w:r>
          </w:p>
          <w:p w14:paraId="516B4899" w14:textId="77777777" w:rsidR="00766893" w:rsidRDefault="00766893" w:rsidP="00766893">
            <w:pPr>
              <w:pStyle w:val="XML1"/>
            </w:pPr>
            <w:r>
              <w:t xml:space="preserve">        configurable and can only be retrieved by NETCONF &amp;lt;get&amp;gt;</w:t>
            </w:r>
          </w:p>
          <w:p w14:paraId="1BCCFC03" w14:textId="77777777" w:rsidR="00766893" w:rsidRDefault="00766893" w:rsidP="00766893">
            <w:pPr>
              <w:pStyle w:val="XML1"/>
            </w:pPr>
            <w:r>
              <w:t xml:space="preserve">        operations. Attemps to modify this element and its children</w:t>
            </w:r>
          </w:p>
          <w:p w14:paraId="21ECBE2E" w14:textId="77777777" w:rsidR="00766893" w:rsidRDefault="00766893" w:rsidP="00766893">
            <w:pPr>
              <w:pStyle w:val="XML1"/>
            </w:pPr>
            <w:r>
              <w:t xml:space="preserve">        with a NETCONF &amp;lt;edit-config&amp;gt; operation MUST result in an </w:t>
            </w:r>
          </w:p>
          <w:p w14:paraId="1248C24E" w14:textId="77777777" w:rsidR="00766893" w:rsidRDefault="00766893" w:rsidP="00766893">
            <w:pPr>
              <w:pStyle w:val="XML1"/>
            </w:pPr>
            <w:r>
              <w:t xml:space="preserve">        'operation-not-supported' error with type 'application'.</w:t>
            </w:r>
          </w:p>
          <w:p w14:paraId="0C52EAC7" w14:textId="77777777" w:rsidR="00766893" w:rsidRDefault="00766893" w:rsidP="00766893">
            <w:pPr>
              <w:pStyle w:val="XML1"/>
            </w:pPr>
            <w:r>
              <w:t xml:space="preserve">      &lt;/xs:documentation&gt;</w:t>
            </w:r>
          </w:p>
          <w:p w14:paraId="64058FDC" w14:textId="77777777" w:rsidR="00766893" w:rsidRDefault="00766893" w:rsidP="00766893">
            <w:pPr>
              <w:pStyle w:val="XML1"/>
            </w:pPr>
            <w:r>
              <w:t xml:space="preserve">    &lt;/xs:annotation&gt;</w:t>
            </w:r>
          </w:p>
          <w:p w14:paraId="446CD445" w14:textId="77777777" w:rsidR="00766893" w:rsidRDefault="00766893" w:rsidP="00766893">
            <w:pPr>
              <w:pStyle w:val="XML1"/>
            </w:pPr>
          </w:p>
          <w:p w14:paraId="1E1843BE" w14:textId="77777777" w:rsidR="00766893" w:rsidRDefault="00766893" w:rsidP="00766893">
            <w:pPr>
              <w:pStyle w:val="XML1"/>
            </w:pPr>
            <w:r>
              <w:t xml:space="preserve">    &lt;xs:sequence&gt;</w:t>
            </w:r>
          </w:p>
          <w:p w14:paraId="23EBA059" w14:textId="77777777" w:rsidR="00766893" w:rsidRDefault="00766893" w:rsidP="00766893">
            <w:pPr>
              <w:pStyle w:val="XML1"/>
            </w:pPr>
            <w:r>
              <w:t xml:space="preserve">      &lt;xs:element name="rate"  type="OFPortRateType"&gt;</w:t>
            </w:r>
          </w:p>
          <w:p w14:paraId="21734562" w14:textId="77777777" w:rsidR="00766893" w:rsidRDefault="00766893" w:rsidP="00766893">
            <w:pPr>
              <w:pStyle w:val="XML1"/>
            </w:pPr>
            <w:r>
              <w:t xml:space="preserve">        &lt;xs:annotation&gt;</w:t>
            </w:r>
          </w:p>
          <w:p w14:paraId="5E398C47" w14:textId="77777777" w:rsidR="00766893" w:rsidRDefault="00766893" w:rsidP="00766893">
            <w:pPr>
              <w:pStyle w:val="XML1"/>
            </w:pPr>
            <w:r>
              <w:t xml:space="preserve">          &lt;xs:documentation&gt;</w:t>
            </w:r>
          </w:p>
          <w:p w14:paraId="60C76B2A" w14:textId="77777777" w:rsidR="00766893" w:rsidRDefault="00766893" w:rsidP="00766893">
            <w:pPr>
              <w:pStyle w:val="XML1"/>
            </w:pPr>
            <w:r>
              <w:t xml:space="preserve">            The transmission rate that is currently used.</w:t>
            </w:r>
          </w:p>
          <w:p w14:paraId="5D670F42" w14:textId="77777777" w:rsidR="00766893" w:rsidRDefault="00766893" w:rsidP="00766893">
            <w:pPr>
              <w:pStyle w:val="XML1"/>
            </w:pPr>
            <w:r>
              <w:t xml:space="preserve">            The value MUST indicate a valid forwarding rate.  </w:t>
            </w:r>
          </w:p>
          <w:p w14:paraId="55C1517C" w14:textId="77777777" w:rsidR="00766893" w:rsidRDefault="00766893" w:rsidP="00766893">
            <w:pPr>
              <w:pStyle w:val="XML1"/>
            </w:pPr>
            <w:r>
              <w:t xml:space="preserve">                  </w:t>
            </w:r>
          </w:p>
          <w:p w14:paraId="745FDB35" w14:textId="77777777" w:rsidR="00766893" w:rsidRDefault="00766893" w:rsidP="00766893">
            <w:pPr>
              <w:pStyle w:val="XML1"/>
            </w:pPr>
            <w:r>
              <w:t xml:space="preserve">            The current Port Feature set MUST contain this element</w:t>
            </w:r>
          </w:p>
          <w:p w14:paraId="1C69864E" w14:textId="77777777" w:rsidR="00766893" w:rsidRDefault="00766893" w:rsidP="00766893">
            <w:pPr>
              <w:pStyle w:val="XML1"/>
            </w:pPr>
            <w:r>
              <w:t xml:space="preserve">            exactly once.  The other Port Feature sets MAY contain this</w:t>
            </w:r>
          </w:p>
          <w:p w14:paraId="1752102B" w14:textId="77777777" w:rsidR="00766893" w:rsidRDefault="00766893" w:rsidP="00766893">
            <w:pPr>
              <w:pStyle w:val="XML1"/>
            </w:pPr>
            <w:r>
              <w:t xml:space="preserve">            element more than once.  If this element appears more than</w:t>
            </w:r>
          </w:p>
          <w:p w14:paraId="4242ED14" w14:textId="77777777" w:rsidR="00766893" w:rsidRDefault="00766893" w:rsidP="00766893">
            <w:pPr>
              <w:pStyle w:val="XML1"/>
            </w:pPr>
            <w:r>
              <w:t xml:space="preserve">            once in a Port Feature set than the value MUST be unique</w:t>
            </w:r>
          </w:p>
          <w:p w14:paraId="1C8DFF98" w14:textId="77777777" w:rsidR="00766893" w:rsidRDefault="00766893" w:rsidP="00766893">
            <w:pPr>
              <w:pStyle w:val="XML1"/>
            </w:pPr>
            <w:r>
              <w:t xml:space="preserve">            within the Port Feature set.</w:t>
            </w:r>
          </w:p>
          <w:p w14:paraId="0E933035" w14:textId="77777777" w:rsidR="00766893" w:rsidRDefault="00766893" w:rsidP="00766893">
            <w:pPr>
              <w:pStyle w:val="XML1"/>
            </w:pPr>
            <w:r>
              <w:t xml:space="preserve">          &lt;/xs:documentation&gt;</w:t>
            </w:r>
          </w:p>
          <w:p w14:paraId="3FAD0765" w14:textId="77777777" w:rsidR="00766893" w:rsidRDefault="00766893" w:rsidP="00766893">
            <w:pPr>
              <w:pStyle w:val="XML1"/>
            </w:pPr>
            <w:r>
              <w:t xml:space="preserve">        &lt;/xs:annotation&gt;</w:t>
            </w:r>
          </w:p>
          <w:p w14:paraId="6C0172A0" w14:textId="77777777" w:rsidR="00766893" w:rsidRDefault="00766893" w:rsidP="00766893">
            <w:pPr>
              <w:pStyle w:val="XML1"/>
            </w:pPr>
            <w:r>
              <w:t xml:space="preserve">      &lt;/xs:element&gt;</w:t>
            </w:r>
          </w:p>
          <w:p w14:paraId="0E97422A" w14:textId="77777777" w:rsidR="00766893" w:rsidRDefault="00766893" w:rsidP="00766893">
            <w:pPr>
              <w:pStyle w:val="XML1"/>
            </w:pPr>
            <w:r>
              <w:t xml:space="preserve">      &lt;xs:element name="auto-negotiate"  type="xs:boolean"&gt;</w:t>
            </w:r>
          </w:p>
          <w:p w14:paraId="5BD1F73C" w14:textId="77777777" w:rsidR="00766893" w:rsidRDefault="00766893" w:rsidP="00766893">
            <w:pPr>
              <w:pStyle w:val="XML1"/>
            </w:pPr>
            <w:r>
              <w:t xml:space="preserve">        &lt;xs:annotation&gt;</w:t>
            </w:r>
          </w:p>
          <w:p w14:paraId="2106988F" w14:textId="77777777" w:rsidR="00766893" w:rsidRDefault="00766893" w:rsidP="00766893">
            <w:pPr>
              <w:pStyle w:val="XML1"/>
            </w:pPr>
            <w:r>
              <w:t xml:space="preserve">          &lt;xs:documentation&gt;</w:t>
            </w:r>
          </w:p>
          <w:p w14:paraId="15175EAC" w14:textId="77777777" w:rsidR="00766893" w:rsidRDefault="00766893" w:rsidP="00766893">
            <w:pPr>
              <w:pStyle w:val="XML1"/>
            </w:pPr>
            <w:r>
              <w:t xml:space="preserve">            Specifies the administrative state of the </w:t>
            </w:r>
          </w:p>
          <w:p w14:paraId="3C97B338" w14:textId="77777777" w:rsidR="00766893" w:rsidRDefault="00766893" w:rsidP="00766893">
            <w:pPr>
              <w:pStyle w:val="XML1"/>
            </w:pPr>
            <w:r>
              <w:t xml:space="preserve">            forwarding rate auto-negotiation protocol at this OpenFlow</w:t>
            </w:r>
          </w:p>
          <w:p w14:paraId="22C330CE" w14:textId="77777777" w:rsidR="00766893" w:rsidRDefault="00766893" w:rsidP="00766893">
            <w:pPr>
              <w:pStyle w:val="XML1"/>
            </w:pPr>
            <w:r>
              <w:t xml:space="preserve">            Port.</w:t>
            </w:r>
          </w:p>
          <w:p w14:paraId="353410EC" w14:textId="77777777" w:rsidR="00766893" w:rsidRDefault="00766893" w:rsidP="00766893">
            <w:pPr>
              <w:pStyle w:val="XML1"/>
            </w:pPr>
            <w:r>
              <w:t xml:space="preserve">          &lt;/xs:documentation&gt;</w:t>
            </w:r>
          </w:p>
          <w:p w14:paraId="297A0F84" w14:textId="77777777" w:rsidR="00766893" w:rsidRDefault="00766893" w:rsidP="00766893">
            <w:pPr>
              <w:pStyle w:val="XML1"/>
            </w:pPr>
            <w:r>
              <w:t xml:space="preserve">        &lt;/xs:annotation&gt;</w:t>
            </w:r>
          </w:p>
          <w:p w14:paraId="4AB2165E" w14:textId="77777777" w:rsidR="00766893" w:rsidRDefault="00766893" w:rsidP="00766893">
            <w:pPr>
              <w:pStyle w:val="XML1"/>
            </w:pPr>
            <w:r>
              <w:t xml:space="preserve">      &lt;/xs:element&gt;</w:t>
            </w:r>
          </w:p>
          <w:p w14:paraId="2D10DEB4" w14:textId="77777777" w:rsidR="00766893" w:rsidRDefault="00766893" w:rsidP="00766893">
            <w:pPr>
              <w:pStyle w:val="XML1"/>
            </w:pPr>
            <w:r>
              <w:t xml:space="preserve">      &lt;xs:element name="medium"&gt;</w:t>
            </w:r>
          </w:p>
          <w:p w14:paraId="7B3C6EF6" w14:textId="77777777" w:rsidR="00766893" w:rsidRDefault="00766893" w:rsidP="00766893">
            <w:pPr>
              <w:pStyle w:val="XML1"/>
            </w:pPr>
            <w:r>
              <w:t xml:space="preserve">        &lt;xs:annotation&gt;</w:t>
            </w:r>
          </w:p>
          <w:p w14:paraId="5879CFD2" w14:textId="77777777" w:rsidR="00766893" w:rsidRDefault="00766893" w:rsidP="00766893">
            <w:pPr>
              <w:pStyle w:val="XML1"/>
            </w:pPr>
            <w:r>
              <w:t xml:space="preserve">          &lt;xs:documentation&gt;</w:t>
            </w:r>
          </w:p>
          <w:p w14:paraId="5426A040" w14:textId="77777777" w:rsidR="00766893" w:rsidRDefault="00766893" w:rsidP="00766893">
            <w:pPr>
              <w:pStyle w:val="XML1"/>
            </w:pPr>
            <w:r>
              <w:t xml:space="preserve">            This element MUST indicate a valid physical</w:t>
            </w:r>
          </w:p>
          <w:p w14:paraId="68DEA5D8" w14:textId="77777777" w:rsidR="00766893" w:rsidRDefault="00766893" w:rsidP="00766893">
            <w:pPr>
              <w:pStyle w:val="XML1"/>
            </w:pPr>
            <w:r>
              <w:t xml:space="preserve">            medium used by the OpenFlow Port.</w:t>
            </w:r>
          </w:p>
          <w:p w14:paraId="408D2D34" w14:textId="77777777" w:rsidR="00766893" w:rsidRDefault="00766893" w:rsidP="00766893">
            <w:pPr>
              <w:pStyle w:val="XML1"/>
            </w:pPr>
            <w:r>
              <w:t xml:space="preserve">                  </w:t>
            </w:r>
          </w:p>
          <w:p w14:paraId="030C06A6" w14:textId="77777777" w:rsidR="00766893" w:rsidRDefault="00766893" w:rsidP="00766893">
            <w:pPr>
              <w:pStyle w:val="XML1"/>
            </w:pPr>
            <w:r>
              <w:t xml:space="preserve">            The current Port Feature set MUST contain this element</w:t>
            </w:r>
          </w:p>
          <w:p w14:paraId="7F67D136" w14:textId="77777777" w:rsidR="00766893" w:rsidRDefault="00766893" w:rsidP="00766893">
            <w:pPr>
              <w:pStyle w:val="XML1"/>
            </w:pPr>
            <w:r>
              <w:t xml:space="preserve">            exactly once. The other Port Feature sets MAY contain this</w:t>
            </w:r>
          </w:p>
          <w:p w14:paraId="4CD20CB0" w14:textId="77777777" w:rsidR="00766893" w:rsidRDefault="00766893" w:rsidP="00766893">
            <w:pPr>
              <w:pStyle w:val="XML1"/>
            </w:pPr>
            <w:r>
              <w:t xml:space="preserve">            element more than once. If this element appears more than</w:t>
            </w:r>
          </w:p>
          <w:p w14:paraId="313DA750" w14:textId="77777777" w:rsidR="00766893" w:rsidRDefault="00766893" w:rsidP="00766893">
            <w:pPr>
              <w:pStyle w:val="XML1"/>
            </w:pPr>
            <w:r>
              <w:t xml:space="preserve">            once in a Port Feature set than the value MUST be unique</w:t>
            </w:r>
          </w:p>
          <w:p w14:paraId="254866B4" w14:textId="77777777" w:rsidR="00766893" w:rsidRDefault="00766893" w:rsidP="00766893">
            <w:pPr>
              <w:pStyle w:val="XML1"/>
            </w:pPr>
            <w:r>
              <w:t xml:space="preserve">            within the Port Feature set.</w:t>
            </w:r>
          </w:p>
          <w:p w14:paraId="6598DB88" w14:textId="77777777" w:rsidR="00766893" w:rsidRDefault="00766893" w:rsidP="00766893">
            <w:pPr>
              <w:pStyle w:val="XML1"/>
            </w:pPr>
            <w:r>
              <w:t xml:space="preserve">          &lt;/xs:documentation&gt;</w:t>
            </w:r>
          </w:p>
          <w:p w14:paraId="342AEFEF" w14:textId="77777777" w:rsidR="00766893" w:rsidRDefault="00766893" w:rsidP="00766893">
            <w:pPr>
              <w:pStyle w:val="XML1"/>
            </w:pPr>
            <w:r>
              <w:t xml:space="preserve">        &lt;/xs:annotation&gt;</w:t>
            </w:r>
          </w:p>
          <w:p w14:paraId="6E438381" w14:textId="77777777" w:rsidR="00766893" w:rsidRDefault="00766893" w:rsidP="00766893">
            <w:pPr>
              <w:pStyle w:val="XML1"/>
            </w:pPr>
            <w:r>
              <w:t xml:space="preserve">        &lt;xs:simpleType&gt;</w:t>
            </w:r>
          </w:p>
          <w:p w14:paraId="2F18EA58" w14:textId="77777777" w:rsidR="00766893" w:rsidRDefault="00766893" w:rsidP="00766893">
            <w:pPr>
              <w:pStyle w:val="XML1"/>
            </w:pPr>
            <w:r>
              <w:t xml:space="preserve">          &lt;xs:restriction base="xs:string"&gt;</w:t>
            </w:r>
          </w:p>
          <w:p w14:paraId="69E2FCD2" w14:textId="77777777" w:rsidR="00766893" w:rsidRDefault="00766893" w:rsidP="00766893">
            <w:pPr>
              <w:pStyle w:val="XML1"/>
            </w:pPr>
            <w:r>
              <w:t xml:space="preserve">            &lt;xs:enumeration value="copper"/&gt;</w:t>
            </w:r>
          </w:p>
          <w:p w14:paraId="4409EFBC" w14:textId="77777777" w:rsidR="00766893" w:rsidRDefault="00766893" w:rsidP="00766893">
            <w:pPr>
              <w:pStyle w:val="XML1"/>
            </w:pPr>
            <w:r>
              <w:t xml:space="preserve">            &lt;xs:enumeration value="fiber"/&gt;</w:t>
            </w:r>
          </w:p>
          <w:p w14:paraId="4C3EEB45" w14:textId="77777777" w:rsidR="00766893" w:rsidRDefault="00766893" w:rsidP="00766893">
            <w:pPr>
              <w:pStyle w:val="XML1"/>
            </w:pPr>
            <w:r>
              <w:t xml:space="preserve">          &lt;/xs:restriction&gt;</w:t>
            </w:r>
          </w:p>
          <w:p w14:paraId="24D48618" w14:textId="77777777" w:rsidR="00766893" w:rsidRDefault="00766893" w:rsidP="00766893">
            <w:pPr>
              <w:pStyle w:val="XML1"/>
            </w:pPr>
            <w:r>
              <w:t xml:space="preserve">        &lt;/xs:simpleType&gt;</w:t>
            </w:r>
          </w:p>
          <w:p w14:paraId="0828F9E6" w14:textId="77777777" w:rsidR="00766893" w:rsidRDefault="00766893" w:rsidP="00766893">
            <w:pPr>
              <w:pStyle w:val="XML1"/>
            </w:pPr>
            <w:r>
              <w:t xml:space="preserve">      &lt;/xs:element&gt;</w:t>
            </w:r>
          </w:p>
          <w:p w14:paraId="2707A25B" w14:textId="77777777" w:rsidR="00766893" w:rsidRDefault="00766893" w:rsidP="00766893">
            <w:pPr>
              <w:pStyle w:val="XML1"/>
            </w:pPr>
            <w:r>
              <w:t xml:space="preserve">      &lt;xs:element name="pause"&gt;</w:t>
            </w:r>
          </w:p>
          <w:p w14:paraId="6AEC4091" w14:textId="77777777" w:rsidR="00766893" w:rsidRDefault="00766893" w:rsidP="00766893">
            <w:pPr>
              <w:pStyle w:val="XML1"/>
            </w:pPr>
            <w:r>
              <w:t xml:space="preserve">        &lt;xs:annotation&gt;</w:t>
            </w:r>
          </w:p>
          <w:p w14:paraId="0475EDC5" w14:textId="77777777" w:rsidR="00766893" w:rsidRDefault="00766893" w:rsidP="00766893">
            <w:pPr>
              <w:pStyle w:val="XML1"/>
            </w:pPr>
            <w:r>
              <w:t xml:space="preserve">          &lt;xs:documentation&gt;</w:t>
            </w:r>
          </w:p>
          <w:p w14:paraId="3B2F520B" w14:textId="77777777" w:rsidR="00766893" w:rsidRDefault="00766893" w:rsidP="00766893">
            <w:pPr>
              <w:pStyle w:val="XML1"/>
            </w:pPr>
            <w:r>
              <w:t xml:space="preserve">            Specifies if pausing of transmission is</w:t>
            </w:r>
          </w:p>
          <w:p w14:paraId="216B41AC" w14:textId="77777777" w:rsidR="00766893" w:rsidRDefault="00766893" w:rsidP="00766893">
            <w:pPr>
              <w:pStyle w:val="XML1"/>
            </w:pPr>
            <w:r>
              <w:t xml:space="preserve">            supported at all and if yes if it is asymmetric or</w:t>
            </w:r>
          </w:p>
          <w:p w14:paraId="2AC31683" w14:textId="77777777" w:rsidR="00766893" w:rsidRDefault="00766893" w:rsidP="00766893">
            <w:pPr>
              <w:pStyle w:val="XML1"/>
            </w:pPr>
            <w:r>
              <w:t xml:space="preserve">            symmetric.</w:t>
            </w:r>
          </w:p>
          <w:p w14:paraId="19436DD1" w14:textId="77777777" w:rsidR="00766893" w:rsidRDefault="00766893" w:rsidP="00766893">
            <w:pPr>
              <w:pStyle w:val="XML1"/>
            </w:pPr>
            <w:r>
              <w:t xml:space="preserve">          &lt;/xs:documentation&gt;</w:t>
            </w:r>
          </w:p>
          <w:p w14:paraId="4AD8B6AE" w14:textId="77777777" w:rsidR="00766893" w:rsidRDefault="00766893" w:rsidP="00766893">
            <w:pPr>
              <w:pStyle w:val="XML1"/>
            </w:pPr>
            <w:r>
              <w:t xml:space="preserve">        &lt;/xs:annotation&gt;</w:t>
            </w:r>
          </w:p>
          <w:p w14:paraId="76E4FD2F" w14:textId="77777777" w:rsidR="00766893" w:rsidRDefault="00766893" w:rsidP="00766893">
            <w:pPr>
              <w:pStyle w:val="XML1"/>
            </w:pPr>
            <w:r>
              <w:t xml:space="preserve">        &lt;xs:simpleType&gt;</w:t>
            </w:r>
          </w:p>
          <w:p w14:paraId="49D1FB52" w14:textId="77777777" w:rsidR="00766893" w:rsidRDefault="00766893" w:rsidP="00766893">
            <w:pPr>
              <w:pStyle w:val="XML1"/>
            </w:pPr>
            <w:r>
              <w:t xml:space="preserve">          &lt;xs:restriction base="xs:string"&gt;</w:t>
            </w:r>
          </w:p>
          <w:p w14:paraId="17A34D63" w14:textId="77777777" w:rsidR="00766893" w:rsidRDefault="00766893" w:rsidP="00766893">
            <w:pPr>
              <w:pStyle w:val="XML1"/>
            </w:pPr>
            <w:r>
              <w:t xml:space="preserve">            &lt;xs:enumeration value="unsupported"/&gt;</w:t>
            </w:r>
          </w:p>
          <w:p w14:paraId="6EDC8536" w14:textId="77777777" w:rsidR="00766893" w:rsidRDefault="00766893" w:rsidP="00766893">
            <w:pPr>
              <w:pStyle w:val="XML1"/>
            </w:pPr>
            <w:r>
              <w:t xml:space="preserve">            &lt;xs:enumeration value="symmetric"/&gt;</w:t>
            </w:r>
          </w:p>
          <w:p w14:paraId="1CEF55F1" w14:textId="77777777" w:rsidR="00766893" w:rsidRDefault="00766893" w:rsidP="00766893">
            <w:pPr>
              <w:pStyle w:val="XML1"/>
            </w:pPr>
            <w:r>
              <w:t xml:space="preserve">            &lt;xs:enumeration value="asymmetric"/&gt;</w:t>
            </w:r>
          </w:p>
          <w:p w14:paraId="24C0B2A1" w14:textId="77777777" w:rsidR="00766893" w:rsidRDefault="00766893" w:rsidP="00766893">
            <w:pPr>
              <w:pStyle w:val="XML1"/>
            </w:pPr>
            <w:r>
              <w:t xml:space="preserve">          &lt;/xs:restriction&gt;</w:t>
            </w:r>
          </w:p>
          <w:p w14:paraId="0F91872F" w14:textId="77777777" w:rsidR="00766893" w:rsidRDefault="00766893" w:rsidP="00766893">
            <w:pPr>
              <w:pStyle w:val="XML1"/>
            </w:pPr>
            <w:r>
              <w:t xml:space="preserve">        &lt;/xs:simpleType&gt;</w:t>
            </w:r>
          </w:p>
          <w:p w14:paraId="5CFBCE7E" w14:textId="77777777" w:rsidR="00766893" w:rsidRDefault="00766893" w:rsidP="00766893">
            <w:pPr>
              <w:pStyle w:val="XML1"/>
            </w:pPr>
            <w:r>
              <w:t xml:space="preserve">      &lt;/xs:element&gt;</w:t>
            </w:r>
          </w:p>
          <w:p w14:paraId="432DAF5C" w14:textId="77777777" w:rsidR="00766893" w:rsidRDefault="00766893" w:rsidP="00766893">
            <w:pPr>
              <w:pStyle w:val="XML1"/>
            </w:pPr>
            <w:r>
              <w:t xml:space="preserve">    &lt;/xs:sequence&gt;</w:t>
            </w:r>
          </w:p>
          <w:p w14:paraId="4AAD325D" w14:textId="77777777" w:rsidR="00766893" w:rsidRDefault="00766893" w:rsidP="00766893">
            <w:pPr>
              <w:pStyle w:val="XML1"/>
            </w:pPr>
            <w:r>
              <w:t xml:space="preserve">  &lt;/xs:group&gt;</w:t>
            </w:r>
          </w:p>
          <w:p w14:paraId="717200BC" w14:textId="77777777" w:rsidR="00766893" w:rsidRDefault="00766893" w:rsidP="00766893">
            <w:pPr>
              <w:pStyle w:val="XML1"/>
            </w:pPr>
          </w:p>
          <w:p w14:paraId="3D931C2A" w14:textId="77777777" w:rsidR="00766893" w:rsidRDefault="00766893" w:rsidP="00766893">
            <w:pPr>
              <w:pStyle w:val="XML1"/>
            </w:pPr>
            <w:r>
              <w:t xml:space="preserve">  &lt;xs:group name="OFPortOtherFeatureListType"&gt;</w:t>
            </w:r>
          </w:p>
          <w:p w14:paraId="4FAC5870" w14:textId="77777777" w:rsidR="00766893" w:rsidRDefault="00766893" w:rsidP="00766893">
            <w:pPr>
              <w:pStyle w:val="XML1"/>
            </w:pPr>
            <w:r>
              <w:t xml:space="preserve">    &lt;xs:annotation&gt;</w:t>
            </w:r>
          </w:p>
          <w:p w14:paraId="21C9B115" w14:textId="77777777" w:rsidR="00766893" w:rsidRDefault="00766893" w:rsidP="00766893">
            <w:pPr>
              <w:pStyle w:val="XML1"/>
            </w:pPr>
            <w:r>
              <w:t xml:space="preserve">      &lt;xs:documentation&gt;</w:t>
            </w:r>
          </w:p>
          <w:p w14:paraId="519B37C9" w14:textId="77777777" w:rsidR="00766893" w:rsidRDefault="00766893" w:rsidP="00766893">
            <w:pPr>
              <w:pStyle w:val="XML1"/>
            </w:pPr>
            <w:r>
              <w:t xml:space="preserve">        The features of a port that are supported or</w:t>
            </w:r>
          </w:p>
          <w:p w14:paraId="4AB80CF6" w14:textId="77777777" w:rsidR="00766893" w:rsidRDefault="00766893" w:rsidP="00766893">
            <w:pPr>
              <w:pStyle w:val="XML1"/>
            </w:pPr>
            <w:r>
              <w:t xml:space="preserve">        advertised.</w:t>
            </w:r>
          </w:p>
          <w:p w14:paraId="11D60546" w14:textId="77777777" w:rsidR="00766893" w:rsidRDefault="00766893" w:rsidP="00766893">
            <w:pPr>
              <w:pStyle w:val="XML1"/>
            </w:pPr>
          </w:p>
          <w:p w14:paraId="5A9501FB" w14:textId="77777777" w:rsidR="00766893" w:rsidRDefault="00766893" w:rsidP="00766893">
            <w:pPr>
              <w:pStyle w:val="XML1"/>
            </w:pPr>
            <w:r>
              <w:t xml:space="preserve">        If the elements in the OFPortOtherFeatureListType ares used</w:t>
            </w:r>
          </w:p>
          <w:p w14:paraId="2179D2D3" w14:textId="77777777" w:rsidR="00766893" w:rsidRDefault="00766893" w:rsidP="00766893">
            <w:pPr>
              <w:pStyle w:val="XML1"/>
            </w:pPr>
            <w:r>
              <w:t xml:space="preserve">        as configurable elements the NETCONF &amp;lt;edit-config&amp;gt; operations</w:t>
            </w:r>
          </w:p>
          <w:p w14:paraId="5999BDEB" w14:textId="77777777" w:rsidR="00766893" w:rsidRDefault="00766893" w:rsidP="00766893">
            <w:pPr>
              <w:pStyle w:val="XML1"/>
            </w:pPr>
            <w:r>
              <w:t xml:space="preserve">        MUST be implemented as follows: </w:t>
            </w:r>
          </w:p>
          <w:p w14:paraId="7A17D555" w14:textId="77777777" w:rsidR="00766893" w:rsidRDefault="00766893" w:rsidP="00766893">
            <w:pPr>
              <w:pStyle w:val="XML1"/>
            </w:pPr>
          </w:p>
          <w:p w14:paraId="7F600C78" w14:textId="77777777" w:rsidR="00766893" w:rsidRDefault="00766893" w:rsidP="00766893">
            <w:pPr>
              <w:pStyle w:val="XML1"/>
            </w:pPr>
            <w:r>
              <w:t xml:space="preserve">        * The 'resource-id' element MUST be present in the path or in</w:t>
            </w:r>
          </w:p>
          <w:p w14:paraId="22CB5BB2" w14:textId="77777777" w:rsidR="00766893" w:rsidRDefault="00766893" w:rsidP="00766893">
            <w:pPr>
              <w:pStyle w:val="XML1"/>
            </w:pPr>
            <w:r>
              <w:t xml:space="preserve">        the filter at all &amp;lt;edit-config&amp;gt; operations to identify the</w:t>
            </w:r>
          </w:p>
          <w:p w14:paraId="6E897821" w14:textId="77777777" w:rsidR="00766893" w:rsidRDefault="00766893" w:rsidP="00766893">
            <w:pPr>
              <w:pStyle w:val="XML1"/>
            </w:pPr>
            <w:r>
              <w:t xml:space="preserve">        resource.</w:t>
            </w:r>
          </w:p>
          <w:p w14:paraId="2AD27A3C" w14:textId="77777777" w:rsidR="00766893" w:rsidRDefault="00766893" w:rsidP="00766893">
            <w:pPr>
              <w:pStyle w:val="XML1"/>
            </w:pPr>
            <w:r>
              <w:t xml:space="preserve">        * If the operation is 'merge' or 'replace', the element is</w:t>
            </w:r>
          </w:p>
          <w:p w14:paraId="67A80704" w14:textId="77777777" w:rsidR="00766893" w:rsidRDefault="00766893" w:rsidP="00766893">
            <w:pPr>
              <w:pStyle w:val="XML1"/>
            </w:pPr>
            <w:r>
              <w:t xml:space="preserve">        created if it does not exist, and its value is set to the</w:t>
            </w:r>
          </w:p>
          <w:p w14:paraId="34221FA3" w14:textId="77777777" w:rsidR="00766893" w:rsidRDefault="00766893" w:rsidP="00766893">
            <w:pPr>
              <w:pStyle w:val="XML1"/>
            </w:pPr>
            <w:r>
              <w:t xml:space="preserve">        value found in the XML RPC data.</w:t>
            </w:r>
          </w:p>
          <w:p w14:paraId="1C247B5F" w14:textId="77777777" w:rsidR="00766893" w:rsidRDefault="00766893" w:rsidP="00766893">
            <w:pPr>
              <w:pStyle w:val="XML1"/>
            </w:pPr>
            <w:r>
              <w:t xml:space="preserve">        * If the operation is 'create', the element is created if it</w:t>
            </w:r>
          </w:p>
          <w:p w14:paraId="3E9DA61B" w14:textId="77777777" w:rsidR="00766893" w:rsidRDefault="00766893" w:rsidP="00766893">
            <w:pPr>
              <w:pStyle w:val="XML1"/>
            </w:pPr>
            <w:r>
              <w:t xml:space="preserve">        does not exist. If the element already exists, a</w:t>
            </w:r>
          </w:p>
          <w:p w14:paraId="40FA354C"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9DB7621" w14:textId="77777777" w:rsidR="00766893" w:rsidRDefault="00766893" w:rsidP="00766893">
            <w:pPr>
              <w:pStyle w:val="XML1"/>
            </w:pPr>
            <w:r>
              <w:t xml:space="preserve">        * If the operation is 'delete', the element is deleted if it</w:t>
            </w:r>
          </w:p>
          <w:p w14:paraId="534FC1CE"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5CAD24E" w14:textId="77777777" w:rsidR="00766893" w:rsidRDefault="00766893" w:rsidP="00766893">
            <w:pPr>
              <w:pStyle w:val="XML1"/>
            </w:pPr>
            <w:r>
              <w:t xml:space="preserve">        error is returned.</w:t>
            </w:r>
          </w:p>
          <w:p w14:paraId="40F2C557" w14:textId="77777777" w:rsidR="00766893" w:rsidRDefault="00766893" w:rsidP="00766893">
            <w:pPr>
              <w:pStyle w:val="XML1"/>
            </w:pPr>
          </w:p>
          <w:p w14:paraId="3C896DA0" w14:textId="77777777" w:rsidR="00766893" w:rsidRDefault="00766893" w:rsidP="00766893">
            <w:pPr>
              <w:pStyle w:val="XML1"/>
            </w:pPr>
            <w:r>
              <w:t xml:space="preserve">        If elements in the type OFPortOtherFeatureListType are used</w:t>
            </w:r>
          </w:p>
          <w:p w14:paraId="7F3F76DA" w14:textId="77777777" w:rsidR="00766893" w:rsidRDefault="00766893" w:rsidP="00766893">
            <w:pPr>
              <w:pStyle w:val="XML1"/>
            </w:pPr>
            <w:r>
              <w:t xml:space="preserve">        in an non-configurable way, they only be retrieved by NETCONF</w:t>
            </w:r>
          </w:p>
          <w:p w14:paraId="40BF8055" w14:textId="77777777" w:rsidR="00766893" w:rsidRDefault="00766893" w:rsidP="00766893">
            <w:pPr>
              <w:pStyle w:val="XML1"/>
            </w:pPr>
            <w:r>
              <w:t xml:space="preserve">        &amp;lt;get&amp;gt; operations. Attemps to modify this element and its</w:t>
            </w:r>
          </w:p>
          <w:p w14:paraId="0DAB0F61" w14:textId="77777777" w:rsidR="00766893" w:rsidRDefault="00766893" w:rsidP="00766893">
            <w:pPr>
              <w:pStyle w:val="XML1"/>
            </w:pPr>
            <w:r>
              <w:t xml:space="preserve">        children with a NETCONF &amp;lt;edit-config&amp;gt; operation MUST result</w:t>
            </w:r>
          </w:p>
          <w:p w14:paraId="7679AF30" w14:textId="77777777" w:rsidR="00766893" w:rsidRDefault="00766893" w:rsidP="00766893">
            <w:pPr>
              <w:pStyle w:val="XML1"/>
            </w:pPr>
            <w:r>
              <w:t xml:space="preserve">        in an 'operation-not-supported' error with type</w:t>
            </w:r>
          </w:p>
          <w:p w14:paraId="3542B20F" w14:textId="77777777" w:rsidR="00766893" w:rsidRDefault="00766893" w:rsidP="00766893">
            <w:pPr>
              <w:pStyle w:val="XML1"/>
            </w:pPr>
            <w:r>
              <w:t xml:space="preserve">        'application'.</w:t>
            </w:r>
          </w:p>
          <w:p w14:paraId="5AB5B965" w14:textId="77777777" w:rsidR="00766893" w:rsidRDefault="00766893" w:rsidP="00766893">
            <w:pPr>
              <w:pStyle w:val="XML1"/>
            </w:pPr>
            <w:r>
              <w:t xml:space="preserve">      &lt;/xs:documentation&gt;</w:t>
            </w:r>
          </w:p>
          <w:p w14:paraId="089650A1" w14:textId="77777777" w:rsidR="00766893" w:rsidRDefault="00766893" w:rsidP="00766893">
            <w:pPr>
              <w:pStyle w:val="XML1"/>
            </w:pPr>
            <w:r>
              <w:t xml:space="preserve">    &lt;/xs:annotation&gt;</w:t>
            </w:r>
          </w:p>
          <w:p w14:paraId="099FEA69" w14:textId="77777777" w:rsidR="00766893" w:rsidRDefault="00766893" w:rsidP="00766893">
            <w:pPr>
              <w:pStyle w:val="XML1"/>
            </w:pPr>
          </w:p>
          <w:p w14:paraId="56F08147" w14:textId="77777777" w:rsidR="00766893" w:rsidRDefault="00766893" w:rsidP="00766893">
            <w:pPr>
              <w:pStyle w:val="XML1"/>
            </w:pPr>
            <w:r>
              <w:t xml:space="preserve">    &lt;xs:sequence&gt;</w:t>
            </w:r>
          </w:p>
          <w:p w14:paraId="639C7767" w14:textId="77777777" w:rsidR="00766893" w:rsidRDefault="00766893" w:rsidP="00766893">
            <w:pPr>
              <w:pStyle w:val="XML1"/>
            </w:pPr>
            <w:r>
              <w:t xml:space="preserve">      &lt;xs:element name="rate"  type="OFPortRateType"&gt;</w:t>
            </w:r>
          </w:p>
          <w:p w14:paraId="049D98DE" w14:textId="77777777" w:rsidR="00766893" w:rsidRDefault="00766893" w:rsidP="00766893">
            <w:pPr>
              <w:pStyle w:val="XML1"/>
            </w:pPr>
            <w:r>
              <w:t xml:space="preserve">        &lt;xs:annotation&gt;</w:t>
            </w:r>
          </w:p>
          <w:p w14:paraId="2CFE2616" w14:textId="77777777" w:rsidR="00766893" w:rsidRDefault="00766893" w:rsidP="00766893">
            <w:pPr>
              <w:pStyle w:val="XML1"/>
            </w:pPr>
            <w:r>
              <w:t xml:space="preserve">          &lt;xs:documentation&gt;</w:t>
            </w:r>
          </w:p>
          <w:p w14:paraId="2D07DEA1" w14:textId="77777777" w:rsidR="00766893" w:rsidRDefault="00766893" w:rsidP="00766893">
            <w:pPr>
              <w:pStyle w:val="XML1"/>
            </w:pPr>
            <w:r>
              <w:t xml:space="preserve">            The transmission rate that is supported or</w:t>
            </w:r>
          </w:p>
          <w:p w14:paraId="21F488A7" w14:textId="77777777" w:rsidR="00766893" w:rsidRDefault="00766893" w:rsidP="00766893">
            <w:pPr>
              <w:pStyle w:val="XML1"/>
            </w:pPr>
            <w:r>
              <w:t xml:space="preserve">            advertised. Multiple transmissions rates are allowed.</w:t>
            </w:r>
          </w:p>
          <w:p w14:paraId="3D2B310E" w14:textId="77777777" w:rsidR="00766893" w:rsidRDefault="00766893" w:rsidP="00766893">
            <w:pPr>
              <w:pStyle w:val="XML1"/>
            </w:pPr>
          </w:p>
          <w:p w14:paraId="3D05BD61" w14:textId="77777777" w:rsidR="00766893" w:rsidRDefault="00766893" w:rsidP="00766893">
            <w:pPr>
              <w:pStyle w:val="XML1"/>
            </w:pPr>
            <w:r>
              <w:t xml:space="preserve">            At least one element MUST be present in the NETCONF data</w:t>
            </w:r>
          </w:p>
          <w:p w14:paraId="203EFD2B" w14:textId="77777777" w:rsidR="00766893" w:rsidRDefault="00766893" w:rsidP="00766893">
            <w:pPr>
              <w:pStyle w:val="XML1"/>
            </w:pPr>
            <w:r>
              <w:t xml:space="preserve">            store. If none of this elements is are present in a NETCONF</w:t>
            </w:r>
          </w:p>
          <w:p w14:paraId="2B8326AD" w14:textId="77777777" w:rsidR="00766893" w:rsidRDefault="00766893" w:rsidP="00766893">
            <w:pPr>
              <w:pStyle w:val="XML1"/>
            </w:pPr>
            <w:r>
              <w:t xml:space="preserve">            &amp;lt;edit-config&amp;gt; operation 'create', 'merge' or 'replace' and</w:t>
            </w:r>
          </w:p>
          <w:p w14:paraId="616F7C55" w14:textId="77777777" w:rsidR="00766893" w:rsidRDefault="00766893" w:rsidP="00766893">
            <w:pPr>
              <w:pStyle w:val="XML1"/>
            </w:pPr>
            <w:r>
              <w:t xml:space="preserve">            the parent element does not exist, a 'data-missing' error</w:t>
            </w:r>
          </w:p>
          <w:p w14:paraId="0D01BFA5" w14:textId="77777777" w:rsidR="00766893" w:rsidRDefault="00766893" w:rsidP="00766893">
            <w:pPr>
              <w:pStyle w:val="XML1"/>
            </w:pPr>
            <w:r>
              <w:t xml:space="preserve">            is returned.</w:t>
            </w:r>
          </w:p>
          <w:p w14:paraId="1721CC99" w14:textId="77777777" w:rsidR="00766893" w:rsidRDefault="00766893" w:rsidP="00766893">
            <w:pPr>
              <w:pStyle w:val="XML1"/>
            </w:pPr>
            <w:r>
              <w:t xml:space="preserve">          &lt;/xs:documentation&gt;</w:t>
            </w:r>
          </w:p>
          <w:p w14:paraId="06B2D124" w14:textId="77777777" w:rsidR="00766893" w:rsidRDefault="00766893" w:rsidP="00766893">
            <w:pPr>
              <w:pStyle w:val="XML1"/>
            </w:pPr>
            <w:r>
              <w:t xml:space="preserve">        &lt;/xs:annotation&gt;</w:t>
            </w:r>
          </w:p>
          <w:p w14:paraId="150E1777" w14:textId="77777777" w:rsidR="00766893" w:rsidRDefault="00766893" w:rsidP="00766893">
            <w:pPr>
              <w:pStyle w:val="XML1"/>
            </w:pPr>
            <w:r>
              <w:t xml:space="preserve">      &lt;/xs:element&gt;</w:t>
            </w:r>
          </w:p>
          <w:p w14:paraId="58A6EB59" w14:textId="77777777" w:rsidR="00766893" w:rsidRDefault="00766893" w:rsidP="00766893">
            <w:pPr>
              <w:pStyle w:val="XML1"/>
            </w:pPr>
            <w:r>
              <w:t xml:space="preserve">      &lt;xs:element name="auto-negotiate"  type="xs:boolean"&gt;</w:t>
            </w:r>
          </w:p>
          <w:p w14:paraId="169F9B3D" w14:textId="77777777" w:rsidR="00766893" w:rsidRDefault="00766893" w:rsidP="00766893">
            <w:pPr>
              <w:pStyle w:val="XML1"/>
            </w:pPr>
            <w:r>
              <w:t xml:space="preserve">        &lt;xs:annotation&gt;</w:t>
            </w:r>
          </w:p>
          <w:p w14:paraId="041327D7" w14:textId="77777777" w:rsidR="00766893" w:rsidRDefault="00766893" w:rsidP="00766893">
            <w:pPr>
              <w:pStyle w:val="XML1"/>
            </w:pPr>
            <w:r>
              <w:t xml:space="preserve">          &lt;xs:documentation&gt;</w:t>
            </w:r>
          </w:p>
          <w:p w14:paraId="6DEC0AD1" w14:textId="77777777" w:rsidR="00766893" w:rsidRDefault="00766893" w:rsidP="00766893">
            <w:pPr>
              <w:pStyle w:val="XML1"/>
            </w:pPr>
            <w:r>
              <w:t xml:space="preserve">            Specifies if auto-negotiation of transmission</w:t>
            </w:r>
          </w:p>
          <w:p w14:paraId="1367D81C" w14:textId="77777777" w:rsidR="00766893" w:rsidRDefault="00766893" w:rsidP="00766893">
            <w:pPr>
              <w:pStyle w:val="XML1"/>
            </w:pPr>
            <w:r>
              <w:t xml:space="preserve">            parameters is enabled for the port.</w:t>
            </w:r>
          </w:p>
          <w:p w14:paraId="11DA581B" w14:textId="77777777" w:rsidR="00766893" w:rsidRDefault="00766893" w:rsidP="00766893">
            <w:pPr>
              <w:pStyle w:val="XML1"/>
            </w:pPr>
          </w:p>
          <w:p w14:paraId="0072C48D" w14:textId="77777777" w:rsidR="00766893" w:rsidRDefault="00766893" w:rsidP="00766893">
            <w:pPr>
              <w:pStyle w:val="XML1"/>
            </w:pPr>
            <w:r>
              <w:t xml:space="preserve">            This element is optional. If this element is not present it</w:t>
            </w:r>
          </w:p>
          <w:p w14:paraId="4DEB064D" w14:textId="77777777" w:rsidR="00766893" w:rsidRDefault="00766893" w:rsidP="00766893">
            <w:pPr>
              <w:pStyle w:val="XML1"/>
            </w:pPr>
            <w:r>
              <w:t xml:space="preserve">            defaults to 'true'.</w:t>
            </w:r>
          </w:p>
          <w:p w14:paraId="4C5D90D7" w14:textId="77777777" w:rsidR="00766893" w:rsidRDefault="00766893" w:rsidP="00766893">
            <w:pPr>
              <w:pStyle w:val="XML1"/>
            </w:pPr>
            <w:r>
              <w:t xml:space="preserve">          &lt;/xs:documentation&gt;</w:t>
            </w:r>
          </w:p>
          <w:p w14:paraId="3C8A5761" w14:textId="77777777" w:rsidR="00766893" w:rsidRDefault="00766893" w:rsidP="00766893">
            <w:pPr>
              <w:pStyle w:val="XML1"/>
            </w:pPr>
            <w:r>
              <w:t xml:space="preserve">        &lt;/xs:annotation&gt;</w:t>
            </w:r>
          </w:p>
          <w:p w14:paraId="224704D3" w14:textId="77777777" w:rsidR="00766893" w:rsidRDefault="00766893" w:rsidP="00766893">
            <w:pPr>
              <w:pStyle w:val="XML1"/>
            </w:pPr>
            <w:r>
              <w:t xml:space="preserve">      &lt;/xs:element&gt;</w:t>
            </w:r>
          </w:p>
          <w:p w14:paraId="1990CB4D" w14:textId="77777777" w:rsidR="00766893" w:rsidRDefault="00766893" w:rsidP="00766893">
            <w:pPr>
              <w:pStyle w:val="XML1"/>
            </w:pPr>
            <w:r>
              <w:t xml:space="preserve">      &lt;xs:element name="medium"&gt;</w:t>
            </w:r>
          </w:p>
          <w:p w14:paraId="62D408BC" w14:textId="77777777" w:rsidR="00766893" w:rsidRDefault="00766893" w:rsidP="00766893">
            <w:pPr>
              <w:pStyle w:val="XML1"/>
            </w:pPr>
            <w:r>
              <w:t xml:space="preserve">        &lt;xs:annotation&gt;</w:t>
            </w:r>
          </w:p>
          <w:p w14:paraId="7B60043D" w14:textId="77777777" w:rsidR="00766893" w:rsidRDefault="00766893" w:rsidP="00766893">
            <w:pPr>
              <w:pStyle w:val="XML1"/>
            </w:pPr>
            <w:r>
              <w:t xml:space="preserve">          &lt;xs:documentation&gt;</w:t>
            </w:r>
          </w:p>
          <w:p w14:paraId="2D8F803D" w14:textId="77777777" w:rsidR="00766893" w:rsidRDefault="00766893" w:rsidP="00766893">
            <w:pPr>
              <w:pStyle w:val="XML1"/>
            </w:pPr>
            <w:r>
              <w:t xml:space="preserve">            The transmission medium used by the port.</w:t>
            </w:r>
          </w:p>
          <w:p w14:paraId="7537632C" w14:textId="77777777" w:rsidR="00766893" w:rsidRDefault="00766893" w:rsidP="00766893">
            <w:pPr>
              <w:pStyle w:val="XML1"/>
            </w:pPr>
            <w:r>
              <w:t xml:space="preserve">            Multiple media are allowed.</w:t>
            </w:r>
          </w:p>
          <w:p w14:paraId="68E485F8" w14:textId="77777777" w:rsidR="00766893" w:rsidRDefault="00766893" w:rsidP="00766893">
            <w:pPr>
              <w:pStyle w:val="XML1"/>
            </w:pPr>
          </w:p>
          <w:p w14:paraId="21F46605" w14:textId="77777777" w:rsidR="00766893" w:rsidRDefault="00766893" w:rsidP="00766893">
            <w:pPr>
              <w:pStyle w:val="XML1"/>
            </w:pPr>
            <w:r>
              <w:t xml:space="preserve">            At least one element MUST be present in the NETCONF data</w:t>
            </w:r>
          </w:p>
          <w:p w14:paraId="37FA8903" w14:textId="77777777" w:rsidR="00766893" w:rsidRDefault="00766893" w:rsidP="00766893">
            <w:pPr>
              <w:pStyle w:val="XML1"/>
            </w:pPr>
            <w:r>
              <w:t xml:space="preserve">            store. If none of this elements is are present in a NETCONF</w:t>
            </w:r>
          </w:p>
          <w:p w14:paraId="2166FE99" w14:textId="77777777" w:rsidR="00766893" w:rsidRDefault="00766893" w:rsidP="00766893">
            <w:pPr>
              <w:pStyle w:val="XML1"/>
            </w:pPr>
            <w:r>
              <w:t xml:space="preserve">            &amp;lt;edit-config&amp;gt; operation 'create', 'merge' or 'replace' and</w:t>
            </w:r>
          </w:p>
          <w:p w14:paraId="07420A81" w14:textId="77777777" w:rsidR="00766893" w:rsidRDefault="00766893" w:rsidP="00766893">
            <w:pPr>
              <w:pStyle w:val="XML1"/>
            </w:pPr>
            <w:r>
              <w:t xml:space="preserve">            the parent element does not exist, a 'data-missing' error</w:t>
            </w:r>
          </w:p>
          <w:p w14:paraId="0B999EF4" w14:textId="77777777" w:rsidR="00766893" w:rsidRDefault="00766893" w:rsidP="00766893">
            <w:pPr>
              <w:pStyle w:val="XML1"/>
            </w:pPr>
            <w:r>
              <w:t xml:space="preserve">            is returned.</w:t>
            </w:r>
          </w:p>
          <w:p w14:paraId="1F73B0F0" w14:textId="77777777" w:rsidR="00766893" w:rsidRDefault="00766893" w:rsidP="00766893">
            <w:pPr>
              <w:pStyle w:val="XML1"/>
            </w:pPr>
            <w:r>
              <w:t xml:space="preserve">          &lt;/xs:documentation&gt;</w:t>
            </w:r>
          </w:p>
          <w:p w14:paraId="3457A6CD" w14:textId="77777777" w:rsidR="00766893" w:rsidRDefault="00766893" w:rsidP="00766893">
            <w:pPr>
              <w:pStyle w:val="XML1"/>
            </w:pPr>
            <w:r>
              <w:t xml:space="preserve">        &lt;/xs:annotation&gt;</w:t>
            </w:r>
          </w:p>
          <w:p w14:paraId="21A6E87B" w14:textId="77777777" w:rsidR="00766893" w:rsidRDefault="00766893" w:rsidP="00766893">
            <w:pPr>
              <w:pStyle w:val="XML1"/>
            </w:pPr>
            <w:r>
              <w:t xml:space="preserve">        &lt;xs:simpleType&gt;</w:t>
            </w:r>
          </w:p>
          <w:p w14:paraId="1B3180A4" w14:textId="77777777" w:rsidR="00766893" w:rsidRDefault="00766893" w:rsidP="00766893">
            <w:pPr>
              <w:pStyle w:val="XML1"/>
            </w:pPr>
            <w:r>
              <w:t xml:space="preserve">          &lt;xs:restriction base="xs:string"&gt;</w:t>
            </w:r>
          </w:p>
          <w:p w14:paraId="5520D1C5" w14:textId="77777777" w:rsidR="00766893" w:rsidRDefault="00766893" w:rsidP="00766893">
            <w:pPr>
              <w:pStyle w:val="XML1"/>
            </w:pPr>
            <w:r>
              <w:t xml:space="preserve">            &lt;xs:enumeration value="copper"/&gt;</w:t>
            </w:r>
          </w:p>
          <w:p w14:paraId="671C4343" w14:textId="77777777" w:rsidR="00766893" w:rsidRDefault="00766893" w:rsidP="00766893">
            <w:pPr>
              <w:pStyle w:val="XML1"/>
            </w:pPr>
            <w:r>
              <w:t xml:space="preserve">            &lt;xs:enumeration value="fiber"/&gt;</w:t>
            </w:r>
          </w:p>
          <w:p w14:paraId="424D533B" w14:textId="77777777" w:rsidR="00766893" w:rsidRDefault="00766893" w:rsidP="00766893">
            <w:pPr>
              <w:pStyle w:val="XML1"/>
            </w:pPr>
            <w:r>
              <w:t xml:space="preserve">          &lt;/xs:restriction&gt;</w:t>
            </w:r>
          </w:p>
          <w:p w14:paraId="2B7EDBDF" w14:textId="77777777" w:rsidR="00766893" w:rsidRDefault="00766893" w:rsidP="00766893">
            <w:pPr>
              <w:pStyle w:val="XML1"/>
            </w:pPr>
            <w:r>
              <w:t xml:space="preserve">        &lt;/xs:simpleType&gt;</w:t>
            </w:r>
          </w:p>
          <w:p w14:paraId="3CC5C0E5" w14:textId="77777777" w:rsidR="00766893" w:rsidRDefault="00766893" w:rsidP="00766893">
            <w:pPr>
              <w:pStyle w:val="XML1"/>
            </w:pPr>
            <w:r>
              <w:t xml:space="preserve">      &lt;/xs:element&gt;</w:t>
            </w:r>
          </w:p>
          <w:p w14:paraId="0985E497" w14:textId="77777777" w:rsidR="00766893" w:rsidRDefault="00766893" w:rsidP="00766893">
            <w:pPr>
              <w:pStyle w:val="XML1"/>
            </w:pPr>
            <w:r>
              <w:t xml:space="preserve">      &lt;xs:element name="pause"&gt;</w:t>
            </w:r>
          </w:p>
          <w:p w14:paraId="709F2EB3" w14:textId="77777777" w:rsidR="00766893" w:rsidRDefault="00766893" w:rsidP="00766893">
            <w:pPr>
              <w:pStyle w:val="XML1"/>
            </w:pPr>
            <w:r>
              <w:t xml:space="preserve">        &lt;xs:annotation&gt;</w:t>
            </w:r>
          </w:p>
          <w:p w14:paraId="25CF6B8F" w14:textId="77777777" w:rsidR="00766893" w:rsidRDefault="00766893" w:rsidP="00766893">
            <w:pPr>
              <w:pStyle w:val="XML1"/>
            </w:pPr>
            <w:r>
              <w:t xml:space="preserve">          &lt;xs:documentation&gt;</w:t>
            </w:r>
          </w:p>
          <w:p w14:paraId="215E2165" w14:textId="77777777" w:rsidR="00766893" w:rsidRDefault="00766893" w:rsidP="00766893">
            <w:pPr>
              <w:pStyle w:val="XML1"/>
            </w:pPr>
            <w:r>
              <w:t xml:space="preserve">            Specifies if pausing of transmission is</w:t>
            </w:r>
          </w:p>
          <w:p w14:paraId="3333EE5E" w14:textId="77777777" w:rsidR="00766893" w:rsidRDefault="00766893" w:rsidP="00766893">
            <w:pPr>
              <w:pStyle w:val="XML1"/>
            </w:pPr>
            <w:r>
              <w:t xml:space="preserve">            supported at all and if yes if it is asymmetric or</w:t>
            </w:r>
          </w:p>
          <w:p w14:paraId="6A4C5B58" w14:textId="77777777" w:rsidR="00766893" w:rsidRDefault="00766893" w:rsidP="00766893">
            <w:pPr>
              <w:pStyle w:val="XML1"/>
            </w:pPr>
            <w:r>
              <w:t xml:space="preserve">            symmetric.</w:t>
            </w:r>
          </w:p>
          <w:p w14:paraId="0E593EF3" w14:textId="77777777" w:rsidR="00766893" w:rsidRDefault="00766893" w:rsidP="00766893">
            <w:pPr>
              <w:pStyle w:val="XML1"/>
            </w:pPr>
          </w:p>
          <w:p w14:paraId="10D0AD0C" w14:textId="77777777" w:rsidR="00766893" w:rsidRDefault="00766893" w:rsidP="00766893">
            <w:pPr>
              <w:pStyle w:val="XML1"/>
            </w:pPr>
            <w:r>
              <w:t xml:space="preserve">            This element MUST be present in the NETCONF data store.</w:t>
            </w:r>
          </w:p>
          <w:p w14:paraId="308B64C0" w14:textId="77777777" w:rsidR="00766893" w:rsidRDefault="00766893" w:rsidP="00766893">
            <w:pPr>
              <w:pStyle w:val="XML1"/>
            </w:pPr>
            <w:r>
              <w:t xml:space="preserve">            If this element is not present in a NETCONF &amp;lt;edit-config&amp;gt;</w:t>
            </w:r>
          </w:p>
          <w:p w14:paraId="6EA4E6D9" w14:textId="77777777" w:rsidR="00766893" w:rsidRDefault="00766893" w:rsidP="00766893">
            <w:pPr>
              <w:pStyle w:val="XML1"/>
            </w:pPr>
            <w:r>
              <w:t xml:space="preserve">            operation 'create', 'merge' or 'replace' and the parent</w:t>
            </w:r>
          </w:p>
          <w:p w14:paraId="47390F83" w14:textId="77777777" w:rsidR="00766893" w:rsidRDefault="00766893" w:rsidP="00766893">
            <w:pPr>
              <w:pStyle w:val="XML1"/>
            </w:pPr>
            <w:r>
              <w:t xml:space="preserve">            element does not exist, a 'data-missing' error is</w:t>
            </w:r>
          </w:p>
          <w:p w14:paraId="7314F804" w14:textId="77777777" w:rsidR="00766893" w:rsidRDefault="00766893" w:rsidP="00766893">
            <w:pPr>
              <w:pStyle w:val="XML1"/>
            </w:pPr>
            <w:r>
              <w:t xml:space="preserve">            returned.</w:t>
            </w:r>
          </w:p>
          <w:p w14:paraId="067BB315" w14:textId="77777777" w:rsidR="00766893" w:rsidRDefault="00766893" w:rsidP="00766893">
            <w:pPr>
              <w:pStyle w:val="XML1"/>
            </w:pPr>
            <w:r>
              <w:t xml:space="preserve">          &lt;/xs:documentation&gt;</w:t>
            </w:r>
          </w:p>
          <w:p w14:paraId="5291E93F" w14:textId="77777777" w:rsidR="00766893" w:rsidRDefault="00766893" w:rsidP="00766893">
            <w:pPr>
              <w:pStyle w:val="XML1"/>
            </w:pPr>
            <w:r>
              <w:t xml:space="preserve">        &lt;/xs:annotation&gt;</w:t>
            </w:r>
          </w:p>
          <w:p w14:paraId="42ADEDB4" w14:textId="77777777" w:rsidR="00766893" w:rsidRDefault="00766893" w:rsidP="00766893">
            <w:pPr>
              <w:pStyle w:val="XML1"/>
            </w:pPr>
            <w:r>
              <w:t xml:space="preserve">        &lt;xs:simpleType&gt;</w:t>
            </w:r>
          </w:p>
          <w:p w14:paraId="2584E7BC" w14:textId="77777777" w:rsidR="00766893" w:rsidRDefault="00766893" w:rsidP="00766893">
            <w:pPr>
              <w:pStyle w:val="XML1"/>
            </w:pPr>
            <w:r>
              <w:t xml:space="preserve">          &lt;xs:restriction base="xs:string"&gt;</w:t>
            </w:r>
          </w:p>
          <w:p w14:paraId="76BAECDD" w14:textId="77777777" w:rsidR="00766893" w:rsidRDefault="00766893" w:rsidP="00766893">
            <w:pPr>
              <w:pStyle w:val="XML1"/>
            </w:pPr>
            <w:r>
              <w:t xml:space="preserve">            &lt;xs:enumeration value="unsupported"/&gt;</w:t>
            </w:r>
          </w:p>
          <w:p w14:paraId="7C1DC4C1" w14:textId="77777777" w:rsidR="00766893" w:rsidRDefault="00766893" w:rsidP="00766893">
            <w:pPr>
              <w:pStyle w:val="XML1"/>
            </w:pPr>
            <w:r>
              <w:t xml:space="preserve">            &lt;xs:enumeration value="symmetric"/&gt;</w:t>
            </w:r>
          </w:p>
          <w:p w14:paraId="1D1224AA" w14:textId="77777777" w:rsidR="00766893" w:rsidRDefault="00766893" w:rsidP="00766893">
            <w:pPr>
              <w:pStyle w:val="XML1"/>
            </w:pPr>
            <w:r>
              <w:t xml:space="preserve">            &lt;xs:enumeration value="asymmetric"/&gt;</w:t>
            </w:r>
          </w:p>
          <w:p w14:paraId="5C154DAC" w14:textId="77777777" w:rsidR="00766893" w:rsidRDefault="00766893" w:rsidP="00766893">
            <w:pPr>
              <w:pStyle w:val="XML1"/>
            </w:pPr>
            <w:r>
              <w:t xml:space="preserve">          &lt;/xs:restriction&gt;</w:t>
            </w:r>
          </w:p>
          <w:p w14:paraId="38519700" w14:textId="77777777" w:rsidR="00766893" w:rsidRDefault="00766893" w:rsidP="00766893">
            <w:pPr>
              <w:pStyle w:val="XML1"/>
            </w:pPr>
            <w:r>
              <w:t xml:space="preserve">        &lt;/xs:simpleType&gt;</w:t>
            </w:r>
          </w:p>
          <w:p w14:paraId="2D1ABAD6" w14:textId="77777777" w:rsidR="00766893" w:rsidRDefault="00766893" w:rsidP="00766893">
            <w:pPr>
              <w:pStyle w:val="XML1"/>
            </w:pPr>
            <w:r>
              <w:t xml:space="preserve">      &lt;/xs:element&gt;</w:t>
            </w:r>
          </w:p>
          <w:p w14:paraId="757E636E" w14:textId="77777777" w:rsidR="00766893" w:rsidRDefault="00766893" w:rsidP="00766893">
            <w:pPr>
              <w:pStyle w:val="XML1"/>
            </w:pPr>
            <w:r>
              <w:t xml:space="preserve">    &lt;/xs:sequence&gt;</w:t>
            </w:r>
          </w:p>
          <w:p w14:paraId="3E08CC19" w14:textId="77777777" w:rsidR="00766893" w:rsidRDefault="00766893" w:rsidP="00766893">
            <w:pPr>
              <w:pStyle w:val="XML1"/>
            </w:pPr>
            <w:r>
              <w:t xml:space="preserve">  &lt;/xs:group&gt;</w:t>
            </w:r>
          </w:p>
          <w:p w14:paraId="4B409674" w14:textId="77777777" w:rsidR="00766893" w:rsidRDefault="00766893" w:rsidP="00766893">
            <w:pPr>
              <w:pStyle w:val="XML1"/>
            </w:pPr>
          </w:p>
          <w:p w14:paraId="6303833C" w14:textId="77777777" w:rsidR="00766893" w:rsidRDefault="00766893" w:rsidP="00766893">
            <w:pPr>
              <w:pStyle w:val="XML1"/>
            </w:pPr>
            <w:r>
              <w:t xml:space="preserve">  &lt;xs:simpleType name="OFPortRateType"&gt;</w:t>
            </w:r>
          </w:p>
          <w:p w14:paraId="18CE70E3" w14:textId="77777777" w:rsidR="00766893" w:rsidRDefault="00766893" w:rsidP="00766893">
            <w:pPr>
              <w:pStyle w:val="XML1"/>
            </w:pPr>
            <w:r>
              <w:t xml:space="preserve">    &lt;xs:annotation&gt;</w:t>
            </w:r>
          </w:p>
          <w:p w14:paraId="42CD7102" w14:textId="77777777" w:rsidR="00766893" w:rsidRDefault="00766893" w:rsidP="00766893">
            <w:pPr>
              <w:pStyle w:val="XML1"/>
            </w:pPr>
            <w:r>
              <w:t xml:space="preserve">      &lt;xs:documentation&gt;</w:t>
            </w:r>
          </w:p>
          <w:p w14:paraId="5E752A93" w14:textId="77777777" w:rsidR="00766893" w:rsidRDefault="00766893" w:rsidP="00766893">
            <w:pPr>
              <w:pStyle w:val="XML1"/>
            </w:pPr>
            <w:r>
              <w:t xml:space="preserve">        Type to specify the rate of a port including the</w:t>
            </w:r>
          </w:p>
          <w:p w14:paraId="4FEF22DE" w14:textId="77777777" w:rsidR="00766893" w:rsidRDefault="00766893" w:rsidP="00766893">
            <w:pPr>
              <w:pStyle w:val="XML1"/>
            </w:pPr>
            <w:r>
              <w:t xml:space="preserve">        duplex transmission feature. Possible rates are 10Mb, 100Mb,</w:t>
            </w:r>
          </w:p>
          <w:p w14:paraId="241973D8" w14:textId="77777777" w:rsidR="00766893" w:rsidRDefault="00766893" w:rsidP="00766893">
            <w:pPr>
              <w:pStyle w:val="XML1"/>
            </w:pPr>
            <w:r>
              <w:t xml:space="preserve">        1Gb, 10Gb, 40Gb, 100Gb, 1Tb or other. Rates of 10Mb, 100Mb</w:t>
            </w:r>
          </w:p>
          <w:p w14:paraId="7F7DED19" w14:textId="77777777" w:rsidR="00766893" w:rsidRDefault="00766893" w:rsidP="00766893">
            <w:pPr>
              <w:pStyle w:val="XML1"/>
            </w:pPr>
            <w:r>
              <w:t xml:space="preserve">        and 1 Gb can support half or full duplex transmission.</w:t>
            </w:r>
          </w:p>
          <w:p w14:paraId="1CFDCACD" w14:textId="77777777" w:rsidR="00766893" w:rsidRDefault="00766893" w:rsidP="00766893">
            <w:pPr>
              <w:pStyle w:val="XML1"/>
            </w:pPr>
            <w:r>
              <w:t xml:space="preserve">      &lt;/xs:documentation&gt;</w:t>
            </w:r>
          </w:p>
          <w:p w14:paraId="4F59D18B" w14:textId="77777777" w:rsidR="00766893" w:rsidRDefault="00766893" w:rsidP="00766893">
            <w:pPr>
              <w:pStyle w:val="XML1"/>
            </w:pPr>
            <w:r>
              <w:t xml:space="preserve">    &lt;/xs:annotation&gt;</w:t>
            </w:r>
          </w:p>
          <w:p w14:paraId="43C8AEBE" w14:textId="77777777" w:rsidR="00766893" w:rsidRDefault="00766893" w:rsidP="00766893">
            <w:pPr>
              <w:pStyle w:val="XML1"/>
            </w:pPr>
          </w:p>
          <w:p w14:paraId="04E4826C" w14:textId="77777777" w:rsidR="00766893" w:rsidRDefault="00766893" w:rsidP="00766893">
            <w:pPr>
              <w:pStyle w:val="XML1"/>
            </w:pPr>
            <w:r>
              <w:t xml:space="preserve">    &lt;xs:restriction base="xs:string"&gt;</w:t>
            </w:r>
          </w:p>
          <w:p w14:paraId="4D6C2314" w14:textId="77777777" w:rsidR="00766893" w:rsidRDefault="00766893" w:rsidP="00766893">
            <w:pPr>
              <w:pStyle w:val="XML1"/>
            </w:pPr>
            <w:r>
              <w:t xml:space="preserve">      &lt;xs:enumeration value="10Mb-HD"/&gt;</w:t>
            </w:r>
          </w:p>
          <w:p w14:paraId="488A98CC" w14:textId="77777777" w:rsidR="00766893" w:rsidRDefault="00766893" w:rsidP="00766893">
            <w:pPr>
              <w:pStyle w:val="XML1"/>
            </w:pPr>
            <w:r>
              <w:t xml:space="preserve">      &lt;xs:enumeration value="10Mb-FD"/&gt;</w:t>
            </w:r>
          </w:p>
          <w:p w14:paraId="08149E7B" w14:textId="77777777" w:rsidR="00766893" w:rsidRDefault="00766893" w:rsidP="00766893">
            <w:pPr>
              <w:pStyle w:val="XML1"/>
            </w:pPr>
            <w:r>
              <w:t xml:space="preserve">      &lt;xs:enumeration value="100Mb-HD"/&gt;</w:t>
            </w:r>
          </w:p>
          <w:p w14:paraId="1A109C65" w14:textId="77777777" w:rsidR="00766893" w:rsidRDefault="00766893" w:rsidP="00766893">
            <w:pPr>
              <w:pStyle w:val="XML1"/>
            </w:pPr>
            <w:r>
              <w:t xml:space="preserve">      &lt;xs:enumeration value="100Mb-FD"/&gt;</w:t>
            </w:r>
          </w:p>
          <w:p w14:paraId="0A4C7BA7" w14:textId="77777777" w:rsidR="00766893" w:rsidRDefault="00766893" w:rsidP="00766893">
            <w:pPr>
              <w:pStyle w:val="XML1"/>
            </w:pPr>
            <w:r>
              <w:t xml:space="preserve">      &lt;xs:enumeration value="1Gb-HD"/&gt;</w:t>
            </w:r>
          </w:p>
          <w:p w14:paraId="3330688C" w14:textId="77777777" w:rsidR="00766893" w:rsidRDefault="00766893" w:rsidP="00766893">
            <w:pPr>
              <w:pStyle w:val="XML1"/>
            </w:pPr>
            <w:r>
              <w:t xml:space="preserve">      &lt;xs:enumeration value="1Gb-FD"/&gt;</w:t>
            </w:r>
          </w:p>
          <w:p w14:paraId="63278325" w14:textId="77777777" w:rsidR="00766893" w:rsidRDefault="00766893" w:rsidP="00766893">
            <w:pPr>
              <w:pStyle w:val="XML1"/>
            </w:pPr>
            <w:r>
              <w:t xml:space="preserve">      &lt;xs:enumeration value="10Gb"/&gt;</w:t>
            </w:r>
          </w:p>
          <w:p w14:paraId="7DDF1CCC" w14:textId="77777777" w:rsidR="00766893" w:rsidRDefault="00766893" w:rsidP="00766893">
            <w:pPr>
              <w:pStyle w:val="XML1"/>
            </w:pPr>
            <w:r>
              <w:t xml:space="preserve">      &lt;xs:enumeration value="40Gb"/&gt;</w:t>
            </w:r>
          </w:p>
          <w:p w14:paraId="7360AFB3" w14:textId="77777777" w:rsidR="00766893" w:rsidRDefault="00766893" w:rsidP="00766893">
            <w:pPr>
              <w:pStyle w:val="XML1"/>
            </w:pPr>
            <w:r>
              <w:t xml:space="preserve">      &lt;xs:enumeration value="100Gb"/&gt;</w:t>
            </w:r>
          </w:p>
          <w:p w14:paraId="5F414DF4" w14:textId="77777777" w:rsidR="00766893" w:rsidRDefault="00766893" w:rsidP="00766893">
            <w:pPr>
              <w:pStyle w:val="XML1"/>
            </w:pPr>
            <w:r>
              <w:t xml:space="preserve">      &lt;xs:enumeration value="1Tb"/&gt;</w:t>
            </w:r>
          </w:p>
          <w:p w14:paraId="67586114" w14:textId="77777777" w:rsidR="00766893" w:rsidRDefault="00766893" w:rsidP="00766893">
            <w:pPr>
              <w:pStyle w:val="XML1"/>
            </w:pPr>
            <w:r>
              <w:t xml:space="preserve">      &lt;xs:enumeration value="other"/&gt;</w:t>
            </w:r>
          </w:p>
          <w:p w14:paraId="44913B7E" w14:textId="77777777" w:rsidR="00766893" w:rsidRDefault="00766893" w:rsidP="00766893">
            <w:pPr>
              <w:pStyle w:val="XML1"/>
            </w:pPr>
            <w:r>
              <w:t xml:space="preserve">    &lt;/xs:restriction&gt;</w:t>
            </w:r>
          </w:p>
          <w:p w14:paraId="66C126CD" w14:textId="48ED001D" w:rsidR="0094763A" w:rsidRPr="009F1B7D" w:rsidRDefault="00766893" w:rsidP="00011096">
            <w:pPr>
              <w:pStyle w:val="XML1"/>
            </w:pPr>
            <w:r>
              <w:t xml:space="preserve">  &lt;/xs:simpleType&gt;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076" w:name="_Toc315954021"/>
      <w:bookmarkStart w:id="1077" w:name="_Toc316542531"/>
      <w:bookmarkStart w:id="1078" w:name="_Toc358291611"/>
      <w:r w:rsidRPr="00DB42FD">
        <w:t>XML Example</w:t>
      </w:r>
      <w:bookmarkEnd w:id="1076"/>
      <w:bookmarkEnd w:id="1077"/>
      <w:bookmarkEnd w:id="1078"/>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1079" w:name="_Toc333523948"/>
      <w:bookmarkStart w:id="1080" w:name="_Toc335148035"/>
      <w:bookmarkStart w:id="1081" w:name="_Toc333523949"/>
      <w:bookmarkStart w:id="1082" w:name="_Toc335148036"/>
      <w:bookmarkStart w:id="1083" w:name="_Toc333523950"/>
      <w:bookmarkStart w:id="1084" w:name="_Toc335148037"/>
      <w:bookmarkStart w:id="1085" w:name="_Toc333523951"/>
      <w:bookmarkStart w:id="1086" w:name="_Toc335148038"/>
      <w:bookmarkStart w:id="1087" w:name="_Toc333523952"/>
      <w:bookmarkStart w:id="1088" w:name="_Toc335148039"/>
      <w:bookmarkStart w:id="1089" w:name="_Toc333523953"/>
      <w:bookmarkStart w:id="1090" w:name="_Toc335148040"/>
      <w:bookmarkStart w:id="1091" w:name="_Toc333523954"/>
      <w:bookmarkStart w:id="1092" w:name="_Toc335148041"/>
      <w:bookmarkStart w:id="1093" w:name="_Toc333523955"/>
      <w:bookmarkStart w:id="1094" w:name="_Toc335148042"/>
      <w:bookmarkStart w:id="1095" w:name="_Toc358291612"/>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r>
        <w:t>OpenFlow Queue</w:t>
      </w:r>
      <w:bookmarkEnd w:id="1095"/>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096" w:name="_Toc315954025"/>
      <w:bookmarkStart w:id="1097" w:name="_Toc316542535"/>
      <w:bookmarkStart w:id="1098" w:name="_Toc358291613"/>
      <w:r w:rsidRPr="00DB42FD">
        <w:t>UML Diagram</w:t>
      </w:r>
      <w:bookmarkEnd w:id="1096"/>
      <w:bookmarkEnd w:id="1097"/>
      <w:bookmarkEnd w:id="1098"/>
    </w:p>
    <w:p w14:paraId="233346DF" w14:textId="42949E1C" w:rsidR="00F07D3E" w:rsidRPr="009F1B7D" w:rsidRDefault="00891460" w:rsidP="00F07D3E">
      <w:pPr>
        <w:keepNext/>
        <w:jc w:val="center"/>
      </w:pPr>
      <w:r>
        <w:object w:dxaOrig="5625" w:dyaOrig="7610" w14:anchorId="474BD0C3">
          <v:shape id="_x0000_i1036" type="#_x0000_t75" style="width:282pt;height:381pt" o:ole="">
            <v:imagedata r:id="rId39" o:title=""/>
          </v:shape>
          <o:OLEObject Type="Embed" ProgID="Visio.Drawing.11" ShapeID="_x0000_i1036" DrawAspect="Content" ObjectID="_1316854727" r:id="rId40"/>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099" w:name="_Toc315954026"/>
      <w:bookmarkStart w:id="1100" w:name="_Toc316542536"/>
      <w:bookmarkStart w:id="1101" w:name="_Toc358291614"/>
      <w:r w:rsidRPr="00DB42FD">
        <w:t>XML Schema</w:t>
      </w:r>
      <w:bookmarkEnd w:id="1099"/>
      <w:bookmarkEnd w:id="1100"/>
      <w:bookmarkEnd w:id="1101"/>
    </w:p>
    <w:tbl>
      <w:tblPr>
        <w:tblStyle w:val="XMLtable"/>
        <w:tblW w:w="5000" w:type="pct"/>
        <w:tblLook w:val="04A0" w:firstRow="1" w:lastRow="0" w:firstColumn="1" w:lastColumn="0" w:noHBand="0" w:noVBand="1"/>
      </w:tblPr>
      <w:tblGrid>
        <w:gridCol w:w="9474"/>
      </w:tblGrid>
      <w:tr w:rsidR="00F07D3E" w:rsidRPr="009F1B7D" w14:paraId="2742D85F" w14:textId="77777777" w:rsidTr="00C128FA">
        <w:tc>
          <w:tcPr>
            <w:tcW w:w="5000" w:type="pct"/>
          </w:tcPr>
          <w:p w14:paraId="3A3051D0" w14:textId="3A5F9F1A" w:rsidR="00766893" w:rsidRDefault="00766893" w:rsidP="00766893">
            <w:pPr>
              <w:pStyle w:val="XML1"/>
            </w:pPr>
            <w:r>
              <w:t xml:space="preserve">  &lt;xs:group name="OFQueueType"&gt;</w:t>
            </w:r>
          </w:p>
          <w:p w14:paraId="6ABF7360" w14:textId="77777777" w:rsidR="00766893" w:rsidRDefault="00766893" w:rsidP="00766893">
            <w:pPr>
              <w:pStyle w:val="XML1"/>
            </w:pPr>
            <w:r>
              <w:t xml:space="preserve">    &lt;xs:annotation&gt;</w:t>
            </w:r>
          </w:p>
          <w:p w14:paraId="4DBA0968" w14:textId="77777777" w:rsidR="00766893" w:rsidRDefault="00766893" w:rsidP="00766893">
            <w:pPr>
              <w:pStyle w:val="XML1"/>
            </w:pPr>
            <w:r>
              <w:t xml:space="preserve">      &lt;xs:documentation&gt;</w:t>
            </w:r>
          </w:p>
          <w:p w14:paraId="7507CB52" w14:textId="77777777" w:rsidR="00766893" w:rsidRDefault="00766893" w:rsidP="00766893">
            <w:pPr>
              <w:pStyle w:val="XML1"/>
            </w:pPr>
            <w:r>
              <w:t xml:space="preserve">        This grouping specifies all properties of a queue</w:t>
            </w:r>
          </w:p>
          <w:p w14:paraId="4710023F" w14:textId="77777777" w:rsidR="00766893" w:rsidRDefault="00766893" w:rsidP="00766893">
            <w:pPr>
              <w:pStyle w:val="XML1"/>
            </w:pPr>
            <w:r>
              <w:t xml:space="preserve">        resource.</w:t>
            </w:r>
          </w:p>
          <w:p w14:paraId="4C3315A9" w14:textId="77777777" w:rsidR="00766893" w:rsidRDefault="00766893" w:rsidP="00766893">
            <w:pPr>
              <w:pStyle w:val="XML1"/>
            </w:pPr>
          </w:p>
          <w:p w14:paraId="5ED2C803" w14:textId="77777777" w:rsidR="00766893" w:rsidRDefault="00766893" w:rsidP="00766893">
            <w:pPr>
              <w:pStyle w:val="XML1"/>
            </w:pPr>
            <w:r>
              <w:t xml:space="preserve">        NETCONF &amp;lt;edit-config&amp;gt; operations MUST be implemented as </w:t>
            </w:r>
          </w:p>
          <w:p w14:paraId="57501034" w14:textId="77777777" w:rsidR="00766893" w:rsidRDefault="00766893" w:rsidP="00766893">
            <w:pPr>
              <w:pStyle w:val="XML1"/>
            </w:pPr>
            <w:r>
              <w:t xml:space="preserve">        follows: </w:t>
            </w:r>
          </w:p>
          <w:p w14:paraId="358A710F" w14:textId="77777777" w:rsidR="00766893" w:rsidRDefault="00766893" w:rsidP="00766893">
            <w:pPr>
              <w:pStyle w:val="XML1"/>
            </w:pPr>
          </w:p>
          <w:p w14:paraId="1B2021F2" w14:textId="77777777" w:rsidR="00766893" w:rsidRDefault="00766893" w:rsidP="00766893">
            <w:pPr>
              <w:pStyle w:val="XML1"/>
            </w:pPr>
            <w:r>
              <w:t xml:space="preserve">        * The 'resource-id' element of OFResoureType MUST be present</w:t>
            </w:r>
          </w:p>
          <w:p w14:paraId="3AC2FE0E" w14:textId="77777777" w:rsidR="00766893" w:rsidRDefault="00766893" w:rsidP="00766893">
            <w:pPr>
              <w:pStyle w:val="XML1"/>
            </w:pPr>
            <w:r>
              <w:t xml:space="preserve">        at all &amp;lt;edit-config&amp;gt; operations to identify the port.</w:t>
            </w:r>
          </w:p>
          <w:p w14:paraId="65994151" w14:textId="77777777" w:rsidR="00766893" w:rsidRDefault="00766893" w:rsidP="00766893">
            <w:pPr>
              <w:pStyle w:val="XML1"/>
            </w:pPr>
            <w:r>
              <w:t xml:space="preserve">        * If the operation is 'merge' or 'replace', the element is</w:t>
            </w:r>
          </w:p>
          <w:p w14:paraId="436B9F49" w14:textId="77777777" w:rsidR="00766893" w:rsidRDefault="00766893" w:rsidP="00766893">
            <w:pPr>
              <w:pStyle w:val="XML1"/>
            </w:pPr>
            <w:r>
              <w:t xml:space="preserve">        created if it does not exist, and its value is set to the</w:t>
            </w:r>
          </w:p>
          <w:p w14:paraId="12CA8BB7" w14:textId="77777777" w:rsidR="00766893" w:rsidRDefault="00766893" w:rsidP="00766893">
            <w:pPr>
              <w:pStyle w:val="XML1"/>
            </w:pPr>
            <w:r>
              <w:t xml:space="preserve">        value found in the XML RPC data.</w:t>
            </w:r>
          </w:p>
          <w:p w14:paraId="7F5E96EF" w14:textId="77777777" w:rsidR="00766893" w:rsidRDefault="00766893" w:rsidP="00766893">
            <w:pPr>
              <w:pStyle w:val="XML1"/>
            </w:pPr>
            <w:r>
              <w:t xml:space="preserve">        * If the operation is 'create', the element is created if it</w:t>
            </w:r>
          </w:p>
          <w:p w14:paraId="6AD15C83" w14:textId="77777777" w:rsidR="00766893" w:rsidRDefault="00766893" w:rsidP="00766893">
            <w:pPr>
              <w:pStyle w:val="XML1"/>
            </w:pPr>
            <w:r>
              <w:t xml:space="preserve">        does not exist. If the element already exists, a</w:t>
            </w:r>
          </w:p>
          <w:p w14:paraId="7CD6FA02"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E4218A2" w14:textId="77777777" w:rsidR="00766893" w:rsidRDefault="00766893" w:rsidP="00766893">
            <w:pPr>
              <w:pStyle w:val="XML1"/>
            </w:pPr>
            <w:r>
              <w:t xml:space="preserve">        * If the operation is 'delete', the element is deleted if it</w:t>
            </w:r>
          </w:p>
          <w:p w14:paraId="28B7ED13"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30EACCC" w14:textId="77777777" w:rsidR="00766893" w:rsidRDefault="00766893" w:rsidP="00766893">
            <w:pPr>
              <w:pStyle w:val="XML1"/>
            </w:pPr>
            <w:r>
              <w:t xml:space="preserve">        error is returned.</w:t>
            </w:r>
          </w:p>
          <w:p w14:paraId="5507DF1B" w14:textId="77777777" w:rsidR="00766893" w:rsidRDefault="00766893" w:rsidP="00766893">
            <w:pPr>
              <w:pStyle w:val="XML1"/>
            </w:pPr>
            <w:r>
              <w:t xml:space="preserve">      &lt;/xs:documentation&gt;</w:t>
            </w:r>
          </w:p>
          <w:p w14:paraId="2A06F636" w14:textId="77777777" w:rsidR="00766893" w:rsidRDefault="00766893" w:rsidP="00766893">
            <w:pPr>
              <w:pStyle w:val="XML1"/>
            </w:pPr>
            <w:r>
              <w:t xml:space="preserve">    &lt;/xs:annotation&gt;</w:t>
            </w:r>
          </w:p>
          <w:p w14:paraId="68204291" w14:textId="77777777" w:rsidR="00766893" w:rsidRDefault="00766893" w:rsidP="00766893">
            <w:pPr>
              <w:pStyle w:val="XML1"/>
            </w:pPr>
          </w:p>
          <w:p w14:paraId="38A6A36C" w14:textId="77777777" w:rsidR="00766893" w:rsidRDefault="00766893" w:rsidP="00766893">
            <w:pPr>
              <w:pStyle w:val="XML1"/>
            </w:pPr>
            <w:r>
              <w:t xml:space="preserve">    &lt;xs:sequence&gt;</w:t>
            </w:r>
          </w:p>
          <w:p w14:paraId="6BD82B8A" w14:textId="77777777" w:rsidR="00766893" w:rsidRDefault="00766893" w:rsidP="00766893">
            <w:pPr>
              <w:pStyle w:val="XML1"/>
            </w:pPr>
            <w:r>
              <w:t xml:space="preserve">      &lt;xs:group ref="OFResourceType"/&gt;</w:t>
            </w:r>
          </w:p>
          <w:p w14:paraId="5F0B4E02" w14:textId="77777777" w:rsidR="00766893" w:rsidRDefault="00766893" w:rsidP="00766893">
            <w:pPr>
              <w:pStyle w:val="XML1"/>
            </w:pPr>
            <w:r>
              <w:t xml:space="preserve">      &lt;xs:element name="id"  type="xs:unsignedLong"&gt;</w:t>
            </w:r>
          </w:p>
          <w:p w14:paraId="4FBC8CC0" w14:textId="77777777" w:rsidR="00766893" w:rsidRDefault="00766893" w:rsidP="00766893">
            <w:pPr>
              <w:pStyle w:val="XML1"/>
            </w:pPr>
            <w:r>
              <w:t xml:space="preserve">        &lt;xs:annotation&gt;</w:t>
            </w:r>
          </w:p>
          <w:p w14:paraId="0F707C6B" w14:textId="77777777" w:rsidR="00766893" w:rsidRDefault="00766893" w:rsidP="00766893">
            <w:pPr>
              <w:pStyle w:val="XML1"/>
            </w:pPr>
            <w:r>
              <w:t xml:space="preserve">          &lt;xs:documentation&gt;</w:t>
            </w:r>
          </w:p>
          <w:p w14:paraId="6961C01A" w14:textId="77777777" w:rsidR="00766893" w:rsidRDefault="00766893" w:rsidP="00766893">
            <w:pPr>
              <w:pStyle w:val="XML1"/>
            </w:pPr>
            <w:r>
              <w:t xml:space="preserve">            This id identifies the OpenFlow Queue to </w:t>
            </w:r>
          </w:p>
          <w:p w14:paraId="66139E3A" w14:textId="77777777" w:rsidR="00766893" w:rsidRDefault="00766893" w:rsidP="00766893">
            <w:pPr>
              <w:pStyle w:val="XML1"/>
            </w:pPr>
            <w:r>
              <w:t xml:space="preserve">            OpenFlow Controllers. It is assigned to an OpenFlow Queue </w:t>
            </w:r>
          </w:p>
          <w:p w14:paraId="19AA0FC8" w14:textId="77777777" w:rsidR="00766893" w:rsidRDefault="00766893" w:rsidP="00766893">
            <w:pPr>
              <w:pStyle w:val="XML1"/>
            </w:pPr>
            <w:r>
              <w:t xml:space="preserve">            latest when the OpenFlow Queue is associated with and</w:t>
            </w:r>
          </w:p>
          <w:p w14:paraId="2C2C3709" w14:textId="77777777" w:rsidR="00766893" w:rsidRDefault="00766893" w:rsidP="00766893">
            <w:pPr>
              <w:pStyle w:val="XML1"/>
            </w:pPr>
            <w:r>
              <w:t xml:space="preserve">            OpenFlow Logical Switch.  If the OpenFlow Queue is</w:t>
            </w:r>
          </w:p>
          <w:p w14:paraId="374823C5" w14:textId="77777777" w:rsidR="00766893" w:rsidRDefault="00766893" w:rsidP="00766893">
            <w:pPr>
              <w:pStyle w:val="XML1"/>
            </w:pPr>
            <w:r>
              <w:t xml:space="preserve">            associated with an OpenFlow Logical Switch, this element</w:t>
            </w:r>
          </w:p>
          <w:p w14:paraId="65910BB0" w14:textId="77777777" w:rsidR="00766893" w:rsidRDefault="00766893" w:rsidP="00766893">
            <w:pPr>
              <w:pStyle w:val="XML1"/>
            </w:pPr>
            <w:r>
              <w:t xml:space="preserve">            MUST be unique within the context of the OpenFlow Logical</w:t>
            </w:r>
          </w:p>
          <w:p w14:paraId="087A57F3" w14:textId="77777777" w:rsidR="00766893" w:rsidRDefault="00766893" w:rsidP="00766893">
            <w:pPr>
              <w:pStyle w:val="XML1"/>
            </w:pPr>
            <w:r>
              <w:t xml:space="preserve">            Switch.  </w:t>
            </w:r>
          </w:p>
          <w:p w14:paraId="588CC62A" w14:textId="77777777" w:rsidR="00766893" w:rsidRDefault="00766893" w:rsidP="00766893">
            <w:pPr>
              <w:pStyle w:val="XML1"/>
            </w:pPr>
            <w:r>
              <w:t xml:space="preserve">                  </w:t>
            </w:r>
          </w:p>
          <w:p w14:paraId="2B9B1EA3" w14:textId="77777777" w:rsidR="00766893" w:rsidRDefault="00766893" w:rsidP="00766893">
            <w:pPr>
              <w:pStyle w:val="XML1"/>
            </w:pPr>
            <w:r>
              <w:t xml:space="preserve">            OpenFlow Capable Switch implementations may choose to</w:t>
            </w:r>
          </w:p>
          <w:p w14:paraId="78F323D6" w14:textId="77777777" w:rsidR="00766893" w:rsidRDefault="00766893" w:rsidP="00766893">
            <w:pPr>
              <w:pStyle w:val="XML1"/>
            </w:pPr>
            <w:r>
              <w:t xml:space="preserve">            assign values to OpenFlow Queues that are unique within the</w:t>
            </w:r>
          </w:p>
          <w:p w14:paraId="22B2B3AB" w14:textId="77777777" w:rsidR="00766893" w:rsidRDefault="00766893" w:rsidP="00766893">
            <w:pPr>
              <w:pStyle w:val="XML1"/>
            </w:pPr>
            <w:r>
              <w:t xml:space="preserve">            context of the OpenFlow Logical Switch.  These id can be</w:t>
            </w:r>
          </w:p>
          <w:p w14:paraId="3CA36264" w14:textId="77777777" w:rsidR="00766893" w:rsidRDefault="00766893" w:rsidP="00766893">
            <w:pPr>
              <w:pStyle w:val="XML1"/>
            </w:pPr>
            <w:r>
              <w:t xml:space="preserve">            used independent of assignments to OpenFlow Logical</w:t>
            </w:r>
          </w:p>
          <w:p w14:paraId="630263CD" w14:textId="77777777" w:rsidR="00766893" w:rsidRDefault="00766893" w:rsidP="00766893">
            <w:pPr>
              <w:pStyle w:val="XML1"/>
            </w:pPr>
            <w:r>
              <w:t xml:space="preserve">            Switches. </w:t>
            </w:r>
          </w:p>
          <w:p w14:paraId="6DBBA8A1" w14:textId="77777777" w:rsidR="00766893" w:rsidRDefault="00766893" w:rsidP="00766893">
            <w:pPr>
              <w:pStyle w:val="XML1"/>
            </w:pPr>
            <w:r>
              <w:t xml:space="preserve">                  </w:t>
            </w:r>
          </w:p>
          <w:p w14:paraId="53411DAD" w14:textId="77777777" w:rsidR="00766893" w:rsidRDefault="00766893" w:rsidP="00766893">
            <w:pPr>
              <w:pStyle w:val="XML1"/>
            </w:pPr>
            <w:r>
              <w:t xml:space="preserve">            Other implementations may assign values to this element</w:t>
            </w:r>
          </w:p>
          <w:p w14:paraId="041C52FD" w14:textId="77777777" w:rsidR="00766893" w:rsidRDefault="00766893" w:rsidP="00766893">
            <w:pPr>
              <w:pStyle w:val="XML1"/>
            </w:pPr>
            <w:r>
              <w:t xml:space="preserve">            only if the OpenFlow Queue is assigned to an OpenFlow</w:t>
            </w:r>
          </w:p>
          <w:p w14:paraId="4DA85EEB" w14:textId="77777777" w:rsidR="00766893" w:rsidRDefault="00766893" w:rsidP="00766893">
            <w:pPr>
              <w:pStyle w:val="XML1"/>
            </w:pPr>
            <w:r>
              <w:t xml:space="preserve">            Logical Switch.  If no value is currently assigned to this</w:t>
            </w:r>
          </w:p>
          <w:p w14:paraId="4F4E4140" w14:textId="77777777" w:rsidR="00766893" w:rsidRDefault="00766893" w:rsidP="00766893">
            <w:pPr>
              <w:pStyle w:val="XML1"/>
            </w:pPr>
            <w:r>
              <w:t xml:space="preserve">            element then this element MUST NOT be included in replies</w:t>
            </w:r>
          </w:p>
          <w:p w14:paraId="082A12F7" w14:textId="77777777" w:rsidR="00766893" w:rsidRDefault="00766893" w:rsidP="00766893">
            <w:pPr>
              <w:pStyle w:val="XML1"/>
            </w:pPr>
            <w:r>
              <w:t xml:space="preserve">            to NETCONF &amp;lt;get&amp;gt; requests. Since this element is not</w:t>
            </w:r>
          </w:p>
          <w:p w14:paraId="5126319F" w14:textId="77777777" w:rsidR="00766893" w:rsidRDefault="00766893" w:rsidP="00766893">
            <w:pPr>
              <w:pStyle w:val="XML1"/>
            </w:pPr>
            <w:r>
              <w:t xml:space="preserve">            configurable with the NETCONF protocol it MUST NOT be</w:t>
            </w:r>
          </w:p>
          <w:p w14:paraId="414A7AD3" w14:textId="77777777" w:rsidR="00766893" w:rsidRDefault="00766893" w:rsidP="00766893">
            <w:pPr>
              <w:pStyle w:val="XML1"/>
            </w:pPr>
            <w:r>
              <w:t xml:space="preserve">            included in replies to NETCONF &amp;lt;get-config&amp;gt; requests.</w:t>
            </w:r>
          </w:p>
          <w:p w14:paraId="6156D73A" w14:textId="77777777" w:rsidR="00766893" w:rsidRDefault="00766893" w:rsidP="00766893">
            <w:pPr>
              <w:pStyle w:val="XML1"/>
            </w:pPr>
            <w:r>
              <w:t xml:space="preserve">          &lt;/xs:documentation&gt;</w:t>
            </w:r>
          </w:p>
          <w:p w14:paraId="5B8BBF75" w14:textId="77777777" w:rsidR="00766893" w:rsidRDefault="00766893" w:rsidP="00766893">
            <w:pPr>
              <w:pStyle w:val="XML1"/>
            </w:pPr>
            <w:r>
              <w:t xml:space="preserve">        &lt;/xs:annotation&gt;</w:t>
            </w:r>
          </w:p>
          <w:p w14:paraId="1B3CE138" w14:textId="77777777" w:rsidR="00766893" w:rsidRDefault="00766893" w:rsidP="00766893">
            <w:pPr>
              <w:pStyle w:val="XML1"/>
            </w:pPr>
            <w:r>
              <w:t xml:space="preserve">      &lt;/xs:element&gt;</w:t>
            </w:r>
          </w:p>
          <w:p w14:paraId="0998E289" w14:textId="77777777" w:rsidR="00766893" w:rsidRDefault="00766893" w:rsidP="00766893">
            <w:pPr>
              <w:pStyle w:val="XML1"/>
            </w:pPr>
            <w:r>
              <w:t xml:space="preserve">      &lt;xs:element name="port"&gt;</w:t>
            </w:r>
          </w:p>
          <w:p w14:paraId="4937564B" w14:textId="77777777" w:rsidR="00766893" w:rsidRDefault="00766893" w:rsidP="00766893">
            <w:pPr>
              <w:pStyle w:val="XML1"/>
            </w:pPr>
            <w:r>
              <w:t xml:space="preserve">        &lt;xs:annotation&gt;</w:t>
            </w:r>
          </w:p>
          <w:p w14:paraId="6AF661BF" w14:textId="77777777" w:rsidR="00766893" w:rsidRDefault="00766893" w:rsidP="00766893">
            <w:pPr>
              <w:pStyle w:val="XML1"/>
            </w:pPr>
            <w:r>
              <w:t xml:space="preserve">          &lt;xs:documentation&gt;</w:t>
            </w:r>
          </w:p>
          <w:p w14:paraId="0910C8D0" w14:textId="77777777" w:rsidR="00766893" w:rsidRDefault="00766893" w:rsidP="00766893">
            <w:pPr>
              <w:pStyle w:val="XML1"/>
            </w:pPr>
            <w:r>
              <w:t xml:space="preserve">            Reference to port resources in the Capable</w:t>
            </w:r>
          </w:p>
          <w:p w14:paraId="63F480BE" w14:textId="77777777" w:rsidR="00766893" w:rsidRDefault="00766893" w:rsidP="00766893">
            <w:pPr>
              <w:pStyle w:val="XML1"/>
            </w:pPr>
            <w:r>
              <w:t xml:space="preserve">            Switch.</w:t>
            </w:r>
          </w:p>
          <w:p w14:paraId="35FBE72B" w14:textId="77777777" w:rsidR="00766893" w:rsidRDefault="00766893" w:rsidP="00766893">
            <w:pPr>
              <w:pStyle w:val="XML1"/>
            </w:pPr>
            <w:r>
              <w:t xml:space="preserve">                  </w:t>
            </w:r>
          </w:p>
          <w:p w14:paraId="1BE036EA" w14:textId="77777777" w:rsidR="00766893" w:rsidRDefault="00766893" w:rsidP="00766893">
            <w:pPr>
              <w:pStyle w:val="XML1"/>
            </w:pPr>
            <w:r>
              <w:t xml:space="preserve">            This element associates an OpenFlow Queue with an OpenFlow </w:t>
            </w:r>
          </w:p>
          <w:p w14:paraId="03A75DC4" w14:textId="77777777" w:rsidR="00766893" w:rsidRDefault="00766893" w:rsidP="00766893">
            <w:pPr>
              <w:pStyle w:val="XML1"/>
            </w:pPr>
            <w:r>
              <w:t xml:space="preserve">            Port. If the OpenFlow Queue is associated with an OpenFlow </w:t>
            </w:r>
          </w:p>
          <w:p w14:paraId="46C4E8DE" w14:textId="77777777" w:rsidR="00766893" w:rsidRDefault="00766893" w:rsidP="00766893">
            <w:pPr>
              <w:pStyle w:val="XML1"/>
            </w:pPr>
            <w:r>
              <w:t xml:space="preserve">            Logical Switch S and this element is present, then it MUST </w:t>
            </w:r>
          </w:p>
          <w:p w14:paraId="0B265D20" w14:textId="77777777" w:rsidR="00766893" w:rsidRDefault="00766893" w:rsidP="00766893">
            <w:pPr>
              <w:pStyle w:val="XML1"/>
            </w:pPr>
            <w:r>
              <w:t xml:space="preserve">            be set to the value of element resource-id of an OpenFlow</w:t>
            </w:r>
          </w:p>
          <w:p w14:paraId="59CF4B3F" w14:textId="77777777" w:rsidR="00766893" w:rsidRDefault="00766893" w:rsidP="00766893">
            <w:pPr>
              <w:pStyle w:val="XML1"/>
            </w:pPr>
            <w:r>
              <w:t xml:space="preserve">            Port which is associated with the OpenFlow Logical Switch</w:t>
            </w:r>
          </w:p>
          <w:p w14:paraId="008699B1" w14:textId="77777777" w:rsidR="00766893" w:rsidRDefault="00766893" w:rsidP="00766893">
            <w:pPr>
              <w:pStyle w:val="XML1"/>
            </w:pPr>
            <w:r>
              <w:t xml:space="preserve">            S.</w:t>
            </w:r>
          </w:p>
          <w:p w14:paraId="46C2BAB2" w14:textId="77777777" w:rsidR="00766893" w:rsidRDefault="00766893" w:rsidP="00766893">
            <w:pPr>
              <w:pStyle w:val="XML1"/>
            </w:pPr>
          </w:p>
          <w:p w14:paraId="37811CA0" w14:textId="77777777" w:rsidR="00766893" w:rsidRDefault="00766893" w:rsidP="00766893">
            <w:pPr>
              <w:pStyle w:val="XML1"/>
            </w:pPr>
            <w:r>
              <w:t xml:space="preserve">            The element MUST refer to an element at the following path:</w:t>
            </w:r>
          </w:p>
          <w:p w14:paraId="6F3402E2" w14:textId="77777777" w:rsidR="00766893" w:rsidRDefault="00766893" w:rsidP="00766893">
            <w:pPr>
              <w:pStyle w:val="XML1"/>
            </w:pPr>
            <w:r>
              <w:t xml:space="preserve">            /capable-switch/resources/port/resource-id</w:t>
            </w:r>
          </w:p>
          <w:p w14:paraId="395F935C" w14:textId="77777777" w:rsidR="00766893" w:rsidRDefault="00766893" w:rsidP="00766893">
            <w:pPr>
              <w:pStyle w:val="XML1"/>
            </w:pPr>
            <w:r>
              <w:t xml:space="preserve">          &lt;/xs:documentation&gt;</w:t>
            </w:r>
          </w:p>
          <w:p w14:paraId="22A5029F" w14:textId="77777777" w:rsidR="00766893" w:rsidRDefault="00766893" w:rsidP="00766893">
            <w:pPr>
              <w:pStyle w:val="XML1"/>
            </w:pPr>
            <w:r>
              <w:t xml:space="preserve">        &lt;/xs:annotation&gt;</w:t>
            </w:r>
          </w:p>
          <w:p w14:paraId="2F624B34" w14:textId="77777777" w:rsidR="00766893" w:rsidRDefault="00766893" w:rsidP="00766893">
            <w:pPr>
              <w:pStyle w:val="XML1"/>
            </w:pPr>
            <w:r>
              <w:t xml:space="preserve">        &lt;xs:simpleType&gt;</w:t>
            </w:r>
          </w:p>
          <w:p w14:paraId="68EBE1A1" w14:textId="77777777" w:rsidR="00766893" w:rsidRDefault="00766893" w:rsidP="00766893">
            <w:pPr>
              <w:pStyle w:val="XML1"/>
            </w:pPr>
            <w:r>
              <w:t xml:space="preserve">          &lt;xs:restriction base="inet:uri"&gt;</w:t>
            </w:r>
          </w:p>
          <w:p w14:paraId="3C3BD23A" w14:textId="77777777" w:rsidR="00766893" w:rsidRDefault="00766893" w:rsidP="00766893">
            <w:pPr>
              <w:pStyle w:val="XML1"/>
            </w:pPr>
            <w:r>
              <w:t xml:space="preserve">          &lt;/xs:restriction&gt;</w:t>
            </w:r>
          </w:p>
          <w:p w14:paraId="5DFCD4C2" w14:textId="77777777" w:rsidR="00766893" w:rsidRDefault="00766893" w:rsidP="00766893">
            <w:pPr>
              <w:pStyle w:val="XML1"/>
            </w:pPr>
            <w:r>
              <w:t xml:space="preserve">        &lt;/xs:simpleType&gt;</w:t>
            </w:r>
          </w:p>
          <w:p w14:paraId="477B0093" w14:textId="77777777" w:rsidR="00766893" w:rsidRDefault="00766893" w:rsidP="00766893">
            <w:pPr>
              <w:pStyle w:val="XML1"/>
            </w:pPr>
            <w:r>
              <w:t xml:space="preserve">      &lt;/xs:element&gt;</w:t>
            </w:r>
          </w:p>
          <w:p w14:paraId="54D1E908" w14:textId="77777777" w:rsidR="00766893" w:rsidRDefault="00766893" w:rsidP="00766893">
            <w:pPr>
              <w:pStyle w:val="XML1"/>
            </w:pPr>
            <w:r>
              <w:t xml:space="preserve">      &lt;xs:element name="properties"&gt;</w:t>
            </w:r>
          </w:p>
          <w:p w14:paraId="13E5CBC0" w14:textId="77777777" w:rsidR="00766893" w:rsidRDefault="00766893" w:rsidP="00766893">
            <w:pPr>
              <w:pStyle w:val="XML1"/>
            </w:pPr>
            <w:r>
              <w:t xml:space="preserve">        &lt;xs:annotation&gt;</w:t>
            </w:r>
          </w:p>
          <w:p w14:paraId="71C6312E" w14:textId="77777777" w:rsidR="00766893" w:rsidRDefault="00766893" w:rsidP="00766893">
            <w:pPr>
              <w:pStyle w:val="XML1"/>
            </w:pPr>
            <w:r>
              <w:t xml:space="preserve">          &lt;xs:documentation&gt;</w:t>
            </w:r>
          </w:p>
          <w:p w14:paraId="5B59A6E6" w14:textId="77777777" w:rsidR="00766893" w:rsidRDefault="00766893" w:rsidP="00766893">
            <w:pPr>
              <w:pStyle w:val="XML1"/>
            </w:pPr>
            <w:r>
              <w:t xml:space="preserve">            The queue properties currently configured.</w:t>
            </w:r>
          </w:p>
          <w:p w14:paraId="1964A2B1" w14:textId="77777777" w:rsidR="00766893" w:rsidRDefault="00766893" w:rsidP="00766893">
            <w:pPr>
              <w:pStyle w:val="XML1"/>
            </w:pPr>
            <w:r>
              <w:t xml:space="preserve">          &lt;/xs:documentation&gt;</w:t>
            </w:r>
          </w:p>
          <w:p w14:paraId="44C231AC" w14:textId="77777777" w:rsidR="00766893" w:rsidRDefault="00766893" w:rsidP="00766893">
            <w:pPr>
              <w:pStyle w:val="XML1"/>
            </w:pPr>
            <w:r>
              <w:t xml:space="preserve">        &lt;/xs:annotation&gt;</w:t>
            </w:r>
          </w:p>
          <w:p w14:paraId="68F8775D" w14:textId="77777777" w:rsidR="00766893" w:rsidRDefault="00766893" w:rsidP="00766893">
            <w:pPr>
              <w:pStyle w:val="XML1"/>
            </w:pPr>
            <w:r>
              <w:t xml:space="preserve">        &lt;xs:complexType&gt;</w:t>
            </w:r>
          </w:p>
          <w:p w14:paraId="1F08097F" w14:textId="77777777" w:rsidR="00766893" w:rsidRDefault="00766893" w:rsidP="00766893">
            <w:pPr>
              <w:pStyle w:val="XML1"/>
            </w:pPr>
            <w:r>
              <w:t xml:space="preserve">          &lt;xs:sequence&gt;</w:t>
            </w:r>
          </w:p>
          <w:p w14:paraId="12611765" w14:textId="77777777" w:rsidR="00766893" w:rsidRDefault="00766893" w:rsidP="00766893">
            <w:pPr>
              <w:pStyle w:val="XML1"/>
            </w:pPr>
            <w:r>
              <w:t xml:space="preserve">            &lt;xs:element name="min-rate" minOccurs="0"  type="OFTenthOfAPercentType"&gt;</w:t>
            </w:r>
          </w:p>
          <w:p w14:paraId="31CB3165" w14:textId="77777777" w:rsidR="00766893" w:rsidRDefault="00766893" w:rsidP="00766893">
            <w:pPr>
              <w:pStyle w:val="XML1"/>
            </w:pPr>
            <w:r>
              <w:t xml:space="preserve">              &lt;xs:annotation&gt;</w:t>
            </w:r>
          </w:p>
          <w:p w14:paraId="5B32AFE7" w14:textId="77777777" w:rsidR="00766893" w:rsidRDefault="00766893" w:rsidP="00766893">
            <w:pPr>
              <w:pStyle w:val="XML1"/>
            </w:pPr>
            <w:r>
              <w:t xml:space="preserve">                &lt;xs:documentation&gt;</w:t>
            </w:r>
          </w:p>
          <w:p w14:paraId="4293244F" w14:textId="77777777" w:rsidR="00766893" w:rsidRDefault="00766893" w:rsidP="00766893">
            <w:pPr>
              <w:pStyle w:val="XML1"/>
            </w:pPr>
            <w:r>
              <w:t xml:space="preserve">                  The minimal rate that is reserved for this</w:t>
            </w:r>
          </w:p>
          <w:p w14:paraId="21E4BA0D" w14:textId="77777777" w:rsidR="00766893" w:rsidRDefault="00766893" w:rsidP="00766893">
            <w:pPr>
              <w:pStyle w:val="XML1"/>
            </w:pPr>
            <w:r>
              <w:t xml:space="preserve">                  queue in 1/10 of a percent of the actual rate.</w:t>
            </w:r>
          </w:p>
          <w:p w14:paraId="5EC245E9" w14:textId="77777777" w:rsidR="00766893" w:rsidRDefault="00766893" w:rsidP="00766893">
            <w:pPr>
              <w:pStyle w:val="XML1"/>
            </w:pPr>
          </w:p>
          <w:p w14:paraId="5E00D688" w14:textId="77777777" w:rsidR="00766893" w:rsidRDefault="00766893" w:rsidP="00766893">
            <w:pPr>
              <w:pStyle w:val="XML1"/>
            </w:pPr>
            <w:r>
              <w:t xml:space="preserve">                  This element is optional. If not present a min-rate is</w:t>
            </w:r>
          </w:p>
          <w:p w14:paraId="613305E8" w14:textId="77777777" w:rsidR="00766893" w:rsidRDefault="00766893" w:rsidP="00766893">
            <w:pPr>
              <w:pStyle w:val="XML1"/>
            </w:pPr>
            <w:r>
              <w:t xml:space="preserve">                  not set.</w:t>
            </w:r>
          </w:p>
          <w:p w14:paraId="7D7681B3" w14:textId="77777777" w:rsidR="00766893" w:rsidRDefault="00766893" w:rsidP="00766893">
            <w:pPr>
              <w:pStyle w:val="XML1"/>
            </w:pPr>
            <w:r>
              <w:t xml:space="preserve">                &lt;/xs:documentation&gt;</w:t>
            </w:r>
          </w:p>
          <w:p w14:paraId="465AA9DC" w14:textId="77777777" w:rsidR="00766893" w:rsidRDefault="00766893" w:rsidP="00766893">
            <w:pPr>
              <w:pStyle w:val="XML1"/>
            </w:pPr>
            <w:r>
              <w:t xml:space="preserve">              &lt;/xs:annotation&gt;</w:t>
            </w:r>
          </w:p>
          <w:p w14:paraId="1F33441A" w14:textId="77777777" w:rsidR="00766893" w:rsidRDefault="00766893" w:rsidP="00766893">
            <w:pPr>
              <w:pStyle w:val="XML1"/>
            </w:pPr>
            <w:r>
              <w:t xml:space="preserve">            &lt;/xs:element&gt;</w:t>
            </w:r>
          </w:p>
          <w:p w14:paraId="0CC8517F" w14:textId="77777777" w:rsidR="00766893" w:rsidRDefault="00766893" w:rsidP="00766893">
            <w:pPr>
              <w:pStyle w:val="XML1"/>
            </w:pPr>
            <w:r>
              <w:t xml:space="preserve">            &lt;xs:element name="max-rate" minOccurs="0"  type="OFTenthOfAPercentType"&gt;</w:t>
            </w:r>
          </w:p>
          <w:p w14:paraId="7BEB2384" w14:textId="77777777" w:rsidR="00766893" w:rsidRDefault="00766893" w:rsidP="00766893">
            <w:pPr>
              <w:pStyle w:val="XML1"/>
            </w:pPr>
            <w:r>
              <w:t xml:space="preserve">              &lt;xs:annotation&gt;</w:t>
            </w:r>
          </w:p>
          <w:p w14:paraId="06BE6981" w14:textId="77777777" w:rsidR="00766893" w:rsidRDefault="00766893" w:rsidP="00766893">
            <w:pPr>
              <w:pStyle w:val="XML1"/>
            </w:pPr>
            <w:r>
              <w:t xml:space="preserve">                &lt;xs:documentation&gt;</w:t>
            </w:r>
          </w:p>
          <w:p w14:paraId="51E23894" w14:textId="77777777" w:rsidR="00766893" w:rsidRDefault="00766893" w:rsidP="00766893">
            <w:pPr>
              <w:pStyle w:val="XML1"/>
            </w:pPr>
            <w:r>
              <w:t xml:space="preserve">                  The maximum rate that is reserved for this</w:t>
            </w:r>
          </w:p>
          <w:p w14:paraId="6EA160E0" w14:textId="77777777" w:rsidR="00766893" w:rsidRDefault="00766893" w:rsidP="00766893">
            <w:pPr>
              <w:pStyle w:val="XML1"/>
            </w:pPr>
            <w:r>
              <w:t xml:space="preserve">                  queue in 1/10 of a percent of the actual rate.</w:t>
            </w:r>
          </w:p>
          <w:p w14:paraId="400E6CC8" w14:textId="77777777" w:rsidR="00766893" w:rsidRDefault="00766893" w:rsidP="00766893">
            <w:pPr>
              <w:pStyle w:val="XML1"/>
            </w:pPr>
          </w:p>
          <w:p w14:paraId="047014CB" w14:textId="77777777" w:rsidR="00766893" w:rsidRDefault="00766893" w:rsidP="00766893">
            <w:pPr>
              <w:pStyle w:val="XML1"/>
            </w:pPr>
            <w:r>
              <w:t xml:space="preserve">                  This element is optional. If not present the max-rate is</w:t>
            </w:r>
          </w:p>
          <w:p w14:paraId="5ADA64F2" w14:textId="77777777" w:rsidR="00766893" w:rsidRDefault="00766893" w:rsidP="00766893">
            <w:pPr>
              <w:pStyle w:val="XML1"/>
            </w:pPr>
            <w:r>
              <w:t xml:space="preserve">                  not set.</w:t>
            </w:r>
          </w:p>
          <w:p w14:paraId="075F7068" w14:textId="77777777" w:rsidR="00766893" w:rsidRDefault="00766893" w:rsidP="00766893">
            <w:pPr>
              <w:pStyle w:val="XML1"/>
            </w:pPr>
            <w:r>
              <w:t xml:space="preserve">                &lt;/xs:documentation&gt;</w:t>
            </w:r>
          </w:p>
          <w:p w14:paraId="73680D1C" w14:textId="77777777" w:rsidR="00766893" w:rsidRDefault="00766893" w:rsidP="00766893">
            <w:pPr>
              <w:pStyle w:val="XML1"/>
            </w:pPr>
            <w:r>
              <w:t xml:space="preserve">              &lt;/xs:annotation&gt;</w:t>
            </w:r>
          </w:p>
          <w:p w14:paraId="79CBE860" w14:textId="77777777" w:rsidR="00766893" w:rsidRDefault="00766893" w:rsidP="00766893">
            <w:pPr>
              <w:pStyle w:val="XML1"/>
            </w:pPr>
            <w:r>
              <w:t xml:space="preserve">            &lt;/xs:element&gt;</w:t>
            </w:r>
          </w:p>
          <w:p w14:paraId="1E9E98CC" w14:textId="77777777" w:rsidR="00766893" w:rsidRDefault="00766893" w:rsidP="00766893">
            <w:pPr>
              <w:pStyle w:val="XML1"/>
            </w:pPr>
            <w:r>
              <w:t xml:space="preserve">            &lt;xs:element name="experimenter" minOccurs="0" maxOccurs="unbounded"  type="xs:unsignedInt"&gt;</w:t>
            </w:r>
          </w:p>
          <w:p w14:paraId="45588F91" w14:textId="77777777" w:rsidR="00766893" w:rsidRDefault="00766893" w:rsidP="00766893">
            <w:pPr>
              <w:pStyle w:val="XML1"/>
            </w:pPr>
            <w:r>
              <w:t xml:space="preserve">              &lt;xs:annotation&gt;</w:t>
            </w:r>
          </w:p>
          <w:p w14:paraId="71889620" w14:textId="77777777" w:rsidR="00766893" w:rsidRDefault="00766893" w:rsidP="00766893">
            <w:pPr>
              <w:pStyle w:val="XML1"/>
            </w:pPr>
            <w:r>
              <w:t xml:space="preserve">                &lt;xs:documentation&gt;</w:t>
            </w:r>
          </w:p>
          <w:p w14:paraId="1FF42B69" w14:textId="77777777" w:rsidR="00766893" w:rsidRDefault="00766893" w:rsidP="00766893">
            <w:pPr>
              <w:pStyle w:val="XML1"/>
            </w:pPr>
            <w:r>
              <w:t xml:space="preserve">                  A list of experimenter identifiers of queue</w:t>
            </w:r>
          </w:p>
          <w:p w14:paraId="75321044" w14:textId="77777777" w:rsidR="00766893" w:rsidRDefault="00766893" w:rsidP="00766893">
            <w:pPr>
              <w:pStyle w:val="XML1"/>
            </w:pPr>
            <w:r>
              <w:t xml:space="preserve">                  properties used.</w:t>
            </w:r>
          </w:p>
          <w:p w14:paraId="1CA6F897" w14:textId="77777777" w:rsidR="00766893" w:rsidRDefault="00766893" w:rsidP="00766893">
            <w:pPr>
              <w:pStyle w:val="XML1"/>
            </w:pPr>
          </w:p>
          <w:p w14:paraId="4C9B844F" w14:textId="77777777" w:rsidR="00766893" w:rsidRDefault="00766893" w:rsidP="00766893">
            <w:pPr>
              <w:pStyle w:val="XML1"/>
            </w:pPr>
            <w:r>
              <w:t xml:space="preserve">                  This element is optional.</w:t>
            </w:r>
          </w:p>
          <w:p w14:paraId="052FA12C" w14:textId="77777777" w:rsidR="00766893" w:rsidRDefault="00766893" w:rsidP="00766893">
            <w:pPr>
              <w:pStyle w:val="XML1"/>
            </w:pPr>
            <w:r>
              <w:t xml:space="preserve">                &lt;/xs:documentation&gt;</w:t>
            </w:r>
          </w:p>
          <w:p w14:paraId="0F46B9A1" w14:textId="77777777" w:rsidR="00766893" w:rsidRDefault="00766893" w:rsidP="00766893">
            <w:pPr>
              <w:pStyle w:val="XML1"/>
            </w:pPr>
            <w:r>
              <w:t xml:space="preserve">              &lt;/xs:annotation&gt;</w:t>
            </w:r>
          </w:p>
          <w:p w14:paraId="274C0226" w14:textId="77777777" w:rsidR="00766893" w:rsidRDefault="00766893" w:rsidP="00766893">
            <w:pPr>
              <w:pStyle w:val="XML1"/>
            </w:pPr>
            <w:r>
              <w:t xml:space="preserve">            &lt;/xs:element&gt;</w:t>
            </w:r>
          </w:p>
          <w:p w14:paraId="29FB292C" w14:textId="77777777" w:rsidR="00766893" w:rsidRDefault="00766893" w:rsidP="00766893">
            <w:pPr>
              <w:pStyle w:val="XML1"/>
            </w:pPr>
            <w:r>
              <w:t xml:space="preserve">          &lt;/xs:sequence&gt;</w:t>
            </w:r>
          </w:p>
          <w:p w14:paraId="23674DC2" w14:textId="77777777" w:rsidR="00766893" w:rsidRDefault="00766893" w:rsidP="00766893">
            <w:pPr>
              <w:pStyle w:val="XML1"/>
            </w:pPr>
            <w:r>
              <w:t xml:space="preserve">        &lt;/xs:complexType&gt;</w:t>
            </w:r>
          </w:p>
          <w:p w14:paraId="4D1EDDF9" w14:textId="77777777" w:rsidR="00766893" w:rsidRDefault="00766893" w:rsidP="00766893">
            <w:pPr>
              <w:pStyle w:val="XML1"/>
            </w:pPr>
            <w:r>
              <w:t xml:space="preserve">      &lt;/xs:element&gt;</w:t>
            </w:r>
          </w:p>
          <w:p w14:paraId="343672C6" w14:textId="77777777" w:rsidR="00766893" w:rsidRDefault="00766893" w:rsidP="00766893">
            <w:pPr>
              <w:pStyle w:val="XML1"/>
            </w:pPr>
            <w:r>
              <w:t xml:space="preserve">    &lt;/xs:sequence&gt;</w:t>
            </w:r>
          </w:p>
          <w:p w14:paraId="057B4A51" w14:textId="77777777" w:rsidR="00F07D3E" w:rsidRDefault="00766893" w:rsidP="00766893">
            <w:pPr>
              <w:pStyle w:val="XML1"/>
            </w:pPr>
            <w:r>
              <w:t xml:space="preserve">  &lt;/xs:group&gt;</w:t>
            </w:r>
          </w:p>
          <w:p w14:paraId="65DEAAAA" w14:textId="77777777" w:rsidR="00766893" w:rsidRDefault="00766893" w:rsidP="00766893">
            <w:pPr>
              <w:pStyle w:val="XML1"/>
            </w:pPr>
          </w:p>
          <w:p w14:paraId="7E346F64" w14:textId="77777777" w:rsidR="0089627C" w:rsidRDefault="0089627C" w:rsidP="0089627C">
            <w:pPr>
              <w:pStyle w:val="XML1"/>
            </w:pPr>
            <w:r>
              <w:t xml:space="preserve">  &lt;xs:simpleType name="OFTenthOfAPercentType"&gt;</w:t>
            </w:r>
          </w:p>
          <w:p w14:paraId="3CA24F75" w14:textId="77777777" w:rsidR="0089627C" w:rsidRDefault="0089627C" w:rsidP="0089627C">
            <w:pPr>
              <w:pStyle w:val="XML1"/>
            </w:pPr>
            <w:r>
              <w:t xml:space="preserve">    &lt;xs:annotation&gt;</w:t>
            </w:r>
          </w:p>
          <w:p w14:paraId="39CF0635" w14:textId="77777777" w:rsidR="0089627C" w:rsidRDefault="0089627C" w:rsidP="0089627C">
            <w:pPr>
              <w:pStyle w:val="XML1"/>
            </w:pPr>
            <w:r>
              <w:t xml:space="preserve">      &lt;xs:documentation&gt;</w:t>
            </w:r>
          </w:p>
          <w:p w14:paraId="562DFCC3" w14:textId="77777777" w:rsidR="0089627C" w:rsidRDefault="0089627C" w:rsidP="0089627C">
            <w:pPr>
              <w:pStyle w:val="XML1"/>
            </w:pPr>
            <w:r>
              <w:t xml:space="preserve">        This type defines a value in tenth of a percent.</w:t>
            </w:r>
          </w:p>
          <w:p w14:paraId="3D46B90E" w14:textId="77777777" w:rsidR="0089627C" w:rsidRDefault="0089627C" w:rsidP="0089627C">
            <w:pPr>
              <w:pStyle w:val="XML1"/>
            </w:pPr>
            <w:r>
              <w:t xml:space="preserve">      &lt;/xs:documentation&gt;</w:t>
            </w:r>
          </w:p>
          <w:p w14:paraId="5D361D5C" w14:textId="77777777" w:rsidR="0089627C" w:rsidRDefault="0089627C" w:rsidP="0089627C">
            <w:pPr>
              <w:pStyle w:val="XML1"/>
            </w:pPr>
            <w:r>
              <w:t xml:space="preserve">    &lt;/xs:annotation&gt;</w:t>
            </w:r>
          </w:p>
          <w:p w14:paraId="00113302" w14:textId="77777777" w:rsidR="0089627C" w:rsidRDefault="0089627C" w:rsidP="0089627C">
            <w:pPr>
              <w:pStyle w:val="XML1"/>
            </w:pPr>
          </w:p>
          <w:p w14:paraId="2EDE8C60" w14:textId="77777777" w:rsidR="0089627C" w:rsidRDefault="0089627C" w:rsidP="0089627C">
            <w:pPr>
              <w:pStyle w:val="XML1"/>
            </w:pPr>
            <w:r>
              <w:t xml:space="preserve">    &lt;xs:restriction base="xs:unsignedShort"&gt;</w:t>
            </w:r>
          </w:p>
          <w:p w14:paraId="2ABBFEA4" w14:textId="77777777" w:rsidR="0089627C" w:rsidRDefault="0089627C" w:rsidP="0089627C">
            <w:pPr>
              <w:pStyle w:val="XML1"/>
            </w:pPr>
            <w:r>
              <w:t xml:space="preserve">      &lt;xs:minInclusive value="0"/&gt;</w:t>
            </w:r>
          </w:p>
          <w:p w14:paraId="0924B0CC" w14:textId="77777777" w:rsidR="0089627C" w:rsidRDefault="0089627C" w:rsidP="0089627C">
            <w:pPr>
              <w:pStyle w:val="XML1"/>
            </w:pPr>
            <w:r>
              <w:t xml:space="preserve">      &lt;xs:maxInclusive value="1000"/&gt;</w:t>
            </w:r>
          </w:p>
          <w:p w14:paraId="5F9F4611" w14:textId="77777777" w:rsidR="0089627C" w:rsidRDefault="0089627C" w:rsidP="0089627C">
            <w:pPr>
              <w:pStyle w:val="XML1"/>
            </w:pPr>
            <w:r>
              <w:t xml:space="preserve">    &lt;/xs:restriction&gt;</w:t>
            </w:r>
          </w:p>
          <w:p w14:paraId="7C8F79DC" w14:textId="7C4FF0B5" w:rsidR="00766893" w:rsidRPr="009F1B7D" w:rsidRDefault="0089627C" w:rsidP="0089627C">
            <w:pPr>
              <w:pStyle w:val="XML1"/>
            </w:pPr>
            <w:r>
              <w:t xml:space="preserve">  &lt;/xs:simpleType&gt;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102" w:name="_Toc315954027"/>
      <w:bookmarkStart w:id="1103" w:name="_Toc316542537"/>
      <w:bookmarkStart w:id="1104" w:name="_Toc358291615"/>
      <w:r w:rsidRPr="00DB42FD">
        <w:t>XML Example</w:t>
      </w:r>
      <w:bookmarkEnd w:id="1102"/>
      <w:bookmarkEnd w:id="1103"/>
      <w:bookmarkEnd w:id="1104"/>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1105" w:name="_Toc333524189"/>
      <w:bookmarkStart w:id="1106" w:name="_Toc335148276"/>
      <w:bookmarkStart w:id="1107" w:name="_Toc333524190"/>
      <w:bookmarkStart w:id="1108" w:name="_Toc335148277"/>
      <w:bookmarkStart w:id="1109" w:name="_Toc333524191"/>
      <w:bookmarkStart w:id="1110" w:name="_Toc335148278"/>
      <w:bookmarkStart w:id="1111" w:name="_Toc333524192"/>
      <w:bookmarkStart w:id="1112" w:name="_Toc335148279"/>
      <w:bookmarkStart w:id="1113" w:name="_Toc333524193"/>
      <w:bookmarkStart w:id="1114" w:name="_Toc335148280"/>
      <w:bookmarkStart w:id="1115" w:name="_Toc333524194"/>
      <w:bookmarkStart w:id="1116" w:name="_Toc335148281"/>
      <w:bookmarkStart w:id="1117" w:name="_Toc333524195"/>
      <w:bookmarkStart w:id="1118" w:name="_Toc335148282"/>
      <w:bookmarkStart w:id="1119" w:name="_Toc333524196"/>
      <w:bookmarkStart w:id="1120" w:name="_Toc335148283"/>
      <w:bookmarkStart w:id="1121" w:name="_Toc333524197"/>
      <w:bookmarkStart w:id="1122" w:name="_Toc335148284"/>
      <w:bookmarkStart w:id="1123" w:name="_Toc333524198"/>
      <w:bookmarkStart w:id="1124" w:name="_Toc335148285"/>
      <w:bookmarkStart w:id="1125" w:name="_Toc358291616"/>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r>
        <w:t>External Certificate</w:t>
      </w:r>
      <w:bookmarkEnd w:id="1125"/>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126" w:name="_Toc358291617"/>
      <w:r w:rsidRPr="00DB42FD">
        <w:t>UML Diagram</w:t>
      </w:r>
      <w:bookmarkEnd w:id="1126"/>
    </w:p>
    <w:p w14:paraId="72061590" w14:textId="65BA7BFF" w:rsidR="002A5300" w:rsidRPr="009F1B7D" w:rsidRDefault="00BB307B" w:rsidP="002A5300">
      <w:pPr>
        <w:keepNext/>
        <w:jc w:val="center"/>
      </w:pPr>
      <w:r>
        <w:object w:dxaOrig="3114" w:dyaOrig="2210" w14:anchorId="55CAF233">
          <v:shape id="_x0000_i1037" type="#_x0000_t75" style="width:154pt;height:111pt" o:ole="">
            <v:imagedata r:id="rId41" o:title=""/>
          </v:shape>
          <o:OLEObject Type="Embed" ProgID="Visio.Drawing.11" ShapeID="_x0000_i1037" DrawAspect="Content" ObjectID="_1316854728" r:id="rId42"/>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127" w:name="_Toc358291618"/>
      <w:r w:rsidRPr="00DB42FD">
        <w:t>XML Schema</w:t>
      </w:r>
      <w:bookmarkEnd w:id="1127"/>
    </w:p>
    <w:tbl>
      <w:tblPr>
        <w:tblStyle w:val="XMLtable"/>
        <w:tblW w:w="5000" w:type="pct"/>
        <w:tblLook w:val="04A0" w:firstRow="1" w:lastRow="0" w:firstColumn="1" w:lastColumn="0" w:noHBand="0" w:noVBand="1"/>
      </w:tblPr>
      <w:tblGrid>
        <w:gridCol w:w="9474"/>
      </w:tblGrid>
      <w:tr w:rsidR="002A5300" w:rsidRPr="009F1B7D" w14:paraId="08FC3DBF" w14:textId="77777777" w:rsidTr="00C128FA">
        <w:tc>
          <w:tcPr>
            <w:tcW w:w="8820" w:type="dxa"/>
          </w:tcPr>
          <w:p w14:paraId="56F6167B" w14:textId="58878BED" w:rsidR="002610E5" w:rsidRDefault="002610E5" w:rsidP="002610E5">
            <w:pPr>
              <w:pStyle w:val="XML1"/>
            </w:pPr>
            <w:r>
              <w:t xml:space="preserve">  &lt;xs:group name="OFExternalCertificateType"&gt;</w:t>
            </w:r>
          </w:p>
          <w:p w14:paraId="39C95A61" w14:textId="77777777" w:rsidR="002610E5" w:rsidRDefault="002610E5" w:rsidP="002610E5">
            <w:pPr>
              <w:pStyle w:val="XML1"/>
            </w:pPr>
            <w:r>
              <w:t xml:space="preserve">    &lt;xs:annotation&gt;</w:t>
            </w:r>
          </w:p>
          <w:p w14:paraId="7C9D1214" w14:textId="77777777" w:rsidR="002610E5" w:rsidRDefault="002610E5" w:rsidP="002610E5">
            <w:pPr>
              <w:pStyle w:val="XML1"/>
            </w:pPr>
            <w:r>
              <w:t xml:space="preserve">      &lt;xs:documentation&gt;</w:t>
            </w:r>
          </w:p>
          <w:p w14:paraId="30CB771D" w14:textId="77777777" w:rsidR="002610E5" w:rsidRDefault="002610E5" w:rsidP="002610E5">
            <w:pPr>
              <w:pStyle w:val="XML1"/>
            </w:pPr>
            <w:r>
              <w:t xml:space="preserve">        This grouping specifies a certificate that can be</w:t>
            </w:r>
          </w:p>
          <w:p w14:paraId="08A551F4" w14:textId="77777777" w:rsidR="002610E5" w:rsidRDefault="002610E5" w:rsidP="002610E5">
            <w:pPr>
              <w:pStyle w:val="XML1"/>
            </w:pPr>
            <w:r>
              <w:t xml:space="preserve">        used by an OpenFlow Logical Switch for authenticating a </w:t>
            </w:r>
          </w:p>
          <w:p w14:paraId="4945BCE1" w14:textId="77777777" w:rsidR="002610E5" w:rsidRDefault="002610E5" w:rsidP="002610E5">
            <w:pPr>
              <w:pStyle w:val="XML1"/>
            </w:pPr>
            <w:r>
              <w:t xml:space="preserve">        controller when a TLS connection is established.</w:t>
            </w:r>
          </w:p>
          <w:p w14:paraId="136BE945" w14:textId="77777777" w:rsidR="002610E5" w:rsidRDefault="002610E5" w:rsidP="002610E5">
            <w:pPr>
              <w:pStyle w:val="XML1"/>
            </w:pPr>
            <w:r>
              <w:t xml:space="preserve">      &lt;/xs:documentation&gt;</w:t>
            </w:r>
          </w:p>
          <w:p w14:paraId="2DE0B444" w14:textId="77777777" w:rsidR="002610E5" w:rsidRDefault="002610E5" w:rsidP="002610E5">
            <w:pPr>
              <w:pStyle w:val="XML1"/>
            </w:pPr>
            <w:r>
              <w:t xml:space="preserve">    &lt;/xs:annotation&gt;</w:t>
            </w:r>
          </w:p>
          <w:p w14:paraId="20705106" w14:textId="77777777" w:rsidR="002610E5" w:rsidRDefault="002610E5" w:rsidP="002610E5">
            <w:pPr>
              <w:pStyle w:val="XML1"/>
            </w:pPr>
          </w:p>
          <w:p w14:paraId="0FE10F20" w14:textId="77777777" w:rsidR="002610E5" w:rsidRDefault="002610E5" w:rsidP="002610E5">
            <w:pPr>
              <w:pStyle w:val="XML1"/>
            </w:pPr>
            <w:r>
              <w:t xml:space="preserve">    &lt;xs:sequence&gt;</w:t>
            </w:r>
          </w:p>
          <w:p w14:paraId="480DFE17" w14:textId="77777777" w:rsidR="002610E5" w:rsidRDefault="002610E5" w:rsidP="002610E5">
            <w:pPr>
              <w:pStyle w:val="XML1"/>
            </w:pPr>
            <w:r>
              <w:t xml:space="preserve">      &lt;xs:group ref="OFResourceType"/&gt;</w:t>
            </w:r>
          </w:p>
          <w:p w14:paraId="5BD98C6C" w14:textId="77777777" w:rsidR="002610E5" w:rsidRDefault="002610E5" w:rsidP="002610E5">
            <w:pPr>
              <w:pStyle w:val="XML1"/>
            </w:pPr>
            <w:r>
              <w:t xml:space="preserve">      &lt;xs:element name="certificate"  type="xs:string"&gt;</w:t>
            </w:r>
          </w:p>
          <w:p w14:paraId="43ED03CB" w14:textId="77777777" w:rsidR="002610E5" w:rsidRDefault="002610E5" w:rsidP="002610E5">
            <w:pPr>
              <w:pStyle w:val="XML1"/>
            </w:pPr>
            <w:r>
              <w:t xml:space="preserve">        &lt;xs:annotation&gt;</w:t>
            </w:r>
          </w:p>
          <w:p w14:paraId="76B7668C" w14:textId="77777777" w:rsidR="002610E5" w:rsidRDefault="002610E5" w:rsidP="002610E5">
            <w:pPr>
              <w:pStyle w:val="XML1"/>
            </w:pPr>
            <w:r>
              <w:t xml:space="preserve">          &lt;xs:documentation&gt;</w:t>
            </w:r>
          </w:p>
          <w:p w14:paraId="74E606F6" w14:textId="77777777" w:rsidR="002610E5" w:rsidRDefault="002610E5" w:rsidP="002610E5">
            <w:pPr>
              <w:pStyle w:val="XML1"/>
            </w:pPr>
            <w:r>
              <w:t xml:space="preserve">            An X.509 certificate in DER format base64</w:t>
            </w:r>
          </w:p>
          <w:p w14:paraId="37A6002E" w14:textId="77777777" w:rsidR="002610E5" w:rsidRDefault="002610E5" w:rsidP="002610E5">
            <w:pPr>
              <w:pStyle w:val="XML1"/>
            </w:pPr>
            <w:r>
              <w:t xml:space="preserve">            encoded.</w:t>
            </w:r>
          </w:p>
          <w:p w14:paraId="7661C571" w14:textId="77777777" w:rsidR="002610E5" w:rsidRDefault="002610E5" w:rsidP="002610E5">
            <w:pPr>
              <w:pStyle w:val="XML1"/>
            </w:pPr>
          </w:p>
          <w:p w14:paraId="1FE06D00" w14:textId="77777777" w:rsidR="002610E5" w:rsidRDefault="002610E5" w:rsidP="002610E5">
            <w:pPr>
              <w:pStyle w:val="XML1"/>
            </w:pPr>
            <w:r>
              <w:t xml:space="preserve">            This element MUST be present in the NETCONF data store.</w:t>
            </w:r>
          </w:p>
          <w:p w14:paraId="7FC25085" w14:textId="77777777" w:rsidR="002610E5" w:rsidRDefault="002610E5" w:rsidP="002610E5">
            <w:pPr>
              <w:pStyle w:val="XML1"/>
            </w:pPr>
            <w:r>
              <w:t xml:space="preserve">            If this element is not present in a NETCONF &amp;lt;edit-config&amp;gt;</w:t>
            </w:r>
          </w:p>
          <w:p w14:paraId="5C97EF02" w14:textId="77777777" w:rsidR="002610E5" w:rsidRDefault="002610E5" w:rsidP="002610E5">
            <w:pPr>
              <w:pStyle w:val="XML1"/>
            </w:pPr>
            <w:r>
              <w:t xml:space="preserve">            operation 'create', 'merge' or 'replace' and the parent</w:t>
            </w:r>
          </w:p>
          <w:p w14:paraId="4BB900C2" w14:textId="77777777" w:rsidR="002610E5" w:rsidRDefault="002610E5" w:rsidP="002610E5">
            <w:pPr>
              <w:pStyle w:val="XML1"/>
            </w:pPr>
            <w:r>
              <w:t xml:space="preserve">            element does not exist, a 'data-missing' error is</w:t>
            </w:r>
          </w:p>
          <w:p w14:paraId="135EF4EF" w14:textId="77777777" w:rsidR="002610E5" w:rsidRDefault="002610E5" w:rsidP="002610E5">
            <w:pPr>
              <w:pStyle w:val="XML1"/>
            </w:pPr>
            <w:r>
              <w:t xml:space="preserve">            returned.</w:t>
            </w:r>
          </w:p>
          <w:p w14:paraId="3CE7423A" w14:textId="77777777" w:rsidR="002610E5" w:rsidRDefault="002610E5" w:rsidP="002610E5">
            <w:pPr>
              <w:pStyle w:val="XML1"/>
            </w:pPr>
            <w:r>
              <w:t xml:space="preserve">          &lt;/xs:documentation&gt;</w:t>
            </w:r>
          </w:p>
          <w:p w14:paraId="0EE476E7" w14:textId="77777777" w:rsidR="002610E5" w:rsidRDefault="002610E5" w:rsidP="002610E5">
            <w:pPr>
              <w:pStyle w:val="XML1"/>
            </w:pPr>
            <w:r>
              <w:t xml:space="preserve">        &lt;/xs:annotation&gt;</w:t>
            </w:r>
          </w:p>
          <w:p w14:paraId="6DB2287F" w14:textId="77777777" w:rsidR="002610E5" w:rsidRDefault="002610E5" w:rsidP="002610E5">
            <w:pPr>
              <w:pStyle w:val="XML1"/>
            </w:pPr>
            <w:r>
              <w:t xml:space="preserve">      &lt;/xs:element&gt;</w:t>
            </w:r>
          </w:p>
          <w:p w14:paraId="66C89342" w14:textId="77777777" w:rsidR="002610E5" w:rsidRDefault="002610E5" w:rsidP="002610E5">
            <w:pPr>
              <w:pStyle w:val="XML1"/>
            </w:pPr>
            <w:r>
              <w:t xml:space="preserve">    &lt;/xs:sequence&gt;</w:t>
            </w:r>
          </w:p>
          <w:p w14:paraId="4EC2246D" w14:textId="37C6463C" w:rsidR="00DC3719" w:rsidRPr="009F1B7D" w:rsidRDefault="002610E5" w:rsidP="002610E5">
            <w:pPr>
              <w:pStyle w:val="XML1"/>
            </w:pPr>
            <w:r>
              <w:t xml:space="preserve">  &lt;/xs:group&gt;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128" w:name="_Toc358291619"/>
      <w:r w:rsidRPr="00DB42FD">
        <w:t>XML Example</w:t>
      </w:r>
      <w:bookmarkEnd w:id="1128"/>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1129" w:name="_Toc333524340"/>
      <w:bookmarkStart w:id="1130" w:name="_Toc335148427"/>
      <w:bookmarkStart w:id="1131" w:name="_Toc333524341"/>
      <w:bookmarkStart w:id="1132" w:name="_Toc335148428"/>
      <w:bookmarkStart w:id="1133" w:name="_Toc333524342"/>
      <w:bookmarkStart w:id="1134" w:name="_Toc335148429"/>
      <w:bookmarkStart w:id="1135" w:name="_Toc333524343"/>
      <w:bookmarkStart w:id="1136" w:name="_Toc335148430"/>
      <w:bookmarkStart w:id="1137" w:name="_Toc358291620"/>
      <w:bookmarkEnd w:id="1129"/>
      <w:bookmarkEnd w:id="1130"/>
      <w:bookmarkEnd w:id="1131"/>
      <w:bookmarkEnd w:id="1132"/>
      <w:bookmarkEnd w:id="1133"/>
      <w:bookmarkEnd w:id="1134"/>
      <w:bookmarkEnd w:id="1135"/>
      <w:bookmarkEnd w:id="1136"/>
      <w:r>
        <w:t>Owned Certificate</w:t>
      </w:r>
      <w:bookmarkEnd w:id="1137"/>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138" w:name="_Toc358291621"/>
      <w:r w:rsidRPr="00DB42FD">
        <w:t>UML Diagram</w:t>
      </w:r>
      <w:bookmarkEnd w:id="1138"/>
    </w:p>
    <w:p w14:paraId="6441FA38" w14:textId="394CA52C" w:rsidR="00325239" w:rsidRPr="009F1B7D" w:rsidRDefault="001D1E49" w:rsidP="00325239">
      <w:pPr>
        <w:keepNext/>
        <w:jc w:val="center"/>
      </w:pPr>
      <w:r>
        <w:object w:dxaOrig="6235" w:dyaOrig="6805" w14:anchorId="283792EB">
          <v:shape id="_x0000_i1038" type="#_x0000_t75" style="width:312pt;height:340pt" o:ole="">
            <v:imagedata r:id="rId43" o:title=""/>
          </v:shape>
          <o:OLEObject Type="Embed" ProgID="Visio.Drawing.11" ShapeID="_x0000_i1038" DrawAspect="Content" ObjectID="_1316854729" r:id="rId44"/>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139" w:name="_Toc358291622"/>
      <w:r w:rsidRPr="00DB42FD">
        <w:t>XML Schema</w:t>
      </w:r>
      <w:bookmarkEnd w:id="1139"/>
    </w:p>
    <w:tbl>
      <w:tblPr>
        <w:tblStyle w:val="XMLtable"/>
        <w:tblW w:w="5000" w:type="pct"/>
        <w:tblLook w:val="04A0" w:firstRow="1" w:lastRow="0" w:firstColumn="1" w:lastColumn="0" w:noHBand="0" w:noVBand="1"/>
      </w:tblPr>
      <w:tblGrid>
        <w:gridCol w:w="9474"/>
      </w:tblGrid>
      <w:tr w:rsidR="00325239" w:rsidRPr="009F1B7D" w14:paraId="2C8DCD5C" w14:textId="77777777" w:rsidTr="00C128FA">
        <w:tc>
          <w:tcPr>
            <w:tcW w:w="8820" w:type="dxa"/>
          </w:tcPr>
          <w:p w14:paraId="300E1F11" w14:textId="0912C027" w:rsidR="002610E5" w:rsidRDefault="002610E5" w:rsidP="002610E5">
            <w:pPr>
              <w:pStyle w:val="XML1"/>
            </w:pPr>
            <w:r>
              <w:t xml:space="preserve">  &lt;xs:group name="OFOwnedCertificateType"&gt;</w:t>
            </w:r>
          </w:p>
          <w:p w14:paraId="28CAACB0" w14:textId="77777777" w:rsidR="002610E5" w:rsidRDefault="002610E5" w:rsidP="002610E5">
            <w:pPr>
              <w:pStyle w:val="XML1"/>
            </w:pPr>
            <w:r>
              <w:t xml:space="preserve">    &lt;xs:annotation&gt;</w:t>
            </w:r>
          </w:p>
          <w:p w14:paraId="024FA9CB" w14:textId="77777777" w:rsidR="002610E5" w:rsidRDefault="002610E5" w:rsidP="002610E5">
            <w:pPr>
              <w:pStyle w:val="XML1"/>
            </w:pPr>
            <w:r>
              <w:t xml:space="preserve">      &lt;xs:documentation&gt;</w:t>
            </w:r>
          </w:p>
          <w:p w14:paraId="453179A8" w14:textId="77777777" w:rsidR="002610E5" w:rsidRDefault="002610E5" w:rsidP="002610E5">
            <w:pPr>
              <w:pStyle w:val="XML1"/>
            </w:pPr>
            <w:r>
              <w:t xml:space="preserve">        This grouping specifies a certificate and a</w:t>
            </w:r>
          </w:p>
          <w:p w14:paraId="1615029E" w14:textId="77777777" w:rsidR="002610E5" w:rsidRDefault="002610E5" w:rsidP="002610E5">
            <w:pPr>
              <w:pStyle w:val="XML1"/>
            </w:pPr>
            <w:r>
              <w:t xml:space="preserve">        private key. It can be used by an OpenFlow Logical Switch for</w:t>
            </w:r>
          </w:p>
          <w:p w14:paraId="3F12370C" w14:textId="77777777" w:rsidR="002610E5" w:rsidRDefault="002610E5" w:rsidP="002610E5">
            <w:pPr>
              <w:pStyle w:val="XML1"/>
            </w:pPr>
            <w:r>
              <w:t xml:space="preserve">        authenticating itself to a controller when a TLS connection</w:t>
            </w:r>
          </w:p>
          <w:p w14:paraId="38D6A46C" w14:textId="77777777" w:rsidR="002610E5" w:rsidRDefault="002610E5" w:rsidP="002610E5">
            <w:pPr>
              <w:pStyle w:val="XML1"/>
            </w:pPr>
            <w:r>
              <w:t xml:space="preserve">        is established.</w:t>
            </w:r>
          </w:p>
          <w:p w14:paraId="1D6E8DA4" w14:textId="77777777" w:rsidR="002610E5" w:rsidRDefault="002610E5" w:rsidP="002610E5">
            <w:pPr>
              <w:pStyle w:val="XML1"/>
            </w:pPr>
            <w:r>
              <w:t xml:space="preserve">      &lt;/xs:documentation&gt;</w:t>
            </w:r>
          </w:p>
          <w:p w14:paraId="353C8E37" w14:textId="77777777" w:rsidR="002610E5" w:rsidRDefault="002610E5" w:rsidP="002610E5">
            <w:pPr>
              <w:pStyle w:val="XML1"/>
            </w:pPr>
            <w:r>
              <w:t xml:space="preserve">    &lt;/xs:annotation&gt;</w:t>
            </w:r>
          </w:p>
          <w:p w14:paraId="6F28B250" w14:textId="77777777" w:rsidR="002610E5" w:rsidRDefault="002610E5" w:rsidP="002610E5">
            <w:pPr>
              <w:pStyle w:val="XML1"/>
            </w:pPr>
          </w:p>
          <w:p w14:paraId="074D9B35" w14:textId="77777777" w:rsidR="002610E5" w:rsidRDefault="002610E5" w:rsidP="002610E5">
            <w:pPr>
              <w:pStyle w:val="XML1"/>
            </w:pPr>
            <w:r>
              <w:t xml:space="preserve">    &lt;xs:sequence&gt;</w:t>
            </w:r>
          </w:p>
          <w:p w14:paraId="4747E232" w14:textId="77777777" w:rsidR="002610E5" w:rsidRDefault="002610E5" w:rsidP="002610E5">
            <w:pPr>
              <w:pStyle w:val="XML1"/>
            </w:pPr>
            <w:r>
              <w:t xml:space="preserve">      &lt;xs:group ref="OFResourceType"/&gt;</w:t>
            </w:r>
          </w:p>
          <w:p w14:paraId="2BBD7CDF" w14:textId="77777777" w:rsidR="002610E5" w:rsidRDefault="002610E5" w:rsidP="002610E5">
            <w:pPr>
              <w:pStyle w:val="XML1"/>
            </w:pPr>
            <w:r>
              <w:t xml:space="preserve">      &lt;xs:element name="certificate"  type="xs:string"&gt;</w:t>
            </w:r>
          </w:p>
          <w:p w14:paraId="1F6C2F49" w14:textId="77777777" w:rsidR="002610E5" w:rsidRDefault="002610E5" w:rsidP="002610E5">
            <w:pPr>
              <w:pStyle w:val="XML1"/>
            </w:pPr>
            <w:r>
              <w:t xml:space="preserve">        &lt;xs:annotation&gt;</w:t>
            </w:r>
          </w:p>
          <w:p w14:paraId="145EC6CF" w14:textId="77777777" w:rsidR="002610E5" w:rsidRDefault="002610E5" w:rsidP="002610E5">
            <w:pPr>
              <w:pStyle w:val="XML1"/>
            </w:pPr>
            <w:r>
              <w:t xml:space="preserve">          &lt;xs:documentation&gt;</w:t>
            </w:r>
          </w:p>
          <w:p w14:paraId="12FDAB06" w14:textId="77777777" w:rsidR="002610E5" w:rsidRDefault="002610E5" w:rsidP="002610E5">
            <w:pPr>
              <w:pStyle w:val="XML1"/>
            </w:pPr>
            <w:r>
              <w:t xml:space="preserve">            An X.509 certificate in DER format base64</w:t>
            </w:r>
          </w:p>
          <w:p w14:paraId="2896C505" w14:textId="77777777" w:rsidR="002610E5" w:rsidRDefault="002610E5" w:rsidP="002610E5">
            <w:pPr>
              <w:pStyle w:val="XML1"/>
            </w:pPr>
            <w:r>
              <w:t xml:space="preserve">            encoded.</w:t>
            </w:r>
          </w:p>
          <w:p w14:paraId="3B11215D" w14:textId="77777777" w:rsidR="002610E5" w:rsidRDefault="002610E5" w:rsidP="002610E5">
            <w:pPr>
              <w:pStyle w:val="XML1"/>
            </w:pPr>
          </w:p>
          <w:p w14:paraId="1B39D0BE" w14:textId="77777777" w:rsidR="002610E5" w:rsidRDefault="002610E5" w:rsidP="002610E5">
            <w:pPr>
              <w:pStyle w:val="XML1"/>
            </w:pPr>
            <w:r>
              <w:t xml:space="preserve">            This element MUST be present in the NETCONF data store.</w:t>
            </w:r>
          </w:p>
          <w:p w14:paraId="1409C857" w14:textId="77777777" w:rsidR="002610E5" w:rsidRDefault="002610E5" w:rsidP="002610E5">
            <w:pPr>
              <w:pStyle w:val="XML1"/>
            </w:pPr>
            <w:r>
              <w:t xml:space="preserve">            If this element is not present in a NETCONF &amp;lt;edit-config&amp;gt;</w:t>
            </w:r>
          </w:p>
          <w:p w14:paraId="565777BD" w14:textId="77777777" w:rsidR="002610E5" w:rsidRDefault="002610E5" w:rsidP="002610E5">
            <w:pPr>
              <w:pStyle w:val="XML1"/>
            </w:pPr>
            <w:r>
              <w:t xml:space="preserve">            operation 'create', 'merge' or 'replace' and the parent</w:t>
            </w:r>
          </w:p>
          <w:p w14:paraId="74996819" w14:textId="77777777" w:rsidR="002610E5" w:rsidRDefault="002610E5" w:rsidP="002610E5">
            <w:pPr>
              <w:pStyle w:val="XML1"/>
            </w:pPr>
            <w:r>
              <w:t xml:space="preserve">            element does not exist, a 'data-missing' error is</w:t>
            </w:r>
          </w:p>
          <w:p w14:paraId="3C3B6A23" w14:textId="77777777" w:rsidR="002610E5" w:rsidRDefault="002610E5" w:rsidP="002610E5">
            <w:pPr>
              <w:pStyle w:val="XML1"/>
            </w:pPr>
            <w:r>
              <w:t xml:space="preserve">            returned.</w:t>
            </w:r>
          </w:p>
          <w:p w14:paraId="4E639F80" w14:textId="77777777" w:rsidR="002610E5" w:rsidRDefault="002610E5" w:rsidP="002610E5">
            <w:pPr>
              <w:pStyle w:val="XML1"/>
            </w:pPr>
            <w:r>
              <w:t xml:space="preserve">          &lt;/xs:documentation&gt;</w:t>
            </w:r>
          </w:p>
          <w:p w14:paraId="5EEAC2B9" w14:textId="77777777" w:rsidR="002610E5" w:rsidRDefault="002610E5" w:rsidP="002610E5">
            <w:pPr>
              <w:pStyle w:val="XML1"/>
            </w:pPr>
            <w:r>
              <w:t xml:space="preserve">        &lt;/xs:annotation&gt;</w:t>
            </w:r>
          </w:p>
          <w:p w14:paraId="6F3D0926" w14:textId="77777777" w:rsidR="002610E5" w:rsidRDefault="002610E5" w:rsidP="002610E5">
            <w:pPr>
              <w:pStyle w:val="XML1"/>
            </w:pPr>
            <w:r>
              <w:t xml:space="preserve">      &lt;/xs:element&gt;</w:t>
            </w:r>
          </w:p>
          <w:p w14:paraId="1394DDC2" w14:textId="77777777" w:rsidR="002610E5" w:rsidRDefault="002610E5" w:rsidP="002610E5">
            <w:pPr>
              <w:pStyle w:val="XML1"/>
            </w:pPr>
            <w:r>
              <w:t xml:space="preserve">      &lt;xs:element name="private-key"&gt;</w:t>
            </w:r>
          </w:p>
          <w:p w14:paraId="510C24FB" w14:textId="77777777" w:rsidR="002610E5" w:rsidRDefault="002610E5" w:rsidP="002610E5">
            <w:pPr>
              <w:pStyle w:val="XML1"/>
            </w:pPr>
            <w:r>
              <w:t xml:space="preserve">        &lt;xs:annotation&gt;</w:t>
            </w:r>
          </w:p>
          <w:p w14:paraId="59F3924A" w14:textId="77777777" w:rsidR="002610E5" w:rsidRDefault="002610E5" w:rsidP="002610E5">
            <w:pPr>
              <w:pStyle w:val="XML1"/>
            </w:pPr>
            <w:r>
              <w:t xml:space="preserve">          &lt;xs:documentation&gt;</w:t>
            </w:r>
          </w:p>
          <w:p w14:paraId="70400A4E" w14:textId="77777777" w:rsidR="002610E5" w:rsidRDefault="002610E5" w:rsidP="002610E5">
            <w:pPr>
              <w:pStyle w:val="XML1"/>
            </w:pPr>
            <w:r>
              <w:t xml:space="preserve">            This element contains the private key</w:t>
            </w:r>
          </w:p>
          <w:p w14:paraId="63D841FA" w14:textId="77777777" w:rsidR="002610E5" w:rsidRDefault="002610E5" w:rsidP="002610E5">
            <w:pPr>
              <w:pStyle w:val="XML1"/>
            </w:pPr>
            <w:r>
              <w:t xml:space="preserve">            corresponding to the certificate. The private key is</w:t>
            </w:r>
          </w:p>
          <w:p w14:paraId="7A680662" w14:textId="77777777" w:rsidR="002610E5" w:rsidRDefault="002610E5" w:rsidP="002610E5">
            <w:pPr>
              <w:pStyle w:val="XML1"/>
            </w:pPr>
            <w:r>
              <w:t xml:space="preserve">            encoded as specified in XML-Signature Syntax and Processing</w:t>
            </w:r>
          </w:p>
          <w:p w14:paraId="03C9D365" w14:textId="77777777" w:rsidR="002610E5" w:rsidRDefault="002610E5" w:rsidP="002610E5">
            <w:pPr>
              <w:pStyle w:val="XML1"/>
            </w:pPr>
            <w:r>
              <w:t xml:space="preserve">            (http://www.w3.org/TR/2001/PR-xmldsig-core-20010820/).  </w:t>
            </w:r>
          </w:p>
          <w:p w14:paraId="70BF6B7B" w14:textId="77777777" w:rsidR="002610E5" w:rsidRDefault="002610E5" w:rsidP="002610E5">
            <w:pPr>
              <w:pStyle w:val="XML1"/>
            </w:pPr>
            <w:r>
              <w:t xml:space="preserve">            Currently the specification only support DSA and RSA keys.</w:t>
            </w:r>
          </w:p>
          <w:p w14:paraId="7A8B4AD0" w14:textId="77777777" w:rsidR="002610E5" w:rsidRDefault="002610E5" w:rsidP="002610E5">
            <w:pPr>
              <w:pStyle w:val="XML1"/>
            </w:pPr>
          </w:p>
          <w:p w14:paraId="4CC1F470" w14:textId="77777777" w:rsidR="002610E5" w:rsidRDefault="002610E5" w:rsidP="002610E5">
            <w:pPr>
              <w:pStyle w:val="XML1"/>
            </w:pPr>
            <w:r>
              <w:t xml:space="preserve">            This element MUST be present in the NETCONF data store.</w:t>
            </w:r>
          </w:p>
          <w:p w14:paraId="47CB55A9" w14:textId="77777777" w:rsidR="002610E5" w:rsidRDefault="002610E5" w:rsidP="002610E5">
            <w:pPr>
              <w:pStyle w:val="XML1"/>
            </w:pPr>
            <w:r>
              <w:t xml:space="preserve">            If this element is not present in a NETCONF &amp;lt;edit-config&amp;gt;</w:t>
            </w:r>
          </w:p>
          <w:p w14:paraId="5EA22097" w14:textId="77777777" w:rsidR="002610E5" w:rsidRDefault="002610E5" w:rsidP="002610E5">
            <w:pPr>
              <w:pStyle w:val="XML1"/>
            </w:pPr>
            <w:r>
              <w:t xml:space="preserve">            operation 'create', 'merge' or 'replace' and the parent</w:t>
            </w:r>
          </w:p>
          <w:p w14:paraId="0CC925CA" w14:textId="77777777" w:rsidR="002610E5" w:rsidRDefault="002610E5" w:rsidP="002610E5">
            <w:pPr>
              <w:pStyle w:val="XML1"/>
            </w:pPr>
            <w:r>
              <w:t xml:space="preserve">            element does not exist, a 'data-missing' error is</w:t>
            </w:r>
          </w:p>
          <w:p w14:paraId="1BBB5D33" w14:textId="77777777" w:rsidR="002610E5" w:rsidRDefault="002610E5" w:rsidP="002610E5">
            <w:pPr>
              <w:pStyle w:val="XML1"/>
            </w:pPr>
            <w:r>
              <w:t xml:space="preserve">            returned.</w:t>
            </w:r>
          </w:p>
          <w:p w14:paraId="7DF32472" w14:textId="77777777" w:rsidR="002610E5" w:rsidRDefault="002610E5" w:rsidP="002610E5">
            <w:pPr>
              <w:pStyle w:val="XML1"/>
            </w:pPr>
            <w:r>
              <w:t xml:space="preserve">          &lt;/xs:documentation&gt;</w:t>
            </w:r>
          </w:p>
          <w:p w14:paraId="73CA2F15" w14:textId="77777777" w:rsidR="002610E5" w:rsidRDefault="002610E5" w:rsidP="002610E5">
            <w:pPr>
              <w:pStyle w:val="XML1"/>
            </w:pPr>
            <w:r>
              <w:t xml:space="preserve">        &lt;/xs:annotation&gt;</w:t>
            </w:r>
          </w:p>
          <w:p w14:paraId="2E7D3AA2" w14:textId="77777777" w:rsidR="002610E5" w:rsidRDefault="002610E5" w:rsidP="002610E5">
            <w:pPr>
              <w:pStyle w:val="XML1"/>
            </w:pPr>
            <w:r>
              <w:t xml:space="preserve">        &lt;xs:complexType&gt;</w:t>
            </w:r>
          </w:p>
          <w:p w14:paraId="153F1206" w14:textId="77777777" w:rsidR="002610E5" w:rsidRDefault="002610E5" w:rsidP="002610E5">
            <w:pPr>
              <w:pStyle w:val="XML1"/>
            </w:pPr>
            <w:r>
              <w:t xml:space="preserve">          &lt;xs:sequence&gt;</w:t>
            </w:r>
          </w:p>
          <w:p w14:paraId="2FA33A5C" w14:textId="77777777" w:rsidR="002610E5" w:rsidRDefault="002610E5" w:rsidP="002610E5">
            <w:pPr>
              <w:pStyle w:val="XML1"/>
            </w:pPr>
            <w:r>
              <w:t xml:space="preserve">            &lt;xs:group ref="KeyValueType"/&gt;</w:t>
            </w:r>
          </w:p>
          <w:p w14:paraId="2402AE85" w14:textId="77777777" w:rsidR="002610E5" w:rsidRDefault="002610E5" w:rsidP="002610E5">
            <w:pPr>
              <w:pStyle w:val="XML1"/>
            </w:pPr>
            <w:r>
              <w:t xml:space="preserve">          &lt;/xs:sequence&gt;</w:t>
            </w:r>
          </w:p>
          <w:p w14:paraId="15EDE8A7" w14:textId="77777777" w:rsidR="002610E5" w:rsidRDefault="002610E5" w:rsidP="002610E5">
            <w:pPr>
              <w:pStyle w:val="XML1"/>
            </w:pPr>
            <w:r>
              <w:t xml:space="preserve">        &lt;/xs:complexType&gt;</w:t>
            </w:r>
          </w:p>
          <w:p w14:paraId="63031B51" w14:textId="77777777" w:rsidR="002610E5" w:rsidRDefault="002610E5" w:rsidP="002610E5">
            <w:pPr>
              <w:pStyle w:val="XML1"/>
            </w:pPr>
            <w:r>
              <w:t xml:space="preserve">      &lt;/xs:element&gt;</w:t>
            </w:r>
          </w:p>
          <w:p w14:paraId="093BEBAA" w14:textId="77777777" w:rsidR="002610E5" w:rsidRDefault="002610E5" w:rsidP="002610E5">
            <w:pPr>
              <w:pStyle w:val="XML1"/>
            </w:pPr>
            <w:r>
              <w:t xml:space="preserve">    &lt;/xs:sequence&gt;</w:t>
            </w:r>
          </w:p>
          <w:p w14:paraId="73917273" w14:textId="77777777" w:rsidR="00325239" w:rsidRDefault="002610E5" w:rsidP="002610E5">
            <w:pPr>
              <w:pStyle w:val="XML1"/>
            </w:pPr>
            <w:r>
              <w:t xml:space="preserve">  &lt;/xs:group&gt;</w:t>
            </w:r>
          </w:p>
          <w:p w14:paraId="2DE09DE4" w14:textId="77777777" w:rsidR="002610E5" w:rsidRDefault="002610E5" w:rsidP="002610E5">
            <w:pPr>
              <w:pStyle w:val="XML1"/>
            </w:pPr>
          </w:p>
          <w:p w14:paraId="6A0D7277" w14:textId="77777777" w:rsidR="002610E5" w:rsidRDefault="002610E5" w:rsidP="002610E5">
            <w:pPr>
              <w:pStyle w:val="XML1"/>
            </w:pPr>
            <w:r>
              <w:t xml:space="preserve">  &lt;xs:group name="KeyValueType"&gt;</w:t>
            </w:r>
          </w:p>
          <w:p w14:paraId="20ED3E50" w14:textId="77777777" w:rsidR="002610E5" w:rsidRDefault="002610E5" w:rsidP="002610E5">
            <w:pPr>
              <w:pStyle w:val="XML1"/>
            </w:pPr>
            <w:r>
              <w:t xml:space="preserve">    &lt;xs:annotation&gt;</w:t>
            </w:r>
          </w:p>
          <w:p w14:paraId="487C38F0" w14:textId="77777777" w:rsidR="002610E5" w:rsidRDefault="002610E5" w:rsidP="002610E5">
            <w:pPr>
              <w:pStyle w:val="XML1"/>
            </w:pPr>
            <w:r>
              <w:t xml:space="preserve">      &lt;xs:documentation&gt;</w:t>
            </w:r>
          </w:p>
          <w:p w14:paraId="60A119AA" w14:textId="77777777" w:rsidR="002610E5" w:rsidRDefault="002610E5" w:rsidP="002610E5">
            <w:pPr>
              <w:pStyle w:val="XML1"/>
            </w:pPr>
            <w:r>
              <w:t xml:space="preserve">        The KeyValue element contains a single public key</w:t>
            </w:r>
          </w:p>
          <w:p w14:paraId="1F627DBB" w14:textId="77777777" w:rsidR="002610E5" w:rsidRDefault="002610E5" w:rsidP="002610E5">
            <w:pPr>
              <w:pStyle w:val="XML1"/>
            </w:pPr>
            <w:r>
              <w:t xml:space="preserve">        that may be useful in validating the signature.</w:t>
            </w:r>
          </w:p>
          <w:p w14:paraId="207E22C9" w14:textId="77777777" w:rsidR="002610E5" w:rsidRDefault="002610E5" w:rsidP="002610E5">
            <w:pPr>
              <w:pStyle w:val="XML1"/>
            </w:pPr>
          </w:p>
          <w:p w14:paraId="2209472C" w14:textId="77777777" w:rsidR="002610E5" w:rsidRDefault="002610E5" w:rsidP="002610E5">
            <w:pPr>
              <w:pStyle w:val="XML1"/>
            </w:pPr>
            <w:r>
              <w:t xml:space="preserve">        NETCONF &amp;lt;edit-config&amp;gt; operations MUST be implemented as </w:t>
            </w:r>
          </w:p>
          <w:p w14:paraId="58FC27C4" w14:textId="77777777" w:rsidR="002610E5" w:rsidRDefault="002610E5" w:rsidP="002610E5">
            <w:pPr>
              <w:pStyle w:val="XML1"/>
            </w:pPr>
            <w:r>
              <w:t xml:space="preserve">        follows: </w:t>
            </w:r>
          </w:p>
          <w:p w14:paraId="5C8E80AA" w14:textId="77777777" w:rsidR="002610E5" w:rsidRDefault="002610E5" w:rsidP="002610E5">
            <w:pPr>
              <w:pStyle w:val="XML1"/>
            </w:pPr>
          </w:p>
          <w:p w14:paraId="61EADA44" w14:textId="77777777" w:rsidR="002610E5" w:rsidRDefault="002610E5" w:rsidP="002610E5">
            <w:pPr>
              <w:pStyle w:val="XML1"/>
            </w:pPr>
            <w:r>
              <w:t xml:space="preserve">        * Exactly one of the elemenst 'DSAKeyValue' or 'RSAKeyValue'</w:t>
            </w:r>
          </w:p>
          <w:p w14:paraId="09C43ABF" w14:textId="77777777" w:rsidR="002610E5" w:rsidRDefault="002610E5" w:rsidP="002610E5">
            <w:pPr>
              <w:pStyle w:val="XML1"/>
            </w:pPr>
            <w:r>
              <w:t xml:space="preserve">        all &amp;lt;edit-config&amp;gt; operations.</w:t>
            </w:r>
          </w:p>
          <w:p w14:paraId="480E7546" w14:textId="77777777" w:rsidR="002610E5" w:rsidRDefault="002610E5" w:rsidP="002610E5">
            <w:pPr>
              <w:pStyle w:val="XML1"/>
            </w:pPr>
            <w:r>
              <w:t xml:space="preserve">        * If the operation is 'merge' or 'replace', the element is</w:t>
            </w:r>
          </w:p>
          <w:p w14:paraId="6DB5C7A2" w14:textId="77777777" w:rsidR="002610E5" w:rsidRDefault="002610E5" w:rsidP="002610E5">
            <w:pPr>
              <w:pStyle w:val="XML1"/>
            </w:pPr>
            <w:r>
              <w:t xml:space="preserve">        created if it does not exist, and its value is set to the</w:t>
            </w:r>
          </w:p>
          <w:p w14:paraId="71B87D72" w14:textId="77777777" w:rsidR="002610E5" w:rsidRDefault="002610E5" w:rsidP="002610E5">
            <w:pPr>
              <w:pStyle w:val="XML1"/>
            </w:pPr>
            <w:r>
              <w:t xml:space="preserve">        value found in the XML RPC data.</w:t>
            </w:r>
          </w:p>
          <w:p w14:paraId="4DB17852" w14:textId="77777777" w:rsidR="002610E5" w:rsidRDefault="002610E5" w:rsidP="002610E5">
            <w:pPr>
              <w:pStyle w:val="XML1"/>
            </w:pPr>
            <w:r>
              <w:t xml:space="preserve">        * If the operation is 'create', the element is created if it</w:t>
            </w:r>
          </w:p>
          <w:p w14:paraId="2C61D003" w14:textId="77777777" w:rsidR="002610E5" w:rsidRDefault="002610E5" w:rsidP="002610E5">
            <w:pPr>
              <w:pStyle w:val="XML1"/>
            </w:pPr>
            <w:r>
              <w:t xml:space="preserve">        does not exist. If the element already exists, a</w:t>
            </w:r>
          </w:p>
          <w:p w14:paraId="3F75BDFC" w14:textId="77777777" w:rsidR="002610E5" w:rsidRDefault="002610E5" w:rsidP="002610E5">
            <w:pPr>
              <w:pStyle w:val="XML1"/>
            </w:pPr>
            <w:r>
              <w:t xml:space="preserve">        'data</w:t>
            </w:r>
            <w:r>
              <w:rPr>
                <w:rFonts w:ascii="MS Mincho" w:eastAsia="MS Mincho" w:hAnsi="MS Mincho" w:cs="MS Mincho" w:hint="eastAsia"/>
              </w:rPr>
              <w:t>‑</w:t>
            </w:r>
            <w:r>
              <w:t>exists' error is returned.</w:t>
            </w:r>
          </w:p>
          <w:p w14:paraId="23063D8C" w14:textId="77777777" w:rsidR="002610E5" w:rsidRDefault="002610E5" w:rsidP="002610E5">
            <w:pPr>
              <w:pStyle w:val="XML1"/>
            </w:pPr>
            <w:r>
              <w:t xml:space="preserve">        * If the operation is 'delete', the element is deleted if it</w:t>
            </w:r>
          </w:p>
          <w:p w14:paraId="4173E4E6" w14:textId="77777777" w:rsidR="002610E5" w:rsidRDefault="002610E5" w:rsidP="002610E5">
            <w:pPr>
              <w:pStyle w:val="XML1"/>
            </w:pPr>
            <w:r>
              <w:t xml:space="preserve">        exists. If the element does not exist, a 'data</w:t>
            </w:r>
            <w:r>
              <w:rPr>
                <w:rFonts w:ascii="MS Mincho" w:eastAsia="MS Mincho" w:hAnsi="MS Mincho" w:cs="MS Mincho" w:hint="eastAsia"/>
              </w:rPr>
              <w:t>‑</w:t>
            </w:r>
            <w:r>
              <w:t>missing'</w:t>
            </w:r>
          </w:p>
          <w:p w14:paraId="16211882" w14:textId="77777777" w:rsidR="002610E5" w:rsidRDefault="002610E5" w:rsidP="002610E5">
            <w:pPr>
              <w:pStyle w:val="XML1"/>
            </w:pPr>
            <w:r>
              <w:t xml:space="preserve">        error is returned.</w:t>
            </w:r>
          </w:p>
          <w:p w14:paraId="0EB5FB9C" w14:textId="77777777" w:rsidR="002610E5" w:rsidRDefault="002610E5" w:rsidP="002610E5">
            <w:pPr>
              <w:pStyle w:val="XML1"/>
            </w:pPr>
            <w:r>
              <w:t xml:space="preserve">      &lt;/xs:documentation&gt;</w:t>
            </w:r>
          </w:p>
          <w:p w14:paraId="768254FA" w14:textId="77777777" w:rsidR="002610E5" w:rsidRDefault="002610E5" w:rsidP="002610E5">
            <w:pPr>
              <w:pStyle w:val="XML1"/>
            </w:pPr>
            <w:r>
              <w:t xml:space="preserve">    &lt;/xs:annotation&gt;</w:t>
            </w:r>
          </w:p>
          <w:p w14:paraId="0102FBB3" w14:textId="77777777" w:rsidR="002610E5" w:rsidRDefault="002610E5" w:rsidP="002610E5">
            <w:pPr>
              <w:pStyle w:val="XML1"/>
            </w:pPr>
          </w:p>
          <w:p w14:paraId="6A7EC5AF" w14:textId="77777777" w:rsidR="002610E5" w:rsidRDefault="002610E5" w:rsidP="002610E5">
            <w:pPr>
              <w:pStyle w:val="XML1"/>
            </w:pPr>
            <w:r>
              <w:t xml:space="preserve">    &lt;xs:sequence&gt;</w:t>
            </w:r>
          </w:p>
          <w:p w14:paraId="1C72CB9B" w14:textId="77777777" w:rsidR="002610E5" w:rsidRDefault="002610E5" w:rsidP="002610E5">
            <w:pPr>
              <w:pStyle w:val="XML1"/>
            </w:pPr>
            <w:r>
              <w:t xml:space="preserve">      &lt;xs:choice&gt;</w:t>
            </w:r>
          </w:p>
          <w:p w14:paraId="7AF9B001" w14:textId="77777777" w:rsidR="002610E5" w:rsidRDefault="002610E5" w:rsidP="002610E5">
            <w:pPr>
              <w:pStyle w:val="XML1"/>
            </w:pPr>
            <w:r>
              <w:t xml:space="preserve">        &lt;xs:sequence&gt;</w:t>
            </w:r>
          </w:p>
          <w:p w14:paraId="57E20721" w14:textId="77777777" w:rsidR="002610E5" w:rsidRDefault="002610E5" w:rsidP="002610E5">
            <w:pPr>
              <w:pStyle w:val="XML1"/>
            </w:pPr>
            <w:r>
              <w:t xml:space="preserve">          &lt;xs:element name="DSAKeyValue"&gt;</w:t>
            </w:r>
          </w:p>
          <w:p w14:paraId="15386511" w14:textId="77777777" w:rsidR="002610E5" w:rsidRDefault="002610E5" w:rsidP="002610E5">
            <w:pPr>
              <w:pStyle w:val="XML1"/>
            </w:pPr>
            <w:r>
              <w:t xml:space="preserve">            &lt;xs:complexType&gt;</w:t>
            </w:r>
          </w:p>
          <w:p w14:paraId="2F89FC1E" w14:textId="77777777" w:rsidR="002610E5" w:rsidRDefault="002610E5" w:rsidP="002610E5">
            <w:pPr>
              <w:pStyle w:val="XML1"/>
            </w:pPr>
            <w:r>
              <w:t xml:space="preserve">              &lt;xs:sequence&gt;</w:t>
            </w:r>
          </w:p>
          <w:p w14:paraId="5B99D48D" w14:textId="77777777" w:rsidR="002610E5" w:rsidRDefault="002610E5" w:rsidP="002610E5">
            <w:pPr>
              <w:pStyle w:val="XML1"/>
            </w:pPr>
            <w:r>
              <w:t xml:space="preserve">                &lt;xs:group ref="DSAKeyValueType"/&gt;</w:t>
            </w:r>
          </w:p>
          <w:p w14:paraId="377C1444" w14:textId="77777777" w:rsidR="002610E5" w:rsidRDefault="002610E5" w:rsidP="002610E5">
            <w:pPr>
              <w:pStyle w:val="XML1"/>
            </w:pPr>
            <w:r>
              <w:t xml:space="preserve">              &lt;/xs:sequence&gt;</w:t>
            </w:r>
          </w:p>
          <w:p w14:paraId="2E2255E3" w14:textId="77777777" w:rsidR="002610E5" w:rsidRDefault="002610E5" w:rsidP="002610E5">
            <w:pPr>
              <w:pStyle w:val="XML1"/>
            </w:pPr>
            <w:r>
              <w:t xml:space="preserve">            &lt;/xs:complexType&gt;</w:t>
            </w:r>
          </w:p>
          <w:p w14:paraId="7645AF7E" w14:textId="77777777" w:rsidR="002610E5" w:rsidRDefault="002610E5" w:rsidP="002610E5">
            <w:pPr>
              <w:pStyle w:val="XML1"/>
            </w:pPr>
            <w:r>
              <w:t xml:space="preserve">          &lt;/xs:element&gt;</w:t>
            </w:r>
          </w:p>
          <w:p w14:paraId="6A6A604B" w14:textId="77777777" w:rsidR="002610E5" w:rsidRDefault="002610E5" w:rsidP="002610E5">
            <w:pPr>
              <w:pStyle w:val="XML1"/>
            </w:pPr>
            <w:r>
              <w:t xml:space="preserve">        &lt;/xs:sequence&gt;</w:t>
            </w:r>
          </w:p>
          <w:p w14:paraId="0DFD1044" w14:textId="77777777" w:rsidR="002610E5" w:rsidRDefault="002610E5" w:rsidP="002610E5">
            <w:pPr>
              <w:pStyle w:val="XML1"/>
            </w:pPr>
            <w:r>
              <w:t xml:space="preserve">        &lt;xs:sequence&gt;</w:t>
            </w:r>
          </w:p>
          <w:p w14:paraId="4065AD36" w14:textId="77777777" w:rsidR="002610E5" w:rsidRDefault="002610E5" w:rsidP="002610E5">
            <w:pPr>
              <w:pStyle w:val="XML1"/>
            </w:pPr>
            <w:r>
              <w:t xml:space="preserve">          &lt;xs:element name="RSAKeyValue"&gt;</w:t>
            </w:r>
          </w:p>
          <w:p w14:paraId="17B2C66A" w14:textId="77777777" w:rsidR="002610E5" w:rsidRDefault="002610E5" w:rsidP="002610E5">
            <w:pPr>
              <w:pStyle w:val="XML1"/>
            </w:pPr>
            <w:r>
              <w:t xml:space="preserve">            &lt;xs:complexType&gt;</w:t>
            </w:r>
          </w:p>
          <w:p w14:paraId="40728329" w14:textId="77777777" w:rsidR="002610E5" w:rsidRDefault="002610E5" w:rsidP="002610E5">
            <w:pPr>
              <w:pStyle w:val="XML1"/>
            </w:pPr>
            <w:r>
              <w:t xml:space="preserve">              &lt;xs:sequence&gt;</w:t>
            </w:r>
          </w:p>
          <w:p w14:paraId="041E8DA5" w14:textId="77777777" w:rsidR="002610E5" w:rsidRDefault="002610E5" w:rsidP="002610E5">
            <w:pPr>
              <w:pStyle w:val="XML1"/>
            </w:pPr>
            <w:r>
              <w:t xml:space="preserve">                &lt;xs:group ref="RSAKeyValueType"/&gt;</w:t>
            </w:r>
          </w:p>
          <w:p w14:paraId="232CACF0" w14:textId="77777777" w:rsidR="002610E5" w:rsidRDefault="002610E5" w:rsidP="002610E5">
            <w:pPr>
              <w:pStyle w:val="XML1"/>
            </w:pPr>
            <w:r>
              <w:t xml:space="preserve">              &lt;/xs:sequence&gt;</w:t>
            </w:r>
          </w:p>
          <w:p w14:paraId="03F33D4C" w14:textId="77777777" w:rsidR="002610E5" w:rsidRDefault="002610E5" w:rsidP="002610E5">
            <w:pPr>
              <w:pStyle w:val="XML1"/>
            </w:pPr>
            <w:r>
              <w:t xml:space="preserve">            &lt;/xs:complexType&gt;</w:t>
            </w:r>
          </w:p>
          <w:p w14:paraId="25833260" w14:textId="77777777" w:rsidR="002610E5" w:rsidRDefault="002610E5" w:rsidP="002610E5">
            <w:pPr>
              <w:pStyle w:val="XML1"/>
            </w:pPr>
            <w:r>
              <w:t xml:space="preserve">          &lt;/xs:element&gt;</w:t>
            </w:r>
          </w:p>
          <w:p w14:paraId="35305555" w14:textId="77777777" w:rsidR="002610E5" w:rsidRDefault="002610E5" w:rsidP="002610E5">
            <w:pPr>
              <w:pStyle w:val="XML1"/>
            </w:pPr>
            <w:r>
              <w:t xml:space="preserve">        &lt;/xs:sequence&gt;</w:t>
            </w:r>
          </w:p>
          <w:p w14:paraId="1A466A29" w14:textId="77777777" w:rsidR="002610E5" w:rsidRDefault="002610E5" w:rsidP="002610E5">
            <w:pPr>
              <w:pStyle w:val="XML1"/>
            </w:pPr>
            <w:r>
              <w:t xml:space="preserve">      &lt;/xs:choice&gt;</w:t>
            </w:r>
          </w:p>
          <w:p w14:paraId="1A6356ED" w14:textId="77777777" w:rsidR="002610E5" w:rsidRDefault="002610E5" w:rsidP="002610E5">
            <w:pPr>
              <w:pStyle w:val="XML1"/>
            </w:pPr>
            <w:r>
              <w:t xml:space="preserve">    &lt;/xs:sequence&gt;</w:t>
            </w:r>
          </w:p>
          <w:p w14:paraId="5EC89D7E" w14:textId="77777777" w:rsidR="002610E5" w:rsidRDefault="002610E5" w:rsidP="002610E5">
            <w:pPr>
              <w:pStyle w:val="XML1"/>
            </w:pPr>
            <w:r>
              <w:t xml:space="preserve">  &lt;/xs:group&gt;</w:t>
            </w:r>
          </w:p>
          <w:p w14:paraId="514ECE34" w14:textId="77777777" w:rsidR="002610E5" w:rsidRDefault="002610E5" w:rsidP="002610E5">
            <w:pPr>
              <w:pStyle w:val="XML1"/>
            </w:pPr>
          </w:p>
          <w:p w14:paraId="7130C9EC" w14:textId="77777777" w:rsidR="002610E5" w:rsidRDefault="002610E5" w:rsidP="002610E5">
            <w:pPr>
              <w:pStyle w:val="XML1"/>
            </w:pPr>
            <w:r>
              <w:t xml:space="preserve">  &lt;xs:group name="DSAKeyValueType"&gt;</w:t>
            </w:r>
          </w:p>
          <w:p w14:paraId="77BF5419" w14:textId="77777777" w:rsidR="002610E5" w:rsidRDefault="002610E5" w:rsidP="002610E5">
            <w:pPr>
              <w:pStyle w:val="XML1"/>
            </w:pPr>
            <w:r>
              <w:t xml:space="preserve">    &lt;xs:annotation&gt;</w:t>
            </w:r>
          </w:p>
          <w:p w14:paraId="020A3C8B" w14:textId="77777777" w:rsidR="002610E5" w:rsidRDefault="002610E5" w:rsidP="002610E5">
            <w:pPr>
              <w:pStyle w:val="XML1"/>
            </w:pPr>
            <w:r>
              <w:t xml:space="preserve">      &lt;xs:documentation&gt;</w:t>
            </w:r>
          </w:p>
          <w:p w14:paraId="5DC164E7" w14:textId="77777777" w:rsidR="002610E5" w:rsidRDefault="002610E5" w:rsidP="002610E5">
            <w:pPr>
              <w:pStyle w:val="XML1"/>
            </w:pPr>
            <w:r>
              <w:t xml:space="preserve">        DSA keys and the DSA signature algorithm are</w:t>
            </w:r>
          </w:p>
          <w:p w14:paraId="5F48EBE7" w14:textId="77777777" w:rsidR="002610E5" w:rsidRDefault="002610E5" w:rsidP="002610E5">
            <w:pPr>
              <w:pStyle w:val="XML1"/>
            </w:pPr>
            <w:r>
              <w:t xml:space="preserve">        specified in 'FIPS PUB 186-2, Digital Signature Standard (DSS),</w:t>
            </w:r>
          </w:p>
          <w:p w14:paraId="0B8EE2AD" w14:textId="77777777" w:rsidR="002610E5" w:rsidRDefault="002610E5" w:rsidP="002610E5">
            <w:pPr>
              <w:pStyle w:val="XML1"/>
            </w:pPr>
            <w:r>
              <w:t xml:space="preserve">        U.S. Department of Commerce/National Institute of Standards and</w:t>
            </w:r>
          </w:p>
          <w:p w14:paraId="039AAD97" w14:textId="77777777" w:rsidR="002610E5" w:rsidRDefault="002610E5" w:rsidP="002610E5">
            <w:pPr>
              <w:pStyle w:val="XML1"/>
            </w:pPr>
            <w:r>
              <w:t xml:space="preserve">        Technology,</w:t>
            </w:r>
          </w:p>
          <w:p w14:paraId="600229CF" w14:textId="77777777" w:rsidR="002610E5" w:rsidRDefault="002610E5" w:rsidP="002610E5">
            <w:pPr>
              <w:pStyle w:val="XML1"/>
            </w:pPr>
            <w:r>
              <w:t xml:space="preserve">        http://csrc.nist.gov/publications/fips/fips186-2/fips186-2.pdf'.</w:t>
            </w:r>
          </w:p>
          <w:p w14:paraId="4E0ACDA1" w14:textId="77777777" w:rsidR="002610E5" w:rsidRDefault="002610E5" w:rsidP="002610E5">
            <w:pPr>
              <w:pStyle w:val="XML1"/>
            </w:pPr>
            <w:r>
              <w:t xml:space="preserve">        DSA public key values can have the following fields:</w:t>
            </w:r>
          </w:p>
          <w:p w14:paraId="0F7F74C1" w14:textId="77777777" w:rsidR="002610E5" w:rsidRDefault="002610E5" w:rsidP="002610E5">
            <w:pPr>
              <w:pStyle w:val="XML1"/>
            </w:pPr>
          </w:p>
          <w:p w14:paraId="27AECCBB" w14:textId="77777777" w:rsidR="002610E5" w:rsidRDefault="002610E5" w:rsidP="002610E5">
            <w:pPr>
              <w:pStyle w:val="XML1"/>
            </w:pPr>
            <w:r>
              <w:t xml:space="preserve">        P</w:t>
            </w:r>
          </w:p>
          <w:p w14:paraId="77F0F9BF" w14:textId="77777777" w:rsidR="002610E5" w:rsidRDefault="002610E5" w:rsidP="002610E5">
            <w:pPr>
              <w:pStyle w:val="XML1"/>
            </w:pPr>
            <w:r>
              <w:t xml:space="preserve">        a prime modulus meeting the requirements of the standard</w:t>
            </w:r>
          </w:p>
          <w:p w14:paraId="72AA1017" w14:textId="77777777" w:rsidR="002610E5" w:rsidRDefault="002610E5" w:rsidP="002610E5">
            <w:pPr>
              <w:pStyle w:val="XML1"/>
            </w:pPr>
            <w:r>
              <w:t xml:space="preserve">        above</w:t>
            </w:r>
          </w:p>
          <w:p w14:paraId="01383E5E" w14:textId="77777777" w:rsidR="002610E5" w:rsidRDefault="002610E5" w:rsidP="002610E5">
            <w:pPr>
              <w:pStyle w:val="XML1"/>
            </w:pPr>
            <w:r>
              <w:t xml:space="preserve">        Q</w:t>
            </w:r>
          </w:p>
          <w:p w14:paraId="65BD40F0" w14:textId="77777777" w:rsidR="002610E5" w:rsidRDefault="002610E5" w:rsidP="002610E5">
            <w:pPr>
              <w:pStyle w:val="XML1"/>
            </w:pPr>
            <w:r>
              <w:t xml:space="preserve">        an integer in the range 2**159 &amp;lt; Q &amp;lt; 2**160 which is a</w:t>
            </w:r>
          </w:p>
          <w:p w14:paraId="28711826" w14:textId="77777777" w:rsidR="002610E5" w:rsidRDefault="002610E5" w:rsidP="002610E5">
            <w:pPr>
              <w:pStyle w:val="XML1"/>
            </w:pPr>
            <w:r>
              <w:t xml:space="preserve">        prime divisor of P-1</w:t>
            </w:r>
          </w:p>
          <w:p w14:paraId="15B82A65" w14:textId="77777777" w:rsidR="002610E5" w:rsidRDefault="002610E5" w:rsidP="002610E5">
            <w:pPr>
              <w:pStyle w:val="XML1"/>
            </w:pPr>
            <w:r>
              <w:t xml:space="preserve">        G</w:t>
            </w:r>
          </w:p>
          <w:p w14:paraId="553F2E32" w14:textId="77777777" w:rsidR="002610E5" w:rsidRDefault="002610E5" w:rsidP="002610E5">
            <w:pPr>
              <w:pStyle w:val="XML1"/>
            </w:pPr>
            <w:r>
              <w:t xml:space="preserve">        an integer with certain properties with respect to P and Q</w:t>
            </w:r>
          </w:p>
          <w:p w14:paraId="73DC1545" w14:textId="77777777" w:rsidR="002610E5" w:rsidRDefault="002610E5" w:rsidP="002610E5">
            <w:pPr>
              <w:pStyle w:val="XML1"/>
            </w:pPr>
            <w:r>
              <w:t xml:space="preserve">        J</w:t>
            </w:r>
          </w:p>
          <w:p w14:paraId="5D28E17D" w14:textId="77777777" w:rsidR="002610E5" w:rsidRDefault="002610E5" w:rsidP="002610E5">
            <w:pPr>
              <w:pStyle w:val="XML1"/>
            </w:pPr>
            <w:r>
              <w:t xml:space="preserve">        (P - 1) / Q</w:t>
            </w:r>
          </w:p>
          <w:p w14:paraId="045F6822" w14:textId="77777777" w:rsidR="002610E5" w:rsidRDefault="002610E5" w:rsidP="002610E5">
            <w:pPr>
              <w:pStyle w:val="XML1"/>
            </w:pPr>
            <w:r>
              <w:t xml:space="preserve">        Y</w:t>
            </w:r>
          </w:p>
          <w:p w14:paraId="5B2A8D28" w14:textId="77777777" w:rsidR="002610E5" w:rsidRDefault="002610E5" w:rsidP="002610E5">
            <w:pPr>
              <w:pStyle w:val="XML1"/>
            </w:pPr>
            <w:r>
              <w:t xml:space="preserve">        G**X mod P (where X is part of the private key and not made</w:t>
            </w:r>
          </w:p>
          <w:p w14:paraId="0A762933" w14:textId="77777777" w:rsidR="002610E5" w:rsidRDefault="002610E5" w:rsidP="002610E5">
            <w:pPr>
              <w:pStyle w:val="XML1"/>
            </w:pPr>
            <w:r>
              <w:t xml:space="preserve">        public)</w:t>
            </w:r>
          </w:p>
          <w:p w14:paraId="7217520E" w14:textId="77777777" w:rsidR="002610E5" w:rsidRDefault="002610E5" w:rsidP="002610E5">
            <w:pPr>
              <w:pStyle w:val="XML1"/>
            </w:pPr>
            <w:r>
              <w:t xml:space="preserve">        seed</w:t>
            </w:r>
          </w:p>
          <w:p w14:paraId="03B3DCB3" w14:textId="77777777" w:rsidR="002610E5" w:rsidRDefault="002610E5" w:rsidP="002610E5">
            <w:pPr>
              <w:pStyle w:val="XML1"/>
            </w:pPr>
            <w:r>
              <w:t xml:space="preserve">        a DSA prime generation seed</w:t>
            </w:r>
          </w:p>
          <w:p w14:paraId="26266B03" w14:textId="77777777" w:rsidR="002610E5" w:rsidRDefault="002610E5" w:rsidP="002610E5">
            <w:pPr>
              <w:pStyle w:val="XML1"/>
            </w:pPr>
            <w:r>
              <w:t xml:space="preserve">        pgenCounter</w:t>
            </w:r>
          </w:p>
          <w:p w14:paraId="2AE41D78" w14:textId="77777777" w:rsidR="002610E5" w:rsidRDefault="002610E5" w:rsidP="002610E5">
            <w:pPr>
              <w:pStyle w:val="XML1"/>
            </w:pPr>
            <w:r>
              <w:t xml:space="preserve">        a DSA prime generation counter</w:t>
            </w:r>
          </w:p>
          <w:p w14:paraId="0C4B5419" w14:textId="77777777" w:rsidR="002610E5" w:rsidRDefault="002610E5" w:rsidP="002610E5">
            <w:pPr>
              <w:pStyle w:val="XML1"/>
            </w:pPr>
          </w:p>
          <w:p w14:paraId="40E5EBD8" w14:textId="77777777" w:rsidR="002610E5" w:rsidRDefault="002610E5" w:rsidP="002610E5">
            <w:pPr>
              <w:pStyle w:val="XML1"/>
            </w:pPr>
            <w:r>
              <w:t xml:space="preserve">        Parameter J is avilable for inclusion solely for efficiency as</w:t>
            </w:r>
          </w:p>
          <w:p w14:paraId="4F95901D" w14:textId="77777777" w:rsidR="002610E5" w:rsidRDefault="002610E5" w:rsidP="002610E5">
            <w:pPr>
              <w:pStyle w:val="XML1"/>
            </w:pPr>
            <w:r>
              <w:t xml:space="preserve">        it is calculatable from P and Q. Parameters seed and</w:t>
            </w:r>
          </w:p>
          <w:p w14:paraId="37C68FCA" w14:textId="77777777" w:rsidR="002610E5" w:rsidRDefault="002610E5" w:rsidP="002610E5">
            <w:pPr>
              <w:pStyle w:val="XML1"/>
            </w:pPr>
            <w:r>
              <w:t xml:space="preserve">        pgenCounter are used in the DSA prime number generation</w:t>
            </w:r>
          </w:p>
          <w:p w14:paraId="5786F765" w14:textId="77777777" w:rsidR="002610E5" w:rsidRDefault="002610E5" w:rsidP="002610E5">
            <w:pPr>
              <w:pStyle w:val="XML1"/>
            </w:pPr>
            <w:r>
              <w:t xml:space="preserve">        algorithm specified in the above standard. As such, they are</w:t>
            </w:r>
          </w:p>
          <w:p w14:paraId="6FCDD4AD" w14:textId="77777777" w:rsidR="002610E5" w:rsidRDefault="002610E5" w:rsidP="002610E5">
            <w:pPr>
              <w:pStyle w:val="XML1"/>
            </w:pPr>
            <w:r>
              <w:t xml:space="preserve">        optional but MUST either both be present or both be absent.</w:t>
            </w:r>
          </w:p>
          <w:p w14:paraId="4664DBC5" w14:textId="77777777" w:rsidR="002610E5" w:rsidRDefault="002610E5" w:rsidP="002610E5">
            <w:pPr>
              <w:pStyle w:val="XML1"/>
            </w:pPr>
            <w:r>
              <w:t xml:space="preserve">        This prime generation algorithm is designed to provide</w:t>
            </w:r>
          </w:p>
          <w:p w14:paraId="264FF633" w14:textId="77777777" w:rsidR="002610E5" w:rsidRDefault="002610E5" w:rsidP="002610E5">
            <w:pPr>
              <w:pStyle w:val="XML1"/>
            </w:pPr>
            <w:r>
              <w:t xml:space="preserve">        assurance that a weak prime is not being used and it yields a P</w:t>
            </w:r>
          </w:p>
          <w:p w14:paraId="64A4D000" w14:textId="77777777" w:rsidR="002610E5" w:rsidRDefault="002610E5" w:rsidP="002610E5">
            <w:pPr>
              <w:pStyle w:val="XML1"/>
            </w:pPr>
            <w:r>
              <w:t xml:space="preserve">        and Q value. Parameters P, Q, and G can be public and common to</w:t>
            </w:r>
          </w:p>
          <w:p w14:paraId="21CC8929" w14:textId="77777777" w:rsidR="002610E5" w:rsidRDefault="002610E5" w:rsidP="002610E5">
            <w:pPr>
              <w:pStyle w:val="XML1"/>
            </w:pPr>
            <w:r>
              <w:t xml:space="preserve">        a group of users. They might be known from application context.</w:t>
            </w:r>
          </w:p>
          <w:p w14:paraId="3EB6B8B8" w14:textId="77777777" w:rsidR="002610E5" w:rsidRDefault="002610E5" w:rsidP="002610E5">
            <w:pPr>
              <w:pStyle w:val="XML1"/>
            </w:pPr>
            <w:r>
              <w:t xml:space="preserve">        As such, they are optional but P and Q MUST either both appear</w:t>
            </w:r>
          </w:p>
          <w:p w14:paraId="02D947FC" w14:textId="77777777" w:rsidR="002610E5" w:rsidRDefault="002610E5" w:rsidP="002610E5">
            <w:pPr>
              <w:pStyle w:val="XML1"/>
            </w:pPr>
            <w:r>
              <w:t xml:space="preserve">        or both be absent. If all of P, Q, seed, and pgenCounter are</w:t>
            </w:r>
          </w:p>
          <w:p w14:paraId="64AB398E" w14:textId="77777777" w:rsidR="002610E5" w:rsidRDefault="002610E5" w:rsidP="002610E5">
            <w:pPr>
              <w:pStyle w:val="XML1"/>
            </w:pPr>
            <w:r>
              <w:t xml:space="preserve">        present, implementations are not required to check if they are</w:t>
            </w:r>
          </w:p>
          <w:p w14:paraId="17CBE078" w14:textId="77777777" w:rsidR="002610E5" w:rsidRDefault="002610E5" w:rsidP="002610E5">
            <w:pPr>
              <w:pStyle w:val="XML1"/>
            </w:pPr>
            <w:r>
              <w:t xml:space="preserve">        consistent and are free to use either P and Q or seed and</w:t>
            </w:r>
          </w:p>
          <w:p w14:paraId="036F2AF2" w14:textId="77777777" w:rsidR="002610E5" w:rsidRDefault="002610E5" w:rsidP="002610E5">
            <w:pPr>
              <w:pStyle w:val="XML1"/>
            </w:pPr>
            <w:r>
              <w:t xml:space="preserve">        pgenCounter. All parameters are encoded as base64 values.</w:t>
            </w:r>
          </w:p>
          <w:p w14:paraId="5ACF471A" w14:textId="77777777" w:rsidR="002610E5" w:rsidRDefault="002610E5" w:rsidP="002610E5">
            <w:pPr>
              <w:pStyle w:val="XML1"/>
            </w:pPr>
            <w:r>
              <w:t xml:space="preserve">      &lt;/xs:documentation&gt;</w:t>
            </w:r>
          </w:p>
          <w:p w14:paraId="5CE78B55" w14:textId="77777777" w:rsidR="002610E5" w:rsidRDefault="002610E5" w:rsidP="002610E5">
            <w:pPr>
              <w:pStyle w:val="XML1"/>
            </w:pPr>
            <w:r>
              <w:t xml:space="preserve">    &lt;/xs:annotation&gt;</w:t>
            </w:r>
          </w:p>
          <w:p w14:paraId="39D92262" w14:textId="77777777" w:rsidR="002610E5" w:rsidRDefault="002610E5" w:rsidP="002610E5">
            <w:pPr>
              <w:pStyle w:val="XML1"/>
            </w:pPr>
          </w:p>
          <w:p w14:paraId="5A08CFA9" w14:textId="77777777" w:rsidR="002610E5" w:rsidRDefault="002610E5" w:rsidP="002610E5">
            <w:pPr>
              <w:pStyle w:val="XML1"/>
            </w:pPr>
            <w:r>
              <w:t xml:space="preserve">    &lt;xs:sequence&gt;</w:t>
            </w:r>
          </w:p>
          <w:p w14:paraId="1F1359DE" w14:textId="77777777" w:rsidR="002610E5" w:rsidRDefault="002610E5" w:rsidP="002610E5">
            <w:pPr>
              <w:pStyle w:val="XML1"/>
            </w:pPr>
            <w:r>
              <w:t xml:space="preserve">      &lt;xs:element name="P"  type="xs:base64Binary"&gt;</w:t>
            </w:r>
          </w:p>
          <w:p w14:paraId="446B5A76" w14:textId="77777777" w:rsidR="002610E5" w:rsidRDefault="002610E5" w:rsidP="002610E5">
            <w:pPr>
              <w:pStyle w:val="XML1"/>
            </w:pPr>
            <w:r>
              <w:t xml:space="preserve">        &lt;xs:annotation&gt;</w:t>
            </w:r>
          </w:p>
          <w:p w14:paraId="657A3F46" w14:textId="77777777" w:rsidR="002610E5" w:rsidRDefault="002610E5" w:rsidP="002610E5">
            <w:pPr>
              <w:pStyle w:val="XML1"/>
            </w:pPr>
            <w:r>
              <w:t xml:space="preserve">          &lt;xs:documentation&gt;</w:t>
            </w:r>
          </w:p>
          <w:p w14:paraId="1DDA5B8A" w14:textId="77777777" w:rsidR="002610E5" w:rsidRDefault="002610E5" w:rsidP="002610E5">
            <w:pPr>
              <w:pStyle w:val="XML1"/>
            </w:pPr>
            <w:r>
              <w:t xml:space="preserve">            This element is optional. It MUST be present in</w:t>
            </w:r>
          </w:p>
          <w:p w14:paraId="5CF68151" w14:textId="77777777" w:rsidR="002610E5" w:rsidRDefault="002610E5" w:rsidP="002610E5">
            <w:pPr>
              <w:pStyle w:val="XML1"/>
            </w:pPr>
            <w:r>
              <w:t xml:space="preserve">            the NETCONF data store, if the element 'Q' is present.</w:t>
            </w:r>
          </w:p>
          <w:p w14:paraId="77CBE580" w14:textId="77777777" w:rsidR="002610E5" w:rsidRDefault="002610E5" w:rsidP="002610E5">
            <w:pPr>
              <w:pStyle w:val="XML1"/>
            </w:pPr>
            <w:r>
              <w:t xml:space="preserve">                    </w:t>
            </w:r>
          </w:p>
          <w:p w14:paraId="643060F9" w14:textId="77777777" w:rsidR="002610E5" w:rsidRDefault="002610E5" w:rsidP="002610E5">
            <w:pPr>
              <w:pStyle w:val="XML1"/>
            </w:pPr>
            <w:r>
              <w:t xml:space="preserve">            If element 'Q' is present in a NETCONF &amp;lt;edit-config&amp;gt;</w:t>
            </w:r>
          </w:p>
          <w:p w14:paraId="2F052BDE" w14:textId="77777777" w:rsidR="002610E5" w:rsidRDefault="002610E5" w:rsidP="002610E5">
            <w:pPr>
              <w:pStyle w:val="XML1"/>
            </w:pPr>
            <w:r>
              <w:t xml:space="preserve">            operation 'create', 'merge' or 'replace' and this element</w:t>
            </w:r>
          </w:p>
          <w:p w14:paraId="74709D57" w14:textId="77777777" w:rsidR="002610E5" w:rsidRDefault="002610E5" w:rsidP="002610E5">
            <w:pPr>
              <w:pStyle w:val="XML1"/>
            </w:pPr>
            <w:r>
              <w:t xml:space="preserve">            is missing, a 'data-missing' error is returned.</w:t>
            </w:r>
          </w:p>
          <w:p w14:paraId="1F510D91" w14:textId="77777777" w:rsidR="002610E5" w:rsidRDefault="002610E5" w:rsidP="002610E5">
            <w:pPr>
              <w:pStyle w:val="XML1"/>
            </w:pPr>
            <w:r>
              <w:t xml:space="preserve">          &lt;/xs:documentation&gt;</w:t>
            </w:r>
          </w:p>
          <w:p w14:paraId="03822A01" w14:textId="77777777" w:rsidR="002610E5" w:rsidRDefault="002610E5" w:rsidP="002610E5">
            <w:pPr>
              <w:pStyle w:val="XML1"/>
            </w:pPr>
            <w:r>
              <w:t xml:space="preserve">        &lt;/xs:annotation&gt;</w:t>
            </w:r>
          </w:p>
          <w:p w14:paraId="33920FED" w14:textId="77777777" w:rsidR="002610E5" w:rsidRDefault="002610E5" w:rsidP="002610E5">
            <w:pPr>
              <w:pStyle w:val="XML1"/>
            </w:pPr>
            <w:r>
              <w:t xml:space="preserve">      &lt;/xs:element&gt;</w:t>
            </w:r>
          </w:p>
          <w:p w14:paraId="0579CD58" w14:textId="77777777" w:rsidR="002610E5" w:rsidRDefault="002610E5" w:rsidP="002610E5">
            <w:pPr>
              <w:pStyle w:val="XML1"/>
            </w:pPr>
            <w:r>
              <w:t xml:space="preserve">      &lt;xs:element name="Q"  type="xs:base64Binary"&gt;</w:t>
            </w:r>
          </w:p>
          <w:p w14:paraId="2CC75F12" w14:textId="77777777" w:rsidR="002610E5" w:rsidRDefault="002610E5" w:rsidP="002610E5">
            <w:pPr>
              <w:pStyle w:val="XML1"/>
            </w:pPr>
            <w:r>
              <w:t xml:space="preserve">        &lt;xs:annotation&gt;</w:t>
            </w:r>
          </w:p>
          <w:p w14:paraId="7796EE8E" w14:textId="77777777" w:rsidR="002610E5" w:rsidRDefault="002610E5" w:rsidP="002610E5">
            <w:pPr>
              <w:pStyle w:val="XML1"/>
            </w:pPr>
            <w:r>
              <w:t xml:space="preserve">          &lt;xs:documentation&gt;</w:t>
            </w:r>
          </w:p>
          <w:p w14:paraId="744AC68D" w14:textId="77777777" w:rsidR="002610E5" w:rsidRDefault="002610E5" w:rsidP="002610E5">
            <w:pPr>
              <w:pStyle w:val="XML1"/>
            </w:pPr>
            <w:r>
              <w:t xml:space="preserve">            This element is optional. It MUST be present in</w:t>
            </w:r>
          </w:p>
          <w:p w14:paraId="73B010EC" w14:textId="77777777" w:rsidR="002610E5" w:rsidRDefault="002610E5" w:rsidP="002610E5">
            <w:pPr>
              <w:pStyle w:val="XML1"/>
            </w:pPr>
            <w:r>
              <w:t xml:space="preserve">            the NETCONF data store, if the element 'P' is present.</w:t>
            </w:r>
          </w:p>
          <w:p w14:paraId="448617C2" w14:textId="77777777" w:rsidR="002610E5" w:rsidRDefault="002610E5" w:rsidP="002610E5">
            <w:pPr>
              <w:pStyle w:val="XML1"/>
            </w:pPr>
            <w:r>
              <w:t xml:space="preserve">                    </w:t>
            </w:r>
          </w:p>
          <w:p w14:paraId="674A4836" w14:textId="77777777" w:rsidR="002610E5" w:rsidRDefault="002610E5" w:rsidP="002610E5">
            <w:pPr>
              <w:pStyle w:val="XML1"/>
            </w:pPr>
            <w:r>
              <w:t xml:space="preserve">            If element 'P' is present in a NETCONF &amp;lt;edit-config&amp;gt;</w:t>
            </w:r>
          </w:p>
          <w:p w14:paraId="27C13E8C" w14:textId="77777777" w:rsidR="002610E5" w:rsidRDefault="002610E5" w:rsidP="002610E5">
            <w:pPr>
              <w:pStyle w:val="XML1"/>
            </w:pPr>
            <w:r>
              <w:t xml:space="preserve">            operation 'create', 'merge' or 'replace' and this element</w:t>
            </w:r>
          </w:p>
          <w:p w14:paraId="3B894F29" w14:textId="77777777" w:rsidR="002610E5" w:rsidRDefault="002610E5" w:rsidP="002610E5">
            <w:pPr>
              <w:pStyle w:val="XML1"/>
            </w:pPr>
            <w:r>
              <w:t xml:space="preserve">            is missing, a 'data-missing' error is returned.</w:t>
            </w:r>
          </w:p>
          <w:p w14:paraId="1DAEAA9E" w14:textId="77777777" w:rsidR="002610E5" w:rsidRDefault="002610E5" w:rsidP="002610E5">
            <w:pPr>
              <w:pStyle w:val="XML1"/>
            </w:pPr>
            <w:r>
              <w:t xml:space="preserve">          &lt;/xs:documentation&gt;</w:t>
            </w:r>
          </w:p>
          <w:p w14:paraId="50D43741" w14:textId="77777777" w:rsidR="002610E5" w:rsidRDefault="002610E5" w:rsidP="002610E5">
            <w:pPr>
              <w:pStyle w:val="XML1"/>
            </w:pPr>
            <w:r>
              <w:t xml:space="preserve">        &lt;/xs:annotation&gt;</w:t>
            </w:r>
          </w:p>
          <w:p w14:paraId="785899DE" w14:textId="77777777" w:rsidR="002610E5" w:rsidRDefault="002610E5" w:rsidP="002610E5">
            <w:pPr>
              <w:pStyle w:val="XML1"/>
            </w:pPr>
            <w:r>
              <w:t xml:space="preserve">      &lt;/xs:element&gt;</w:t>
            </w:r>
          </w:p>
          <w:p w14:paraId="7A13D102" w14:textId="77777777" w:rsidR="002610E5" w:rsidRDefault="002610E5" w:rsidP="002610E5">
            <w:pPr>
              <w:pStyle w:val="XML1"/>
            </w:pPr>
            <w:r>
              <w:t xml:space="preserve">      &lt;xs:element name="J"  type="xs:base64Binary"&gt;</w:t>
            </w:r>
          </w:p>
          <w:p w14:paraId="65462133" w14:textId="77777777" w:rsidR="002610E5" w:rsidRDefault="002610E5" w:rsidP="002610E5">
            <w:pPr>
              <w:pStyle w:val="XML1"/>
            </w:pPr>
            <w:r>
              <w:t xml:space="preserve">        &lt;xs:annotation&gt;</w:t>
            </w:r>
          </w:p>
          <w:p w14:paraId="4E749BE2" w14:textId="77777777" w:rsidR="002610E5" w:rsidRDefault="002610E5" w:rsidP="002610E5">
            <w:pPr>
              <w:pStyle w:val="XML1"/>
            </w:pPr>
            <w:r>
              <w:t xml:space="preserve">          &lt;xs:documentation&gt;</w:t>
            </w:r>
          </w:p>
          <w:p w14:paraId="6A8D1EB1" w14:textId="77777777" w:rsidR="002610E5" w:rsidRDefault="002610E5" w:rsidP="002610E5">
            <w:pPr>
              <w:pStyle w:val="XML1"/>
            </w:pPr>
            <w:r>
              <w:t xml:space="preserve">            This element is optional.</w:t>
            </w:r>
          </w:p>
          <w:p w14:paraId="42DF543A" w14:textId="77777777" w:rsidR="002610E5" w:rsidRDefault="002610E5" w:rsidP="002610E5">
            <w:pPr>
              <w:pStyle w:val="XML1"/>
            </w:pPr>
            <w:r>
              <w:t xml:space="preserve">          &lt;/xs:documentation&gt;</w:t>
            </w:r>
          </w:p>
          <w:p w14:paraId="0CAF0C71" w14:textId="77777777" w:rsidR="002610E5" w:rsidRDefault="002610E5" w:rsidP="002610E5">
            <w:pPr>
              <w:pStyle w:val="XML1"/>
            </w:pPr>
            <w:r>
              <w:t xml:space="preserve">        &lt;/xs:annotation&gt;</w:t>
            </w:r>
          </w:p>
          <w:p w14:paraId="327CF696" w14:textId="77777777" w:rsidR="002610E5" w:rsidRDefault="002610E5" w:rsidP="002610E5">
            <w:pPr>
              <w:pStyle w:val="XML1"/>
            </w:pPr>
            <w:r>
              <w:t xml:space="preserve">      &lt;/xs:element&gt;</w:t>
            </w:r>
          </w:p>
          <w:p w14:paraId="7F0CA06B" w14:textId="77777777" w:rsidR="002610E5" w:rsidRDefault="002610E5" w:rsidP="002610E5">
            <w:pPr>
              <w:pStyle w:val="XML1"/>
            </w:pPr>
            <w:r>
              <w:t xml:space="preserve">      &lt;xs:element name="G"  type="xs:base64Binary"&gt;</w:t>
            </w:r>
          </w:p>
          <w:p w14:paraId="22733776" w14:textId="77777777" w:rsidR="002610E5" w:rsidRDefault="002610E5" w:rsidP="002610E5">
            <w:pPr>
              <w:pStyle w:val="XML1"/>
            </w:pPr>
            <w:r>
              <w:t xml:space="preserve">        &lt;xs:annotation&gt;</w:t>
            </w:r>
          </w:p>
          <w:p w14:paraId="392376D2" w14:textId="77777777" w:rsidR="002610E5" w:rsidRDefault="002610E5" w:rsidP="002610E5">
            <w:pPr>
              <w:pStyle w:val="XML1"/>
            </w:pPr>
            <w:r>
              <w:t xml:space="preserve">          &lt;xs:documentation&gt;</w:t>
            </w:r>
          </w:p>
          <w:p w14:paraId="20921EAC" w14:textId="77777777" w:rsidR="002610E5" w:rsidRDefault="002610E5" w:rsidP="002610E5">
            <w:pPr>
              <w:pStyle w:val="XML1"/>
            </w:pPr>
            <w:r>
              <w:t xml:space="preserve">            This element is optional.</w:t>
            </w:r>
          </w:p>
          <w:p w14:paraId="20AF71CC" w14:textId="77777777" w:rsidR="002610E5" w:rsidRDefault="002610E5" w:rsidP="002610E5">
            <w:pPr>
              <w:pStyle w:val="XML1"/>
            </w:pPr>
            <w:r>
              <w:t xml:space="preserve">          &lt;/xs:documentation&gt;</w:t>
            </w:r>
          </w:p>
          <w:p w14:paraId="05AD5343" w14:textId="77777777" w:rsidR="002610E5" w:rsidRDefault="002610E5" w:rsidP="002610E5">
            <w:pPr>
              <w:pStyle w:val="XML1"/>
            </w:pPr>
            <w:r>
              <w:t xml:space="preserve">        &lt;/xs:annotation&gt;</w:t>
            </w:r>
          </w:p>
          <w:p w14:paraId="655FF500" w14:textId="77777777" w:rsidR="002610E5" w:rsidRDefault="002610E5" w:rsidP="002610E5">
            <w:pPr>
              <w:pStyle w:val="XML1"/>
            </w:pPr>
            <w:r>
              <w:t xml:space="preserve">      &lt;/xs:element&gt;</w:t>
            </w:r>
          </w:p>
          <w:p w14:paraId="2D46DBAA" w14:textId="77777777" w:rsidR="002610E5" w:rsidRDefault="002610E5" w:rsidP="002610E5">
            <w:pPr>
              <w:pStyle w:val="XML1"/>
            </w:pPr>
            <w:r>
              <w:t xml:space="preserve">      &lt;xs:element name="Y"  type="xs:base64Binary"&gt;</w:t>
            </w:r>
          </w:p>
          <w:p w14:paraId="1265DA5C" w14:textId="77777777" w:rsidR="002610E5" w:rsidRDefault="002610E5" w:rsidP="002610E5">
            <w:pPr>
              <w:pStyle w:val="XML1"/>
            </w:pPr>
            <w:r>
              <w:t xml:space="preserve">        &lt;xs:annotation&gt;</w:t>
            </w:r>
          </w:p>
          <w:p w14:paraId="6876A77A" w14:textId="77777777" w:rsidR="002610E5" w:rsidRDefault="002610E5" w:rsidP="002610E5">
            <w:pPr>
              <w:pStyle w:val="XML1"/>
            </w:pPr>
            <w:r>
              <w:t xml:space="preserve">          &lt;xs:documentation&gt;</w:t>
            </w:r>
          </w:p>
          <w:p w14:paraId="2B03EC08" w14:textId="77777777" w:rsidR="002610E5" w:rsidRDefault="002610E5" w:rsidP="002610E5">
            <w:pPr>
              <w:pStyle w:val="XML1"/>
            </w:pPr>
            <w:r>
              <w:t xml:space="preserve">            This element MUST be present in the NETCONF data</w:t>
            </w:r>
          </w:p>
          <w:p w14:paraId="5082BA49" w14:textId="77777777" w:rsidR="002610E5" w:rsidRDefault="002610E5" w:rsidP="002610E5">
            <w:pPr>
              <w:pStyle w:val="XML1"/>
            </w:pPr>
            <w:r>
              <w:t xml:space="preserve">            store. If this element is not present in a NETCONF</w:t>
            </w:r>
          </w:p>
          <w:p w14:paraId="42315205" w14:textId="77777777" w:rsidR="002610E5" w:rsidRDefault="002610E5" w:rsidP="002610E5">
            <w:pPr>
              <w:pStyle w:val="XML1"/>
            </w:pPr>
            <w:r>
              <w:t xml:space="preserve">            &amp;lt;edit-config&amp;gt; operation 'create', 'merge' or 'replace' and</w:t>
            </w:r>
          </w:p>
          <w:p w14:paraId="792458F0" w14:textId="77777777" w:rsidR="002610E5" w:rsidRDefault="002610E5" w:rsidP="002610E5">
            <w:pPr>
              <w:pStyle w:val="XML1"/>
            </w:pPr>
            <w:r>
              <w:t xml:space="preserve">            the parent element does not exist, a 'data-missing' error</w:t>
            </w:r>
          </w:p>
          <w:p w14:paraId="0274E833" w14:textId="77777777" w:rsidR="002610E5" w:rsidRDefault="002610E5" w:rsidP="002610E5">
            <w:pPr>
              <w:pStyle w:val="XML1"/>
            </w:pPr>
            <w:r>
              <w:t xml:space="preserve">            is returned.</w:t>
            </w:r>
          </w:p>
          <w:p w14:paraId="59FCAD7D" w14:textId="77777777" w:rsidR="002610E5" w:rsidRDefault="002610E5" w:rsidP="002610E5">
            <w:pPr>
              <w:pStyle w:val="XML1"/>
            </w:pPr>
            <w:r>
              <w:t xml:space="preserve">          &lt;/xs:documentation&gt;</w:t>
            </w:r>
          </w:p>
          <w:p w14:paraId="4D9880C2" w14:textId="77777777" w:rsidR="002610E5" w:rsidRDefault="002610E5" w:rsidP="002610E5">
            <w:pPr>
              <w:pStyle w:val="XML1"/>
            </w:pPr>
            <w:r>
              <w:t xml:space="preserve">        &lt;/xs:annotation&gt;</w:t>
            </w:r>
          </w:p>
          <w:p w14:paraId="6E9075FB" w14:textId="77777777" w:rsidR="002610E5" w:rsidRDefault="002610E5" w:rsidP="002610E5">
            <w:pPr>
              <w:pStyle w:val="XML1"/>
            </w:pPr>
            <w:r>
              <w:t xml:space="preserve">      &lt;/xs:element&gt;</w:t>
            </w:r>
          </w:p>
          <w:p w14:paraId="370B006A" w14:textId="77777777" w:rsidR="002610E5" w:rsidRDefault="002610E5" w:rsidP="002610E5">
            <w:pPr>
              <w:pStyle w:val="XML1"/>
            </w:pPr>
            <w:r>
              <w:t xml:space="preserve">      &lt;xs:element name="Seed"  type="xs:base64Binary"&gt;</w:t>
            </w:r>
          </w:p>
          <w:p w14:paraId="3C1BC171" w14:textId="77777777" w:rsidR="002610E5" w:rsidRDefault="002610E5" w:rsidP="002610E5">
            <w:pPr>
              <w:pStyle w:val="XML1"/>
            </w:pPr>
            <w:r>
              <w:t xml:space="preserve">        &lt;xs:annotation&gt;</w:t>
            </w:r>
          </w:p>
          <w:p w14:paraId="0FD8EB37" w14:textId="77777777" w:rsidR="002610E5" w:rsidRDefault="002610E5" w:rsidP="002610E5">
            <w:pPr>
              <w:pStyle w:val="XML1"/>
            </w:pPr>
            <w:r>
              <w:t xml:space="preserve">          &lt;xs:documentation&gt;</w:t>
            </w:r>
          </w:p>
          <w:p w14:paraId="0FC44452" w14:textId="77777777" w:rsidR="002610E5" w:rsidRDefault="002610E5" w:rsidP="002610E5">
            <w:pPr>
              <w:pStyle w:val="XML1"/>
            </w:pPr>
            <w:r>
              <w:t xml:space="preserve">            This element is optional. It MUST be present in</w:t>
            </w:r>
          </w:p>
          <w:p w14:paraId="777DBF20" w14:textId="77777777" w:rsidR="002610E5" w:rsidRDefault="002610E5" w:rsidP="002610E5">
            <w:pPr>
              <w:pStyle w:val="XML1"/>
            </w:pPr>
            <w:r>
              <w:t xml:space="preserve">            the NETCONF data store, if the element 'PgenCounter' is</w:t>
            </w:r>
          </w:p>
          <w:p w14:paraId="2E1A1773" w14:textId="77777777" w:rsidR="002610E5" w:rsidRDefault="002610E5" w:rsidP="002610E5">
            <w:pPr>
              <w:pStyle w:val="XML1"/>
            </w:pPr>
            <w:r>
              <w:t xml:space="preserve">            present.</w:t>
            </w:r>
          </w:p>
          <w:p w14:paraId="3A02751D" w14:textId="77777777" w:rsidR="002610E5" w:rsidRDefault="002610E5" w:rsidP="002610E5">
            <w:pPr>
              <w:pStyle w:val="XML1"/>
            </w:pPr>
            <w:r>
              <w:t xml:space="preserve">                    </w:t>
            </w:r>
          </w:p>
          <w:p w14:paraId="0B53A750" w14:textId="77777777" w:rsidR="002610E5" w:rsidRDefault="002610E5" w:rsidP="002610E5">
            <w:pPr>
              <w:pStyle w:val="XML1"/>
            </w:pPr>
            <w:r>
              <w:t xml:space="preserve">            If element 'PgenCounter' is present in a NETCONF</w:t>
            </w:r>
          </w:p>
          <w:p w14:paraId="2346705F" w14:textId="77777777" w:rsidR="002610E5" w:rsidRDefault="002610E5" w:rsidP="002610E5">
            <w:pPr>
              <w:pStyle w:val="XML1"/>
            </w:pPr>
            <w:r>
              <w:t xml:space="preserve">            &amp;lt;edit-config&amp;gt; operation 'create', 'merge' or 'replace' and</w:t>
            </w:r>
          </w:p>
          <w:p w14:paraId="6051AADA" w14:textId="77777777" w:rsidR="002610E5" w:rsidRDefault="002610E5" w:rsidP="002610E5">
            <w:pPr>
              <w:pStyle w:val="XML1"/>
            </w:pPr>
            <w:r>
              <w:t xml:space="preserve">            this element is missing, a 'data-missing' error is</w:t>
            </w:r>
          </w:p>
          <w:p w14:paraId="38144BD5" w14:textId="77777777" w:rsidR="002610E5" w:rsidRDefault="002610E5" w:rsidP="002610E5">
            <w:pPr>
              <w:pStyle w:val="XML1"/>
            </w:pPr>
            <w:r>
              <w:t xml:space="preserve">            returned.</w:t>
            </w:r>
          </w:p>
          <w:p w14:paraId="7DADEDA9" w14:textId="77777777" w:rsidR="002610E5" w:rsidRDefault="002610E5" w:rsidP="002610E5">
            <w:pPr>
              <w:pStyle w:val="XML1"/>
            </w:pPr>
            <w:r>
              <w:t xml:space="preserve">          &lt;/xs:documentation&gt;</w:t>
            </w:r>
          </w:p>
          <w:p w14:paraId="148370F2" w14:textId="77777777" w:rsidR="002610E5" w:rsidRDefault="002610E5" w:rsidP="002610E5">
            <w:pPr>
              <w:pStyle w:val="XML1"/>
            </w:pPr>
            <w:r>
              <w:t xml:space="preserve">        &lt;/xs:annotation&gt;</w:t>
            </w:r>
          </w:p>
          <w:p w14:paraId="1190B3D5" w14:textId="77777777" w:rsidR="002610E5" w:rsidRDefault="002610E5" w:rsidP="002610E5">
            <w:pPr>
              <w:pStyle w:val="XML1"/>
            </w:pPr>
            <w:r>
              <w:t xml:space="preserve">      &lt;/xs:element&gt;</w:t>
            </w:r>
          </w:p>
          <w:p w14:paraId="774FA387" w14:textId="77777777" w:rsidR="002610E5" w:rsidRDefault="002610E5" w:rsidP="002610E5">
            <w:pPr>
              <w:pStyle w:val="XML1"/>
            </w:pPr>
            <w:r>
              <w:t xml:space="preserve">      &lt;xs:element name="PgenCounter"  type="xs:base64Binary"&gt;</w:t>
            </w:r>
          </w:p>
          <w:p w14:paraId="4541783D" w14:textId="77777777" w:rsidR="002610E5" w:rsidRDefault="002610E5" w:rsidP="002610E5">
            <w:pPr>
              <w:pStyle w:val="XML1"/>
            </w:pPr>
            <w:r>
              <w:t xml:space="preserve">        &lt;xs:annotation&gt;</w:t>
            </w:r>
          </w:p>
          <w:p w14:paraId="7BAEA249" w14:textId="77777777" w:rsidR="002610E5" w:rsidRDefault="002610E5" w:rsidP="002610E5">
            <w:pPr>
              <w:pStyle w:val="XML1"/>
            </w:pPr>
            <w:r>
              <w:t xml:space="preserve">          &lt;xs:documentation&gt;</w:t>
            </w:r>
          </w:p>
          <w:p w14:paraId="7594BA76" w14:textId="77777777" w:rsidR="002610E5" w:rsidRDefault="002610E5" w:rsidP="002610E5">
            <w:pPr>
              <w:pStyle w:val="XML1"/>
            </w:pPr>
            <w:r>
              <w:t xml:space="preserve">            This element is optional. It MUST be present in</w:t>
            </w:r>
          </w:p>
          <w:p w14:paraId="65C228F1" w14:textId="77777777" w:rsidR="002610E5" w:rsidRDefault="002610E5" w:rsidP="002610E5">
            <w:pPr>
              <w:pStyle w:val="XML1"/>
            </w:pPr>
            <w:r>
              <w:t xml:space="preserve">            the NETCONF data store, if the element 'Seed' is present.</w:t>
            </w:r>
          </w:p>
          <w:p w14:paraId="64A98AED" w14:textId="77777777" w:rsidR="002610E5" w:rsidRDefault="002610E5" w:rsidP="002610E5">
            <w:pPr>
              <w:pStyle w:val="XML1"/>
            </w:pPr>
            <w:r>
              <w:t xml:space="preserve">                    </w:t>
            </w:r>
          </w:p>
          <w:p w14:paraId="57439D15" w14:textId="77777777" w:rsidR="002610E5" w:rsidRDefault="002610E5" w:rsidP="002610E5">
            <w:pPr>
              <w:pStyle w:val="XML1"/>
            </w:pPr>
            <w:r>
              <w:t xml:space="preserve">            If element 'Seed' is present in a NETCONF &amp;lt;edit-config&amp;gt;</w:t>
            </w:r>
          </w:p>
          <w:p w14:paraId="57EE198D" w14:textId="77777777" w:rsidR="002610E5" w:rsidRDefault="002610E5" w:rsidP="002610E5">
            <w:pPr>
              <w:pStyle w:val="XML1"/>
            </w:pPr>
            <w:r>
              <w:t xml:space="preserve">            operation 'create', 'merge' or 'replace' and this element</w:t>
            </w:r>
          </w:p>
          <w:p w14:paraId="645717C7" w14:textId="77777777" w:rsidR="002610E5" w:rsidRDefault="002610E5" w:rsidP="002610E5">
            <w:pPr>
              <w:pStyle w:val="XML1"/>
            </w:pPr>
            <w:r>
              <w:t xml:space="preserve">            is missing, a 'data-missing' error is returned.</w:t>
            </w:r>
          </w:p>
          <w:p w14:paraId="7C381A29" w14:textId="77777777" w:rsidR="002610E5" w:rsidRDefault="002610E5" w:rsidP="002610E5">
            <w:pPr>
              <w:pStyle w:val="XML1"/>
            </w:pPr>
            <w:r>
              <w:t xml:space="preserve">          &lt;/xs:documentation&gt;</w:t>
            </w:r>
          </w:p>
          <w:p w14:paraId="0F50942E" w14:textId="77777777" w:rsidR="002610E5" w:rsidRDefault="002610E5" w:rsidP="002610E5">
            <w:pPr>
              <w:pStyle w:val="XML1"/>
            </w:pPr>
            <w:r>
              <w:t xml:space="preserve">        &lt;/xs:annotation&gt;</w:t>
            </w:r>
          </w:p>
          <w:p w14:paraId="215150CD" w14:textId="77777777" w:rsidR="002610E5" w:rsidRDefault="002610E5" w:rsidP="002610E5">
            <w:pPr>
              <w:pStyle w:val="XML1"/>
            </w:pPr>
            <w:r>
              <w:t xml:space="preserve">      &lt;/xs:element&gt;</w:t>
            </w:r>
          </w:p>
          <w:p w14:paraId="479582C4" w14:textId="77777777" w:rsidR="002610E5" w:rsidRDefault="002610E5" w:rsidP="002610E5">
            <w:pPr>
              <w:pStyle w:val="XML1"/>
            </w:pPr>
            <w:r>
              <w:t xml:space="preserve">    &lt;/xs:sequence&gt;</w:t>
            </w:r>
          </w:p>
          <w:p w14:paraId="5309E9B7" w14:textId="77777777" w:rsidR="002610E5" w:rsidRDefault="002610E5" w:rsidP="002610E5">
            <w:pPr>
              <w:pStyle w:val="XML1"/>
            </w:pPr>
            <w:r>
              <w:t xml:space="preserve">  &lt;/xs:group&gt;</w:t>
            </w:r>
          </w:p>
          <w:p w14:paraId="3E5801CC" w14:textId="77777777" w:rsidR="002610E5" w:rsidRDefault="002610E5" w:rsidP="002610E5">
            <w:pPr>
              <w:pStyle w:val="XML1"/>
            </w:pPr>
          </w:p>
          <w:p w14:paraId="116D1444" w14:textId="77777777" w:rsidR="002610E5" w:rsidRDefault="002610E5" w:rsidP="002610E5">
            <w:pPr>
              <w:pStyle w:val="XML1"/>
            </w:pPr>
            <w:r>
              <w:t xml:space="preserve">  &lt;xs:group name="RSAKeyValueType"&gt;</w:t>
            </w:r>
          </w:p>
          <w:p w14:paraId="20AF2EC6" w14:textId="77777777" w:rsidR="002610E5" w:rsidRDefault="002610E5" w:rsidP="002610E5">
            <w:pPr>
              <w:pStyle w:val="XML1"/>
            </w:pPr>
            <w:r>
              <w:t xml:space="preserve">    &lt;xs:annotation&gt;</w:t>
            </w:r>
          </w:p>
          <w:p w14:paraId="7BA23300" w14:textId="77777777" w:rsidR="002610E5" w:rsidRDefault="002610E5" w:rsidP="002610E5">
            <w:pPr>
              <w:pStyle w:val="XML1"/>
            </w:pPr>
            <w:r>
              <w:t xml:space="preserve">      &lt;xs:documentation&gt;</w:t>
            </w:r>
          </w:p>
          <w:p w14:paraId="188B755F" w14:textId="77777777" w:rsidR="002610E5" w:rsidRDefault="002610E5" w:rsidP="002610E5">
            <w:pPr>
              <w:pStyle w:val="XML1"/>
            </w:pPr>
            <w:r>
              <w:t xml:space="preserve">        RSA key values have two fields: Modulus and</w:t>
            </w:r>
          </w:p>
          <w:p w14:paraId="3922866B" w14:textId="77777777" w:rsidR="002610E5" w:rsidRDefault="002610E5" w:rsidP="002610E5">
            <w:pPr>
              <w:pStyle w:val="XML1"/>
            </w:pPr>
            <w:r>
              <w:t xml:space="preserve">        Exponent.</w:t>
            </w:r>
          </w:p>
          <w:p w14:paraId="7C8B8697" w14:textId="77777777" w:rsidR="002610E5" w:rsidRDefault="002610E5" w:rsidP="002610E5">
            <w:pPr>
              <w:pStyle w:val="XML1"/>
            </w:pPr>
            <w:r>
              <w:t xml:space="preserve">      &lt;/xs:documentation&gt;</w:t>
            </w:r>
          </w:p>
          <w:p w14:paraId="0FB75940" w14:textId="77777777" w:rsidR="002610E5" w:rsidRDefault="002610E5" w:rsidP="002610E5">
            <w:pPr>
              <w:pStyle w:val="XML1"/>
            </w:pPr>
            <w:r>
              <w:t xml:space="preserve">    &lt;/xs:annotation&gt;</w:t>
            </w:r>
          </w:p>
          <w:p w14:paraId="07E7B29D" w14:textId="77777777" w:rsidR="002610E5" w:rsidRDefault="002610E5" w:rsidP="002610E5">
            <w:pPr>
              <w:pStyle w:val="XML1"/>
            </w:pPr>
          </w:p>
          <w:p w14:paraId="5EBBD3A7" w14:textId="77777777" w:rsidR="002610E5" w:rsidRDefault="002610E5" w:rsidP="002610E5">
            <w:pPr>
              <w:pStyle w:val="XML1"/>
            </w:pPr>
            <w:r>
              <w:t xml:space="preserve">    &lt;xs:sequence&gt;</w:t>
            </w:r>
          </w:p>
          <w:p w14:paraId="66B3845C" w14:textId="77777777" w:rsidR="002610E5" w:rsidRDefault="002610E5" w:rsidP="002610E5">
            <w:pPr>
              <w:pStyle w:val="XML1"/>
            </w:pPr>
            <w:r>
              <w:t xml:space="preserve">      &lt;xs:element name="Modulus"  type="xs:base64Binary"&gt;</w:t>
            </w:r>
          </w:p>
          <w:p w14:paraId="0FE99D55" w14:textId="77777777" w:rsidR="002610E5" w:rsidRDefault="002610E5" w:rsidP="002610E5">
            <w:pPr>
              <w:pStyle w:val="XML1"/>
            </w:pPr>
            <w:r>
              <w:t xml:space="preserve">        &lt;xs:annotation&gt;</w:t>
            </w:r>
          </w:p>
          <w:p w14:paraId="10458C8A" w14:textId="77777777" w:rsidR="002610E5" w:rsidRDefault="002610E5" w:rsidP="002610E5">
            <w:pPr>
              <w:pStyle w:val="XML1"/>
            </w:pPr>
            <w:r>
              <w:t xml:space="preserve">          &lt;xs:documentation&gt;</w:t>
            </w:r>
          </w:p>
          <w:p w14:paraId="572D489F" w14:textId="77777777" w:rsidR="002610E5" w:rsidRDefault="002610E5" w:rsidP="002610E5">
            <w:pPr>
              <w:pStyle w:val="XML1"/>
            </w:pPr>
            <w:r>
              <w:t xml:space="preserve">            This element MUST be present in the NETCONF data</w:t>
            </w:r>
          </w:p>
          <w:p w14:paraId="7F47E854" w14:textId="77777777" w:rsidR="002610E5" w:rsidRDefault="002610E5" w:rsidP="002610E5">
            <w:pPr>
              <w:pStyle w:val="XML1"/>
            </w:pPr>
            <w:r>
              <w:t xml:space="preserve">            store. If this element is not present in a NETCONF</w:t>
            </w:r>
          </w:p>
          <w:p w14:paraId="04A8E64A" w14:textId="77777777" w:rsidR="002610E5" w:rsidRDefault="002610E5" w:rsidP="002610E5">
            <w:pPr>
              <w:pStyle w:val="XML1"/>
            </w:pPr>
            <w:r>
              <w:t xml:space="preserve">            &amp;lt;edit-config&amp;gt; operation 'create', 'merge' or 'replace' and</w:t>
            </w:r>
          </w:p>
          <w:p w14:paraId="5E975D74" w14:textId="77777777" w:rsidR="002610E5" w:rsidRDefault="002610E5" w:rsidP="002610E5">
            <w:pPr>
              <w:pStyle w:val="XML1"/>
            </w:pPr>
            <w:r>
              <w:t xml:space="preserve">            the parent element does not exist, a 'data-missing' error</w:t>
            </w:r>
          </w:p>
          <w:p w14:paraId="6FE90A4C" w14:textId="77777777" w:rsidR="002610E5" w:rsidRDefault="002610E5" w:rsidP="002610E5">
            <w:pPr>
              <w:pStyle w:val="XML1"/>
            </w:pPr>
            <w:r>
              <w:t xml:space="preserve">            is returned.</w:t>
            </w:r>
          </w:p>
          <w:p w14:paraId="5A3CF9AC" w14:textId="77777777" w:rsidR="002610E5" w:rsidRDefault="002610E5" w:rsidP="002610E5">
            <w:pPr>
              <w:pStyle w:val="XML1"/>
            </w:pPr>
            <w:r>
              <w:t xml:space="preserve">          &lt;/xs:documentation&gt;</w:t>
            </w:r>
          </w:p>
          <w:p w14:paraId="70432342" w14:textId="77777777" w:rsidR="002610E5" w:rsidRDefault="002610E5" w:rsidP="002610E5">
            <w:pPr>
              <w:pStyle w:val="XML1"/>
            </w:pPr>
            <w:r>
              <w:t xml:space="preserve">        &lt;/xs:annotation&gt;</w:t>
            </w:r>
          </w:p>
          <w:p w14:paraId="5AAC8AC5" w14:textId="77777777" w:rsidR="002610E5" w:rsidRDefault="002610E5" w:rsidP="002610E5">
            <w:pPr>
              <w:pStyle w:val="XML1"/>
            </w:pPr>
            <w:r>
              <w:t xml:space="preserve">      &lt;/xs:element&gt;</w:t>
            </w:r>
          </w:p>
          <w:p w14:paraId="285481B5" w14:textId="77777777" w:rsidR="002610E5" w:rsidRDefault="002610E5" w:rsidP="002610E5">
            <w:pPr>
              <w:pStyle w:val="XML1"/>
            </w:pPr>
            <w:r>
              <w:t xml:space="preserve">      &lt;xs:element name="Exponent"  type="xs:base64Binary"&gt;</w:t>
            </w:r>
          </w:p>
          <w:p w14:paraId="4D00C3EF" w14:textId="77777777" w:rsidR="002610E5" w:rsidRDefault="002610E5" w:rsidP="002610E5">
            <w:pPr>
              <w:pStyle w:val="XML1"/>
            </w:pPr>
            <w:r>
              <w:t xml:space="preserve">        &lt;xs:annotation&gt;</w:t>
            </w:r>
          </w:p>
          <w:p w14:paraId="31699718" w14:textId="77777777" w:rsidR="002610E5" w:rsidRDefault="002610E5" w:rsidP="002610E5">
            <w:pPr>
              <w:pStyle w:val="XML1"/>
            </w:pPr>
            <w:r>
              <w:t xml:space="preserve">          &lt;xs:documentation&gt;</w:t>
            </w:r>
          </w:p>
          <w:p w14:paraId="3AD64371" w14:textId="77777777" w:rsidR="002610E5" w:rsidRDefault="002610E5" w:rsidP="002610E5">
            <w:pPr>
              <w:pStyle w:val="XML1"/>
            </w:pPr>
            <w:r>
              <w:t xml:space="preserve">            This element MUST be present in the NETCONF data</w:t>
            </w:r>
          </w:p>
          <w:p w14:paraId="48E62A14" w14:textId="77777777" w:rsidR="002610E5" w:rsidRDefault="002610E5" w:rsidP="002610E5">
            <w:pPr>
              <w:pStyle w:val="XML1"/>
            </w:pPr>
            <w:r>
              <w:t xml:space="preserve">            store. If this element is not present in a NETCONF</w:t>
            </w:r>
          </w:p>
          <w:p w14:paraId="40E92DE9" w14:textId="77777777" w:rsidR="002610E5" w:rsidRDefault="002610E5" w:rsidP="002610E5">
            <w:pPr>
              <w:pStyle w:val="XML1"/>
            </w:pPr>
            <w:r>
              <w:t xml:space="preserve">            &amp;lt;edit-config&amp;gt; operation 'create', 'merge' or 'replace' and</w:t>
            </w:r>
          </w:p>
          <w:p w14:paraId="4C932C05" w14:textId="77777777" w:rsidR="002610E5" w:rsidRDefault="002610E5" w:rsidP="002610E5">
            <w:pPr>
              <w:pStyle w:val="XML1"/>
            </w:pPr>
            <w:r>
              <w:t xml:space="preserve">            the parent element does not exist, a 'data-missing' error</w:t>
            </w:r>
          </w:p>
          <w:p w14:paraId="450C96A1" w14:textId="77777777" w:rsidR="002610E5" w:rsidRDefault="002610E5" w:rsidP="002610E5">
            <w:pPr>
              <w:pStyle w:val="XML1"/>
            </w:pPr>
            <w:r>
              <w:t xml:space="preserve">            is returned.</w:t>
            </w:r>
          </w:p>
          <w:p w14:paraId="0EFB7E06" w14:textId="77777777" w:rsidR="002610E5" w:rsidRDefault="002610E5" w:rsidP="002610E5">
            <w:pPr>
              <w:pStyle w:val="XML1"/>
            </w:pPr>
            <w:r>
              <w:t xml:space="preserve">          &lt;/xs:documentation&gt;</w:t>
            </w:r>
          </w:p>
          <w:p w14:paraId="611E765B" w14:textId="77777777" w:rsidR="002610E5" w:rsidRDefault="002610E5" w:rsidP="002610E5">
            <w:pPr>
              <w:pStyle w:val="XML1"/>
            </w:pPr>
            <w:r>
              <w:t xml:space="preserve">        &lt;/xs:annotation&gt;</w:t>
            </w:r>
          </w:p>
          <w:p w14:paraId="68AF7A84" w14:textId="77777777" w:rsidR="002610E5" w:rsidRDefault="002610E5" w:rsidP="002610E5">
            <w:pPr>
              <w:pStyle w:val="XML1"/>
            </w:pPr>
            <w:r>
              <w:t xml:space="preserve">      &lt;/xs:element&gt;</w:t>
            </w:r>
          </w:p>
          <w:p w14:paraId="2EFC04A7" w14:textId="77777777" w:rsidR="002610E5" w:rsidRDefault="002610E5" w:rsidP="002610E5">
            <w:pPr>
              <w:pStyle w:val="XML1"/>
            </w:pPr>
            <w:r>
              <w:t xml:space="preserve">    &lt;/xs:sequence&gt;</w:t>
            </w:r>
          </w:p>
          <w:p w14:paraId="5F968589" w14:textId="154B4753" w:rsidR="002610E5" w:rsidRPr="009F1B7D" w:rsidRDefault="002610E5" w:rsidP="002610E5">
            <w:pPr>
              <w:pStyle w:val="XML1"/>
            </w:pPr>
            <w:r>
              <w:t xml:space="preserve">  &lt;/xs:group&gt;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140" w:name="_Toc358291623"/>
      <w:r w:rsidRPr="00DB42FD">
        <w:t>XML Example</w:t>
      </w:r>
      <w:bookmarkEnd w:id="1140"/>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1141" w:name="_Toc333524383"/>
      <w:bookmarkStart w:id="1142" w:name="_Toc335148470"/>
      <w:bookmarkStart w:id="1143" w:name="_Toc333524384"/>
      <w:bookmarkStart w:id="1144" w:name="_Toc335148471"/>
      <w:bookmarkStart w:id="1145" w:name="_Toc333524385"/>
      <w:bookmarkStart w:id="1146" w:name="_Toc335148472"/>
      <w:bookmarkStart w:id="1147" w:name="_Toc333524386"/>
      <w:bookmarkStart w:id="1148" w:name="_Toc335148473"/>
      <w:bookmarkStart w:id="1149" w:name="_Toc358291624"/>
      <w:bookmarkEnd w:id="1141"/>
      <w:bookmarkEnd w:id="1142"/>
      <w:bookmarkEnd w:id="1143"/>
      <w:bookmarkEnd w:id="1144"/>
      <w:bookmarkEnd w:id="1145"/>
      <w:bookmarkEnd w:id="1146"/>
      <w:bookmarkEnd w:id="1147"/>
      <w:bookmarkEnd w:id="1148"/>
      <w:r>
        <w:t>OpenFlow Flow Table</w:t>
      </w:r>
      <w:bookmarkEnd w:id="1149"/>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150" w:name="_Toc358291625"/>
      <w:r w:rsidRPr="00DB42FD">
        <w:t>UML Diagram</w:t>
      </w:r>
      <w:bookmarkEnd w:id="1150"/>
    </w:p>
    <w:p w14:paraId="736333AE" w14:textId="6F730472" w:rsidR="00E26F0F" w:rsidRDefault="00A5340E" w:rsidP="00E26F0F">
      <w:pPr>
        <w:pStyle w:val="Caption"/>
        <w:jc w:val="center"/>
        <w:rPr>
          <w:color w:val="auto"/>
        </w:rPr>
      </w:pPr>
      <w:r>
        <w:object w:dxaOrig="6900" w:dyaOrig="5815" w14:anchorId="52307FF0">
          <v:shape id="_x0000_i1039" type="#_x0000_t75" style="width:344pt;height:291pt" o:ole="">
            <v:imagedata r:id="rId45" o:title=""/>
          </v:shape>
          <o:OLEObject Type="Embed" ProgID="Visio.Drawing.11" ShapeID="_x0000_i1039" DrawAspect="Content" ObjectID="_1316854730" r:id="rId46"/>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151" w:name="_Toc358291626"/>
      <w:r>
        <w:t>XML Schema</w:t>
      </w:r>
      <w:bookmarkEnd w:id="1151"/>
    </w:p>
    <w:tbl>
      <w:tblPr>
        <w:tblStyle w:val="XMLtable"/>
        <w:tblW w:w="5000" w:type="pct"/>
        <w:tblLook w:val="04A0" w:firstRow="1" w:lastRow="0" w:firstColumn="1" w:lastColumn="0" w:noHBand="0" w:noVBand="1"/>
      </w:tblPr>
      <w:tblGrid>
        <w:gridCol w:w="9474"/>
      </w:tblGrid>
      <w:tr w:rsidR="00182140" w:rsidRPr="009F1B7D" w14:paraId="61758408" w14:textId="77777777" w:rsidTr="00C128FA">
        <w:tc>
          <w:tcPr>
            <w:tcW w:w="8820" w:type="dxa"/>
          </w:tcPr>
          <w:p w14:paraId="08839D58" w14:textId="0108F6B7" w:rsidR="00105B1A" w:rsidRDefault="00105B1A" w:rsidP="00105B1A">
            <w:pPr>
              <w:pStyle w:val="XML1"/>
            </w:pPr>
            <w:r>
              <w:t xml:space="preserve">  &lt;xs:group name="OFFlowTableType"&gt;</w:t>
            </w:r>
          </w:p>
          <w:p w14:paraId="3C37FDC1" w14:textId="77777777" w:rsidR="00105B1A" w:rsidRDefault="00105B1A" w:rsidP="00105B1A">
            <w:pPr>
              <w:pStyle w:val="XML1"/>
            </w:pPr>
            <w:r>
              <w:t xml:space="preserve">    &lt;xs:annotation&gt;</w:t>
            </w:r>
          </w:p>
          <w:p w14:paraId="4B0EA536" w14:textId="77777777" w:rsidR="00105B1A" w:rsidRDefault="00105B1A" w:rsidP="00105B1A">
            <w:pPr>
              <w:pStyle w:val="XML1"/>
            </w:pPr>
            <w:r>
              <w:t xml:space="preserve">      &lt;xs:documentation&gt;</w:t>
            </w:r>
          </w:p>
          <w:p w14:paraId="0BE4E921" w14:textId="77777777" w:rsidR="00105B1A" w:rsidRDefault="00105B1A" w:rsidP="00105B1A">
            <w:pPr>
              <w:pStyle w:val="XML1"/>
            </w:pPr>
            <w:r>
              <w:t xml:space="preserve">        Representation of an OpenFlow Flow Table Resource.</w:t>
            </w:r>
          </w:p>
          <w:p w14:paraId="67D048AA" w14:textId="77777777" w:rsidR="00105B1A" w:rsidRDefault="00105B1A" w:rsidP="00105B1A">
            <w:pPr>
              <w:pStyle w:val="XML1"/>
            </w:pPr>
          </w:p>
          <w:p w14:paraId="3C808C02" w14:textId="77777777" w:rsidR="00105B1A" w:rsidRDefault="00105B1A" w:rsidP="00105B1A">
            <w:pPr>
              <w:pStyle w:val="XML1"/>
            </w:pPr>
            <w:r>
              <w:t xml:space="preserve">        Elements in the type OFFlowTableType are not configurable and</w:t>
            </w:r>
          </w:p>
          <w:p w14:paraId="2A87F1EF" w14:textId="77777777" w:rsidR="00105B1A" w:rsidRDefault="00105B1A" w:rsidP="00105B1A">
            <w:pPr>
              <w:pStyle w:val="XML1"/>
            </w:pPr>
            <w:r>
              <w:t xml:space="preserve">        can only be retrieved by NETCONF &amp;lt;get&amp;gt; operations. Attemps to</w:t>
            </w:r>
          </w:p>
          <w:p w14:paraId="3C59230F" w14:textId="77777777" w:rsidR="00105B1A" w:rsidRDefault="00105B1A" w:rsidP="00105B1A">
            <w:pPr>
              <w:pStyle w:val="XML1"/>
            </w:pPr>
            <w:r>
              <w:t xml:space="preserve">        modify this element and its children with a NETCONF</w:t>
            </w:r>
          </w:p>
          <w:p w14:paraId="42A2C9FF" w14:textId="77777777" w:rsidR="00105B1A" w:rsidRDefault="00105B1A" w:rsidP="00105B1A">
            <w:pPr>
              <w:pStyle w:val="XML1"/>
            </w:pPr>
            <w:r>
              <w:t xml:space="preserve">        &amp;lt;edit-config&amp;gt; operation MUST result in an</w:t>
            </w:r>
          </w:p>
          <w:p w14:paraId="7A2C036A" w14:textId="77777777" w:rsidR="00105B1A" w:rsidRDefault="00105B1A" w:rsidP="00105B1A">
            <w:pPr>
              <w:pStyle w:val="XML1"/>
            </w:pPr>
            <w:r>
              <w:t xml:space="preserve">        'operation-not-supported' error with type 'application'.</w:t>
            </w:r>
          </w:p>
          <w:p w14:paraId="058BFA2A" w14:textId="77777777" w:rsidR="00105B1A" w:rsidRDefault="00105B1A" w:rsidP="00105B1A">
            <w:pPr>
              <w:pStyle w:val="XML1"/>
            </w:pPr>
            <w:r>
              <w:t xml:space="preserve">      &lt;/xs:documentation&gt;</w:t>
            </w:r>
          </w:p>
          <w:p w14:paraId="6608CC16" w14:textId="77777777" w:rsidR="00105B1A" w:rsidRDefault="00105B1A" w:rsidP="00105B1A">
            <w:pPr>
              <w:pStyle w:val="XML1"/>
            </w:pPr>
            <w:r>
              <w:t xml:space="preserve">    &lt;/xs:annotation&gt;</w:t>
            </w:r>
          </w:p>
          <w:p w14:paraId="7A8A55FC" w14:textId="77777777" w:rsidR="00105B1A" w:rsidRDefault="00105B1A" w:rsidP="00105B1A">
            <w:pPr>
              <w:pStyle w:val="XML1"/>
            </w:pPr>
          </w:p>
          <w:p w14:paraId="28119744" w14:textId="77777777" w:rsidR="00105B1A" w:rsidRDefault="00105B1A" w:rsidP="00105B1A">
            <w:pPr>
              <w:pStyle w:val="XML1"/>
            </w:pPr>
            <w:r>
              <w:t xml:space="preserve">    &lt;xs:sequence&gt;</w:t>
            </w:r>
          </w:p>
          <w:p w14:paraId="45E4C2C6" w14:textId="77777777" w:rsidR="00105B1A" w:rsidRDefault="00105B1A" w:rsidP="00105B1A">
            <w:pPr>
              <w:pStyle w:val="XML1"/>
            </w:pPr>
            <w:r>
              <w:t xml:space="preserve">      &lt;xs:group ref="OFResourceType"/&gt;</w:t>
            </w:r>
          </w:p>
          <w:p w14:paraId="7411132C" w14:textId="77777777" w:rsidR="00105B1A" w:rsidRDefault="00105B1A" w:rsidP="00105B1A">
            <w:pPr>
              <w:pStyle w:val="XML1"/>
            </w:pPr>
            <w:r>
              <w:t xml:space="preserve">      &lt;xs:element name="max-entries"  type="xs:unsignedByte"&gt;</w:t>
            </w:r>
          </w:p>
          <w:p w14:paraId="4E1978BE" w14:textId="77777777" w:rsidR="00105B1A" w:rsidRDefault="00105B1A" w:rsidP="00105B1A">
            <w:pPr>
              <w:pStyle w:val="XML1"/>
            </w:pPr>
            <w:r>
              <w:t xml:space="preserve">        &lt;xs:annotation&gt;</w:t>
            </w:r>
          </w:p>
          <w:p w14:paraId="4239F14E" w14:textId="77777777" w:rsidR="00105B1A" w:rsidRDefault="00105B1A" w:rsidP="00105B1A">
            <w:pPr>
              <w:pStyle w:val="XML1"/>
            </w:pPr>
            <w:r>
              <w:t xml:space="preserve">          &lt;xs:documentation&gt;</w:t>
            </w:r>
          </w:p>
          <w:p w14:paraId="43EB26D6" w14:textId="77777777" w:rsidR="00105B1A" w:rsidRDefault="00105B1A" w:rsidP="00105B1A">
            <w:pPr>
              <w:pStyle w:val="XML1"/>
            </w:pPr>
            <w:r>
              <w:t xml:space="preserve">            The maximum number of flow entries supported by</w:t>
            </w:r>
          </w:p>
          <w:p w14:paraId="2F3DAFFE" w14:textId="77777777" w:rsidR="00105B1A" w:rsidRDefault="00105B1A" w:rsidP="00105B1A">
            <w:pPr>
              <w:pStyle w:val="XML1"/>
            </w:pPr>
            <w:r>
              <w:t xml:space="preserve">            the flow table.</w:t>
            </w:r>
          </w:p>
          <w:p w14:paraId="6C956B5A" w14:textId="77777777" w:rsidR="00105B1A" w:rsidRDefault="00105B1A" w:rsidP="00105B1A">
            <w:pPr>
              <w:pStyle w:val="XML1"/>
            </w:pPr>
            <w:r>
              <w:t xml:space="preserve">          &lt;/xs:documentation&gt;</w:t>
            </w:r>
          </w:p>
          <w:p w14:paraId="3B4451DC" w14:textId="77777777" w:rsidR="00105B1A" w:rsidRDefault="00105B1A" w:rsidP="00105B1A">
            <w:pPr>
              <w:pStyle w:val="XML1"/>
            </w:pPr>
            <w:r>
              <w:t xml:space="preserve">        &lt;/xs:annotation&gt;</w:t>
            </w:r>
          </w:p>
          <w:p w14:paraId="470529A2" w14:textId="77777777" w:rsidR="00105B1A" w:rsidRDefault="00105B1A" w:rsidP="00105B1A">
            <w:pPr>
              <w:pStyle w:val="XML1"/>
            </w:pPr>
            <w:r>
              <w:t xml:space="preserve">      &lt;/xs:element&gt;</w:t>
            </w:r>
          </w:p>
          <w:p w14:paraId="2C1AF4FC" w14:textId="77777777" w:rsidR="00105B1A" w:rsidRDefault="00105B1A" w:rsidP="00105B1A">
            <w:pPr>
              <w:pStyle w:val="XML1"/>
            </w:pPr>
            <w:r>
              <w:t xml:space="preserve">      &lt;xs:element name="next-tables"&gt;</w:t>
            </w:r>
          </w:p>
          <w:p w14:paraId="213525D1" w14:textId="77777777" w:rsidR="00105B1A" w:rsidRDefault="00105B1A" w:rsidP="00105B1A">
            <w:pPr>
              <w:pStyle w:val="XML1"/>
            </w:pPr>
            <w:r>
              <w:t xml:space="preserve">        &lt;xs:annotation&gt;</w:t>
            </w:r>
          </w:p>
          <w:p w14:paraId="0EF8743B" w14:textId="77777777" w:rsidR="00105B1A" w:rsidRDefault="00105B1A" w:rsidP="00105B1A">
            <w:pPr>
              <w:pStyle w:val="XML1"/>
            </w:pPr>
            <w:r>
              <w:t xml:space="preserve">          &lt;xs:documentation&gt;</w:t>
            </w:r>
          </w:p>
          <w:p w14:paraId="6C8FC2D6" w14:textId="77777777" w:rsidR="00105B1A" w:rsidRDefault="00105B1A" w:rsidP="00105B1A">
            <w:pPr>
              <w:pStyle w:val="XML1"/>
            </w:pPr>
            <w:r>
              <w:t xml:space="preserve">            An array of resource-ids of all flow tables that</w:t>
            </w:r>
          </w:p>
          <w:p w14:paraId="62328FEA" w14:textId="77777777" w:rsidR="00105B1A" w:rsidRDefault="00105B1A" w:rsidP="00105B1A">
            <w:pPr>
              <w:pStyle w:val="XML1"/>
            </w:pPr>
            <w:r>
              <w:t xml:space="preserve">            can be directly reached from this table using the </w:t>
            </w:r>
          </w:p>
          <w:p w14:paraId="48C7EDBB" w14:textId="77777777" w:rsidR="00105B1A" w:rsidRDefault="00105B1A" w:rsidP="00105B1A">
            <w:pPr>
              <w:pStyle w:val="XML1"/>
            </w:pPr>
            <w:r>
              <w:t xml:space="preserve">            'goto-table' instruction.</w:t>
            </w:r>
          </w:p>
          <w:p w14:paraId="38F80416" w14:textId="77777777" w:rsidR="00105B1A" w:rsidRDefault="00105B1A" w:rsidP="00105B1A">
            <w:pPr>
              <w:pStyle w:val="XML1"/>
            </w:pPr>
            <w:r>
              <w:t xml:space="preserve">          &lt;/xs:documentation&gt;</w:t>
            </w:r>
          </w:p>
          <w:p w14:paraId="1DC1A213" w14:textId="77777777" w:rsidR="00105B1A" w:rsidRDefault="00105B1A" w:rsidP="00105B1A">
            <w:pPr>
              <w:pStyle w:val="XML1"/>
            </w:pPr>
            <w:r>
              <w:t xml:space="preserve">        &lt;/xs:annotation&gt;</w:t>
            </w:r>
          </w:p>
          <w:p w14:paraId="287383D4" w14:textId="77777777" w:rsidR="00105B1A" w:rsidRDefault="00105B1A" w:rsidP="00105B1A">
            <w:pPr>
              <w:pStyle w:val="XML1"/>
            </w:pPr>
            <w:r>
              <w:t xml:space="preserve">        &lt;xs:complexType&gt;</w:t>
            </w:r>
          </w:p>
          <w:p w14:paraId="72951615" w14:textId="77777777" w:rsidR="00105B1A" w:rsidRDefault="00105B1A" w:rsidP="00105B1A">
            <w:pPr>
              <w:pStyle w:val="XML1"/>
            </w:pPr>
            <w:r>
              <w:t xml:space="preserve">          &lt;xs:sequence&gt;</w:t>
            </w:r>
          </w:p>
          <w:p w14:paraId="5C7D1B10" w14:textId="77777777" w:rsidR="00105B1A" w:rsidRDefault="00105B1A" w:rsidP="00105B1A">
            <w:pPr>
              <w:pStyle w:val="XML1"/>
            </w:pPr>
            <w:r>
              <w:t xml:space="preserve">            &lt;xs:element name="table-id" minOccurs="0" maxOccurs="unbounded"  type="inet:uri"/&gt;</w:t>
            </w:r>
          </w:p>
          <w:p w14:paraId="4684232F" w14:textId="77777777" w:rsidR="00105B1A" w:rsidRDefault="00105B1A" w:rsidP="00105B1A">
            <w:pPr>
              <w:pStyle w:val="XML1"/>
            </w:pPr>
            <w:r>
              <w:t xml:space="preserve">          &lt;/xs:sequence&gt;</w:t>
            </w:r>
          </w:p>
          <w:p w14:paraId="56468AE7" w14:textId="77777777" w:rsidR="00105B1A" w:rsidRDefault="00105B1A" w:rsidP="00105B1A">
            <w:pPr>
              <w:pStyle w:val="XML1"/>
            </w:pPr>
            <w:r>
              <w:t xml:space="preserve">        &lt;/xs:complexType&gt;</w:t>
            </w:r>
          </w:p>
          <w:p w14:paraId="6B4BAF09" w14:textId="77777777" w:rsidR="00105B1A" w:rsidRDefault="00105B1A" w:rsidP="00105B1A">
            <w:pPr>
              <w:pStyle w:val="XML1"/>
            </w:pPr>
            <w:r>
              <w:t xml:space="preserve">      &lt;/xs:element&gt;</w:t>
            </w:r>
          </w:p>
          <w:p w14:paraId="5186D46B" w14:textId="77777777" w:rsidR="00105B1A" w:rsidRDefault="00105B1A" w:rsidP="00105B1A">
            <w:pPr>
              <w:pStyle w:val="XML1"/>
            </w:pPr>
            <w:r>
              <w:t xml:space="preserve">      &lt;xs:element name="instructions"&gt;</w:t>
            </w:r>
          </w:p>
          <w:p w14:paraId="3C8FF925" w14:textId="77777777" w:rsidR="00105B1A" w:rsidRDefault="00105B1A" w:rsidP="00105B1A">
            <w:pPr>
              <w:pStyle w:val="XML1"/>
            </w:pPr>
            <w:r>
              <w:t xml:space="preserve">        &lt;xs:annotation&gt;</w:t>
            </w:r>
          </w:p>
          <w:p w14:paraId="7A55C5F9" w14:textId="77777777" w:rsidR="00105B1A" w:rsidRDefault="00105B1A" w:rsidP="00105B1A">
            <w:pPr>
              <w:pStyle w:val="XML1"/>
            </w:pPr>
            <w:r>
              <w:t xml:space="preserve">          &lt;xs:documentation&gt;</w:t>
            </w:r>
          </w:p>
          <w:p w14:paraId="4798D0E0" w14:textId="77777777" w:rsidR="00105B1A" w:rsidRDefault="00105B1A" w:rsidP="00105B1A">
            <w:pPr>
              <w:pStyle w:val="XML1"/>
            </w:pPr>
            <w:r>
              <w:t xml:space="preserve">            The list of all instruction types supported by</w:t>
            </w:r>
          </w:p>
          <w:p w14:paraId="4C91FF1C" w14:textId="77777777" w:rsidR="00105B1A" w:rsidRDefault="00105B1A" w:rsidP="00105B1A">
            <w:pPr>
              <w:pStyle w:val="XML1"/>
            </w:pPr>
            <w:r>
              <w:t xml:space="preserve">            the flow table.</w:t>
            </w:r>
          </w:p>
          <w:p w14:paraId="17F4B7EE" w14:textId="77777777" w:rsidR="00105B1A" w:rsidRDefault="00105B1A" w:rsidP="00105B1A">
            <w:pPr>
              <w:pStyle w:val="XML1"/>
            </w:pPr>
            <w:r>
              <w:t xml:space="preserve">          &lt;/xs:documentation&gt;</w:t>
            </w:r>
          </w:p>
          <w:p w14:paraId="2240E860" w14:textId="77777777" w:rsidR="00105B1A" w:rsidRDefault="00105B1A" w:rsidP="00105B1A">
            <w:pPr>
              <w:pStyle w:val="XML1"/>
            </w:pPr>
            <w:r>
              <w:t xml:space="preserve">        &lt;/xs:annotation&gt;</w:t>
            </w:r>
          </w:p>
          <w:p w14:paraId="2F1F6638" w14:textId="77777777" w:rsidR="00105B1A" w:rsidRDefault="00105B1A" w:rsidP="00105B1A">
            <w:pPr>
              <w:pStyle w:val="XML1"/>
            </w:pPr>
            <w:r>
              <w:t xml:space="preserve">        &lt;xs:complexType&gt;</w:t>
            </w:r>
          </w:p>
          <w:p w14:paraId="62A146C9" w14:textId="77777777" w:rsidR="00105B1A" w:rsidRDefault="00105B1A" w:rsidP="00105B1A">
            <w:pPr>
              <w:pStyle w:val="XML1"/>
            </w:pPr>
            <w:r>
              <w:t xml:space="preserve">          &lt;xs:sequence&gt;</w:t>
            </w:r>
          </w:p>
          <w:p w14:paraId="6025820E" w14:textId="77777777" w:rsidR="00105B1A" w:rsidRDefault="00105B1A" w:rsidP="00105B1A">
            <w:pPr>
              <w:pStyle w:val="XML1"/>
            </w:pPr>
            <w:r>
              <w:t xml:space="preserve">            &lt;xs:element name="type" minOccurs="0" maxOccurs="unbounded"  type="OFInstructionType"/&gt;</w:t>
            </w:r>
          </w:p>
          <w:p w14:paraId="19FB48A7" w14:textId="77777777" w:rsidR="00105B1A" w:rsidRDefault="00105B1A" w:rsidP="00105B1A">
            <w:pPr>
              <w:pStyle w:val="XML1"/>
            </w:pPr>
            <w:r>
              <w:t xml:space="preserve">          &lt;/xs:sequence&gt;</w:t>
            </w:r>
          </w:p>
          <w:p w14:paraId="581EE1EB" w14:textId="77777777" w:rsidR="00105B1A" w:rsidRDefault="00105B1A" w:rsidP="00105B1A">
            <w:pPr>
              <w:pStyle w:val="XML1"/>
            </w:pPr>
            <w:r>
              <w:t xml:space="preserve">        &lt;/xs:complexType&gt;</w:t>
            </w:r>
          </w:p>
          <w:p w14:paraId="33CDD781" w14:textId="77777777" w:rsidR="00105B1A" w:rsidRDefault="00105B1A" w:rsidP="00105B1A">
            <w:pPr>
              <w:pStyle w:val="XML1"/>
            </w:pPr>
            <w:r>
              <w:t xml:space="preserve">      &lt;/xs:element&gt;</w:t>
            </w:r>
          </w:p>
          <w:p w14:paraId="7AD12F40" w14:textId="77777777" w:rsidR="00105B1A" w:rsidRDefault="00105B1A" w:rsidP="00105B1A">
            <w:pPr>
              <w:pStyle w:val="XML1"/>
            </w:pPr>
            <w:r>
              <w:t xml:space="preserve">      &lt;xs:element name="matches"&gt;</w:t>
            </w:r>
          </w:p>
          <w:p w14:paraId="460E9DB7" w14:textId="77777777" w:rsidR="00105B1A" w:rsidRDefault="00105B1A" w:rsidP="00105B1A">
            <w:pPr>
              <w:pStyle w:val="XML1"/>
            </w:pPr>
            <w:r>
              <w:t xml:space="preserve">        &lt;xs:annotation&gt;</w:t>
            </w:r>
          </w:p>
          <w:p w14:paraId="39C54BE0" w14:textId="77777777" w:rsidR="00105B1A" w:rsidRDefault="00105B1A" w:rsidP="00105B1A">
            <w:pPr>
              <w:pStyle w:val="XML1"/>
            </w:pPr>
            <w:r>
              <w:t xml:space="preserve">          &lt;xs:documentation&gt;</w:t>
            </w:r>
          </w:p>
          <w:p w14:paraId="60FC9469" w14:textId="77777777" w:rsidR="00105B1A" w:rsidRDefault="00105B1A" w:rsidP="00105B1A">
            <w:pPr>
              <w:pStyle w:val="XML1"/>
            </w:pPr>
            <w:r>
              <w:t xml:space="preserve">            The list of all match types supported by the</w:t>
            </w:r>
          </w:p>
          <w:p w14:paraId="54D65749" w14:textId="77777777" w:rsidR="00105B1A" w:rsidRDefault="00105B1A" w:rsidP="00105B1A">
            <w:pPr>
              <w:pStyle w:val="XML1"/>
            </w:pPr>
            <w:r>
              <w:t xml:space="preserve">            flow table.</w:t>
            </w:r>
          </w:p>
          <w:p w14:paraId="3DDF6EE0" w14:textId="77777777" w:rsidR="00105B1A" w:rsidRDefault="00105B1A" w:rsidP="00105B1A">
            <w:pPr>
              <w:pStyle w:val="XML1"/>
            </w:pPr>
            <w:r>
              <w:t xml:space="preserve">          &lt;/xs:documentation&gt;</w:t>
            </w:r>
          </w:p>
          <w:p w14:paraId="3FAD5BAB" w14:textId="77777777" w:rsidR="00105B1A" w:rsidRDefault="00105B1A" w:rsidP="00105B1A">
            <w:pPr>
              <w:pStyle w:val="XML1"/>
            </w:pPr>
            <w:r>
              <w:t xml:space="preserve">        &lt;/xs:annotation&gt;</w:t>
            </w:r>
          </w:p>
          <w:p w14:paraId="78A29638" w14:textId="77777777" w:rsidR="00105B1A" w:rsidRDefault="00105B1A" w:rsidP="00105B1A">
            <w:pPr>
              <w:pStyle w:val="XML1"/>
            </w:pPr>
            <w:r>
              <w:t xml:space="preserve">        &lt;xs:complexType&gt;</w:t>
            </w:r>
          </w:p>
          <w:p w14:paraId="1069E027" w14:textId="77777777" w:rsidR="00105B1A" w:rsidRDefault="00105B1A" w:rsidP="00105B1A">
            <w:pPr>
              <w:pStyle w:val="XML1"/>
            </w:pPr>
            <w:r>
              <w:t xml:space="preserve">          &lt;xs:sequence&gt;</w:t>
            </w:r>
          </w:p>
          <w:p w14:paraId="48C8EABF" w14:textId="77777777" w:rsidR="00105B1A" w:rsidRDefault="00105B1A" w:rsidP="00105B1A">
            <w:pPr>
              <w:pStyle w:val="XML1"/>
            </w:pPr>
            <w:r>
              <w:t xml:space="preserve">            &lt;xs:element name="type" minOccurs="0" maxOccurs="unbounded"  type="OFMatchFieldType"/&gt;</w:t>
            </w:r>
          </w:p>
          <w:p w14:paraId="5EE26C2A" w14:textId="77777777" w:rsidR="00105B1A" w:rsidRDefault="00105B1A" w:rsidP="00105B1A">
            <w:pPr>
              <w:pStyle w:val="XML1"/>
            </w:pPr>
            <w:r>
              <w:t xml:space="preserve">          &lt;/xs:sequence&gt;</w:t>
            </w:r>
          </w:p>
          <w:p w14:paraId="2F5C6BBD" w14:textId="77777777" w:rsidR="00105B1A" w:rsidRDefault="00105B1A" w:rsidP="00105B1A">
            <w:pPr>
              <w:pStyle w:val="XML1"/>
            </w:pPr>
            <w:r>
              <w:t xml:space="preserve">        &lt;/xs:complexType&gt;</w:t>
            </w:r>
          </w:p>
          <w:p w14:paraId="079DFB65" w14:textId="77777777" w:rsidR="00105B1A" w:rsidRDefault="00105B1A" w:rsidP="00105B1A">
            <w:pPr>
              <w:pStyle w:val="XML1"/>
            </w:pPr>
            <w:r>
              <w:t xml:space="preserve">      &lt;/xs:element&gt;</w:t>
            </w:r>
          </w:p>
          <w:p w14:paraId="52C1FAFA" w14:textId="77777777" w:rsidR="00105B1A" w:rsidRDefault="00105B1A" w:rsidP="00105B1A">
            <w:pPr>
              <w:pStyle w:val="XML1"/>
            </w:pPr>
            <w:r>
              <w:t xml:space="preserve">      &lt;xs:element name="write-actions"&gt;</w:t>
            </w:r>
          </w:p>
          <w:p w14:paraId="76C625E1" w14:textId="77777777" w:rsidR="00105B1A" w:rsidRDefault="00105B1A" w:rsidP="00105B1A">
            <w:pPr>
              <w:pStyle w:val="XML1"/>
            </w:pPr>
            <w:r>
              <w:t xml:space="preserve">        &lt;xs:annotation&gt;</w:t>
            </w:r>
          </w:p>
          <w:p w14:paraId="2AA81982" w14:textId="77777777" w:rsidR="00105B1A" w:rsidRDefault="00105B1A" w:rsidP="00105B1A">
            <w:pPr>
              <w:pStyle w:val="XML1"/>
            </w:pPr>
            <w:r>
              <w:t xml:space="preserve">          &lt;xs:documentation&gt;</w:t>
            </w:r>
          </w:p>
          <w:p w14:paraId="0DE751F1" w14:textId="77777777" w:rsidR="00105B1A" w:rsidRDefault="00105B1A" w:rsidP="00105B1A">
            <w:pPr>
              <w:pStyle w:val="XML1"/>
            </w:pPr>
            <w:r>
              <w:t xml:space="preserve">            The list of all write action types supported by</w:t>
            </w:r>
          </w:p>
          <w:p w14:paraId="7E3F497D" w14:textId="77777777" w:rsidR="00105B1A" w:rsidRDefault="00105B1A" w:rsidP="00105B1A">
            <w:pPr>
              <w:pStyle w:val="XML1"/>
            </w:pPr>
            <w:r>
              <w:t xml:space="preserve">            the flow table.</w:t>
            </w:r>
          </w:p>
          <w:p w14:paraId="5CF3306D" w14:textId="77777777" w:rsidR="00105B1A" w:rsidRDefault="00105B1A" w:rsidP="00105B1A">
            <w:pPr>
              <w:pStyle w:val="XML1"/>
            </w:pPr>
            <w:r>
              <w:t xml:space="preserve">          &lt;/xs:documentation&gt;</w:t>
            </w:r>
          </w:p>
          <w:p w14:paraId="7895B4B7" w14:textId="77777777" w:rsidR="00105B1A" w:rsidRDefault="00105B1A" w:rsidP="00105B1A">
            <w:pPr>
              <w:pStyle w:val="XML1"/>
            </w:pPr>
            <w:r>
              <w:t xml:space="preserve">        &lt;/xs:annotation&gt;</w:t>
            </w:r>
          </w:p>
          <w:p w14:paraId="2242B8A2" w14:textId="77777777" w:rsidR="00105B1A" w:rsidRDefault="00105B1A" w:rsidP="00105B1A">
            <w:pPr>
              <w:pStyle w:val="XML1"/>
            </w:pPr>
            <w:r>
              <w:t xml:space="preserve">        &lt;xs:complexType&gt;</w:t>
            </w:r>
          </w:p>
          <w:p w14:paraId="74B1E4C2" w14:textId="77777777" w:rsidR="00105B1A" w:rsidRDefault="00105B1A" w:rsidP="00105B1A">
            <w:pPr>
              <w:pStyle w:val="XML1"/>
            </w:pPr>
            <w:r>
              <w:t xml:space="preserve">          &lt;xs:sequence&gt;</w:t>
            </w:r>
          </w:p>
          <w:p w14:paraId="67A1D25F" w14:textId="77777777" w:rsidR="00105B1A" w:rsidRDefault="00105B1A" w:rsidP="00105B1A">
            <w:pPr>
              <w:pStyle w:val="XML1"/>
            </w:pPr>
            <w:r>
              <w:t xml:space="preserve">            &lt;xs:element name="type" minOccurs="0" maxOccurs="unbounded"  type="OFActionType"/&gt;</w:t>
            </w:r>
          </w:p>
          <w:p w14:paraId="461075EE" w14:textId="77777777" w:rsidR="00105B1A" w:rsidRDefault="00105B1A" w:rsidP="00105B1A">
            <w:pPr>
              <w:pStyle w:val="XML1"/>
            </w:pPr>
            <w:r>
              <w:t xml:space="preserve">          &lt;/xs:sequence&gt;</w:t>
            </w:r>
          </w:p>
          <w:p w14:paraId="00890920" w14:textId="77777777" w:rsidR="00105B1A" w:rsidRDefault="00105B1A" w:rsidP="00105B1A">
            <w:pPr>
              <w:pStyle w:val="XML1"/>
            </w:pPr>
            <w:r>
              <w:t xml:space="preserve">        &lt;/xs:complexType&gt;</w:t>
            </w:r>
          </w:p>
          <w:p w14:paraId="242FC60D" w14:textId="77777777" w:rsidR="00105B1A" w:rsidRDefault="00105B1A" w:rsidP="00105B1A">
            <w:pPr>
              <w:pStyle w:val="XML1"/>
            </w:pPr>
            <w:r>
              <w:t xml:space="preserve">      &lt;/xs:element&gt;</w:t>
            </w:r>
          </w:p>
          <w:p w14:paraId="57CDA7C1" w14:textId="77777777" w:rsidR="00105B1A" w:rsidRDefault="00105B1A" w:rsidP="00105B1A">
            <w:pPr>
              <w:pStyle w:val="XML1"/>
            </w:pPr>
            <w:r>
              <w:t xml:space="preserve">      &lt;xs:element name="apply-actions"&gt;</w:t>
            </w:r>
          </w:p>
          <w:p w14:paraId="07A983F3" w14:textId="77777777" w:rsidR="00105B1A" w:rsidRDefault="00105B1A" w:rsidP="00105B1A">
            <w:pPr>
              <w:pStyle w:val="XML1"/>
            </w:pPr>
            <w:r>
              <w:t xml:space="preserve">        &lt;xs:annotation&gt;</w:t>
            </w:r>
          </w:p>
          <w:p w14:paraId="0D37C192" w14:textId="77777777" w:rsidR="00105B1A" w:rsidRDefault="00105B1A" w:rsidP="00105B1A">
            <w:pPr>
              <w:pStyle w:val="XML1"/>
            </w:pPr>
            <w:r>
              <w:t xml:space="preserve">          &lt;xs:documentation&gt;</w:t>
            </w:r>
          </w:p>
          <w:p w14:paraId="2F09ABAC" w14:textId="77777777" w:rsidR="00105B1A" w:rsidRDefault="00105B1A" w:rsidP="00105B1A">
            <w:pPr>
              <w:pStyle w:val="XML1"/>
            </w:pPr>
            <w:r>
              <w:t xml:space="preserve">            The list of all apply action types supported by</w:t>
            </w:r>
          </w:p>
          <w:p w14:paraId="210BB0B7" w14:textId="77777777" w:rsidR="00105B1A" w:rsidRDefault="00105B1A" w:rsidP="00105B1A">
            <w:pPr>
              <w:pStyle w:val="XML1"/>
            </w:pPr>
            <w:r>
              <w:t xml:space="preserve">            the flow table.</w:t>
            </w:r>
          </w:p>
          <w:p w14:paraId="58871E0B" w14:textId="77777777" w:rsidR="00105B1A" w:rsidRDefault="00105B1A" w:rsidP="00105B1A">
            <w:pPr>
              <w:pStyle w:val="XML1"/>
            </w:pPr>
            <w:r>
              <w:t xml:space="preserve">          &lt;/xs:documentation&gt;</w:t>
            </w:r>
          </w:p>
          <w:p w14:paraId="5298635D" w14:textId="77777777" w:rsidR="00105B1A" w:rsidRDefault="00105B1A" w:rsidP="00105B1A">
            <w:pPr>
              <w:pStyle w:val="XML1"/>
            </w:pPr>
            <w:r>
              <w:t xml:space="preserve">        &lt;/xs:annotation&gt;</w:t>
            </w:r>
          </w:p>
          <w:p w14:paraId="3B28B8AF" w14:textId="77777777" w:rsidR="00105B1A" w:rsidRDefault="00105B1A" w:rsidP="00105B1A">
            <w:pPr>
              <w:pStyle w:val="XML1"/>
            </w:pPr>
            <w:r>
              <w:t xml:space="preserve">        &lt;xs:complexType&gt;</w:t>
            </w:r>
          </w:p>
          <w:p w14:paraId="2441D982" w14:textId="77777777" w:rsidR="00105B1A" w:rsidRDefault="00105B1A" w:rsidP="00105B1A">
            <w:pPr>
              <w:pStyle w:val="XML1"/>
            </w:pPr>
            <w:r>
              <w:t xml:space="preserve">          &lt;xs:sequence&gt;</w:t>
            </w:r>
          </w:p>
          <w:p w14:paraId="0D421218" w14:textId="77777777" w:rsidR="00105B1A" w:rsidRDefault="00105B1A" w:rsidP="00105B1A">
            <w:pPr>
              <w:pStyle w:val="XML1"/>
            </w:pPr>
            <w:r>
              <w:t xml:space="preserve">            &lt;xs:element name="type" minOccurs="0" maxOccurs="unbounded"  type="OFActionType"/&gt;</w:t>
            </w:r>
          </w:p>
          <w:p w14:paraId="3ABCC93C" w14:textId="77777777" w:rsidR="00105B1A" w:rsidRDefault="00105B1A" w:rsidP="00105B1A">
            <w:pPr>
              <w:pStyle w:val="XML1"/>
            </w:pPr>
            <w:r>
              <w:t xml:space="preserve">          &lt;/xs:sequence&gt;</w:t>
            </w:r>
          </w:p>
          <w:p w14:paraId="7780C435" w14:textId="77777777" w:rsidR="00105B1A" w:rsidRDefault="00105B1A" w:rsidP="00105B1A">
            <w:pPr>
              <w:pStyle w:val="XML1"/>
            </w:pPr>
            <w:r>
              <w:t xml:space="preserve">        &lt;/xs:complexType&gt;</w:t>
            </w:r>
          </w:p>
          <w:p w14:paraId="21F4150D" w14:textId="77777777" w:rsidR="00105B1A" w:rsidRDefault="00105B1A" w:rsidP="00105B1A">
            <w:pPr>
              <w:pStyle w:val="XML1"/>
            </w:pPr>
            <w:r>
              <w:t xml:space="preserve">      &lt;/xs:element&gt;</w:t>
            </w:r>
          </w:p>
          <w:p w14:paraId="2BD84780" w14:textId="77777777" w:rsidR="00105B1A" w:rsidRDefault="00105B1A" w:rsidP="00105B1A">
            <w:pPr>
              <w:pStyle w:val="XML1"/>
            </w:pPr>
            <w:r>
              <w:t xml:space="preserve">      &lt;xs:element name="write-setfields"&gt;</w:t>
            </w:r>
          </w:p>
          <w:p w14:paraId="233BC0AF" w14:textId="77777777" w:rsidR="00105B1A" w:rsidRDefault="00105B1A" w:rsidP="00105B1A">
            <w:pPr>
              <w:pStyle w:val="XML1"/>
            </w:pPr>
            <w:r>
              <w:t xml:space="preserve">        &lt;xs:annotation&gt;</w:t>
            </w:r>
          </w:p>
          <w:p w14:paraId="465BC27B" w14:textId="77777777" w:rsidR="00105B1A" w:rsidRDefault="00105B1A" w:rsidP="00105B1A">
            <w:pPr>
              <w:pStyle w:val="XML1"/>
            </w:pPr>
            <w:r>
              <w:t xml:space="preserve">          &lt;xs:documentation&gt;</w:t>
            </w:r>
          </w:p>
          <w:p w14:paraId="4940B868" w14:textId="77777777" w:rsidR="00105B1A" w:rsidRDefault="00105B1A" w:rsidP="00105B1A">
            <w:pPr>
              <w:pStyle w:val="XML1"/>
            </w:pPr>
            <w:r>
              <w:t xml:space="preserve">            The list of all 'set-field' action types </w:t>
            </w:r>
          </w:p>
          <w:p w14:paraId="52EF51CF" w14:textId="77777777" w:rsidR="00105B1A" w:rsidRDefault="00105B1A" w:rsidP="00105B1A">
            <w:pPr>
              <w:pStyle w:val="XML1"/>
            </w:pPr>
            <w:r>
              <w:t xml:space="preserve">            supported by the table using write actions.</w:t>
            </w:r>
          </w:p>
          <w:p w14:paraId="42225ED8" w14:textId="77777777" w:rsidR="00105B1A" w:rsidRDefault="00105B1A" w:rsidP="00105B1A">
            <w:pPr>
              <w:pStyle w:val="XML1"/>
            </w:pPr>
            <w:r>
              <w:t xml:space="preserve">          &lt;/xs:documentation&gt;</w:t>
            </w:r>
          </w:p>
          <w:p w14:paraId="3B9D6CD8" w14:textId="77777777" w:rsidR="00105B1A" w:rsidRDefault="00105B1A" w:rsidP="00105B1A">
            <w:pPr>
              <w:pStyle w:val="XML1"/>
            </w:pPr>
            <w:r>
              <w:t xml:space="preserve">        &lt;/xs:annotation&gt;</w:t>
            </w:r>
          </w:p>
          <w:p w14:paraId="21657549" w14:textId="77777777" w:rsidR="00105B1A" w:rsidRDefault="00105B1A" w:rsidP="00105B1A">
            <w:pPr>
              <w:pStyle w:val="XML1"/>
            </w:pPr>
            <w:r>
              <w:t xml:space="preserve">        &lt;xs:complexType&gt;</w:t>
            </w:r>
          </w:p>
          <w:p w14:paraId="4C512AB0" w14:textId="77777777" w:rsidR="00105B1A" w:rsidRDefault="00105B1A" w:rsidP="00105B1A">
            <w:pPr>
              <w:pStyle w:val="XML1"/>
            </w:pPr>
            <w:r>
              <w:t xml:space="preserve">          &lt;xs:sequence&gt;</w:t>
            </w:r>
          </w:p>
          <w:p w14:paraId="60DF927A" w14:textId="77777777" w:rsidR="00105B1A" w:rsidRDefault="00105B1A" w:rsidP="00105B1A">
            <w:pPr>
              <w:pStyle w:val="XML1"/>
            </w:pPr>
            <w:r>
              <w:t xml:space="preserve">            &lt;xs:element name="type" minOccurs="0" maxOccurs="unbounded"  type="OFMatchFieldType"/&gt;</w:t>
            </w:r>
          </w:p>
          <w:p w14:paraId="7C034BC7" w14:textId="77777777" w:rsidR="00105B1A" w:rsidRDefault="00105B1A" w:rsidP="00105B1A">
            <w:pPr>
              <w:pStyle w:val="XML1"/>
            </w:pPr>
            <w:r>
              <w:t xml:space="preserve">          &lt;/xs:sequence&gt;</w:t>
            </w:r>
          </w:p>
          <w:p w14:paraId="257EFBFE" w14:textId="77777777" w:rsidR="00105B1A" w:rsidRDefault="00105B1A" w:rsidP="00105B1A">
            <w:pPr>
              <w:pStyle w:val="XML1"/>
            </w:pPr>
            <w:r>
              <w:t xml:space="preserve">        &lt;/xs:complexType&gt;</w:t>
            </w:r>
          </w:p>
          <w:p w14:paraId="13960BEE" w14:textId="77777777" w:rsidR="00105B1A" w:rsidRDefault="00105B1A" w:rsidP="00105B1A">
            <w:pPr>
              <w:pStyle w:val="XML1"/>
            </w:pPr>
            <w:r>
              <w:t xml:space="preserve">      &lt;/xs:element&gt;</w:t>
            </w:r>
          </w:p>
          <w:p w14:paraId="7E5455F7" w14:textId="77777777" w:rsidR="00105B1A" w:rsidRDefault="00105B1A" w:rsidP="00105B1A">
            <w:pPr>
              <w:pStyle w:val="XML1"/>
            </w:pPr>
            <w:r>
              <w:t xml:space="preserve">      &lt;xs:element name="apply-setfields"&gt;</w:t>
            </w:r>
          </w:p>
          <w:p w14:paraId="0472E0E4" w14:textId="77777777" w:rsidR="00105B1A" w:rsidRDefault="00105B1A" w:rsidP="00105B1A">
            <w:pPr>
              <w:pStyle w:val="XML1"/>
            </w:pPr>
            <w:r>
              <w:t xml:space="preserve">        &lt;xs:annotation&gt;</w:t>
            </w:r>
          </w:p>
          <w:p w14:paraId="462A3D8E" w14:textId="77777777" w:rsidR="00105B1A" w:rsidRDefault="00105B1A" w:rsidP="00105B1A">
            <w:pPr>
              <w:pStyle w:val="XML1"/>
            </w:pPr>
            <w:r>
              <w:t xml:space="preserve">          &lt;xs:documentation&gt;</w:t>
            </w:r>
          </w:p>
          <w:p w14:paraId="5D88494D" w14:textId="77777777" w:rsidR="00105B1A" w:rsidRDefault="00105B1A" w:rsidP="00105B1A">
            <w:pPr>
              <w:pStyle w:val="XML1"/>
            </w:pPr>
            <w:r>
              <w:t xml:space="preserve">            The list of all 'set-field' action types </w:t>
            </w:r>
          </w:p>
          <w:p w14:paraId="5070EB35" w14:textId="77777777" w:rsidR="00105B1A" w:rsidRDefault="00105B1A" w:rsidP="00105B1A">
            <w:pPr>
              <w:pStyle w:val="XML1"/>
            </w:pPr>
            <w:r>
              <w:t xml:space="preserve">            supported by the table using apply actions.</w:t>
            </w:r>
          </w:p>
          <w:p w14:paraId="16FC4119" w14:textId="77777777" w:rsidR="00105B1A" w:rsidRDefault="00105B1A" w:rsidP="00105B1A">
            <w:pPr>
              <w:pStyle w:val="XML1"/>
            </w:pPr>
            <w:r>
              <w:t xml:space="preserve">          &lt;/xs:documentation&gt;</w:t>
            </w:r>
          </w:p>
          <w:p w14:paraId="665A24AF" w14:textId="77777777" w:rsidR="00105B1A" w:rsidRDefault="00105B1A" w:rsidP="00105B1A">
            <w:pPr>
              <w:pStyle w:val="XML1"/>
            </w:pPr>
            <w:r>
              <w:t xml:space="preserve">        &lt;/xs:annotation&gt;</w:t>
            </w:r>
          </w:p>
          <w:p w14:paraId="2B3E4E27" w14:textId="77777777" w:rsidR="00105B1A" w:rsidRDefault="00105B1A" w:rsidP="00105B1A">
            <w:pPr>
              <w:pStyle w:val="XML1"/>
            </w:pPr>
            <w:r>
              <w:t xml:space="preserve">        &lt;xs:complexType&gt;</w:t>
            </w:r>
          </w:p>
          <w:p w14:paraId="1048FC52" w14:textId="77777777" w:rsidR="00105B1A" w:rsidRDefault="00105B1A" w:rsidP="00105B1A">
            <w:pPr>
              <w:pStyle w:val="XML1"/>
            </w:pPr>
            <w:r>
              <w:t xml:space="preserve">          &lt;xs:sequence&gt;</w:t>
            </w:r>
          </w:p>
          <w:p w14:paraId="5B049A92" w14:textId="77777777" w:rsidR="00105B1A" w:rsidRDefault="00105B1A" w:rsidP="00105B1A">
            <w:pPr>
              <w:pStyle w:val="XML1"/>
            </w:pPr>
            <w:r>
              <w:t xml:space="preserve">            &lt;xs:element name="type" minOccurs="0" maxOccurs="unbounded"  type="OFMatchFieldType"/&gt;</w:t>
            </w:r>
          </w:p>
          <w:p w14:paraId="5AAAC980" w14:textId="77777777" w:rsidR="00105B1A" w:rsidRDefault="00105B1A" w:rsidP="00105B1A">
            <w:pPr>
              <w:pStyle w:val="XML1"/>
            </w:pPr>
            <w:r>
              <w:t xml:space="preserve">          &lt;/xs:sequence&gt;</w:t>
            </w:r>
          </w:p>
          <w:p w14:paraId="65011401" w14:textId="77777777" w:rsidR="00105B1A" w:rsidRDefault="00105B1A" w:rsidP="00105B1A">
            <w:pPr>
              <w:pStyle w:val="XML1"/>
            </w:pPr>
            <w:r>
              <w:t xml:space="preserve">        &lt;/xs:complexType&gt;</w:t>
            </w:r>
          </w:p>
          <w:p w14:paraId="756968C4" w14:textId="77777777" w:rsidR="00105B1A" w:rsidRDefault="00105B1A" w:rsidP="00105B1A">
            <w:pPr>
              <w:pStyle w:val="XML1"/>
            </w:pPr>
            <w:r>
              <w:t xml:space="preserve">      &lt;/xs:element&gt;</w:t>
            </w:r>
          </w:p>
          <w:p w14:paraId="67E51173" w14:textId="77777777" w:rsidR="00105B1A" w:rsidRDefault="00105B1A" w:rsidP="00105B1A">
            <w:pPr>
              <w:pStyle w:val="XML1"/>
            </w:pPr>
            <w:r>
              <w:t xml:space="preserve">      &lt;xs:element name="wildcards"&gt;</w:t>
            </w:r>
          </w:p>
          <w:p w14:paraId="59DB5858" w14:textId="77777777" w:rsidR="00105B1A" w:rsidRDefault="00105B1A" w:rsidP="00105B1A">
            <w:pPr>
              <w:pStyle w:val="XML1"/>
            </w:pPr>
            <w:r>
              <w:t xml:space="preserve">        &lt;xs:annotation&gt;</w:t>
            </w:r>
          </w:p>
          <w:p w14:paraId="4ED91391" w14:textId="77777777" w:rsidR="00105B1A" w:rsidRDefault="00105B1A" w:rsidP="00105B1A">
            <w:pPr>
              <w:pStyle w:val="XML1"/>
            </w:pPr>
            <w:r>
              <w:t xml:space="preserve">          &lt;xs:documentation&gt;</w:t>
            </w:r>
          </w:p>
          <w:p w14:paraId="78D07538" w14:textId="77777777" w:rsidR="00105B1A" w:rsidRDefault="00105B1A" w:rsidP="00105B1A">
            <w:pPr>
              <w:pStyle w:val="XML1"/>
            </w:pPr>
            <w:r>
              <w:t xml:space="preserve">            The list of all fields for which the table </w:t>
            </w:r>
          </w:p>
          <w:p w14:paraId="702DD37C" w14:textId="77777777" w:rsidR="00105B1A" w:rsidRDefault="00105B1A" w:rsidP="00105B1A">
            <w:pPr>
              <w:pStyle w:val="XML1"/>
            </w:pPr>
            <w:r>
              <w:t xml:space="preserve">            supports wildcarding.</w:t>
            </w:r>
          </w:p>
          <w:p w14:paraId="29173CB3" w14:textId="77777777" w:rsidR="00105B1A" w:rsidRDefault="00105B1A" w:rsidP="00105B1A">
            <w:pPr>
              <w:pStyle w:val="XML1"/>
            </w:pPr>
            <w:r>
              <w:t xml:space="preserve">          &lt;/xs:documentation&gt;</w:t>
            </w:r>
          </w:p>
          <w:p w14:paraId="7B807438" w14:textId="77777777" w:rsidR="00105B1A" w:rsidRDefault="00105B1A" w:rsidP="00105B1A">
            <w:pPr>
              <w:pStyle w:val="XML1"/>
            </w:pPr>
            <w:r>
              <w:t xml:space="preserve">        &lt;/xs:annotation&gt;</w:t>
            </w:r>
          </w:p>
          <w:p w14:paraId="09F77658" w14:textId="77777777" w:rsidR="00105B1A" w:rsidRDefault="00105B1A" w:rsidP="00105B1A">
            <w:pPr>
              <w:pStyle w:val="XML1"/>
            </w:pPr>
            <w:r>
              <w:t xml:space="preserve">        &lt;xs:complexType&gt;</w:t>
            </w:r>
          </w:p>
          <w:p w14:paraId="7583B3F4" w14:textId="77777777" w:rsidR="00105B1A" w:rsidRDefault="00105B1A" w:rsidP="00105B1A">
            <w:pPr>
              <w:pStyle w:val="XML1"/>
            </w:pPr>
            <w:r>
              <w:t xml:space="preserve">          &lt;xs:sequence&gt;</w:t>
            </w:r>
          </w:p>
          <w:p w14:paraId="589B9B5D" w14:textId="77777777" w:rsidR="00105B1A" w:rsidRDefault="00105B1A" w:rsidP="00105B1A">
            <w:pPr>
              <w:pStyle w:val="XML1"/>
            </w:pPr>
            <w:r>
              <w:t xml:space="preserve">            &lt;xs:element name="type" minOccurs="0" maxOccurs="unbounded"  type="OFMatchFieldType"/&gt;</w:t>
            </w:r>
          </w:p>
          <w:p w14:paraId="64A4250F" w14:textId="77777777" w:rsidR="00105B1A" w:rsidRDefault="00105B1A" w:rsidP="00105B1A">
            <w:pPr>
              <w:pStyle w:val="XML1"/>
            </w:pPr>
            <w:r>
              <w:t xml:space="preserve">          &lt;/xs:sequence&gt;</w:t>
            </w:r>
          </w:p>
          <w:p w14:paraId="082EAE55" w14:textId="77777777" w:rsidR="00105B1A" w:rsidRDefault="00105B1A" w:rsidP="00105B1A">
            <w:pPr>
              <w:pStyle w:val="XML1"/>
            </w:pPr>
            <w:r>
              <w:t xml:space="preserve">        &lt;/xs:complexType&gt;</w:t>
            </w:r>
          </w:p>
          <w:p w14:paraId="01E2AC5A" w14:textId="77777777" w:rsidR="00105B1A" w:rsidRDefault="00105B1A" w:rsidP="00105B1A">
            <w:pPr>
              <w:pStyle w:val="XML1"/>
            </w:pPr>
            <w:r>
              <w:t xml:space="preserve">      &lt;/xs:element&gt;</w:t>
            </w:r>
          </w:p>
          <w:p w14:paraId="6FFAB862" w14:textId="77777777" w:rsidR="00105B1A" w:rsidRDefault="00105B1A" w:rsidP="00105B1A">
            <w:pPr>
              <w:pStyle w:val="XML1"/>
            </w:pPr>
            <w:r>
              <w:t xml:space="preserve">      &lt;xs:element name="metadata-match"  type="hex-binary"&gt;</w:t>
            </w:r>
          </w:p>
          <w:p w14:paraId="00807095" w14:textId="77777777" w:rsidR="00105B1A" w:rsidRDefault="00105B1A" w:rsidP="00105B1A">
            <w:pPr>
              <w:pStyle w:val="XML1"/>
            </w:pPr>
            <w:r>
              <w:t xml:space="preserve">        &lt;xs:annotation&gt;</w:t>
            </w:r>
          </w:p>
          <w:p w14:paraId="5A6BBA9A" w14:textId="77777777" w:rsidR="00105B1A" w:rsidRDefault="00105B1A" w:rsidP="00105B1A">
            <w:pPr>
              <w:pStyle w:val="XML1"/>
            </w:pPr>
            <w:r>
              <w:t xml:space="preserve">          &lt;xs:documentation&gt;</w:t>
            </w:r>
          </w:p>
          <w:p w14:paraId="71E281CE" w14:textId="77777777" w:rsidR="00105B1A" w:rsidRDefault="00105B1A" w:rsidP="00105B1A">
            <w:pPr>
              <w:pStyle w:val="XML1"/>
            </w:pPr>
            <w:r>
              <w:t xml:space="preserve">            This element indicates the bits of the metadata </w:t>
            </w:r>
          </w:p>
          <w:p w14:paraId="199ABBAB" w14:textId="77777777" w:rsidR="00105B1A" w:rsidRDefault="00105B1A" w:rsidP="00105B1A">
            <w:pPr>
              <w:pStyle w:val="XML1"/>
            </w:pPr>
            <w:r>
              <w:t xml:space="preserve">            field on which the flow table can match.  It is represented</w:t>
            </w:r>
          </w:p>
          <w:p w14:paraId="601E3DF3" w14:textId="77777777" w:rsidR="00105B1A" w:rsidRDefault="00105B1A" w:rsidP="00105B1A">
            <w:pPr>
              <w:pStyle w:val="XML1"/>
            </w:pPr>
            <w:r>
              <w:t xml:space="preserve">            as 64-bit integer in hexadecimal digits([0-9a-fA-F]) </w:t>
            </w:r>
          </w:p>
          <w:p w14:paraId="033B8147" w14:textId="77777777" w:rsidR="00105B1A" w:rsidRDefault="00105B1A" w:rsidP="00105B1A">
            <w:pPr>
              <w:pStyle w:val="XML1"/>
            </w:pPr>
            <w:r>
              <w:t xml:space="preserve">            format.</w:t>
            </w:r>
          </w:p>
          <w:p w14:paraId="1CDB26C9" w14:textId="77777777" w:rsidR="00105B1A" w:rsidRDefault="00105B1A" w:rsidP="00105B1A">
            <w:pPr>
              <w:pStyle w:val="XML1"/>
            </w:pPr>
            <w:r>
              <w:t xml:space="preserve">          &lt;/xs:documentation&gt;</w:t>
            </w:r>
          </w:p>
          <w:p w14:paraId="1E6BA406" w14:textId="77777777" w:rsidR="00105B1A" w:rsidRDefault="00105B1A" w:rsidP="00105B1A">
            <w:pPr>
              <w:pStyle w:val="XML1"/>
            </w:pPr>
            <w:r>
              <w:t xml:space="preserve">        &lt;/xs:annotation&gt;</w:t>
            </w:r>
          </w:p>
          <w:p w14:paraId="22802ABC" w14:textId="77777777" w:rsidR="00105B1A" w:rsidRDefault="00105B1A" w:rsidP="00105B1A">
            <w:pPr>
              <w:pStyle w:val="XML1"/>
            </w:pPr>
            <w:r>
              <w:t xml:space="preserve">      &lt;/xs:element&gt;</w:t>
            </w:r>
          </w:p>
          <w:p w14:paraId="29F43CC0" w14:textId="77777777" w:rsidR="00105B1A" w:rsidRDefault="00105B1A" w:rsidP="00105B1A">
            <w:pPr>
              <w:pStyle w:val="XML1"/>
            </w:pPr>
            <w:r>
              <w:t xml:space="preserve">      &lt;xs:element name="metadata-write"  type="hex-binary"&gt;</w:t>
            </w:r>
          </w:p>
          <w:p w14:paraId="19CB4C0C" w14:textId="77777777" w:rsidR="00105B1A" w:rsidRDefault="00105B1A" w:rsidP="00105B1A">
            <w:pPr>
              <w:pStyle w:val="XML1"/>
            </w:pPr>
            <w:r>
              <w:t xml:space="preserve">        &lt;xs:annotation&gt;</w:t>
            </w:r>
          </w:p>
          <w:p w14:paraId="273127FA" w14:textId="77777777" w:rsidR="00105B1A" w:rsidRDefault="00105B1A" w:rsidP="00105B1A">
            <w:pPr>
              <w:pStyle w:val="XML1"/>
            </w:pPr>
            <w:r>
              <w:t xml:space="preserve">          &lt;xs:documentation&gt;</w:t>
            </w:r>
          </w:p>
          <w:p w14:paraId="23D75D77" w14:textId="77777777" w:rsidR="00105B1A" w:rsidRDefault="00105B1A" w:rsidP="00105B1A">
            <w:pPr>
              <w:pStyle w:val="XML1"/>
            </w:pPr>
            <w:r>
              <w:t xml:space="preserve">            This element indicates the bits of the metadata </w:t>
            </w:r>
          </w:p>
          <w:p w14:paraId="18296830" w14:textId="77777777" w:rsidR="00105B1A" w:rsidRDefault="00105B1A" w:rsidP="00105B1A">
            <w:pPr>
              <w:pStyle w:val="XML1"/>
            </w:pPr>
            <w:r>
              <w:t xml:space="preserve">            field on which flow table can write using the </w:t>
            </w:r>
          </w:p>
          <w:p w14:paraId="078EB7A2" w14:textId="77777777" w:rsidR="00105B1A" w:rsidRDefault="00105B1A" w:rsidP="00105B1A">
            <w:pPr>
              <w:pStyle w:val="XML1"/>
            </w:pPr>
            <w:r>
              <w:t xml:space="preserve">            'write-metadata' instruction.  It is represented as </w:t>
            </w:r>
          </w:p>
          <w:p w14:paraId="09276C31" w14:textId="77777777" w:rsidR="00105B1A" w:rsidRDefault="00105B1A" w:rsidP="00105B1A">
            <w:pPr>
              <w:pStyle w:val="XML1"/>
            </w:pPr>
            <w:r>
              <w:t xml:space="preserve">            64-bit integer in hexadecimal digits([0-9a-fA-F]) format.</w:t>
            </w:r>
          </w:p>
          <w:p w14:paraId="486E38F7" w14:textId="77777777" w:rsidR="00105B1A" w:rsidRDefault="00105B1A" w:rsidP="00105B1A">
            <w:pPr>
              <w:pStyle w:val="XML1"/>
            </w:pPr>
            <w:r>
              <w:t xml:space="preserve">          &lt;/xs:documentation&gt;</w:t>
            </w:r>
          </w:p>
          <w:p w14:paraId="478C392A" w14:textId="77777777" w:rsidR="00105B1A" w:rsidRDefault="00105B1A" w:rsidP="00105B1A">
            <w:pPr>
              <w:pStyle w:val="XML1"/>
            </w:pPr>
            <w:r>
              <w:t xml:space="preserve">        &lt;/xs:annotation&gt;</w:t>
            </w:r>
          </w:p>
          <w:p w14:paraId="6979ED80" w14:textId="77777777" w:rsidR="00105B1A" w:rsidRDefault="00105B1A" w:rsidP="00105B1A">
            <w:pPr>
              <w:pStyle w:val="XML1"/>
            </w:pPr>
            <w:r>
              <w:t xml:space="preserve">      &lt;/xs:element&gt;</w:t>
            </w:r>
          </w:p>
          <w:p w14:paraId="05994143" w14:textId="77777777" w:rsidR="00105B1A" w:rsidRDefault="00105B1A" w:rsidP="00105B1A">
            <w:pPr>
              <w:pStyle w:val="XML1"/>
            </w:pPr>
            <w:r>
              <w:t xml:space="preserve">    &lt;/xs:sequence&gt;</w:t>
            </w:r>
          </w:p>
          <w:p w14:paraId="5CC22A9A" w14:textId="77777777" w:rsidR="00182140" w:rsidRDefault="00105B1A" w:rsidP="00105B1A">
            <w:pPr>
              <w:pStyle w:val="XML1"/>
            </w:pPr>
            <w:r>
              <w:t xml:space="preserve">  &lt;/xs:group&gt;</w:t>
            </w:r>
          </w:p>
          <w:p w14:paraId="1FE950AE" w14:textId="77777777" w:rsidR="00105B1A" w:rsidRDefault="00105B1A" w:rsidP="00105B1A">
            <w:pPr>
              <w:pStyle w:val="XML1"/>
            </w:pPr>
          </w:p>
          <w:p w14:paraId="0B25368F" w14:textId="77777777" w:rsidR="00105B1A" w:rsidRDefault="00105B1A" w:rsidP="00105B1A">
            <w:pPr>
              <w:pStyle w:val="XML1"/>
            </w:pPr>
            <w:r>
              <w:t xml:space="preserve">  &lt;xs:simpleType name="OFMatchFieldType"&gt;</w:t>
            </w:r>
          </w:p>
          <w:p w14:paraId="2DAAB9E2" w14:textId="77777777" w:rsidR="00105B1A" w:rsidRDefault="00105B1A" w:rsidP="00105B1A">
            <w:pPr>
              <w:pStyle w:val="XML1"/>
            </w:pPr>
            <w:r>
              <w:t xml:space="preserve">    &lt;xs:annotation&gt;</w:t>
            </w:r>
          </w:p>
          <w:p w14:paraId="09A9D3D8" w14:textId="77777777" w:rsidR="00105B1A" w:rsidRDefault="00105B1A" w:rsidP="00105B1A">
            <w:pPr>
              <w:pStyle w:val="XML1"/>
            </w:pPr>
            <w:r>
              <w:t xml:space="preserve">      &lt;xs:documentation&gt;</w:t>
            </w:r>
          </w:p>
          <w:p w14:paraId="5330B68C" w14:textId="77777777" w:rsidR="00105B1A" w:rsidRDefault="00105B1A" w:rsidP="00105B1A">
            <w:pPr>
              <w:pStyle w:val="XML1"/>
            </w:pPr>
            <w:r>
              <w:t xml:space="preserve">        The types of match field defined in OpenFlow</w:t>
            </w:r>
          </w:p>
          <w:p w14:paraId="0ED7F1BA" w14:textId="77777777" w:rsidR="00105B1A" w:rsidRDefault="00105B1A" w:rsidP="00105B1A">
            <w:pPr>
              <w:pStyle w:val="XML1"/>
            </w:pPr>
            <w:r>
              <w:t xml:space="preserve">        Switch Specification versions 1.2, 1.3, and 1.3.1.</w:t>
            </w:r>
          </w:p>
          <w:p w14:paraId="0D613062" w14:textId="77777777" w:rsidR="00105B1A" w:rsidRDefault="00105B1A" w:rsidP="00105B1A">
            <w:pPr>
              <w:pStyle w:val="XML1"/>
            </w:pPr>
            <w:r>
              <w:t xml:space="preserve">      &lt;/xs:documentation&gt;</w:t>
            </w:r>
          </w:p>
          <w:p w14:paraId="6489E1D6" w14:textId="77777777" w:rsidR="00105B1A" w:rsidRDefault="00105B1A" w:rsidP="00105B1A">
            <w:pPr>
              <w:pStyle w:val="XML1"/>
            </w:pPr>
            <w:r>
              <w:t xml:space="preserve">    &lt;/xs:annotation&gt;</w:t>
            </w:r>
          </w:p>
          <w:p w14:paraId="18A9BE77" w14:textId="77777777" w:rsidR="00105B1A" w:rsidRDefault="00105B1A" w:rsidP="00105B1A">
            <w:pPr>
              <w:pStyle w:val="XML1"/>
            </w:pPr>
          </w:p>
          <w:p w14:paraId="42FC880A" w14:textId="77777777" w:rsidR="00105B1A" w:rsidRDefault="00105B1A" w:rsidP="00105B1A">
            <w:pPr>
              <w:pStyle w:val="XML1"/>
            </w:pPr>
            <w:r>
              <w:t xml:space="preserve">    &lt;xs:restriction base="xs:string"&gt;</w:t>
            </w:r>
          </w:p>
          <w:p w14:paraId="6CFBB2EF" w14:textId="77777777" w:rsidR="00105B1A" w:rsidRDefault="00105B1A" w:rsidP="00105B1A">
            <w:pPr>
              <w:pStyle w:val="XML1"/>
            </w:pPr>
            <w:r>
              <w:t xml:space="preserve">      &lt;xs:enumeration value="input-port"/&gt;</w:t>
            </w:r>
          </w:p>
          <w:p w14:paraId="0F0C69B9" w14:textId="77777777" w:rsidR="00105B1A" w:rsidRDefault="00105B1A" w:rsidP="00105B1A">
            <w:pPr>
              <w:pStyle w:val="XML1"/>
            </w:pPr>
            <w:r>
              <w:t xml:space="preserve">      &lt;xs:enumeration value="physical-input-port"/&gt;</w:t>
            </w:r>
          </w:p>
          <w:p w14:paraId="6A408B16" w14:textId="77777777" w:rsidR="00105B1A" w:rsidRDefault="00105B1A" w:rsidP="00105B1A">
            <w:pPr>
              <w:pStyle w:val="XML1"/>
            </w:pPr>
            <w:r>
              <w:t xml:space="preserve">      &lt;xs:enumeration value="metadata"/&gt;</w:t>
            </w:r>
          </w:p>
          <w:p w14:paraId="4924C3A0" w14:textId="77777777" w:rsidR="00105B1A" w:rsidRDefault="00105B1A" w:rsidP="00105B1A">
            <w:pPr>
              <w:pStyle w:val="XML1"/>
            </w:pPr>
            <w:r>
              <w:t xml:space="preserve">      &lt;xs:enumeration value="ethernet-dest"/&gt;</w:t>
            </w:r>
          </w:p>
          <w:p w14:paraId="2271BBE6" w14:textId="77777777" w:rsidR="00105B1A" w:rsidRDefault="00105B1A" w:rsidP="00105B1A">
            <w:pPr>
              <w:pStyle w:val="XML1"/>
            </w:pPr>
            <w:r>
              <w:t xml:space="preserve">      &lt;xs:enumeration value="ethernet-src"/&gt;</w:t>
            </w:r>
          </w:p>
          <w:p w14:paraId="00423A2E" w14:textId="77777777" w:rsidR="00105B1A" w:rsidRDefault="00105B1A" w:rsidP="00105B1A">
            <w:pPr>
              <w:pStyle w:val="XML1"/>
            </w:pPr>
            <w:r>
              <w:t xml:space="preserve">      &lt;xs:enumeration value="ethernet-frame-type"/&gt;</w:t>
            </w:r>
          </w:p>
          <w:p w14:paraId="07BE9F1A" w14:textId="77777777" w:rsidR="00105B1A" w:rsidRDefault="00105B1A" w:rsidP="00105B1A">
            <w:pPr>
              <w:pStyle w:val="XML1"/>
            </w:pPr>
            <w:r>
              <w:t xml:space="preserve">      &lt;xs:enumeration value="vlan-id"/&gt;</w:t>
            </w:r>
          </w:p>
          <w:p w14:paraId="36EA5840" w14:textId="77777777" w:rsidR="00105B1A" w:rsidRDefault="00105B1A" w:rsidP="00105B1A">
            <w:pPr>
              <w:pStyle w:val="XML1"/>
            </w:pPr>
            <w:r>
              <w:t xml:space="preserve">      &lt;xs:enumeration value="vlan-priority"/&gt;</w:t>
            </w:r>
          </w:p>
          <w:p w14:paraId="5748731E" w14:textId="77777777" w:rsidR="00105B1A" w:rsidRDefault="00105B1A" w:rsidP="00105B1A">
            <w:pPr>
              <w:pStyle w:val="XML1"/>
            </w:pPr>
            <w:r>
              <w:t xml:space="preserve">      &lt;xs:enumeration value="ip-dscp"/&gt;</w:t>
            </w:r>
          </w:p>
          <w:p w14:paraId="11753BB0" w14:textId="77777777" w:rsidR="00105B1A" w:rsidRDefault="00105B1A" w:rsidP="00105B1A">
            <w:pPr>
              <w:pStyle w:val="XML1"/>
            </w:pPr>
            <w:r>
              <w:t xml:space="preserve">      &lt;xs:enumeration value="ip-ecn"/&gt;</w:t>
            </w:r>
          </w:p>
          <w:p w14:paraId="597F9718" w14:textId="77777777" w:rsidR="00105B1A" w:rsidRDefault="00105B1A" w:rsidP="00105B1A">
            <w:pPr>
              <w:pStyle w:val="XML1"/>
            </w:pPr>
            <w:r>
              <w:t xml:space="preserve">      &lt;xs:enumeration value="ip-protocol"/&gt;</w:t>
            </w:r>
          </w:p>
          <w:p w14:paraId="0ED44A7D" w14:textId="77777777" w:rsidR="00105B1A" w:rsidRDefault="00105B1A" w:rsidP="00105B1A">
            <w:pPr>
              <w:pStyle w:val="XML1"/>
            </w:pPr>
            <w:r>
              <w:t xml:space="preserve">      &lt;xs:enumeration value="ipv4-src"/&gt;</w:t>
            </w:r>
          </w:p>
          <w:p w14:paraId="013A5DED" w14:textId="77777777" w:rsidR="00105B1A" w:rsidRDefault="00105B1A" w:rsidP="00105B1A">
            <w:pPr>
              <w:pStyle w:val="XML1"/>
            </w:pPr>
            <w:r>
              <w:t xml:space="preserve">      &lt;xs:enumeration value="ipv4-dest"/&gt;</w:t>
            </w:r>
          </w:p>
          <w:p w14:paraId="37320FA3" w14:textId="77777777" w:rsidR="00105B1A" w:rsidRDefault="00105B1A" w:rsidP="00105B1A">
            <w:pPr>
              <w:pStyle w:val="XML1"/>
            </w:pPr>
            <w:r>
              <w:t xml:space="preserve">      &lt;xs:enumeration value="tcp-src"/&gt;</w:t>
            </w:r>
          </w:p>
          <w:p w14:paraId="168E9F15" w14:textId="77777777" w:rsidR="00105B1A" w:rsidRDefault="00105B1A" w:rsidP="00105B1A">
            <w:pPr>
              <w:pStyle w:val="XML1"/>
            </w:pPr>
            <w:r>
              <w:t xml:space="preserve">      &lt;xs:enumeration value="tcp-dest"/&gt;</w:t>
            </w:r>
          </w:p>
          <w:p w14:paraId="7879B6C7" w14:textId="77777777" w:rsidR="00105B1A" w:rsidRDefault="00105B1A" w:rsidP="00105B1A">
            <w:pPr>
              <w:pStyle w:val="XML1"/>
            </w:pPr>
            <w:r>
              <w:t xml:space="preserve">      &lt;xs:enumeration value="udp-src"/&gt;</w:t>
            </w:r>
          </w:p>
          <w:p w14:paraId="7065DB70" w14:textId="77777777" w:rsidR="00105B1A" w:rsidRDefault="00105B1A" w:rsidP="00105B1A">
            <w:pPr>
              <w:pStyle w:val="XML1"/>
            </w:pPr>
            <w:r>
              <w:t xml:space="preserve">      &lt;xs:enumeration value="udp-dest"/&gt;</w:t>
            </w:r>
          </w:p>
          <w:p w14:paraId="0EA04E27" w14:textId="77777777" w:rsidR="00105B1A" w:rsidRDefault="00105B1A" w:rsidP="00105B1A">
            <w:pPr>
              <w:pStyle w:val="XML1"/>
            </w:pPr>
            <w:r>
              <w:t xml:space="preserve">      &lt;xs:enumeration value="sctp-src"/&gt;</w:t>
            </w:r>
          </w:p>
          <w:p w14:paraId="36E2E863" w14:textId="77777777" w:rsidR="00105B1A" w:rsidRDefault="00105B1A" w:rsidP="00105B1A">
            <w:pPr>
              <w:pStyle w:val="XML1"/>
            </w:pPr>
            <w:r>
              <w:t xml:space="preserve">      &lt;xs:enumeration value="sctp-dest"/&gt;</w:t>
            </w:r>
          </w:p>
          <w:p w14:paraId="39F9FCFA" w14:textId="77777777" w:rsidR="00105B1A" w:rsidRDefault="00105B1A" w:rsidP="00105B1A">
            <w:pPr>
              <w:pStyle w:val="XML1"/>
            </w:pPr>
            <w:r>
              <w:t xml:space="preserve">      &lt;xs:enumeration value="icmpv4-type"/&gt;</w:t>
            </w:r>
          </w:p>
          <w:p w14:paraId="466AC296" w14:textId="77777777" w:rsidR="00105B1A" w:rsidRDefault="00105B1A" w:rsidP="00105B1A">
            <w:pPr>
              <w:pStyle w:val="XML1"/>
            </w:pPr>
            <w:r>
              <w:t xml:space="preserve">      &lt;xs:enumeration value="icmpv4-code"/&gt;</w:t>
            </w:r>
          </w:p>
          <w:p w14:paraId="08B7BE13" w14:textId="77777777" w:rsidR="00105B1A" w:rsidRDefault="00105B1A" w:rsidP="00105B1A">
            <w:pPr>
              <w:pStyle w:val="XML1"/>
            </w:pPr>
            <w:r>
              <w:t xml:space="preserve">      &lt;xs:enumeration value="arp-op"/&gt;</w:t>
            </w:r>
          </w:p>
          <w:p w14:paraId="0C03A09E" w14:textId="77777777" w:rsidR="00105B1A" w:rsidRDefault="00105B1A" w:rsidP="00105B1A">
            <w:pPr>
              <w:pStyle w:val="XML1"/>
            </w:pPr>
            <w:r>
              <w:t xml:space="preserve">      &lt;xs:enumeration value="arp-src-ip-address"/&gt;</w:t>
            </w:r>
          </w:p>
          <w:p w14:paraId="02358C58" w14:textId="77777777" w:rsidR="00105B1A" w:rsidRDefault="00105B1A" w:rsidP="00105B1A">
            <w:pPr>
              <w:pStyle w:val="XML1"/>
            </w:pPr>
            <w:r>
              <w:t xml:space="preserve">      &lt;xs:enumeration value="arp-target-ip-address"/&gt;</w:t>
            </w:r>
          </w:p>
          <w:p w14:paraId="5B55AF42" w14:textId="77777777" w:rsidR="00105B1A" w:rsidRDefault="00105B1A" w:rsidP="00105B1A">
            <w:pPr>
              <w:pStyle w:val="XML1"/>
            </w:pPr>
            <w:r>
              <w:t xml:space="preserve">      &lt;xs:enumeration value="arp-src-hardware-address"/&gt;</w:t>
            </w:r>
          </w:p>
          <w:p w14:paraId="01316607" w14:textId="77777777" w:rsidR="00105B1A" w:rsidRDefault="00105B1A" w:rsidP="00105B1A">
            <w:pPr>
              <w:pStyle w:val="XML1"/>
            </w:pPr>
            <w:r>
              <w:t xml:space="preserve">      &lt;xs:enumeration value="arp-target-hardware-address"/&gt;</w:t>
            </w:r>
          </w:p>
          <w:p w14:paraId="5F23C600" w14:textId="77777777" w:rsidR="00105B1A" w:rsidRDefault="00105B1A" w:rsidP="00105B1A">
            <w:pPr>
              <w:pStyle w:val="XML1"/>
            </w:pPr>
            <w:r>
              <w:t xml:space="preserve">      &lt;xs:enumeration value="ipv6-src"/&gt;</w:t>
            </w:r>
          </w:p>
          <w:p w14:paraId="7A6FD553" w14:textId="77777777" w:rsidR="00105B1A" w:rsidRDefault="00105B1A" w:rsidP="00105B1A">
            <w:pPr>
              <w:pStyle w:val="XML1"/>
            </w:pPr>
            <w:r>
              <w:t xml:space="preserve">      &lt;xs:enumeration value="ipv6-dest"/&gt;</w:t>
            </w:r>
          </w:p>
          <w:p w14:paraId="2F57C8F7" w14:textId="77777777" w:rsidR="00105B1A" w:rsidRDefault="00105B1A" w:rsidP="00105B1A">
            <w:pPr>
              <w:pStyle w:val="XML1"/>
            </w:pPr>
            <w:r>
              <w:t xml:space="preserve">      &lt;xs:enumeration value="ipv6-flow-label"/&gt;</w:t>
            </w:r>
          </w:p>
          <w:p w14:paraId="55C5704A" w14:textId="77777777" w:rsidR="00105B1A" w:rsidRDefault="00105B1A" w:rsidP="00105B1A">
            <w:pPr>
              <w:pStyle w:val="XML1"/>
            </w:pPr>
            <w:r>
              <w:t xml:space="preserve">      &lt;xs:enumeration value="icmpv6-type"/&gt;</w:t>
            </w:r>
          </w:p>
          <w:p w14:paraId="1271A871" w14:textId="77777777" w:rsidR="00105B1A" w:rsidRDefault="00105B1A" w:rsidP="00105B1A">
            <w:pPr>
              <w:pStyle w:val="XML1"/>
            </w:pPr>
            <w:r>
              <w:t xml:space="preserve">      &lt;xs:enumeration value="icmpv6-code"/&gt;</w:t>
            </w:r>
          </w:p>
          <w:p w14:paraId="2D57BD8F" w14:textId="77777777" w:rsidR="00105B1A" w:rsidRDefault="00105B1A" w:rsidP="00105B1A">
            <w:pPr>
              <w:pStyle w:val="XML1"/>
            </w:pPr>
            <w:r>
              <w:t xml:space="preserve">      &lt;xs:enumeration value="ipv6-nd-target"/&gt;</w:t>
            </w:r>
          </w:p>
          <w:p w14:paraId="1A0FEDDE" w14:textId="77777777" w:rsidR="00105B1A" w:rsidRDefault="00105B1A" w:rsidP="00105B1A">
            <w:pPr>
              <w:pStyle w:val="XML1"/>
            </w:pPr>
            <w:r>
              <w:t xml:space="preserve">      &lt;xs:enumeration value="ipv6-nd-source-link-layer"/&gt;</w:t>
            </w:r>
          </w:p>
          <w:p w14:paraId="70252C19" w14:textId="77777777" w:rsidR="00105B1A" w:rsidRDefault="00105B1A" w:rsidP="00105B1A">
            <w:pPr>
              <w:pStyle w:val="XML1"/>
            </w:pPr>
            <w:r>
              <w:t xml:space="preserve">      &lt;xs:enumeration value="ipv6-nd-target-link-layer"/&gt;</w:t>
            </w:r>
          </w:p>
          <w:p w14:paraId="5D199BBD" w14:textId="77777777" w:rsidR="00105B1A" w:rsidRDefault="00105B1A" w:rsidP="00105B1A">
            <w:pPr>
              <w:pStyle w:val="XML1"/>
            </w:pPr>
            <w:r>
              <w:t xml:space="preserve">      &lt;xs:enumeration value="mpls-label"/&gt;</w:t>
            </w:r>
          </w:p>
          <w:p w14:paraId="3A7887A3" w14:textId="77777777" w:rsidR="00105B1A" w:rsidRDefault="00105B1A" w:rsidP="00105B1A">
            <w:pPr>
              <w:pStyle w:val="XML1"/>
            </w:pPr>
            <w:r>
              <w:t xml:space="preserve">      &lt;xs:enumeration value="mpls-tc"/&gt;</w:t>
            </w:r>
          </w:p>
          <w:p w14:paraId="3CF85A39" w14:textId="77777777" w:rsidR="00105B1A" w:rsidRDefault="00105B1A" w:rsidP="00105B1A">
            <w:pPr>
              <w:pStyle w:val="XML1"/>
            </w:pPr>
            <w:r>
              <w:t xml:space="preserve">    &lt;/xs:restriction&gt;</w:t>
            </w:r>
          </w:p>
          <w:p w14:paraId="5A8CE273" w14:textId="77777777" w:rsidR="00105B1A" w:rsidRDefault="00105B1A" w:rsidP="00105B1A">
            <w:pPr>
              <w:pStyle w:val="XML1"/>
            </w:pPr>
            <w:r>
              <w:t xml:space="preserve">  &lt;/xs:simpleType&gt;</w:t>
            </w:r>
          </w:p>
          <w:p w14:paraId="191C2C1A" w14:textId="77777777" w:rsidR="001B6EE7" w:rsidRDefault="001B6EE7" w:rsidP="00105B1A">
            <w:pPr>
              <w:pStyle w:val="XML1"/>
            </w:pPr>
          </w:p>
          <w:p w14:paraId="78B0AF65" w14:textId="77777777" w:rsidR="001B6EE7" w:rsidRDefault="001B6EE7" w:rsidP="001B6EE7">
            <w:pPr>
              <w:pStyle w:val="XML1"/>
            </w:pPr>
            <w:r>
              <w:t xml:space="preserve">  &lt;xs:simpleType name="hex-binary"&gt;</w:t>
            </w:r>
          </w:p>
          <w:p w14:paraId="2D45B286" w14:textId="77777777" w:rsidR="001B6EE7" w:rsidRDefault="001B6EE7" w:rsidP="001B6EE7">
            <w:pPr>
              <w:pStyle w:val="XML1"/>
            </w:pPr>
            <w:r>
              <w:t xml:space="preserve">    &lt;xs:annotation&gt;</w:t>
            </w:r>
          </w:p>
          <w:p w14:paraId="65DE89AE" w14:textId="77777777" w:rsidR="001B6EE7" w:rsidRDefault="001B6EE7" w:rsidP="001B6EE7">
            <w:pPr>
              <w:pStyle w:val="XML1"/>
            </w:pPr>
            <w:r>
              <w:t xml:space="preserve">      &lt;xs:documentation&gt;</w:t>
            </w:r>
          </w:p>
          <w:p w14:paraId="2554D199" w14:textId="77777777" w:rsidR="001B6EE7" w:rsidRDefault="001B6EE7" w:rsidP="001B6EE7">
            <w:pPr>
              <w:pStyle w:val="XML1"/>
            </w:pPr>
            <w:r>
              <w:t xml:space="preserve">        hex binary encoded string</w:t>
            </w:r>
          </w:p>
          <w:p w14:paraId="41F997F3" w14:textId="77777777" w:rsidR="001B6EE7" w:rsidRDefault="001B6EE7" w:rsidP="001B6EE7">
            <w:pPr>
              <w:pStyle w:val="XML1"/>
            </w:pPr>
            <w:r>
              <w:t xml:space="preserve">      &lt;/xs:documentation&gt;</w:t>
            </w:r>
          </w:p>
          <w:p w14:paraId="1F47160D" w14:textId="77777777" w:rsidR="001B6EE7" w:rsidRDefault="001B6EE7" w:rsidP="001B6EE7">
            <w:pPr>
              <w:pStyle w:val="XML1"/>
            </w:pPr>
            <w:r>
              <w:t xml:space="preserve">    &lt;/xs:annotation&gt;</w:t>
            </w:r>
          </w:p>
          <w:p w14:paraId="0525C339" w14:textId="77777777" w:rsidR="001B6EE7" w:rsidRDefault="001B6EE7" w:rsidP="001B6EE7">
            <w:pPr>
              <w:pStyle w:val="XML1"/>
            </w:pPr>
          </w:p>
          <w:p w14:paraId="14BF14A9" w14:textId="77777777" w:rsidR="001B6EE7" w:rsidRDefault="001B6EE7" w:rsidP="001B6EE7">
            <w:pPr>
              <w:pStyle w:val="XML1"/>
            </w:pPr>
            <w:r>
              <w:t xml:space="preserve">    &lt;xs:restriction base="xs:base64Binary"&gt;</w:t>
            </w:r>
          </w:p>
          <w:p w14:paraId="01885EA8" w14:textId="77777777" w:rsidR="001B6EE7" w:rsidRDefault="001B6EE7" w:rsidP="001B6EE7">
            <w:pPr>
              <w:pStyle w:val="XML1"/>
            </w:pPr>
            <w:r>
              <w:t xml:space="preserve">    &lt;/xs:restriction&gt;</w:t>
            </w:r>
          </w:p>
          <w:p w14:paraId="0AD9D2B8" w14:textId="67A3FC8A" w:rsidR="001B6EE7" w:rsidRPr="009F1B7D" w:rsidRDefault="001B6EE7" w:rsidP="001B6EE7">
            <w:pPr>
              <w:pStyle w:val="XML1"/>
            </w:pPr>
            <w:r>
              <w:t xml:space="preserve">  &lt;/xs:simpleType&gt;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152" w:name="_Toc358291627"/>
      <w:r>
        <w:t>XML Example</w:t>
      </w:r>
      <w:bookmarkEnd w:id="1152"/>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rPr>
          <w:ins w:id="1153" w:author="Carl Moberg" w:date="2013-06-03T22:47:00Z"/>
        </w:rPr>
      </w:pPr>
      <w:bookmarkStart w:id="1154" w:name="_Toc358291628"/>
      <w:ins w:id="1155" w:author="Carl Moberg" w:date="2013-06-03T22:47:00Z">
        <w:r>
          <w:t>NDM</w:t>
        </w:r>
        <w:bookmarkEnd w:id="1154"/>
      </w:ins>
    </w:p>
    <w:p w14:paraId="586BEB71" w14:textId="4279B80E" w:rsidR="00D65293" w:rsidRPr="00D65293" w:rsidRDefault="004942DC" w:rsidP="00D65293">
      <w:pPr>
        <w:rPr>
          <w:ins w:id="1156" w:author="Carl Moberg" w:date="2013-06-03T22:47:00Z"/>
        </w:rPr>
      </w:pPr>
      <w:ins w:id="1157" w:author="Carl Moberg" w:date="2013-06-03T22:47:00Z">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ins>
      <w:ins w:id="1158" w:author="Anees Shaikh" w:date="2013-07-30T11:10:00Z">
        <w:r w:rsidR="001D136E">
          <w:t xml:space="preserve"> (need example)</w:t>
        </w:r>
      </w:ins>
    </w:p>
    <w:p w14:paraId="7B8EAA94" w14:textId="592A7180" w:rsidR="00EA69CB" w:rsidRDefault="00EA69CB" w:rsidP="00EA69CB">
      <w:pPr>
        <w:pStyle w:val="Heading3"/>
        <w:rPr>
          <w:ins w:id="1159" w:author="Deepak Bansal (AZURE)" w:date="2013-10-11T11:59:00Z"/>
        </w:rPr>
      </w:pPr>
      <w:bookmarkStart w:id="1160" w:name="_Toc358291629"/>
      <w:ins w:id="1161" w:author="Carl Moberg" w:date="2013-06-03T22:47:00Z">
        <w:r>
          <w:t>UML Diagram</w:t>
        </w:r>
      </w:ins>
      <w:bookmarkEnd w:id="1160"/>
    </w:p>
    <w:p w14:paraId="78707EB4" w14:textId="1CE0E02B" w:rsidR="00106C2C" w:rsidRPr="00106C2C" w:rsidRDefault="00106C2C">
      <w:pPr>
        <w:rPr>
          <w:ins w:id="1162" w:author="Carl Moberg" w:date="2013-06-03T22:47:00Z"/>
          <w:rPrChange w:id="1163" w:author="Deepak Bansal (AZURE)" w:date="2013-10-11T11:59:00Z">
            <w:rPr>
              <w:ins w:id="1164" w:author="Carl Moberg" w:date="2013-06-03T22:47:00Z"/>
            </w:rPr>
          </w:rPrChange>
        </w:rPr>
        <w:pPrChange w:id="1165" w:author="Deepak Bansal (AZURE)" w:date="2013-10-11T11:59:00Z">
          <w:pPr>
            <w:pStyle w:val="Heading3"/>
          </w:pPr>
        </w:pPrChange>
      </w:pPr>
      <w:ins w:id="1166" w:author="Deepak Bansal (AZURE)" w:date="2013-10-11T11:59:00Z">
        <w:r>
          <w:object w:dxaOrig="3406" w:dyaOrig="5521" w14:anchorId="5777756E">
            <v:shape id="_x0000_i1040" type="#_x0000_t75" style="width:170pt;height:276pt" o:ole="">
              <v:imagedata r:id="rId47" o:title=""/>
            </v:shape>
            <o:OLEObject Type="Embed" ProgID="Visio.Drawing.15" ShapeID="_x0000_i1040" DrawAspect="Content" ObjectID="_1316854731" r:id="rId48"/>
          </w:object>
        </w:r>
      </w:ins>
    </w:p>
    <w:p w14:paraId="4E628C65" w14:textId="7E5EF49E" w:rsidR="00FD1CD6" w:rsidRDefault="00EA69CB" w:rsidP="00FD1CD6">
      <w:pPr>
        <w:pStyle w:val="Heading3"/>
        <w:rPr>
          <w:ins w:id="1167" w:author="Carl Moberg" w:date="2013-06-03T22:47:00Z"/>
        </w:rPr>
      </w:pPr>
      <w:bookmarkStart w:id="1168" w:name="_Toc358291630"/>
      <w:ins w:id="1169" w:author="Carl Moberg" w:date="2013-06-03T22:47:00Z">
        <w:r>
          <w:t>XML Schema</w:t>
        </w:r>
        <w:bookmarkEnd w:id="1168"/>
      </w:ins>
    </w:p>
    <w:p w14:paraId="6BEACC80" w14:textId="5296BD70" w:rsidR="00CE6A2F" w:rsidRPr="00CE6A2F" w:rsidRDefault="00CE6A2F" w:rsidP="00CE6A2F">
      <w:pPr>
        <w:rPr>
          <w:ins w:id="1170" w:author="Carl Moberg" w:date="2013-06-03T22:47:00Z"/>
        </w:rPr>
      </w:pPr>
      <w:ins w:id="1171" w:author="Carl Moberg" w:date="2013-06-03T22:47:00Z">
        <w:r>
          <w:t xml:space="preserve">This XML Schema represents the basic </w:t>
        </w:r>
        <w:r w:rsidR="006C0A96">
          <w:t xml:space="preserve">placeholder </w:t>
        </w:r>
        <w:r>
          <w:t xml:space="preserve">structure for NDMs. Implementations are expected to </w:t>
        </w:r>
        <w:r w:rsidR="006C0A96">
          <w:t>extend</w:t>
        </w:r>
        <w:r>
          <w:t xml:space="preserve"> this schema with a set of NDM-specific data definitions (e.g. L2+L3). The details of the specific NDMs are outside the scope of this document.</w:t>
        </w:r>
      </w:ins>
      <w:ins w:id="1172" w:author="Anees Shaikh" w:date="2013-07-30T11:11:00Z">
        <w:r w:rsidR="001D136E">
          <w:t xml:space="preserve">  (add reference to NDM paper)</w:t>
        </w:r>
      </w:ins>
    </w:p>
    <w:tbl>
      <w:tblPr>
        <w:tblStyle w:val="XMLtable"/>
        <w:tblW w:w="5000" w:type="pct"/>
        <w:tblLook w:val="04A0" w:firstRow="1" w:lastRow="0" w:firstColumn="1" w:lastColumn="0" w:noHBand="0" w:noVBand="1"/>
      </w:tblPr>
      <w:tblGrid>
        <w:gridCol w:w="9474"/>
      </w:tblGrid>
      <w:tr w:rsidR="00CB7B88" w:rsidRPr="009F1B7D" w14:paraId="52E4498C" w14:textId="77777777" w:rsidTr="00CB7B88">
        <w:trPr>
          <w:ins w:id="1173" w:author="Carl Moberg" w:date="2013-06-03T22:47:00Z"/>
        </w:trPr>
        <w:tc>
          <w:tcPr>
            <w:tcW w:w="8820" w:type="dxa"/>
          </w:tcPr>
          <w:p w14:paraId="3E9814E8" w14:textId="5032A1F1" w:rsidR="0023596D" w:rsidRDefault="0023596D" w:rsidP="0023596D">
            <w:pPr>
              <w:pStyle w:val="XML2"/>
              <w:rPr>
                <w:ins w:id="1174" w:author="Carl Moberg" w:date="2013-06-03T22:47:00Z"/>
              </w:rPr>
            </w:pPr>
            <w:ins w:id="1175" w:author="Carl Moberg" w:date="2013-06-03T22:47:00Z">
              <w:r>
                <w:t xml:space="preserve">  &lt;xs:group name="a0"&gt;</w:t>
              </w:r>
            </w:ins>
          </w:p>
          <w:p w14:paraId="6B66EFE8" w14:textId="77777777" w:rsidR="0023596D" w:rsidRDefault="0023596D" w:rsidP="0023596D">
            <w:pPr>
              <w:pStyle w:val="XML2"/>
              <w:rPr>
                <w:ins w:id="1176" w:author="Carl Moberg" w:date="2013-06-03T22:47:00Z"/>
              </w:rPr>
            </w:pPr>
            <w:ins w:id="1177" w:author="Carl Moberg" w:date="2013-06-03T22:47:00Z">
              <w:r>
                <w:t xml:space="preserve">    &lt;xs:sequence&gt;</w:t>
              </w:r>
            </w:ins>
          </w:p>
          <w:p w14:paraId="670E7923" w14:textId="77777777" w:rsidR="0023596D" w:rsidRDefault="0023596D" w:rsidP="0023596D">
            <w:pPr>
              <w:pStyle w:val="XML2"/>
              <w:rPr>
                <w:ins w:id="1178" w:author="Carl Moberg" w:date="2013-06-03T22:47:00Z"/>
              </w:rPr>
            </w:pPr>
            <w:ins w:id="1179" w:author="Carl Moberg" w:date="2013-06-03T22:47:00Z">
              <w:r>
                <w:t xml:space="preserve">      &lt;xs:element name="ndm"&gt;</w:t>
              </w:r>
            </w:ins>
          </w:p>
          <w:p w14:paraId="314A163F" w14:textId="77777777" w:rsidR="0023596D" w:rsidRDefault="0023596D" w:rsidP="0023596D">
            <w:pPr>
              <w:pStyle w:val="XML2"/>
              <w:rPr>
                <w:ins w:id="1180" w:author="Carl Moberg" w:date="2013-06-03T22:47:00Z"/>
              </w:rPr>
            </w:pPr>
            <w:ins w:id="1181" w:author="Carl Moberg" w:date="2013-06-03T22:47:00Z">
              <w:r>
                <w:t xml:space="preserve">        &lt;xs:annotation&gt;</w:t>
              </w:r>
            </w:ins>
          </w:p>
          <w:p w14:paraId="02444343" w14:textId="77777777" w:rsidR="0023596D" w:rsidRDefault="0023596D" w:rsidP="0023596D">
            <w:pPr>
              <w:pStyle w:val="XML2"/>
              <w:rPr>
                <w:ins w:id="1182" w:author="Carl Moberg" w:date="2013-06-03T22:47:00Z"/>
              </w:rPr>
            </w:pPr>
            <w:ins w:id="1183" w:author="Carl Moberg" w:date="2013-06-03T22:47:00Z">
              <w:r>
                <w:t xml:space="preserve">          &lt;xs:documentation&gt;</w:t>
              </w:r>
            </w:ins>
          </w:p>
          <w:p w14:paraId="0FD502B0" w14:textId="77777777" w:rsidR="0023596D" w:rsidRDefault="0023596D" w:rsidP="0023596D">
            <w:pPr>
              <w:pStyle w:val="XML2"/>
              <w:rPr>
                <w:ins w:id="1184" w:author="Carl Moberg" w:date="2013-06-03T22:47:00Z"/>
              </w:rPr>
            </w:pPr>
            <w:ins w:id="1185" w:author="Carl Moberg" w:date="2013-06-03T22:47:00Z">
              <w:r>
                <w:t xml:space="preserve">            The container for the capable-switch global list of available</w:t>
              </w:r>
            </w:ins>
          </w:p>
          <w:p w14:paraId="79D4C6E5" w14:textId="6B1B5A62" w:rsidR="0023596D" w:rsidRDefault="0023596D" w:rsidP="0023596D">
            <w:pPr>
              <w:pStyle w:val="XML2"/>
              <w:rPr>
                <w:ins w:id="1186" w:author="Carl Moberg" w:date="2013-06-03T22:47:00Z"/>
              </w:rPr>
            </w:pPr>
            <w:ins w:id="1187" w:author="Carl Moberg" w:date="2013-06-03T22:47:00Z">
              <w:r>
                <w:t xml:space="preserve">            NDMs.</w:t>
              </w:r>
            </w:ins>
          </w:p>
          <w:p w14:paraId="72DF2F6E" w14:textId="77777777" w:rsidR="0023596D" w:rsidRDefault="0023596D" w:rsidP="0023596D">
            <w:pPr>
              <w:pStyle w:val="XML2"/>
              <w:rPr>
                <w:ins w:id="1188" w:author="Carl Moberg" w:date="2013-06-03T22:47:00Z"/>
              </w:rPr>
            </w:pPr>
            <w:ins w:id="1189" w:author="Carl Moberg" w:date="2013-06-03T22:47:00Z">
              <w:r>
                <w:t xml:space="preserve">          &lt;/xs:documentation&gt;</w:t>
              </w:r>
            </w:ins>
          </w:p>
          <w:p w14:paraId="772B930E" w14:textId="77777777" w:rsidR="0023596D" w:rsidRDefault="0023596D" w:rsidP="0023596D">
            <w:pPr>
              <w:pStyle w:val="XML2"/>
              <w:rPr>
                <w:ins w:id="1190" w:author="Carl Moberg" w:date="2013-06-03T22:47:00Z"/>
              </w:rPr>
            </w:pPr>
            <w:ins w:id="1191" w:author="Carl Moberg" w:date="2013-06-03T22:47:00Z">
              <w:r>
                <w:t xml:space="preserve">        &lt;/xs:annotation&gt;</w:t>
              </w:r>
            </w:ins>
          </w:p>
          <w:p w14:paraId="5DB58947" w14:textId="77777777" w:rsidR="0023596D" w:rsidRDefault="0023596D" w:rsidP="0023596D">
            <w:pPr>
              <w:pStyle w:val="XML2"/>
              <w:rPr>
                <w:ins w:id="1192" w:author="Carl Moberg" w:date="2013-06-03T22:47:00Z"/>
              </w:rPr>
            </w:pPr>
            <w:ins w:id="1193" w:author="Carl Moberg" w:date="2013-06-03T22:47:00Z">
              <w:r>
                <w:t xml:space="preserve">        &lt;xs:complexType&gt;</w:t>
              </w:r>
            </w:ins>
          </w:p>
          <w:p w14:paraId="1860591D" w14:textId="77777777" w:rsidR="0023596D" w:rsidRDefault="0023596D" w:rsidP="0023596D">
            <w:pPr>
              <w:pStyle w:val="XML2"/>
              <w:rPr>
                <w:ins w:id="1194" w:author="Carl Moberg" w:date="2013-06-03T22:47:00Z"/>
              </w:rPr>
            </w:pPr>
            <w:ins w:id="1195" w:author="Carl Moberg" w:date="2013-06-03T22:47:00Z">
              <w:r>
                <w:t xml:space="preserve">          &lt;xs:sequence&gt;</w:t>
              </w:r>
            </w:ins>
          </w:p>
          <w:p w14:paraId="136757D7" w14:textId="77777777" w:rsidR="0023596D" w:rsidRDefault="0023596D" w:rsidP="0023596D">
            <w:pPr>
              <w:pStyle w:val="XML2"/>
              <w:rPr>
                <w:ins w:id="1196" w:author="Carl Moberg" w:date="2013-06-03T22:47:00Z"/>
              </w:rPr>
            </w:pPr>
            <w:ins w:id="1197" w:author="Carl Moberg" w:date="2013-06-03T22:47:00Z">
              <w:r>
                <w:t xml:space="preserve">            &lt;xs:element name="available-ndms" minOccurs="0" </w:t>
              </w:r>
            </w:ins>
          </w:p>
          <w:p w14:paraId="43476BBA" w14:textId="195829E7" w:rsidR="0023596D" w:rsidRDefault="0023596D" w:rsidP="0023596D">
            <w:pPr>
              <w:pStyle w:val="XML2"/>
              <w:rPr>
                <w:ins w:id="1198" w:author="Carl Moberg" w:date="2013-06-03T22:47:00Z"/>
              </w:rPr>
            </w:pPr>
            <w:ins w:id="1199" w:author="Carl Moberg" w:date="2013-06-03T22:47:00Z">
              <w:r>
                <w:t xml:space="preserve">                        maxOccurs="unbounded"&gt;</w:t>
              </w:r>
            </w:ins>
          </w:p>
          <w:p w14:paraId="25FC8F45" w14:textId="77777777" w:rsidR="0023596D" w:rsidRDefault="0023596D" w:rsidP="0023596D">
            <w:pPr>
              <w:pStyle w:val="XML2"/>
              <w:rPr>
                <w:ins w:id="1200" w:author="Carl Moberg" w:date="2013-06-03T22:47:00Z"/>
              </w:rPr>
            </w:pPr>
            <w:ins w:id="1201" w:author="Carl Moberg" w:date="2013-06-03T22:47:00Z">
              <w:r>
                <w:t xml:space="preserve">              &lt;xs:annotation&gt;</w:t>
              </w:r>
            </w:ins>
          </w:p>
          <w:p w14:paraId="65111598" w14:textId="77777777" w:rsidR="0023596D" w:rsidRDefault="0023596D" w:rsidP="0023596D">
            <w:pPr>
              <w:pStyle w:val="XML2"/>
              <w:rPr>
                <w:ins w:id="1202" w:author="Carl Moberg" w:date="2013-06-03T22:47:00Z"/>
              </w:rPr>
            </w:pPr>
            <w:ins w:id="1203" w:author="Carl Moberg" w:date="2013-06-03T22:47:00Z">
              <w:r>
                <w:t xml:space="preserve">                &lt;xs:documentation&gt;</w:t>
              </w:r>
            </w:ins>
          </w:p>
          <w:p w14:paraId="635B04E9" w14:textId="664C3D96" w:rsidR="0023596D" w:rsidRDefault="0023596D" w:rsidP="0023596D">
            <w:pPr>
              <w:pStyle w:val="XML2"/>
              <w:rPr>
                <w:ins w:id="1204" w:author="Carl Moberg" w:date="2013-06-03T22:47:00Z"/>
              </w:rPr>
            </w:pPr>
            <w:ins w:id="1205" w:author="Carl Moberg" w:date="2013-06-03T22:47:00Z">
              <w:r>
                <w:t xml:space="preserve">                  The list of all NDMs implemented by the capable-switch</w:t>
              </w:r>
            </w:ins>
          </w:p>
          <w:p w14:paraId="35D85867" w14:textId="549688AD" w:rsidR="0023596D" w:rsidRDefault="0023596D" w:rsidP="0023596D">
            <w:pPr>
              <w:pStyle w:val="XML2"/>
              <w:rPr>
                <w:ins w:id="1206" w:author="Carl Moberg" w:date="2013-06-03T22:47:00Z"/>
              </w:rPr>
            </w:pPr>
            <w:ins w:id="1207" w:author="Carl Moberg" w:date="2013-06-03T22:47:00Z">
              <w:r>
                <w:t xml:space="preserve">                  Clients can query this list to learn about supported</w:t>
              </w:r>
            </w:ins>
          </w:p>
          <w:p w14:paraId="47C447A0" w14:textId="41E01D94" w:rsidR="0023596D" w:rsidRDefault="0023596D" w:rsidP="0023596D">
            <w:pPr>
              <w:pStyle w:val="XML2"/>
              <w:rPr>
                <w:ins w:id="1208" w:author="Carl Moberg" w:date="2013-06-03T22:47:00Z"/>
              </w:rPr>
            </w:pPr>
            <w:ins w:id="1209" w:author="Carl Moberg" w:date="2013-06-03T22:47:00Z">
              <w:r>
                <w:t xml:space="preserve">                  NDMs before implementing them on logical-switches</w:t>
              </w:r>
            </w:ins>
          </w:p>
          <w:p w14:paraId="4FFCA7A8" w14:textId="77777777" w:rsidR="0023596D" w:rsidRDefault="0023596D" w:rsidP="0023596D">
            <w:pPr>
              <w:pStyle w:val="XML2"/>
              <w:rPr>
                <w:ins w:id="1210" w:author="Carl Moberg" w:date="2013-06-03T22:47:00Z"/>
              </w:rPr>
            </w:pPr>
            <w:ins w:id="1211" w:author="Carl Moberg" w:date="2013-06-03T22:47:00Z">
              <w:r>
                <w:t xml:space="preserve">                &lt;/xs:documentation&gt;</w:t>
              </w:r>
            </w:ins>
          </w:p>
          <w:p w14:paraId="2AB8AC67" w14:textId="77777777" w:rsidR="0023596D" w:rsidRDefault="0023596D" w:rsidP="0023596D">
            <w:pPr>
              <w:pStyle w:val="XML2"/>
              <w:rPr>
                <w:ins w:id="1212" w:author="Carl Moberg" w:date="2013-06-03T22:47:00Z"/>
              </w:rPr>
            </w:pPr>
            <w:ins w:id="1213" w:author="Carl Moberg" w:date="2013-06-03T22:47:00Z">
              <w:r>
                <w:t xml:space="preserve">              &lt;/xs:annotation&gt;</w:t>
              </w:r>
            </w:ins>
          </w:p>
          <w:p w14:paraId="09BAB321" w14:textId="77777777" w:rsidR="0023596D" w:rsidRDefault="0023596D" w:rsidP="0023596D">
            <w:pPr>
              <w:pStyle w:val="XML2"/>
              <w:rPr>
                <w:ins w:id="1214" w:author="Carl Moberg" w:date="2013-06-03T22:47:00Z"/>
              </w:rPr>
            </w:pPr>
            <w:ins w:id="1215" w:author="Carl Moberg" w:date="2013-06-03T22:47:00Z">
              <w:r>
                <w:t xml:space="preserve">              &lt;xs:complexType&gt;</w:t>
              </w:r>
            </w:ins>
          </w:p>
          <w:p w14:paraId="5A76A5F2" w14:textId="77777777" w:rsidR="0023596D" w:rsidRDefault="0023596D" w:rsidP="0023596D">
            <w:pPr>
              <w:pStyle w:val="XML2"/>
              <w:rPr>
                <w:ins w:id="1216" w:author="Carl Moberg" w:date="2013-06-03T22:47:00Z"/>
              </w:rPr>
            </w:pPr>
            <w:ins w:id="1217" w:author="Carl Moberg" w:date="2013-06-03T22:47:00Z">
              <w:r>
                <w:t xml:space="preserve">                &lt;xs:sequence&gt;</w:t>
              </w:r>
            </w:ins>
          </w:p>
          <w:p w14:paraId="14C90E28" w14:textId="7BB776EF" w:rsidR="0023596D" w:rsidRDefault="0023596D" w:rsidP="0023596D">
            <w:pPr>
              <w:pStyle w:val="XML2"/>
              <w:rPr>
                <w:ins w:id="1218" w:author="Carl Moberg" w:date="2013-06-03T22:47:00Z"/>
              </w:rPr>
            </w:pPr>
            <w:ins w:id="1219" w:author="Carl Moberg" w:date="2013-06-03T22:47:00Z">
              <w:r>
                <w:t xml:space="preserve">                  &lt;xs:element name="name" type="xs:string"&gt;</w:t>
              </w:r>
            </w:ins>
          </w:p>
          <w:p w14:paraId="0030D4D3" w14:textId="77777777" w:rsidR="0023596D" w:rsidRDefault="0023596D" w:rsidP="0023596D">
            <w:pPr>
              <w:pStyle w:val="XML2"/>
              <w:rPr>
                <w:ins w:id="1220" w:author="Carl Moberg" w:date="2013-06-03T22:47:00Z"/>
              </w:rPr>
            </w:pPr>
            <w:ins w:id="1221" w:author="Carl Moberg" w:date="2013-06-03T22:47:00Z">
              <w:r>
                <w:t xml:space="preserve">                    &lt;xs:annotation&gt;</w:t>
              </w:r>
            </w:ins>
          </w:p>
          <w:p w14:paraId="6C615048" w14:textId="77777777" w:rsidR="0023596D" w:rsidRDefault="0023596D" w:rsidP="0023596D">
            <w:pPr>
              <w:pStyle w:val="XML2"/>
              <w:rPr>
                <w:ins w:id="1222" w:author="Carl Moberg" w:date="2013-06-03T22:47:00Z"/>
              </w:rPr>
            </w:pPr>
            <w:ins w:id="1223" w:author="Carl Moberg" w:date="2013-06-03T22:47:00Z">
              <w:r>
                <w:t xml:space="preserve">                      &lt;xs:documentation&gt;</w:t>
              </w:r>
            </w:ins>
          </w:p>
          <w:p w14:paraId="190254B4" w14:textId="485AA74F" w:rsidR="0023596D" w:rsidRDefault="0023596D" w:rsidP="0023596D">
            <w:pPr>
              <w:pStyle w:val="XML2"/>
              <w:rPr>
                <w:ins w:id="1224" w:author="Carl Moberg" w:date="2013-06-03T22:47:00Z"/>
              </w:rPr>
            </w:pPr>
            <w:ins w:id="1225" w:author="Carl Moberg" w:date="2013-06-03T22:47:00Z">
              <w:r>
                <w:t xml:space="preserve">                        A unique name of the NDM.</w:t>
              </w:r>
            </w:ins>
          </w:p>
          <w:p w14:paraId="408CAA3B" w14:textId="77777777" w:rsidR="0023596D" w:rsidRDefault="0023596D" w:rsidP="0023596D">
            <w:pPr>
              <w:pStyle w:val="XML2"/>
              <w:rPr>
                <w:ins w:id="1226" w:author="Carl Moberg" w:date="2013-06-03T22:47:00Z"/>
              </w:rPr>
            </w:pPr>
            <w:ins w:id="1227" w:author="Carl Moberg" w:date="2013-06-03T22:47:00Z">
              <w:r>
                <w:t xml:space="preserve">                        This name corresponds to the</w:t>
              </w:r>
            </w:ins>
          </w:p>
          <w:p w14:paraId="07842D88" w14:textId="77777777" w:rsidR="0023596D" w:rsidRDefault="0023596D" w:rsidP="0023596D">
            <w:pPr>
              <w:pStyle w:val="XML2"/>
              <w:rPr>
                <w:ins w:id="1228" w:author="Carl Moberg" w:date="2013-06-03T22:47:00Z"/>
              </w:rPr>
            </w:pPr>
            <w:ins w:id="1229" w:author="Carl Moberg" w:date="2013-06-03T22:47:00Z">
              <w:r>
                <w:t xml:space="preserve">                        'ndm-implementation-choice' name per</w:t>
              </w:r>
            </w:ins>
          </w:p>
          <w:p w14:paraId="61E392BC" w14:textId="6B7C47AE" w:rsidR="0023596D" w:rsidRDefault="0023596D" w:rsidP="0023596D">
            <w:pPr>
              <w:pStyle w:val="XML2"/>
              <w:rPr>
                <w:ins w:id="1230" w:author="Carl Moberg" w:date="2013-06-03T22:47:00Z"/>
              </w:rPr>
            </w:pPr>
            <w:ins w:id="1231" w:author="Carl Moberg" w:date="2013-06-03T22:47:00Z">
              <w:r>
                <w:t xml:space="preserve">                        logical-switch. Clients are expected to:</w:t>
              </w:r>
            </w:ins>
          </w:p>
          <w:p w14:paraId="2D872AC7" w14:textId="77777777" w:rsidR="0023596D" w:rsidRDefault="0023596D" w:rsidP="0023596D">
            <w:pPr>
              <w:pStyle w:val="XML2"/>
              <w:rPr>
                <w:ins w:id="1232" w:author="Carl Moberg" w:date="2013-06-03T22:47:00Z"/>
              </w:rPr>
            </w:pPr>
            <w:ins w:id="1233" w:author="Carl Moberg" w:date="2013-06-03T22:47:00Z">
              <w:r>
                <w:t xml:space="preserve">                         - Find out about available NDMs by querying this</w:t>
              </w:r>
            </w:ins>
          </w:p>
          <w:p w14:paraId="72811BAC" w14:textId="2DB825F9" w:rsidR="0023596D" w:rsidRDefault="0023596D" w:rsidP="0023596D">
            <w:pPr>
              <w:pStyle w:val="XML2"/>
              <w:rPr>
                <w:ins w:id="1234" w:author="Carl Moberg" w:date="2013-06-03T22:47:00Z"/>
              </w:rPr>
            </w:pPr>
            <w:ins w:id="1235" w:author="Carl Moberg" w:date="2013-06-03T22:47:00Z">
              <w:r>
                <w:t xml:space="preserve">                           list;</w:t>
              </w:r>
            </w:ins>
          </w:p>
          <w:p w14:paraId="02BFB37C" w14:textId="77777777" w:rsidR="0023596D" w:rsidRDefault="0023596D" w:rsidP="0023596D">
            <w:pPr>
              <w:pStyle w:val="XML2"/>
              <w:rPr>
                <w:ins w:id="1236" w:author="Carl Moberg" w:date="2013-06-03T22:47:00Z"/>
              </w:rPr>
            </w:pPr>
            <w:ins w:id="1237" w:author="Carl Moberg" w:date="2013-06-03T22:47:00Z">
              <w:r>
                <w:t xml:space="preserve">                         - and configure specific NDM implementations per</w:t>
              </w:r>
            </w:ins>
          </w:p>
          <w:p w14:paraId="158CC285" w14:textId="4C096CC0" w:rsidR="0023596D" w:rsidRDefault="0023596D" w:rsidP="0023596D">
            <w:pPr>
              <w:pStyle w:val="XML2"/>
              <w:rPr>
                <w:ins w:id="1238" w:author="Carl Moberg" w:date="2013-06-03T22:47:00Z"/>
              </w:rPr>
            </w:pPr>
            <w:ins w:id="1239" w:author="Carl Moberg" w:date="2013-06-03T22:47:00Z">
              <w:r>
                <w:t xml:space="preserve">                           logical-switch using this name</w:t>
              </w:r>
            </w:ins>
          </w:p>
          <w:p w14:paraId="540F2382" w14:textId="77777777" w:rsidR="0023596D" w:rsidRDefault="0023596D" w:rsidP="0023596D">
            <w:pPr>
              <w:pStyle w:val="XML2"/>
              <w:rPr>
                <w:ins w:id="1240" w:author="Carl Moberg" w:date="2013-06-03T22:47:00Z"/>
              </w:rPr>
            </w:pPr>
            <w:ins w:id="1241" w:author="Carl Moberg" w:date="2013-06-03T22:47:00Z">
              <w:r>
                <w:t xml:space="preserve">                      &lt;/xs:documentation&gt;</w:t>
              </w:r>
            </w:ins>
          </w:p>
          <w:p w14:paraId="63D21F18" w14:textId="77777777" w:rsidR="0023596D" w:rsidRDefault="0023596D" w:rsidP="0023596D">
            <w:pPr>
              <w:pStyle w:val="XML2"/>
              <w:rPr>
                <w:ins w:id="1242" w:author="Carl Moberg" w:date="2013-06-03T22:47:00Z"/>
              </w:rPr>
            </w:pPr>
            <w:ins w:id="1243" w:author="Carl Moberg" w:date="2013-06-03T22:47:00Z">
              <w:r>
                <w:t xml:space="preserve">                    &lt;/xs:annotation&gt;</w:t>
              </w:r>
            </w:ins>
          </w:p>
          <w:p w14:paraId="0EFFD901" w14:textId="77777777" w:rsidR="0023596D" w:rsidRDefault="0023596D" w:rsidP="0023596D">
            <w:pPr>
              <w:pStyle w:val="XML2"/>
              <w:rPr>
                <w:ins w:id="1244" w:author="Carl Moberg" w:date="2013-06-03T22:47:00Z"/>
              </w:rPr>
            </w:pPr>
            <w:ins w:id="1245" w:author="Carl Moberg" w:date="2013-06-03T22:47:00Z">
              <w:r>
                <w:t xml:space="preserve">                  &lt;/xs:element&gt;</w:t>
              </w:r>
            </w:ins>
          </w:p>
          <w:p w14:paraId="0834A374" w14:textId="77777777" w:rsidR="0023596D" w:rsidRDefault="0023596D" w:rsidP="0023596D">
            <w:pPr>
              <w:pStyle w:val="XML2"/>
              <w:rPr>
                <w:ins w:id="1246" w:author="Carl Moberg" w:date="2013-06-03T22:47:00Z"/>
              </w:rPr>
            </w:pPr>
            <w:ins w:id="1247" w:author="Carl Moberg" w:date="2013-06-03T22:47:00Z">
              <w:r>
                <w:t xml:space="preserve">                  &lt;xs:element name="type"&gt;</w:t>
              </w:r>
            </w:ins>
          </w:p>
          <w:p w14:paraId="666F536F" w14:textId="77777777" w:rsidR="0023596D" w:rsidRDefault="0023596D" w:rsidP="0023596D">
            <w:pPr>
              <w:pStyle w:val="XML2"/>
              <w:rPr>
                <w:ins w:id="1248" w:author="Carl Moberg" w:date="2013-06-03T22:47:00Z"/>
              </w:rPr>
            </w:pPr>
            <w:ins w:id="1249" w:author="Carl Moberg" w:date="2013-06-03T22:47:00Z">
              <w:r>
                <w:t xml:space="preserve">                    &lt;xs:annotation&gt;</w:t>
              </w:r>
            </w:ins>
          </w:p>
          <w:p w14:paraId="57E0AF4D" w14:textId="77777777" w:rsidR="0023596D" w:rsidRDefault="0023596D" w:rsidP="0023596D">
            <w:pPr>
              <w:pStyle w:val="XML2"/>
              <w:rPr>
                <w:ins w:id="1250" w:author="Carl Moberg" w:date="2013-06-03T22:47:00Z"/>
              </w:rPr>
            </w:pPr>
            <w:ins w:id="1251" w:author="Carl Moberg" w:date="2013-06-03T22:47:00Z">
              <w:r>
                <w:t xml:space="preserve">                      &lt;xs:documentation&gt;</w:t>
              </w:r>
            </w:ins>
          </w:p>
          <w:p w14:paraId="61B1FEFA" w14:textId="77777777" w:rsidR="0023596D" w:rsidRDefault="0023596D" w:rsidP="0023596D">
            <w:pPr>
              <w:pStyle w:val="XML2"/>
              <w:rPr>
                <w:ins w:id="1252" w:author="Carl Moberg" w:date="2013-06-03T22:47:00Z"/>
              </w:rPr>
            </w:pPr>
            <w:ins w:id="1253" w:author="Carl Moberg" w:date="2013-06-03T22:47:00Z">
              <w:r>
                <w:t xml:space="preserve">                        The NDM type.</w:t>
              </w:r>
            </w:ins>
          </w:p>
          <w:p w14:paraId="048FAD24" w14:textId="77777777" w:rsidR="0023596D" w:rsidRDefault="0023596D" w:rsidP="0023596D">
            <w:pPr>
              <w:pStyle w:val="XML2"/>
              <w:rPr>
                <w:ins w:id="1254" w:author="Carl Moberg" w:date="2013-06-03T22:47:00Z"/>
              </w:rPr>
            </w:pPr>
            <w:ins w:id="1255" w:author="Carl Moberg" w:date="2013-06-03T22:47:00Z">
              <w:r>
                <w:t xml:space="preserve">                      &lt;/xs:documentation&gt;</w:t>
              </w:r>
            </w:ins>
          </w:p>
          <w:p w14:paraId="16F1FC45" w14:textId="77777777" w:rsidR="0023596D" w:rsidRDefault="0023596D" w:rsidP="0023596D">
            <w:pPr>
              <w:pStyle w:val="XML2"/>
              <w:rPr>
                <w:ins w:id="1256" w:author="Carl Moberg" w:date="2013-06-03T22:47:00Z"/>
              </w:rPr>
            </w:pPr>
            <w:ins w:id="1257" w:author="Carl Moberg" w:date="2013-06-03T22:47:00Z">
              <w:r>
                <w:t xml:space="preserve">                    &lt;/xs:annotation&gt;</w:t>
              </w:r>
            </w:ins>
          </w:p>
          <w:p w14:paraId="5C67B3C3" w14:textId="77777777" w:rsidR="0023596D" w:rsidRDefault="0023596D" w:rsidP="0023596D">
            <w:pPr>
              <w:pStyle w:val="XML2"/>
              <w:rPr>
                <w:ins w:id="1258" w:author="Carl Moberg" w:date="2013-06-03T22:47:00Z"/>
              </w:rPr>
            </w:pPr>
            <w:ins w:id="1259" w:author="Carl Moberg" w:date="2013-06-03T22:47:00Z">
              <w:r>
                <w:t xml:space="preserve">                    &lt;xs:simpleType&gt;</w:t>
              </w:r>
            </w:ins>
          </w:p>
          <w:p w14:paraId="116831BC" w14:textId="77777777" w:rsidR="0023596D" w:rsidRDefault="0023596D" w:rsidP="0023596D">
            <w:pPr>
              <w:pStyle w:val="XML2"/>
              <w:rPr>
                <w:ins w:id="1260" w:author="Carl Moberg" w:date="2013-06-03T22:47:00Z"/>
              </w:rPr>
            </w:pPr>
            <w:ins w:id="1261" w:author="Carl Moberg" w:date="2013-06-03T22:47:00Z">
              <w:r>
                <w:t xml:space="preserve">                      &lt;xs:restriction base="xs:string"&gt;</w:t>
              </w:r>
            </w:ins>
          </w:p>
          <w:p w14:paraId="6548B05E" w14:textId="77777777" w:rsidR="0023596D" w:rsidRDefault="0023596D" w:rsidP="0023596D">
            <w:pPr>
              <w:pStyle w:val="XML2"/>
              <w:rPr>
                <w:ins w:id="1262" w:author="Carl Moberg" w:date="2013-06-03T22:47:00Z"/>
              </w:rPr>
            </w:pPr>
            <w:ins w:id="1263" w:author="Carl Moberg" w:date="2013-06-03T22:47:00Z">
              <w:r>
                <w:t xml:space="preserve">                        &lt;xs:enumeration value="ttp"/&gt;</w:t>
              </w:r>
            </w:ins>
          </w:p>
          <w:p w14:paraId="30A2F365" w14:textId="77777777" w:rsidR="0023596D" w:rsidRDefault="0023596D" w:rsidP="0023596D">
            <w:pPr>
              <w:pStyle w:val="XML2"/>
              <w:rPr>
                <w:ins w:id="1264" w:author="Carl Moberg" w:date="2013-06-03T22:47:00Z"/>
              </w:rPr>
            </w:pPr>
            <w:ins w:id="1265" w:author="Carl Moberg" w:date="2013-06-03T22:47:00Z">
              <w:r>
                <w:t xml:space="preserve">                        &lt;xs:enumeration value="fpmod"/&gt;</w:t>
              </w:r>
            </w:ins>
          </w:p>
          <w:p w14:paraId="76603D15" w14:textId="77777777" w:rsidR="0023596D" w:rsidRDefault="0023596D" w:rsidP="0023596D">
            <w:pPr>
              <w:pStyle w:val="XML2"/>
              <w:rPr>
                <w:ins w:id="1266" w:author="Carl Moberg" w:date="2013-06-03T22:47:00Z"/>
              </w:rPr>
            </w:pPr>
            <w:ins w:id="1267" w:author="Carl Moberg" w:date="2013-06-03T22:47:00Z">
              <w:r>
                <w:t xml:space="preserve">                      &lt;/xs:restriction&gt;</w:t>
              </w:r>
            </w:ins>
          </w:p>
          <w:p w14:paraId="65145533" w14:textId="77777777" w:rsidR="0023596D" w:rsidRDefault="0023596D" w:rsidP="0023596D">
            <w:pPr>
              <w:pStyle w:val="XML2"/>
              <w:rPr>
                <w:ins w:id="1268" w:author="Carl Moberg" w:date="2013-06-03T22:47:00Z"/>
              </w:rPr>
            </w:pPr>
            <w:ins w:id="1269" w:author="Carl Moberg" w:date="2013-06-03T22:47:00Z">
              <w:r>
                <w:t xml:space="preserve">                    &lt;/xs:simpleType&gt;</w:t>
              </w:r>
            </w:ins>
          </w:p>
          <w:p w14:paraId="5815680F" w14:textId="77777777" w:rsidR="0023596D" w:rsidRDefault="0023596D" w:rsidP="0023596D">
            <w:pPr>
              <w:pStyle w:val="XML2"/>
              <w:rPr>
                <w:ins w:id="1270" w:author="Carl Moberg" w:date="2013-06-03T22:47:00Z"/>
              </w:rPr>
            </w:pPr>
            <w:ins w:id="1271" w:author="Carl Moberg" w:date="2013-06-03T22:47:00Z">
              <w:r>
                <w:t xml:space="preserve">                  &lt;/xs:element&gt;</w:t>
              </w:r>
            </w:ins>
          </w:p>
          <w:p w14:paraId="4845DBD1" w14:textId="77777777" w:rsidR="0023596D" w:rsidRDefault="0023596D" w:rsidP="0023596D">
            <w:pPr>
              <w:pStyle w:val="XML2"/>
              <w:rPr>
                <w:ins w:id="1272" w:author="Carl Moberg" w:date="2013-06-03T22:47:00Z"/>
              </w:rPr>
            </w:pPr>
            <w:ins w:id="1273" w:author="Carl Moberg" w:date="2013-06-03T22:47:00Z">
              <w:r>
                <w:t xml:space="preserve">                  &lt;xs:element name="version"  type="xs:string"&gt;</w:t>
              </w:r>
            </w:ins>
          </w:p>
          <w:p w14:paraId="3B0ECEFF" w14:textId="77777777" w:rsidR="0023596D" w:rsidRDefault="0023596D" w:rsidP="0023596D">
            <w:pPr>
              <w:pStyle w:val="XML2"/>
              <w:rPr>
                <w:ins w:id="1274" w:author="Carl Moberg" w:date="2013-06-03T22:47:00Z"/>
              </w:rPr>
            </w:pPr>
            <w:ins w:id="1275" w:author="Carl Moberg" w:date="2013-06-03T22:47:00Z">
              <w:r>
                <w:t xml:space="preserve">                    &lt;xs:annotation&gt;</w:t>
              </w:r>
            </w:ins>
          </w:p>
          <w:p w14:paraId="4227DFF5" w14:textId="77777777" w:rsidR="0023596D" w:rsidRDefault="0023596D" w:rsidP="0023596D">
            <w:pPr>
              <w:pStyle w:val="XML2"/>
              <w:rPr>
                <w:ins w:id="1276" w:author="Carl Moberg" w:date="2013-06-03T22:47:00Z"/>
              </w:rPr>
            </w:pPr>
            <w:ins w:id="1277" w:author="Carl Moberg" w:date="2013-06-03T22:47:00Z">
              <w:r>
                <w:t xml:space="preserve">                      &lt;xs:documentation&gt;</w:t>
              </w:r>
            </w:ins>
          </w:p>
          <w:p w14:paraId="0EC7933F" w14:textId="77777777" w:rsidR="0023596D" w:rsidRDefault="0023596D" w:rsidP="0023596D">
            <w:pPr>
              <w:pStyle w:val="XML2"/>
              <w:rPr>
                <w:ins w:id="1278" w:author="Carl Moberg" w:date="2013-06-03T22:47:00Z"/>
              </w:rPr>
            </w:pPr>
            <w:ins w:id="1279" w:author="Carl Moberg" w:date="2013-06-03T22:47:00Z">
              <w:r>
                <w:t xml:space="preserve">                        The version of this named NDM.</w:t>
              </w:r>
            </w:ins>
          </w:p>
          <w:p w14:paraId="1968982E" w14:textId="77777777" w:rsidR="0023596D" w:rsidRDefault="0023596D" w:rsidP="0023596D">
            <w:pPr>
              <w:pStyle w:val="XML2"/>
              <w:rPr>
                <w:ins w:id="1280" w:author="Carl Moberg" w:date="2013-06-03T22:47:00Z"/>
              </w:rPr>
            </w:pPr>
            <w:ins w:id="1281" w:author="Carl Moberg" w:date="2013-06-03T22:47:00Z">
              <w:r>
                <w:t xml:space="preserve">                      &lt;/xs:documentation&gt;</w:t>
              </w:r>
            </w:ins>
          </w:p>
          <w:p w14:paraId="5CA2CA57" w14:textId="77777777" w:rsidR="0023596D" w:rsidRDefault="0023596D" w:rsidP="0023596D">
            <w:pPr>
              <w:pStyle w:val="XML2"/>
              <w:rPr>
                <w:ins w:id="1282" w:author="Carl Moberg" w:date="2013-06-03T22:47:00Z"/>
              </w:rPr>
            </w:pPr>
            <w:ins w:id="1283" w:author="Carl Moberg" w:date="2013-06-03T22:47:00Z">
              <w:r>
                <w:t xml:space="preserve">                    &lt;/xs:annotation&gt;</w:t>
              </w:r>
            </w:ins>
          </w:p>
          <w:p w14:paraId="2E505CCC" w14:textId="1BB192D4" w:rsidR="0023596D" w:rsidRDefault="0023596D" w:rsidP="0023596D">
            <w:pPr>
              <w:pStyle w:val="XML2"/>
              <w:rPr>
                <w:ins w:id="1284" w:author="Carl Moberg" w:date="2013-06-03T22:47:00Z"/>
              </w:rPr>
            </w:pPr>
            <w:ins w:id="1285" w:author="Carl Moberg" w:date="2013-06-03T22:47:00Z">
              <w:r>
                <w:t xml:space="preserve">                  &lt;/xs:element&gt;</w:t>
              </w:r>
            </w:ins>
          </w:p>
          <w:p w14:paraId="5C04D70C" w14:textId="77777777" w:rsidR="0023596D" w:rsidRDefault="0023596D" w:rsidP="0023596D">
            <w:pPr>
              <w:pStyle w:val="XML2"/>
              <w:rPr>
                <w:ins w:id="1286" w:author="Carl Moberg" w:date="2013-06-03T22:47:00Z"/>
              </w:rPr>
            </w:pPr>
            <w:ins w:id="1287" w:author="Carl Moberg" w:date="2013-06-03T22:47:00Z">
              <w:r>
                <w:t xml:space="preserve">                &lt;/xs:sequence&gt;</w:t>
              </w:r>
            </w:ins>
          </w:p>
          <w:p w14:paraId="40BAD880" w14:textId="77777777" w:rsidR="0023596D" w:rsidRDefault="0023596D" w:rsidP="0023596D">
            <w:pPr>
              <w:pStyle w:val="XML2"/>
              <w:rPr>
                <w:ins w:id="1288" w:author="Carl Moberg" w:date="2013-06-03T22:47:00Z"/>
              </w:rPr>
            </w:pPr>
            <w:ins w:id="1289" w:author="Carl Moberg" w:date="2013-06-03T22:47:00Z">
              <w:r>
                <w:t xml:space="preserve">              &lt;/xs:complexType&gt;</w:t>
              </w:r>
            </w:ins>
          </w:p>
          <w:p w14:paraId="238148A9" w14:textId="5B01D9C9" w:rsidR="0023596D" w:rsidRDefault="0023596D" w:rsidP="0023596D">
            <w:pPr>
              <w:pStyle w:val="XML2"/>
              <w:rPr>
                <w:ins w:id="1290" w:author="Carl Moberg" w:date="2013-06-03T22:47:00Z"/>
              </w:rPr>
            </w:pPr>
            <w:ins w:id="1291" w:author="Carl Moberg" w:date="2013-06-03T22:47:00Z">
              <w:r>
                <w:t xml:space="preserve">            &lt;/xs:element&gt;</w:t>
              </w:r>
            </w:ins>
          </w:p>
          <w:p w14:paraId="31CD3218" w14:textId="77777777" w:rsidR="0023596D" w:rsidRDefault="0023596D" w:rsidP="0023596D">
            <w:pPr>
              <w:pStyle w:val="XML2"/>
              <w:rPr>
                <w:ins w:id="1292" w:author="Carl Moberg" w:date="2013-06-03T22:47:00Z"/>
              </w:rPr>
            </w:pPr>
            <w:ins w:id="1293" w:author="Carl Moberg" w:date="2013-06-03T22:47:00Z">
              <w:r>
                <w:t xml:space="preserve">          &lt;/xs:sequence&gt;</w:t>
              </w:r>
            </w:ins>
          </w:p>
          <w:p w14:paraId="28078D20" w14:textId="77777777" w:rsidR="0023596D" w:rsidRDefault="0023596D" w:rsidP="0023596D">
            <w:pPr>
              <w:pStyle w:val="XML2"/>
              <w:rPr>
                <w:ins w:id="1294" w:author="Carl Moberg" w:date="2013-06-03T22:47:00Z"/>
              </w:rPr>
            </w:pPr>
            <w:ins w:id="1295" w:author="Carl Moberg" w:date="2013-06-03T22:47:00Z">
              <w:r>
                <w:t xml:space="preserve">        &lt;/xs:complexType&gt;</w:t>
              </w:r>
            </w:ins>
          </w:p>
          <w:p w14:paraId="44BDC643" w14:textId="77777777" w:rsidR="0023596D" w:rsidRDefault="0023596D" w:rsidP="0023596D">
            <w:pPr>
              <w:pStyle w:val="XML2"/>
              <w:rPr>
                <w:ins w:id="1296" w:author="Carl Moberg" w:date="2013-06-03T22:47:00Z"/>
              </w:rPr>
            </w:pPr>
            <w:ins w:id="1297" w:author="Carl Moberg" w:date="2013-06-03T22:47:00Z">
              <w:r>
                <w:t xml:space="preserve">      &lt;/xs:element&gt;</w:t>
              </w:r>
            </w:ins>
          </w:p>
          <w:p w14:paraId="3F6BD6AD" w14:textId="77777777" w:rsidR="0023596D" w:rsidRDefault="0023596D" w:rsidP="0023596D">
            <w:pPr>
              <w:pStyle w:val="XML2"/>
              <w:rPr>
                <w:ins w:id="1298" w:author="Carl Moberg" w:date="2013-06-03T22:47:00Z"/>
              </w:rPr>
            </w:pPr>
            <w:ins w:id="1299" w:author="Carl Moberg" w:date="2013-06-03T22:47:00Z">
              <w:r>
                <w:t xml:space="preserve">    &lt;/xs:sequence&gt;</w:t>
              </w:r>
            </w:ins>
          </w:p>
          <w:p w14:paraId="271778A0" w14:textId="77777777" w:rsidR="0023596D" w:rsidRDefault="0023596D" w:rsidP="0023596D">
            <w:pPr>
              <w:pStyle w:val="XML2"/>
              <w:rPr>
                <w:ins w:id="1300" w:author="Carl Moberg" w:date="2013-06-03T22:47:00Z"/>
              </w:rPr>
            </w:pPr>
            <w:ins w:id="1301" w:author="Carl Moberg" w:date="2013-06-03T22:47:00Z">
              <w:r>
                <w:t xml:space="preserve">  &lt;/xs:group&gt;</w:t>
              </w:r>
            </w:ins>
          </w:p>
          <w:p w14:paraId="4A7B5A6E" w14:textId="77777777" w:rsidR="0023596D" w:rsidRDefault="0023596D" w:rsidP="0023596D">
            <w:pPr>
              <w:pStyle w:val="XML2"/>
              <w:rPr>
                <w:ins w:id="1302" w:author="Carl Moberg" w:date="2013-06-03T22:47:00Z"/>
              </w:rPr>
            </w:pPr>
          </w:p>
          <w:p w14:paraId="794912A9" w14:textId="77777777" w:rsidR="0023596D" w:rsidRDefault="0023596D" w:rsidP="0023596D">
            <w:pPr>
              <w:pStyle w:val="XML2"/>
              <w:rPr>
                <w:ins w:id="1303" w:author="Carl Moberg" w:date="2013-06-03T22:47:00Z"/>
              </w:rPr>
            </w:pPr>
            <w:ins w:id="1304" w:author="Carl Moberg" w:date="2013-06-03T22:47:00Z">
              <w:r>
                <w:t xml:space="preserve">  &lt;xs:group name="a1"&gt;</w:t>
              </w:r>
            </w:ins>
          </w:p>
          <w:p w14:paraId="035DE265" w14:textId="77777777" w:rsidR="0023596D" w:rsidRDefault="0023596D" w:rsidP="0023596D">
            <w:pPr>
              <w:pStyle w:val="XML2"/>
              <w:rPr>
                <w:ins w:id="1305" w:author="Carl Moberg" w:date="2013-06-03T22:47:00Z"/>
              </w:rPr>
            </w:pPr>
            <w:ins w:id="1306" w:author="Carl Moberg" w:date="2013-06-03T22:47:00Z">
              <w:r>
                <w:t xml:space="preserve">    &lt;xs:sequence&gt;</w:t>
              </w:r>
            </w:ins>
          </w:p>
          <w:p w14:paraId="43C3000D" w14:textId="77777777" w:rsidR="0023596D" w:rsidRDefault="0023596D" w:rsidP="0023596D">
            <w:pPr>
              <w:pStyle w:val="XML2"/>
              <w:rPr>
                <w:ins w:id="1307" w:author="Carl Moberg" w:date="2013-06-03T22:47:00Z"/>
              </w:rPr>
            </w:pPr>
            <w:ins w:id="1308" w:author="Carl Moberg" w:date="2013-06-03T22:47:00Z">
              <w:r>
                <w:t xml:space="preserve">      &lt;xs:element name="ndm-implementation"&gt;</w:t>
              </w:r>
            </w:ins>
          </w:p>
          <w:p w14:paraId="2AE5D7E1" w14:textId="77777777" w:rsidR="0023596D" w:rsidRDefault="0023596D" w:rsidP="0023596D">
            <w:pPr>
              <w:pStyle w:val="XML2"/>
              <w:rPr>
                <w:ins w:id="1309" w:author="Carl Moberg" w:date="2013-06-03T22:47:00Z"/>
              </w:rPr>
            </w:pPr>
            <w:ins w:id="1310" w:author="Carl Moberg" w:date="2013-06-03T22:47:00Z">
              <w:r>
                <w:t xml:space="preserve">        &lt;xs:complexType&gt;</w:t>
              </w:r>
            </w:ins>
          </w:p>
          <w:p w14:paraId="4E978E75" w14:textId="77777777" w:rsidR="0023596D" w:rsidRDefault="0023596D" w:rsidP="0023596D">
            <w:pPr>
              <w:pStyle w:val="XML2"/>
              <w:rPr>
                <w:ins w:id="1311" w:author="Carl Moberg" w:date="2013-06-03T22:47:00Z"/>
              </w:rPr>
            </w:pPr>
            <w:ins w:id="1312" w:author="Carl Moberg" w:date="2013-06-03T22:47:00Z">
              <w:r>
                <w:t xml:space="preserve">          &lt;xs:sequence&gt;</w:t>
              </w:r>
            </w:ins>
          </w:p>
          <w:p w14:paraId="2740EF6E" w14:textId="77777777" w:rsidR="0023596D" w:rsidRDefault="0023596D" w:rsidP="0023596D">
            <w:pPr>
              <w:pStyle w:val="XML2"/>
              <w:rPr>
                <w:ins w:id="1313" w:author="Carl Moberg" w:date="2013-06-03T22:47:00Z"/>
              </w:rPr>
            </w:pPr>
            <w:ins w:id="1314" w:author="Carl Moberg" w:date="2013-06-03T22:47:00Z">
              <w:r>
                <w:t xml:space="preserve">            &lt;xs:choice&gt;</w:t>
              </w:r>
            </w:ins>
          </w:p>
          <w:p w14:paraId="012E0909" w14:textId="77777777" w:rsidR="0023596D" w:rsidRDefault="0023596D" w:rsidP="0023596D">
            <w:pPr>
              <w:pStyle w:val="XML2"/>
              <w:rPr>
                <w:ins w:id="1315" w:author="Carl Moberg" w:date="2013-06-03T22:47:00Z"/>
              </w:rPr>
            </w:pPr>
            <w:ins w:id="1316" w:author="Carl Moberg" w:date="2013-06-03T22:47:00Z">
              <w:r>
                <w:t xml:space="preserve">              &lt;xs:annotation&gt;</w:t>
              </w:r>
            </w:ins>
          </w:p>
          <w:p w14:paraId="5E1D48FA" w14:textId="77777777" w:rsidR="0023596D" w:rsidRDefault="0023596D" w:rsidP="0023596D">
            <w:pPr>
              <w:pStyle w:val="XML2"/>
              <w:rPr>
                <w:ins w:id="1317" w:author="Carl Moberg" w:date="2013-06-03T22:47:00Z"/>
              </w:rPr>
            </w:pPr>
            <w:ins w:id="1318" w:author="Carl Moberg" w:date="2013-06-03T22:47:00Z">
              <w:r>
                <w:t xml:space="preserve">                &lt;xs:documentation&gt;</w:t>
              </w:r>
            </w:ins>
          </w:p>
          <w:p w14:paraId="24858D31" w14:textId="77777777" w:rsidR="0023596D" w:rsidRDefault="0023596D" w:rsidP="0023596D">
            <w:pPr>
              <w:pStyle w:val="XML2"/>
              <w:rPr>
                <w:ins w:id="1319" w:author="Carl Moberg" w:date="2013-06-03T22:47:00Z"/>
              </w:rPr>
            </w:pPr>
            <w:ins w:id="1320" w:author="Carl Moberg" w:date="2013-06-03T22:47:00Z">
              <w:r>
                <w:t xml:space="preserve">                  This is the choice-construct for configuring specific NDM</w:t>
              </w:r>
            </w:ins>
          </w:p>
          <w:p w14:paraId="1C783E08" w14:textId="77777777" w:rsidR="0023596D" w:rsidRDefault="0023596D" w:rsidP="0023596D">
            <w:pPr>
              <w:pStyle w:val="XML2"/>
              <w:rPr>
                <w:ins w:id="1321" w:author="Carl Moberg" w:date="2013-06-03T22:47:00Z"/>
              </w:rPr>
            </w:pPr>
            <w:ins w:id="1322" w:author="Carl Moberg" w:date="2013-06-03T22:47:00Z">
              <w:r>
                <w:t xml:space="preserve">                  implementations on a logical switch.</w:t>
              </w:r>
            </w:ins>
          </w:p>
          <w:p w14:paraId="58364476" w14:textId="77777777" w:rsidR="0023596D" w:rsidRDefault="0023596D" w:rsidP="0023596D">
            <w:pPr>
              <w:pStyle w:val="XML2"/>
              <w:rPr>
                <w:ins w:id="1323" w:author="Carl Moberg" w:date="2013-06-03T22:47:00Z"/>
              </w:rPr>
            </w:pPr>
            <w:ins w:id="1324" w:author="Carl Moberg" w:date="2013-06-03T22:47:00Z">
              <w:r>
                <w:t xml:space="preserve">                  Specific NDM implementations augment this choice with new</w:t>
              </w:r>
            </w:ins>
          </w:p>
          <w:p w14:paraId="2FCC6B06" w14:textId="77777777" w:rsidR="0023596D" w:rsidRDefault="0023596D" w:rsidP="0023596D">
            <w:pPr>
              <w:pStyle w:val="XML2"/>
              <w:rPr>
                <w:ins w:id="1325" w:author="Carl Moberg" w:date="2013-06-03T22:47:00Z"/>
              </w:rPr>
            </w:pPr>
            <w:ins w:id="1326" w:author="Carl Moberg" w:date="2013-06-03T22:47:00Z">
              <w:r>
                <w:t xml:space="preserve">                  cases with the same name as the corresponding</w:t>
              </w:r>
            </w:ins>
          </w:p>
          <w:p w14:paraId="773A41CC" w14:textId="4125769B" w:rsidR="0023596D" w:rsidRDefault="0023596D" w:rsidP="0023596D">
            <w:pPr>
              <w:pStyle w:val="XML2"/>
              <w:rPr>
                <w:ins w:id="1327" w:author="Carl Moberg" w:date="2013-06-03T22:47:00Z"/>
              </w:rPr>
            </w:pPr>
            <w:ins w:id="1328" w:author="Carl Moberg" w:date="2013-06-03T22:47:00Z">
              <w:r>
                <w:t xml:space="preserve">                  'available-ndm'</w:t>
              </w:r>
            </w:ins>
          </w:p>
          <w:p w14:paraId="10FB1949" w14:textId="77777777" w:rsidR="0023596D" w:rsidRDefault="0023596D" w:rsidP="0023596D">
            <w:pPr>
              <w:pStyle w:val="XML2"/>
              <w:rPr>
                <w:ins w:id="1329" w:author="Carl Moberg" w:date="2013-06-03T22:47:00Z"/>
              </w:rPr>
            </w:pPr>
            <w:ins w:id="1330" w:author="Carl Moberg" w:date="2013-06-03T22:47:00Z">
              <w:r>
                <w:t xml:space="preserve">                &lt;/xs:documentation&gt;</w:t>
              </w:r>
            </w:ins>
          </w:p>
          <w:p w14:paraId="060418BB" w14:textId="626AD1BE" w:rsidR="0023596D" w:rsidRDefault="0023596D" w:rsidP="0023596D">
            <w:pPr>
              <w:pStyle w:val="XML2"/>
              <w:rPr>
                <w:ins w:id="1331" w:author="Carl Moberg" w:date="2013-06-03T22:47:00Z"/>
              </w:rPr>
            </w:pPr>
            <w:ins w:id="1332" w:author="Carl Moberg" w:date="2013-06-03T22:47:00Z">
              <w:r>
                <w:t xml:space="preserve">              &lt;/xs:annotation&gt;</w:t>
              </w:r>
            </w:ins>
          </w:p>
          <w:p w14:paraId="0138E7BC" w14:textId="2D59A985" w:rsidR="0023596D" w:rsidRDefault="0023596D" w:rsidP="0023596D">
            <w:pPr>
              <w:pStyle w:val="XML2"/>
              <w:rPr>
                <w:ins w:id="1333" w:author="Carl Moberg" w:date="2013-06-03T22:47:00Z"/>
              </w:rPr>
            </w:pPr>
            <w:ins w:id="1334" w:author="Carl Moberg" w:date="2013-06-03T22:47:00Z">
              <w:r>
                <w:t xml:space="preserve">            &lt;/xs:choice&gt;</w:t>
              </w:r>
            </w:ins>
          </w:p>
          <w:p w14:paraId="7F1ECA18" w14:textId="77777777" w:rsidR="0023596D" w:rsidRDefault="0023596D" w:rsidP="0023596D">
            <w:pPr>
              <w:pStyle w:val="XML2"/>
              <w:rPr>
                <w:ins w:id="1335" w:author="Carl Moberg" w:date="2013-06-03T22:47:00Z"/>
              </w:rPr>
            </w:pPr>
            <w:ins w:id="1336" w:author="Carl Moberg" w:date="2013-06-03T22:47:00Z">
              <w:r>
                <w:t xml:space="preserve">          &lt;/xs:sequence&gt;</w:t>
              </w:r>
            </w:ins>
          </w:p>
          <w:p w14:paraId="5B3C00C4" w14:textId="77777777" w:rsidR="0023596D" w:rsidRDefault="0023596D" w:rsidP="0023596D">
            <w:pPr>
              <w:pStyle w:val="XML2"/>
              <w:rPr>
                <w:ins w:id="1337" w:author="Carl Moberg" w:date="2013-06-03T22:47:00Z"/>
              </w:rPr>
            </w:pPr>
            <w:ins w:id="1338" w:author="Carl Moberg" w:date="2013-06-03T22:47:00Z">
              <w:r>
                <w:t xml:space="preserve">        &lt;/xs:complexType&gt;</w:t>
              </w:r>
            </w:ins>
          </w:p>
          <w:p w14:paraId="27F642EF" w14:textId="77777777" w:rsidR="0023596D" w:rsidRDefault="0023596D" w:rsidP="0023596D">
            <w:pPr>
              <w:pStyle w:val="XML2"/>
              <w:rPr>
                <w:ins w:id="1339" w:author="Carl Moberg" w:date="2013-06-03T22:47:00Z"/>
              </w:rPr>
            </w:pPr>
            <w:ins w:id="1340" w:author="Carl Moberg" w:date="2013-06-03T22:47:00Z">
              <w:r>
                <w:t xml:space="preserve">      &lt;/xs:element&gt;</w:t>
              </w:r>
            </w:ins>
          </w:p>
          <w:p w14:paraId="2D729B99" w14:textId="77777777" w:rsidR="0023596D" w:rsidRDefault="0023596D" w:rsidP="0023596D">
            <w:pPr>
              <w:pStyle w:val="XML2"/>
              <w:rPr>
                <w:ins w:id="1341" w:author="Carl Moberg" w:date="2013-06-03T22:47:00Z"/>
              </w:rPr>
            </w:pPr>
            <w:ins w:id="1342" w:author="Carl Moberg" w:date="2013-06-03T22:47:00Z">
              <w:r>
                <w:t xml:space="preserve">    &lt;/xs:sequence&gt;</w:t>
              </w:r>
            </w:ins>
          </w:p>
          <w:p w14:paraId="20C80F15" w14:textId="77777777" w:rsidR="0023596D" w:rsidRDefault="0023596D" w:rsidP="0023596D">
            <w:pPr>
              <w:pStyle w:val="XML2"/>
              <w:rPr>
                <w:ins w:id="1343" w:author="Carl Moberg" w:date="2013-06-03T22:47:00Z"/>
              </w:rPr>
            </w:pPr>
            <w:ins w:id="1344" w:author="Carl Moberg" w:date="2013-06-03T22:47:00Z">
              <w:r>
                <w:t xml:space="preserve">  &lt;/xs:group&gt;</w:t>
              </w:r>
            </w:ins>
          </w:p>
          <w:p w14:paraId="19C91982" w14:textId="77777777" w:rsidR="00CB7B88" w:rsidRPr="009F1B7D" w:rsidRDefault="00CB7B88" w:rsidP="00CB7B88">
            <w:pPr>
              <w:pStyle w:val="XML1"/>
              <w:rPr>
                <w:ins w:id="1345" w:author="Carl Moberg" w:date="2013-06-03T22:47:00Z"/>
              </w:rPr>
            </w:pPr>
          </w:p>
        </w:tc>
      </w:tr>
    </w:tbl>
    <w:p w14:paraId="4C5113C4" w14:textId="3161D97B" w:rsidR="00EA69CB" w:rsidRDefault="00EA69CB" w:rsidP="00EA69CB">
      <w:pPr>
        <w:pStyle w:val="Heading3"/>
        <w:rPr>
          <w:ins w:id="1346" w:author="Carl Moberg" w:date="2013-06-03T22:47:00Z"/>
        </w:rPr>
      </w:pPr>
      <w:bookmarkStart w:id="1347" w:name="_Toc358291631"/>
      <w:ins w:id="1348" w:author="Carl Moberg" w:date="2013-06-03T22:47:00Z">
        <w:r>
          <w:t>XML Example</w:t>
        </w:r>
        <w:bookmarkEnd w:id="1347"/>
      </w:ins>
    </w:p>
    <w:p w14:paraId="4ACA281F" w14:textId="188E7F0D" w:rsidR="00D33137" w:rsidRPr="00D33137" w:rsidRDefault="00D33137" w:rsidP="00D33137">
      <w:pPr>
        <w:rPr>
          <w:ins w:id="1349" w:author="Carl Moberg" w:date="2013-06-03T22:47:00Z"/>
        </w:rPr>
      </w:pPr>
      <w:ins w:id="1350" w:author="Carl Moberg" w:date="2013-06-03T22:47:00Z">
        <w:r>
          <w:t>This XML Example comes from a specific NDM supporting L2+L3 features as described in [XXX: reference to FAWG document.</w:t>
        </w:r>
      </w:ins>
    </w:p>
    <w:tbl>
      <w:tblPr>
        <w:tblStyle w:val="XMLtable"/>
        <w:tblW w:w="5000" w:type="pct"/>
        <w:tblLook w:val="04A0" w:firstRow="1" w:lastRow="0" w:firstColumn="1" w:lastColumn="0" w:noHBand="0" w:noVBand="1"/>
      </w:tblPr>
      <w:tblGrid>
        <w:gridCol w:w="9474"/>
      </w:tblGrid>
      <w:tr w:rsidR="00CB7B88" w:rsidRPr="009F1B7D" w14:paraId="1831E121" w14:textId="77777777" w:rsidTr="00CB7B88">
        <w:trPr>
          <w:ins w:id="1351" w:author="Carl Moberg" w:date="2013-06-03T22:47:00Z"/>
        </w:trPr>
        <w:tc>
          <w:tcPr>
            <w:tcW w:w="8820" w:type="dxa"/>
          </w:tcPr>
          <w:p w14:paraId="368457D9" w14:textId="77777777" w:rsidR="00D33137" w:rsidRDefault="00D33137" w:rsidP="00D33137">
            <w:pPr>
              <w:pStyle w:val="XML2"/>
              <w:rPr>
                <w:ins w:id="1352" w:author="Carl Moberg" w:date="2013-06-03T22:47:00Z"/>
              </w:rPr>
            </w:pPr>
            <w:ins w:id="1353" w:author="Carl Moberg" w:date="2013-06-03T22:47:00Z">
              <w:r>
                <w:t>&lt;capable-switch xmlns="urn:onf:of111:config:yang"</w:t>
              </w:r>
            </w:ins>
          </w:p>
          <w:p w14:paraId="0E2AF28E" w14:textId="77777777" w:rsidR="00D33137" w:rsidRDefault="00D33137" w:rsidP="00D33137">
            <w:pPr>
              <w:pStyle w:val="XML2"/>
              <w:rPr>
                <w:ins w:id="1354" w:author="Carl Moberg" w:date="2013-06-03T22:47:00Z"/>
              </w:rPr>
            </w:pPr>
            <w:ins w:id="1355" w:author="Carl Moberg" w:date="2013-06-03T22:47:00Z">
              <w:r>
                <w:t xml:space="preserve">                xmlns:ndm="urn:opennetworking.org:yang:ndm"</w:t>
              </w:r>
            </w:ins>
          </w:p>
          <w:p w14:paraId="20A7F972" w14:textId="77777777" w:rsidR="00D33137" w:rsidRDefault="00D33137" w:rsidP="00D33137">
            <w:pPr>
              <w:pStyle w:val="XML2"/>
              <w:rPr>
                <w:ins w:id="1356" w:author="Carl Moberg" w:date="2013-06-03T22:47:00Z"/>
              </w:rPr>
            </w:pPr>
            <w:ins w:id="1357" w:author="Carl Moberg" w:date="2013-06-03T22:47:00Z">
              <w:r>
                <w:t xml:space="preserve">                xmlns:l2l3="urn:opennetworking.org:yang:ndm:l2l3"&gt;</w:t>
              </w:r>
            </w:ins>
          </w:p>
          <w:p w14:paraId="6719454E" w14:textId="77777777" w:rsidR="00D33137" w:rsidRDefault="00D33137" w:rsidP="00D33137">
            <w:pPr>
              <w:pStyle w:val="XML2"/>
              <w:rPr>
                <w:ins w:id="1358" w:author="Carl Moberg" w:date="2013-06-03T22:47:00Z"/>
              </w:rPr>
            </w:pPr>
            <w:ins w:id="1359" w:author="Carl Moberg" w:date="2013-06-03T22:47:00Z">
              <w:r>
                <w:t xml:space="preserve">  &lt;logical-switches&gt;</w:t>
              </w:r>
            </w:ins>
          </w:p>
          <w:p w14:paraId="4F84B8B2" w14:textId="77777777" w:rsidR="00D33137" w:rsidRDefault="00D33137" w:rsidP="00D33137">
            <w:pPr>
              <w:pStyle w:val="XML2"/>
              <w:rPr>
                <w:ins w:id="1360" w:author="Carl Moberg" w:date="2013-06-03T22:47:00Z"/>
              </w:rPr>
            </w:pPr>
            <w:ins w:id="1361" w:author="Carl Moberg" w:date="2013-06-03T22:47:00Z">
              <w:r>
                <w:t xml:space="preserve">    &lt;switch&gt;</w:t>
              </w:r>
            </w:ins>
          </w:p>
          <w:p w14:paraId="31AE6C11" w14:textId="77777777" w:rsidR="00D33137" w:rsidRDefault="00D33137" w:rsidP="00D33137">
            <w:pPr>
              <w:pStyle w:val="XML2"/>
              <w:rPr>
                <w:ins w:id="1362" w:author="Carl Moberg" w:date="2013-06-03T22:47:00Z"/>
              </w:rPr>
            </w:pPr>
            <w:ins w:id="1363" w:author="Carl Moberg" w:date="2013-06-03T22:47:00Z">
              <w:r>
                <w:t xml:space="preserve">      &lt;id&gt;LogicalSwitch5&lt;/id&gt;</w:t>
              </w:r>
            </w:ins>
          </w:p>
          <w:p w14:paraId="0B749521" w14:textId="77777777" w:rsidR="00D33137" w:rsidRDefault="00D33137" w:rsidP="00D33137">
            <w:pPr>
              <w:pStyle w:val="XML2"/>
              <w:rPr>
                <w:ins w:id="1364" w:author="Carl Moberg" w:date="2013-06-03T22:47:00Z"/>
              </w:rPr>
            </w:pPr>
            <w:ins w:id="1365" w:author="Carl Moberg" w:date="2013-06-03T22:47:00Z">
              <w:r>
                <w:t xml:space="preserve">      &lt;resources&gt;</w:t>
              </w:r>
            </w:ins>
          </w:p>
          <w:p w14:paraId="1289DB5F" w14:textId="77777777" w:rsidR="00D33137" w:rsidRDefault="00D33137" w:rsidP="00D33137">
            <w:pPr>
              <w:pStyle w:val="XML2"/>
              <w:rPr>
                <w:ins w:id="1366" w:author="Carl Moberg" w:date="2013-06-03T22:47:00Z"/>
              </w:rPr>
            </w:pPr>
            <w:ins w:id="1367" w:author="Carl Moberg" w:date="2013-06-03T22:47:00Z">
              <w:r>
                <w:t xml:space="preserve">        &lt;ndm:ndm-implementation&gt;</w:t>
              </w:r>
            </w:ins>
          </w:p>
          <w:p w14:paraId="4DB190D2" w14:textId="77777777" w:rsidR="00D33137" w:rsidRDefault="00D33137" w:rsidP="00D33137">
            <w:pPr>
              <w:pStyle w:val="XML2"/>
              <w:rPr>
                <w:ins w:id="1368" w:author="Carl Moberg" w:date="2013-06-03T22:47:00Z"/>
              </w:rPr>
            </w:pPr>
            <w:ins w:id="1369" w:author="Carl Moberg" w:date="2013-06-03T22:47:00Z">
              <w:r>
                <w:t xml:space="preserve">          &lt;l2l3:l2l3&gt;</w:t>
              </w:r>
            </w:ins>
          </w:p>
          <w:p w14:paraId="300DA2CE" w14:textId="77777777" w:rsidR="00D33137" w:rsidRDefault="00D33137" w:rsidP="00D33137">
            <w:pPr>
              <w:pStyle w:val="XML2"/>
              <w:rPr>
                <w:ins w:id="1370" w:author="Carl Moberg" w:date="2013-06-03T22:47:00Z"/>
              </w:rPr>
            </w:pPr>
            <w:ins w:id="1371" w:author="Carl Moberg" w:date="2013-06-03T22:47:00Z">
              <w:r>
                <w:t xml:space="preserve">            &lt;l2l3:ingress-vlan-table-size&gt;128&lt;/l2l3:ingress-vlan-table-size&gt;</w:t>
              </w:r>
            </w:ins>
          </w:p>
          <w:p w14:paraId="162B7C80" w14:textId="77777777" w:rsidR="00D33137" w:rsidRDefault="00D33137" w:rsidP="00D33137">
            <w:pPr>
              <w:pStyle w:val="XML2"/>
              <w:rPr>
                <w:ins w:id="1372" w:author="Carl Moberg" w:date="2013-06-03T22:47:00Z"/>
              </w:rPr>
            </w:pPr>
            <w:ins w:id="1373" w:author="Carl Moberg" w:date="2013-06-03T22:47:00Z">
              <w:r>
                <w:t xml:space="preserve">            &lt;l2l3:router-mac-table-size&gt;128&lt;/l2l3:router-mac-table-size&gt;</w:t>
              </w:r>
            </w:ins>
          </w:p>
          <w:p w14:paraId="1D53EECD" w14:textId="77777777" w:rsidR="00D33137" w:rsidRDefault="00D33137" w:rsidP="00D33137">
            <w:pPr>
              <w:pStyle w:val="XML2"/>
              <w:rPr>
                <w:ins w:id="1374" w:author="Carl Moberg" w:date="2013-06-03T22:47:00Z"/>
              </w:rPr>
            </w:pPr>
            <w:ins w:id="1375" w:author="Carl Moberg" w:date="2013-06-03T22:47:00Z">
              <w:r>
                <w:t xml:space="preserve">            &lt;l2l3:l3-table-size&gt;128&lt;/l2l3:l3-table-size&gt;</w:t>
              </w:r>
            </w:ins>
          </w:p>
          <w:p w14:paraId="37FD0012" w14:textId="77777777" w:rsidR="00D33137" w:rsidRDefault="00D33137" w:rsidP="00D33137">
            <w:pPr>
              <w:pStyle w:val="XML2"/>
              <w:rPr>
                <w:ins w:id="1376" w:author="Carl Moberg" w:date="2013-06-03T22:47:00Z"/>
              </w:rPr>
            </w:pPr>
            <w:ins w:id="1377" w:author="Carl Moberg" w:date="2013-06-03T22:47:00Z">
              <w:r>
                <w:t xml:space="preserve">            &lt;l2l3:l2-table-size&gt;128&lt;/l2l3:l2-table-size&gt;</w:t>
              </w:r>
            </w:ins>
          </w:p>
          <w:p w14:paraId="7FF884F5" w14:textId="77777777" w:rsidR="00D33137" w:rsidRDefault="00D33137" w:rsidP="00D33137">
            <w:pPr>
              <w:pStyle w:val="XML2"/>
              <w:rPr>
                <w:ins w:id="1378" w:author="Carl Moberg" w:date="2013-06-03T22:47:00Z"/>
              </w:rPr>
            </w:pPr>
            <w:ins w:id="1379" w:author="Carl Moberg" w:date="2013-06-03T22:47:00Z">
              <w:r>
                <w:t xml:space="preserve">            &lt;l2l3:egress-vlan-table-size&gt;128&lt;/l2l3:egress-vlan-table-size&gt;</w:t>
              </w:r>
            </w:ins>
          </w:p>
          <w:p w14:paraId="7C11A3B6" w14:textId="77777777" w:rsidR="00D33137" w:rsidRDefault="00D33137" w:rsidP="00D33137">
            <w:pPr>
              <w:pStyle w:val="XML2"/>
              <w:rPr>
                <w:ins w:id="1380" w:author="Carl Moberg" w:date="2013-06-03T22:47:00Z"/>
              </w:rPr>
            </w:pPr>
            <w:ins w:id="1381" w:author="Carl Moberg" w:date="2013-06-03T22:47:00Z">
              <w:r>
                <w:t xml:space="preserve">          &lt;/l2l3:l2l3&gt;</w:t>
              </w:r>
            </w:ins>
          </w:p>
          <w:p w14:paraId="4BC26EEF" w14:textId="77777777" w:rsidR="00D33137" w:rsidRDefault="00D33137" w:rsidP="00D33137">
            <w:pPr>
              <w:pStyle w:val="XML2"/>
              <w:rPr>
                <w:ins w:id="1382" w:author="Carl Moberg" w:date="2013-06-03T22:47:00Z"/>
              </w:rPr>
            </w:pPr>
            <w:ins w:id="1383" w:author="Carl Moberg" w:date="2013-06-03T22:47:00Z">
              <w:r>
                <w:t xml:space="preserve">        &lt;/ndm:ndm-implementation&gt;</w:t>
              </w:r>
            </w:ins>
          </w:p>
          <w:p w14:paraId="7D269D5D" w14:textId="77777777" w:rsidR="00D33137" w:rsidRDefault="00D33137" w:rsidP="00D33137">
            <w:pPr>
              <w:pStyle w:val="XML2"/>
              <w:rPr>
                <w:ins w:id="1384" w:author="Carl Moberg" w:date="2013-06-03T22:47:00Z"/>
              </w:rPr>
            </w:pPr>
            <w:ins w:id="1385" w:author="Carl Moberg" w:date="2013-06-03T22:47:00Z">
              <w:r>
                <w:t xml:space="preserve">      &lt;/resources&gt;</w:t>
              </w:r>
            </w:ins>
          </w:p>
          <w:p w14:paraId="4D6FF11F" w14:textId="77777777" w:rsidR="00D33137" w:rsidRDefault="00D33137" w:rsidP="00D33137">
            <w:pPr>
              <w:pStyle w:val="XML2"/>
              <w:rPr>
                <w:ins w:id="1386" w:author="Carl Moberg" w:date="2013-06-03T22:47:00Z"/>
              </w:rPr>
            </w:pPr>
            <w:ins w:id="1387" w:author="Carl Moberg" w:date="2013-06-03T22:47:00Z">
              <w:r>
                <w:t xml:space="preserve">    &lt;/switch&gt;</w:t>
              </w:r>
            </w:ins>
          </w:p>
          <w:p w14:paraId="5A82014F" w14:textId="77777777" w:rsidR="00D33137" w:rsidRDefault="00D33137" w:rsidP="00D33137">
            <w:pPr>
              <w:pStyle w:val="XML2"/>
              <w:rPr>
                <w:ins w:id="1388" w:author="Carl Moberg" w:date="2013-06-03T22:47:00Z"/>
              </w:rPr>
            </w:pPr>
            <w:ins w:id="1389" w:author="Carl Moberg" w:date="2013-06-03T22:47:00Z">
              <w:r>
                <w:t xml:space="preserve">  &lt;/logical-switches&gt;</w:t>
              </w:r>
            </w:ins>
          </w:p>
          <w:p w14:paraId="4D8591A9" w14:textId="3F0E07FA" w:rsidR="00CB7B88" w:rsidRPr="009F1B7D" w:rsidRDefault="00D33137" w:rsidP="00D33137">
            <w:pPr>
              <w:pStyle w:val="XML1"/>
              <w:rPr>
                <w:ins w:id="1390" w:author="Carl Moberg" w:date="2013-06-03T22:47:00Z"/>
              </w:rPr>
            </w:pPr>
            <w:ins w:id="1391" w:author="Carl Moberg" w:date="2013-06-03T22:47:00Z">
              <w:r>
                <w:t xml:space="preserve">   &lt;/capable-switch&gt;</w:t>
              </w:r>
            </w:ins>
          </w:p>
        </w:tc>
      </w:tr>
    </w:tbl>
    <w:p w14:paraId="00F3697F" w14:textId="7BEFE342" w:rsidR="006F4495" w:rsidRDefault="006F4495" w:rsidP="00BA30A0">
      <w:pPr>
        <w:pStyle w:val="Heading1"/>
      </w:pPr>
      <w:bookmarkStart w:id="1392" w:name="_Toc333524668"/>
      <w:bookmarkStart w:id="1393" w:name="_Toc335148755"/>
      <w:bookmarkStart w:id="1394" w:name="_Toc333524669"/>
      <w:bookmarkStart w:id="1395" w:name="_Toc335148756"/>
      <w:bookmarkStart w:id="1396" w:name="_Toc333524670"/>
      <w:bookmarkStart w:id="1397" w:name="_Toc335148757"/>
      <w:bookmarkStart w:id="1398" w:name="_Toc333524671"/>
      <w:bookmarkStart w:id="1399" w:name="_Toc335148758"/>
      <w:bookmarkStart w:id="1400" w:name="_Toc333524672"/>
      <w:bookmarkStart w:id="1401" w:name="_Toc335148759"/>
      <w:bookmarkStart w:id="1402" w:name="_Toc333524673"/>
      <w:bookmarkStart w:id="1403" w:name="_Toc335148760"/>
      <w:bookmarkStart w:id="1404" w:name="_Toc333524674"/>
      <w:bookmarkStart w:id="1405" w:name="_Toc335148761"/>
      <w:bookmarkStart w:id="1406" w:name="_Toc333524675"/>
      <w:bookmarkStart w:id="1407" w:name="_Toc335148762"/>
      <w:bookmarkStart w:id="1408" w:name="_Toc333524676"/>
      <w:bookmarkStart w:id="1409" w:name="_Toc335148763"/>
      <w:bookmarkStart w:id="1410" w:name="_Toc333524677"/>
      <w:bookmarkStart w:id="1411" w:name="_Toc335148764"/>
      <w:bookmarkStart w:id="1412" w:name="_Toc333524678"/>
      <w:bookmarkStart w:id="1413" w:name="_Toc335148765"/>
      <w:bookmarkStart w:id="1414" w:name="_Toc333524679"/>
      <w:bookmarkStart w:id="1415" w:name="_Toc335148766"/>
      <w:bookmarkStart w:id="1416" w:name="_Toc333524680"/>
      <w:bookmarkStart w:id="1417" w:name="_Toc335148767"/>
      <w:bookmarkStart w:id="1418" w:name="_Toc333524681"/>
      <w:bookmarkStart w:id="1419" w:name="_Toc335148768"/>
      <w:bookmarkStart w:id="1420" w:name="_Toc333524682"/>
      <w:bookmarkStart w:id="1421" w:name="_Toc335148769"/>
      <w:bookmarkStart w:id="1422" w:name="_Toc358291632"/>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r w:rsidRPr="006F4495">
        <w:t>Binding to NETCONF</w:t>
      </w:r>
      <w:bookmarkEnd w:id="1422"/>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1423" w:name="_Toc358291633"/>
      <w:r>
        <w:t>Requirements</w:t>
      </w:r>
      <w:bookmarkEnd w:id="1423"/>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9"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50"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51"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52"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1424" w:name="_Toc358291634"/>
      <w:r>
        <w:t xml:space="preserve">How </w:t>
      </w:r>
      <w:r w:rsidR="007B1FA6">
        <w:t xml:space="preserve">the </w:t>
      </w:r>
      <w:r>
        <w:t xml:space="preserve">Data Model is Bound to </w:t>
      </w:r>
      <w:r w:rsidR="007B1FA6">
        <w:t>NETCONF</w:t>
      </w:r>
      <w:bookmarkEnd w:id="1424"/>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1425" w:name="_Toc358291635"/>
      <w:r>
        <w:t>edit-config</w:t>
      </w:r>
      <w:bookmarkEnd w:id="1425"/>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1426" w:name="_Toc358291636"/>
      <w:r>
        <w:t>get-config</w:t>
      </w:r>
      <w:bookmarkEnd w:id="1426"/>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427" w:name="_Toc358291637"/>
      <w:r>
        <w:t>copy-config</w:t>
      </w:r>
      <w:bookmarkEnd w:id="1427"/>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428" w:name="_Toc358291638"/>
      <w:r>
        <w:t>delete-config</w:t>
      </w:r>
      <w:bookmarkEnd w:id="1428"/>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429" w:name="_Toc358291639"/>
      <w:bookmarkStart w:id="1430" w:name="_Toc316542541"/>
      <w:r>
        <w:t>RPC error</w:t>
      </w:r>
      <w:bookmarkEnd w:id="1429"/>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1431" w:name="_Toc315954033"/>
      <w:bookmarkStart w:id="1432" w:name="_Toc316542543"/>
      <w:bookmarkEnd w:id="1430"/>
      <w:r w:rsidR="00E95DBE" w:rsidRPr="00DB42FD">
        <w:t xml:space="preserve"> </w:t>
      </w:r>
      <w:bookmarkStart w:id="1433" w:name="_Toc358291640"/>
      <w:r w:rsidR="00F71F36" w:rsidRPr="00DB42FD">
        <w:t>Bibliography</w:t>
      </w:r>
      <w:bookmarkEnd w:id="1431"/>
      <w:bookmarkEnd w:id="1432"/>
      <w:bookmarkEnd w:id="1433"/>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13A3AFDF" w14:textId="77777777" w:rsidR="00C31DBC" w:rsidRPr="00F07D3E" w:rsidRDefault="00C31DBC" w:rsidP="00C128FA">
      <w:pPr>
        <w:spacing w:before="480" w:line="276" w:lineRule="auto"/>
        <w:contextualSpacing/>
        <w:outlineLvl w:val="1"/>
        <w:rPr>
          <w:rFonts w:cstheme="minorHAnsi"/>
        </w:rPr>
      </w:pPr>
      <w:bookmarkStart w:id="1434" w:name="_Toc313864825"/>
      <w:bookmarkEnd w:id="1434"/>
    </w:p>
    <w:sectPr w:rsidR="00C31DBC" w:rsidRPr="00F07D3E" w:rsidSect="00FA28FD">
      <w:headerReference w:type="default" r:id="rId5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E35D08" w14:textId="77777777" w:rsidR="00631664" w:rsidRDefault="00631664" w:rsidP="004C5BF8">
      <w:pPr>
        <w:spacing w:after="0"/>
      </w:pPr>
      <w:r>
        <w:separator/>
      </w:r>
    </w:p>
  </w:endnote>
  <w:endnote w:type="continuationSeparator" w:id="0">
    <w:p w14:paraId="4A9A6227" w14:textId="77777777" w:rsidR="00631664" w:rsidRDefault="00631664" w:rsidP="004C5BF8">
      <w:pPr>
        <w:spacing w:after="0"/>
      </w:pPr>
      <w:r>
        <w:continuationSeparator/>
      </w:r>
    </w:p>
  </w:endnote>
  <w:endnote w:type="continuationNotice" w:id="1">
    <w:p w14:paraId="618A2945" w14:textId="77777777" w:rsidR="00631664" w:rsidRDefault="0063166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S Gothic">
    <w:altName w:val="ＭＳ ゴシック"/>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261194" w:rsidRDefault="00261194">
        <w:pPr>
          <w:pStyle w:val="Footer"/>
          <w:jc w:val="center"/>
        </w:pPr>
        <w:r>
          <w:fldChar w:fldCharType="begin"/>
        </w:r>
        <w:r>
          <w:instrText xml:space="preserve"> PAGE   \* MERGEFORMAT </w:instrText>
        </w:r>
        <w:r>
          <w:fldChar w:fldCharType="separate"/>
        </w:r>
        <w:r w:rsidR="004703F6">
          <w:rPr>
            <w:noProof/>
          </w:rPr>
          <w:t>51</w:t>
        </w:r>
        <w:r>
          <w:rPr>
            <w:noProof/>
          </w:rPr>
          <w:fldChar w:fldCharType="end"/>
        </w:r>
      </w:p>
    </w:sdtContent>
  </w:sdt>
  <w:p w14:paraId="7E0816E7" w14:textId="77777777" w:rsidR="00261194" w:rsidRDefault="0026119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8C9F4E" w14:textId="77777777" w:rsidR="00631664" w:rsidRDefault="00631664" w:rsidP="004C5BF8">
      <w:pPr>
        <w:spacing w:after="0"/>
      </w:pPr>
      <w:r>
        <w:separator/>
      </w:r>
    </w:p>
  </w:footnote>
  <w:footnote w:type="continuationSeparator" w:id="0">
    <w:p w14:paraId="01061673" w14:textId="77777777" w:rsidR="00631664" w:rsidRDefault="00631664" w:rsidP="004C5BF8">
      <w:pPr>
        <w:spacing w:after="0"/>
      </w:pPr>
      <w:r>
        <w:continuationSeparator/>
      </w:r>
    </w:p>
  </w:footnote>
  <w:footnote w:type="continuationNotice" w:id="1">
    <w:p w14:paraId="1D10E14E" w14:textId="77777777" w:rsidR="00631664" w:rsidRDefault="00631664">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6119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261194" w:rsidRDefault="0026119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261194" w:rsidRDefault="00261194" w:rsidP="00FA28FD">
              <w:pPr>
                <w:pStyle w:val="Header"/>
                <w:jc w:val="right"/>
              </w:pPr>
              <w:r>
                <w:t>OF-CONFIG 1.2 (DRAFT)</w:t>
              </w:r>
            </w:p>
          </w:tc>
        </w:sdtContent>
      </w:sdt>
    </w:tr>
  </w:tbl>
  <w:p w14:paraId="4925B883" w14:textId="77777777" w:rsidR="00261194" w:rsidRDefault="00261194"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948E3"/>
    <w:multiLevelType w:val="multilevel"/>
    <w:tmpl w:val="A4189560"/>
    <w:numStyleLink w:val="Appendixes"/>
  </w:abstractNum>
  <w:abstractNum w:abstractNumId="9">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5CCF"/>
    <w:multiLevelType w:val="multilevel"/>
    <w:tmpl w:val="B81445D8"/>
    <w:numStyleLink w:val="Headings1"/>
  </w:abstractNum>
  <w:abstractNum w:abstractNumId="17">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72DDF"/>
    <w:multiLevelType w:val="multilevel"/>
    <w:tmpl w:val="B81445D8"/>
    <w:numStyleLink w:val="Headings1"/>
  </w:abstractNum>
  <w:abstractNum w:abstractNumId="19">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1">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4">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9">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301A1"/>
    <w:multiLevelType w:val="multilevel"/>
    <w:tmpl w:val="B81445D8"/>
    <w:numStyleLink w:val="Headings1"/>
  </w:abstractNum>
  <w:abstractNum w:abstractNumId="32">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C332D"/>
    <w:multiLevelType w:val="multilevel"/>
    <w:tmpl w:val="A4189560"/>
    <w:numStyleLink w:val="Appendixes"/>
  </w:abstractNum>
  <w:num w:numId="1">
    <w:abstractNumId w:val="4"/>
  </w:num>
  <w:num w:numId="2">
    <w:abstractNumId w:val="3"/>
  </w:num>
  <w:num w:numId="3">
    <w:abstractNumId w:val="9"/>
  </w:num>
  <w:num w:numId="4">
    <w:abstractNumId w:val="15"/>
  </w:num>
  <w:num w:numId="5">
    <w:abstractNumId w:val="29"/>
  </w:num>
  <w:num w:numId="6">
    <w:abstractNumId w:val="30"/>
  </w:num>
  <w:num w:numId="7">
    <w:abstractNumId w:val="12"/>
  </w:num>
  <w:num w:numId="8">
    <w:abstractNumId w:val="26"/>
  </w:num>
  <w:num w:numId="9">
    <w:abstractNumId w:val="13"/>
  </w:num>
  <w:num w:numId="10">
    <w:abstractNumId w:val="21"/>
  </w:num>
  <w:num w:numId="11">
    <w:abstractNumId w:val="32"/>
  </w:num>
  <w:num w:numId="12">
    <w:abstractNumId w:val="20"/>
  </w:num>
  <w:num w:numId="13">
    <w:abstractNumId w:val="23"/>
  </w:num>
  <w:num w:numId="14">
    <w:abstractNumId w:val="11"/>
  </w:num>
  <w:num w:numId="15">
    <w:abstractNumId w:val="2"/>
  </w:num>
  <w:num w:numId="16">
    <w:abstractNumId w:val="1"/>
  </w:num>
  <w:num w:numId="17">
    <w:abstractNumId w:val="0"/>
  </w:num>
  <w:num w:numId="18">
    <w:abstractNumId w:val="6"/>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8"/>
  </w:num>
  <w:num w:numId="23">
    <w:abstractNumId w:val="33"/>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4"/>
  </w:num>
  <w:num w:numId="26">
    <w:abstractNumId w:val="18"/>
  </w:num>
  <w:num w:numId="27">
    <w:abstractNumId w:val="8"/>
  </w:num>
  <w:num w:numId="28">
    <w:abstractNumId w:val="33"/>
  </w:num>
  <w:num w:numId="29">
    <w:abstractNumId w:val="19"/>
  </w:num>
  <w:num w:numId="30">
    <w:abstractNumId w:val="24"/>
  </w:num>
  <w:num w:numId="31">
    <w:abstractNumId w:val="27"/>
  </w:num>
  <w:num w:numId="32">
    <w:abstractNumId w:val="22"/>
  </w:num>
  <w:num w:numId="33">
    <w:abstractNumId w:val="25"/>
  </w:num>
  <w:num w:numId="34">
    <w:abstractNumId w:val="17"/>
  </w:num>
  <w:num w:numId="35">
    <w:abstractNumId w:val="31"/>
  </w:num>
  <w:num w:numId="36">
    <w:abstractNumId w:val="7"/>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288C"/>
    <w:rsid w:val="0023596D"/>
    <w:rsid w:val="00236027"/>
    <w:rsid w:val="0023641B"/>
    <w:rsid w:val="00236990"/>
    <w:rsid w:val="00236C92"/>
    <w:rsid w:val="002375BD"/>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03F6"/>
    <w:rsid w:val="00473443"/>
    <w:rsid w:val="004824EE"/>
    <w:rsid w:val="00482670"/>
    <w:rsid w:val="00486F13"/>
    <w:rsid w:val="00487636"/>
    <w:rsid w:val="004942DC"/>
    <w:rsid w:val="00495CDB"/>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31664"/>
    <w:rsid w:val="00632598"/>
    <w:rsid w:val="006366B0"/>
    <w:rsid w:val="00647A3A"/>
    <w:rsid w:val="00651FC6"/>
    <w:rsid w:val="0065588C"/>
    <w:rsid w:val="006643B7"/>
    <w:rsid w:val="0066460C"/>
    <w:rsid w:val="00664DAC"/>
    <w:rsid w:val="0068344E"/>
    <w:rsid w:val="00691DAE"/>
    <w:rsid w:val="00693705"/>
    <w:rsid w:val="00695A32"/>
    <w:rsid w:val="00697A8C"/>
    <w:rsid w:val="006A0797"/>
    <w:rsid w:val="006A5484"/>
    <w:rsid w:val="006B018A"/>
    <w:rsid w:val="006B6B83"/>
    <w:rsid w:val="006C0A96"/>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7729"/>
    <w:rsid w:val="00AE02DF"/>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36B14"/>
    <w:rsid w:val="00C40C22"/>
    <w:rsid w:val="00C4220E"/>
    <w:rsid w:val="00C4487B"/>
    <w:rsid w:val="00C56A86"/>
    <w:rsid w:val="00C61314"/>
    <w:rsid w:val="00C62FFA"/>
    <w:rsid w:val="00C7438B"/>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5DE8"/>
    <w:rsid w:val="00CB7B88"/>
    <w:rsid w:val="00CC3011"/>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DB2"/>
    <w:rsid w:val="00E001A7"/>
    <w:rsid w:val="00E00803"/>
    <w:rsid w:val="00E00D57"/>
    <w:rsid w:val="00E02224"/>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573D"/>
    <w:rsid w:val="00E9588E"/>
    <w:rsid w:val="00E95DBE"/>
    <w:rsid w:val="00EA5C38"/>
    <w:rsid w:val="00EA69CB"/>
    <w:rsid w:val="00EB2D77"/>
    <w:rsid w:val="00EC63D7"/>
    <w:rsid w:val="00ED0AEA"/>
    <w:rsid w:val="00ED48AF"/>
    <w:rsid w:val="00ED65E9"/>
    <w:rsid w:val="00ED72E2"/>
    <w:rsid w:val="00EF1D28"/>
    <w:rsid w:val="00EF2B27"/>
    <w:rsid w:val="00EF3488"/>
    <w:rsid w:val="00EF544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Thomas.Dietz@neclab.eu" TargetMode="External"/><Relationship Id="rId14" Type="http://schemas.openxmlformats.org/officeDocument/2006/relationships/hyperlink" Target="http://www.opennetworking.org" TargetMode="External"/><Relationship Id="rId15" Type="http://schemas.openxmlformats.org/officeDocument/2006/relationships/image" Target="media/image2.emf"/><Relationship Id="rId16" Type="http://schemas.openxmlformats.org/officeDocument/2006/relationships/oleObject" Target="embeddings/Microsoft_Visio_2003-2010_Drawing11.vsd"/><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50" Type="http://schemas.openxmlformats.org/officeDocument/2006/relationships/hyperlink" Target="http://www.cablelabs.com/specifications/XSD/ietf-inet-types.xsd" TargetMode="External"/><Relationship Id="rId51" Type="http://schemas.openxmlformats.org/officeDocument/2006/relationships/hyperlink" Target="http://www.yang-central.org/modules/yang/ietf-yang-types.yang" TargetMode="External"/><Relationship Id="rId52" Type="http://schemas.openxmlformats.org/officeDocument/2006/relationships/hyperlink" Target="http://www.yang-central.org/modules/yang/ietf-inet-types.yang"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57" Type="http://schemas.microsoft.com/office/2011/relationships/people" Target="people.xml"/><Relationship Id="rId40" Type="http://schemas.openxmlformats.org/officeDocument/2006/relationships/oleObject" Target="embeddings/Microsoft_Visio_2003-2010_Drawing1111.vsd"/><Relationship Id="rId41" Type="http://schemas.openxmlformats.org/officeDocument/2006/relationships/image" Target="media/image16.emf"/><Relationship Id="rId42" Type="http://schemas.openxmlformats.org/officeDocument/2006/relationships/oleObject" Target="embeddings/Microsoft_Visio_2003-2010_Drawing1212.vsd"/><Relationship Id="rId43" Type="http://schemas.openxmlformats.org/officeDocument/2006/relationships/image" Target="media/image17.emf"/><Relationship Id="rId44" Type="http://schemas.openxmlformats.org/officeDocument/2006/relationships/oleObject" Target="embeddings/Microsoft_Visio_2003-2010_Drawing1313.vsd"/><Relationship Id="rId45" Type="http://schemas.openxmlformats.org/officeDocument/2006/relationships/image" Target="media/image18.emf"/><Relationship Id="rId46" Type="http://schemas.openxmlformats.org/officeDocument/2006/relationships/oleObject" Target="embeddings/Microsoft_Visio_2003-2010_Drawing1414.vsd"/><Relationship Id="rId47" Type="http://schemas.openxmlformats.org/officeDocument/2006/relationships/image" Target="media/image19.emf"/><Relationship Id="rId48" Type="http://schemas.openxmlformats.org/officeDocument/2006/relationships/package" Target="embeddings/Microsoft_Visio_Drawing22.vsdx"/><Relationship Id="rId49" Type="http://schemas.openxmlformats.org/officeDocument/2006/relationships/hyperlink" Target="http://www.yang-central.org/modules/xsd/ietf-yang-types.xsd"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oleObject" Target="embeddings/Microsoft_Visio_2003-2010_Drawing66.vsd"/><Relationship Id="rId31" Type="http://schemas.openxmlformats.org/officeDocument/2006/relationships/image" Target="media/image11.emf"/><Relationship Id="rId32" Type="http://schemas.openxmlformats.org/officeDocument/2006/relationships/oleObject" Target="embeddings/Microsoft_Visio_2003-2010_Drawing77.vsd"/><Relationship Id="rId33" Type="http://schemas.openxmlformats.org/officeDocument/2006/relationships/image" Target="media/image12.emf"/><Relationship Id="rId34" Type="http://schemas.openxmlformats.org/officeDocument/2006/relationships/oleObject" Target="embeddings/Microsoft_Visio_2003-2010_Drawing88.vsd"/><Relationship Id="rId35" Type="http://schemas.openxmlformats.org/officeDocument/2006/relationships/image" Target="media/image13.emf"/><Relationship Id="rId36" Type="http://schemas.openxmlformats.org/officeDocument/2006/relationships/oleObject" Target="embeddings/Microsoft_Visio_2003-2010_Drawing99.vsd"/><Relationship Id="rId37" Type="http://schemas.openxmlformats.org/officeDocument/2006/relationships/image" Target="media/image14.emf"/><Relationship Id="rId38" Type="http://schemas.openxmlformats.org/officeDocument/2006/relationships/oleObject" Target="embeddings/Microsoft_Visio_2003-2010_Drawing1010.vsd"/><Relationship Id="rId39" Type="http://schemas.openxmlformats.org/officeDocument/2006/relationships/image" Target="media/image15.emf"/><Relationship Id="rId20" Type="http://schemas.openxmlformats.org/officeDocument/2006/relationships/oleObject" Target="embeddings/Microsoft_Visio_2003-2010_Drawing22.vsd"/><Relationship Id="rId21" Type="http://schemas.openxmlformats.org/officeDocument/2006/relationships/image" Target="media/image6.emf"/><Relationship Id="rId22" Type="http://schemas.openxmlformats.org/officeDocument/2006/relationships/package" Target="embeddings/Microsoft_Visio_Drawing11.vsdx"/><Relationship Id="rId23" Type="http://schemas.openxmlformats.org/officeDocument/2006/relationships/image" Target="media/image7.emf"/><Relationship Id="rId24" Type="http://schemas.openxmlformats.org/officeDocument/2006/relationships/oleObject" Target="embeddings/Microsoft_Visio_2003-2010_Drawing33.vsd"/><Relationship Id="rId25" Type="http://schemas.openxmlformats.org/officeDocument/2006/relationships/image" Target="media/image8.emf"/><Relationship Id="rId26" Type="http://schemas.openxmlformats.org/officeDocument/2006/relationships/oleObject" Target="embeddings/Microsoft_Visio_2003-2010_Drawing44.vsd"/><Relationship Id="rId27" Type="http://schemas.openxmlformats.org/officeDocument/2006/relationships/image" Target="media/image9.emf"/><Relationship Id="rId28" Type="http://schemas.openxmlformats.org/officeDocument/2006/relationships/oleObject" Target="embeddings/Microsoft_Visio_2003-2010_Drawing55.vsd"/><Relationship Id="rId29" Type="http://schemas.openxmlformats.org/officeDocument/2006/relationships/image" Target="media/image10.emf"/><Relationship Id="rId10" Type="http://schemas.openxmlformats.org/officeDocument/2006/relationships/image" Target="media/image1.tiff"/><Relationship Id="rId11" Type="http://schemas.openxmlformats.org/officeDocument/2006/relationships/hyperlink" Target="mailto:dbansal@microsoft.com" TargetMode="External"/><Relationship Id="rId12" Type="http://schemas.openxmlformats.org/officeDocument/2006/relationships/hyperlink" Target="mailto:sbailey@infoblo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CFAD80EB-56CD-1E4B-9115-0371DC9D1A33}">
  <ds:schemaRefs>
    <ds:schemaRef ds:uri="http://schemas.openxmlformats.org/officeDocument/2006/bibliography"/>
  </ds:schemaRefs>
</ds:datastoreItem>
</file>

<file path=customXml/itemProps2.xml><?xml version="1.0" encoding="utf-8"?>
<ds:datastoreItem xmlns:ds="http://schemas.openxmlformats.org/officeDocument/2006/customXml" ds:itemID="{601A16FE-75CD-2440-A631-52E5CCFC2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1</TotalTime>
  <Pages>53</Pages>
  <Words>26245</Words>
  <Characters>149599</Characters>
  <Application>Microsoft Macintosh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175494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Carl Moberg</cp:lastModifiedBy>
  <cp:revision>2</cp:revision>
  <dcterms:created xsi:type="dcterms:W3CDTF">2013-10-11T19:12:00Z</dcterms:created>
  <dcterms:modified xsi:type="dcterms:W3CDTF">2013-10-11T19:12:00Z</dcterms:modified>
</cp:coreProperties>
</file>