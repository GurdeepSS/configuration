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261194"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691626C" w:rsidR="000E7F98" w:rsidRDefault="000E7F98">
          <w:r>
            <w:t xml:space="preserve">Contact: </w:t>
          </w:r>
          <w:r w:rsidR="002705F3">
            <w:t>Deepak Bansal (</w:t>
          </w:r>
          <w:hyperlink r:id="rId10" w:history="1">
            <w:r w:rsidR="002705F3" w:rsidRPr="00B23AA2">
              <w:rPr>
                <w:rStyle w:val="Hyperlink"/>
              </w:rPr>
              <w:t>dbansal@microsoft.com</w:t>
            </w:r>
          </w:hyperlink>
          <w:r w:rsidR="002705F3">
            <w:t xml:space="preserve">), </w:t>
          </w:r>
          <w:r w:rsidR="002705F3" w:rsidRPr="002705F3">
            <w:t>Stuart Bailey (</w:t>
          </w:r>
          <w:hyperlink r:id="rId11"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2" w:history="1">
            <w:r w:rsidR="002705F3" w:rsidRPr="00B23AA2">
              <w:rPr>
                <w:rStyle w:val="Hyperlink"/>
              </w:rPr>
              <w:t>Thomas.Dietz@neclab.eu</w:t>
            </w:r>
          </w:hyperlink>
          <w:r w:rsidR="002705F3">
            <w:t xml:space="preserve">), </w:t>
          </w:r>
          <w:r w:rsidR="002705F3" w:rsidRPr="002705F3">
            <w:t>Anee</w:t>
          </w:r>
          <w:r w:rsidR="002705F3">
            <w:t>s</w:t>
          </w:r>
          <w:ins w:id="0" w:author="Anees Shaikh" w:date="2013-07-30T11:05:00Z">
            <w:r w:rsidR="001D136E">
              <w:t xml:space="preserve"> </w:t>
            </w:r>
          </w:ins>
          <w:del w:id="1" w:author="Anees Shaikh" w:date="2013-07-30T11:05:00Z">
            <w:r w:rsidR="002705F3" w:rsidDel="001D136E">
              <w:delText xml:space="preserve"> A </w:delText>
            </w:r>
          </w:del>
          <w:r w:rsidR="002705F3">
            <w:t>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2" w:author="Curt Beckmann" w:date="2013-06-06T14:17:00Z"/>
              <w:rFonts w:eastAsiaTheme="minorEastAsia"/>
              <w:noProof/>
            </w:rPr>
          </w:pPr>
          <w:r>
            <w:fldChar w:fldCharType="begin"/>
          </w:r>
          <w:r w:rsidR="00FF734B">
            <w:instrText xml:space="preserve"> TOC \o "1-3" \h \z \u </w:instrText>
          </w:r>
          <w:r>
            <w:fldChar w:fldCharType="separate"/>
          </w:r>
          <w:ins w:id="3"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4"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5" w:author="Curt Beckmann" w:date="2013-06-06T14:17:00Z"/>
              <w:rFonts w:eastAsiaTheme="minorEastAsia"/>
              <w:noProof/>
            </w:rPr>
          </w:pPr>
          <w:ins w:id="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7"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8" w:author="Curt Beckmann" w:date="2013-06-06T14:17:00Z"/>
              <w:rFonts w:eastAsiaTheme="minorEastAsia"/>
              <w:noProof/>
            </w:rPr>
          </w:pPr>
          <w:ins w:id="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10"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1" w:author="Curt Beckmann" w:date="2013-06-06T14:17:00Z"/>
              <w:rFonts w:eastAsiaTheme="minorEastAsia"/>
              <w:noProof/>
            </w:rPr>
          </w:pPr>
          <w:ins w:id="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3"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4" w:author="Curt Beckmann" w:date="2013-06-06T14:17:00Z"/>
              <w:rFonts w:eastAsiaTheme="minorEastAsia"/>
              <w:noProof/>
            </w:rPr>
          </w:pPr>
          <w:ins w:id="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6"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7" w:author="Curt Beckmann" w:date="2013-06-06T14:17:00Z"/>
              <w:rFonts w:eastAsiaTheme="minorEastAsia"/>
              <w:noProof/>
            </w:rPr>
          </w:pPr>
          <w:ins w:id="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19"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20" w:author="Curt Beckmann" w:date="2013-06-06T14:17:00Z"/>
              <w:rFonts w:eastAsiaTheme="minorEastAsia"/>
              <w:noProof/>
            </w:rPr>
          </w:pPr>
          <w:ins w:id="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2"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3" w:author="Curt Beckmann" w:date="2013-06-06T14:17:00Z"/>
              <w:rFonts w:eastAsiaTheme="minorEastAsia"/>
              <w:noProof/>
            </w:rPr>
          </w:pPr>
          <w:ins w:id="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5"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6" w:author="Curt Beckmann" w:date="2013-06-06T14:17:00Z"/>
              <w:rFonts w:eastAsiaTheme="minorEastAsia"/>
              <w:noProof/>
            </w:rPr>
          </w:pPr>
          <w:ins w:id="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8"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29" w:author="Curt Beckmann" w:date="2013-06-06T14:17:00Z"/>
              <w:rFonts w:eastAsiaTheme="minorEastAsia"/>
              <w:noProof/>
            </w:rPr>
          </w:pPr>
          <w:ins w:id="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1"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2" w:author="Curt Beckmann" w:date="2013-06-06T14:17:00Z"/>
              <w:rFonts w:eastAsiaTheme="minorEastAsia"/>
              <w:noProof/>
            </w:rPr>
          </w:pPr>
          <w:ins w:id="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4"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5" w:author="Curt Beckmann" w:date="2013-06-06T14:17:00Z"/>
              <w:rFonts w:eastAsiaTheme="minorEastAsia"/>
              <w:noProof/>
            </w:rPr>
          </w:pPr>
          <w:ins w:id="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7"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8" w:author="Curt Beckmann" w:date="2013-06-06T14:17:00Z"/>
              <w:rFonts w:eastAsiaTheme="minorEastAsia"/>
              <w:noProof/>
            </w:rPr>
          </w:pPr>
          <w:ins w:id="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40"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1" w:author="Curt Beckmann" w:date="2013-06-06T14:17:00Z"/>
              <w:rFonts w:eastAsiaTheme="minorEastAsia"/>
              <w:noProof/>
            </w:rPr>
          </w:pPr>
          <w:ins w:id="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3"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4" w:author="Curt Beckmann" w:date="2013-06-06T14:17:00Z"/>
              <w:rFonts w:eastAsiaTheme="minorEastAsia"/>
              <w:noProof/>
            </w:rPr>
          </w:pPr>
          <w:ins w:id="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6"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7" w:author="Curt Beckmann" w:date="2013-06-06T14:17:00Z"/>
              <w:rFonts w:eastAsiaTheme="minorEastAsia"/>
              <w:noProof/>
            </w:rPr>
          </w:pPr>
          <w:ins w:id="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49"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50" w:author="Curt Beckmann" w:date="2013-06-06T14:17:00Z"/>
              <w:rFonts w:eastAsiaTheme="minorEastAsia"/>
              <w:noProof/>
            </w:rPr>
          </w:pPr>
          <w:ins w:id="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2"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3" w:author="Curt Beckmann" w:date="2013-06-06T14:17:00Z"/>
              <w:rFonts w:eastAsiaTheme="minorEastAsia"/>
              <w:noProof/>
            </w:rPr>
          </w:pPr>
          <w:ins w:id="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5"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6" w:author="Curt Beckmann" w:date="2013-06-06T14:17:00Z"/>
              <w:rFonts w:eastAsiaTheme="minorEastAsia"/>
              <w:noProof/>
            </w:rPr>
          </w:pPr>
          <w:ins w:id="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8"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59" w:author="Curt Beckmann" w:date="2013-06-06T14:17:00Z"/>
              <w:rFonts w:eastAsiaTheme="minorEastAsia"/>
              <w:noProof/>
            </w:rPr>
          </w:pPr>
          <w:ins w:id="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1"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2" w:author="Curt Beckmann" w:date="2013-06-06T14:17:00Z"/>
              <w:rFonts w:eastAsiaTheme="minorEastAsia"/>
              <w:noProof/>
            </w:rPr>
          </w:pPr>
          <w:ins w:id="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4"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5" w:author="Curt Beckmann" w:date="2013-06-06T14:17:00Z"/>
              <w:rFonts w:eastAsiaTheme="minorEastAsia"/>
              <w:noProof/>
            </w:rPr>
          </w:pPr>
          <w:ins w:id="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7"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8" w:author="Curt Beckmann" w:date="2013-06-06T14:17:00Z"/>
              <w:rFonts w:eastAsiaTheme="minorEastAsia"/>
              <w:noProof/>
            </w:rPr>
          </w:pPr>
          <w:ins w:id="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70"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1" w:author="Curt Beckmann" w:date="2013-06-06T14:17:00Z"/>
              <w:rFonts w:eastAsiaTheme="minorEastAsia"/>
              <w:noProof/>
            </w:rPr>
          </w:pPr>
          <w:ins w:id="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3"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4" w:author="Curt Beckmann" w:date="2013-06-06T14:17:00Z"/>
              <w:rFonts w:eastAsiaTheme="minorEastAsia"/>
              <w:noProof/>
            </w:rPr>
          </w:pPr>
          <w:ins w:id="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6"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7" w:author="Curt Beckmann" w:date="2013-06-06T14:17:00Z"/>
              <w:rFonts w:eastAsiaTheme="minorEastAsia"/>
              <w:noProof/>
            </w:rPr>
          </w:pPr>
          <w:ins w:id="7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79"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80" w:author="Curt Beckmann" w:date="2013-06-06T14:17:00Z"/>
              <w:rFonts w:eastAsiaTheme="minorEastAsia"/>
              <w:noProof/>
            </w:rPr>
          </w:pPr>
          <w:ins w:id="8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2"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3" w:author="Curt Beckmann" w:date="2013-06-06T14:17:00Z"/>
              <w:rFonts w:eastAsiaTheme="minorEastAsia"/>
              <w:noProof/>
            </w:rPr>
          </w:pPr>
          <w:ins w:id="8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5"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6" w:author="Curt Beckmann" w:date="2013-06-06T14:17:00Z"/>
              <w:rFonts w:eastAsiaTheme="minorEastAsia"/>
              <w:noProof/>
            </w:rPr>
          </w:pPr>
          <w:ins w:id="8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8"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89" w:author="Curt Beckmann" w:date="2013-06-06T14:17:00Z"/>
              <w:rFonts w:eastAsiaTheme="minorEastAsia"/>
              <w:noProof/>
            </w:rPr>
          </w:pPr>
          <w:ins w:id="9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1"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2" w:author="Curt Beckmann" w:date="2013-06-06T14:17:00Z"/>
              <w:rFonts w:eastAsiaTheme="minorEastAsia"/>
              <w:noProof/>
            </w:rPr>
          </w:pPr>
          <w:ins w:id="9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4"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5" w:author="Curt Beckmann" w:date="2013-06-06T14:17:00Z"/>
              <w:rFonts w:eastAsiaTheme="minorEastAsia"/>
              <w:noProof/>
            </w:rPr>
          </w:pPr>
          <w:ins w:id="96"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7"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8" w:author="Curt Beckmann" w:date="2013-06-06T14:17:00Z"/>
              <w:rFonts w:eastAsiaTheme="minorEastAsia"/>
              <w:noProof/>
            </w:rPr>
          </w:pPr>
          <w:ins w:id="9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100"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1" w:author="Curt Beckmann" w:date="2013-06-06T14:17:00Z"/>
              <w:rFonts w:eastAsiaTheme="minorEastAsia"/>
              <w:noProof/>
            </w:rPr>
          </w:pPr>
          <w:ins w:id="10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3"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4" w:author="Curt Beckmann" w:date="2013-06-06T14:17:00Z"/>
              <w:rFonts w:eastAsiaTheme="minorEastAsia"/>
              <w:noProof/>
            </w:rPr>
          </w:pPr>
          <w:ins w:id="10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6"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7" w:author="Curt Beckmann" w:date="2013-06-06T14:17:00Z"/>
              <w:rFonts w:eastAsiaTheme="minorEastAsia"/>
              <w:noProof/>
            </w:rPr>
          </w:pPr>
          <w:ins w:id="10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09"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10" w:author="Curt Beckmann" w:date="2013-06-06T14:17:00Z"/>
              <w:rFonts w:eastAsiaTheme="minorEastAsia"/>
              <w:noProof/>
            </w:rPr>
          </w:pPr>
          <w:ins w:id="1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2"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3" w:author="Curt Beckmann" w:date="2013-06-06T14:17:00Z"/>
              <w:rFonts w:eastAsiaTheme="minorEastAsia"/>
              <w:noProof/>
            </w:rPr>
          </w:pPr>
          <w:ins w:id="1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5"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6" w:author="Curt Beckmann" w:date="2013-06-06T14:17:00Z"/>
              <w:rFonts w:eastAsiaTheme="minorEastAsia"/>
              <w:noProof/>
            </w:rPr>
          </w:pPr>
          <w:ins w:id="1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8"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19" w:author="Curt Beckmann" w:date="2013-06-06T14:17:00Z"/>
              <w:rFonts w:eastAsiaTheme="minorEastAsia"/>
              <w:noProof/>
            </w:rPr>
          </w:pPr>
          <w:ins w:id="1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1"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2" w:author="Curt Beckmann" w:date="2013-06-06T14:17:00Z"/>
              <w:rFonts w:eastAsiaTheme="minorEastAsia"/>
              <w:noProof/>
            </w:rPr>
          </w:pPr>
          <w:ins w:id="1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4"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5" w:author="Curt Beckmann" w:date="2013-06-06T14:17:00Z"/>
              <w:rFonts w:eastAsiaTheme="minorEastAsia"/>
              <w:noProof/>
            </w:rPr>
          </w:pPr>
          <w:ins w:id="1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7"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8" w:author="Curt Beckmann" w:date="2013-06-06T14:17:00Z"/>
              <w:rFonts w:eastAsiaTheme="minorEastAsia"/>
              <w:noProof/>
            </w:rPr>
          </w:pPr>
          <w:ins w:id="1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30"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1" w:author="Curt Beckmann" w:date="2013-06-06T14:17:00Z"/>
              <w:rFonts w:eastAsiaTheme="minorEastAsia"/>
              <w:noProof/>
            </w:rPr>
          </w:pPr>
          <w:ins w:id="1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3"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4" w:author="Curt Beckmann" w:date="2013-06-06T14:17:00Z"/>
              <w:rFonts w:eastAsiaTheme="minorEastAsia"/>
              <w:noProof/>
            </w:rPr>
          </w:pPr>
          <w:ins w:id="1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6"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7" w:author="Curt Beckmann" w:date="2013-06-06T14:17:00Z"/>
              <w:rFonts w:eastAsiaTheme="minorEastAsia"/>
              <w:noProof/>
            </w:rPr>
          </w:pPr>
          <w:ins w:id="1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39"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40" w:author="Curt Beckmann" w:date="2013-06-06T14:17:00Z"/>
              <w:rFonts w:eastAsiaTheme="minorEastAsia"/>
              <w:noProof/>
            </w:rPr>
          </w:pPr>
          <w:ins w:id="1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2"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3" w:author="Curt Beckmann" w:date="2013-06-06T14:17:00Z"/>
              <w:rFonts w:eastAsiaTheme="minorEastAsia"/>
              <w:noProof/>
            </w:rPr>
          </w:pPr>
          <w:ins w:id="1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5"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6" w:author="Curt Beckmann" w:date="2013-06-06T14:17:00Z"/>
              <w:rFonts w:eastAsiaTheme="minorEastAsia"/>
              <w:noProof/>
            </w:rPr>
          </w:pPr>
          <w:ins w:id="1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8"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49" w:author="Curt Beckmann" w:date="2013-06-06T14:17:00Z"/>
              <w:rFonts w:eastAsiaTheme="minorEastAsia"/>
              <w:noProof/>
            </w:rPr>
          </w:pPr>
          <w:ins w:id="1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1"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2" w:author="Curt Beckmann" w:date="2013-06-06T14:17:00Z"/>
              <w:rFonts w:eastAsiaTheme="minorEastAsia"/>
              <w:noProof/>
            </w:rPr>
          </w:pPr>
          <w:ins w:id="1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4"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5" w:author="Curt Beckmann" w:date="2013-06-06T14:17:00Z"/>
              <w:rFonts w:eastAsiaTheme="minorEastAsia"/>
              <w:noProof/>
            </w:rPr>
          </w:pPr>
          <w:ins w:id="1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7"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8" w:author="Curt Beckmann" w:date="2013-06-06T14:17:00Z"/>
              <w:rFonts w:eastAsiaTheme="minorEastAsia"/>
              <w:noProof/>
            </w:rPr>
          </w:pPr>
          <w:ins w:id="1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60"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1" w:author="Curt Beckmann" w:date="2013-06-06T14:17:00Z"/>
              <w:rFonts w:eastAsiaTheme="minorEastAsia"/>
              <w:noProof/>
            </w:rPr>
          </w:pPr>
          <w:ins w:id="1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3"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4" w:author="Curt Beckmann" w:date="2013-06-06T14:17:00Z"/>
              <w:rFonts w:eastAsiaTheme="minorEastAsia"/>
              <w:noProof/>
            </w:rPr>
          </w:pPr>
          <w:ins w:id="1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6"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7" w:author="Curt Beckmann" w:date="2013-06-06T14:17:00Z"/>
              <w:rFonts w:eastAsiaTheme="minorEastAsia"/>
              <w:noProof/>
            </w:rPr>
          </w:pPr>
          <w:ins w:id="1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69"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70" w:author="Curt Beckmann" w:date="2013-06-06T14:17:00Z"/>
              <w:rFonts w:eastAsiaTheme="minorEastAsia"/>
              <w:noProof/>
            </w:rPr>
          </w:pPr>
          <w:ins w:id="1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2"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3" w:author="Curt Beckmann" w:date="2013-06-06T14:17:00Z"/>
              <w:rFonts w:eastAsiaTheme="minorEastAsia"/>
              <w:noProof/>
            </w:rPr>
          </w:pPr>
          <w:ins w:id="1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5"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6" w:author="Curt Beckmann" w:date="2013-06-06T14:17:00Z"/>
              <w:rFonts w:eastAsiaTheme="minorEastAsia"/>
              <w:noProof/>
            </w:rPr>
          </w:pPr>
          <w:ins w:id="1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8"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79" w:author="Curt Beckmann" w:date="2013-06-06T14:17:00Z"/>
              <w:rFonts w:eastAsiaTheme="minorEastAsia"/>
              <w:noProof/>
            </w:rPr>
          </w:pPr>
          <w:ins w:id="18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1"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2" w:author="Curt Beckmann" w:date="2013-06-06T14:17:00Z"/>
              <w:rFonts w:eastAsiaTheme="minorEastAsia"/>
              <w:noProof/>
            </w:rPr>
          </w:pPr>
          <w:ins w:id="18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4"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5" w:author="Curt Beckmann" w:date="2013-06-06T14:17:00Z"/>
              <w:rFonts w:eastAsiaTheme="minorEastAsia"/>
              <w:noProof/>
            </w:rPr>
          </w:pPr>
          <w:ins w:id="18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7"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8" w:author="Curt Beckmann" w:date="2013-06-06T14:17:00Z"/>
              <w:rFonts w:eastAsiaTheme="minorEastAsia"/>
              <w:noProof/>
            </w:rPr>
          </w:pPr>
          <w:ins w:id="18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90"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1" w:author="Curt Beckmann" w:date="2013-06-06T14:17:00Z"/>
              <w:rFonts w:eastAsiaTheme="minorEastAsia"/>
              <w:noProof/>
            </w:rPr>
          </w:pPr>
          <w:ins w:id="19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3"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4" w:author="Curt Beckmann" w:date="2013-06-06T14:17:00Z"/>
              <w:rFonts w:eastAsiaTheme="minorEastAsia"/>
              <w:noProof/>
            </w:rPr>
          </w:pPr>
          <w:ins w:id="195"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6"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7" w:author="Curt Beckmann" w:date="2013-06-06T14:17:00Z"/>
              <w:rFonts w:eastAsiaTheme="minorEastAsia"/>
              <w:noProof/>
            </w:rPr>
          </w:pPr>
          <w:ins w:id="19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199"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200" w:author="Curt Beckmann" w:date="2013-06-06T14:17:00Z"/>
              <w:rFonts w:eastAsiaTheme="minorEastAsia"/>
              <w:noProof/>
            </w:rPr>
          </w:pPr>
          <w:ins w:id="20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2"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3" w:author="Curt Beckmann" w:date="2013-06-06T14:17:00Z"/>
              <w:rFonts w:eastAsiaTheme="minorEastAsia"/>
              <w:noProof/>
            </w:rPr>
          </w:pPr>
          <w:ins w:id="20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5"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6" w:author="Curt Beckmann" w:date="2013-06-06T14:17:00Z"/>
              <w:rFonts w:eastAsiaTheme="minorEastAsia"/>
              <w:noProof/>
            </w:rPr>
          </w:pPr>
          <w:ins w:id="20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8"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09" w:author="Curt Beckmann" w:date="2013-06-06T14:17:00Z"/>
              <w:rFonts w:eastAsiaTheme="minorEastAsia"/>
              <w:noProof/>
            </w:rPr>
          </w:pPr>
          <w:ins w:id="2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1"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2" w:author="Curt Beckmann" w:date="2013-06-06T14:17:00Z"/>
              <w:rFonts w:eastAsiaTheme="minorEastAsia"/>
              <w:noProof/>
            </w:rPr>
          </w:pPr>
          <w:ins w:id="2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4"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5" w:author="Curt Beckmann" w:date="2013-06-06T14:17:00Z"/>
              <w:rFonts w:eastAsiaTheme="minorEastAsia"/>
              <w:noProof/>
            </w:rPr>
          </w:pPr>
          <w:ins w:id="2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7"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8" w:author="Curt Beckmann" w:date="2013-06-06T14:17:00Z"/>
              <w:rFonts w:eastAsiaTheme="minorEastAsia"/>
              <w:noProof/>
            </w:rPr>
          </w:pPr>
          <w:ins w:id="2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20"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1" w:author="Curt Beckmann" w:date="2013-06-06T14:17:00Z"/>
              <w:rFonts w:eastAsiaTheme="minorEastAsia"/>
              <w:noProof/>
            </w:rPr>
          </w:pPr>
          <w:ins w:id="2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3"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4" w:author="Curt Beckmann" w:date="2013-06-06T14:17:00Z"/>
              <w:rFonts w:eastAsiaTheme="minorEastAsia"/>
              <w:noProof/>
            </w:rPr>
          </w:pPr>
          <w:ins w:id="2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6"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7" w:author="Curt Beckmann" w:date="2013-06-06T14:17:00Z"/>
              <w:rFonts w:eastAsiaTheme="minorEastAsia"/>
              <w:noProof/>
            </w:rPr>
          </w:pPr>
          <w:ins w:id="2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29"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30" w:author="Curt Beckmann" w:date="2013-06-06T14:17:00Z"/>
              <w:rFonts w:eastAsiaTheme="minorEastAsia"/>
              <w:noProof/>
            </w:rPr>
          </w:pPr>
          <w:ins w:id="2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2"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3" w:author="Curt Beckmann" w:date="2013-06-06T14:17:00Z"/>
              <w:rFonts w:eastAsiaTheme="minorEastAsia"/>
              <w:noProof/>
            </w:rPr>
          </w:pPr>
          <w:ins w:id="2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5"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6" w:author="Curt Beckmann" w:date="2013-06-06T14:17:00Z"/>
              <w:rFonts w:eastAsiaTheme="minorEastAsia"/>
              <w:noProof/>
            </w:rPr>
          </w:pPr>
          <w:ins w:id="2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8"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39" w:author="Curt Beckmann" w:date="2013-06-06T14:17:00Z"/>
              <w:rFonts w:eastAsiaTheme="minorEastAsia"/>
              <w:noProof/>
            </w:rPr>
          </w:pPr>
          <w:ins w:id="2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1"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2" w:author="Curt Beckmann" w:date="2013-06-06T14:17:00Z"/>
              <w:rFonts w:eastAsiaTheme="minorEastAsia"/>
              <w:noProof/>
            </w:rPr>
          </w:pPr>
          <w:ins w:id="2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4"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5" w:author="Curt Beckmann" w:date="2013-06-06T14:17:00Z"/>
              <w:rFonts w:eastAsiaTheme="minorEastAsia"/>
              <w:noProof/>
            </w:rPr>
          </w:pPr>
          <w:ins w:id="2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7"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8" w:author="Curt Beckmann" w:date="2013-06-06T14:17:00Z"/>
              <w:rFonts w:eastAsiaTheme="minorEastAsia"/>
              <w:noProof/>
            </w:rPr>
          </w:pPr>
          <w:ins w:id="2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50"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1" w:author="Curt Beckmann" w:date="2013-06-06T14:17:00Z"/>
              <w:rFonts w:eastAsiaTheme="minorEastAsia"/>
              <w:noProof/>
            </w:rPr>
          </w:pPr>
          <w:ins w:id="2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3"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4" w:author="Curt Beckmann" w:date="2013-06-06T14:17:00Z"/>
              <w:rFonts w:eastAsiaTheme="minorEastAsia"/>
              <w:noProof/>
            </w:rPr>
          </w:pPr>
          <w:ins w:id="2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6"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7" w:author="Curt Beckmann" w:date="2013-06-06T14:17:00Z"/>
              <w:rFonts w:eastAsiaTheme="minorEastAsia"/>
              <w:noProof/>
            </w:rPr>
          </w:pPr>
          <w:ins w:id="2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59"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60" w:author="Curt Beckmann" w:date="2013-06-06T14:17:00Z"/>
              <w:rFonts w:eastAsiaTheme="minorEastAsia"/>
              <w:noProof/>
            </w:rPr>
          </w:pPr>
          <w:ins w:id="2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2"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3" w:author="Curt Beckmann" w:date="2013-06-06T14:17:00Z"/>
              <w:rFonts w:eastAsiaTheme="minorEastAsia"/>
              <w:noProof/>
            </w:rPr>
          </w:pPr>
          <w:ins w:id="2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5"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6" w:author="Curt Beckmann" w:date="2013-06-06T14:17:00Z"/>
              <w:rFonts w:eastAsiaTheme="minorEastAsia"/>
              <w:noProof/>
            </w:rPr>
          </w:pPr>
          <w:ins w:id="2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8"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69" w:author="Curt Beckmann" w:date="2013-06-06T14:17:00Z"/>
              <w:rFonts w:eastAsiaTheme="minorEastAsia"/>
              <w:noProof/>
            </w:rPr>
          </w:pPr>
          <w:ins w:id="2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1"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2" w:author="Curt Beckmann" w:date="2013-06-06T14:17:00Z"/>
              <w:rFonts w:eastAsiaTheme="minorEastAsia"/>
              <w:noProof/>
            </w:rPr>
          </w:pPr>
          <w:ins w:id="2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4"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5" w:author="Curt Beckmann" w:date="2013-06-06T14:17:00Z"/>
              <w:rFonts w:eastAsiaTheme="minorEastAsia"/>
              <w:noProof/>
            </w:rPr>
          </w:pPr>
          <w:ins w:id="2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7"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8" w:author="Curt Beckmann" w:date="2013-06-06T14:17:00Z"/>
              <w:rFonts w:eastAsiaTheme="minorEastAsia"/>
              <w:noProof/>
            </w:rPr>
          </w:pPr>
          <w:del w:id="279" w:author="Curt Beckmann" w:date="2013-06-06T14:17:00Z">
            <w:r w:rsidRPr="00E00D57" w:rsidDel="00E00D57">
              <w:rPr>
                <w:rPrChange w:id="280" w:author="Curt Beckmann" w:date="2013-06-06T14:17:00Z">
                  <w:rPr>
                    <w:rStyle w:val="Hyperlink"/>
                    <w:noProof/>
                  </w:rPr>
                </w:rPrChange>
              </w:rPr>
              <w:delText>1</w:delText>
            </w:r>
            <w:r w:rsidDel="00E00D57">
              <w:rPr>
                <w:rFonts w:eastAsiaTheme="minorEastAsia"/>
                <w:noProof/>
              </w:rPr>
              <w:tab/>
            </w:r>
            <w:r w:rsidRPr="00E00D57" w:rsidDel="00E00D57">
              <w:rPr>
                <w:rPrChange w:id="281"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2" w:author="Curt Beckmann" w:date="2013-06-06T14:17:00Z"/>
              <w:rFonts w:eastAsiaTheme="minorEastAsia"/>
              <w:noProof/>
            </w:rPr>
          </w:pPr>
          <w:del w:id="283" w:author="Curt Beckmann" w:date="2013-06-06T14:17:00Z">
            <w:r w:rsidRPr="00E00D57" w:rsidDel="00E00D57">
              <w:rPr>
                <w:rPrChange w:id="284" w:author="Curt Beckmann" w:date="2013-06-06T14:17:00Z">
                  <w:rPr>
                    <w:rStyle w:val="Hyperlink"/>
                    <w:noProof/>
                  </w:rPr>
                </w:rPrChange>
              </w:rPr>
              <w:delText>2</w:delText>
            </w:r>
            <w:r w:rsidDel="00E00D57">
              <w:rPr>
                <w:rFonts w:eastAsiaTheme="minorEastAsia"/>
                <w:noProof/>
              </w:rPr>
              <w:tab/>
            </w:r>
            <w:r w:rsidRPr="00E00D57" w:rsidDel="00E00D57">
              <w:rPr>
                <w:rPrChange w:id="285"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6" w:author="Curt Beckmann" w:date="2013-06-06T14:17:00Z"/>
              <w:rFonts w:eastAsiaTheme="minorEastAsia"/>
              <w:noProof/>
            </w:rPr>
          </w:pPr>
          <w:del w:id="287" w:author="Curt Beckmann" w:date="2013-06-06T14:17:00Z">
            <w:r w:rsidRPr="00E00D57" w:rsidDel="00E00D57">
              <w:rPr>
                <w:rPrChange w:id="288" w:author="Curt Beckmann" w:date="2013-06-06T14:17:00Z">
                  <w:rPr>
                    <w:rStyle w:val="Hyperlink"/>
                    <w:noProof/>
                  </w:rPr>
                </w:rPrChange>
              </w:rPr>
              <w:delText>3</w:delText>
            </w:r>
            <w:r w:rsidDel="00E00D57">
              <w:rPr>
                <w:rFonts w:eastAsiaTheme="minorEastAsia"/>
                <w:noProof/>
              </w:rPr>
              <w:tab/>
            </w:r>
            <w:r w:rsidRPr="00E00D57" w:rsidDel="00E00D57">
              <w:rPr>
                <w:rPrChange w:id="289"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90" w:author="Curt Beckmann" w:date="2013-06-06T14:17:00Z"/>
              <w:rFonts w:eastAsiaTheme="minorEastAsia"/>
              <w:noProof/>
            </w:rPr>
          </w:pPr>
          <w:del w:id="291" w:author="Curt Beckmann" w:date="2013-06-06T14:17:00Z">
            <w:r w:rsidRPr="00E00D57" w:rsidDel="00E00D57">
              <w:rPr>
                <w:rPrChange w:id="292" w:author="Curt Beckmann" w:date="2013-06-06T14:17:00Z">
                  <w:rPr>
                    <w:rStyle w:val="Hyperlink"/>
                    <w:noProof/>
                  </w:rPr>
                </w:rPrChange>
              </w:rPr>
              <w:delText>4</w:delText>
            </w:r>
            <w:r w:rsidDel="00E00D57">
              <w:rPr>
                <w:rFonts w:eastAsiaTheme="minorEastAsia"/>
                <w:noProof/>
              </w:rPr>
              <w:tab/>
            </w:r>
            <w:r w:rsidRPr="00E00D57" w:rsidDel="00E00D57">
              <w:rPr>
                <w:rPrChange w:id="293"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4" w:author="Curt Beckmann" w:date="2013-06-06T14:17:00Z"/>
              <w:rFonts w:eastAsiaTheme="minorEastAsia"/>
              <w:noProof/>
            </w:rPr>
          </w:pPr>
          <w:del w:id="295" w:author="Curt Beckmann" w:date="2013-06-06T14:17:00Z">
            <w:r w:rsidRPr="00E00D57" w:rsidDel="00E00D57">
              <w:rPr>
                <w:rPrChange w:id="296" w:author="Curt Beckmann" w:date="2013-06-06T14:17:00Z">
                  <w:rPr>
                    <w:rStyle w:val="Hyperlink"/>
                    <w:noProof/>
                  </w:rPr>
                </w:rPrChange>
              </w:rPr>
              <w:delText>5</w:delText>
            </w:r>
            <w:r w:rsidDel="00E00D57">
              <w:rPr>
                <w:rFonts w:eastAsiaTheme="minorEastAsia"/>
                <w:noProof/>
              </w:rPr>
              <w:tab/>
            </w:r>
            <w:r w:rsidRPr="00E00D57" w:rsidDel="00E00D57">
              <w:rPr>
                <w:rPrChange w:id="297"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8" w:author="Curt Beckmann" w:date="2013-06-06T14:17:00Z"/>
              <w:rFonts w:eastAsiaTheme="minorEastAsia"/>
              <w:noProof/>
            </w:rPr>
          </w:pPr>
          <w:del w:id="299" w:author="Curt Beckmann" w:date="2013-06-06T14:17:00Z">
            <w:r w:rsidRPr="00E00D57" w:rsidDel="00E00D57">
              <w:rPr>
                <w:rPrChange w:id="300" w:author="Curt Beckmann" w:date="2013-06-06T14:17:00Z">
                  <w:rPr>
                    <w:rStyle w:val="Hyperlink"/>
                    <w:noProof/>
                  </w:rPr>
                </w:rPrChange>
              </w:rPr>
              <w:delText>5.1</w:delText>
            </w:r>
            <w:r w:rsidDel="00E00D57">
              <w:rPr>
                <w:rFonts w:eastAsiaTheme="minorEastAsia"/>
                <w:noProof/>
              </w:rPr>
              <w:tab/>
            </w:r>
            <w:r w:rsidRPr="00E00D57" w:rsidDel="00E00D57">
              <w:rPr>
                <w:rPrChange w:id="301"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2" w:author="Curt Beckmann" w:date="2013-06-06T14:17:00Z"/>
              <w:rFonts w:eastAsiaTheme="minorEastAsia"/>
              <w:noProof/>
            </w:rPr>
          </w:pPr>
          <w:del w:id="303" w:author="Curt Beckmann" w:date="2013-06-06T14:17:00Z">
            <w:r w:rsidRPr="00E00D57" w:rsidDel="00E00D57">
              <w:rPr>
                <w:rPrChange w:id="304" w:author="Curt Beckmann" w:date="2013-06-06T14:17:00Z">
                  <w:rPr>
                    <w:rStyle w:val="Hyperlink"/>
                    <w:noProof/>
                  </w:rPr>
                </w:rPrChange>
              </w:rPr>
              <w:delText>5.2</w:delText>
            </w:r>
            <w:r w:rsidDel="00E00D57">
              <w:rPr>
                <w:rFonts w:eastAsiaTheme="minorEastAsia"/>
                <w:noProof/>
              </w:rPr>
              <w:tab/>
            </w:r>
            <w:r w:rsidRPr="00E00D57" w:rsidDel="00E00D57">
              <w:rPr>
                <w:rPrChange w:id="305"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6" w:author="Curt Beckmann" w:date="2013-06-06T14:17:00Z"/>
              <w:rFonts w:eastAsiaTheme="minorEastAsia"/>
              <w:noProof/>
            </w:rPr>
          </w:pPr>
          <w:del w:id="307" w:author="Curt Beckmann" w:date="2013-06-06T14:17:00Z">
            <w:r w:rsidRPr="00E00D57" w:rsidDel="00E00D57">
              <w:rPr>
                <w:rPrChange w:id="308" w:author="Curt Beckmann" w:date="2013-06-06T14:17:00Z">
                  <w:rPr>
                    <w:rStyle w:val="Hyperlink"/>
                    <w:noProof/>
                  </w:rPr>
                </w:rPrChange>
              </w:rPr>
              <w:delText>5.3</w:delText>
            </w:r>
            <w:r w:rsidDel="00E00D57">
              <w:rPr>
                <w:rFonts w:eastAsiaTheme="minorEastAsia"/>
                <w:noProof/>
              </w:rPr>
              <w:tab/>
            </w:r>
            <w:r w:rsidRPr="00E00D57" w:rsidDel="00E00D57">
              <w:rPr>
                <w:rPrChange w:id="309"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10" w:author="Curt Beckmann" w:date="2013-06-06T14:17:00Z"/>
              <w:rFonts w:eastAsiaTheme="minorEastAsia"/>
              <w:noProof/>
            </w:rPr>
          </w:pPr>
          <w:del w:id="311" w:author="Curt Beckmann" w:date="2013-06-06T14:17:00Z">
            <w:r w:rsidRPr="00E00D57" w:rsidDel="00E00D57">
              <w:rPr>
                <w:rPrChange w:id="312" w:author="Curt Beckmann" w:date="2013-06-06T14:17:00Z">
                  <w:rPr>
                    <w:rStyle w:val="Hyperlink"/>
                    <w:noProof/>
                  </w:rPr>
                </w:rPrChange>
              </w:rPr>
              <w:delText>5.4</w:delText>
            </w:r>
            <w:r w:rsidDel="00E00D57">
              <w:rPr>
                <w:rFonts w:eastAsiaTheme="minorEastAsia"/>
                <w:noProof/>
              </w:rPr>
              <w:tab/>
            </w:r>
            <w:r w:rsidRPr="00E00D57" w:rsidDel="00E00D57">
              <w:rPr>
                <w:rPrChange w:id="313"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4" w:author="Curt Beckmann" w:date="2013-06-06T14:17:00Z"/>
              <w:rFonts w:eastAsiaTheme="minorEastAsia"/>
              <w:noProof/>
            </w:rPr>
          </w:pPr>
          <w:del w:id="315" w:author="Curt Beckmann" w:date="2013-06-06T14:17:00Z">
            <w:r w:rsidRPr="00E00D57" w:rsidDel="00E00D57">
              <w:rPr>
                <w:rPrChange w:id="316" w:author="Curt Beckmann" w:date="2013-06-06T14:17:00Z">
                  <w:rPr>
                    <w:rStyle w:val="Hyperlink"/>
                    <w:noProof/>
                  </w:rPr>
                </w:rPrChange>
              </w:rPr>
              <w:delText>5.4.1</w:delText>
            </w:r>
            <w:r w:rsidDel="00E00D57">
              <w:rPr>
                <w:rFonts w:eastAsiaTheme="minorEastAsia"/>
                <w:noProof/>
              </w:rPr>
              <w:tab/>
            </w:r>
            <w:r w:rsidRPr="00E00D57" w:rsidDel="00E00D57">
              <w:rPr>
                <w:rPrChange w:id="317"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8" w:author="Curt Beckmann" w:date="2013-06-06T14:17:00Z"/>
              <w:rFonts w:eastAsiaTheme="minorEastAsia"/>
              <w:noProof/>
            </w:rPr>
          </w:pPr>
          <w:del w:id="319" w:author="Curt Beckmann" w:date="2013-06-06T14:17:00Z">
            <w:r w:rsidRPr="00E00D57" w:rsidDel="00E00D57">
              <w:rPr>
                <w:rPrChange w:id="320" w:author="Curt Beckmann" w:date="2013-06-06T14:17:00Z">
                  <w:rPr>
                    <w:rStyle w:val="Hyperlink"/>
                    <w:noProof/>
                  </w:rPr>
                </w:rPrChange>
              </w:rPr>
              <w:delText>5.4.2</w:delText>
            </w:r>
            <w:r w:rsidDel="00E00D57">
              <w:rPr>
                <w:rFonts w:eastAsiaTheme="minorEastAsia"/>
                <w:noProof/>
              </w:rPr>
              <w:tab/>
            </w:r>
            <w:r w:rsidRPr="00E00D57" w:rsidDel="00E00D57">
              <w:rPr>
                <w:rPrChange w:id="321"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2" w:author="Curt Beckmann" w:date="2013-06-06T14:17:00Z"/>
              <w:rFonts w:eastAsiaTheme="minorEastAsia"/>
              <w:noProof/>
            </w:rPr>
          </w:pPr>
          <w:del w:id="323" w:author="Curt Beckmann" w:date="2013-06-06T14:17:00Z">
            <w:r w:rsidRPr="00E00D57" w:rsidDel="00E00D57">
              <w:rPr>
                <w:rPrChange w:id="324" w:author="Curt Beckmann" w:date="2013-06-06T14:17:00Z">
                  <w:rPr>
                    <w:rStyle w:val="Hyperlink"/>
                    <w:noProof/>
                  </w:rPr>
                </w:rPrChange>
              </w:rPr>
              <w:delText>5.5</w:delText>
            </w:r>
            <w:r w:rsidDel="00E00D57">
              <w:rPr>
                <w:rFonts w:eastAsiaTheme="minorEastAsia"/>
                <w:noProof/>
              </w:rPr>
              <w:tab/>
            </w:r>
            <w:r w:rsidRPr="00E00D57" w:rsidDel="00E00D57">
              <w:rPr>
                <w:rPrChange w:id="325"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6" w:author="Curt Beckmann" w:date="2013-06-06T14:17:00Z"/>
              <w:rFonts w:eastAsiaTheme="minorEastAsia"/>
              <w:noProof/>
            </w:rPr>
          </w:pPr>
          <w:del w:id="327" w:author="Curt Beckmann" w:date="2013-06-06T14:17:00Z">
            <w:r w:rsidRPr="00E00D57" w:rsidDel="00E00D57">
              <w:rPr>
                <w:rPrChange w:id="328" w:author="Curt Beckmann" w:date="2013-06-06T14:17:00Z">
                  <w:rPr>
                    <w:rStyle w:val="Hyperlink"/>
                    <w:noProof/>
                  </w:rPr>
                </w:rPrChange>
              </w:rPr>
              <w:delText>6</w:delText>
            </w:r>
            <w:r w:rsidDel="00E00D57">
              <w:rPr>
                <w:rFonts w:eastAsiaTheme="minorEastAsia"/>
                <w:noProof/>
              </w:rPr>
              <w:tab/>
            </w:r>
            <w:r w:rsidRPr="00E00D57" w:rsidDel="00E00D57">
              <w:rPr>
                <w:rPrChange w:id="329"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30" w:author="Curt Beckmann" w:date="2013-06-06T14:17:00Z"/>
              <w:rFonts w:eastAsiaTheme="minorEastAsia"/>
              <w:noProof/>
            </w:rPr>
          </w:pPr>
          <w:del w:id="331" w:author="Curt Beckmann" w:date="2013-06-06T14:17:00Z">
            <w:r w:rsidRPr="00E00D57" w:rsidDel="00E00D57">
              <w:rPr>
                <w:rPrChange w:id="332" w:author="Curt Beckmann" w:date="2013-06-06T14:17:00Z">
                  <w:rPr>
                    <w:rStyle w:val="Hyperlink"/>
                    <w:noProof/>
                  </w:rPr>
                </w:rPrChange>
              </w:rPr>
              <w:delText>6.1</w:delText>
            </w:r>
            <w:r w:rsidDel="00E00D57">
              <w:rPr>
                <w:rFonts w:eastAsiaTheme="minorEastAsia"/>
                <w:noProof/>
              </w:rPr>
              <w:tab/>
            </w:r>
            <w:r w:rsidRPr="00E00D57" w:rsidDel="00E00D57">
              <w:rPr>
                <w:rPrChange w:id="333"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4" w:author="Curt Beckmann" w:date="2013-06-06T14:17:00Z"/>
              <w:rFonts w:eastAsiaTheme="minorEastAsia"/>
              <w:noProof/>
            </w:rPr>
          </w:pPr>
          <w:del w:id="335" w:author="Curt Beckmann" w:date="2013-06-06T14:17:00Z">
            <w:r w:rsidRPr="00E00D57" w:rsidDel="00E00D57">
              <w:rPr>
                <w:rPrChange w:id="336" w:author="Curt Beckmann" w:date="2013-06-06T14:17:00Z">
                  <w:rPr>
                    <w:rStyle w:val="Hyperlink"/>
                    <w:noProof/>
                  </w:rPr>
                </w:rPrChange>
              </w:rPr>
              <w:delText>6.1.1</w:delText>
            </w:r>
            <w:r w:rsidDel="00E00D57">
              <w:rPr>
                <w:rFonts w:eastAsiaTheme="minorEastAsia"/>
                <w:noProof/>
              </w:rPr>
              <w:tab/>
            </w:r>
            <w:r w:rsidRPr="00E00D57" w:rsidDel="00E00D57">
              <w:rPr>
                <w:rPrChange w:id="337"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8" w:author="Curt Beckmann" w:date="2013-06-06T14:17:00Z"/>
              <w:rFonts w:eastAsiaTheme="minorEastAsia"/>
              <w:noProof/>
            </w:rPr>
          </w:pPr>
          <w:del w:id="339" w:author="Curt Beckmann" w:date="2013-06-06T14:17:00Z">
            <w:r w:rsidRPr="00E00D57" w:rsidDel="00E00D57">
              <w:rPr>
                <w:rPrChange w:id="340" w:author="Curt Beckmann" w:date="2013-06-06T14:17:00Z">
                  <w:rPr>
                    <w:rStyle w:val="Hyperlink"/>
                    <w:noProof/>
                  </w:rPr>
                </w:rPrChange>
              </w:rPr>
              <w:delText>6.1.2</w:delText>
            </w:r>
            <w:r w:rsidDel="00E00D57">
              <w:rPr>
                <w:rFonts w:eastAsiaTheme="minorEastAsia"/>
                <w:noProof/>
              </w:rPr>
              <w:tab/>
            </w:r>
            <w:r w:rsidRPr="00E00D57" w:rsidDel="00E00D57">
              <w:rPr>
                <w:rPrChange w:id="341"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2" w:author="Curt Beckmann" w:date="2013-06-06T14:17:00Z"/>
              <w:rFonts w:eastAsiaTheme="minorEastAsia"/>
              <w:noProof/>
            </w:rPr>
          </w:pPr>
          <w:del w:id="343" w:author="Curt Beckmann" w:date="2013-06-06T14:17:00Z">
            <w:r w:rsidRPr="00E00D57" w:rsidDel="00E00D57">
              <w:rPr>
                <w:rPrChange w:id="344" w:author="Curt Beckmann" w:date="2013-06-06T14:17:00Z">
                  <w:rPr>
                    <w:rStyle w:val="Hyperlink"/>
                    <w:noProof/>
                  </w:rPr>
                </w:rPrChange>
              </w:rPr>
              <w:delText>6.1.3</w:delText>
            </w:r>
            <w:r w:rsidDel="00E00D57">
              <w:rPr>
                <w:rFonts w:eastAsiaTheme="minorEastAsia"/>
                <w:noProof/>
              </w:rPr>
              <w:tab/>
            </w:r>
            <w:r w:rsidRPr="00E00D57" w:rsidDel="00E00D57">
              <w:rPr>
                <w:rPrChange w:id="345"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6" w:author="Curt Beckmann" w:date="2013-06-06T14:17:00Z"/>
              <w:rFonts w:eastAsiaTheme="minorEastAsia"/>
              <w:noProof/>
            </w:rPr>
          </w:pPr>
          <w:del w:id="347" w:author="Curt Beckmann" w:date="2013-06-06T14:17:00Z">
            <w:r w:rsidRPr="00E00D57" w:rsidDel="00E00D57">
              <w:rPr>
                <w:rPrChange w:id="348" w:author="Curt Beckmann" w:date="2013-06-06T14:17:00Z">
                  <w:rPr>
                    <w:rStyle w:val="Hyperlink"/>
                    <w:noProof/>
                  </w:rPr>
                </w:rPrChange>
              </w:rPr>
              <w:delText>6.1.4</w:delText>
            </w:r>
            <w:r w:rsidDel="00E00D57">
              <w:rPr>
                <w:rFonts w:eastAsiaTheme="minorEastAsia"/>
                <w:noProof/>
              </w:rPr>
              <w:tab/>
            </w:r>
            <w:r w:rsidRPr="00E00D57" w:rsidDel="00E00D57">
              <w:rPr>
                <w:rPrChange w:id="349"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50" w:author="Curt Beckmann" w:date="2013-06-06T14:17:00Z"/>
              <w:rFonts w:eastAsiaTheme="minorEastAsia"/>
              <w:noProof/>
            </w:rPr>
          </w:pPr>
          <w:del w:id="351" w:author="Curt Beckmann" w:date="2013-06-06T14:17:00Z">
            <w:r w:rsidRPr="00E00D57" w:rsidDel="00E00D57">
              <w:rPr>
                <w:rPrChange w:id="352" w:author="Curt Beckmann" w:date="2013-06-06T14:17:00Z">
                  <w:rPr>
                    <w:rStyle w:val="Hyperlink"/>
                    <w:noProof/>
                  </w:rPr>
                </w:rPrChange>
              </w:rPr>
              <w:delText>6.1.5</w:delText>
            </w:r>
            <w:r w:rsidDel="00E00D57">
              <w:rPr>
                <w:rFonts w:eastAsiaTheme="minorEastAsia"/>
                <w:noProof/>
              </w:rPr>
              <w:tab/>
            </w:r>
            <w:r w:rsidRPr="00E00D57" w:rsidDel="00E00D57">
              <w:rPr>
                <w:rPrChange w:id="353"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4" w:author="Curt Beckmann" w:date="2013-06-06T14:17:00Z"/>
              <w:rFonts w:eastAsiaTheme="minorEastAsia"/>
              <w:noProof/>
            </w:rPr>
          </w:pPr>
          <w:del w:id="355" w:author="Curt Beckmann" w:date="2013-06-06T14:17:00Z">
            <w:r w:rsidRPr="00E00D57" w:rsidDel="00E00D57">
              <w:rPr>
                <w:rPrChange w:id="356" w:author="Curt Beckmann" w:date="2013-06-06T14:17:00Z">
                  <w:rPr>
                    <w:rStyle w:val="Hyperlink"/>
                    <w:noProof/>
                  </w:rPr>
                </w:rPrChange>
              </w:rPr>
              <w:delText>6.1.6</w:delText>
            </w:r>
            <w:r w:rsidDel="00E00D57">
              <w:rPr>
                <w:rFonts w:eastAsiaTheme="minorEastAsia"/>
                <w:noProof/>
              </w:rPr>
              <w:tab/>
            </w:r>
            <w:r w:rsidRPr="00E00D57" w:rsidDel="00E00D57">
              <w:rPr>
                <w:rPrChange w:id="357"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8" w:author="Curt Beckmann" w:date="2013-06-06T14:17:00Z"/>
              <w:rFonts w:eastAsiaTheme="minorEastAsia"/>
              <w:noProof/>
            </w:rPr>
          </w:pPr>
          <w:del w:id="359" w:author="Curt Beckmann" w:date="2013-06-06T14:17:00Z">
            <w:r w:rsidRPr="00E00D57" w:rsidDel="00E00D57">
              <w:rPr>
                <w:rPrChange w:id="360" w:author="Curt Beckmann" w:date="2013-06-06T14:17:00Z">
                  <w:rPr>
                    <w:rStyle w:val="Hyperlink"/>
                    <w:noProof/>
                  </w:rPr>
                </w:rPrChange>
              </w:rPr>
              <w:delText>6.1.7</w:delText>
            </w:r>
            <w:r w:rsidDel="00E00D57">
              <w:rPr>
                <w:rFonts w:eastAsiaTheme="minorEastAsia"/>
                <w:noProof/>
              </w:rPr>
              <w:tab/>
            </w:r>
            <w:r w:rsidRPr="00E00D57" w:rsidDel="00E00D57">
              <w:rPr>
                <w:rPrChange w:id="361"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2" w:author="Curt Beckmann" w:date="2013-06-06T14:17:00Z"/>
              <w:rFonts w:eastAsiaTheme="minorEastAsia"/>
              <w:noProof/>
            </w:rPr>
          </w:pPr>
          <w:del w:id="363" w:author="Curt Beckmann" w:date="2013-06-06T14:17:00Z">
            <w:r w:rsidRPr="00E00D57" w:rsidDel="00E00D57">
              <w:rPr>
                <w:rPrChange w:id="364" w:author="Curt Beckmann" w:date="2013-06-06T14:17:00Z">
                  <w:rPr>
                    <w:rStyle w:val="Hyperlink"/>
                    <w:noProof/>
                  </w:rPr>
                </w:rPrChange>
              </w:rPr>
              <w:delText>6.1.8</w:delText>
            </w:r>
            <w:r w:rsidDel="00E00D57">
              <w:rPr>
                <w:rFonts w:eastAsiaTheme="minorEastAsia"/>
                <w:noProof/>
              </w:rPr>
              <w:tab/>
            </w:r>
            <w:r w:rsidRPr="00E00D57" w:rsidDel="00E00D57">
              <w:rPr>
                <w:rPrChange w:id="365"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6" w:author="Curt Beckmann" w:date="2013-06-06T14:17:00Z"/>
              <w:rFonts w:eastAsiaTheme="minorEastAsia"/>
              <w:noProof/>
            </w:rPr>
          </w:pPr>
          <w:del w:id="367" w:author="Curt Beckmann" w:date="2013-06-06T14:17:00Z">
            <w:r w:rsidRPr="00E00D57" w:rsidDel="00E00D57">
              <w:rPr>
                <w:rPrChange w:id="368" w:author="Curt Beckmann" w:date="2013-06-06T14:17:00Z">
                  <w:rPr>
                    <w:rStyle w:val="Hyperlink"/>
                    <w:noProof/>
                  </w:rPr>
                </w:rPrChange>
              </w:rPr>
              <w:delText>6.1.9</w:delText>
            </w:r>
            <w:r w:rsidDel="00E00D57">
              <w:rPr>
                <w:rFonts w:eastAsiaTheme="minorEastAsia"/>
                <w:noProof/>
              </w:rPr>
              <w:tab/>
            </w:r>
            <w:r w:rsidRPr="00E00D57" w:rsidDel="00E00D57">
              <w:rPr>
                <w:rPrChange w:id="369"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70" w:author="Curt Beckmann" w:date="2013-06-06T14:17:00Z"/>
              <w:rFonts w:eastAsiaTheme="minorEastAsia"/>
              <w:noProof/>
            </w:rPr>
          </w:pPr>
          <w:del w:id="371" w:author="Curt Beckmann" w:date="2013-06-06T14:17:00Z">
            <w:r w:rsidRPr="00E00D57" w:rsidDel="00E00D57">
              <w:rPr>
                <w:rPrChange w:id="372" w:author="Curt Beckmann" w:date="2013-06-06T14:17:00Z">
                  <w:rPr>
                    <w:rStyle w:val="Hyperlink"/>
                    <w:noProof/>
                  </w:rPr>
                </w:rPrChange>
              </w:rPr>
              <w:delText>6.2</w:delText>
            </w:r>
            <w:r w:rsidDel="00E00D57">
              <w:rPr>
                <w:rFonts w:eastAsiaTheme="minorEastAsia"/>
                <w:noProof/>
              </w:rPr>
              <w:tab/>
            </w:r>
            <w:r w:rsidRPr="00E00D57" w:rsidDel="00E00D57">
              <w:rPr>
                <w:rPrChange w:id="373"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4" w:author="Curt Beckmann" w:date="2013-06-06T14:17:00Z"/>
              <w:rFonts w:eastAsiaTheme="minorEastAsia"/>
              <w:noProof/>
            </w:rPr>
          </w:pPr>
          <w:del w:id="375" w:author="Curt Beckmann" w:date="2013-06-06T14:17:00Z">
            <w:r w:rsidRPr="00E00D57" w:rsidDel="00E00D57">
              <w:rPr>
                <w:rPrChange w:id="376" w:author="Curt Beckmann" w:date="2013-06-06T14:17:00Z">
                  <w:rPr>
                    <w:rStyle w:val="Hyperlink"/>
                    <w:noProof/>
                  </w:rPr>
                </w:rPrChange>
              </w:rPr>
              <w:delText>6.3</w:delText>
            </w:r>
            <w:r w:rsidDel="00E00D57">
              <w:rPr>
                <w:rFonts w:eastAsiaTheme="minorEastAsia"/>
                <w:noProof/>
              </w:rPr>
              <w:tab/>
            </w:r>
            <w:r w:rsidRPr="00E00D57" w:rsidDel="00E00D57">
              <w:rPr>
                <w:rPrChange w:id="377"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8" w:author="Curt Beckmann" w:date="2013-06-06T14:17:00Z"/>
              <w:rFonts w:eastAsiaTheme="minorEastAsia"/>
              <w:noProof/>
            </w:rPr>
          </w:pPr>
          <w:del w:id="379" w:author="Curt Beckmann" w:date="2013-06-06T14:17:00Z">
            <w:r w:rsidRPr="00E00D57" w:rsidDel="00E00D57">
              <w:rPr>
                <w:rPrChange w:id="380" w:author="Curt Beckmann" w:date="2013-06-06T14:17:00Z">
                  <w:rPr>
                    <w:rStyle w:val="Hyperlink"/>
                    <w:noProof/>
                  </w:rPr>
                </w:rPrChange>
              </w:rPr>
              <w:delText>7</w:delText>
            </w:r>
            <w:r w:rsidDel="00E00D57">
              <w:rPr>
                <w:rFonts w:eastAsiaTheme="minorEastAsia"/>
                <w:noProof/>
              </w:rPr>
              <w:tab/>
            </w:r>
            <w:r w:rsidRPr="00E00D57" w:rsidDel="00E00D57">
              <w:rPr>
                <w:rPrChange w:id="381"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2" w:author="Curt Beckmann" w:date="2013-06-06T14:17:00Z"/>
              <w:rFonts w:eastAsiaTheme="minorEastAsia"/>
              <w:noProof/>
            </w:rPr>
          </w:pPr>
          <w:del w:id="383" w:author="Curt Beckmann" w:date="2013-06-06T14:17:00Z">
            <w:r w:rsidRPr="00E00D57" w:rsidDel="00E00D57">
              <w:rPr>
                <w:rPrChange w:id="384" w:author="Curt Beckmann" w:date="2013-06-06T14:17:00Z">
                  <w:rPr>
                    <w:rStyle w:val="Hyperlink"/>
                    <w:noProof/>
                  </w:rPr>
                </w:rPrChange>
              </w:rPr>
              <w:delText>8</w:delText>
            </w:r>
            <w:r w:rsidDel="00E00D57">
              <w:rPr>
                <w:rFonts w:eastAsiaTheme="minorEastAsia"/>
                <w:noProof/>
              </w:rPr>
              <w:tab/>
            </w:r>
            <w:r w:rsidRPr="00E00D57" w:rsidDel="00E00D57">
              <w:rPr>
                <w:rPrChange w:id="385"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6" w:author="Curt Beckmann" w:date="2013-06-06T14:17:00Z"/>
              <w:rFonts w:eastAsiaTheme="minorEastAsia"/>
              <w:noProof/>
            </w:rPr>
          </w:pPr>
          <w:del w:id="387" w:author="Curt Beckmann" w:date="2013-06-06T14:17:00Z">
            <w:r w:rsidRPr="00E00D57" w:rsidDel="00E00D57">
              <w:rPr>
                <w:rPrChange w:id="388" w:author="Curt Beckmann" w:date="2013-06-06T14:17:00Z">
                  <w:rPr>
                    <w:rStyle w:val="Hyperlink"/>
                    <w:noProof/>
                  </w:rPr>
                </w:rPrChange>
              </w:rPr>
              <w:delText>8.1</w:delText>
            </w:r>
            <w:r w:rsidDel="00E00D57">
              <w:rPr>
                <w:rFonts w:eastAsiaTheme="minorEastAsia"/>
                <w:noProof/>
              </w:rPr>
              <w:tab/>
            </w:r>
            <w:r w:rsidRPr="00E00D57" w:rsidDel="00E00D57">
              <w:rPr>
                <w:rPrChange w:id="389"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90" w:author="Curt Beckmann" w:date="2013-06-06T14:17:00Z"/>
              <w:rFonts w:eastAsiaTheme="minorEastAsia"/>
              <w:noProof/>
            </w:rPr>
          </w:pPr>
          <w:del w:id="391" w:author="Curt Beckmann" w:date="2013-06-06T14:17:00Z">
            <w:r w:rsidRPr="00E00D57" w:rsidDel="00E00D57">
              <w:rPr>
                <w:rPrChange w:id="392" w:author="Curt Beckmann" w:date="2013-06-06T14:17:00Z">
                  <w:rPr>
                    <w:rStyle w:val="Hyperlink"/>
                    <w:noProof/>
                  </w:rPr>
                </w:rPrChange>
              </w:rPr>
              <w:delText>8.2</w:delText>
            </w:r>
            <w:r w:rsidDel="00E00D57">
              <w:rPr>
                <w:rFonts w:eastAsiaTheme="minorEastAsia"/>
                <w:noProof/>
              </w:rPr>
              <w:tab/>
            </w:r>
            <w:r w:rsidRPr="00E00D57" w:rsidDel="00E00D57">
              <w:rPr>
                <w:rPrChange w:id="393"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4" w:author="Curt Beckmann" w:date="2013-06-06T14:17:00Z"/>
              <w:rFonts w:eastAsiaTheme="minorEastAsia"/>
              <w:noProof/>
            </w:rPr>
          </w:pPr>
          <w:del w:id="395" w:author="Curt Beckmann" w:date="2013-06-06T14:17:00Z">
            <w:r w:rsidRPr="00E00D57" w:rsidDel="00E00D57">
              <w:rPr>
                <w:rPrChange w:id="396" w:author="Curt Beckmann" w:date="2013-06-06T14:17:00Z">
                  <w:rPr>
                    <w:rStyle w:val="Hyperlink"/>
                    <w:noProof/>
                  </w:rPr>
                </w:rPrChange>
              </w:rPr>
              <w:delText>8.3</w:delText>
            </w:r>
            <w:r w:rsidDel="00E00D57">
              <w:rPr>
                <w:rFonts w:eastAsiaTheme="minorEastAsia"/>
                <w:noProof/>
              </w:rPr>
              <w:tab/>
            </w:r>
            <w:r w:rsidRPr="00E00D57" w:rsidDel="00E00D57">
              <w:rPr>
                <w:rPrChange w:id="397"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8" w:author="Curt Beckmann" w:date="2013-06-06T14:17:00Z"/>
              <w:rFonts w:eastAsiaTheme="minorEastAsia"/>
              <w:noProof/>
            </w:rPr>
          </w:pPr>
          <w:del w:id="399" w:author="Curt Beckmann" w:date="2013-06-06T14:17:00Z">
            <w:r w:rsidRPr="00E00D57" w:rsidDel="00E00D57">
              <w:rPr>
                <w:rPrChange w:id="400" w:author="Curt Beckmann" w:date="2013-06-06T14:17:00Z">
                  <w:rPr>
                    <w:rStyle w:val="Hyperlink"/>
                    <w:noProof/>
                  </w:rPr>
                </w:rPrChange>
              </w:rPr>
              <w:delText>8.3.1</w:delText>
            </w:r>
            <w:r w:rsidDel="00E00D57">
              <w:rPr>
                <w:rFonts w:eastAsiaTheme="minorEastAsia"/>
                <w:noProof/>
              </w:rPr>
              <w:tab/>
            </w:r>
            <w:r w:rsidRPr="00E00D57" w:rsidDel="00E00D57">
              <w:rPr>
                <w:rPrChange w:id="401"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2" w:author="Curt Beckmann" w:date="2013-06-06T14:17:00Z"/>
              <w:rFonts w:eastAsiaTheme="minorEastAsia"/>
              <w:noProof/>
            </w:rPr>
          </w:pPr>
          <w:del w:id="403" w:author="Curt Beckmann" w:date="2013-06-06T14:17:00Z">
            <w:r w:rsidRPr="00E00D57" w:rsidDel="00E00D57">
              <w:rPr>
                <w:rPrChange w:id="404" w:author="Curt Beckmann" w:date="2013-06-06T14:17:00Z">
                  <w:rPr>
                    <w:rStyle w:val="Hyperlink"/>
                    <w:noProof/>
                  </w:rPr>
                </w:rPrChange>
              </w:rPr>
              <w:delText>8.3.2</w:delText>
            </w:r>
            <w:r w:rsidDel="00E00D57">
              <w:rPr>
                <w:rFonts w:eastAsiaTheme="minorEastAsia"/>
                <w:noProof/>
              </w:rPr>
              <w:tab/>
            </w:r>
            <w:r w:rsidRPr="00E00D57" w:rsidDel="00E00D57">
              <w:rPr>
                <w:rPrChange w:id="405"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6" w:author="Curt Beckmann" w:date="2013-06-06T14:17:00Z"/>
              <w:rFonts w:eastAsiaTheme="minorEastAsia"/>
              <w:noProof/>
            </w:rPr>
          </w:pPr>
          <w:del w:id="407" w:author="Curt Beckmann" w:date="2013-06-06T14:17:00Z">
            <w:r w:rsidRPr="00E00D57" w:rsidDel="00E00D57">
              <w:rPr>
                <w:rPrChange w:id="408" w:author="Curt Beckmann" w:date="2013-06-06T14:17:00Z">
                  <w:rPr>
                    <w:rStyle w:val="Hyperlink"/>
                    <w:noProof/>
                  </w:rPr>
                </w:rPrChange>
              </w:rPr>
              <w:delText>8.3.3</w:delText>
            </w:r>
            <w:r w:rsidDel="00E00D57">
              <w:rPr>
                <w:rFonts w:eastAsiaTheme="minorEastAsia"/>
                <w:noProof/>
              </w:rPr>
              <w:tab/>
            </w:r>
            <w:r w:rsidRPr="00E00D57" w:rsidDel="00E00D57">
              <w:rPr>
                <w:rPrChange w:id="409"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10" w:author="Curt Beckmann" w:date="2013-06-06T14:17:00Z"/>
              <w:rFonts w:eastAsiaTheme="minorEastAsia"/>
              <w:noProof/>
            </w:rPr>
          </w:pPr>
          <w:del w:id="411" w:author="Curt Beckmann" w:date="2013-06-06T14:17:00Z">
            <w:r w:rsidRPr="00E00D57" w:rsidDel="00E00D57">
              <w:rPr>
                <w:rPrChange w:id="412" w:author="Curt Beckmann" w:date="2013-06-06T14:17:00Z">
                  <w:rPr>
                    <w:rStyle w:val="Hyperlink"/>
                    <w:noProof/>
                  </w:rPr>
                </w:rPrChange>
              </w:rPr>
              <w:delText>8.4</w:delText>
            </w:r>
            <w:r w:rsidDel="00E00D57">
              <w:rPr>
                <w:rFonts w:eastAsiaTheme="minorEastAsia"/>
                <w:noProof/>
              </w:rPr>
              <w:tab/>
            </w:r>
            <w:r w:rsidRPr="00E00D57" w:rsidDel="00E00D57">
              <w:rPr>
                <w:rPrChange w:id="413"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4" w:author="Curt Beckmann" w:date="2013-06-06T14:17:00Z"/>
              <w:rFonts w:eastAsiaTheme="minorEastAsia"/>
              <w:noProof/>
            </w:rPr>
          </w:pPr>
          <w:del w:id="415" w:author="Curt Beckmann" w:date="2013-06-06T14:17:00Z">
            <w:r w:rsidRPr="00E00D57" w:rsidDel="00E00D57">
              <w:rPr>
                <w:rPrChange w:id="416" w:author="Curt Beckmann" w:date="2013-06-06T14:17:00Z">
                  <w:rPr>
                    <w:rStyle w:val="Hyperlink"/>
                    <w:noProof/>
                  </w:rPr>
                </w:rPrChange>
              </w:rPr>
              <w:delText>8.4.1</w:delText>
            </w:r>
            <w:r w:rsidDel="00E00D57">
              <w:rPr>
                <w:rFonts w:eastAsiaTheme="minorEastAsia"/>
                <w:noProof/>
              </w:rPr>
              <w:tab/>
            </w:r>
            <w:r w:rsidRPr="00E00D57" w:rsidDel="00E00D57">
              <w:rPr>
                <w:rPrChange w:id="417"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8" w:author="Curt Beckmann" w:date="2013-06-06T14:17:00Z"/>
              <w:rFonts w:eastAsiaTheme="minorEastAsia"/>
              <w:noProof/>
            </w:rPr>
          </w:pPr>
          <w:del w:id="419" w:author="Curt Beckmann" w:date="2013-06-06T14:17:00Z">
            <w:r w:rsidRPr="00E00D57" w:rsidDel="00E00D57">
              <w:rPr>
                <w:rPrChange w:id="420" w:author="Curt Beckmann" w:date="2013-06-06T14:17:00Z">
                  <w:rPr>
                    <w:rStyle w:val="Hyperlink"/>
                    <w:noProof/>
                  </w:rPr>
                </w:rPrChange>
              </w:rPr>
              <w:delText>8.4.2</w:delText>
            </w:r>
            <w:r w:rsidDel="00E00D57">
              <w:rPr>
                <w:rFonts w:eastAsiaTheme="minorEastAsia"/>
                <w:noProof/>
              </w:rPr>
              <w:tab/>
            </w:r>
            <w:r w:rsidRPr="00E00D57" w:rsidDel="00E00D57">
              <w:rPr>
                <w:rPrChange w:id="421"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2" w:author="Curt Beckmann" w:date="2013-06-06T14:17:00Z"/>
              <w:rFonts w:eastAsiaTheme="minorEastAsia"/>
              <w:noProof/>
            </w:rPr>
          </w:pPr>
          <w:del w:id="423" w:author="Curt Beckmann" w:date="2013-06-06T14:17:00Z">
            <w:r w:rsidRPr="00E00D57" w:rsidDel="00E00D57">
              <w:rPr>
                <w:rPrChange w:id="424" w:author="Curt Beckmann" w:date="2013-06-06T14:17:00Z">
                  <w:rPr>
                    <w:rStyle w:val="Hyperlink"/>
                    <w:noProof/>
                  </w:rPr>
                </w:rPrChange>
              </w:rPr>
              <w:delText>8.4.3</w:delText>
            </w:r>
            <w:r w:rsidDel="00E00D57">
              <w:rPr>
                <w:rFonts w:eastAsiaTheme="minorEastAsia"/>
                <w:noProof/>
              </w:rPr>
              <w:tab/>
            </w:r>
            <w:r w:rsidRPr="00E00D57" w:rsidDel="00E00D57">
              <w:rPr>
                <w:rPrChange w:id="425"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6" w:author="Curt Beckmann" w:date="2013-06-06T14:17:00Z"/>
              <w:rFonts w:eastAsiaTheme="minorEastAsia"/>
              <w:noProof/>
            </w:rPr>
          </w:pPr>
          <w:del w:id="427" w:author="Curt Beckmann" w:date="2013-06-06T14:17:00Z">
            <w:r w:rsidRPr="00E00D57" w:rsidDel="00E00D57">
              <w:rPr>
                <w:rPrChange w:id="428" w:author="Curt Beckmann" w:date="2013-06-06T14:17:00Z">
                  <w:rPr>
                    <w:rStyle w:val="Hyperlink"/>
                    <w:noProof/>
                  </w:rPr>
                </w:rPrChange>
              </w:rPr>
              <w:delText>8.5</w:delText>
            </w:r>
            <w:r w:rsidDel="00E00D57">
              <w:rPr>
                <w:rFonts w:eastAsiaTheme="minorEastAsia"/>
                <w:noProof/>
              </w:rPr>
              <w:tab/>
            </w:r>
            <w:r w:rsidRPr="00E00D57" w:rsidDel="00E00D57">
              <w:rPr>
                <w:rPrChange w:id="429"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30" w:author="Curt Beckmann" w:date="2013-06-06T14:17:00Z"/>
              <w:rFonts w:eastAsiaTheme="minorEastAsia"/>
              <w:noProof/>
            </w:rPr>
          </w:pPr>
          <w:del w:id="431" w:author="Curt Beckmann" w:date="2013-06-06T14:17:00Z">
            <w:r w:rsidRPr="00E00D57" w:rsidDel="00E00D57">
              <w:rPr>
                <w:rPrChange w:id="432" w:author="Curt Beckmann" w:date="2013-06-06T14:17:00Z">
                  <w:rPr>
                    <w:rStyle w:val="Hyperlink"/>
                    <w:noProof/>
                  </w:rPr>
                </w:rPrChange>
              </w:rPr>
              <w:delText>8.5.1</w:delText>
            </w:r>
            <w:r w:rsidDel="00E00D57">
              <w:rPr>
                <w:rFonts w:eastAsiaTheme="minorEastAsia"/>
                <w:noProof/>
              </w:rPr>
              <w:tab/>
            </w:r>
            <w:r w:rsidRPr="00E00D57" w:rsidDel="00E00D57">
              <w:rPr>
                <w:rPrChange w:id="433"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4" w:author="Curt Beckmann" w:date="2013-06-06T14:17:00Z"/>
              <w:rFonts w:eastAsiaTheme="minorEastAsia"/>
              <w:noProof/>
            </w:rPr>
          </w:pPr>
          <w:del w:id="435" w:author="Curt Beckmann" w:date="2013-06-06T14:17:00Z">
            <w:r w:rsidRPr="00E00D57" w:rsidDel="00E00D57">
              <w:rPr>
                <w:rPrChange w:id="436" w:author="Curt Beckmann" w:date="2013-06-06T14:17:00Z">
                  <w:rPr>
                    <w:rStyle w:val="Hyperlink"/>
                    <w:noProof/>
                  </w:rPr>
                </w:rPrChange>
              </w:rPr>
              <w:delText>8.5.2</w:delText>
            </w:r>
            <w:r w:rsidDel="00E00D57">
              <w:rPr>
                <w:rFonts w:eastAsiaTheme="minorEastAsia"/>
                <w:noProof/>
              </w:rPr>
              <w:tab/>
            </w:r>
            <w:r w:rsidRPr="00E00D57" w:rsidDel="00E00D57">
              <w:rPr>
                <w:rPrChange w:id="437"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8" w:author="Curt Beckmann" w:date="2013-06-06T14:17:00Z"/>
              <w:rFonts w:eastAsiaTheme="minorEastAsia"/>
              <w:noProof/>
            </w:rPr>
          </w:pPr>
          <w:del w:id="439" w:author="Curt Beckmann" w:date="2013-06-06T14:17:00Z">
            <w:r w:rsidRPr="00E00D57" w:rsidDel="00E00D57">
              <w:rPr>
                <w:rPrChange w:id="440" w:author="Curt Beckmann" w:date="2013-06-06T14:17:00Z">
                  <w:rPr>
                    <w:rStyle w:val="Hyperlink"/>
                    <w:noProof/>
                  </w:rPr>
                </w:rPrChange>
              </w:rPr>
              <w:delText>8.5.3</w:delText>
            </w:r>
            <w:r w:rsidDel="00E00D57">
              <w:rPr>
                <w:rFonts w:eastAsiaTheme="minorEastAsia"/>
                <w:noProof/>
              </w:rPr>
              <w:tab/>
            </w:r>
            <w:r w:rsidRPr="00E00D57" w:rsidDel="00E00D57">
              <w:rPr>
                <w:rPrChange w:id="441"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2" w:author="Curt Beckmann" w:date="2013-06-06T14:17:00Z"/>
              <w:rFonts w:eastAsiaTheme="minorEastAsia"/>
              <w:noProof/>
            </w:rPr>
          </w:pPr>
          <w:del w:id="443" w:author="Curt Beckmann" w:date="2013-06-06T14:17:00Z">
            <w:r w:rsidRPr="00E00D57" w:rsidDel="00E00D57">
              <w:rPr>
                <w:rPrChange w:id="444" w:author="Curt Beckmann" w:date="2013-06-06T14:17:00Z">
                  <w:rPr>
                    <w:rStyle w:val="Hyperlink"/>
                    <w:noProof/>
                  </w:rPr>
                </w:rPrChange>
              </w:rPr>
              <w:delText>8.6</w:delText>
            </w:r>
            <w:r w:rsidDel="00E00D57">
              <w:rPr>
                <w:rFonts w:eastAsiaTheme="minorEastAsia"/>
                <w:noProof/>
              </w:rPr>
              <w:tab/>
            </w:r>
            <w:r w:rsidRPr="00E00D57" w:rsidDel="00E00D57">
              <w:rPr>
                <w:rPrChange w:id="445"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6" w:author="Curt Beckmann" w:date="2013-06-06T14:17:00Z"/>
              <w:rFonts w:eastAsiaTheme="minorEastAsia"/>
              <w:noProof/>
            </w:rPr>
          </w:pPr>
          <w:del w:id="447" w:author="Curt Beckmann" w:date="2013-06-06T14:17:00Z">
            <w:r w:rsidRPr="00E00D57" w:rsidDel="00E00D57">
              <w:rPr>
                <w:rPrChange w:id="448" w:author="Curt Beckmann" w:date="2013-06-06T14:17:00Z">
                  <w:rPr>
                    <w:rStyle w:val="Hyperlink"/>
                    <w:noProof/>
                  </w:rPr>
                </w:rPrChange>
              </w:rPr>
              <w:delText>8.6.1</w:delText>
            </w:r>
            <w:r w:rsidDel="00E00D57">
              <w:rPr>
                <w:rFonts w:eastAsiaTheme="minorEastAsia"/>
                <w:noProof/>
              </w:rPr>
              <w:tab/>
            </w:r>
            <w:r w:rsidRPr="00E00D57" w:rsidDel="00E00D57">
              <w:rPr>
                <w:rPrChange w:id="449"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50" w:author="Curt Beckmann" w:date="2013-06-06T14:17:00Z"/>
              <w:rFonts w:eastAsiaTheme="minorEastAsia"/>
              <w:noProof/>
            </w:rPr>
          </w:pPr>
          <w:del w:id="451" w:author="Curt Beckmann" w:date="2013-06-06T14:17:00Z">
            <w:r w:rsidRPr="00E00D57" w:rsidDel="00E00D57">
              <w:rPr>
                <w:rPrChange w:id="452" w:author="Curt Beckmann" w:date="2013-06-06T14:17:00Z">
                  <w:rPr>
                    <w:rStyle w:val="Hyperlink"/>
                    <w:noProof/>
                  </w:rPr>
                </w:rPrChange>
              </w:rPr>
              <w:delText>8.6.2</w:delText>
            </w:r>
            <w:r w:rsidDel="00E00D57">
              <w:rPr>
                <w:rFonts w:eastAsiaTheme="minorEastAsia"/>
                <w:noProof/>
              </w:rPr>
              <w:tab/>
            </w:r>
            <w:r w:rsidRPr="00E00D57" w:rsidDel="00E00D57">
              <w:rPr>
                <w:rPrChange w:id="453"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4" w:author="Curt Beckmann" w:date="2013-06-06T14:17:00Z"/>
              <w:rFonts w:eastAsiaTheme="minorEastAsia"/>
              <w:noProof/>
            </w:rPr>
          </w:pPr>
          <w:del w:id="455" w:author="Curt Beckmann" w:date="2013-06-06T14:17:00Z">
            <w:r w:rsidRPr="00E00D57" w:rsidDel="00E00D57">
              <w:rPr>
                <w:rPrChange w:id="456" w:author="Curt Beckmann" w:date="2013-06-06T14:17:00Z">
                  <w:rPr>
                    <w:rStyle w:val="Hyperlink"/>
                    <w:noProof/>
                  </w:rPr>
                </w:rPrChange>
              </w:rPr>
              <w:delText>8.6.3</w:delText>
            </w:r>
            <w:r w:rsidDel="00E00D57">
              <w:rPr>
                <w:rFonts w:eastAsiaTheme="minorEastAsia"/>
                <w:noProof/>
              </w:rPr>
              <w:tab/>
            </w:r>
            <w:r w:rsidRPr="00E00D57" w:rsidDel="00E00D57">
              <w:rPr>
                <w:rPrChange w:id="457"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8" w:author="Curt Beckmann" w:date="2013-06-06T14:17:00Z"/>
              <w:rFonts w:eastAsiaTheme="minorEastAsia"/>
              <w:noProof/>
            </w:rPr>
          </w:pPr>
          <w:del w:id="459" w:author="Curt Beckmann" w:date="2013-06-06T14:17:00Z">
            <w:r w:rsidRPr="00E00D57" w:rsidDel="00E00D57">
              <w:rPr>
                <w:rPrChange w:id="460" w:author="Curt Beckmann" w:date="2013-06-06T14:17:00Z">
                  <w:rPr>
                    <w:rStyle w:val="Hyperlink"/>
                    <w:noProof/>
                  </w:rPr>
                </w:rPrChange>
              </w:rPr>
              <w:delText>8.7</w:delText>
            </w:r>
            <w:r w:rsidDel="00E00D57">
              <w:rPr>
                <w:rFonts w:eastAsiaTheme="minorEastAsia"/>
                <w:noProof/>
              </w:rPr>
              <w:tab/>
            </w:r>
            <w:r w:rsidRPr="00E00D57" w:rsidDel="00E00D57">
              <w:rPr>
                <w:rPrChange w:id="461"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2" w:author="Curt Beckmann" w:date="2013-06-06T14:17:00Z"/>
              <w:rFonts w:eastAsiaTheme="minorEastAsia"/>
              <w:noProof/>
            </w:rPr>
          </w:pPr>
          <w:del w:id="463" w:author="Curt Beckmann" w:date="2013-06-06T14:17:00Z">
            <w:r w:rsidRPr="00E00D57" w:rsidDel="00E00D57">
              <w:rPr>
                <w:rPrChange w:id="464" w:author="Curt Beckmann" w:date="2013-06-06T14:17:00Z">
                  <w:rPr>
                    <w:rStyle w:val="Hyperlink"/>
                    <w:noProof/>
                  </w:rPr>
                </w:rPrChange>
              </w:rPr>
              <w:delText>8.7.1</w:delText>
            </w:r>
            <w:r w:rsidDel="00E00D57">
              <w:rPr>
                <w:rFonts w:eastAsiaTheme="minorEastAsia"/>
                <w:noProof/>
              </w:rPr>
              <w:tab/>
            </w:r>
            <w:r w:rsidRPr="00E00D57" w:rsidDel="00E00D57">
              <w:rPr>
                <w:rPrChange w:id="465"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6" w:author="Curt Beckmann" w:date="2013-06-06T14:17:00Z"/>
              <w:rFonts w:eastAsiaTheme="minorEastAsia"/>
              <w:noProof/>
            </w:rPr>
          </w:pPr>
          <w:del w:id="467" w:author="Curt Beckmann" w:date="2013-06-06T14:17:00Z">
            <w:r w:rsidRPr="00E00D57" w:rsidDel="00E00D57">
              <w:rPr>
                <w:rPrChange w:id="468" w:author="Curt Beckmann" w:date="2013-06-06T14:17:00Z">
                  <w:rPr>
                    <w:rStyle w:val="Hyperlink"/>
                    <w:noProof/>
                  </w:rPr>
                </w:rPrChange>
              </w:rPr>
              <w:delText>8.7.2</w:delText>
            </w:r>
            <w:r w:rsidDel="00E00D57">
              <w:rPr>
                <w:rFonts w:eastAsiaTheme="minorEastAsia"/>
                <w:noProof/>
              </w:rPr>
              <w:tab/>
            </w:r>
            <w:r w:rsidRPr="00E00D57" w:rsidDel="00E00D57">
              <w:rPr>
                <w:rPrChange w:id="469"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70" w:author="Curt Beckmann" w:date="2013-06-06T14:17:00Z"/>
              <w:rFonts w:eastAsiaTheme="minorEastAsia"/>
              <w:noProof/>
            </w:rPr>
          </w:pPr>
          <w:del w:id="471" w:author="Curt Beckmann" w:date="2013-06-06T14:17:00Z">
            <w:r w:rsidRPr="00E00D57" w:rsidDel="00E00D57">
              <w:rPr>
                <w:rPrChange w:id="472" w:author="Curt Beckmann" w:date="2013-06-06T14:17:00Z">
                  <w:rPr>
                    <w:rStyle w:val="Hyperlink"/>
                    <w:noProof/>
                  </w:rPr>
                </w:rPrChange>
              </w:rPr>
              <w:delText>8.7.3</w:delText>
            </w:r>
            <w:r w:rsidDel="00E00D57">
              <w:rPr>
                <w:rFonts w:eastAsiaTheme="minorEastAsia"/>
                <w:noProof/>
              </w:rPr>
              <w:tab/>
            </w:r>
            <w:r w:rsidRPr="00E00D57" w:rsidDel="00E00D57">
              <w:rPr>
                <w:rPrChange w:id="473"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4" w:author="Curt Beckmann" w:date="2013-06-06T14:17:00Z"/>
              <w:rFonts w:eastAsiaTheme="minorEastAsia"/>
              <w:noProof/>
            </w:rPr>
          </w:pPr>
          <w:del w:id="475" w:author="Curt Beckmann" w:date="2013-06-06T14:17:00Z">
            <w:r w:rsidRPr="00E00D57" w:rsidDel="00E00D57">
              <w:rPr>
                <w:rPrChange w:id="476" w:author="Curt Beckmann" w:date="2013-06-06T14:17:00Z">
                  <w:rPr>
                    <w:rStyle w:val="Hyperlink"/>
                    <w:noProof/>
                  </w:rPr>
                </w:rPrChange>
              </w:rPr>
              <w:delText>8.8</w:delText>
            </w:r>
            <w:r w:rsidDel="00E00D57">
              <w:rPr>
                <w:rFonts w:eastAsiaTheme="minorEastAsia"/>
                <w:noProof/>
              </w:rPr>
              <w:tab/>
            </w:r>
            <w:r w:rsidRPr="00E00D57" w:rsidDel="00E00D57">
              <w:rPr>
                <w:rPrChange w:id="477"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8" w:author="Curt Beckmann" w:date="2013-06-06T14:17:00Z"/>
              <w:rFonts w:eastAsiaTheme="minorEastAsia"/>
              <w:noProof/>
            </w:rPr>
          </w:pPr>
          <w:del w:id="479" w:author="Curt Beckmann" w:date="2013-06-06T14:17:00Z">
            <w:r w:rsidRPr="00E00D57" w:rsidDel="00E00D57">
              <w:rPr>
                <w:rPrChange w:id="480" w:author="Curt Beckmann" w:date="2013-06-06T14:17:00Z">
                  <w:rPr>
                    <w:rStyle w:val="Hyperlink"/>
                    <w:noProof/>
                  </w:rPr>
                </w:rPrChange>
              </w:rPr>
              <w:delText>8.8.1</w:delText>
            </w:r>
            <w:r w:rsidDel="00E00D57">
              <w:rPr>
                <w:rFonts w:eastAsiaTheme="minorEastAsia"/>
                <w:noProof/>
              </w:rPr>
              <w:tab/>
            </w:r>
            <w:r w:rsidRPr="00E00D57" w:rsidDel="00E00D57">
              <w:rPr>
                <w:rPrChange w:id="481"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2" w:author="Curt Beckmann" w:date="2013-06-06T14:17:00Z"/>
              <w:rFonts w:eastAsiaTheme="minorEastAsia"/>
              <w:noProof/>
            </w:rPr>
          </w:pPr>
          <w:del w:id="483" w:author="Curt Beckmann" w:date="2013-06-06T14:17:00Z">
            <w:r w:rsidRPr="00E00D57" w:rsidDel="00E00D57">
              <w:rPr>
                <w:rPrChange w:id="484" w:author="Curt Beckmann" w:date="2013-06-06T14:17:00Z">
                  <w:rPr>
                    <w:rStyle w:val="Hyperlink"/>
                    <w:noProof/>
                  </w:rPr>
                </w:rPrChange>
              </w:rPr>
              <w:delText>8.8.2</w:delText>
            </w:r>
            <w:r w:rsidDel="00E00D57">
              <w:rPr>
                <w:rFonts w:eastAsiaTheme="minorEastAsia"/>
                <w:noProof/>
              </w:rPr>
              <w:tab/>
            </w:r>
            <w:r w:rsidRPr="00E00D57" w:rsidDel="00E00D57">
              <w:rPr>
                <w:rPrChange w:id="485"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6" w:author="Curt Beckmann" w:date="2013-06-06T14:17:00Z"/>
              <w:rFonts w:eastAsiaTheme="minorEastAsia"/>
              <w:noProof/>
            </w:rPr>
          </w:pPr>
          <w:del w:id="487" w:author="Curt Beckmann" w:date="2013-06-06T14:17:00Z">
            <w:r w:rsidRPr="00E00D57" w:rsidDel="00E00D57">
              <w:rPr>
                <w:rPrChange w:id="488" w:author="Curt Beckmann" w:date="2013-06-06T14:17:00Z">
                  <w:rPr>
                    <w:rStyle w:val="Hyperlink"/>
                    <w:noProof/>
                  </w:rPr>
                </w:rPrChange>
              </w:rPr>
              <w:delText>8.8.3</w:delText>
            </w:r>
            <w:r w:rsidDel="00E00D57">
              <w:rPr>
                <w:rFonts w:eastAsiaTheme="minorEastAsia"/>
                <w:noProof/>
              </w:rPr>
              <w:tab/>
            </w:r>
            <w:r w:rsidRPr="00E00D57" w:rsidDel="00E00D57">
              <w:rPr>
                <w:rPrChange w:id="489"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90" w:author="Curt Beckmann" w:date="2013-06-06T14:17:00Z"/>
              <w:rFonts w:eastAsiaTheme="minorEastAsia"/>
              <w:noProof/>
            </w:rPr>
          </w:pPr>
          <w:del w:id="491" w:author="Curt Beckmann" w:date="2013-06-06T14:17:00Z">
            <w:r w:rsidRPr="00E00D57" w:rsidDel="00E00D57">
              <w:rPr>
                <w:rPrChange w:id="492" w:author="Curt Beckmann" w:date="2013-06-06T14:17:00Z">
                  <w:rPr>
                    <w:rStyle w:val="Hyperlink"/>
                    <w:noProof/>
                  </w:rPr>
                </w:rPrChange>
              </w:rPr>
              <w:delText>8.9</w:delText>
            </w:r>
            <w:r w:rsidDel="00E00D57">
              <w:rPr>
                <w:rFonts w:eastAsiaTheme="minorEastAsia"/>
                <w:noProof/>
              </w:rPr>
              <w:tab/>
            </w:r>
            <w:r w:rsidRPr="00E00D57" w:rsidDel="00E00D57">
              <w:rPr>
                <w:rPrChange w:id="493"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4" w:author="Curt Beckmann" w:date="2013-06-06T14:17:00Z"/>
              <w:rFonts w:eastAsiaTheme="minorEastAsia"/>
              <w:noProof/>
            </w:rPr>
          </w:pPr>
          <w:del w:id="495" w:author="Curt Beckmann" w:date="2013-06-06T14:17:00Z">
            <w:r w:rsidRPr="00E00D57" w:rsidDel="00E00D57">
              <w:rPr>
                <w:rPrChange w:id="496" w:author="Curt Beckmann" w:date="2013-06-06T14:17:00Z">
                  <w:rPr>
                    <w:rStyle w:val="Hyperlink"/>
                    <w:noProof/>
                  </w:rPr>
                </w:rPrChange>
              </w:rPr>
              <w:delText>8.9.1</w:delText>
            </w:r>
            <w:r w:rsidDel="00E00D57">
              <w:rPr>
                <w:rFonts w:eastAsiaTheme="minorEastAsia"/>
                <w:noProof/>
              </w:rPr>
              <w:tab/>
            </w:r>
            <w:r w:rsidRPr="00E00D57" w:rsidDel="00E00D57">
              <w:rPr>
                <w:rPrChange w:id="497"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8" w:author="Curt Beckmann" w:date="2013-06-06T14:17:00Z"/>
              <w:rFonts w:eastAsiaTheme="minorEastAsia"/>
              <w:noProof/>
            </w:rPr>
          </w:pPr>
          <w:del w:id="499" w:author="Curt Beckmann" w:date="2013-06-06T14:17:00Z">
            <w:r w:rsidRPr="00E00D57" w:rsidDel="00E00D57">
              <w:rPr>
                <w:rPrChange w:id="500" w:author="Curt Beckmann" w:date="2013-06-06T14:17:00Z">
                  <w:rPr>
                    <w:rStyle w:val="Hyperlink"/>
                    <w:noProof/>
                  </w:rPr>
                </w:rPrChange>
              </w:rPr>
              <w:delText>8.9.2</w:delText>
            </w:r>
            <w:r w:rsidDel="00E00D57">
              <w:rPr>
                <w:rFonts w:eastAsiaTheme="minorEastAsia"/>
                <w:noProof/>
              </w:rPr>
              <w:tab/>
            </w:r>
            <w:r w:rsidRPr="00E00D57" w:rsidDel="00E00D57">
              <w:rPr>
                <w:rPrChange w:id="501"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2" w:author="Curt Beckmann" w:date="2013-06-06T14:17:00Z"/>
              <w:rFonts w:eastAsiaTheme="minorEastAsia"/>
              <w:noProof/>
            </w:rPr>
          </w:pPr>
          <w:del w:id="503" w:author="Curt Beckmann" w:date="2013-06-06T14:17:00Z">
            <w:r w:rsidRPr="00E00D57" w:rsidDel="00E00D57">
              <w:rPr>
                <w:rPrChange w:id="504" w:author="Curt Beckmann" w:date="2013-06-06T14:17:00Z">
                  <w:rPr>
                    <w:rStyle w:val="Hyperlink"/>
                    <w:noProof/>
                  </w:rPr>
                </w:rPrChange>
              </w:rPr>
              <w:delText>8.9.3</w:delText>
            </w:r>
            <w:r w:rsidDel="00E00D57">
              <w:rPr>
                <w:rFonts w:eastAsiaTheme="minorEastAsia"/>
                <w:noProof/>
              </w:rPr>
              <w:tab/>
            </w:r>
            <w:r w:rsidRPr="00E00D57" w:rsidDel="00E00D57">
              <w:rPr>
                <w:rPrChange w:id="505"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6" w:author="Curt Beckmann" w:date="2013-06-06T14:17:00Z"/>
              <w:rFonts w:eastAsiaTheme="minorEastAsia"/>
              <w:noProof/>
            </w:rPr>
          </w:pPr>
          <w:del w:id="507" w:author="Curt Beckmann" w:date="2013-06-06T14:17:00Z">
            <w:r w:rsidRPr="00E00D57" w:rsidDel="00E00D57">
              <w:rPr>
                <w:rPrChange w:id="508" w:author="Curt Beckmann" w:date="2013-06-06T14:17:00Z">
                  <w:rPr>
                    <w:rStyle w:val="Hyperlink"/>
                    <w:noProof/>
                  </w:rPr>
                </w:rPrChange>
              </w:rPr>
              <w:delText>8.10</w:delText>
            </w:r>
            <w:r w:rsidDel="00E00D57">
              <w:rPr>
                <w:rFonts w:eastAsiaTheme="minorEastAsia"/>
                <w:noProof/>
              </w:rPr>
              <w:tab/>
            </w:r>
            <w:r w:rsidRPr="00E00D57" w:rsidDel="00E00D57">
              <w:rPr>
                <w:rPrChange w:id="509"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10" w:author="Curt Beckmann" w:date="2013-06-06T14:17:00Z"/>
              <w:rFonts w:eastAsiaTheme="minorEastAsia"/>
              <w:noProof/>
            </w:rPr>
          </w:pPr>
          <w:del w:id="511" w:author="Curt Beckmann" w:date="2013-06-06T14:17:00Z">
            <w:r w:rsidRPr="00E00D57" w:rsidDel="00E00D57">
              <w:rPr>
                <w:rPrChange w:id="512" w:author="Curt Beckmann" w:date="2013-06-06T14:17:00Z">
                  <w:rPr>
                    <w:rStyle w:val="Hyperlink"/>
                    <w:noProof/>
                  </w:rPr>
                </w:rPrChange>
              </w:rPr>
              <w:delText>8.10.1</w:delText>
            </w:r>
            <w:r w:rsidDel="00E00D57">
              <w:rPr>
                <w:rFonts w:eastAsiaTheme="minorEastAsia"/>
                <w:noProof/>
              </w:rPr>
              <w:tab/>
            </w:r>
            <w:r w:rsidRPr="00E00D57" w:rsidDel="00E00D57">
              <w:rPr>
                <w:rPrChange w:id="513"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4" w:author="Curt Beckmann" w:date="2013-06-06T14:17:00Z"/>
              <w:rFonts w:eastAsiaTheme="minorEastAsia"/>
              <w:noProof/>
            </w:rPr>
          </w:pPr>
          <w:del w:id="515" w:author="Curt Beckmann" w:date="2013-06-06T14:17:00Z">
            <w:r w:rsidRPr="00E00D57" w:rsidDel="00E00D57">
              <w:rPr>
                <w:rPrChange w:id="516" w:author="Curt Beckmann" w:date="2013-06-06T14:17:00Z">
                  <w:rPr>
                    <w:rStyle w:val="Hyperlink"/>
                    <w:noProof/>
                  </w:rPr>
                </w:rPrChange>
              </w:rPr>
              <w:delText>8.10.2</w:delText>
            </w:r>
            <w:r w:rsidDel="00E00D57">
              <w:rPr>
                <w:rFonts w:eastAsiaTheme="minorEastAsia"/>
                <w:noProof/>
              </w:rPr>
              <w:tab/>
            </w:r>
            <w:r w:rsidRPr="00E00D57" w:rsidDel="00E00D57">
              <w:rPr>
                <w:rPrChange w:id="517"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8" w:author="Curt Beckmann" w:date="2013-06-06T14:17:00Z"/>
              <w:rFonts w:eastAsiaTheme="minorEastAsia"/>
              <w:noProof/>
            </w:rPr>
          </w:pPr>
          <w:del w:id="519" w:author="Curt Beckmann" w:date="2013-06-06T14:17:00Z">
            <w:r w:rsidRPr="00E00D57" w:rsidDel="00E00D57">
              <w:rPr>
                <w:rPrChange w:id="520" w:author="Curt Beckmann" w:date="2013-06-06T14:17:00Z">
                  <w:rPr>
                    <w:rStyle w:val="Hyperlink"/>
                    <w:noProof/>
                  </w:rPr>
                </w:rPrChange>
              </w:rPr>
              <w:delText>8.10.3</w:delText>
            </w:r>
            <w:r w:rsidDel="00E00D57">
              <w:rPr>
                <w:rFonts w:eastAsiaTheme="minorEastAsia"/>
                <w:noProof/>
              </w:rPr>
              <w:tab/>
            </w:r>
            <w:r w:rsidRPr="00E00D57" w:rsidDel="00E00D57">
              <w:rPr>
                <w:rPrChange w:id="521"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2" w:author="Curt Beckmann" w:date="2013-06-06T14:17:00Z"/>
              <w:rFonts w:eastAsiaTheme="minorEastAsia"/>
              <w:noProof/>
            </w:rPr>
          </w:pPr>
          <w:del w:id="523" w:author="Curt Beckmann" w:date="2013-06-06T14:17:00Z">
            <w:r w:rsidRPr="00E00D57" w:rsidDel="00E00D57">
              <w:rPr>
                <w:rPrChange w:id="524" w:author="Curt Beckmann" w:date="2013-06-06T14:17:00Z">
                  <w:rPr>
                    <w:rStyle w:val="Hyperlink"/>
                    <w:noProof/>
                  </w:rPr>
                </w:rPrChange>
              </w:rPr>
              <w:delText>8.11</w:delText>
            </w:r>
            <w:r w:rsidDel="00E00D57">
              <w:rPr>
                <w:rFonts w:eastAsiaTheme="minorEastAsia"/>
                <w:noProof/>
              </w:rPr>
              <w:tab/>
            </w:r>
            <w:r w:rsidRPr="00E00D57" w:rsidDel="00E00D57">
              <w:rPr>
                <w:rPrChange w:id="525"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6" w:author="Curt Beckmann" w:date="2013-06-06T14:17:00Z"/>
              <w:rFonts w:eastAsiaTheme="minorEastAsia"/>
              <w:noProof/>
            </w:rPr>
          </w:pPr>
          <w:del w:id="527" w:author="Curt Beckmann" w:date="2013-06-06T14:17:00Z">
            <w:r w:rsidRPr="00E00D57" w:rsidDel="00E00D57">
              <w:rPr>
                <w:rPrChange w:id="528" w:author="Curt Beckmann" w:date="2013-06-06T14:17:00Z">
                  <w:rPr>
                    <w:rStyle w:val="Hyperlink"/>
                    <w:noProof/>
                  </w:rPr>
                </w:rPrChange>
              </w:rPr>
              <w:delText>8.11.1</w:delText>
            </w:r>
            <w:r w:rsidDel="00E00D57">
              <w:rPr>
                <w:rFonts w:eastAsiaTheme="minorEastAsia"/>
                <w:noProof/>
              </w:rPr>
              <w:tab/>
            </w:r>
            <w:r w:rsidRPr="00E00D57" w:rsidDel="00E00D57">
              <w:rPr>
                <w:rPrChange w:id="529"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30" w:author="Curt Beckmann" w:date="2013-06-06T14:17:00Z"/>
              <w:rFonts w:eastAsiaTheme="minorEastAsia"/>
              <w:noProof/>
            </w:rPr>
          </w:pPr>
          <w:del w:id="531" w:author="Curt Beckmann" w:date="2013-06-06T14:17:00Z">
            <w:r w:rsidRPr="00E00D57" w:rsidDel="00E00D57">
              <w:rPr>
                <w:rPrChange w:id="532" w:author="Curt Beckmann" w:date="2013-06-06T14:17:00Z">
                  <w:rPr>
                    <w:rStyle w:val="Hyperlink"/>
                    <w:noProof/>
                  </w:rPr>
                </w:rPrChange>
              </w:rPr>
              <w:delText>8.11.2</w:delText>
            </w:r>
            <w:r w:rsidDel="00E00D57">
              <w:rPr>
                <w:rFonts w:eastAsiaTheme="minorEastAsia"/>
                <w:noProof/>
              </w:rPr>
              <w:tab/>
            </w:r>
            <w:r w:rsidRPr="00E00D57" w:rsidDel="00E00D57">
              <w:rPr>
                <w:rPrChange w:id="533"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4" w:author="Curt Beckmann" w:date="2013-06-06T14:17:00Z"/>
              <w:rFonts w:eastAsiaTheme="minorEastAsia"/>
              <w:noProof/>
            </w:rPr>
          </w:pPr>
          <w:del w:id="535" w:author="Curt Beckmann" w:date="2013-06-06T14:17:00Z">
            <w:r w:rsidRPr="00E00D57" w:rsidDel="00E00D57">
              <w:rPr>
                <w:rPrChange w:id="536" w:author="Curt Beckmann" w:date="2013-06-06T14:17:00Z">
                  <w:rPr>
                    <w:rStyle w:val="Hyperlink"/>
                    <w:noProof/>
                  </w:rPr>
                </w:rPrChange>
              </w:rPr>
              <w:delText>8.11.3</w:delText>
            </w:r>
            <w:r w:rsidDel="00E00D57">
              <w:rPr>
                <w:rFonts w:eastAsiaTheme="minorEastAsia"/>
                <w:noProof/>
              </w:rPr>
              <w:tab/>
            </w:r>
            <w:r w:rsidRPr="00E00D57" w:rsidDel="00E00D57">
              <w:rPr>
                <w:rPrChange w:id="537"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8" w:author="Curt Beckmann" w:date="2013-06-06T14:17:00Z"/>
              <w:rFonts w:eastAsiaTheme="minorEastAsia"/>
              <w:noProof/>
            </w:rPr>
          </w:pPr>
          <w:del w:id="539" w:author="Curt Beckmann" w:date="2013-06-06T14:17:00Z">
            <w:r w:rsidRPr="00E00D57" w:rsidDel="00E00D57">
              <w:rPr>
                <w:rPrChange w:id="540" w:author="Curt Beckmann" w:date="2013-06-06T14:17:00Z">
                  <w:rPr>
                    <w:rStyle w:val="Hyperlink"/>
                    <w:noProof/>
                  </w:rPr>
                </w:rPrChange>
              </w:rPr>
              <w:delText>8.12</w:delText>
            </w:r>
            <w:r w:rsidDel="00E00D57">
              <w:rPr>
                <w:rFonts w:eastAsiaTheme="minorEastAsia"/>
                <w:noProof/>
              </w:rPr>
              <w:tab/>
            </w:r>
            <w:r w:rsidRPr="00E00D57" w:rsidDel="00E00D57">
              <w:rPr>
                <w:rPrChange w:id="541"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2" w:author="Curt Beckmann" w:date="2013-06-06T14:17:00Z"/>
              <w:rFonts w:eastAsiaTheme="minorEastAsia"/>
              <w:noProof/>
            </w:rPr>
          </w:pPr>
          <w:del w:id="543" w:author="Curt Beckmann" w:date="2013-06-06T14:17:00Z">
            <w:r w:rsidRPr="00E00D57" w:rsidDel="00E00D57">
              <w:rPr>
                <w:rPrChange w:id="544" w:author="Curt Beckmann" w:date="2013-06-06T14:17:00Z">
                  <w:rPr>
                    <w:rStyle w:val="Hyperlink"/>
                    <w:noProof/>
                  </w:rPr>
                </w:rPrChange>
              </w:rPr>
              <w:delText>8.12.1</w:delText>
            </w:r>
            <w:r w:rsidDel="00E00D57">
              <w:rPr>
                <w:rFonts w:eastAsiaTheme="minorEastAsia"/>
                <w:noProof/>
              </w:rPr>
              <w:tab/>
            </w:r>
            <w:r w:rsidRPr="00E00D57" w:rsidDel="00E00D57">
              <w:rPr>
                <w:rPrChange w:id="545"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6" w:author="Curt Beckmann" w:date="2013-06-06T14:17:00Z"/>
              <w:rFonts w:eastAsiaTheme="minorEastAsia"/>
              <w:noProof/>
            </w:rPr>
          </w:pPr>
          <w:del w:id="547" w:author="Curt Beckmann" w:date="2013-06-06T14:17:00Z">
            <w:r w:rsidRPr="00E00D57" w:rsidDel="00E00D57">
              <w:rPr>
                <w:rPrChange w:id="548" w:author="Curt Beckmann" w:date="2013-06-06T14:17:00Z">
                  <w:rPr>
                    <w:rStyle w:val="Hyperlink"/>
                    <w:noProof/>
                  </w:rPr>
                </w:rPrChange>
              </w:rPr>
              <w:delText>8.12.2</w:delText>
            </w:r>
            <w:r w:rsidDel="00E00D57">
              <w:rPr>
                <w:rFonts w:eastAsiaTheme="minorEastAsia"/>
                <w:noProof/>
              </w:rPr>
              <w:tab/>
            </w:r>
            <w:r w:rsidRPr="00E00D57" w:rsidDel="00E00D57">
              <w:rPr>
                <w:rPrChange w:id="549"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50" w:author="Curt Beckmann" w:date="2013-06-06T14:17:00Z"/>
              <w:rFonts w:eastAsiaTheme="minorEastAsia"/>
              <w:noProof/>
            </w:rPr>
          </w:pPr>
          <w:del w:id="551" w:author="Curt Beckmann" w:date="2013-06-06T14:17:00Z">
            <w:r w:rsidRPr="00E00D57" w:rsidDel="00E00D57">
              <w:rPr>
                <w:rPrChange w:id="552" w:author="Curt Beckmann" w:date="2013-06-06T14:17:00Z">
                  <w:rPr>
                    <w:rStyle w:val="Hyperlink"/>
                    <w:noProof/>
                  </w:rPr>
                </w:rPrChange>
              </w:rPr>
              <w:delText>8.12.3</w:delText>
            </w:r>
            <w:r w:rsidDel="00E00D57">
              <w:rPr>
                <w:rFonts w:eastAsiaTheme="minorEastAsia"/>
                <w:noProof/>
              </w:rPr>
              <w:tab/>
            </w:r>
            <w:r w:rsidRPr="00E00D57" w:rsidDel="00E00D57">
              <w:rPr>
                <w:rPrChange w:id="553"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4" w:author="Curt Beckmann" w:date="2013-06-06T14:17:00Z"/>
              <w:rFonts w:eastAsiaTheme="minorEastAsia"/>
              <w:noProof/>
            </w:rPr>
          </w:pPr>
          <w:del w:id="555" w:author="Curt Beckmann" w:date="2013-06-06T14:17:00Z">
            <w:r w:rsidRPr="00E00D57" w:rsidDel="00E00D57">
              <w:rPr>
                <w:rPrChange w:id="556" w:author="Curt Beckmann" w:date="2013-06-06T14:17:00Z">
                  <w:rPr>
                    <w:rStyle w:val="Hyperlink"/>
                    <w:noProof/>
                  </w:rPr>
                </w:rPrChange>
              </w:rPr>
              <w:delText>8.13</w:delText>
            </w:r>
            <w:r w:rsidDel="00E00D57">
              <w:rPr>
                <w:rFonts w:eastAsiaTheme="minorEastAsia"/>
                <w:noProof/>
              </w:rPr>
              <w:tab/>
            </w:r>
            <w:r w:rsidRPr="00E00D57" w:rsidDel="00E00D57">
              <w:rPr>
                <w:rPrChange w:id="557"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8" w:author="Curt Beckmann" w:date="2013-06-06T14:17:00Z"/>
              <w:rFonts w:eastAsiaTheme="minorEastAsia"/>
              <w:noProof/>
            </w:rPr>
          </w:pPr>
          <w:del w:id="559" w:author="Curt Beckmann" w:date="2013-06-06T14:17:00Z">
            <w:r w:rsidRPr="00E00D57" w:rsidDel="00E00D57">
              <w:rPr>
                <w:rPrChange w:id="560" w:author="Curt Beckmann" w:date="2013-06-06T14:17:00Z">
                  <w:rPr>
                    <w:rStyle w:val="Hyperlink"/>
                    <w:noProof/>
                  </w:rPr>
                </w:rPrChange>
              </w:rPr>
              <w:delText>8.13.1</w:delText>
            </w:r>
            <w:r w:rsidDel="00E00D57">
              <w:rPr>
                <w:rFonts w:eastAsiaTheme="minorEastAsia"/>
                <w:noProof/>
              </w:rPr>
              <w:tab/>
            </w:r>
            <w:r w:rsidRPr="00E00D57" w:rsidDel="00E00D57">
              <w:rPr>
                <w:rPrChange w:id="561"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2" w:author="Curt Beckmann" w:date="2013-06-06T14:17:00Z"/>
              <w:rFonts w:eastAsiaTheme="minorEastAsia"/>
              <w:noProof/>
            </w:rPr>
          </w:pPr>
          <w:del w:id="563" w:author="Curt Beckmann" w:date="2013-06-06T14:17:00Z">
            <w:r w:rsidRPr="00E00D57" w:rsidDel="00E00D57">
              <w:rPr>
                <w:rPrChange w:id="564" w:author="Curt Beckmann" w:date="2013-06-06T14:17:00Z">
                  <w:rPr>
                    <w:rStyle w:val="Hyperlink"/>
                    <w:noProof/>
                  </w:rPr>
                </w:rPrChange>
              </w:rPr>
              <w:delText>8.13.2</w:delText>
            </w:r>
            <w:r w:rsidDel="00E00D57">
              <w:rPr>
                <w:rFonts w:eastAsiaTheme="minorEastAsia"/>
                <w:noProof/>
              </w:rPr>
              <w:tab/>
            </w:r>
            <w:r w:rsidRPr="00E00D57" w:rsidDel="00E00D57">
              <w:rPr>
                <w:rPrChange w:id="565"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6" w:author="Curt Beckmann" w:date="2013-06-06T14:17:00Z"/>
              <w:rFonts w:eastAsiaTheme="minorEastAsia"/>
              <w:noProof/>
            </w:rPr>
          </w:pPr>
          <w:del w:id="567" w:author="Curt Beckmann" w:date="2013-06-06T14:17:00Z">
            <w:r w:rsidRPr="00E00D57" w:rsidDel="00E00D57">
              <w:rPr>
                <w:rPrChange w:id="568" w:author="Curt Beckmann" w:date="2013-06-06T14:17:00Z">
                  <w:rPr>
                    <w:rStyle w:val="Hyperlink"/>
                    <w:noProof/>
                  </w:rPr>
                </w:rPrChange>
              </w:rPr>
              <w:delText>8.13.3</w:delText>
            </w:r>
            <w:r w:rsidDel="00E00D57">
              <w:rPr>
                <w:rFonts w:eastAsiaTheme="minorEastAsia"/>
                <w:noProof/>
              </w:rPr>
              <w:tab/>
            </w:r>
            <w:r w:rsidRPr="00E00D57" w:rsidDel="00E00D57">
              <w:rPr>
                <w:rPrChange w:id="569"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70" w:author="Curt Beckmann" w:date="2013-06-06T14:17:00Z"/>
              <w:rFonts w:eastAsiaTheme="minorEastAsia"/>
              <w:noProof/>
            </w:rPr>
          </w:pPr>
          <w:del w:id="571" w:author="Curt Beckmann" w:date="2013-06-06T14:17:00Z">
            <w:r w:rsidRPr="00E00D57" w:rsidDel="00E00D57">
              <w:rPr>
                <w:rPrChange w:id="572" w:author="Curt Beckmann" w:date="2013-06-06T14:17:00Z">
                  <w:rPr>
                    <w:rStyle w:val="Hyperlink"/>
                    <w:noProof/>
                  </w:rPr>
                </w:rPrChange>
              </w:rPr>
              <w:delText>8.14</w:delText>
            </w:r>
            <w:r w:rsidDel="00E00D57">
              <w:rPr>
                <w:rFonts w:eastAsiaTheme="minorEastAsia"/>
                <w:noProof/>
              </w:rPr>
              <w:tab/>
            </w:r>
            <w:r w:rsidRPr="00E00D57" w:rsidDel="00E00D57">
              <w:rPr>
                <w:rPrChange w:id="573"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4" w:author="Curt Beckmann" w:date="2013-06-06T14:17:00Z"/>
              <w:rFonts w:eastAsiaTheme="minorEastAsia"/>
              <w:noProof/>
            </w:rPr>
          </w:pPr>
          <w:del w:id="575" w:author="Curt Beckmann" w:date="2013-06-06T14:17:00Z">
            <w:r w:rsidRPr="00E00D57" w:rsidDel="00E00D57">
              <w:rPr>
                <w:rPrChange w:id="576" w:author="Curt Beckmann" w:date="2013-06-06T14:17:00Z">
                  <w:rPr>
                    <w:rStyle w:val="Hyperlink"/>
                    <w:noProof/>
                  </w:rPr>
                </w:rPrChange>
              </w:rPr>
              <w:delText>8.14.1</w:delText>
            </w:r>
            <w:r w:rsidDel="00E00D57">
              <w:rPr>
                <w:rFonts w:eastAsiaTheme="minorEastAsia"/>
                <w:noProof/>
              </w:rPr>
              <w:tab/>
            </w:r>
            <w:r w:rsidRPr="00E00D57" w:rsidDel="00E00D57">
              <w:rPr>
                <w:rPrChange w:id="577"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8" w:author="Curt Beckmann" w:date="2013-06-06T14:17:00Z"/>
              <w:rFonts w:eastAsiaTheme="minorEastAsia"/>
              <w:noProof/>
            </w:rPr>
          </w:pPr>
          <w:del w:id="579" w:author="Curt Beckmann" w:date="2013-06-06T14:17:00Z">
            <w:r w:rsidRPr="00E00D57" w:rsidDel="00E00D57">
              <w:rPr>
                <w:rPrChange w:id="580" w:author="Curt Beckmann" w:date="2013-06-06T14:17:00Z">
                  <w:rPr>
                    <w:rStyle w:val="Hyperlink"/>
                    <w:noProof/>
                  </w:rPr>
                </w:rPrChange>
              </w:rPr>
              <w:delText>8.14.2</w:delText>
            </w:r>
            <w:r w:rsidDel="00E00D57">
              <w:rPr>
                <w:rFonts w:eastAsiaTheme="minorEastAsia"/>
                <w:noProof/>
              </w:rPr>
              <w:tab/>
            </w:r>
            <w:r w:rsidRPr="00E00D57" w:rsidDel="00E00D57">
              <w:rPr>
                <w:rPrChange w:id="581"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2" w:author="Curt Beckmann" w:date="2013-06-06T14:17:00Z"/>
              <w:rFonts w:eastAsiaTheme="minorEastAsia"/>
              <w:noProof/>
            </w:rPr>
          </w:pPr>
          <w:del w:id="583" w:author="Curt Beckmann" w:date="2013-06-06T14:17:00Z">
            <w:r w:rsidRPr="00E00D57" w:rsidDel="00E00D57">
              <w:rPr>
                <w:rPrChange w:id="584" w:author="Curt Beckmann" w:date="2013-06-06T14:17:00Z">
                  <w:rPr>
                    <w:rStyle w:val="Hyperlink"/>
                    <w:noProof/>
                  </w:rPr>
                </w:rPrChange>
              </w:rPr>
              <w:delText>8.14.3</w:delText>
            </w:r>
            <w:r w:rsidDel="00E00D57">
              <w:rPr>
                <w:rFonts w:eastAsiaTheme="minorEastAsia"/>
                <w:noProof/>
              </w:rPr>
              <w:tab/>
            </w:r>
            <w:r w:rsidRPr="00E00D57" w:rsidDel="00E00D57">
              <w:rPr>
                <w:rPrChange w:id="585"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6" w:author="Curt Beckmann" w:date="2013-06-06T14:17:00Z"/>
              <w:rFonts w:eastAsiaTheme="minorEastAsia"/>
              <w:noProof/>
            </w:rPr>
          </w:pPr>
          <w:del w:id="587" w:author="Curt Beckmann" w:date="2013-06-06T14:17:00Z">
            <w:r w:rsidRPr="00E00D57" w:rsidDel="00E00D57">
              <w:rPr>
                <w:rPrChange w:id="588" w:author="Curt Beckmann" w:date="2013-06-06T14:17:00Z">
                  <w:rPr>
                    <w:rStyle w:val="Hyperlink"/>
                    <w:noProof/>
                  </w:rPr>
                </w:rPrChange>
              </w:rPr>
              <w:delText>9</w:delText>
            </w:r>
            <w:r w:rsidDel="00E00D57">
              <w:rPr>
                <w:rFonts w:eastAsiaTheme="minorEastAsia"/>
                <w:noProof/>
              </w:rPr>
              <w:tab/>
            </w:r>
            <w:r w:rsidRPr="00E00D57" w:rsidDel="00E00D57">
              <w:rPr>
                <w:rPrChange w:id="589"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90" w:author="Curt Beckmann" w:date="2013-06-06T14:17:00Z"/>
              <w:rFonts w:eastAsiaTheme="minorEastAsia"/>
              <w:noProof/>
            </w:rPr>
          </w:pPr>
          <w:del w:id="591" w:author="Curt Beckmann" w:date="2013-06-06T14:17:00Z">
            <w:r w:rsidRPr="00E00D57" w:rsidDel="00E00D57">
              <w:rPr>
                <w:rPrChange w:id="592" w:author="Curt Beckmann" w:date="2013-06-06T14:17:00Z">
                  <w:rPr>
                    <w:rStyle w:val="Hyperlink"/>
                    <w:noProof/>
                  </w:rPr>
                </w:rPrChange>
              </w:rPr>
              <w:delText>9.1</w:delText>
            </w:r>
            <w:r w:rsidDel="00E00D57">
              <w:rPr>
                <w:rFonts w:eastAsiaTheme="minorEastAsia"/>
                <w:noProof/>
              </w:rPr>
              <w:tab/>
            </w:r>
            <w:r w:rsidRPr="00E00D57" w:rsidDel="00E00D57">
              <w:rPr>
                <w:rPrChange w:id="593"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4" w:author="Curt Beckmann" w:date="2013-06-06T14:17:00Z"/>
              <w:rFonts w:eastAsiaTheme="minorEastAsia"/>
              <w:noProof/>
            </w:rPr>
          </w:pPr>
          <w:del w:id="595" w:author="Curt Beckmann" w:date="2013-06-06T14:17:00Z">
            <w:r w:rsidRPr="00E00D57" w:rsidDel="00E00D57">
              <w:rPr>
                <w:rPrChange w:id="596" w:author="Curt Beckmann" w:date="2013-06-06T14:17:00Z">
                  <w:rPr>
                    <w:rStyle w:val="Hyperlink"/>
                    <w:noProof/>
                  </w:rPr>
                </w:rPrChange>
              </w:rPr>
              <w:delText>9.2</w:delText>
            </w:r>
            <w:r w:rsidDel="00E00D57">
              <w:rPr>
                <w:rFonts w:eastAsiaTheme="minorEastAsia"/>
                <w:noProof/>
              </w:rPr>
              <w:tab/>
            </w:r>
            <w:r w:rsidRPr="00E00D57" w:rsidDel="00E00D57">
              <w:rPr>
                <w:rPrChange w:id="597"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8" w:author="Curt Beckmann" w:date="2013-06-06T14:17:00Z"/>
              <w:rFonts w:eastAsiaTheme="minorEastAsia"/>
              <w:noProof/>
            </w:rPr>
          </w:pPr>
          <w:del w:id="599" w:author="Curt Beckmann" w:date="2013-06-06T14:17:00Z">
            <w:r w:rsidRPr="00E00D57" w:rsidDel="00E00D57">
              <w:rPr>
                <w:rPrChange w:id="600" w:author="Curt Beckmann" w:date="2013-06-06T14:17:00Z">
                  <w:rPr>
                    <w:rStyle w:val="Hyperlink"/>
                    <w:noProof/>
                  </w:rPr>
                </w:rPrChange>
              </w:rPr>
              <w:delText>9.2.1</w:delText>
            </w:r>
            <w:r w:rsidDel="00E00D57">
              <w:rPr>
                <w:rFonts w:eastAsiaTheme="minorEastAsia"/>
                <w:noProof/>
              </w:rPr>
              <w:tab/>
            </w:r>
            <w:r w:rsidRPr="00E00D57" w:rsidDel="00E00D57">
              <w:rPr>
                <w:rPrChange w:id="601"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2" w:author="Curt Beckmann" w:date="2013-06-06T14:17:00Z"/>
              <w:rFonts w:eastAsiaTheme="minorEastAsia"/>
              <w:noProof/>
            </w:rPr>
          </w:pPr>
          <w:del w:id="603" w:author="Curt Beckmann" w:date="2013-06-06T14:17:00Z">
            <w:r w:rsidRPr="00E00D57" w:rsidDel="00E00D57">
              <w:rPr>
                <w:rPrChange w:id="604" w:author="Curt Beckmann" w:date="2013-06-06T14:17:00Z">
                  <w:rPr>
                    <w:rStyle w:val="Hyperlink"/>
                    <w:noProof/>
                  </w:rPr>
                </w:rPrChange>
              </w:rPr>
              <w:delText>9.2.2</w:delText>
            </w:r>
            <w:r w:rsidDel="00E00D57">
              <w:rPr>
                <w:rFonts w:eastAsiaTheme="minorEastAsia"/>
                <w:noProof/>
              </w:rPr>
              <w:tab/>
            </w:r>
            <w:r w:rsidRPr="00E00D57" w:rsidDel="00E00D57">
              <w:rPr>
                <w:rPrChange w:id="605"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6" w:author="Curt Beckmann" w:date="2013-06-06T14:17:00Z"/>
              <w:rFonts w:eastAsiaTheme="minorEastAsia"/>
              <w:noProof/>
            </w:rPr>
          </w:pPr>
          <w:del w:id="607" w:author="Curt Beckmann" w:date="2013-06-06T14:17:00Z">
            <w:r w:rsidRPr="00E00D57" w:rsidDel="00E00D57">
              <w:rPr>
                <w:rPrChange w:id="608" w:author="Curt Beckmann" w:date="2013-06-06T14:17:00Z">
                  <w:rPr>
                    <w:rStyle w:val="Hyperlink"/>
                    <w:noProof/>
                  </w:rPr>
                </w:rPrChange>
              </w:rPr>
              <w:delText>9.2.3</w:delText>
            </w:r>
            <w:r w:rsidDel="00E00D57">
              <w:rPr>
                <w:rFonts w:eastAsiaTheme="minorEastAsia"/>
                <w:noProof/>
              </w:rPr>
              <w:tab/>
            </w:r>
            <w:r w:rsidRPr="00E00D57" w:rsidDel="00E00D57">
              <w:rPr>
                <w:rPrChange w:id="609"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10" w:author="Curt Beckmann" w:date="2013-06-06T14:17:00Z"/>
              <w:rFonts w:eastAsiaTheme="minorEastAsia"/>
              <w:noProof/>
            </w:rPr>
          </w:pPr>
          <w:del w:id="611" w:author="Curt Beckmann" w:date="2013-06-06T14:17:00Z">
            <w:r w:rsidRPr="00E00D57" w:rsidDel="00E00D57">
              <w:rPr>
                <w:rPrChange w:id="612" w:author="Curt Beckmann" w:date="2013-06-06T14:17:00Z">
                  <w:rPr>
                    <w:rStyle w:val="Hyperlink"/>
                    <w:noProof/>
                  </w:rPr>
                </w:rPrChange>
              </w:rPr>
              <w:delText>9.2.4</w:delText>
            </w:r>
            <w:r w:rsidDel="00E00D57">
              <w:rPr>
                <w:rFonts w:eastAsiaTheme="minorEastAsia"/>
                <w:noProof/>
              </w:rPr>
              <w:tab/>
            </w:r>
            <w:r w:rsidRPr="00E00D57" w:rsidDel="00E00D57">
              <w:rPr>
                <w:rPrChange w:id="613"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4" w:author="Curt Beckmann" w:date="2013-06-06T14:17:00Z"/>
              <w:rFonts w:eastAsiaTheme="minorEastAsia"/>
              <w:noProof/>
            </w:rPr>
          </w:pPr>
          <w:del w:id="615" w:author="Curt Beckmann" w:date="2013-06-06T14:17:00Z">
            <w:r w:rsidRPr="00E00D57" w:rsidDel="00E00D57">
              <w:rPr>
                <w:rPrChange w:id="616" w:author="Curt Beckmann" w:date="2013-06-06T14:17:00Z">
                  <w:rPr>
                    <w:rStyle w:val="Hyperlink"/>
                    <w:noProof/>
                  </w:rPr>
                </w:rPrChange>
              </w:rPr>
              <w:delText>9.3</w:delText>
            </w:r>
            <w:r w:rsidDel="00E00D57">
              <w:rPr>
                <w:rFonts w:eastAsiaTheme="minorEastAsia"/>
                <w:noProof/>
              </w:rPr>
              <w:tab/>
            </w:r>
            <w:r w:rsidRPr="00E00D57" w:rsidDel="00E00D57">
              <w:rPr>
                <w:rPrChange w:id="617"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8" w:author="Curt Beckmann" w:date="2013-06-06T14:17:00Z"/>
              <w:rFonts w:eastAsiaTheme="minorEastAsia"/>
              <w:noProof/>
            </w:rPr>
          </w:pPr>
          <w:del w:id="619" w:author="Curt Beckmann" w:date="2013-06-06T14:17:00Z">
            <w:r w:rsidRPr="00E00D57" w:rsidDel="00E00D57">
              <w:rPr>
                <w:rPrChange w:id="620"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1"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2" w:author="Curt Beckmann" w:date="2013-06-06T14:17:00Z"/>
              <w:rFonts w:eastAsiaTheme="minorEastAsia"/>
              <w:noProof/>
            </w:rPr>
          </w:pPr>
          <w:del w:id="623" w:author="Curt Beckmann" w:date="2013-06-06T14:17:00Z">
            <w:r w:rsidRPr="00E00D57" w:rsidDel="00E00D57">
              <w:rPr>
                <w:rPrChange w:id="624" w:author="Curt Beckmann" w:date="2013-06-06T14:17:00Z">
                  <w:rPr>
                    <w:rStyle w:val="Hyperlink"/>
                    <w:noProof/>
                  </w:rPr>
                </w:rPrChange>
              </w:rPr>
              <w:delText>Appendix B</w:delText>
            </w:r>
            <w:r w:rsidDel="00E00D57">
              <w:rPr>
                <w:rFonts w:eastAsiaTheme="minorEastAsia"/>
                <w:noProof/>
              </w:rPr>
              <w:tab/>
            </w:r>
            <w:r w:rsidRPr="00E00D57" w:rsidDel="00E00D57">
              <w:rPr>
                <w:rPrChange w:id="625"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6" w:author="Curt Beckmann" w:date="2013-06-06T14:17:00Z"/>
              <w:rFonts w:eastAsiaTheme="minorEastAsia"/>
              <w:noProof/>
            </w:rPr>
          </w:pPr>
          <w:del w:id="627" w:author="Curt Beckmann" w:date="2013-06-06T14:17:00Z">
            <w:r w:rsidRPr="00E00D57" w:rsidDel="00E00D57">
              <w:rPr>
                <w:rPrChange w:id="628" w:author="Curt Beckmann" w:date="2013-06-06T14:17:00Z">
                  <w:rPr>
                    <w:rStyle w:val="Hyperlink"/>
                    <w:noProof/>
                  </w:rPr>
                </w:rPrChange>
              </w:rPr>
              <w:delText>Appendix C</w:delText>
            </w:r>
            <w:r w:rsidDel="00E00D57">
              <w:rPr>
                <w:rFonts w:eastAsiaTheme="minorEastAsia"/>
                <w:noProof/>
              </w:rPr>
              <w:tab/>
            </w:r>
            <w:r w:rsidRPr="00E00D57" w:rsidDel="00E00D57">
              <w:rPr>
                <w:rPrChange w:id="629"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30" w:name="_Toc358291549"/>
      <w:r w:rsidR="00E64B71" w:rsidRPr="00013F69">
        <w:lastRenderedPageBreak/>
        <w:t>Introduction</w:t>
      </w:r>
      <w:bookmarkEnd w:id="630"/>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43pt" o:ole="">
            <v:imagedata r:id="rId14" o:title=""/>
          </v:shape>
          <o:OLEObject Type="Embed" ProgID="Visio.Drawing.11" ShapeID="_x0000_i1025" DrawAspect="Content" ObjectID="_1440087887" r:id="rId15"/>
        </w:object>
      </w:r>
      <w:r w:rsidDel="006B018A">
        <w:rPr>
          <w:noProof/>
          <w:lang w:eastAsia="zh-CN"/>
        </w:rPr>
        <w:t xml:space="preserve"> </w:t>
      </w:r>
    </w:p>
    <w:p w14:paraId="35F9758F" w14:textId="77777777" w:rsidR="00E64B71" w:rsidRDefault="00E64B71" w:rsidP="00E64B71">
      <w:pPr>
        <w:pStyle w:val="Caption"/>
      </w:pPr>
      <w:bookmarkStart w:id="631" w:name="_Ref316755854"/>
      <w:r>
        <w:t xml:space="preserve">Figure </w:t>
      </w:r>
      <w:fldSimple w:instr=" SEQ Figure \* ARABIC ">
        <w:r w:rsidR="001F476B">
          <w:rPr>
            <w:noProof/>
          </w:rPr>
          <w:t>1</w:t>
        </w:r>
      </w:fldSimple>
      <w:bookmarkEnd w:id="63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632"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3" w:name="_Toc358291550"/>
      <w:r>
        <w:t>Motivation</w:t>
      </w:r>
      <w:bookmarkEnd w:id="633"/>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634" w:author="Anees Shaikh" w:date="2013-08-24T15:50:00Z">
        <w:r w:rsidR="002A4D52">
          <w:t xml:space="preserve">generally </w:t>
        </w:r>
      </w:ins>
      <w:r w:rsidR="00B76D83">
        <w:t>does not need to be done at the timescale of a flow and</w:t>
      </w:r>
      <w:ins w:id="635"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636" w:author="Anees Shaikh" w:date="2013-08-24T15:51:00Z">
        <w:r w:rsidR="002A4D52">
          <w:t xml:space="preserve">called an OpenFlow Capable Switch </w:t>
        </w:r>
      </w:ins>
      <w:r w:rsidR="00E64B71">
        <w:t>for one or more OpenFlow datapaths</w:t>
      </w:r>
      <w:del w:id="637"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w:t>
      </w:r>
      <w:proofErr w:type="gramStart"/>
      <w:r w:rsidR="00E64B71">
        <w:t>an</w:t>
      </w:r>
      <w:proofErr w:type="gramEnd"/>
      <w:r w:rsidR="00E64B71">
        <w:t xml:space="preserve">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638" w:author="Anees Shaikh" w:date="2013-08-24T15:52:00Z">
        <w:r w:rsidR="00E64B71" w:rsidDel="002A4D52">
          <w:delText xml:space="preserve">amongst </w:delText>
        </w:r>
      </w:del>
      <w:ins w:id="639"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640" w:author="Anees Shaikh" w:date="2013-08-24T15:55:00Z">
        <w:r w:rsidR="00CB5DE8">
          <w:t>, for example.</w:t>
        </w:r>
      </w:ins>
      <w:del w:id="641"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642" w:author="Anees Shaikh" w:date="2013-08-24T15:55:00Z">
        <w:r w:rsidR="00CB5DE8">
          <w:t xml:space="preserve"> </w:t>
        </w:r>
      </w:ins>
      <w:del w:id="643"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644" w:author="Anees Shaikh" w:date="2013-08-24T15:55:00Z">
        <w:r w:rsidR="00CB5DE8">
          <w:t xml:space="preserve"> </w:t>
        </w:r>
      </w:ins>
      <w:del w:id="645" w:author="Anees Shaikh" w:date="2013-08-24T15:56:00Z">
        <w:r w:rsidDel="00CB5DE8">
          <w:delText xml:space="preserve">Any </w:delText>
        </w:r>
      </w:del>
      <w:ins w:id="646" w:author="Anees Shaikh" w:date="2013-08-24T15:56:00Z">
        <w:r w:rsidR="00CB5DE8">
          <w:t>Interactions</w:t>
        </w:r>
      </w:ins>
      <w:del w:id="647" w:author="Anees Shaikh" w:date="2013-08-24T15:56:00Z">
        <w:r w:rsidDel="00CB5DE8">
          <w:delText>interaction</w:delText>
        </w:r>
      </w:del>
      <w:r>
        <w:t xml:space="preserve"> between the OpenFlow Configuration Points and OpenFlow controllers is outside the scope of </w:t>
      </w:r>
      <w:r w:rsidR="00E34319">
        <w:t>OF-CONFIG 1.2</w:t>
      </w:r>
      <w:ins w:id="648" w:author="Anees Shaikh" w:date="2013-08-24T15:56:00Z">
        <w:r w:rsidR="00CB5DE8">
          <w:t>, but is expected to be addressed in future versions of the specification.</w:t>
        </w:r>
      </w:ins>
      <w:del w:id="649"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50" w:name="_Ref316755787"/>
      <w:r>
        <w:t xml:space="preserve">Figure </w:t>
      </w:r>
      <w:fldSimple w:instr=" SEQ Figure \* ARABIC ">
        <w:r w:rsidR="001F476B">
          <w:rPr>
            <w:noProof/>
          </w:rPr>
          <w:t>2</w:t>
        </w:r>
      </w:fldSimple>
      <w:bookmarkEnd w:id="650"/>
      <w:r>
        <w:t xml:space="preserve">: </w:t>
      </w:r>
      <w:r w:rsidRPr="004B4623">
        <w:t>Relationship between components defined in this specification, the OF-CONFIG protocol and the OpenFlow protocol</w:t>
      </w:r>
    </w:p>
    <w:p w14:paraId="07110944" w14:textId="77777777" w:rsidR="00E64B71" w:rsidRDefault="00E64B71" w:rsidP="00E64B71">
      <w:pPr>
        <w:rPr>
          <w:ins w:id="651"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pPr>
        <w:pStyle w:val="Heading2"/>
        <w:rPr>
          <w:ins w:id="652" w:author="Anees Shaikh" w:date="2013-08-24T16:56:00Z"/>
        </w:rPr>
        <w:pPrChange w:id="653" w:author="Anees Shaikh" w:date="2013-08-24T16:52:00Z">
          <w:pPr/>
        </w:pPrChange>
      </w:pPr>
      <w:ins w:id="654" w:author="Anees Shaikh" w:date="2013-08-24T16:52:00Z">
        <w:r>
          <w:t>OF-CONFIG and OF-</w:t>
        </w:r>
      </w:ins>
      <w:ins w:id="655" w:author="Anees Shaikh" w:date="2013-08-24T16:56:00Z">
        <w:r w:rsidR="001B345E">
          <w:t>SWITCH</w:t>
        </w:r>
      </w:ins>
    </w:p>
    <w:p w14:paraId="7533C0D7" w14:textId="401D4A83" w:rsidR="001B345E" w:rsidRDefault="001B345E">
      <w:pPr>
        <w:rPr>
          <w:ins w:id="656" w:author="Anees Shaikh" w:date="2013-08-24T16:59:00Z"/>
        </w:rPr>
      </w:pPr>
      <w:ins w:id="657" w:author="Anees Shaikh" w:date="2013-08-24T16:57:00Z">
        <w:r>
          <w:t xml:space="preserve">Although </w:t>
        </w:r>
      </w:ins>
      <w:ins w:id="658" w:author="Anees Shaikh" w:date="2013-08-24T16:56:00Z">
        <w:r>
          <w:t xml:space="preserve">OF-CONFIG is considered a complementary protocol to the </w:t>
        </w:r>
      </w:ins>
      <w:ins w:id="659" w:author="Anees Shaikh" w:date="2013-08-24T16:57:00Z">
        <w:r>
          <w:t xml:space="preserve">main </w:t>
        </w:r>
      </w:ins>
      <w:ins w:id="660" w:author="Anees Shaikh" w:date="2013-08-24T16:56:00Z">
        <w:r>
          <w:t>OpenFlow switch specification</w:t>
        </w:r>
      </w:ins>
      <w:ins w:id="661" w:author="Anees Shaikh" w:date="2013-08-24T16:57:00Z">
        <w:r>
          <w:t xml:space="preserve"> (OF-SWITCH), it is useful to describe the differences that motivate the need for a separate protocol specification in ONF.  The </w:t>
        </w:r>
      </w:ins>
      <w:ins w:id="662" w:author="Anees Shaikh" w:date="2013-08-24T16:59:00Z">
        <w:r>
          <w:t>table below summarizes the key differences.</w:t>
        </w:r>
      </w:ins>
    </w:p>
    <w:tbl>
      <w:tblPr>
        <w:tblStyle w:val="TableGrid"/>
        <w:tblW w:w="0" w:type="auto"/>
        <w:tblLook w:val="04A0" w:firstRow="1" w:lastRow="0" w:firstColumn="1" w:lastColumn="0" w:noHBand="0" w:noVBand="1"/>
        <w:tblPrChange w:id="663"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664">
          <w:tblGrid>
            <w:gridCol w:w="1908"/>
            <w:gridCol w:w="1284"/>
            <w:gridCol w:w="2550"/>
            <w:gridCol w:w="642"/>
            <w:gridCol w:w="3192"/>
          </w:tblGrid>
        </w:tblGridChange>
      </w:tblGrid>
      <w:tr w:rsidR="001B345E" w14:paraId="15BF408D" w14:textId="77777777" w:rsidTr="00691DAE">
        <w:trPr>
          <w:ins w:id="665" w:author="Anees Shaikh" w:date="2013-08-24T17:00:00Z"/>
        </w:trPr>
        <w:tc>
          <w:tcPr>
            <w:tcW w:w="1908" w:type="dxa"/>
            <w:tcPrChange w:id="666" w:author="Anees Shaikh" w:date="2013-08-24T17:06:00Z">
              <w:tcPr>
                <w:tcW w:w="3192" w:type="dxa"/>
                <w:gridSpan w:val="2"/>
              </w:tcPr>
            </w:tcPrChange>
          </w:tcPr>
          <w:p w14:paraId="612BB45D" w14:textId="77777777" w:rsidR="001B345E" w:rsidRDefault="001B345E" w:rsidP="001B345E">
            <w:pPr>
              <w:rPr>
                <w:ins w:id="667" w:author="Anees Shaikh" w:date="2013-08-24T17:00:00Z"/>
              </w:rPr>
            </w:pPr>
          </w:p>
        </w:tc>
        <w:tc>
          <w:tcPr>
            <w:tcW w:w="3834" w:type="dxa"/>
            <w:tcPrChange w:id="668" w:author="Anees Shaikh" w:date="2013-08-24T17:06:00Z">
              <w:tcPr>
                <w:tcW w:w="3192" w:type="dxa"/>
                <w:gridSpan w:val="2"/>
              </w:tcPr>
            </w:tcPrChange>
          </w:tcPr>
          <w:p w14:paraId="64B3508A" w14:textId="192F2137" w:rsidR="001B345E" w:rsidRDefault="001B345E" w:rsidP="001B345E">
            <w:pPr>
              <w:rPr>
                <w:ins w:id="669" w:author="Anees Shaikh" w:date="2013-08-24T17:00:00Z"/>
              </w:rPr>
            </w:pPr>
            <w:ins w:id="670" w:author="Anees Shaikh" w:date="2013-08-24T17:00:00Z">
              <w:r>
                <w:t>OpenFlow</w:t>
              </w:r>
            </w:ins>
          </w:p>
        </w:tc>
        <w:tc>
          <w:tcPr>
            <w:tcW w:w="3834" w:type="dxa"/>
            <w:tcPrChange w:id="671" w:author="Anees Shaikh" w:date="2013-08-24T17:06:00Z">
              <w:tcPr>
                <w:tcW w:w="3192" w:type="dxa"/>
              </w:tcPr>
            </w:tcPrChange>
          </w:tcPr>
          <w:p w14:paraId="4E25A888" w14:textId="4019F56D" w:rsidR="001B345E" w:rsidRDefault="001B345E" w:rsidP="001B345E">
            <w:pPr>
              <w:rPr>
                <w:ins w:id="672" w:author="Anees Shaikh" w:date="2013-08-24T17:00:00Z"/>
              </w:rPr>
            </w:pPr>
            <w:ins w:id="673" w:author="Anees Shaikh" w:date="2013-08-24T17:00:00Z">
              <w:r>
                <w:t>OF-CONFIG</w:t>
              </w:r>
            </w:ins>
          </w:p>
        </w:tc>
      </w:tr>
      <w:tr w:rsidR="001B345E" w14:paraId="564A44D9" w14:textId="77777777" w:rsidTr="00691DAE">
        <w:trPr>
          <w:ins w:id="674" w:author="Anees Shaikh" w:date="2013-08-24T17:00:00Z"/>
        </w:trPr>
        <w:tc>
          <w:tcPr>
            <w:tcW w:w="1908" w:type="dxa"/>
            <w:tcPrChange w:id="675" w:author="Anees Shaikh" w:date="2013-08-24T17:06:00Z">
              <w:tcPr>
                <w:tcW w:w="3192" w:type="dxa"/>
                <w:gridSpan w:val="2"/>
              </w:tcPr>
            </w:tcPrChange>
          </w:tcPr>
          <w:p w14:paraId="651C1E36" w14:textId="4DFF4C89" w:rsidR="001B345E" w:rsidRDefault="001B345E" w:rsidP="001B345E">
            <w:pPr>
              <w:rPr>
                <w:ins w:id="676" w:author="Anees Shaikh" w:date="2013-08-24T17:00:00Z"/>
              </w:rPr>
            </w:pPr>
            <w:ins w:id="677" w:author="Anees Shaikh" w:date="2013-08-24T17:00:00Z">
              <w:r>
                <w:t>Primary purpose</w:t>
              </w:r>
            </w:ins>
          </w:p>
        </w:tc>
        <w:tc>
          <w:tcPr>
            <w:tcW w:w="3834" w:type="dxa"/>
            <w:tcPrChange w:id="678" w:author="Anees Shaikh" w:date="2013-08-24T17:06:00Z">
              <w:tcPr>
                <w:tcW w:w="3192" w:type="dxa"/>
                <w:gridSpan w:val="2"/>
              </w:tcPr>
            </w:tcPrChange>
          </w:tcPr>
          <w:p w14:paraId="02BFF847" w14:textId="6AC1ACC6" w:rsidR="001B345E" w:rsidRDefault="001B345E" w:rsidP="001B345E">
            <w:pPr>
              <w:rPr>
                <w:ins w:id="679" w:author="Anees Shaikh" w:date="2013-08-24T17:00:00Z"/>
              </w:rPr>
            </w:pPr>
            <w:ins w:id="680" w:author="Anees Shaikh" w:date="2013-08-24T17:01:00Z">
              <w:r>
                <w:t>Modification of match-action rules effecting flows of network packets across an OpenFlow datapath</w:t>
              </w:r>
            </w:ins>
          </w:p>
        </w:tc>
        <w:tc>
          <w:tcPr>
            <w:tcW w:w="3834" w:type="dxa"/>
            <w:tcPrChange w:id="681" w:author="Anees Shaikh" w:date="2013-08-24T17:06:00Z">
              <w:tcPr>
                <w:tcW w:w="3192" w:type="dxa"/>
              </w:tcPr>
            </w:tcPrChange>
          </w:tcPr>
          <w:p w14:paraId="19A47C89" w14:textId="16A9D997" w:rsidR="001B345E" w:rsidRDefault="001B345E" w:rsidP="001B345E">
            <w:pPr>
              <w:rPr>
                <w:ins w:id="682" w:author="Anees Shaikh" w:date="2013-08-24T17:00:00Z"/>
              </w:rPr>
            </w:pPr>
            <w:ins w:id="683" w:author="Anees Shaikh" w:date="2013-08-24T17:01:00Z">
              <w:r w:rsidRPr="001B345E">
                <w:t>Remote configuration of possibly multiple OpenFlow datapaths on a physical or virtual platform</w:t>
              </w:r>
            </w:ins>
          </w:p>
        </w:tc>
      </w:tr>
      <w:tr w:rsidR="001B345E" w14:paraId="056C1494" w14:textId="77777777" w:rsidTr="00691DAE">
        <w:trPr>
          <w:ins w:id="684" w:author="Anees Shaikh" w:date="2013-08-24T17:00:00Z"/>
        </w:trPr>
        <w:tc>
          <w:tcPr>
            <w:tcW w:w="1908" w:type="dxa"/>
            <w:tcPrChange w:id="685" w:author="Anees Shaikh" w:date="2013-08-24T17:06:00Z">
              <w:tcPr>
                <w:tcW w:w="3192" w:type="dxa"/>
                <w:gridSpan w:val="2"/>
              </w:tcPr>
            </w:tcPrChange>
          </w:tcPr>
          <w:p w14:paraId="7A4028B2" w14:textId="0D0D31F4" w:rsidR="001B345E" w:rsidRDefault="001B345E" w:rsidP="001B345E">
            <w:pPr>
              <w:rPr>
                <w:ins w:id="686" w:author="Anees Shaikh" w:date="2013-08-24T17:00:00Z"/>
              </w:rPr>
            </w:pPr>
            <w:ins w:id="687" w:author="Anees Shaikh" w:date="2013-08-24T17:02:00Z">
              <w:r>
                <w:t>Terminology</w:t>
              </w:r>
            </w:ins>
          </w:p>
        </w:tc>
        <w:tc>
          <w:tcPr>
            <w:tcW w:w="3834" w:type="dxa"/>
            <w:tcPrChange w:id="688" w:author="Anees Shaikh" w:date="2013-08-24T17:06:00Z">
              <w:tcPr>
                <w:tcW w:w="3192" w:type="dxa"/>
                <w:gridSpan w:val="2"/>
              </w:tcPr>
            </w:tcPrChange>
          </w:tcPr>
          <w:p w14:paraId="0A663C23" w14:textId="1592C7A8" w:rsidR="001B345E" w:rsidRDefault="001B345E" w:rsidP="001B345E">
            <w:pPr>
              <w:rPr>
                <w:ins w:id="689" w:author="Anees Shaikh" w:date="2013-08-24T17:00:00Z"/>
              </w:rPr>
            </w:pPr>
            <w:ins w:id="690" w:author="Anees Shaikh" w:date="2013-08-24T17:02:00Z">
              <w:r>
                <w:t>In the OpenFlow 1.3.1 specification and earlier, the terms OpenFlow datapath and OpenFlow Switch are essentially interchangeable</w:t>
              </w:r>
            </w:ins>
          </w:p>
        </w:tc>
        <w:tc>
          <w:tcPr>
            <w:tcW w:w="3834" w:type="dxa"/>
            <w:tcPrChange w:id="691" w:author="Anees Shaikh" w:date="2013-08-24T17:06:00Z">
              <w:tcPr>
                <w:tcW w:w="3192" w:type="dxa"/>
              </w:tcPr>
            </w:tcPrChange>
          </w:tcPr>
          <w:p w14:paraId="1A24A247" w14:textId="756189BA" w:rsidR="00691DAE" w:rsidRDefault="00691DAE" w:rsidP="00691DAE">
            <w:pPr>
              <w:rPr>
                <w:ins w:id="692" w:author="Anees Shaikh" w:date="2013-08-24T17:03:00Z"/>
              </w:rPr>
            </w:pPr>
            <w:ins w:id="693" w:author="Anees Shaikh" w:date="2013-08-24T17:03:00Z">
              <w:r>
                <w:t>In the OF-Config 1.1.1 specification and earlier, the term OpenFlow Logical Switch maps to the OpenFlow datapath in the OpenFlow 1.3.1 and earlier specs. The term OpenFlow Capable Switch</w:t>
              </w:r>
            </w:ins>
            <w:ins w:id="694" w:author="Anees Shaikh" w:date="2013-08-24T17:04:00Z">
              <w:r>
                <w:t xml:space="preserve"> </w:t>
              </w:r>
            </w:ins>
            <w:ins w:id="695" w:author="Anees Shaikh" w:date="2013-08-24T17:03:00Z">
              <w:r>
                <w:t>introduces a new abstraction</w:t>
              </w:r>
            </w:ins>
            <w:ins w:id="696" w:author="Anees Shaikh" w:date="2013-08-24T17:04:00Z">
              <w:r>
                <w:t>.</w:t>
              </w:r>
            </w:ins>
          </w:p>
          <w:p w14:paraId="0A723A44" w14:textId="77777777" w:rsidR="00691DAE" w:rsidRDefault="00691DAE" w:rsidP="00691DAE">
            <w:pPr>
              <w:rPr>
                <w:ins w:id="697" w:author="Anees Shaikh" w:date="2013-08-24T17:03:00Z"/>
              </w:rPr>
            </w:pPr>
            <w:ins w:id="698" w:author="Anees Shaikh" w:date="2013-08-24T17:03:00Z">
              <w:r>
                <w:t>OpenFlow Logical Switch = OpenFlow datapath (as defined in the OpenFlow specification)</w:t>
              </w:r>
            </w:ins>
          </w:p>
          <w:p w14:paraId="5B31E638" w14:textId="77777777" w:rsidR="00691DAE" w:rsidRDefault="00691DAE" w:rsidP="00691DAE">
            <w:pPr>
              <w:rPr>
                <w:ins w:id="699" w:author="Anees Shaikh" w:date="2013-08-24T17:03:00Z"/>
              </w:rPr>
            </w:pPr>
            <w:ins w:id="700" w:author="Anees Shaikh" w:date="2013-08-24T17:03:00Z">
              <w:r>
                <w:lastRenderedPageBreak/>
                <w:t>OpenFlow Controller = controller (as defined in the OpenFlow specification)</w:t>
              </w:r>
            </w:ins>
          </w:p>
          <w:p w14:paraId="2459CFEE" w14:textId="6BF3FBD1" w:rsidR="00691DAE" w:rsidRDefault="00691DAE" w:rsidP="00691DAE">
            <w:pPr>
              <w:rPr>
                <w:ins w:id="701" w:author="Anees Shaikh" w:date="2013-08-24T17:03:00Z"/>
              </w:rPr>
            </w:pPr>
            <w:ins w:id="702" w:author="Anees Shaikh" w:date="2013-08-24T17:03:00Z">
              <w:r>
                <w:t xml:space="preserve">OpenFlow Capable Switch = a new </w:t>
              </w:r>
            </w:ins>
            <w:ins w:id="703" w:author="Anees Shaikh" w:date="2013-08-24T17:04:00Z">
              <w:r>
                <w:t>element</w:t>
              </w:r>
            </w:ins>
          </w:p>
          <w:p w14:paraId="0F1DCDC7" w14:textId="3331639A" w:rsidR="001B345E" w:rsidRDefault="00691DAE" w:rsidP="00691DAE">
            <w:pPr>
              <w:rPr>
                <w:ins w:id="704" w:author="Anees Shaikh" w:date="2013-08-24T17:00:00Z"/>
              </w:rPr>
            </w:pPr>
            <w:ins w:id="705" w:author="Anees Shaikh" w:date="2013-08-24T17:03:00Z">
              <w:r>
                <w:t xml:space="preserve">OpenFlow Configuration Point = a new </w:t>
              </w:r>
            </w:ins>
            <w:ins w:id="706" w:author="Anees Shaikh" w:date="2013-08-24T17:04:00Z">
              <w:r>
                <w:t>element</w:t>
              </w:r>
            </w:ins>
          </w:p>
        </w:tc>
      </w:tr>
      <w:tr w:rsidR="001B345E" w14:paraId="3CF560E8" w14:textId="77777777" w:rsidTr="00691DAE">
        <w:trPr>
          <w:ins w:id="707" w:author="Anees Shaikh" w:date="2013-08-24T17:00:00Z"/>
        </w:trPr>
        <w:tc>
          <w:tcPr>
            <w:tcW w:w="1908" w:type="dxa"/>
            <w:tcPrChange w:id="708" w:author="Anees Shaikh" w:date="2013-08-24T17:06:00Z">
              <w:tcPr>
                <w:tcW w:w="3192" w:type="dxa"/>
                <w:gridSpan w:val="2"/>
              </w:tcPr>
            </w:tcPrChange>
          </w:tcPr>
          <w:p w14:paraId="1E5E179B" w14:textId="37AADACE" w:rsidR="001B345E" w:rsidRDefault="00691DAE" w:rsidP="001B345E">
            <w:pPr>
              <w:rPr>
                <w:ins w:id="709" w:author="Anees Shaikh" w:date="2013-08-24T17:00:00Z"/>
              </w:rPr>
            </w:pPr>
            <w:ins w:id="710" w:author="Anees Shaikh" w:date="2013-08-24T17:04:00Z">
              <w:r w:rsidRPr="00691DAE">
                <w:lastRenderedPageBreak/>
                <w:t>Transport</w:t>
              </w:r>
            </w:ins>
          </w:p>
        </w:tc>
        <w:tc>
          <w:tcPr>
            <w:tcW w:w="3834" w:type="dxa"/>
            <w:tcPrChange w:id="711" w:author="Anees Shaikh" w:date="2013-08-24T17:06:00Z">
              <w:tcPr>
                <w:tcW w:w="3192" w:type="dxa"/>
                <w:gridSpan w:val="2"/>
              </w:tcPr>
            </w:tcPrChange>
          </w:tcPr>
          <w:p w14:paraId="1ABC64BC" w14:textId="00BE0A03" w:rsidR="001B345E" w:rsidRDefault="00691DAE" w:rsidP="00691DAE">
            <w:pPr>
              <w:rPr>
                <w:ins w:id="712" w:author="Anees Shaikh" w:date="2013-08-24T17:00:00Z"/>
              </w:rPr>
            </w:pPr>
            <w:ins w:id="713" w:author="Anees Shaikh" w:date="2013-08-24T17:05:00Z">
              <w:r>
                <w:t>A bit-level protocol specified in the OpenFlow standard currently supported over TCP, TLS, or SSL</w:t>
              </w:r>
            </w:ins>
          </w:p>
        </w:tc>
        <w:tc>
          <w:tcPr>
            <w:tcW w:w="3834" w:type="dxa"/>
            <w:tcPrChange w:id="714" w:author="Anees Shaikh" w:date="2013-08-24T17:06:00Z">
              <w:tcPr>
                <w:tcW w:w="3192" w:type="dxa"/>
              </w:tcPr>
            </w:tcPrChange>
          </w:tcPr>
          <w:p w14:paraId="48714874" w14:textId="00E31BAA" w:rsidR="001B345E" w:rsidRDefault="000A5992" w:rsidP="000A5992">
            <w:pPr>
              <w:rPr>
                <w:ins w:id="715" w:author="Anees Shaikh" w:date="2013-08-24T17:00:00Z"/>
              </w:rPr>
            </w:pPr>
            <w:ins w:id="716" w:author="Anees Shaikh" w:date="2013-08-24T17:07:00Z">
              <w:r>
                <w:t>An XML data model and operational behavior specified in the OF-Config standard bound to the NETCONF operations and transport standard for network device configuration and management</w:t>
              </w:r>
            </w:ins>
          </w:p>
        </w:tc>
      </w:tr>
      <w:tr w:rsidR="001B345E" w14:paraId="15026D7D" w14:textId="77777777" w:rsidTr="00691DAE">
        <w:trPr>
          <w:ins w:id="717" w:author="Anees Shaikh" w:date="2013-08-24T17:00:00Z"/>
        </w:trPr>
        <w:tc>
          <w:tcPr>
            <w:tcW w:w="1908" w:type="dxa"/>
            <w:tcPrChange w:id="718" w:author="Anees Shaikh" w:date="2013-08-24T17:06:00Z">
              <w:tcPr>
                <w:tcW w:w="3192" w:type="dxa"/>
                <w:gridSpan w:val="2"/>
              </w:tcPr>
            </w:tcPrChange>
          </w:tcPr>
          <w:p w14:paraId="2C938B29" w14:textId="4BEE692F" w:rsidR="001B345E" w:rsidRDefault="007B4A83" w:rsidP="001B345E">
            <w:pPr>
              <w:rPr>
                <w:ins w:id="719" w:author="Anees Shaikh" w:date="2013-08-24T17:00:00Z"/>
              </w:rPr>
            </w:pPr>
            <w:ins w:id="720" w:author="Anees Shaikh" w:date="2013-08-24T17:08:00Z">
              <w:r>
                <w:t>Protocol endpoints</w:t>
              </w:r>
            </w:ins>
          </w:p>
        </w:tc>
        <w:tc>
          <w:tcPr>
            <w:tcW w:w="3834" w:type="dxa"/>
            <w:tcPrChange w:id="721" w:author="Anees Shaikh" w:date="2013-08-24T17:06:00Z">
              <w:tcPr>
                <w:tcW w:w="3192" w:type="dxa"/>
                <w:gridSpan w:val="2"/>
              </w:tcPr>
            </w:tcPrChange>
          </w:tcPr>
          <w:p w14:paraId="610F4E18" w14:textId="6091777A" w:rsidR="009D0127" w:rsidRDefault="009D0127" w:rsidP="009D0127">
            <w:pPr>
              <w:rPr>
                <w:ins w:id="722" w:author="Anees Shaikh" w:date="2013-08-24T17:20:00Z"/>
              </w:rPr>
            </w:pPr>
            <w:ins w:id="723" w:author="Anees Shaikh" w:date="2013-08-24T17:20:00Z">
              <w:r>
                <w:t>1) An OpenFlow datapath, also referred to as OpenFlow Logical Switch (OFLS)</w:t>
              </w:r>
            </w:ins>
          </w:p>
          <w:p w14:paraId="334E666F" w14:textId="2333E46F" w:rsidR="001B345E" w:rsidRDefault="009D0127" w:rsidP="009D0127">
            <w:pPr>
              <w:rPr>
                <w:ins w:id="724" w:author="Anees Shaikh" w:date="2013-08-24T17:00:00Z"/>
              </w:rPr>
            </w:pPr>
            <w:ins w:id="725" w:author="Anees Shaikh" w:date="2013-08-24T17:20:00Z">
              <w:r>
                <w:t>2) An OpenFlow Controller  (OFC)</w:t>
              </w:r>
            </w:ins>
          </w:p>
        </w:tc>
        <w:tc>
          <w:tcPr>
            <w:tcW w:w="3834" w:type="dxa"/>
            <w:tcPrChange w:id="726" w:author="Anees Shaikh" w:date="2013-08-24T17:06:00Z">
              <w:tcPr>
                <w:tcW w:w="3192" w:type="dxa"/>
              </w:tcPr>
            </w:tcPrChange>
          </w:tcPr>
          <w:p w14:paraId="439F1420" w14:textId="052EC637" w:rsidR="009D0127" w:rsidRDefault="009D0127" w:rsidP="009D0127">
            <w:pPr>
              <w:rPr>
                <w:ins w:id="727" w:author="Anees Shaikh" w:date="2013-08-24T17:20:00Z"/>
              </w:rPr>
            </w:pPr>
            <w:ins w:id="728" w:author="Anees Shaikh" w:date="2013-08-24T17:20:00Z">
              <w:r>
                <w:t>1) An OpenFlow Capable Switch (OFCS) able to instantiate one or more OpenFlow Logical Switches (i.e. OpenFlow datapaths)</w:t>
              </w:r>
            </w:ins>
          </w:p>
          <w:p w14:paraId="61BC6F30" w14:textId="48D3ECC3" w:rsidR="001B345E" w:rsidRDefault="009D0127" w:rsidP="009D0127">
            <w:pPr>
              <w:rPr>
                <w:ins w:id="729" w:author="Anees Shaikh" w:date="2013-08-24T17:00:00Z"/>
              </w:rPr>
            </w:pPr>
            <w:ins w:id="730" w:author="Anees Shaikh" w:date="2013-08-24T17:20:00Z">
              <w:r>
                <w:t>2) An OpenFlow Configuration Point (OFCP)</w:t>
              </w:r>
            </w:ins>
          </w:p>
        </w:tc>
      </w:tr>
      <w:tr w:rsidR="009D0127" w14:paraId="2FE6716F" w14:textId="77777777" w:rsidTr="00691DAE">
        <w:trPr>
          <w:ins w:id="731" w:author="Anees Shaikh" w:date="2013-08-24T17:21:00Z"/>
        </w:trPr>
        <w:tc>
          <w:tcPr>
            <w:tcW w:w="1908" w:type="dxa"/>
          </w:tcPr>
          <w:p w14:paraId="6FEEDE78" w14:textId="1770C10C" w:rsidR="009D0127" w:rsidRDefault="009D0127" w:rsidP="009D0127">
            <w:pPr>
              <w:rPr>
                <w:ins w:id="732" w:author="Anees Shaikh" w:date="2013-08-24T17:21:00Z"/>
              </w:rPr>
            </w:pPr>
            <w:ins w:id="733" w:author="Anees Shaikh" w:date="2013-08-24T17:21:00Z">
              <w:r w:rsidRPr="009D0127">
                <w:t xml:space="preserve">Example </w:t>
              </w:r>
              <w:r>
                <w:t>usage</w:t>
              </w:r>
            </w:ins>
          </w:p>
        </w:tc>
        <w:tc>
          <w:tcPr>
            <w:tcW w:w="3834" w:type="dxa"/>
          </w:tcPr>
          <w:p w14:paraId="39D983FA" w14:textId="4FB8390E" w:rsidR="009D0127" w:rsidRDefault="000B2CBA" w:rsidP="000B2CBA">
            <w:pPr>
              <w:rPr>
                <w:ins w:id="734" w:author="Anees Shaikh" w:date="2013-08-24T17:21:00Z"/>
              </w:rPr>
            </w:pPr>
            <w:ins w:id="735" w:author="Anees Shaikh" w:date="2013-08-24T17:21:00Z">
              <w:r>
                <w:t>An OpenFlow Controller adds a flow modification to an OpenFlow datapath (OFLS) which allows Ethernet frames containing IP packets which originated from 192.168.3.10 and are coming in</w:t>
              </w:r>
            </w:ins>
            <w:ins w:id="736" w:author="Anees Shaikh" w:date="2013-08-24T17:22:00Z">
              <w:r>
                <w:t xml:space="preserve"> </w:t>
              </w:r>
            </w:ins>
            <w:ins w:id="737" w:author="Anees Shaikh" w:date="2013-08-24T17:21:00Z">
              <w:r>
                <w:t xml:space="preserve">on the datapath's port 2 to </w:t>
              </w:r>
            </w:ins>
            <w:ins w:id="738" w:author="Anees Shaikh" w:date="2013-08-24T17:22:00Z">
              <w:r>
                <w:t>be forwarded</w:t>
              </w:r>
            </w:ins>
            <w:ins w:id="739" w:author="Anees Shaikh" w:date="2013-08-24T17:21:00Z">
              <w:r>
                <w:t xml:space="preserve"> out on the datapath's port 14</w:t>
              </w:r>
            </w:ins>
          </w:p>
        </w:tc>
        <w:tc>
          <w:tcPr>
            <w:tcW w:w="3834" w:type="dxa"/>
          </w:tcPr>
          <w:p w14:paraId="68A8D453" w14:textId="593D3E18" w:rsidR="009D0127" w:rsidRDefault="000B2CBA" w:rsidP="000B2CBA">
            <w:pPr>
              <w:rPr>
                <w:ins w:id="740" w:author="Anees Shaikh" w:date="2013-08-24T17:21:00Z"/>
              </w:rPr>
            </w:pPr>
            <w:ins w:id="741" w:author="Anees Shaikh" w:date="2013-08-24T17:22:00Z">
              <w:r>
                <w:t>An OpenFlow Configuration Point configures a particular OpenFlow Logical Switch (OF datapath) to be associated with a particular OpenFlow Controller</w:t>
              </w:r>
            </w:ins>
          </w:p>
        </w:tc>
      </w:tr>
    </w:tbl>
    <w:p w14:paraId="0CC36C45" w14:textId="58162D94" w:rsidR="001B345E" w:rsidRPr="001B345E" w:rsidRDefault="001E337C" w:rsidP="001B345E">
      <w:ins w:id="742"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743" w:author="Anees Shaikh" w:date="2013-08-24T17:24:00Z">
        <w:r>
          <w:t>update</w:t>
        </w:r>
      </w:ins>
      <w:ins w:id="744" w:author="Anees Shaikh" w:date="2013-08-24T17:23:00Z">
        <w:r w:rsidRPr="001E337C">
          <w:t xml:space="preserve"> of either standard.</w:t>
        </w:r>
      </w:ins>
    </w:p>
    <w:p w14:paraId="339D1852" w14:textId="77777777" w:rsidR="00E64B71" w:rsidRDefault="00E64B71" w:rsidP="00BA30A0">
      <w:pPr>
        <w:pStyle w:val="Heading1"/>
      </w:pPr>
      <w:bookmarkStart w:id="745" w:name="_Toc358291551"/>
      <w:r>
        <w:t>Scope</w:t>
      </w:r>
      <w:bookmarkEnd w:id="745"/>
    </w:p>
    <w:p w14:paraId="195AD289" w14:textId="39C6ABB8" w:rsidR="00D35927" w:rsidRDefault="00E34319" w:rsidP="00D35927">
      <w:r>
        <w:t>OF-CONFIG 1.2</w:t>
      </w:r>
      <w:r w:rsidR="00D35927">
        <w:t xml:space="preserve"> is focused on the following functions needed to configure an OpenFlow </w:t>
      </w:r>
      <w:proofErr w:type="gramStart"/>
      <w:r w:rsidR="00D35927">
        <w:t>1.3  datapath</w:t>
      </w:r>
      <w:proofErr w:type="gramEnd"/>
      <w:r w:rsidR="00D35927">
        <w:t>:</w:t>
      </w:r>
    </w:p>
    <w:p w14:paraId="4C4B8731" w14:textId="013B37B7" w:rsidR="00D35927" w:rsidRDefault="00D35927" w:rsidP="00D35927">
      <w:pPr>
        <w:numPr>
          <w:ilvl w:val="0"/>
          <w:numId w:val="1"/>
        </w:numPr>
        <w:rPr>
          <w:ins w:id="746" w:author="Deepak Bansal (AZURE)" w:date="2013-09-07T19:15:00Z"/>
        </w:rPr>
      </w:pPr>
      <w:r>
        <w:t>The assignment of one or more OpenFlow controllers</w:t>
      </w:r>
      <w:ins w:id="747" w:author="Deepak Bansal (AZURE)" w:date="2013-09-07T19:15:00Z">
        <w:r w:rsidR="000D4800">
          <w:t xml:space="preserve"> to openflow data planes</w:t>
        </w:r>
      </w:ins>
    </w:p>
    <w:p w14:paraId="6DDE38F0" w14:textId="03E29291" w:rsidR="000D4800" w:rsidDel="000D4800" w:rsidRDefault="000D4800" w:rsidP="00D35927">
      <w:pPr>
        <w:numPr>
          <w:ilvl w:val="0"/>
          <w:numId w:val="1"/>
        </w:numPr>
        <w:rPr>
          <w:del w:id="748" w:author="Deepak Bansal (AZURE)" w:date="2013-09-07T19:17:00Z"/>
        </w:rPr>
      </w:pP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lastRenderedPageBreak/>
        <w:t>Discovery of capabilities of an OpenFlow Logical Switch</w:t>
      </w:r>
    </w:p>
    <w:p w14:paraId="5F555FF8" w14:textId="724EEB74" w:rsidR="00D35927" w:rsidRDefault="00D35927" w:rsidP="00D35927">
      <w:pPr>
        <w:numPr>
          <w:ilvl w:val="0"/>
          <w:numId w:val="1"/>
        </w:numPr>
      </w:pPr>
      <w:r>
        <w:t xml:space="preserve">Configuration of a </w:t>
      </w:r>
      <w:del w:id="749" w:author="Anees Shaikh" w:date="2013-08-24T16:07:00Z">
        <w:r w:rsidDel="00DA4FF1">
          <w:delText xml:space="preserve">small </w:delText>
        </w:r>
      </w:del>
      <w:r>
        <w:t xml:space="preserve">set of </w:t>
      </w:r>
      <w:ins w:id="750" w:author="Anees Shaikh" w:date="2013-08-24T16:07:00Z">
        <w:r w:rsidR="00DA4FF1">
          <w:t xml:space="preserve">specific </w:t>
        </w:r>
      </w:ins>
      <w:r>
        <w:t>tunnel types such as IP-in-GRE, NV-GRE, VxLAN</w:t>
      </w:r>
    </w:p>
    <w:p w14:paraId="04DA5EFE" w14:textId="5261BB3E" w:rsidR="00BB7B53" w:rsidRDefault="00DA4FF1" w:rsidP="00D35927">
      <w:ins w:id="751" w:author="Anees Shaikh" w:date="2013-08-24T16:11:00Z">
        <w:r>
          <w:t xml:space="preserve">New </w:t>
        </w:r>
      </w:ins>
      <w:del w:id="752" w:author="Anees Shaikh" w:date="2013-08-24T16:11:00Z">
        <w:r w:rsidR="007A30A1" w:rsidDel="00DA4FF1">
          <w:delText>F</w:delText>
        </w:r>
      </w:del>
      <w:ins w:id="753" w:author="Anees Shaikh" w:date="2013-08-24T16:11:00Z">
        <w:r>
          <w:t>f</w:t>
        </w:r>
      </w:ins>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rPr>
          <w:ins w:id="754" w:author="Deepak Bansal (AZURE)" w:date="2013-09-07T19:17:00Z"/>
        </w:rPr>
      </w:pPr>
      <w:ins w:id="755" w:author="Deepak Bansal (AZURE)" w:date="2013-09-07T19:17:00Z">
        <w:r>
          <w:t>Instantiation of openflow data planes (called openflow logical switches)</w:t>
        </w:r>
      </w:ins>
    </w:p>
    <w:p w14:paraId="0A05D1BD" w14:textId="1515C190" w:rsidR="00DA4FF1" w:rsidRDefault="00DA4FF1" w:rsidP="00DA4FF1">
      <w:pPr>
        <w:numPr>
          <w:ilvl w:val="0"/>
          <w:numId w:val="31"/>
        </w:numPr>
        <w:rPr>
          <w:ins w:id="756" w:author="Anees Shaikh" w:date="2013-08-24T16:07:00Z"/>
        </w:rPr>
      </w:pPr>
      <w:ins w:id="757" w:author="Anees Shaikh" w:date="2013-08-24T16:07:00Z">
        <w:r>
          <w:t>Assignment of resources o</w:t>
        </w:r>
      </w:ins>
      <w:ins w:id="758" w:author="Deepak Bansal (AZURE)" w:date="2013-09-07T19:17:00Z">
        <w:r w:rsidR="000D4800">
          <w:t>f an</w:t>
        </w:r>
      </w:ins>
      <w:ins w:id="759" w:author="Anees Shaikh" w:date="2013-08-24T16:07:00Z">
        <w:del w:id="760" w:author="Deepak Bansal (AZURE)" w:date="2013-09-07T19:17:00Z">
          <w:r w:rsidDel="000D4800">
            <w:delText>n N</w:delText>
          </w:r>
        </w:del>
        <w:r>
          <w:t xml:space="preserve"> OpenFlow Capable Switch to one or more OpenFlow Logical Switches</w:t>
        </w:r>
      </w:ins>
    </w:p>
    <w:p w14:paraId="2F19C0CA" w14:textId="12CE3D4E" w:rsidR="00DA4FF1" w:rsidRPr="00DA4FF1" w:rsidRDefault="00DA4FF1" w:rsidP="00C128FA">
      <w:pPr>
        <w:pStyle w:val="ListParagraph"/>
        <w:numPr>
          <w:ilvl w:val="0"/>
          <w:numId w:val="31"/>
        </w:numPr>
        <w:rPr>
          <w:ins w:id="761" w:author="Anees Shaikh" w:date="2013-08-24T16:07:00Z"/>
          <w:rFonts w:cstheme="minorHAnsi"/>
          <w:rPrChange w:id="762" w:author="Anees Shaikh" w:date="2013-08-24T16:07:00Z">
            <w:rPr>
              <w:ins w:id="763" w:author="Anees Shaikh" w:date="2013-08-24T16:07:00Z"/>
              <w:rFonts w:asciiTheme="minorHAnsi" w:hAnsiTheme="minorHAnsi" w:cstheme="minorHAnsi"/>
            </w:rPr>
          </w:rPrChange>
        </w:rPr>
      </w:pPr>
      <w:ins w:id="764" w:author="Anees Shaikh" w:date="2013-08-24T16:09:00Z">
        <w:r>
          <w:rPr>
            <w:rFonts w:cstheme="minorHAnsi"/>
          </w:rPr>
          <w:t>Support for the emerging Negotiable Datapath Model (NDM)</w:t>
        </w:r>
      </w:ins>
      <w:ins w:id="765" w:author="Anees Shaikh" w:date="2013-08-24T16:10:00Z">
        <w:r>
          <w:rPr>
            <w:rFonts w:cstheme="minorHAnsi"/>
          </w:rPr>
          <w:t xml:space="preserve"> being developed in the ONF</w:t>
        </w:r>
      </w:ins>
      <w:ins w:id="766"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767" w:author="Anees Shaikh" w:date="2013-08-24T16:07:00Z"/>
          <w:rFonts w:cstheme="minorHAnsi"/>
          <w:rPrChange w:id="768" w:author="Anees Shaikh" w:date="2013-08-24T16:07:00Z">
            <w:rPr>
              <w:ins w:id="769"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pPr>
        <w:pStyle w:val="ListParagraph"/>
        <w:rPr>
          <w:rFonts w:cstheme="minorHAnsi"/>
        </w:rPr>
        <w:pPrChange w:id="770" w:author="Anees Shaikh" w:date="2013-08-24T16:50:00Z">
          <w:pPr>
            <w:pStyle w:val="ListParagraph"/>
            <w:numPr>
              <w:numId w:val="31"/>
            </w:numPr>
            <w:ind w:hanging="360"/>
          </w:pPr>
        </w:pPrChange>
      </w:pPr>
    </w:p>
    <w:p w14:paraId="19D22515" w14:textId="3CB61F72" w:rsidR="007A30A1" w:rsidRDefault="007A30A1" w:rsidP="00D35927">
      <w:r>
        <w:t>Other functions and/or the description of their use have been improved.</w:t>
      </w:r>
    </w:p>
    <w:p w14:paraId="694F9F48" w14:textId="563D5054"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771" w:author="Anees Shaikh" w:date="2013-08-24T16:45:00Z">
        <w:r w:rsidR="005918EE">
          <w:t xml:space="preserve"> The ONF Configuration and Management working group will publish additional specifications for </w:t>
        </w:r>
      </w:ins>
      <w:ins w:id="772" w:author="Anees Shaikh" w:date="2013-08-24T16:50:00Z">
        <w:r w:rsidR="005918EE">
          <w:t>net</w:t>
        </w:r>
      </w:ins>
      <w:ins w:id="773" w:author="Deepak Bansal (AZURE)" w:date="2013-09-07T19:18:00Z">
        <w:r w:rsidR="000D4800">
          <w:t>w</w:t>
        </w:r>
      </w:ins>
      <w:ins w:id="774" w:author="Anees Shaikh" w:date="2013-08-24T16:50:00Z">
        <w:r w:rsidR="005918EE">
          <w:t>ork operations, administration, and management (OAM), including</w:t>
        </w:r>
      </w:ins>
      <w:del w:id="775" w:author="Anees Shaikh" w:date="2013-08-24T16:51:00Z">
        <w:r w:rsidDel="005918EE">
          <w:delText>Switch discovery</w:delText>
        </w:r>
      </w:del>
      <w:r>
        <w:t>, topology discovery</w:t>
      </w:r>
      <w:del w:id="776" w:author="Anees Shaikh" w:date="2013-08-24T16:51:00Z">
        <w:r w:rsidDel="005918EE">
          <w:delText>, capability configuration</w:delText>
        </w:r>
      </w:del>
      <w:r w:rsidR="009C7A8A">
        <w:t xml:space="preserve">, </w:t>
      </w:r>
      <w:r>
        <w:t xml:space="preserve">event </w:t>
      </w:r>
      <w:del w:id="777" w:author="Anees Shaikh" w:date="2013-08-24T16:51:00Z">
        <w:r w:rsidDel="005918EE">
          <w:delText>triggers</w:delText>
        </w:r>
      </w:del>
      <w:ins w:id="778" w:author="Anees Shaikh" w:date="2013-08-24T16:51:00Z">
        <w:r w:rsidR="005918EE">
          <w:t>management</w:t>
        </w:r>
      </w:ins>
      <w:del w:id="779"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780"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781" w:name="_Toc358291552"/>
      <w:r>
        <w:t>Normative Language</w:t>
      </w:r>
      <w:bookmarkEnd w:id="781"/>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82" w:name="_Toc358291553"/>
      <w:r>
        <w:t>Terms</w:t>
      </w:r>
      <w:bookmarkEnd w:id="78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83" w:name="_Toc358291554"/>
      <w:r>
        <w:t>OpenFlow Capable Switch</w:t>
      </w:r>
      <w:bookmarkEnd w:id="783"/>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784" w:name="_Toc358291555"/>
      <w:r>
        <w:t>OpenFlow Configuration Point</w:t>
      </w:r>
      <w:bookmarkEnd w:id="784"/>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785" w:name="_Toc358291556"/>
      <w:r>
        <w:lastRenderedPageBreak/>
        <w:t>OpenFlow Logical Switch</w:t>
      </w:r>
      <w:bookmarkEnd w:id="785"/>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786" w:name="_Toc358291557"/>
      <w:r>
        <w:t>OpenFlow Resource</w:t>
      </w:r>
      <w:bookmarkEnd w:id="786"/>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787" w:name="_Toc358291558"/>
      <w:r>
        <w:t>OpenFlow Queue</w:t>
      </w:r>
      <w:bookmarkEnd w:id="787"/>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788" w:name="_Toc358291559"/>
      <w:r>
        <w:t>OpenFlow Port</w:t>
      </w:r>
      <w:bookmarkEnd w:id="788"/>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789" w:name="_Toc358291560"/>
      <w:r>
        <w:t>OpenFlow Controller</w:t>
      </w:r>
      <w:bookmarkEnd w:id="789"/>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790" w:author="Carl Moberg" w:date="2013-06-03T22:47:00Z"/>
        </w:rPr>
      </w:pPr>
      <w:bookmarkStart w:id="791" w:name="_Toc358291561"/>
      <w:ins w:id="792" w:author="Carl Moberg" w:date="2013-06-03T22:47:00Z">
        <w:r>
          <w:t>NDM</w:t>
        </w:r>
        <w:bookmarkEnd w:id="791"/>
      </w:ins>
    </w:p>
    <w:p w14:paraId="161F8262" w14:textId="35B0C90B" w:rsidR="00747312" w:rsidRPr="00747312" w:rsidRDefault="00747312" w:rsidP="00747312">
      <w:pPr>
        <w:rPr>
          <w:ins w:id="793" w:author="Carl Moberg" w:date="2013-06-03T22:47:00Z"/>
        </w:rPr>
      </w:pPr>
      <w:ins w:id="794"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795" w:name="_Toc358291562"/>
      <w:r>
        <w:t>Requirements</w:t>
      </w:r>
      <w:bookmarkEnd w:id="79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796" w:name="_Toc358291563"/>
      <w:r w:rsidRPr="008206D7">
        <w:t>Requirements</w:t>
      </w:r>
      <w:r>
        <w:t xml:space="preserve"> from the OpenFlow 1.</w:t>
      </w:r>
      <w:r w:rsidR="00D35927">
        <w:t>3</w:t>
      </w:r>
      <w:r>
        <w:t xml:space="preserve"> Protocol Specification</w:t>
      </w:r>
      <w:bookmarkEnd w:id="796"/>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w:t>
      </w:r>
      <w:r>
        <w:lastRenderedPageBreak/>
        <w:t>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rPr>
          <w:ins w:id="797" w:author="Deepak Bansal (AZURE)" w:date="2013-09-07T19:19:00Z"/>
        </w:rPr>
      </w:pPr>
      <w:bookmarkStart w:id="798" w:name="_Toc358291564"/>
      <w:ins w:id="799" w:author="Deepak Bansal (AZURE)" w:date="2013-09-07T19:18:00Z">
        <w:r>
          <w:t>Instantiation of one or more Openflow Data Plane</w:t>
        </w:r>
      </w:ins>
      <w:ins w:id="800" w:author="Deepak Bansal (AZURE)" w:date="2013-09-07T19:19:00Z">
        <w:r>
          <w:t>s on an Openflow Capable Switch</w:t>
        </w:r>
      </w:ins>
      <w:ins w:id="801" w:author="Deepak Bansal (AZURE)" w:date="2013-09-07T19:24:00Z">
        <w:r w:rsidR="00016664">
          <w:t xml:space="preserve"> and assignment of resources to these data planes</w:t>
        </w:r>
      </w:ins>
    </w:p>
    <w:p w14:paraId="750AFA41" w14:textId="549E1CE1" w:rsidR="000D4800" w:rsidRPr="000D4800" w:rsidRDefault="000D4800" w:rsidP="000D4800">
      <w:pPr>
        <w:rPr>
          <w:ins w:id="802" w:author="Deepak Bansal (AZURE)" w:date="2013-09-07T19:18:00Z"/>
          <w:rPrChange w:id="803" w:author="Deepak Bansal (AZURE)" w:date="2013-09-07T19:19:00Z">
            <w:rPr>
              <w:ins w:id="804" w:author="Deepak Bansal (AZURE)" w:date="2013-09-07T19:18:00Z"/>
            </w:rPr>
          </w:rPrChange>
        </w:rPr>
        <w:pPrChange w:id="805" w:author="Deepak Bansal (AZURE)" w:date="2013-09-07T19:19:00Z">
          <w:pPr>
            <w:pStyle w:val="Heading3"/>
          </w:pPr>
        </w:pPrChange>
      </w:pPr>
      <w:ins w:id="806" w:author="Deepak Bansal (AZURE)" w:date="2013-09-07T19:19:00Z">
        <w:r>
          <w:t>An openflow capable switch is capable of host</w:t>
        </w:r>
      </w:ins>
      <w:ins w:id="807" w:author="Deepak Bansal (AZURE)" w:date="2013-09-07T19:21:00Z">
        <w:r>
          <w:t>ing</w:t>
        </w:r>
      </w:ins>
      <w:ins w:id="808" w:author="Deepak Bansal (AZURE)" w:date="2013-09-07T19:19:00Z">
        <w:r>
          <w:t xml:space="preserve"> one or more openflow data planes</w:t>
        </w:r>
      </w:ins>
      <w:ins w:id="809" w:author="Deepak Bansal (AZURE)" w:date="2013-09-07T19:24:00Z">
        <w:r w:rsidR="00016664">
          <w:t xml:space="preserve"> (also refered to as openflow logical switch)</w:t>
        </w:r>
      </w:ins>
      <w:ins w:id="810" w:author="Deepak Bansal (AZURE)" w:date="2013-09-07T19:19:00Z">
        <w:r>
          <w:t xml:space="preserve">. </w:t>
        </w:r>
      </w:ins>
      <w:ins w:id="811" w:author="Deepak Bansal (AZURE)" w:date="2013-09-07T19:20:00Z">
        <w:r>
          <w:t xml:space="preserve">Initially, </w:t>
        </w:r>
      </w:ins>
      <w:ins w:id="812" w:author="Deepak Bansal (AZURE)" w:date="2013-09-07T19:21:00Z">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ins>
      <w:ins w:id="813" w:author="Deepak Bansal (AZURE)" w:date="2013-09-07T19:25:00Z">
        <w:r w:rsidR="00016664">
          <w:t xml:space="preserve">Some of the resources like management port may not be assigned to any openflow data plane. </w:t>
        </w:r>
      </w:ins>
    </w:p>
    <w:p w14:paraId="1F2B9F8C" w14:textId="77777777" w:rsidR="00E64B71" w:rsidRDefault="00E64B71" w:rsidP="00C128FA">
      <w:pPr>
        <w:pStyle w:val="Heading3"/>
      </w:pPr>
      <w:r>
        <w:t>Connection Setup to a Controller</w:t>
      </w:r>
      <w:bookmarkEnd w:id="798"/>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814" w:name="_Toc358291565"/>
      <w:r>
        <w:t xml:space="preserve">Multiple </w:t>
      </w:r>
      <w:r w:rsidRPr="005250DF">
        <w:t>Controllers</w:t>
      </w:r>
      <w:bookmarkEnd w:id="814"/>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815" w:name="_Toc358291566"/>
      <w:r>
        <w:t>OpenFlow</w:t>
      </w:r>
      <w:r w:rsidR="00E64B71">
        <w:t xml:space="preserve"> Logical Switches</w:t>
      </w:r>
      <w:bookmarkEnd w:id="815"/>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816" w:name="_Toc358291567"/>
      <w:r>
        <w:t>Connection Interruption</w:t>
      </w:r>
      <w:bookmarkEnd w:id="816"/>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lastRenderedPageBreak/>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817" w:name="_Toc358291568"/>
      <w:r>
        <w:t>Encryption</w:t>
      </w:r>
      <w:bookmarkEnd w:id="817"/>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818" w:name="_Toc358291569"/>
      <w:r>
        <w:t>Queues</w:t>
      </w:r>
      <w:bookmarkEnd w:id="818"/>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819" w:name="_Toc358291570"/>
      <w:r>
        <w:t>Ports</w:t>
      </w:r>
      <w:bookmarkEnd w:id="819"/>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lastRenderedPageBreak/>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820" w:name="_Toc358291571"/>
      <w:r>
        <w:t>Capability Discovery</w:t>
      </w:r>
      <w:bookmarkEnd w:id="820"/>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821" w:name="_Toc358291572"/>
      <w:r>
        <w:t>Datapath ID</w:t>
      </w:r>
      <w:bookmarkEnd w:id="821"/>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822" w:author="Carl Moberg" w:date="2013-06-03T22:47:00Z"/>
        </w:rPr>
      </w:pPr>
      <w:bookmarkStart w:id="823" w:name="_Toc358291573"/>
      <w:ins w:id="824" w:author="Carl Moberg" w:date="2013-06-03T22:47:00Z">
        <w:r>
          <w:t>Requirements for NDMs</w:t>
        </w:r>
        <w:bookmarkEnd w:id="823"/>
      </w:ins>
    </w:p>
    <w:p w14:paraId="41264338" w14:textId="77777777" w:rsidR="00DF5716" w:rsidRDefault="00DF5716" w:rsidP="00DF5716">
      <w:pPr>
        <w:rPr>
          <w:ins w:id="825" w:author="Carl Moberg" w:date="2013-06-03T22:47:00Z"/>
        </w:rPr>
      </w:pPr>
      <w:ins w:id="826"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827" w:author="Curt Beckmann" w:date="2013-06-06T14:23:00Z"/>
        </w:rPr>
      </w:pPr>
      <w:ins w:id="828"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829" w:author="Carl Moberg" w:date="2013-06-03T22:47:00Z"/>
        </w:rPr>
      </w:pPr>
      <w:ins w:id="830" w:author="Curt Beckmann" w:date="2013-06-06T14:23:00Z">
        <w:r>
          <w:t>NDMs are characterized by parameters</w:t>
        </w:r>
      </w:ins>
      <w:ins w:id="831" w:author="Curt Beckmann" w:date="2013-06-06T14:25:00Z">
        <w:r>
          <w:t xml:space="preserve"> related to table sizes or optional functionality.  </w:t>
        </w:r>
      </w:ins>
      <w:ins w:id="832" w:author="Curt Beckmann" w:date="2013-06-06T14:27:00Z">
        <w:r>
          <w:t xml:space="preserve">The NDM framework allows for implementations to have a range of flexibility in their parameters.  Some implementations may have no flexibility; others will </w:t>
        </w:r>
      </w:ins>
      <w:ins w:id="833" w:author="Curt Beckmann" w:date="2013-06-06T14:28:00Z">
        <w:r>
          <w:t xml:space="preserve">allow </w:t>
        </w:r>
      </w:ins>
      <w:ins w:id="834" w:author="Curt Beckmann" w:date="2013-06-06T14:29:00Z">
        <w:r>
          <w:t xml:space="preserve">some </w:t>
        </w:r>
      </w:ins>
      <w:ins w:id="835" w:author="Curt Beckmann" w:date="2013-06-06T14:28:00Z">
        <w:r>
          <w:t xml:space="preserve">adjustment of parameters at the time the OFCP associates </w:t>
        </w:r>
      </w:ins>
      <w:ins w:id="836" w:author="Curt Beckmann" w:date="2013-06-06T14:30:00Z">
        <w:r w:rsidR="00C61314">
          <w:t xml:space="preserve">the NDM with a logical switch.  NDM implementations that support parameter </w:t>
        </w:r>
        <w:r w:rsidR="00C61314">
          <w:lastRenderedPageBreak/>
          <w:t xml:space="preserve">adjustment </w:t>
        </w:r>
      </w:ins>
      <w:ins w:id="837" w:author="Curt Beckmann" w:date="2013-06-06T14:33:00Z">
        <w:r w:rsidR="00C61314">
          <w:t xml:space="preserve">should (?) </w:t>
        </w:r>
      </w:ins>
      <w:ins w:id="838" w:author="Curt Beckmann" w:date="2013-06-06T14:30:00Z">
        <w:r w:rsidR="00C61314">
          <w:t xml:space="preserve">also offer an RPC mechanism to allow the OFCP and the </w:t>
        </w:r>
      </w:ins>
      <w:ins w:id="839" w:author="Curt Beckmann" w:date="2013-06-06T14:32:00Z">
        <w:r w:rsidR="00C61314">
          <w:t>capable</w:t>
        </w:r>
      </w:ins>
      <w:ins w:id="840" w:author="Curt Beckmann" w:date="2013-06-06T14:33:00Z">
        <w:r w:rsidR="00C61314">
          <w:t xml:space="preserve"> </w:t>
        </w:r>
      </w:ins>
      <w:ins w:id="841" w:author="Curt Beckmann" w:date="2013-06-06T14:32:00Z">
        <w:r w:rsidR="00C61314">
          <w:t xml:space="preserve">(?) </w:t>
        </w:r>
      </w:ins>
      <w:ins w:id="842" w:author="Curt Beckmann" w:date="2013-06-06T14:30:00Z">
        <w:r w:rsidR="00C61314">
          <w:t>switch</w:t>
        </w:r>
      </w:ins>
      <w:ins w:id="843" w:author="Curt Beckmann" w:date="2013-06-06T14:32:00Z">
        <w:r w:rsidR="00C61314">
          <w:t xml:space="preserve"> to determine the parameters in a specific situation.</w:t>
        </w:r>
      </w:ins>
    </w:p>
    <w:p w14:paraId="3593CB5F" w14:textId="01EDC578" w:rsidR="00DF5716" w:rsidRDefault="00DF5716" w:rsidP="00DF5716">
      <w:pPr>
        <w:rPr>
          <w:ins w:id="844" w:author="Carl Moberg" w:date="2013-06-03T22:47:00Z"/>
        </w:rPr>
      </w:pPr>
      <w:ins w:id="845"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846" w:author="Carl Moberg" w:date="2013-06-03T22:47:00Z"/>
        </w:rPr>
      </w:pPr>
      <w:ins w:id="847"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848" w:author="Carl Moberg" w:date="2013-06-03T22:47:00Z"/>
        </w:rPr>
      </w:pPr>
      <w:ins w:id="849" w:author="Carl Moberg" w:date="2013-06-03T22:47:00Z">
        <w:r>
          <w:t>The ability to query the capable switch about support for NDMs</w:t>
        </w:r>
      </w:ins>
    </w:p>
    <w:p w14:paraId="307D0B8A" w14:textId="2E700BB0" w:rsidR="00DF5716" w:rsidRDefault="005D5382" w:rsidP="00CB7B88">
      <w:pPr>
        <w:numPr>
          <w:ilvl w:val="0"/>
          <w:numId w:val="10"/>
        </w:numPr>
        <w:rPr>
          <w:ins w:id="850" w:author="Carl Moberg" w:date="2013-06-03T22:47:00Z"/>
        </w:rPr>
      </w:pPr>
      <w:ins w:id="851" w:author="Carl Moberg" w:date="2013-06-03T22:47:00Z">
        <w:r>
          <w:t xml:space="preserve">The ability to query the capable switch for </w:t>
        </w:r>
        <w:r w:rsidR="00CB7B88">
          <w:t xml:space="preserve">the set of </w:t>
        </w:r>
        <w:r>
          <w:t xml:space="preserve">available </w:t>
        </w:r>
      </w:ins>
      <w:ins w:id="852" w:author="Curt Beckmann" w:date="2013-06-06T14:20:00Z">
        <w:r w:rsidR="001D0E99">
          <w:t xml:space="preserve">supported </w:t>
        </w:r>
      </w:ins>
      <w:ins w:id="853" w:author="Carl Moberg" w:date="2013-06-03T22:47:00Z">
        <w:r>
          <w:t>NDMs</w:t>
        </w:r>
      </w:ins>
    </w:p>
    <w:p w14:paraId="63B85B03" w14:textId="66782449" w:rsidR="005D5382" w:rsidRDefault="005D5382" w:rsidP="00CB7B88">
      <w:pPr>
        <w:numPr>
          <w:ilvl w:val="0"/>
          <w:numId w:val="10"/>
        </w:numPr>
        <w:rPr>
          <w:ins w:id="854" w:author="Carl Moberg" w:date="2013-06-03T22:47:00Z"/>
        </w:rPr>
      </w:pPr>
      <w:ins w:id="855" w:author="Carl Moberg" w:date="2013-06-03T22:47:00Z">
        <w:r>
          <w:t>The ability to associate a logical switch with a paramet</w:t>
        </w:r>
      </w:ins>
      <w:ins w:id="856" w:author="Curt Beckmann" w:date="2013-06-06T14:22:00Z">
        <w:r w:rsidR="001D0E99">
          <w:t>e</w:t>
        </w:r>
      </w:ins>
      <w:ins w:id="857" w:author="Carl Moberg" w:date="2013-06-03T22:47:00Z">
        <w:r>
          <w:t>rized NDM</w:t>
        </w:r>
      </w:ins>
    </w:p>
    <w:p w14:paraId="2EE40B41" w14:textId="2A14E421" w:rsidR="005D5382" w:rsidRPr="00DF5716" w:rsidRDefault="005D5382" w:rsidP="00CB7B88">
      <w:pPr>
        <w:numPr>
          <w:ilvl w:val="0"/>
          <w:numId w:val="10"/>
        </w:numPr>
        <w:rPr>
          <w:ins w:id="858" w:author="Carl Moberg" w:date="2013-06-03T22:47:00Z"/>
        </w:rPr>
      </w:pPr>
      <w:ins w:id="859" w:author="Carl Moberg" w:date="2013-06-03T22:47:00Z">
        <w:r>
          <w:t>The ability to remove a paramet</w:t>
        </w:r>
      </w:ins>
      <w:ins w:id="860" w:author="Curt Beckmann" w:date="2013-06-06T14:23:00Z">
        <w:r w:rsidR="001D0E99">
          <w:t>e</w:t>
        </w:r>
      </w:ins>
      <w:ins w:id="861" w:author="Carl Moberg" w:date="2013-06-03T22:47:00Z">
        <w:r>
          <w:t>rized NDM from a logical switch</w:t>
        </w:r>
      </w:ins>
    </w:p>
    <w:p w14:paraId="7B64F9E1" w14:textId="77777777" w:rsidR="00E64B71" w:rsidRDefault="00E64B71" w:rsidP="00C128FA">
      <w:pPr>
        <w:pStyle w:val="Heading2"/>
      </w:pPr>
      <w:bookmarkStart w:id="862" w:name="_Toc358291574"/>
      <w:r>
        <w:t>Operational Requirements</w:t>
      </w:r>
      <w:bookmarkEnd w:id="862"/>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63" w:name="_Toc358291575"/>
      <w:r>
        <w:t>Requirements for the Switch Management Protocol</w:t>
      </w:r>
      <w:bookmarkEnd w:id="863"/>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lastRenderedPageBreak/>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864" w:name="_Toc358291576"/>
      <w:bookmarkStart w:id="865" w:name="_Ref316762640"/>
      <w:r>
        <w:t>N</w:t>
      </w:r>
      <w:r w:rsidR="00C92724">
        <w:t>ETCONF</w:t>
      </w:r>
      <w:r>
        <w:t xml:space="preserve"> as the </w:t>
      </w:r>
      <w:r w:rsidR="00C92724">
        <w:t>T</w:t>
      </w:r>
      <w:r>
        <w:t xml:space="preserve">ransport </w:t>
      </w:r>
      <w:r w:rsidR="00C92724">
        <w:t>P</w:t>
      </w:r>
      <w:r>
        <w:t>rotocol</w:t>
      </w:r>
      <w:bookmarkEnd w:id="864"/>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66" w:name="_Ref333636009"/>
      <w:bookmarkStart w:id="867" w:name="_Toc358291577"/>
      <w:r>
        <w:t>Data Model</w:t>
      </w:r>
      <w:bookmarkEnd w:id="865"/>
      <w:bookmarkEnd w:id="866"/>
      <w:bookmarkEnd w:id="867"/>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lastRenderedPageBreak/>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868" w:name="_Toc358291578"/>
      <w:r>
        <w:t>YANG Module</w:t>
      </w:r>
      <w:bookmarkEnd w:id="868"/>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869" w:name="_Toc358291579"/>
      <w:r>
        <w:t>Core Data Model</w:t>
      </w:r>
      <w:bookmarkEnd w:id="869"/>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6in;height:349.5pt" o:ole="">
            <v:imagedata r:id="rId18" o:title=""/>
          </v:shape>
          <o:OLEObject Type="Embed" ProgID="Visio.Drawing.11" ShapeID="_x0000_i1026" DrawAspect="Content" ObjectID="_1440087888" r:id="rId19"/>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lastRenderedPageBreak/>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870" w:name="_Toc333522884"/>
      <w:bookmarkStart w:id="871" w:name="_Toc335146808"/>
      <w:bookmarkStart w:id="872" w:name="_Toc358291580"/>
      <w:bookmarkEnd w:id="870"/>
      <w:bookmarkEnd w:id="871"/>
      <w:r>
        <w:t>OpenFlow Capable Switch</w:t>
      </w:r>
      <w:bookmarkEnd w:id="872"/>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873" w:name="_Toc358291581"/>
      <w:r>
        <w:lastRenderedPageBreak/>
        <w:t>UML Diagram</w:t>
      </w:r>
      <w:bookmarkEnd w:id="873"/>
    </w:p>
    <w:p w14:paraId="0BFC3B0A" w14:textId="7F71EB9F" w:rsidR="00E64B71" w:rsidRDefault="00B80901" w:rsidP="000B2FB6">
      <w:pPr>
        <w:jc w:val="center"/>
      </w:pPr>
      <w:r>
        <w:object w:dxaOrig="8155" w:dyaOrig="4195" w14:anchorId="5AA61D9C">
          <v:shape id="_x0000_i1027" type="#_x0000_t75" style="width:408pt;height:209.25pt" o:ole="">
            <v:imagedata r:id="rId20" o:title=""/>
          </v:shape>
          <o:OLEObject Type="Embed" ProgID="Visio.Drawing.11" ShapeID="_x0000_i1027" DrawAspect="Content" ObjectID="_1440087889" r:id="rId21"/>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874" w:name="_Toc358291582"/>
      <w:r>
        <w:t xml:space="preserve">XML </w:t>
      </w:r>
      <w:r w:rsidR="001F476B">
        <w:t>Schema</w:t>
      </w:r>
      <w:bookmarkEnd w:id="874"/>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w:t>
            </w:r>
            <w:proofErr w:type="gramStart"/>
            <w:r>
              <w:t>element</w:t>
            </w:r>
            <w:proofErr w:type="gramEnd"/>
            <w:r>
              <w:t xml:space="preserve">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w:t>
            </w:r>
            <w:proofErr w:type="gramStart"/>
            <w:r>
              <w:t>switches</w:t>
            </w:r>
            <w:proofErr w:type="gramEnd"/>
            <w:r>
              <w:t xml:space="preserve">.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w:t>
            </w:r>
            <w:proofErr w:type="gramStart"/>
            <w:r>
              <w:t>potential</w:t>
            </w:r>
            <w:proofErr w:type="gramEnd"/>
            <w:r>
              <w:t xml:space="preserve"> OpenFlow Configuration Points.  It MUST be </w:t>
            </w:r>
          </w:p>
          <w:p w14:paraId="14BC29DA" w14:textId="77777777" w:rsidR="00DC2CE4" w:rsidRDefault="00DC2CE4" w:rsidP="00DC2CE4">
            <w:pPr>
              <w:pStyle w:val="XML1"/>
            </w:pPr>
            <w:r>
              <w:t xml:space="preserve">              </w:t>
            </w:r>
            <w:proofErr w:type="gramStart"/>
            <w:r>
              <w:t>persistent</w:t>
            </w:r>
            <w:proofErr w:type="gramEnd"/>
            <w:r>
              <w:t xml:space="preserve">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w:t>
            </w:r>
            <w:proofErr w:type="gramStart"/>
            <w:r>
              <w:t>returned</w:t>
            </w:r>
            <w:proofErr w:type="gramEnd"/>
            <w:r>
              <w:t>.</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lastRenderedPageBreak/>
              <w:t xml:space="preserve">              The maximum supported OF-CONFIG version that is</w:t>
            </w:r>
          </w:p>
          <w:p w14:paraId="4FDE6C04" w14:textId="77777777" w:rsidR="00DC2CE4" w:rsidRDefault="00DC2CE4" w:rsidP="00DC2CE4">
            <w:pPr>
              <w:pStyle w:val="XML1"/>
            </w:pPr>
            <w:r>
              <w:t xml:space="preserve">              </w:t>
            </w:r>
            <w:proofErr w:type="gramStart"/>
            <w:r>
              <w:t>supported</w:t>
            </w:r>
            <w:proofErr w:type="gramEnd"/>
            <w:r>
              <w:t xml:space="preserve">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w:t>
            </w:r>
            <w:proofErr w:type="gramStart"/>
            <w:r>
              <w:t>specified</w:t>
            </w:r>
            <w:proofErr w:type="gramEnd"/>
            <w:r>
              <w:t xml:space="preserve">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t>
            </w:r>
            <w:proofErr w:type="gramStart"/>
            <w:r>
              <w:t>within</w:t>
            </w:r>
            <w:proofErr w:type="gramEnd"/>
            <w:r>
              <w:t xml:space="preserve">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w:t>
            </w:r>
            <w:proofErr w:type="gramStart"/>
            <w:r>
              <w:t>actual</w:t>
            </w:r>
            <w:proofErr w:type="gramEnd"/>
            <w:r>
              <w:t xml:space="preserve">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w:t>
            </w:r>
            <w:proofErr w:type="gramStart"/>
            <w:r>
              <w:t>or</w:t>
            </w:r>
            <w:proofErr w:type="gramEnd"/>
            <w:r>
              <w:t xml:space="preserve">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lastRenderedPageBreak/>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t>
            </w:r>
            <w:proofErr w:type="gramStart"/>
            <w:r>
              <w:t>within</w:t>
            </w:r>
            <w:proofErr w:type="gramEnd"/>
            <w:r>
              <w:t xml:space="preserve">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t>
            </w:r>
            <w:proofErr w:type="gramStart"/>
            <w:r>
              <w:t>within</w:t>
            </w:r>
            <w:proofErr w:type="gramEnd"/>
            <w:r>
              <w:t xml:space="preserve">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w:t>
            </w:r>
            <w:proofErr w:type="gramStart"/>
            <w:r>
              <w:t>resources</w:t>
            </w:r>
            <w:proofErr w:type="gramEnd"/>
            <w:r>
              <w:t xml:space="preserve">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w:t>
            </w:r>
            <w:proofErr w:type="gramStart"/>
            <w:r>
              <w:t>be</w:t>
            </w:r>
            <w:proofErr w:type="gramEnd"/>
            <w:r>
              <w:t xml:space="preserv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lastRenderedPageBreak/>
              <w:t xml:space="preserve">                    </w:t>
            </w:r>
            <w:proofErr w:type="gramStart"/>
            <w:r>
              <w:t>resources</w:t>
            </w:r>
            <w:proofErr w:type="gramEnd"/>
            <w:r>
              <w:t xml:space="preserve">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w:t>
            </w:r>
            <w:proofErr w:type="gramStart"/>
            <w:r>
              <w:t>the</w:t>
            </w:r>
            <w:proofErr w:type="gramEnd"/>
            <w:r>
              <w:t xml:space="preserv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w:t>
            </w:r>
            <w:proofErr w:type="gramStart"/>
            <w:r>
              <w:t>unique</w:t>
            </w:r>
            <w:proofErr w:type="gramEnd"/>
            <w:r>
              <w:t xml:space="preserv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lastRenderedPageBreak/>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w:t>
            </w:r>
            <w:proofErr w:type="gramStart"/>
            <w:r>
              <w:t>the</w:t>
            </w:r>
            <w:proofErr w:type="gramEnd"/>
            <w:r>
              <w:t xml:space="preserv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w:t>
            </w:r>
            <w:proofErr w:type="gramStart"/>
            <w:r>
              <w:t>unique</w:t>
            </w:r>
            <w:proofErr w:type="gramEnd"/>
            <w:r>
              <w:t xml:space="preserv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875" w:name="_Toc358291583"/>
      <w:r>
        <w:t>XML Example</w:t>
      </w:r>
      <w:bookmarkEnd w:id="875"/>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876" w:name="_Toc335146813"/>
      <w:bookmarkStart w:id="877" w:name="_Toc335146814"/>
      <w:bookmarkStart w:id="878" w:name="_Toc335146815"/>
      <w:bookmarkStart w:id="879" w:name="_Toc335146816"/>
      <w:bookmarkStart w:id="880" w:name="_Toc335146817"/>
      <w:bookmarkStart w:id="881" w:name="_Toc335146818"/>
      <w:bookmarkStart w:id="882" w:name="_Toc335146976"/>
      <w:bookmarkStart w:id="883" w:name="_Toc358291584"/>
      <w:bookmarkEnd w:id="876"/>
      <w:bookmarkEnd w:id="877"/>
      <w:bookmarkEnd w:id="878"/>
      <w:bookmarkEnd w:id="879"/>
      <w:bookmarkEnd w:id="880"/>
      <w:bookmarkEnd w:id="881"/>
      <w:bookmarkEnd w:id="882"/>
      <w:r>
        <w:t>OpenFlow Configuration Point</w:t>
      </w:r>
      <w:bookmarkEnd w:id="883"/>
    </w:p>
    <w:p w14:paraId="5EA3C479" w14:textId="77777777" w:rsidR="00E366DF" w:rsidRDefault="00E366DF" w:rsidP="00E366DF">
      <w:r>
        <w:t xml:space="preserve">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w:t>
      </w:r>
      <w:r>
        <w:lastRenderedPageBreak/>
        <w:t>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w:t>
      </w:r>
      <w:proofErr w:type="gramStart"/>
      <w:r>
        <w:t>,7,8</w:t>
      </w:r>
      <w:proofErr w:type="gramEnd"/>
      <w:r>
        <w:t>)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884" w:name="_Toc315953989"/>
      <w:bookmarkStart w:id="885" w:name="_Toc316542499"/>
      <w:bookmarkStart w:id="886" w:name="_Toc358291585"/>
      <w:r w:rsidRPr="00DB42FD">
        <w:t>UML Diagram</w:t>
      </w:r>
      <w:bookmarkEnd w:id="884"/>
      <w:bookmarkEnd w:id="885"/>
      <w:bookmarkEnd w:id="886"/>
    </w:p>
    <w:p w14:paraId="55724BE6" w14:textId="679254FF" w:rsidR="00A47610" w:rsidRPr="009F1B7D" w:rsidRDefault="00CA2CAF" w:rsidP="00A47610">
      <w:pPr>
        <w:keepNext/>
        <w:jc w:val="center"/>
      </w:pPr>
      <w:r>
        <w:object w:dxaOrig="3214" w:dyaOrig="2755" w14:anchorId="7EAA552B">
          <v:shape id="_x0000_i1028" type="#_x0000_t75" style="width:159.75pt;height:136.5pt" o:ole="">
            <v:imagedata r:id="rId22" o:title=""/>
          </v:shape>
          <o:OLEObject Type="Embed" ProgID="Visio.Drawing.11" ShapeID="_x0000_i1028" DrawAspect="Content" ObjectID="_1440087890" r:id="rId23"/>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887" w:name="_Toc315953990"/>
      <w:bookmarkStart w:id="888" w:name="_Toc316542500"/>
      <w:bookmarkStart w:id="889" w:name="_Toc358291586"/>
      <w:r w:rsidRPr="00DB42FD">
        <w:t>XML Schema</w:t>
      </w:r>
      <w:bookmarkEnd w:id="887"/>
      <w:bookmarkEnd w:id="888"/>
      <w:bookmarkEnd w:id="889"/>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w:t>
            </w:r>
            <w:proofErr w:type="gramStart"/>
            <w:r>
              <w:t>persistently</w:t>
            </w:r>
            <w:proofErr w:type="gramEnd"/>
            <w:r>
              <w:t xml:space="preserve">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w:t>
            </w:r>
            <w:proofErr w:type="gramStart"/>
            <w:r>
              <w:t>the</w:t>
            </w:r>
            <w:proofErr w:type="gramEnd"/>
            <w:r>
              <w:t xml:space="preserv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w:t>
            </w:r>
            <w:proofErr w:type="gramStart"/>
            <w:r>
              <w:t>;edit</w:t>
            </w:r>
            <w:proofErr w:type="gramEnd"/>
            <w:r>
              <w: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w:t>
            </w:r>
            <w:proofErr w:type="gramStart"/>
            <w:r>
              <w:t>operations</w:t>
            </w:r>
            <w:proofErr w:type="gramEnd"/>
            <w:r>
              <w:t xml:space="preserve">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w:t>
            </w:r>
            <w:proofErr w:type="gramStart"/>
            <w:r>
              <w:t>value</w:t>
            </w:r>
            <w:proofErr w:type="gramEnd"/>
            <w:r>
              <w:t xml:space="preserve"> found in the XML RPC data.</w:t>
            </w:r>
          </w:p>
          <w:p w14:paraId="41CFAACD" w14:textId="77777777" w:rsidR="00DC2CE4" w:rsidRDefault="00DC2CE4" w:rsidP="00DC2CE4">
            <w:pPr>
              <w:pStyle w:val="XML1"/>
            </w:pPr>
            <w:r>
              <w:lastRenderedPageBreak/>
              <w:t xml:space="preserve">        * If the operation is 'create', the element is created if it</w:t>
            </w:r>
          </w:p>
          <w:p w14:paraId="56D848EC" w14:textId="77777777" w:rsidR="00DC2CE4" w:rsidRDefault="00DC2CE4" w:rsidP="00DC2CE4">
            <w:pPr>
              <w:pStyle w:val="XML1"/>
            </w:pPr>
            <w:r>
              <w:t xml:space="preserve">        </w:t>
            </w:r>
            <w:proofErr w:type="gramStart"/>
            <w:r>
              <w:t>does</w:t>
            </w:r>
            <w:proofErr w:type="gramEnd"/>
            <w:r>
              <w:t xml:space="preserve">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w:t>
            </w:r>
            <w:proofErr w:type="gramStart"/>
            <w:r>
              <w:t>error</w:t>
            </w:r>
            <w:proofErr w:type="gramEnd"/>
            <w:r>
              <w:t xml:space="preserve">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w:t>
            </w:r>
            <w:proofErr w:type="gramStart"/>
            <w:r>
              <w:t>point</w:t>
            </w:r>
            <w:proofErr w:type="gramEnd"/>
            <w:r>
              <w: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w:t>
            </w:r>
            <w:proofErr w:type="gramStart"/>
            <w:r>
              <w:t>disconnected</w:t>
            </w:r>
            <w:proofErr w:type="gramEnd"/>
            <w:r>
              <w:t xml:space="preserve">.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w:t>
            </w:r>
            <w:proofErr w:type="gramStart"/>
            <w:r>
              <w:t>number</w:t>
            </w:r>
            <w:proofErr w:type="gramEnd"/>
            <w:r>
              <w:t>,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w:t>
            </w:r>
            <w:proofErr w:type="gramStart"/>
            <w:r>
              <w:t>returned</w:t>
            </w:r>
            <w:proofErr w:type="gramEnd"/>
            <w:r>
              <w:t>.</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w:t>
            </w:r>
            <w:proofErr w:type="gramStart"/>
            <w:r>
              <w:t>defaults</w:t>
            </w:r>
            <w:proofErr w:type="gramEnd"/>
            <w:r>
              <w:t xml:space="preserve">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890" w:name="_Toc315953991"/>
      <w:bookmarkStart w:id="891" w:name="_Toc316542501"/>
      <w:bookmarkStart w:id="892" w:name="_Toc358291587"/>
      <w:r w:rsidRPr="00DB42FD">
        <w:t>XML Example</w:t>
      </w:r>
      <w:bookmarkEnd w:id="890"/>
      <w:bookmarkEnd w:id="891"/>
      <w:bookmarkEnd w:id="892"/>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893" w:name="_Toc358291588"/>
      <w:r>
        <w:t>OpenFlow Logical Switch</w:t>
      </w:r>
      <w:bookmarkEnd w:id="893"/>
    </w:p>
    <w:p w14:paraId="0222CB2B" w14:textId="50C6C691" w:rsidR="00C805D1" w:rsidRDefault="00C805D1" w:rsidP="00C805D1">
      <w:r>
        <w:t>The OpenFlow Logical Switch represents an instan</w:t>
      </w:r>
      <w:ins w:id="894" w:author="Deepak Bansal (AZURE)" w:date="2013-09-07T19:31:00Z">
        <w:r w:rsidR="00016664">
          <w:t>ce</w:t>
        </w:r>
      </w:ins>
      <w:del w:id="895" w:author="Deepak Bansal (AZURE)" w:date="2013-09-07T19:31:00Z">
        <w:r w:rsidDel="00016664">
          <w:delText>t</w:delText>
        </w:r>
      </w:del>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896" w:name="_Toc315953995"/>
      <w:bookmarkStart w:id="897" w:name="_Toc316542505"/>
      <w:bookmarkStart w:id="898" w:name="_Toc358291589"/>
      <w:r w:rsidRPr="00DB42FD">
        <w:lastRenderedPageBreak/>
        <w:t>UML Diagram</w:t>
      </w:r>
      <w:bookmarkEnd w:id="896"/>
      <w:bookmarkEnd w:id="897"/>
      <w:bookmarkEnd w:id="898"/>
    </w:p>
    <w:p w14:paraId="1C1F23C0" w14:textId="19B7D0FB" w:rsidR="00C805D1" w:rsidRPr="009F1B7D" w:rsidRDefault="00056F2B" w:rsidP="00C805D1">
      <w:pPr>
        <w:keepNext/>
        <w:jc w:val="center"/>
      </w:pPr>
      <w:r>
        <w:object w:dxaOrig="7209" w:dyaOrig="5365" w14:anchorId="6ED26D4B">
          <v:shape id="_x0000_i1029" type="#_x0000_t75" style="width:5in;height:268.5pt" o:ole="">
            <v:imagedata r:id="rId24" o:title=""/>
          </v:shape>
          <o:OLEObject Type="Embed" ProgID="Visio.Drawing.11" ShapeID="_x0000_i1029" DrawAspect="Content" ObjectID="_1440087891" r:id="rId25"/>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899" w:name="_Toc315953996"/>
      <w:bookmarkStart w:id="900" w:name="_Toc316542506"/>
      <w:bookmarkStart w:id="901" w:name="_Toc358291590"/>
      <w:r w:rsidRPr="00DB42FD">
        <w:t>XML Schema</w:t>
      </w:r>
      <w:bookmarkEnd w:id="899"/>
      <w:bookmarkEnd w:id="900"/>
      <w:bookmarkEnd w:id="901"/>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77777777" w:rsidR="00257D58" w:rsidRDefault="00257D58" w:rsidP="00257D58">
            <w:pPr>
              <w:pStyle w:val="XML1"/>
            </w:pPr>
            <w:r>
              <w:t xml:space="preserve">        Elements of type OFLogicalSwitchType can</w:t>
            </w:r>
            <w:del w:id="902" w:author="Deepak Bansal (AZURE)" w:date="2013-09-07T19:33:00Z">
              <w:r w:rsidDel="00016664">
                <w:delText>not</w:delText>
              </w:r>
            </w:del>
            <w:r>
              <w:t xml:space="preserve"> be created or</w:t>
            </w:r>
          </w:p>
          <w:p w14:paraId="525D207D" w14:textId="77777777" w:rsidR="00257D58" w:rsidRDefault="00257D58" w:rsidP="00257D58">
            <w:pPr>
              <w:pStyle w:val="XML1"/>
            </w:pPr>
            <w:r>
              <w:t xml:space="preserve">        deleted with NETCONF &amp;lt;edit-config&amp;gt; operations 'create' or</w:t>
            </w:r>
          </w:p>
          <w:p w14:paraId="59B442E3" w14:textId="77777777" w:rsidR="00257D58" w:rsidRDefault="00257D58" w:rsidP="00257D58">
            <w:pPr>
              <w:pStyle w:val="XML1"/>
            </w:pPr>
            <w:r>
              <w:t xml:space="preserve">        '</w:t>
            </w:r>
            <w:proofErr w:type="gramStart"/>
            <w:r>
              <w:t>delete</w:t>
            </w:r>
            <w:proofErr w:type="gramEnd"/>
            <w:r>
              <w:t xml:space="preserve">'. The </w:t>
            </w:r>
            <w:del w:id="903" w:author="Deepak Bansal (AZURE)" w:date="2013-09-07T19:33:00Z">
              <w:r w:rsidDel="00016664">
                <w:delText xml:space="preserve">other </w:delText>
              </w:r>
            </w:del>
            <w:r>
              <w:t>NETCONF &amp;lt;edit-config&amp;gt; operations MUST 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w:t>
            </w:r>
            <w:proofErr w:type="gramStart"/>
            <w:r>
              <w:t>operations</w:t>
            </w:r>
            <w:proofErr w:type="gramEnd"/>
            <w:r>
              <w:t xml:space="preserve">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w:t>
            </w:r>
            <w:proofErr w:type="gramStart"/>
            <w:r>
              <w:t>does</w:t>
            </w:r>
            <w:proofErr w:type="gramEnd"/>
            <w:r>
              <w:t xml:space="preserve">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w:t>
            </w:r>
            <w:proofErr w:type="gramStart"/>
            <w:r>
              <w:t>error</w:t>
            </w:r>
            <w:proofErr w:type="gramEnd"/>
            <w:r>
              <w:t xml:space="preserve">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w:t>
            </w:r>
            <w:proofErr w:type="gramStart"/>
            <w:r>
              <w:t>error</w:t>
            </w:r>
            <w:proofErr w:type="gramEnd"/>
            <w:r>
              <w:t xml:space="preserve">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lastRenderedPageBreak/>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w:t>
            </w:r>
            <w:proofErr w:type="gramStart"/>
            <w:r>
              <w:t>reboots</w:t>
            </w:r>
            <w:proofErr w:type="gramEnd"/>
            <w:r>
              <w:t xml:space="preserve">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w:t>
            </w:r>
            <w:proofErr w:type="gramStart"/>
            <w:r>
              <w:t>an</w:t>
            </w:r>
            <w:proofErr w:type="gramEnd"/>
            <w:r>
              <w:t xml:space="preserve">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w:t>
            </w:r>
            <w:proofErr w:type="gramStart"/>
            <w:r>
              <w:t>data</w:t>
            </w:r>
            <w:proofErr w:type="gramEnd"/>
            <w:r>
              <w:t>.</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w:t>
            </w:r>
            <w:proofErr w:type="gramStart"/>
            <w:r>
              <w:t>for</w:t>
            </w:r>
            <w:proofErr w:type="gramEnd"/>
            <w:r>
              <w:t xml:space="preserve">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w:t>
            </w:r>
            <w:proofErr w:type="gramStart"/>
            <w:r>
              <w:t>ignored</w:t>
            </w:r>
            <w:proofErr w:type="gramEnd"/>
            <w:r>
              <w:t>.</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w:t>
            </w:r>
            <w:proofErr w:type="gramStart"/>
            <w:r>
              <w:t>returned</w:t>
            </w:r>
            <w:proofErr w:type="gramEnd"/>
            <w:r>
              <w:t>.</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w:t>
            </w:r>
            <w:proofErr w:type="gramStart"/>
            <w:r>
              <w:t>of</w:t>
            </w:r>
            <w:proofErr w:type="gramEnd"/>
            <w:r>
              <w:t xml:space="preserve">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lastRenderedPageBreak/>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w:t>
            </w:r>
            <w:proofErr w:type="gramStart"/>
            <w:r>
              <w:t>network</w:t>
            </w:r>
            <w:proofErr w:type="gramEnd"/>
            <w:r>
              <w:t xml:space="preserve">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w:t>
            </w:r>
            <w:proofErr w:type="gramStart"/>
            <w:r>
              <w:t>defaults</w:t>
            </w:r>
            <w:proofErr w:type="gramEnd"/>
            <w:r>
              <w:t xml:space="preserve">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w:t>
            </w:r>
            <w:proofErr w:type="gramStart"/>
            <w:r>
              <w:t>a</w:t>
            </w:r>
            <w:proofErr w:type="gramEnd"/>
            <w:r>
              <w:t xml:space="preserve">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w:t>
            </w:r>
            <w:proofErr w:type="gramStart"/>
            <w:r>
              <w:t>resources</w:t>
            </w:r>
            <w:proofErr w:type="gramEnd"/>
            <w:r>
              <w:t xml:space="preserve">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w:t>
            </w:r>
            <w:proofErr w:type="gramStart"/>
            <w:r>
              <w:t>provide</w:t>
            </w:r>
            <w:proofErr w:type="gramEnd"/>
            <w:r>
              <w:t xml:space="preserv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w:t>
            </w:r>
            <w:proofErr w:type="gramStart"/>
            <w:r>
              <w:t>protocol</w:t>
            </w:r>
            <w:proofErr w:type="gramEnd"/>
            <w:r>
              <w:t xml:space="preserve"> set to 'TCP'. Only connections with protocol 'TLS'</w:t>
            </w:r>
          </w:p>
          <w:p w14:paraId="294156F5" w14:textId="77777777" w:rsidR="00257D58" w:rsidRDefault="00257D58" w:rsidP="00257D58">
            <w:pPr>
              <w:pStyle w:val="XML1"/>
            </w:pPr>
            <w:r>
              <w:t xml:space="preserve">            </w:t>
            </w:r>
            <w:proofErr w:type="gramStart"/>
            <w:r>
              <w:t>are</w:t>
            </w:r>
            <w:proofErr w:type="gramEnd"/>
            <w:r>
              <w:t xml:space="preserv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w:t>
            </w:r>
            <w:proofErr w:type="gramStart"/>
            <w:r>
              <w:t>defaults</w:t>
            </w:r>
            <w:proofErr w:type="gramEnd"/>
            <w:r>
              <w:t xml:space="preserve">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w:t>
            </w:r>
            <w:proofErr w:type="gramStart"/>
            <w:r>
              <w:t>section</w:t>
            </w:r>
            <w:proofErr w:type="gramEnd"/>
            <w:r>
              <w:t xml:space="preserve"> 6.4.  These are the only allowed values for this</w:t>
            </w:r>
          </w:p>
          <w:p w14:paraId="7A55B647" w14:textId="77777777" w:rsidR="00257D58" w:rsidRDefault="00257D58" w:rsidP="00257D58">
            <w:pPr>
              <w:pStyle w:val="XML1"/>
            </w:pPr>
            <w:r>
              <w:t xml:space="preserve">            </w:t>
            </w:r>
            <w:proofErr w:type="gramStart"/>
            <w:r>
              <w:t>element</w:t>
            </w:r>
            <w:proofErr w:type="gramEnd"/>
            <w:r>
              <w: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lastRenderedPageBreak/>
              <w:t xml:space="preserve">            This element is optional. If this element is not present it</w:t>
            </w:r>
          </w:p>
          <w:p w14:paraId="12D7B999" w14:textId="77777777" w:rsidR="00257D58" w:rsidRDefault="00257D58" w:rsidP="00257D58">
            <w:pPr>
              <w:pStyle w:val="XML1"/>
            </w:pPr>
            <w:r>
              <w:t xml:space="preserve">            </w:t>
            </w:r>
            <w:proofErr w:type="gramStart"/>
            <w:r>
              <w:t>defaults</w:t>
            </w:r>
            <w:proofErr w:type="gramEnd"/>
            <w:r>
              <w:t xml:space="preserve">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w:t>
            </w:r>
            <w:proofErr w:type="gramStart"/>
            <w:r>
              <w:t>this</w:t>
            </w:r>
            <w:proofErr w:type="gramEnd"/>
            <w:r>
              <w:t xml:space="preserve">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w:t>
            </w:r>
            <w:proofErr w:type="gramStart"/>
            <w:r>
              <w:t>assigned</w:t>
            </w:r>
            <w:proofErr w:type="gramEnd"/>
            <w:r>
              <w:t xml:space="preserve">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w:t>
            </w:r>
            <w:proofErr w:type="gramStart"/>
            <w:r>
              <w:t>contained</w:t>
            </w:r>
            <w:proofErr w:type="gramEnd"/>
            <w:r>
              <w:t xml:space="preserve">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w:t>
            </w:r>
            <w:proofErr w:type="gramStart"/>
            <w:r>
              <w:t>operations</w:t>
            </w:r>
            <w:proofErr w:type="gramEnd"/>
            <w:r>
              <w:t xml:space="preserve">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w:t>
            </w:r>
            <w:proofErr w:type="gramStart"/>
            <w:r>
              <w:t>to</w:t>
            </w:r>
            <w:proofErr w:type="gramEnd"/>
            <w:r>
              <w:t xml:space="preserve">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w:t>
            </w:r>
            <w:proofErr w:type="gramStart"/>
            <w:r>
              <w:t>it</w:t>
            </w:r>
            <w:proofErr w:type="gramEnd"/>
            <w:r>
              <w:t xml:space="preserve">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w:t>
            </w:r>
            <w:proofErr w:type="gramStart"/>
            <w:r>
              <w:t>it</w:t>
            </w:r>
            <w:proofErr w:type="gramEnd"/>
            <w:r>
              <w:t xml:space="preserve">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lastRenderedPageBreak/>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w:t>
            </w:r>
            <w:proofErr w:type="gramStart"/>
            <w:r>
              <w:t>has</w:t>
            </w:r>
            <w:proofErr w:type="gramEnd"/>
            <w:r>
              <w:t xml:space="preserve"> exclusive or non-exclusive access to.  A resource is </w:t>
            </w:r>
          </w:p>
          <w:p w14:paraId="55D672F5" w14:textId="77777777" w:rsidR="00257D58" w:rsidRDefault="00257D58" w:rsidP="00257D58">
            <w:pPr>
              <w:pStyle w:val="XML1"/>
            </w:pPr>
            <w:r>
              <w:t xml:space="preserve">            </w:t>
            </w:r>
            <w:proofErr w:type="gramStart"/>
            <w:r>
              <w:t>identified</w:t>
            </w:r>
            <w:proofErr w:type="gramEnd"/>
            <w:r>
              <w:t xml:space="preserve">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w:t>
            </w:r>
            <w:proofErr w:type="gramStart"/>
            <w:r>
              <w:t>the</w:t>
            </w:r>
            <w:proofErr w:type="gramEnd"/>
            <w:r>
              <w:t xml:space="preserv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w:t>
            </w:r>
            <w:proofErr w:type="gramStart"/>
            <w:r>
              <w:t>certificate</w:t>
            </w:r>
            <w:proofErr w:type="gramEnd"/>
            <w:r>
              <w:t>', or 'flow-table'.  Depending on the type,</w:t>
            </w:r>
          </w:p>
          <w:p w14:paraId="3DD12D0D" w14:textId="77777777" w:rsidR="00257D58" w:rsidRDefault="00257D58" w:rsidP="00257D58">
            <w:pPr>
              <w:pStyle w:val="XML1"/>
            </w:pPr>
            <w:r>
              <w:t xml:space="preserve">            </w:t>
            </w:r>
            <w:proofErr w:type="gramStart"/>
            <w:r>
              <w:t>different</w:t>
            </w:r>
            <w:proofErr w:type="gramEnd"/>
            <w:r>
              <w:t xml:space="preserve"> constraints apply.  These are specified in</w:t>
            </w:r>
          </w:p>
          <w:p w14:paraId="1CBA245E" w14:textId="77777777" w:rsidR="00257D58" w:rsidRDefault="00257D58" w:rsidP="00257D58">
            <w:pPr>
              <w:pStyle w:val="XML1"/>
            </w:pPr>
            <w:r>
              <w:t xml:space="preserve">            </w:t>
            </w:r>
            <w:proofErr w:type="gramStart"/>
            <w:r>
              <w:t>separate</w:t>
            </w:r>
            <w:proofErr w:type="gramEnd"/>
            <w:r>
              <w:t xml:space="preserve"> descriptions per type.</w:t>
            </w:r>
          </w:p>
          <w:p w14:paraId="2C11D90E" w14:textId="77777777" w:rsidR="00257D58" w:rsidRDefault="00257D58" w:rsidP="00257D58">
            <w:pPr>
              <w:pStyle w:val="XML1"/>
            </w:pPr>
          </w:p>
          <w:p w14:paraId="43C0BCB0" w14:textId="70155D8C" w:rsidR="00257D58" w:rsidDel="00560EE0" w:rsidRDefault="00257D58" w:rsidP="00257D58">
            <w:pPr>
              <w:pStyle w:val="XML1"/>
              <w:rPr>
                <w:del w:id="904" w:author="Deepak Bansal (AZURE)" w:date="2013-09-07T19:37:00Z"/>
              </w:rPr>
            </w:pPr>
            <w:r>
              <w:t xml:space="preserve">            </w:t>
            </w:r>
            <w:ins w:id="905" w:author="Deepak Bansal (AZURE)" w:date="2013-09-07T19:35:00Z">
              <w:r w:rsidR="00560EE0">
                <w:t>T</w:t>
              </w:r>
            </w:ins>
            <w:del w:id="906" w:author="Deepak Bansal (AZURE)" w:date="2013-09-07T19:35:00Z">
              <w:r w:rsidDel="00560EE0">
                <w:delText>At present t</w:delText>
              </w:r>
            </w:del>
            <w:r>
              <w:t xml:space="preserve">he elements in this lists </w:t>
            </w:r>
            <w:ins w:id="907" w:author="Deepak Bansal (AZURE)" w:date="2013-09-07T19:35:00Z">
              <w:r w:rsidR="00560EE0">
                <w:t xml:space="preserve">can be created, deleted or modified by NETCONF </w:t>
              </w:r>
            </w:ins>
            <w:ins w:id="908" w:author="Deepak Bansal (AZURE)" w:date="2013-09-07T19:36:00Z">
              <w:r w:rsidR="00560EE0">
                <w:t>&amp;lt</w:t>
              </w:r>
              <w:proofErr w:type="gramStart"/>
              <w:r w:rsidR="00560EE0">
                <w:t>;create</w:t>
              </w:r>
              <w:proofErr w:type="gramEnd"/>
              <w:r w:rsidR="00560EE0">
                <w:t>&amp;gt;</w:t>
              </w:r>
              <w:r w:rsidR="00560EE0">
                <w:t>, &amp;lt;delete</w:t>
              </w:r>
              <w:r w:rsidR="00560EE0">
                <w:t xml:space="preserve">&amp;gt;  </w:t>
              </w:r>
              <w:r w:rsidR="00560EE0">
                <w:t xml:space="preserve">and </w:t>
              </w:r>
            </w:ins>
            <w:ins w:id="909" w:author="Deepak Bansal (AZURE)" w:date="2013-09-07T19:37:00Z">
              <w:r w:rsidR="00560EE0">
                <w:t>&amp;lt;edit-config</w:t>
              </w:r>
              <w:r w:rsidR="00560EE0">
                <w:t xml:space="preserve">&amp;gt; </w:t>
              </w:r>
              <w:r w:rsidR="00560EE0">
                <w:t xml:space="preserve">operations. They </w:t>
              </w:r>
            </w:ins>
            <w:del w:id="910" w:author="Deepak Bansal (AZURE)" w:date="2013-09-07T19:37:00Z">
              <w:r w:rsidDel="00560EE0">
                <w:delText>are not configurable</w:delText>
              </w:r>
            </w:del>
          </w:p>
          <w:p w14:paraId="5413742B" w14:textId="7EB2B200" w:rsidR="00257D58" w:rsidRDefault="00257D58" w:rsidP="00560EE0">
            <w:pPr>
              <w:pStyle w:val="XML1"/>
              <w:pPrChange w:id="911" w:author="Deepak Bansal (AZURE)" w:date="2013-09-07T19:37:00Z">
                <w:pPr>
                  <w:pStyle w:val="XML1"/>
                </w:pPr>
              </w:pPrChange>
            </w:pPr>
            <w:del w:id="912" w:author="Deepak Bansal (AZURE)" w:date="2013-09-07T19:37:00Z">
              <w:r w:rsidDel="00560EE0">
                <w:delText xml:space="preserve">            and </w:delText>
              </w:r>
            </w:del>
            <w:r>
              <w:t>can</w:t>
            </w:r>
            <w:ins w:id="913" w:author="Deepak Bansal (AZURE)" w:date="2013-09-07T19:37:00Z">
              <w:r w:rsidR="00560EE0">
                <w:t xml:space="preserve"> </w:t>
              </w:r>
            </w:ins>
            <w:del w:id="914" w:author="Deepak Bansal (AZURE)" w:date="2013-09-07T19:37:00Z">
              <w:r w:rsidDel="00560EE0">
                <w:delText xml:space="preserve"> only </w:delText>
              </w:r>
            </w:del>
            <w:r>
              <w:t>be retrieved by NETCONF &amp;lt;get&amp;gt; or &amp;lt;get-config&amp;gt;</w:t>
            </w:r>
          </w:p>
          <w:p w14:paraId="095C735C" w14:textId="2863AACE" w:rsidR="00257D58" w:rsidDel="00560EE0" w:rsidRDefault="00257D58" w:rsidP="00560EE0">
            <w:pPr>
              <w:pStyle w:val="XML1"/>
              <w:rPr>
                <w:del w:id="915" w:author="Deepak Bansal (AZURE)" w:date="2013-09-07T19:37:00Z"/>
              </w:rPr>
              <w:pPrChange w:id="916" w:author="Deepak Bansal (AZURE)" w:date="2013-09-07T19:37:00Z">
                <w:pPr>
                  <w:pStyle w:val="XML1"/>
                </w:pPr>
              </w:pPrChange>
            </w:pPr>
            <w:r>
              <w:t xml:space="preserve">            </w:t>
            </w:r>
            <w:proofErr w:type="gramStart"/>
            <w:r>
              <w:t>operations</w:t>
            </w:r>
            <w:proofErr w:type="gramEnd"/>
            <w:r>
              <w:t xml:space="preserve">. </w:t>
            </w:r>
            <w:bookmarkStart w:id="917" w:name="_GoBack"/>
            <w:bookmarkEnd w:id="917"/>
            <w:del w:id="918" w:author="Deepak Bansal (AZURE)" w:date="2013-09-07T19:37:00Z">
              <w:r w:rsidDel="00560EE0">
                <w:delText>Attemps to modify this element and its children</w:delText>
              </w:r>
            </w:del>
          </w:p>
          <w:p w14:paraId="3AC24CD1" w14:textId="13BFC2B3" w:rsidR="00257D58" w:rsidDel="00560EE0" w:rsidRDefault="00257D58" w:rsidP="00560EE0">
            <w:pPr>
              <w:pStyle w:val="XML1"/>
              <w:rPr>
                <w:del w:id="919" w:author="Deepak Bansal (AZURE)" w:date="2013-09-07T19:37:00Z"/>
              </w:rPr>
              <w:pPrChange w:id="920" w:author="Deepak Bansal (AZURE)" w:date="2013-09-07T19:37:00Z">
                <w:pPr>
                  <w:pStyle w:val="XML1"/>
                </w:pPr>
              </w:pPrChange>
            </w:pPr>
            <w:del w:id="921" w:author="Deepak Bansal (AZURE)" w:date="2013-09-07T19:37:00Z">
              <w:r w:rsidDel="00560EE0">
                <w:delText xml:space="preserve">            with a NETCONF &amp;lt;edit-config&amp;gt; operation MUST result in an </w:delText>
              </w:r>
            </w:del>
          </w:p>
          <w:p w14:paraId="4B09B0D6" w14:textId="3E9D1A21" w:rsidR="00257D58" w:rsidRDefault="00257D58" w:rsidP="00560EE0">
            <w:pPr>
              <w:pStyle w:val="XML1"/>
              <w:pPrChange w:id="922" w:author="Deepak Bansal (AZURE)" w:date="2013-09-07T19:37:00Z">
                <w:pPr>
                  <w:pStyle w:val="XML1"/>
                </w:pPr>
              </w:pPrChange>
            </w:pPr>
            <w:del w:id="923" w:author="Deepak Bansal (AZURE)" w:date="2013-09-07T19:37:00Z">
              <w:r w:rsidDel="00560EE0">
                <w:delText xml:space="preserve">            'operation-not-supported' error with type 'application'.</w:delText>
              </w:r>
            </w:del>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w:t>
            </w:r>
            <w:proofErr w:type="gramStart"/>
            <w:r>
              <w:t>has</w:t>
            </w:r>
            <w:proofErr w:type="gramEnd"/>
            <w:r>
              <w:t xml:space="preserve">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w:t>
            </w:r>
            <w:proofErr w:type="gramStart"/>
            <w:r>
              <w:t>port</w:t>
            </w:r>
            <w:proofErr w:type="gramEnd"/>
            <w:r>
              <w:t xml:space="preserve">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lastRenderedPageBreak/>
              <w:t xml:space="preserve">                  </w:t>
            </w:r>
            <w:proofErr w:type="gramStart"/>
            <w:r>
              <w:t>has</w:t>
            </w:r>
            <w:proofErr w:type="gramEnd"/>
            <w:r>
              <w:t xml:space="preserve">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w:t>
            </w:r>
            <w:proofErr w:type="gramStart"/>
            <w:r>
              <w:t>queue</w:t>
            </w:r>
            <w:proofErr w:type="gramEnd"/>
            <w:r>
              <w:t xml:space="preserv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w:t>
            </w:r>
            <w:proofErr w:type="gramStart"/>
            <w:r>
              <w:t>certificate</w:t>
            </w:r>
            <w:proofErr w:type="gramEnd"/>
            <w:r>
              <w:t>.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w:t>
            </w:r>
            <w:proofErr w:type="gramStart"/>
            <w:r>
              <w:t>a</w:t>
            </w:r>
            <w:proofErr w:type="gramEnd"/>
            <w:r>
              <w:t xml:space="preserve">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w:t>
            </w:r>
            <w:proofErr w:type="gramStart"/>
            <w:r>
              <w:t>has</w:t>
            </w:r>
            <w:proofErr w:type="gramEnd"/>
            <w:r>
              <w:t xml:space="preserve">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w:t>
            </w:r>
            <w:proofErr w:type="gramStart"/>
            <w:r>
              <w:t>flow-table</w:t>
            </w:r>
            <w:proofErr w:type="gramEnd"/>
            <w:r>
              <w:t xml:space="preserv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w:t>
            </w:r>
            <w:proofErr w:type="gramStart"/>
            <w:r w:rsidRPr="00C128FA">
              <w:t>datapath</w:t>
            </w:r>
            <w:proofErr w:type="gramEnd"/>
            <w:r w:rsidRPr="00C128FA">
              <w:t xml:space="preserve">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924" w:name="_Toc315953997"/>
      <w:bookmarkStart w:id="925" w:name="_Toc316542507"/>
      <w:bookmarkStart w:id="926" w:name="_Toc358291591"/>
      <w:r w:rsidRPr="00DB42FD">
        <w:t>XML Example</w:t>
      </w:r>
      <w:bookmarkEnd w:id="924"/>
      <w:bookmarkEnd w:id="925"/>
      <w:bookmarkEnd w:id="926"/>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lastRenderedPageBreak/>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927" w:name="_Toc333522898"/>
      <w:bookmarkStart w:id="928" w:name="_Toc335146985"/>
      <w:bookmarkStart w:id="929" w:name="_Toc333522899"/>
      <w:bookmarkStart w:id="930" w:name="_Toc335146986"/>
      <w:bookmarkStart w:id="931" w:name="_Toc333522900"/>
      <w:bookmarkStart w:id="932" w:name="_Toc335146987"/>
      <w:bookmarkStart w:id="933" w:name="_Toc333522901"/>
      <w:bookmarkStart w:id="934" w:name="_Toc335146988"/>
      <w:bookmarkStart w:id="935" w:name="_Toc333522902"/>
      <w:bookmarkStart w:id="936" w:name="_Toc335146989"/>
      <w:bookmarkStart w:id="937" w:name="_Toc333522903"/>
      <w:bookmarkStart w:id="938" w:name="_Toc335146990"/>
      <w:bookmarkStart w:id="939" w:name="_Toc333522904"/>
      <w:bookmarkStart w:id="940" w:name="_Toc335146991"/>
      <w:bookmarkStart w:id="941" w:name="_Toc333522905"/>
      <w:bookmarkStart w:id="942" w:name="_Toc335146992"/>
      <w:bookmarkStart w:id="943" w:name="_Toc333522906"/>
      <w:bookmarkStart w:id="944" w:name="_Toc335146993"/>
      <w:bookmarkStart w:id="945" w:name="_Toc333522907"/>
      <w:bookmarkStart w:id="946" w:name="_Toc335146994"/>
      <w:bookmarkStart w:id="947" w:name="_Toc333522908"/>
      <w:bookmarkStart w:id="948" w:name="_Toc335146995"/>
      <w:bookmarkStart w:id="949" w:name="_Toc333522909"/>
      <w:bookmarkStart w:id="950" w:name="_Toc335146996"/>
      <w:bookmarkStart w:id="951" w:name="_Ref320556201"/>
      <w:bookmarkStart w:id="952" w:name="_Toc358291592"/>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t xml:space="preserve">Logical </w:t>
      </w:r>
      <w:r w:rsidRPr="0082590C">
        <w:t>Switch</w:t>
      </w:r>
      <w:r>
        <w:t xml:space="preserve"> Capabilities</w:t>
      </w:r>
      <w:bookmarkEnd w:id="951"/>
      <w:bookmarkEnd w:id="952"/>
    </w:p>
    <w:p w14:paraId="5A2DC302" w14:textId="77777777" w:rsidR="00D8113B" w:rsidRDefault="00D8113B" w:rsidP="00C128FA">
      <w:pPr>
        <w:pStyle w:val="Heading3"/>
      </w:pPr>
      <w:bookmarkStart w:id="953" w:name="_Toc358291593"/>
      <w:r>
        <w:t>UML Diagram</w:t>
      </w:r>
      <w:bookmarkEnd w:id="953"/>
    </w:p>
    <w:p w14:paraId="6376345E" w14:textId="28853628" w:rsidR="00AF1D6D" w:rsidRDefault="00AF1D6D" w:rsidP="00AF1D6D">
      <w:pPr>
        <w:jc w:val="center"/>
      </w:pPr>
      <w:r>
        <w:object w:dxaOrig="6040" w:dyaOrig="6895" w14:anchorId="71B78564">
          <v:shape id="_x0000_i1030" type="#_x0000_t75" style="width:297.75pt;height:346.5pt" o:ole="">
            <v:imagedata r:id="rId26" o:title=""/>
          </v:shape>
          <o:OLEObject Type="Embed" ProgID="Visio.Drawing.11" ShapeID="_x0000_i1030" DrawAspect="Content" ObjectID="_1440087892"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54" w:name="_Toc358291594"/>
      <w:r>
        <w:t>XML Schema</w:t>
      </w:r>
      <w:bookmarkEnd w:id="954"/>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w:t>
            </w:r>
            <w:proofErr w:type="gramStart"/>
            <w:r w:rsidRPr="00C128FA">
              <w:t>operations</w:t>
            </w:r>
            <w:proofErr w:type="gramEnd"/>
            <w:r w:rsidRPr="00C128FA">
              <w:t>.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w:t>
            </w:r>
            <w:proofErr w:type="gramStart"/>
            <w:r w:rsidRPr="00C128FA">
              <w:t>packet-in</w:t>
            </w:r>
            <w:proofErr w:type="gramEnd"/>
            <w:r w:rsidRPr="00C128FA">
              <w:t xml:space="preserve">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t xml:space="preserve">            Specifies if the logical switch supports group</w:t>
            </w:r>
          </w:p>
          <w:p w14:paraId="212BFC0F"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2F719C73" w14:textId="77777777" w:rsidR="00860C7A" w:rsidRPr="00C128FA" w:rsidRDefault="00860C7A" w:rsidP="00860C7A">
            <w:pPr>
              <w:pStyle w:val="XML1"/>
            </w:pPr>
            <w:r w:rsidRPr="00C128FA">
              <w:lastRenderedPageBreak/>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w:t>
            </w:r>
            <w:proofErr w:type="gramStart"/>
            <w:r w:rsidRPr="00C128FA">
              <w:t>statistics</w:t>
            </w:r>
            <w:proofErr w:type="gramEnd"/>
            <w:r w:rsidRPr="00C128FA">
              <w:t>.</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w:t>
            </w:r>
            <w:proofErr w:type="gramStart"/>
            <w:r w:rsidRPr="00C128FA">
              <w:t>reassemble</w:t>
            </w:r>
            <w:proofErr w:type="gramEnd"/>
            <w:r w:rsidRPr="00C128FA">
              <w:t xml:space="preserv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w:t>
            </w:r>
            <w:proofErr w:type="gramStart"/>
            <w:r w:rsidRPr="00C128FA">
              <w:t>topology</w:t>
            </w:r>
            <w:proofErr w:type="gramEnd"/>
            <w:r w:rsidRPr="00C128FA">
              <w:t xml:space="preserve">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w:t>
            </w:r>
            <w:proofErr w:type="gramStart"/>
            <w:r w:rsidRPr="00C128FA">
              <w:t>non-OpenFlow</w:t>
            </w:r>
            <w:proofErr w:type="gramEnd"/>
            <w:r w:rsidRPr="00C128FA">
              <w:t xml:space="preserve">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lastRenderedPageBreak/>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w:t>
            </w:r>
            <w:proofErr w:type="gramStart"/>
            <w:r w:rsidRPr="00C128FA">
              <w:t>switch</w:t>
            </w:r>
            <w:proofErr w:type="gramEnd"/>
            <w:r w:rsidRPr="00C128FA">
              <w:t>.</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lastRenderedPageBreak/>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w:t>
            </w:r>
            <w:proofErr w:type="gramStart"/>
            <w:r w:rsidRPr="00C128FA">
              <w:t>logical</w:t>
            </w:r>
            <w:proofErr w:type="gramEnd"/>
            <w:r w:rsidRPr="00C128FA">
              <w:t xml:space="preserve">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lastRenderedPageBreak/>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55" w:name="_Toc358291595"/>
      <w:r>
        <w:t>XML Example</w:t>
      </w:r>
      <w:bookmarkEnd w:id="955"/>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56" w:name="_Toc333523234"/>
      <w:bookmarkStart w:id="957" w:name="_Toc335147321"/>
      <w:bookmarkStart w:id="958" w:name="_Toc333523235"/>
      <w:bookmarkStart w:id="959" w:name="_Toc335147322"/>
      <w:bookmarkStart w:id="960" w:name="_Toc333523236"/>
      <w:bookmarkStart w:id="961" w:name="_Toc335147323"/>
      <w:bookmarkStart w:id="962" w:name="_Toc333523237"/>
      <w:bookmarkStart w:id="963" w:name="_Toc335147324"/>
      <w:bookmarkStart w:id="964" w:name="_Toc333523238"/>
      <w:bookmarkStart w:id="965" w:name="_Toc335147325"/>
      <w:bookmarkStart w:id="966" w:name="_Toc333523239"/>
      <w:bookmarkStart w:id="967" w:name="_Toc335147326"/>
      <w:bookmarkStart w:id="968" w:name="_Toc333523240"/>
      <w:bookmarkStart w:id="969" w:name="_Toc335147327"/>
      <w:bookmarkStart w:id="970" w:name="_Toc333523241"/>
      <w:bookmarkStart w:id="971" w:name="_Toc335147328"/>
      <w:bookmarkStart w:id="972" w:name="_Toc333523242"/>
      <w:bookmarkStart w:id="973" w:name="_Toc335147329"/>
      <w:bookmarkStart w:id="974" w:name="_Toc333523243"/>
      <w:bookmarkStart w:id="975" w:name="_Toc335147330"/>
      <w:bookmarkStart w:id="976" w:name="_Toc333523244"/>
      <w:bookmarkStart w:id="977" w:name="_Toc335147331"/>
      <w:bookmarkStart w:id="978" w:name="_Toc333523245"/>
      <w:bookmarkStart w:id="979" w:name="_Toc335147332"/>
      <w:bookmarkStart w:id="980" w:name="_Toc333523246"/>
      <w:bookmarkStart w:id="981" w:name="_Toc335147333"/>
      <w:bookmarkStart w:id="982" w:name="_Toc333523247"/>
      <w:bookmarkStart w:id="983" w:name="_Toc335147334"/>
      <w:bookmarkStart w:id="984" w:name="_Toc333523248"/>
      <w:bookmarkStart w:id="985" w:name="_Toc335147335"/>
      <w:bookmarkStart w:id="986" w:name="_Toc333523249"/>
      <w:bookmarkStart w:id="987" w:name="_Toc335147336"/>
      <w:bookmarkStart w:id="988" w:name="_Toc333523250"/>
      <w:bookmarkStart w:id="989" w:name="_Toc335147337"/>
      <w:bookmarkStart w:id="990" w:name="_Toc333523251"/>
      <w:bookmarkStart w:id="991" w:name="_Toc335147338"/>
      <w:bookmarkStart w:id="992" w:name="_Toc333523252"/>
      <w:bookmarkStart w:id="993" w:name="_Toc335147339"/>
      <w:bookmarkStart w:id="994" w:name="_Toc358291596"/>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r>
        <w:t>OpenFlow Controller</w:t>
      </w:r>
      <w:bookmarkEnd w:id="994"/>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995" w:name="_Toc315954001"/>
      <w:bookmarkStart w:id="996" w:name="_Toc316542511"/>
      <w:bookmarkStart w:id="997" w:name="_Toc358291597"/>
      <w:r w:rsidRPr="00DB42FD">
        <w:lastRenderedPageBreak/>
        <w:t>UML Diagram</w:t>
      </w:r>
      <w:bookmarkEnd w:id="995"/>
      <w:bookmarkEnd w:id="996"/>
      <w:bookmarkEnd w:id="997"/>
    </w:p>
    <w:p w14:paraId="340981B9" w14:textId="61B954D8" w:rsidR="00F86237" w:rsidRPr="009F1B7D" w:rsidRDefault="005A093D" w:rsidP="00F86237">
      <w:pPr>
        <w:keepNext/>
        <w:jc w:val="center"/>
      </w:pPr>
      <w:r>
        <w:object w:dxaOrig="6939" w:dyaOrig="6962" w14:anchorId="3092B4DD">
          <v:shape id="_x0000_i1031" type="#_x0000_t75" style="width:347.25pt;height:348pt" o:ole="">
            <v:imagedata r:id="rId28" o:title=""/>
          </v:shape>
          <o:OLEObject Type="Embed" ProgID="Visio.Drawing.11" ShapeID="_x0000_i1031" DrawAspect="Content" ObjectID="_1440087893"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998" w:name="_Toc315954002"/>
      <w:bookmarkStart w:id="999" w:name="_Toc316542512"/>
      <w:bookmarkStart w:id="1000" w:name="_Toc358291598"/>
      <w:r w:rsidRPr="00DB42FD">
        <w:lastRenderedPageBreak/>
        <w:t>XML Schema</w:t>
      </w:r>
      <w:bookmarkEnd w:id="998"/>
      <w:bookmarkEnd w:id="999"/>
      <w:bookmarkEnd w:id="1000"/>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w:t>
            </w:r>
            <w:proofErr w:type="gramStart"/>
            <w:r>
              <w:t>operations</w:t>
            </w:r>
            <w:proofErr w:type="gramEnd"/>
            <w:r>
              <w:t xml:space="preserve">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w:t>
            </w:r>
            <w:proofErr w:type="gramStart"/>
            <w:r>
              <w:t>value</w:t>
            </w:r>
            <w:proofErr w:type="gramEnd"/>
            <w:r>
              <w:t xml:space="preserv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w:t>
            </w:r>
            <w:proofErr w:type="gramStart"/>
            <w:r>
              <w:t>does</w:t>
            </w:r>
            <w:proofErr w:type="gramEnd"/>
            <w:r>
              <w:t xml:space="preserve">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w:t>
            </w:r>
            <w:proofErr w:type="gramStart"/>
            <w:r>
              <w:t>error</w:t>
            </w:r>
            <w:proofErr w:type="gramEnd"/>
            <w:r>
              <w:t xml:space="preserve">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w:t>
            </w:r>
            <w:proofErr w:type="gramStart"/>
            <w:r>
              <w:t>context</w:t>
            </w:r>
            <w:proofErr w:type="gramEnd"/>
            <w:r>
              <w:t xml:space="preserve"> of an OpenFlow Capable Switch.  It MUST be</w:t>
            </w:r>
          </w:p>
          <w:p w14:paraId="1994258B" w14:textId="77777777" w:rsidR="0058493D" w:rsidRDefault="0058493D" w:rsidP="0058493D">
            <w:pPr>
              <w:pStyle w:val="XML1"/>
            </w:pPr>
            <w:r>
              <w:t xml:space="preserve">            </w:t>
            </w:r>
            <w:proofErr w:type="gramStart"/>
            <w:r>
              <w:t>persistent</w:t>
            </w:r>
            <w:proofErr w:type="gramEnd"/>
            <w:r>
              <w:t xml:space="preserve">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w:t>
            </w:r>
            <w:proofErr w:type="gramStart"/>
            <w:r>
              <w:t>controller</w:t>
            </w:r>
            <w:proofErr w:type="gramEnd"/>
            <w:r>
              <w:t>.</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w:t>
            </w:r>
            <w:proofErr w:type="gramStart"/>
            <w:r>
              <w:t>default</w:t>
            </w:r>
            <w:proofErr w:type="gramEnd"/>
            <w:r>
              <w:t xml:space="preserve"> role 'equal'.  A role other than 'equal' MAY be</w:t>
            </w:r>
          </w:p>
          <w:p w14:paraId="7F2B78BD" w14:textId="77777777" w:rsidR="0058493D" w:rsidRDefault="0058493D" w:rsidP="0058493D">
            <w:pPr>
              <w:pStyle w:val="XML1"/>
            </w:pPr>
            <w:r>
              <w:t xml:space="preserve">            </w:t>
            </w:r>
            <w:proofErr w:type="gramStart"/>
            <w:r>
              <w:t>assigned</w:t>
            </w:r>
            <w:proofErr w:type="gramEnd"/>
            <w:r>
              <w:t xml:space="preserve"> to a controller.  Roles 'slave' and 'equal' MAY be</w:t>
            </w:r>
          </w:p>
          <w:p w14:paraId="41C3EB89" w14:textId="77777777" w:rsidR="0058493D" w:rsidRDefault="0058493D" w:rsidP="0058493D">
            <w:pPr>
              <w:pStyle w:val="XML1"/>
            </w:pPr>
            <w:r>
              <w:t xml:space="preserve">            </w:t>
            </w:r>
            <w:proofErr w:type="gramStart"/>
            <w:r>
              <w:t>assigned</w:t>
            </w:r>
            <w:proofErr w:type="gramEnd"/>
            <w:r>
              <w:t xml:space="preserve"> to multiple controllers.  Role 'master' MUST NOT</w:t>
            </w:r>
          </w:p>
          <w:p w14:paraId="142FD0CC" w14:textId="77777777" w:rsidR="0058493D" w:rsidRDefault="0058493D" w:rsidP="0058493D">
            <w:pPr>
              <w:pStyle w:val="XML1"/>
            </w:pPr>
            <w:r>
              <w:t xml:space="preserve">            </w:t>
            </w:r>
            <w:proofErr w:type="gramStart"/>
            <w:r>
              <w:t>be</w:t>
            </w:r>
            <w:proofErr w:type="gramEnd"/>
            <w:r>
              <w:t xml:space="preserv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w:t>
            </w:r>
            <w:proofErr w:type="gramStart"/>
            <w:r>
              <w:t>defaults</w:t>
            </w:r>
            <w:proofErr w:type="gramEnd"/>
            <w:r>
              <w:t xml:space="preserve">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w:t>
            </w:r>
            <w:proofErr w:type="gramStart"/>
            <w:r>
              <w:t>connecting</w:t>
            </w:r>
            <w:proofErr w:type="gramEnd"/>
            <w:r>
              <w:t xml:space="preserve">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w:t>
            </w:r>
            <w:proofErr w:type="gramStart"/>
            <w:r>
              <w:t>returned</w:t>
            </w:r>
            <w:proofErr w:type="gramEnd"/>
            <w:r>
              <w:t>.</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w:t>
            </w:r>
            <w:proofErr w:type="gramStart"/>
            <w:r>
              <w:t>defaults</w:t>
            </w:r>
            <w:proofErr w:type="gramEnd"/>
            <w:r>
              <w:t xml:space="preserve">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w:t>
            </w:r>
            <w:proofErr w:type="gramStart"/>
            <w:r>
              <w:t>application</w:t>
            </w:r>
            <w:proofErr w:type="gramEnd"/>
            <w:r>
              <w:t>'. The &amp;lt;error-info&amp;gt; element MUST contain the</w:t>
            </w:r>
          </w:p>
          <w:p w14:paraId="4B347CD2" w14:textId="77777777" w:rsidR="0058493D" w:rsidRDefault="0058493D" w:rsidP="0058493D">
            <w:pPr>
              <w:pStyle w:val="XML1"/>
            </w:pPr>
            <w:r>
              <w:t xml:space="preserve">            </w:t>
            </w:r>
            <w:proofErr w:type="gramStart"/>
            <w:r>
              <w:t>name</w:t>
            </w:r>
            <w:proofErr w:type="gramEnd"/>
            <w:r>
              <w:t xml:space="preserv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w:t>
            </w:r>
            <w:proofErr w:type="gramStart"/>
            <w:r>
              <w:t>application</w:t>
            </w:r>
            <w:proofErr w:type="gramEnd"/>
            <w:r>
              <w:t>'. The &amp;lt;error-info&amp;gt; element MUST contain the</w:t>
            </w:r>
          </w:p>
          <w:p w14:paraId="4CA2A5E6" w14:textId="77777777" w:rsidR="0058493D" w:rsidRDefault="0058493D" w:rsidP="0058493D">
            <w:pPr>
              <w:pStyle w:val="XML1"/>
            </w:pPr>
            <w:r>
              <w:t xml:space="preserve">            </w:t>
            </w:r>
            <w:proofErr w:type="gramStart"/>
            <w:r>
              <w:t>name</w:t>
            </w:r>
            <w:proofErr w:type="gramEnd"/>
            <w:r>
              <w:t xml:space="preserv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w:t>
            </w:r>
            <w:proofErr w:type="gramStart"/>
            <w:r>
              <w:t>is</w:t>
            </w:r>
            <w:proofErr w:type="gramEnd"/>
            <w:r>
              <w:t xml:space="preserve">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w:t>
            </w:r>
            <w:proofErr w:type="gramStart"/>
            <w:r>
              <w:t>defaults</w:t>
            </w:r>
            <w:proofErr w:type="gramEnd"/>
            <w:r>
              <w:t xml:space="preserve">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w:t>
            </w:r>
            <w:proofErr w:type="gramStart"/>
            <w:r>
              <w:t>used</w:t>
            </w:r>
            <w:proofErr w:type="gramEnd"/>
            <w:r>
              <w:t xml:space="preserve">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w:t>
            </w:r>
            <w:proofErr w:type="gramStart"/>
            <w:r>
              <w:t>be</w:t>
            </w:r>
            <w:proofErr w:type="gramEnd"/>
            <w:r>
              <w:t xml:space="preserv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t>
            </w:r>
            <w:proofErr w:type="gramStart"/>
            <w:r>
              <w:t>with</w:t>
            </w:r>
            <w:proofErr w:type="gramEnd"/>
            <w:r>
              <w:t xml:space="preserve">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w:t>
            </w:r>
            <w:proofErr w:type="gramStart"/>
            <w:r>
              <w:t>the</w:t>
            </w:r>
            <w:proofErr w:type="gramEnd"/>
            <w:r>
              <w:t xml:space="preserv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w:t>
            </w:r>
            <w:proofErr w:type="gramStart"/>
            <w:r>
              <w:t>version</w:t>
            </w:r>
            <w:proofErr w:type="gramEnd"/>
            <w:r>
              <w:t xml:space="preserve">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w:t>
            </w:r>
            <w:proofErr w:type="gramStart"/>
            <w:r>
              <w:t>case</w:t>
            </w:r>
            <w:proofErr w:type="gramEnd"/>
            <w:r>
              <w:t>.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w:t>
            </w:r>
            <w:proofErr w:type="gramStart"/>
            <w:r>
              <w:t>present</w:t>
            </w:r>
            <w:proofErr w:type="gramEnd"/>
            <w:r>
              <w:t xml:space="preserve">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w:t>
            </w:r>
            <w:proofErr w:type="gramStart"/>
            <w:r>
              <w:t>controller</w:t>
            </w:r>
            <w:proofErr w:type="gramEnd"/>
            <w:r>
              <w:t xml:space="preserve">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w:t>
            </w:r>
            <w:proofErr w:type="gramStart"/>
            <w:r>
              <w:t>default</w:t>
            </w:r>
            <w:proofErr w:type="gramEnd"/>
            <w:r>
              <w:t xml:space="preserve">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w:t>
            </w:r>
            <w:proofErr w:type="gramStart"/>
            <w:r>
              <w:t>in</w:t>
            </w:r>
            <w:proofErr w:type="gramEnd"/>
            <w:r>
              <w:t xml:space="preserve">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w:t>
            </w:r>
            <w:proofErr w:type="gramStart"/>
            <w:r>
              <w:t>Controller.???</w:t>
            </w:r>
            <w:proofErr w:type="gramEnd"/>
            <w:r>
              <w:t xml:space="preserve">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w:t>
            </w:r>
            <w:proofErr w:type="gramStart"/>
            <w:r>
              <w:t>versions</w:t>
            </w:r>
            <w:proofErr w:type="gramEnd"/>
            <w:r>
              <w:t xml:space="preserve">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w:t>
            </w:r>
            <w:proofErr w:type="gramStart"/>
            <w:r>
              <w:t>connection</w:t>
            </w:r>
            <w:proofErr w:type="gramEnd"/>
            <w:r>
              <w:t>.</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001" w:name="_Toc315954003"/>
      <w:bookmarkStart w:id="1002" w:name="_Toc316542513"/>
      <w:bookmarkStart w:id="1003" w:name="_Toc358291599"/>
      <w:r w:rsidRPr="00DB42FD">
        <w:t>XML Example</w:t>
      </w:r>
      <w:bookmarkEnd w:id="1001"/>
      <w:bookmarkEnd w:id="1002"/>
      <w:bookmarkEnd w:id="1003"/>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004" w:name="_Toc333523611"/>
      <w:bookmarkStart w:id="1005" w:name="_Toc335147698"/>
      <w:bookmarkStart w:id="1006" w:name="_Toc333523612"/>
      <w:bookmarkStart w:id="1007" w:name="_Toc335147699"/>
      <w:bookmarkStart w:id="1008" w:name="_Toc333523613"/>
      <w:bookmarkStart w:id="1009" w:name="_Toc335147700"/>
      <w:bookmarkStart w:id="1010" w:name="_Toc333523614"/>
      <w:bookmarkStart w:id="1011" w:name="_Toc335147701"/>
      <w:bookmarkStart w:id="1012" w:name="_Toc333523615"/>
      <w:bookmarkStart w:id="1013" w:name="_Toc335147702"/>
      <w:bookmarkStart w:id="1014" w:name="_Toc333523616"/>
      <w:bookmarkStart w:id="1015" w:name="_Toc335147703"/>
      <w:bookmarkStart w:id="1016" w:name="_Toc333523617"/>
      <w:bookmarkStart w:id="1017" w:name="_Toc335147704"/>
      <w:bookmarkStart w:id="1018" w:name="_Toc333523618"/>
      <w:bookmarkStart w:id="1019" w:name="_Toc335147705"/>
      <w:bookmarkStart w:id="1020" w:name="_Toc333523619"/>
      <w:bookmarkStart w:id="1021" w:name="_Toc335147706"/>
      <w:bookmarkStart w:id="1022" w:name="_Toc358291600"/>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t>OpenFlow Resource</w:t>
      </w:r>
      <w:bookmarkEnd w:id="1022"/>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23" w:name="_Toc315954007"/>
      <w:bookmarkStart w:id="1024" w:name="_Toc316542517"/>
      <w:bookmarkStart w:id="1025" w:name="_Toc358291601"/>
      <w:r w:rsidRPr="00DB42FD">
        <w:t>UML Diagram</w:t>
      </w:r>
      <w:bookmarkEnd w:id="1023"/>
      <w:bookmarkEnd w:id="1024"/>
      <w:bookmarkEnd w:id="1025"/>
    </w:p>
    <w:p w14:paraId="391E3FB1" w14:textId="6B85638F" w:rsidR="00F86237" w:rsidRPr="009F1B7D" w:rsidRDefault="00C834EB" w:rsidP="00F86237">
      <w:pPr>
        <w:keepNext/>
        <w:jc w:val="center"/>
      </w:pPr>
      <w:r>
        <w:object w:dxaOrig="7871" w:dyaOrig="3119" w14:anchorId="2992459D">
          <v:shape id="_x0000_i1032" type="#_x0000_t75" style="width:394.5pt;height:155.25pt" o:ole="">
            <v:imagedata r:id="rId30" o:title=""/>
          </v:shape>
          <o:OLEObject Type="Embed" ProgID="Visio.Drawing.11" ShapeID="_x0000_i1032" DrawAspect="Content" ObjectID="_1440087894"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26" w:name="_Toc315954008"/>
      <w:bookmarkStart w:id="1027" w:name="_Toc316542518"/>
      <w:bookmarkStart w:id="1028" w:name="_Toc358291602"/>
      <w:bookmarkStart w:id="1029" w:name="OLE_LINK9"/>
      <w:bookmarkStart w:id="1030" w:name="OLE_LINK10"/>
      <w:r w:rsidRPr="00DB42FD">
        <w:t>XML Schema</w:t>
      </w:r>
      <w:bookmarkEnd w:id="1026"/>
      <w:bookmarkEnd w:id="1027"/>
      <w:bookmarkEnd w:id="1028"/>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w:t>
            </w:r>
            <w:proofErr w:type="gramStart"/>
            <w:r>
              <w:t>that</w:t>
            </w:r>
            <w:proofErr w:type="gramEnd"/>
            <w:r>
              <w:t xml:space="preserve">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w:t>
            </w:r>
            <w:proofErr w:type="gramStart"/>
            <w:r>
              <w:t>element</w:t>
            </w:r>
            <w:proofErr w:type="gramEnd"/>
            <w:r>
              <w: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w:t>
            </w:r>
            <w:proofErr w:type="gramStart"/>
            <w:r>
              <w:t>operations</w:t>
            </w:r>
            <w:proofErr w:type="gramEnd"/>
            <w:r>
              <w:t xml:space="preserve">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w:t>
            </w:r>
            <w:proofErr w:type="gramStart"/>
            <w:r>
              <w:t>value</w:t>
            </w:r>
            <w:proofErr w:type="gramEnd"/>
            <w:r>
              <w:t xml:space="preserv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w:t>
            </w:r>
            <w:proofErr w:type="gramStart"/>
            <w:r>
              <w:t>does</w:t>
            </w:r>
            <w:proofErr w:type="gramEnd"/>
            <w:r>
              <w:t xml:space="preserve">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w:t>
            </w:r>
            <w:proofErr w:type="gramStart"/>
            <w:r>
              <w:t>error</w:t>
            </w:r>
            <w:proofErr w:type="gramEnd"/>
            <w:r>
              <w:t xml:space="preserve">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w:t>
            </w:r>
            <w:proofErr w:type="gramStart"/>
            <w:r>
              <w:t>of</w:t>
            </w:r>
            <w:proofErr w:type="gramEnd"/>
            <w:r>
              <w:t xml:space="preserve"> an OpenFlow Logical Switch.  It MUST be persistent</w:t>
            </w:r>
          </w:p>
          <w:p w14:paraId="2300244B" w14:textId="77777777" w:rsidR="0058493D" w:rsidRDefault="0058493D" w:rsidP="0058493D">
            <w:pPr>
              <w:pStyle w:val="XML1"/>
            </w:pPr>
            <w:r>
              <w:t xml:space="preserve">            </w:t>
            </w:r>
            <w:proofErr w:type="gramStart"/>
            <w:r>
              <w:t>across</w:t>
            </w:r>
            <w:proofErr w:type="gramEnd"/>
            <w:r>
              <w:t xml:space="preserve">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w:t>
            </w:r>
            <w:proofErr w:type="gramStart"/>
            <w:r>
              <w:t>resource</w:t>
            </w:r>
            <w:proofErr w:type="gramEnd"/>
            <w:r>
              <w:t>.</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031" w:name="_Toc315954009"/>
      <w:bookmarkStart w:id="1032" w:name="_Toc316542519"/>
      <w:bookmarkStart w:id="1033" w:name="_Toc358291603"/>
      <w:bookmarkEnd w:id="1029"/>
      <w:bookmarkEnd w:id="1030"/>
      <w:r w:rsidRPr="00DB42FD">
        <w:t>XML Example</w:t>
      </w:r>
      <w:bookmarkEnd w:id="1031"/>
      <w:bookmarkEnd w:id="1032"/>
      <w:bookmarkEnd w:id="1033"/>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034" w:name="_Toc333523901"/>
      <w:bookmarkStart w:id="1035" w:name="_Toc335147988"/>
      <w:bookmarkStart w:id="1036" w:name="_Toc333523902"/>
      <w:bookmarkStart w:id="1037" w:name="_Toc335147989"/>
      <w:bookmarkStart w:id="1038" w:name="_Toc333523903"/>
      <w:bookmarkStart w:id="1039" w:name="_Toc335147990"/>
      <w:bookmarkStart w:id="1040" w:name="_Toc333523904"/>
      <w:bookmarkStart w:id="1041" w:name="_Toc335147991"/>
      <w:bookmarkStart w:id="1042" w:name="_Toc333523939"/>
      <w:bookmarkStart w:id="1043" w:name="_Toc335148026"/>
      <w:bookmarkStart w:id="1044" w:name="_Toc358291604"/>
      <w:bookmarkEnd w:id="1034"/>
      <w:bookmarkEnd w:id="1035"/>
      <w:bookmarkEnd w:id="1036"/>
      <w:bookmarkEnd w:id="1037"/>
      <w:bookmarkEnd w:id="1038"/>
      <w:bookmarkEnd w:id="1039"/>
      <w:bookmarkEnd w:id="1040"/>
      <w:bookmarkEnd w:id="1041"/>
      <w:bookmarkEnd w:id="1042"/>
      <w:bookmarkEnd w:id="1043"/>
      <w:r>
        <w:t>OpenFlow Port</w:t>
      </w:r>
      <w:bookmarkEnd w:id="1044"/>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45" w:name="_Toc315954013"/>
      <w:bookmarkStart w:id="1046" w:name="_Toc316542523"/>
      <w:bookmarkStart w:id="1047" w:name="_Toc358291605"/>
      <w:r w:rsidRPr="00DB42FD">
        <w:t>UML Diagram</w:t>
      </w:r>
      <w:bookmarkEnd w:id="1045"/>
      <w:bookmarkEnd w:id="1046"/>
      <w:bookmarkEnd w:id="1047"/>
    </w:p>
    <w:p w14:paraId="0CE8649A" w14:textId="588E6616" w:rsidR="00B7089E" w:rsidRPr="009F1B7D" w:rsidRDefault="00B53283" w:rsidP="00B7089E">
      <w:pPr>
        <w:keepNext/>
        <w:jc w:val="center"/>
      </w:pPr>
      <w:r>
        <w:object w:dxaOrig="11183" w:dyaOrig="9687" w14:anchorId="25EAB785">
          <v:shape id="_x0000_i1033" type="#_x0000_t75" style="width:467.25pt;height:405pt" o:ole="">
            <v:imagedata r:id="rId32" o:title=""/>
          </v:shape>
          <o:OLEObject Type="Embed" ProgID="Visio.Drawing.11" ShapeID="_x0000_i1033" DrawAspect="Content" ObjectID="_1440087895"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48" w:name="_Toc315954014"/>
      <w:bookmarkStart w:id="1049" w:name="_Toc316542524"/>
      <w:bookmarkStart w:id="1050" w:name="_Toc358291606"/>
      <w:r w:rsidRPr="00DB42FD">
        <w:lastRenderedPageBreak/>
        <w:t>XML Schema</w:t>
      </w:r>
      <w:bookmarkEnd w:id="1048"/>
      <w:bookmarkEnd w:id="1049"/>
      <w:bookmarkEnd w:id="1050"/>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w:t>
            </w:r>
            <w:proofErr w:type="gramStart"/>
            <w:r>
              <w:t>at</w:t>
            </w:r>
            <w:proofErr w:type="gramEnd"/>
            <w:r>
              <w:t xml:space="preserve">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w:t>
            </w:r>
            <w:proofErr w:type="gramStart"/>
            <w:r>
              <w:t>value</w:t>
            </w:r>
            <w:proofErr w:type="gramEnd"/>
            <w:r>
              <w:t xml:space="preserv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w:t>
            </w:r>
            <w:proofErr w:type="gramStart"/>
            <w:r>
              <w:t>does</w:t>
            </w:r>
            <w:proofErr w:type="gramEnd"/>
            <w:r>
              <w:t xml:space="preserve">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w:t>
            </w:r>
            <w:proofErr w:type="gramStart"/>
            <w:r>
              <w:t>error</w:t>
            </w:r>
            <w:proofErr w:type="gramEnd"/>
            <w:r>
              <w:t xml:space="preserve">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w:t>
            </w:r>
            <w:proofErr w:type="gramStart"/>
            <w:r>
              <w:t>context</w:t>
            </w:r>
            <w:proofErr w:type="gramEnd"/>
            <w:r>
              <w:t xml:space="preserve">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w:t>
            </w:r>
            <w:proofErr w:type="gramStart"/>
            <w:r>
              <w:t>to</w:t>
            </w:r>
            <w:proofErr w:type="gramEnd"/>
            <w:r>
              <w:t xml:space="preserve">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w:t>
            </w:r>
            <w:proofErr w:type="gramStart"/>
            <w:r>
              <w:t>included</w:t>
            </w:r>
            <w:proofErr w:type="gramEnd"/>
            <w:r>
              <w:t xml:space="preserve">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w:t>
            </w:r>
            <w:proofErr w:type="gramStart"/>
            <w:r>
              <w:t>identifying</w:t>
            </w:r>
            <w:proofErr w:type="gramEnd"/>
            <w:r>
              <w:t xml:space="preserve">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w:t>
            </w:r>
            <w:proofErr w:type="gramStart"/>
            <w:r>
              <w:t>but</w:t>
            </w:r>
            <w:proofErr w:type="gramEnd"/>
            <w:r>
              <w:t xml:space="preserve">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w:t>
            </w:r>
            <w:proofErr w:type="gramStart"/>
            <w:r>
              <w:t>replies</w:t>
            </w:r>
            <w:proofErr w:type="gramEnd"/>
            <w:r>
              <w:t xml:space="preserve">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w:t>
            </w:r>
            <w:proofErr w:type="gramStart"/>
            <w:r>
              <w:t>included</w:t>
            </w:r>
            <w:proofErr w:type="gramEnd"/>
            <w:r>
              <w:t xml:space="preserve">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w:t>
            </w:r>
            <w:proofErr w:type="gramStart"/>
            <w:r>
              <w:t>the</w:t>
            </w:r>
            <w:proofErr w:type="gramEnd"/>
            <w:r>
              <w:t xml:space="preserve"> port. Its values is to be provided in units of kilobit </w:t>
            </w:r>
          </w:p>
          <w:p w14:paraId="78FE8FDC" w14:textId="77777777" w:rsidR="00E02224" w:rsidRDefault="00E02224" w:rsidP="00E02224">
            <w:pPr>
              <w:pStyle w:val="XML1"/>
            </w:pPr>
            <w:r>
              <w:t xml:space="preserve">            </w:t>
            </w:r>
            <w:proofErr w:type="gramStart"/>
            <w:r>
              <w:t>per</w:t>
            </w:r>
            <w:proofErr w:type="gramEnd"/>
            <w:r>
              <w:t xml:space="preserve">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w:t>
            </w:r>
            <w:proofErr w:type="gramStart"/>
            <w:r>
              <w:t>value</w:t>
            </w:r>
            <w:proofErr w:type="gramEnd"/>
            <w:r>
              <w:t xml:space="preserv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w:t>
            </w:r>
            <w:proofErr w:type="gramStart"/>
            <w:r>
              <w:t>;get</w:t>
            </w:r>
            <w:proofErr w:type="gramEnd"/>
            <w:r>
              <w: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w:t>
            </w:r>
            <w:proofErr w:type="gramStart"/>
            <w:r>
              <w:t>the</w:t>
            </w:r>
            <w:proofErr w:type="gramEnd"/>
            <w:r>
              <w:t xml:space="preserve"> port. Its values is to be provided in units of kilobit </w:t>
            </w:r>
          </w:p>
          <w:p w14:paraId="63888140" w14:textId="77777777" w:rsidR="00E02224" w:rsidRDefault="00E02224" w:rsidP="00E02224">
            <w:pPr>
              <w:pStyle w:val="XML1"/>
            </w:pPr>
            <w:r>
              <w:t xml:space="preserve">            </w:t>
            </w:r>
            <w:proofErr w:type="gramStart"/>
            <w:r>
              <w:t>per</w:t>
            </w:r>
            <w:proofErr w:type="gramEnd"/>
            <w:r>
              <w:t xml:space="preserve">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w:t>
            </w:r>
            <w:proofErr w:type="gramStart"/>
            <w:r>
              <w:t>value</w:t>
            </w:r>
            <w:proofErr w:type="gramEnd"/>
            <w:r>
              <w:t xml:space="preserv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w:t>
            </w:r>
            <w:proofErr w:type="gramStart"/>
            <w:r>
              <w:t>;get</w:t>
            </w:r>
            <w:proofErr w:type="gramEnd"/>
            <w:r>
              <w: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w:t>
            </w:r>
            <w:proofErr w:type="gramStart"/>
            <w:r>
              <w:t>adminitrative</w:t>
            </w:r>
            <w:proofErr w:type="gramEnd"/>
            <w:r>
              <w:t xml:space="preser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w:t>
            </w:r>
            <w:proofErr w:type="gramStart"/>
            <w:r>
              <w:t>it</w:t>
            </w:r>
            <w:proofErr w:type="gramEnd"/>
            <w:r>
              <w:t xml:space="preserve">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w:t>
            </w:r>
            <w:proofErr w:type="gramStart"/>
            <w:r>
              <w:t>port</w:t>
            </w:r>
            <w:proofErr w:type="gramEnd"/>
            <w:r>
              <w:t xml:space="preserve">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w:t>
            </w:r>
            <w:proofErr w:type="gramStart"/>
            <w:r>
              <w:t>it</w:t>
            </w:r>
            <w:proofErr w:type="gramEnd"/>
            <w:r>
              <w:t xml:space="preserve">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w:t>
            </w:r>
            <w:proofErr w:type="gramStart"/>
            <w:r>
              <w:t>port</w:t>
            </w:r>
            <w:proofErr w:type="gramEnd"/>
            <w:r>
              <w:t xml:space="preserve">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w:t>
            </w:r>
            <w:proofErr w:type="gramStart"/>
            <w:r>
              <w:t>it</w:t>
            </w:r>
            <w:proofErr w:type="gramEnd"/>
            <w:r>
              <w:t xml:space="preserve">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w:t>
            </w:r>
            <w:proofErr w:type="gramStart"/>
            <w:r>
              <w:t>message</w:t>
            </w:r>
            <w:proofErr w:type="gramEnd"/>
            <w:r>
              <w:t xml:space="preserv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w:t>
            </w:r>
            <w:proofErr w:type="gramStart"/>
            <w:r>
              <w:t>it</w:t>
            </w:r>
            <w:proofErr w:type="gramEnd"/>
            <w:r>
              <w:t xml:space="preserve">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w:t>
            </w:r>
            <w:proofErr w:type="gramStart"/>
            <w:r>
              <w:t>state</w:t>
            </w:r>
            <w:proofErr w:type="gramEnd"/>
            <w:r>
              <w:t xml:space="preserv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w:t>
            </w:r>
            <w:proofErr w:type="gramStart"/>
            <w:r>
              <w:t>retrieved</w:t>
            </w:r>
            <w:proofErr w:type="gramEnd"/>
            <w:r>
              <w:t xml:space="preserve">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t>
            </w:r>
            <w:proofErr w:type="gramStart"/>
            <w:r>
              <w:t>with</w:t>
            </w:r>
            <w:proofErr w:type="gramEnd"/>
            <w:r>
              <w:t xml:space="preserve">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w:t>
            </w:r>
            <w:proofErr w:type="gramStart"/>
            <w:r>
              <w:t>indicates</w:t>
            </w:r>
            <w:proofErr w:type="gramEnd"/>
            <w:r>
              <w:t xml:space="preserve">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w:t>
            </w:r>
            <w:proofErr w:type="gramStart"/>
            <w:r>
              <w:t>this</w:t>
            </w:r>
            <w:proofErr w:type="gramEnd"/>
            <w:r>
              <w:t xml:space="preserve">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w:t>
            </w:r>
            <w:proofErr w:type="gramStart"/>
            <w:r>
              <w:t>for</w:t>
            </w:r>
            <w:proofErr w:type="gramEnd"/>
            <w:r>
              <w:t xml:space="preserve">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w:t>
            </w:r>
            <w:proofErr w:type="gramStart"/>
            <w:r>
              <w:t>port</w:t>
            </w:r>
            <w:proofErr w:type="gramEnd"/>
            <w:r>
              <w: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w:t>
            </w:r>
            <w:proofErr w:type="gramStart"/>
            <w:r>
              <w:t>application</w:t>
            </w:r>
            <w:proofErr w:type="gramEnd"/>
            <w:r>
              <w:t>'.</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w:t>
            </w:r>
            <w:proofErr w:type="gramStart"/>
            <w:r>
              <w:t>port</w:t>
            </w:r>
            <w:proofErr w:type="gramEnd"/>
            <w:r>
              <w: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w:t>
            </w:r>
            <w:proofErr w:type="gramStart"/>
            <w:r>
              <w:t>;edit</w:t>
            </w:r>
            <w:proofErr w:type="gramEnd"/>
            <w:r>
              <w: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w:t>
            </w:r>
            <w:proofErr w:type="gramStart"/>
            <w:r>
              <w:t>to</w:t>
            </w:r>
            <w:proofErr w:type="gramEnd"/>
            <w:r>
              <w:t xml:space="preserve">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w:t>
            </w:r>
            <w:proofErr w:type="gramStart"/>
            <w:r>
              <w:t>it</w:t>
            </w:r>
            <w:proofErr w:type="gramEnd"/>
            <w:r>
              <w:t xml:space="preserve">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w:t>
            </w:r>
            <w:proofErr w:type="gramStart"/>
            <w:r>
              <w:t>it</w:t>
            </w:r>
            <w:proofErr w:type="gramEnd"/>
            <w:r>
              <w:t xml:space="preserve">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w:t>
            </w:r>
            <w:proofErr w:type="gramStart"/>
            <w:r>
              <w:t>port</w:t>
            </w:r>
            <w:proofErr w:type="gramEnd"/>
            <w:r>
              <w: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w:t>
            </w:r>
            <w:proofErr w:type="gramStart"/>
            <w:r>
              <w:t>application</w:t>
            </w:r>
            <w:proofErr w:type="gramEnd"/>
            <w:r>
              <w:t>'.</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w:t>
            </w:r>
            <w:proofErr w:type="gramStart"/>
            <w:r>
              <w:t>currently</w:t>
            </w:r>
            <w:proofErr w:type="gramEnd"/>
            <w:r>
              <w:t xml:space="preserve">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w:t>
            </w:r>
            <w:proofErr w:type="gramStart"/>
            <w:r>
              <w:t>only</w:t>
            </w:r>
            <w:proofErr w:type="gramEnd"/>
            <w:r>
              <w:t xml:space="preserve">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w:t>
            </w:r>
            <w:proofErr w:type="gramStart"/>
            <w:r>
              <w:t>application</w:t>
            </w:r>
            <w:proofErr w:type="gramEnd"/>
            <w:r>
              <w:t>'.</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w:t>
            </w:r>
            <w:proofErr w:type="gramStart"/>
            <w:r>
              <w:t>be</w:t>
            </w:r>
            <w:proofErr w:type="gramEnd"/>
            <w:r>
              <w:t xml:space="preserv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t>
            </w:r>
            <w:proofErr w:type="gramStart"/>
            <w:r>
              <w:t>with</w:t>
            </w:r>
            <w:proofErr w:type="gramEnd"/>
            <w:r>
              <w:t xml:space="preserve">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w:t>
            </w:r>
            <w:proofErr w:type="gramStart"/>
            <w:r>
              <w:t>a</w:t>
            </w:r>
            <w:proofErr w:type="gramEnd"/>
            <w:r>
              <w:t xml:space="preserve">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w:t>
            </w:r>
            <w:proofErr w:type="gramStart"/>
            <w:r>
              <w:t>in</w:t>
            </w:r>
            <w:proofErr w:type="gramEnd"/>
            <w:r>
              <w:t xml:space="preserve"> every supported tunnel type.  Tunnels are modeled as </w:t>
            </w:r>
          </w:p>
          <w:p w14:paraId="70CD702C" w14:textId="77777777" w:rsidR="00E02224" w:rsidRDefault="00E02224" w:rsidP="00E02224">
            <w:pPr>
              <w:pStyle w:val="XML1"/>
            </w:pPr>
            <w:r>
              <w:t xml:space="preserve">        </w:t>
            </w:r>
            <w:proofErr w:type="gramStart"/>
            <w:r>
              <w:t>logical</w:t>
            </w:r>
            <w:proofErr w:type="gramEnd"/>
            <w:r>
              <w:t xml:space="preserve">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w:t>
            </w:r>
            <w:proofErr w:type="gramStart"/>
            <w:r>
              <w:t>configuration</w:t>
            </w:r>
            <w:proofErr w:type="gramEnd"/>
            <w:r>
              <w:t>.</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w:t>
            </w:r>
            <w:proofErr w:type="gramStart"/>
            <w:r>
              <w:t>endpoint</w:t>
            </w:r>
            <w:proofErr w:type="gramEnd"/>
            <w:r>
              <w: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w:t>
            </w:r>
            <w:proofErr w:type="gramStart"/>
            <w:r>
              <w:t>endpoint</w:t>
            </w:r>
            <w:proofErr w:type="gramEnd"/>
            <w:r>
              <w: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w:t>
            </w:r>
            <w:proofErr w:type="gramStart"/>
            <w:r>
              <w:t>endpoint</w:t>
            </w:r>
            <w:proofErr w:type="gramEnd"/>
            <w:r>
              <w: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w:t>
            </w:r>
            <w:proofErr w:type="gramStart"/>
            <w:r>
              <w:t>endpoint</w:t>
            </w:r>
            <w:proofErr w:type="gramEnd"/>
            <w:r>
              <w: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w:t>
            </w:r>
            <w:proofErr w:type="gramStart"/>
            <w:r>
              <w:t>endpoint</w:t>
            </w:r>
            <w:proofErr w:type="gramEnd"/>
            <w:r>
              <w: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w:t>
            </w:r>
            <w:proofErr w:type="gramStart"/>
            <w:r>
              <w:t>endpoint</w:t>
            </w:r>
            <w:proofErr w:type="gramEnd"/>
            <w:r>
              <w: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w:t>
            </w:r>
            <w:proofErr w:type="gramStart"/>
            <w:r>
              <w:t>checksum</w:t>
            </w:r>
            <w:proofErr w:type="gramEnd"/>
            <w:r>
              <w:t>,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w:t>
            </w:r>
            <w:proofErr w:type="gramStart"/>
            <w:r>
              <w:t>number</w:t>
            </w:r>
            <w:proofErr w:type="gramEnd"/>
            <w:r>
              <w:t>.</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w:t>
            </w:r>
            <w:proofErr w:type="gramStart"/>
            <w:r>
              <w:t>set</w:t>
            </w:r>
            <w:proofErr w:type="gramEnd"/>
            <w:r>
              <w:t xml:space="preserve">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w:t>
            </w:r>
            <w:proofErr w:type="gramStart"/>
            <w:r>
              <w:t>packets</w:t>
            </w:r>
            <w:proofErr w:type="gramEnd"/>
            <w:r>
              <w:t xml:space="preserve">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w:t>
            </w:r>
            <w:proofErr w:type="gramStart"/>
            <w:r>
              <w:t>field</w:t>
            </w:r>
            <w:proofErr w:type="gramEnd"/>
            <w:r>
              <w:t xml:space="preserve">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w:t>
            </w:r>
            <w:proofErr w:type="gramStart"/>
            <w:r>
              <w:t>dynamically</w:t>
            </w:r>
            <w:proofErr w:type="gramEnd"/>
            <w:r>
              <w:t>.</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w:t>
            </w:r>
            <w:proofErr w:type="gramStart"/>
            <w:r>
              <w:t>number</w:t>
            </w:r>
            <w:proofErr w:type="gramEnd"/>
            <w:r>
              <w:t>.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w:t>
            </w:r>
            <w:proofErr w:type="gramStart"/>
            <w:r>
              <w:t>element</w:t>
            </w:r>
            <w:proofErr w:type="gramEnd"/>
            <w:r>
              <w: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lastRenderedPageBreak/>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051" w:name="_Toc315954015"/>
      <w:bookmarkStart w:id="1052" w:name="_Toc316542525"/>
      <w:bookmarkStart w:id="1053" w:name="_Toc358291607"/>
      <w:r w:rsidRPr="00DB42FD">
        <w:t>XML Example</w:t>
      </w:r>
      <w:bookmarkEnd w:id="1051"/>
      <w:bookmarkEnd w:id="1052"/>
      <w:r w:rsidR="007344A3">
        <w:t>s</w:t>
      </w:r>
      <w:bookmarkEnd w:id="1053"/>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lastRenderedPageBreak/>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1054" w:author="Anees Shaikh" w:date="2013-08-24T04:23:00Z">
              <w:r w:rsidDel="00994B9F">
                <w:delText>3801</w:delText>
              </w:r>
            </w:del>
            <w:ins w:id="1055"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056" w:name="_Toc358291608"/>
      <w:r w:rsidRPr="00EB2D77">
        <w:t>OpenFlow Port Feature</w:t>
      </w:r>
      <w:bookmarkEnd w:id="1056"/>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57" w:name="_Toc315954019"/>
      <w:bookmarkStart w:id="1058" w:name="_Toc316542529"/>
      <w:bookmarkStart w:id="1059" w:name="_Toc358291609"/>
      <w:r w:rsidRPr="00DB42FD">
        <w:t>UML Diagram</w:t>
      </w:r>
      <w:bookmarkEnd w:id="1057"/>
      <w:bookmarkEnd w:id="1058"/>
      <w:bookmarkEnd w:id="1059"/>
    </w:p>
    <w:p w14:paraId="3AF6164F" w14:textId="4D5A695E" w:rsidR="0094763A" w:rsidRPr="009F1B7D" w:rsidRDefault="007E5BB2" w:rsidP="0094763A">
      <w:pPr>
        <w:keepNext/>
        <w:jc w:val="center"/>
      </w:pPr>
      <w:r>
        <w:object w:dxaOrig="7156" w:dyaOrig="7489" w14:anchorId="6A6204AE">
          <v:shape id="_x0000_i1034" type="#_x0000_t75" style="width:357.75pt;height:373.5pt" o:ole="">
            <v:imagedata r:id="rId34" o:title=""/>
          </v:shape>
          <o:OLEObject Type="Embed" ProgID="Visio.Drawing.11" ShapeID="_x0000_i1034" DrawAspect="Content" ObjectID="_1440087896" r:id="rId35"/>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60" w:name="_Toc315954020"/>
      <w:bookmarkStart w:id="1061" w:name="_Toc316542530"/>
      <w:bookmarkStart w:id="1062" w:name="_Toc358291610"/>
      <w:r w:rsidRPr="00DB42FD">
        <w:t>XML Schema</w:t>
      </w:r>
      <w:bookmarkEnd w:id="1060"/>
      <w:bookmarkEnd w:id="1061"/>
      <w:bookmarkEnd w:id="1062"/>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w:t>
            </w:r>
            <w:proofErr w:type="gramStart"/>
            <w:r>
              <w:t>operations</w:t>
            </w:r>
            <w:proofErr w:type="gramEnd"/>
            <w:r>
              <w:t>.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lastRenderedPageBreak/>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w:t>
            </w:r>
            <w:proofErr w:type="gramStart"/>
            <w:r>
              <w:t>exactly</w:t>
            </w:r>
            <w:proofErr w:type="gramEnd"/>
            <w:r>
              <w:t xml:space="preserve"> once.  The other Port Feature sets MAY contain this</w:t>
            </w:r>
          </w:p>
          <w:p w14:paraId="1752102B" w14:textId="77777777" w:rsidR="00766893" w:rsidRDefault="00766893" w:rsidP="00766893">
            <w:pPr>
              <w:pStyle w:val="XML1"/>
            </w:pPr>
            <w:r>
              <w:t xml:space="preserve">            </w:t>
            </w:r>
            <w:proofErr w:type="gramStart"/>
            <w:r>
              <w:t>element</w:t>
            </w:r>
            <w:proofErr w:type="gramEnd"/>
            <w:r>
              <w:t xml:space="preserve">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t>
            </w:r>
            <w:proofErr w:type="gramStart"/>
            <w:r>
              <w:t>within</w:t>
            </w:r>
            <w:proofErr w:type="gramEnd"/>
            <w:r>
              <w:t xml:space="preserve">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w:t>
            </w:r>
            <w:proofErr w:type="gramStart"/>
            <w:r>
              <w:t>medium</w:t>
            </w:r>
            <w:proofErr w:type="gramEnd"/>
            <w:r>
              <w:t xml:space="preserve">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w:t>
            </w:r>
            <w:proofErr w:type="gramStart"/>
            <w:r>
              <w:t>exactly</w:t>
            </w:r>
            <w:proofErr w:type="gramEnd"/>
            <w:r>
              <w:t xml:space="preserve"> once. The other Port Feature sets MAY contain this</w:t>
            </w:r>
          </w:p>
          <w:p w14:paraId="4CD20CB0" w14:textId="77777777" w:rsidR="00766893" w:rsidRDefault="00766893" w:rsidP="00766893">
            <w:pPr>
              <w:pStyle w:val="XML1"/>
            </w:pPr>
            <w:r>
              <w:t xml:space="preserve">            </w:t>
            </w:r>
            <w:proofErr w:type="gramStart"/>
            <w:r>
              <w:t>element</w:t>
            </w:r>
            <w:proofErr w:type="gramEnd"/>
            <w:r>
              <w:t xml:space="preserve">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t>
            </w:r>
            <w:proofErr w:type="gramStart"/>
            <w:r>
              <w:t>within</w:t>
            </w:r>
            <w:proofErr w:type="gramEnd"/>
            <w:r>
              <w:t xml:space="preserve">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w:t>
            </w:r>
            <w:proofErr w:type="gramStart"/>
            <w:r>
              <w:t>symmetric</w:t>
            </w:r>
            <w:proofErr w:type="gramEnd"/>
            <w:r>
              <w:t>.</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lastRenderedPageBreak/>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w:t>
            </w:r>
            <w:proofErr w:type="gramStart"/>
            <w:r>
              <w:t>advertised</w:t>
            </w:r>
            <w:proofErr w:type="gramEnd"/>
            <w:r>
              <w:t>.</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w:t>
            </w:r>
            <w:proofErr w:type="gramStart"/>
            <w:r>
              <w:t>resource</w:t>
            </w:r>
            <w:proofErr w:type="gramEnd"/>
            <w:r>
              <w:t>.</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w:t>
            </w:r>
            <w:proofErr w:type="gramStart"/>
            <w:r>
              <w:t>value</w:t>
            </w:r>
            <w:proofErr w:type="gramEnd"/>
            <w:r>
              <w:t xml:space="preserv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w:t>
            </w:r>
            <w:proofErr w:type="gramStart"/>
            <w:r>
              <w:t>does</w:t>
            </w:r>
            <w:proofErr w:type="gramEnd"/>
            <w:r>
              <w:t xml:space="preserve">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w:t>
            </w:r>
            <w:proofErr w:type="gramStart"/>
            <w:r>
              <w:t>error</w:t>
            </w:r>
            <w:proofErr w:type="gramEnd"/>
            <w:r>
              <w:t xml:space="preserve">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w:t>
            </w:r>
            <w:proofErr w:type="gramStart"/>
            <w:r>
              <w:t>;get</w:t>
            </w:r>
            <w:proofErr w:type="gramEnd"/>
            <w:r>
              <w: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w:t>
            </w:r>
            <w:proofErr w:type="gramStart"/>
            <w:r>
              <w:t>application</w:t>
            </w:r>
            <w:proofErr w:type="gramEnd"/>
            <w:r>
              <w:t>'.</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w:t>
            </w:r>
            <w:proofErr w:type="gramStart"/>
            <w:r>
              <w:t>advertised</w:t>
            </w:r>
            <w:proofErr w:type="gramEnd"/>
            <w:r>
              <w:t>.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w:t>
            </w:r>
            <w:proofErr w:type="gramStart"/>
            <w:r>
              <w:t>store</w:t>
            </w:r>
            <w:proofErr w:type="gramEnd"/>
            <w:r>
              <w:t>.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w:t>
            </w:r>
            <w:proofErr w:type="gramStart"/>
            <w:r>
              <w:t>is</w:t>
            </w:r>
            <w:proofErr w:type="gramEnd"/>
            <w:r>
              <w:t xml:space="preserve">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lastRenderedPageBreak/>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w:t>
            </w:r>
            <w:proofErr w:type="gramStart"/>
            <w:r>
              <w:t>parameters</w:t>
            </w:r>
            <w:proofErr w:type="gramEnd"/>
            <w:r>
              <w:t xml:space="preserve">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w:t>
            </w:r>
            <w:proofErr w:type="gramStart"/>
            <w:r>
              <w:t>defaults</w:t>
            </w:r>
            <w:proofErr w:type="gramEnd"/>
            <w:r>
              <w:t xml:space="preserve">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w:t>
            </w:r>
            <w:proofErr w:type="gramStart"/>
            <w:r>
              <w:t>store</w:t>
            </w:r>
            <w:proofErr w:type="gramEnd"/>
            <w:r>
              <w:t>.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w:t>
            </w:r>
            <w:proofErr w:type="gramStart"/>
            <w:r>
              <w:t>is</w:t>
            </w:r>
            <w:proofErr w:type="gramEnd"/>
            <w:r>
              <w:t xml:space="preserve">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w:t>
            </w:r>
            <w:proofErr w:type="gramStart"/>
            <w:r>
              <w:t>symmetric</w:t>
            </w:r>
            <w:proofErr w:type="gramEnd"/>
            <w:r>
              <w:t>.</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w:t>
            </w:r>
            <w:proofErr w:type="gramStart"/>
            <w:r>
              <w:t>returned</w:t>
            </w:r>
            <w:proofErr w:type="gramEnd"/>
            <w:r>
              <w:t>.</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lastRenderedPageBreak/>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w:t>
            </w:r>
            <w:proofErr w:type="gramStart"/>
            <w:r>
              <w:t>duplex</w:t>
            </w:r>
            <w:proofErr w:type="gramEnd"/>
            <w:r>
              <w:t xml:space="preserve">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w:t>
            </w:r>
            <w:proofErr w:type="gramStart"/>
            <w:r>
              <w:t>and</w:t>
            </w:r>
            <w:proofErr w:type="gramEnd"/>
            <w:r>
              <w:t xml:space="preserve">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063" w:name="_Toc315954021"/>
      <w:bookmarkStart w:id="1064" w:name="_Toc316542531"/>
      <w:bookmarkStart w:id="1065" w:name="_Toc358291611"/>
      <w:r w:rsidRPr="00DB42FD">
        <w:t>XML Example</w:t>
      </w:r>
      <w:bookmarkEnd w:id="1063"/>
      <w:bookmarkEnd w:id="1064"/>
      <w:bookmarkEnd w:id="1065"/>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1066" w:name="_Toc333523948"/>
      <w:bookmarkStart w:id="1067" w:name="_Toc335148035"/>
      <w:bookmarkStart w:id="1068" w:name="_Toc333523949"/>
      <w:bookmarkStart w:id="1069" w:name="_Toc335148036"/>
      <w:bookmarkStart w:id="1070" w:name="_Toc333523950"/>
      <w:bookmarkStart w:id="1071" w:name="_Toc335148037"/>
      <w:bookmarkStart w:id="1072" w:name="_Toc333523951"/>
      <w:bookmarkStart w:id="1073" w:name="_Toc335148038"/>
      <w:bookmarkStart w:id="1074" w:name="_Toc333523952"/>
      <w:bookmarkStart w:id="1075" w:name="_Toc335148039"/>
      <w:bookmarkStart w:id="1076" w:name="_Toc333523953"/>
      <w:bookmarkStart w:id="1077" w:name="_Toc335148040"/>
      <w:bookmarkStart w:id="1078" w:name="_Toc333523954"/>
      <w:bookmarkStart w:id="1079" w:name="_Toc335148041"/>
      <w:bookmarkStart w:id="1080" w:name="_Toc333523955"/>
      <w:bookmarkStart w:id="1081" w:name="_Toc335148042"/>
      <w:bookmarkStart w:id="1082" w:name="_Toc358291612"/>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r>
        <w:t>OpenFlow Queue</w:t>
      </w:r>
      <w:bookmarkEnd w:id="1082"/>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083" w:name="_Toc315954025"/>
      <w:bookmarkStart w:id="1084" w:name="_Toc316542535"/>
      <w:bookmarkStart w:id="1085" w:name="_Toc358291613"/>
      <w:r w:rsidRPr="00DB42FD">
        <w:lastRenderedPageBreak/>
        <w:t>UML Diagram</w:t>
      </w:r>
      <w:bookmarkEnd w:id="1083"/>
      <w:bookmarkEnd w:id="1084"/>
      <w:bookmarkEnd w:id="1085"/>
    </w:p>
    <w:p w14:paraId="233346DF" w14:textId="42949E1C" w:rsidR="00F07D3E" w:rsidRPr="009F1B7D" w:rsidRDefault="00891460" w:rsidP="00F07D3E">
      <w:pPr>
        <w:keepNext/>
        <w:jc w:val="center"/>
      </w:pPr>
      <w:r>
        <w:object w:dxaOrig="5625" w:dyaOrig="7610" w14:anchorId="474BD0C3">
          <v:shape id="_x0000_i1035" type="#_x0000_t75" style="width:282pt;height:381pt" o:ole="">
            <v:imagedata r:id="rId36" o:title=""/>
          </v:shape>
          <o:OLEObject Type="Embed" ProgID="Visio.Drawing.11" ShapeID="_x0000_i1035" DrawAspect="Content" ObjectID="_1440087897"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086" w:name="_Toc315954026"/>
      <w:bookmarkStart w:id="1087" w:name="_Toc316542536"/>
      <w:bookmarkStart w:id="1088" w:name="_Toc358291614"/>
      <w:r w:rsidRPr="00DB42FD">
        <w:t>XML Schema</w:t>
      </w:r>
      <w:bookmarkEnd w:id="1086"/>
      <w:bookmarkEnd w:id="1087"/>
      <w:bookmarkEnd w:id="1088"/>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w:t>
            </w:r>
            <w:proofErr w:type="gramStart"/>
            <w:r>
              <w:t>resource</w:t>
            </w:r>
            <w:proofErr w:type="gramEnd"/>
            <w:r>
              <w:t>.</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w:t>
            </w:r>
            <w:proofErr w:type="gramStart"/>
            <w:r>
              <w:t>at</w:t>
            </w:r>
            <w:proofErr w:type="gramEnd"/>
            <w:r>
              <w:t xml:space="preserve">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w:t>
            </w:r>
            <w:proofErr w:type="gramStart"/>
            <w:r>
              <w:t>value</w:t>
            </w:r>
            <w:proofErr w:type="gramEnd"/>
            <w:r>
              <w:t xml:space="preserv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w:t>
            </w:r>
            <w:proofErr w:type="gramStart"/>
            <w:r>
              <w:t>does</w:t>
            </w:r>
            <w:proofErr w:type="gramEnd"/>
            <w:r>
              <w:t xml:space="preserve">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w:t>
            </w:r>
            <w:proofErr w:type="gramStart"/>
            <w:r>
              <w:t>error</w:t>
            </w:r>
            <w:proofErr w:type="gramEnd"/>
            <w:r>
              <w:t xml:space="preserve">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w:t>
            </w:r>
            <w:proofErr w:type="gramStart"/>
            <w:r>
              <w:t>context</w:t>
            </w:r>
            <w:proofErr w:type="gramEnd"/>
            <w:r>
              <w:t xml:space="preserve">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w:t>
            </w:r>
            <w:proofErr w:type="gramStart"/>
            <w:r>
              <w:t>to</w:t>
            </w:r>
            <w:proofErr w:type="gramEnd"/>
            <w:r>
              <w:t xml:space="preserve">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w:t>
            </w:r>
            <w:proofErr w:type="gramStart"/>
            <w:r>
              <w:t>included</w:t>
            </w:r>
            <w:proofErr w:type="gramEnd"/>
            <w:r>
              <w:t xml:space="preserve">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w:t>
            </w:r>
            <w:proofErr w:type="gramStart"/>
            <w:r>
              <w:t>queue</w:t>
            </w:r>
            <w:proofErr w:type="gramEnd"/>
            <w:r>
              <w:t xml:space="preserv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w:t>
            </w:r>
            <w:proofErr w:type="gramStart"/>
            <w:r>
              <w:t>not</w:t>
            </w:r>
            <w:proofErr w:type="gramEnd"/>
            <w:r>
              <w:t xml:space="preserve">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w:t>
            </w:r>
            <w:proofErr w:type="gramStart"/>
            <w:r>
              <w:t>queue</w:t>
            </w:r>
            <w:proofErr w:type="gramEnd"/>
            <w:r>
              <w:t xml:space="preserv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w:t>
            </w:r>
            <w:proofErr w:type="gramStart"/>
            <w:r>
              <w:t>not</w:t>
            </w:r>
            <w:proofErr w:type="gramEnd"/>
            <w:r>
              <w:t xml:space="preserve">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w:t>
            </w:r>
            <w:proofErr w:type="gramStart"/>
            <w:r>
              <w:t>properties</w:t>
            </w:r>
            <w:proofErr w:type="gramEnd"/>
            <w:r>
              <w:t xml:space="preserve">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089" w:name="_Toc315954027"/>
      <w:bookmarkStart w:id="1090" w:name="_Toc316542537"/>
      <w:bookmarkStart w:id="1091" w:name="_Toc358291615"/>
      <w:r w:rsidRPr="00DB42FD">
        <w:t>XML Example</w:t>
      </w:r>
      <w:bookmarkEnd w:id="1089"/>
      <w:bookmarkEnd w:id="1090"/>
      <w:bookmarkEnd w:id="1091"/>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1092" w:name="_Toc333524189"/>
      <w:bookmarkStart w:id="1093" w:name="_Toc335148276"/>
      <w:bookmarkStart w:id="1094" w:name="_Toc333524190"/>
      <w:bookmarkStart w:id="1095" w:name="_Toc335148277"/>
      <w:bookmarkStart w:id="1096" w:name="_Toc333524191"/>
      <w:bookmarkStart w:id="1097" w:name="_Toc335148278"/>
      <w:bookmarkStart w:id="1098" w:name="_Toc333524192"/>
      <w:bookmarkStart w:id="1099" w:name="_Toc335148279"/>
      <w:bookmarkStart w:id="1100" w:name="_Toc333524193"/>
      <w:bookmarkStart w:id="1101" w:name="_Toc335148280"/>
      <w:bookmarkStart w:id="1102" w:name="_Toc333524194"/>
      <w:bookmarkStart w:id="1103" w:name="_Toc335148281"/>
      <w:bookmarkStart w:id="1104" w:name="_Toc333524195"/>
      <w:bookmarkStart w:id="1105" w:name="_Toc335148282"/>
      <w:bookmarkStart w:id="1106" w:name="_Toc333524196"/>
      <w:bookmarkStart w:id="1107" w:name="_Toc335148283"/>
      <w:bookmarkStart w:id="1108" w:name="_Toc333524197"/>
      <w:bookmarkStart w:id="1109" w:name="_Toc335148284"/>
      <w:bookmarkStart w:id="1110" w:name="_Toc333524198"/>
      <w:bookmarkStart w:id="1111" w:name="_Toc335148285"/>
      <w:bookmarkStart w:id="1112" w:name="_Toc358291616"/>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r>
        <w:t>External Certificate</w:t>
      </w:r>
      <w:bookmarkEnd w:id="1112"/>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113" w:name="_Toc358291617"/>
      <w:r w:rsidRPr="00DB42FD">
        <w:t>UML Diagram</w:t>
      </w:r>
      <w:bookmarkEnd w:id="1113"/>
    </w:p>
    <w:p w14:paraId="72061590" w14:textId="65BA7BFF" w:rsidR="002A5300" w:rsidRPr="009F1B7D" w:rsidRDefault="00BB307B" w:rsidP="002A5300">
      <w:pPr>
        <w:keepNext/>
        <w:jc w:val="center"/>
      </w:pPr>
      <w:r>
        <w:object w:dxaOrig="3114" w:dyaOrig="2210" w14:anchorId="55CAF233">
          <v:shape id="_x0000_i1036" type="#_x0000_t75" style="width:154.5pt;height:111pt" o:ole="">
            <v:imagedata r:id="rId38" o:title=""/>
          </v:shape>
          <o:OLEObject Type="Embed" ProgID="Visio.Drawing.11" ShapeID="_x0000_i1036" DrawAspect="Content" ObjectID="_1440087898" r:id="rId39"/>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114" w:name="_Toc358291618"/>
      <w:r w:rsidRPr="00DB42FD">
        <w:t>XML Schema</w:t>
      </w:r>
      <w:bookmarkEnd w:id="1114"/>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w:t>
            </w:r>
            <w:proofErr w:type="gramStart"/>
            <w:r>
              <w:t>controller</w:t>
            </w:r>
            <w:proofErr w:type="gramEnd"/>
            <w:r>
              <w:t xml:space="preserve">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w:t>
            </w:r>
            <w:proofErr w:type="gramStart"/>
            <w:r>
              <w:t>encoded</w:t>
            </w:r>
            <w:proofErr w:type="gramEnd"/>
            <w:r>
              <w:t>.</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w:t>
            </w:r>
            <w:proofErr w:type="gramStart"/>
            <w:r>
              <w:t>returned</w:t>
            </w:r>
            <w:proofErr w:type="gramEnd"/>
            <w:r>
              <w:t>.</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115" w:name="_Toc358291619"/>
      <w:r w:rsidRPr="00DB42FD">
        <w:t>XML Example</w:t>
      </w:r>
      <w:bookmarkEnd w:id="1115"/>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1116" w:name="_Toc333524340"/>
      <w:bookmarkStart w:id="1117" w:name="_Toc335148427"/>
      <w:bookmarkStart w:id="1118" w:name="_Toc333524341"/>
      <w:bookmarkStart w:id="1119" w:name="_Toc335148428"/>
      <w:bookmarkStart w:id="1120" w:name="_Toc333524342"/>
      <w:bookmarkStart w:id="1121" w:name="_Toc335148429"/>
      <w:bookmarkStart w:id="1122" w:name="_Toc333524343"/>
      <w:bookmarkStart w:id="1123" w:name="_Toc335148430"/>
      <w:bookmarkStart w:id="1124" w:name="_Toc358291620"/>
      <w:bookmarkEnd w:id="1116"/>
      <w:bookmarkEnd w:id="1117"/>
      <w:bookmarkEnd w:id="1118"/>
      <w:bookmarkEnd w:id="1119"/>
      <w:bookmarkEnd w:id="1120"/>
      <w:bookmarkEnd w:id="1121"/>
      <w:bookmarkEnd w:id="1122"/>
      <w:bookmarkEnd w:id="1123"/>
      <w:r>
        <w:t>Owned Certificate</w:t>
      </w:r>
      <w:bookmarkEnd w:id="1124"/>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125" w:name="_Toc358291621"/>
      <w:r w:rsidRPr="00DB42FD">
        <w:lastRenderedPageBreak/>
        <w:t>UML Diagram</w:t>
      </w:r>
      <w:bookmarkEnd w:id="1125"/>
    </w:p>
    <w:p w14:paraId="6441FA38" w14:textId="394CA52C" w:rsidR="00325239" w:rsidRPr="009F1B7D" w:rsidRDefault="001D1E49" w:rsidP="00325239">
      <w:pPr>
        <w:keepNext/>
        <w:jc w:val="center"/>
      </w:pPr>
      <w:r>
        <w:object w:dxaOrig="6235" w:dyaOrig="6805" w14:anchorId="283792EB">
          <v:shape id="_x0000_i1037" type="#_x0000_t75" style="width:312pt;height:339.75pt" o:ole="">
            <v:imagedata r:id="rId40" o:title=""/>
          </v:shape>
          <o:OLEObject Type="Embed" ProgID="Visio.Drawing.11" ShapeID="_x0000_i1037" DrawAspect="Content" ObjectID="_1440087899" r:id="rId41"/>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126" w:name="_Toc358291622"/>
      <w:r w:rsidRPr="00DB42FD">
        <w:t>XML Schema</w:t>
      </w:r>
      <w:bookmarkEnd w:id="1126"/>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w:t>
            </w:r>
            <w:proofErr w:type="gramStart"/>
            <w:r>
              <w:t>private</w:t>
            </w:r>
            <w:proofErr w:type="gramEnd"/>
            <w:r>
              <w:t xml:space="preserv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w:t>
            </w:r>
            <w:proofErr w:type="gramStart"/>
            <w:r>
              <w:t>is</w:t>
            </w:r>
            <w:proofErr w:type="gramEnd"/>
            <w:r>
              <w:t xml:space="preserve">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w:t>
            </w:r>
            <w:proofErr w:type="gramStart"/>
            <w:r>
              <w:t>encoded</w:t>
            </w:r>
            <w:proofErr w:type="gramEnd"/>
            <w:r>
              <w:t>.</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w:t>
            </w:r>
            <w:proofErr w:type="gramStart"/>
            <w:r>
              <w:t>returned</w:t>
            </w:r>
            <w:proofErr w:type="gramEnd"/>
            <w:r>
              <w:t>.</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w:t>
            </w:r>
            <w:proofErr w:type="gramStart"/>
            <w:r>
              <w:t>corresponding</w:t>
            </w:r>
            <w:proofErr w:type="gramEnd"/>
            <w:r>
              <w:t xml:space="preserve">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w:t>
            </w:r>
            <w:proofErr w:type="gramStart"/>
            <w:r>
              <w:t>returned</w:t>
            </w:r>
            <w:proofErr w:type="gramEnd"/>
            <w:r>
              <w:t>.</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w:t>
            </w:r>
            <w:proofErr w:type="gramStart"/>
            <w:r>
              <w:t>that</w:t>
            </w:r>
            <w:proofErr w:type="gramEnd"/>
            <w:r>
              <w:t xml:space="preserve">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w:t>
            </w:r>
            <w:proofErr w:type="gramStart"/>
            <w:r>
              <w:t>all</w:t>
            </w:r>
            <w:proofErr w:type="gramEnd"/>
            <w:r>
              <w:t xml:space="preserve">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w:t>
            </w:r>
            <w:proofErr w:type="gramStart"/>
            <w:r>
              <w:t>value</w:t>
            </w:r>
            <w:proofErr w:type="gramEnd"/>
            <w:r>
              <w:t xml:space="preserv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w:t>
            </w:r>
            <w:proofErr w:type="gramStart"/>
            <w:r>
              <w:t>does</w:t>
            </w:r>
            <w:proofErr w:type="gramEnd"/>
            <w:r>
              <w:t xml:space="preserve">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w:t>
            </w:r>
            <w:proofErr w:type="gramStart"/>
            <w:r>
              <w:t>exists</w:t>
            </w:r>
            <w:proofErr w:type="gramEnd"/>
            <w:r>
              <w:t>.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w:t>
            </w:r>
            <w:proofErr w:type="gramStart"/>
            <w:r>
              <w:t>error</w:t>
            </w:r>
            <w:proofErr w:type="gramEnd"/>
            <w:r>
              <w:t xml:space="preserve">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w:t>
            </w:r>
            <w:proofErr w:type="gramStart"/>
            <w:r>
              <w:t>http</w:t>
            </w:r>
            <w:proofErr w:type="gramEnd"/>
            <w:r>
              <w:t>://csrc.nist.gov/publications/fips/fips186-2/fips186-2.pdf'.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w:t>
            </w:r>
            <w:proofErr w:type="gramStart"/>
            <w:r>
              <w:t>algorithm</w:t>
            </w:r>
            <w:proofErr w:type="gramEnd"/>
            <w:r>
              <w:t xml:space="preserve"> specified in the above standard. As such, they are</w:t>
            </w:r>
          </w:p>
          <w:p w14:paraId="6FCDD4AD" w14:textId="77777777" w:rsidR="002610E5" w:rsidRDefault="002610E5" w:rsidP="002610E5">
            <w:pPr>
              <w:pStyle w:val="XML1"/>
            </w:pPr>
            <w:r>
              <w:t xml:space="preserve">        </w:t>
            </w:r>
            <w:proofErr w:type="gramStart"/>
            <w:r>
              <w:t>optional</w:t>
            </w:r>
            <w:proofErr w:type="gramEnd"/>
            <w:r>
              <w:t xml:space="preserve">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w:t>
            </w:r>
            <w:proofErr w:type="gramStart"/>
            <w:r>
              <w:t>and</w:t>
            </w:r>
            <w:proofErr w:type="gramEnd"/>
            <w:r>
              <w:t xml:space="preserve"> Q value. Parameters P, Q, and G can be public and common to</w:t>
            </w:r>
          </w:p>
          <w:p w14:paraId="21CC8929" w14:textId="77777777" w:rsidR="002610E5" w:rsidRDefault="002610E5" w:rsidP="002610E5">
            <w:pPr>
              <w:pStyle w:val="XML1"/>
            </w:pPr>
            <w:r>
              <w:t xml:space="preserve">        </w:t>
            </w:r>
            <w:proofErr w:type="gramStart"/>
            <w:r>
              <w:t>a</w:t>
            </w:r>
            <w:proofErr w:type="gramEnd"/>
            <w:r>
              <w:t xml:space="preserve">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w:t>
            </w:r>
            <w:proofErr w:type="gramStart"/>
            <w:r>
              <w:t>or</w:t>
            </w:r>
            <w:proofErr w:type="gramEnd"/>
            <w:r>
              <w:t xml:space="preserve">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w:t>
            </w:r>
            <w:proofErr w:type="gramStart"/>
            <w:r>
              <w:t>pgenCounter</w:t>
            </w:r>
            <w:proofErr w:type="gramEnd"/>
            <w:r>
              <w:t>.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w:t>
            </w:r>
            <w:proofErr w:type="gramStart"/>
            <w:r>
              <w:t>the</w:t>
            </w:r>
            <w:proofErr w:type="gramEnd"/>
            <w:r>
              <w:t xml:space="preserv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w:t>
            </w:r>
            <w:proofErr w:type="gramStart"/>
            <w:r>
              <w:t>is</w:t>
            </w:r>
            <w:proofErr w:type="gramEnd"/>
            <w:r>
              <w:t xml:space="preserve">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w:t>
            </w:r>
            <w:proofErr w:type="gramStart"/>
            <w:r>
              <w:t>the</w:t>
            </w:r>
            <w:proofErr w:type="gramEnd"/>
            <w:r>
              <w:t xml:space="preserv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w:t>
            </w:r>
            <w:proofErr w:type="gramStart"/>
            <w:r>
              <w:t>is</w:t>
            </w:r>
            <w:proofErr w:type="gramEnd"/>
            <w:r>
              <w:t xml:space="preserve">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w:t>
            </w:r>
            <w:proofErr w:type="gramStart"/>
            <w:r>
              <w:t>store</w:t>
            </w:r>
            <w:proofErr w:type="gramEnd"/>
            <w:r>
              <w:t>.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w:t>
            </w:r>
            <w:proofErr w:type="gramStart"/>
            <w:r>
              <w:t>is</w:t>
            </w:r>
            <w:proofErr w:type="gramEnd"/>
            <w:r>
              <w:t xml:space="preserve">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w:t>
            </w:r>
            <w:proofErr w:type="gramStart"/>
            <w:r>
              <w:t>present</w:t>
            </w:r>
            <w:proofErr w:type="gramEnd"/>
            <w:r>
              <w: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w:t>
            </w:r>
            <w:proofErr w:type="gramStart"/>
            <w:r>
              <w:t>returned</w:t>
            </w:r>
            <w:proofErr w:type="gramEnd"/>
            <w:r>
              <w:t>.</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w:t>
            </w:r>
            <w:proofErr w:type="gramStart"/>
            <w:r>
              <w:t>the</w:t>
            </w:r>
            <w:proofErr w:type="gramEnd"/>
            <w:r>
              <w:t xml:space="preserv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w:t>
            </w:r>
            <w:proofErr w:type="gramStart"/>
            <w:r>
              <w:t>is</w:t>
            </w:r>
            <w:proofErr w:type="gramEnd"/>
            <w:r>
              <w:t xml:space="preserve">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w:t>
            </w:r>
            <w:proofErr w:type="gramStart"/>
            <w:r>
              <w:t>store</w:t>
            </w:r>
            <w:proofErr w:type="gramEnd"/>
            <w:r>
              <w:t>.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w:t>
            </w:r>
            <w:proofErr w:type="gramStart"/>
            <w:r>
              <w:t>is</w:t>
            </w:r>
            <w:proofErr w:type="gramEnd"/>
            <w:r>
              <w:t xml:space="preserve">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w:t>
            </w:r>
            <w:proofErr w:type="gramStart"/>
            <w:r>
              <w:t>store</w:t>
            </w:r>
            <w:proofErr w:type="gramEnd"/>
            <w:r>
              <w:t>.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w:t>
            </w:r>
            <w:proofErr w:type="gramStart"/>
            <w:r>
              <w:t>is</w:t>
            </w:r>
            <w:proofErr w:type="gramEnd"/>
            <w:r>
              <w:t xml:space="preserve">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127" w:name="_Toc358291623"/>
      <w:r w:rsidRPr="00DB42FD">
        <w:t>XML Example</w:t>
      </w:r>
      <w:bookmarkEnd w:id="1127"/>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w:t>
            </w:r>
            <w:proofErr w:type="gramStart"/>
            <w:r>
              <w:t>:Exponent</w:t>
            </w:r>
            <w:proofErr w:type="gramEnd"/>
            <w:r>
              <w: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1128" w:name="_Toc333524383"/>
      <w:bookmarkStart w:id="1129" w:name="_Toc335148470"/>
      <w:bookmarkStart w:id="1130" w:name="_Toc333524384"/>
      <w:bookmarkStart w:id="1131" w:name="_Toc335148471"/>
      <w:bookmarkStart w:id="1132" w:name="_Toc333524385"/>
      <w:bookmarkStart w:id="1133" w:name="_Toc335148472"/>
      <w:bookmarkStart w:id="1134" w:name="_Toc333524386"/>
      <w:bookmarkStart w:id="1135" w:name="_Toc335148473"/>
      <w:bookmarkStart w:id="1136" w:name="_Toc358291624"/>
      <w:bookmarkEnd w:id="1128"/>
      <w:bookmarkEnd w:id="1129"/>
      <w:bookmarkEnd w:id="1130"/>
      <w:bookmarkEnd w:id="1131"/>
      <w:bookmarkEnd w:id="1132"/>
      <w:bookmarkEnd w:id="1133"/>
      <w:bookmarkEnd w:id="1134"/>
      <w:bookmarkEnd w:id="1135"/>
      <w:r>
        <w:t>OpenFlow Flow Table</w:t>
      </w:r>
      <w:bookmarkEnd w:id="113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137" w:name="_Toc358291625"/>
      <w:r w:rsidRPr="00DB42FD">
        <w:lastRenderedPageBreak/>
        <w:t>UML Diagram</w:t>
      </w:r>
      <w:bookmarkEnd w:id="1137"/>
    </w:p>
    <w:p w14:paraId="736333AE" w14:textId="6F730472" w:rsidR="00E26F0F" w:rsidRDefault="00A5340E" w:rsidP="00E26F0F">
      <w:pPr>
        <w:pStyle w:val="Caption"/>
        <w:jc w:val="center"/>
        <w:rPr>
          <w:color w:val="auto"/>
        </w:rPr>
      </w:pPr>
      <w:r>
        <w:object w:dxaOrig="6900" w:dyaOrig="5815" w14:anchorId="52307FF0">
          <v:shape id="_x0000_i1038" type="#_x0000_t75" style="width:344.25pt;height:291pt" o:ole="">
            <v:imagedata r:id="rId42" o:title=""/>
          </v:shape>
          <o:OLEObject Type="Embed" ProgID="Visio.Drawing.11" ShapeID="_x0000_i1038" DrawAspect="Content" ObjectID="_1440087900" r:id="rId43"/>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138" w:name="_Toc358291626"/>
      <w:r>
        <w:t>XML Schema</w:t>
      </w:r>
      <w:bookmarkEnd w:id="1138"/>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w:t>
            </w:r>
            <w:proofErr w:type="gramStart"/>
            <w:r>
              <w:t>can</w:t>
            </w:r>
            <w:proofErr w:type="gramEnd"/>
            <w:r>
              <w:t xml:space="preserve">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w:t>
            </w:r>
            <w:proofErr w:type="gramStart"/>
            <w:r>
              <w:t>the</w:t>
            </w:r>
            <w:proofErr w:type="gramEnd"/>
            <w:r>
              <w:t xml:space="preserv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w:t>
            </w:r>
            <w:proofErr w:type="gramStart"/>
            <w:r>
              <w:t>the</w:t>
            </w:r>
            <w:proofErr w:type="gramEnd"/>
            <w:r>
              <w:t xml:space="preserv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w:t>
            </w:r>
            <w:proofErr w:type="gramStart"/>
            <w:r>
              <w:t>flow</w:t>
            </w:r>
            <w:proofErr w:type="gramEnd"/>
            <w:r>
              <w:t xml:space="preserve">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w:t>
            </w:r>
            <w:proofErr w:type="gramStart"/>
            <w:r>
              <w:t>the</w:t>
            </w:r>
            <w:proofErr w:type="gramEnd"/>
            <w:r>
              <w:t xml:space="preserv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w:t>
            </w:r>
            <w:proofErr w:type="gramStart"/>
            <w:r>
              <w:t>the</w:t>
            </w:r>
            <w:proofErr w:type="gramEnd"/>
            <w:r>
              <w:t xml:space="preserv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w:t>
            </w:r>
            <w:proofErr w:type="gramStart"/>
            <w:r>
              <w:t>supported</w:t>
            </w:r>
            <w:proofErr w:type="gramEnd"/>
            <w:r>
              <w:t xml:space="preserve">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w:t>
            </w:r>
            <w:proofErr w:type="gramStart"/>
            <w:r>
              <w:t>supported</w:t>
            </w:r>
            <w:proofErr w:type="gramEnd"/>
            <w:r>
              <w:t xml:space="preserve">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w:t>
            </w:r>
            <w:proofErr w:type="gramStart"/>
            <w:r>
              <w:t>supports</w:t>
            </w:r>
            <w:proofErr w:type="gramEnd"/>
            <w:r>
              <w:t xml:space="preserve">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w:t>
            </w:r>
            <w:proofErr w:type="gramStart"/>
            <w:r>
              <w:t>field</w:t>
            </w:r>
            <w:proofErr w:type="gramEnd"/>
            <w:r>
              <w:t xml:space="preserve">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w:t>
            </w:r>
            <w:proofErr w:type="gramStart"/>
            <w:r>
              <w:t>format</w:t>
            </w:r>
            <w:proofErr w:type="gramEnd"/>
            <w:r>
              <w: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w:t>
            </w:r>
            <w:proofErr w:type="gramStart"/>
            <w:r>
              <w:t>digits(</w:t>
            </w:r>
            <w:proofErr w:type="gramEnd"/>
            <w:r>
              <w:t>[0-9a-fA-F])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139" w:name="_Toc358291627"/>
      <w:r>
        <w:t>XML Example</w:t>
      </w:r>
      <w:bookmarkEnd w:id="1139"/>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1140" w:author="Carl Moberg" w:date="2013-06-03T22:47:00Z"/>
        </w:rPr>
      </w:pPr>
      <w:bookmarkStart w:id="1141" w:name="_Toc358291628"/>
      <w:ins w:id="1142" w:author="Carl Moberg" w:date="2013-06-03T22:47:00Z">
        <w:r>
          <w:t>NDM</w:t>
        </w:r>
        <w:bookmarkEnd w:id="1141"/>
      </w:ins>
    </w:p>
    <w:p w14:paraId="586BEB71" w14:textId="4279B80E" w:rsidR="00D65293" w:rsidRPr="00D65293" w:rsidRDefault="004942DC" w:rsidP="00D65293">
      <w:pPr>
        <w:rPr>
          <w:ins w:id="1143" w:author="Carl Moberg" w:date="2013-06-03T22:47:00Z"/>
        </w:rPr>
      </w:pPr>
      <w:ins w:id="1144"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1145" w:author="Anees Shaikh" w:date="2013-07-30T11:10:00Z">
        <w:r w:rsidR="001D136E">
          <w:t xml:space="preserve"> (</w:t>
        </w:r>
        <w:proofErr w:type="gramStart"/>
        <w:r w:rsidR="001D136E">
          <w:t>need</w:t>
        </w:r>
        <w:proofErr w:type="gramEnd"/>
        <w:r w:rsidR="001D136E">
          <w:t xml:space="preserve"> example)</w:t>
        </w:r>
      </w:ins>
    </w:p>
    <w:p w14:paraId="7B8EAA94" w14:textId="592A7180" w:rsidR="00EA69CB" w:rsidRDefault="00EA69CB" w:rsidP="00EA69CB">
      <w:pPr>
        <w:pStyle w:val="Heading3"/>
        <w:rPr>
          <w:ins w:id="1146" w:author="Carl Moberg" w:date="2013-06-03T22:47:00Z"/>
        </w:rPr>
      </w:pPr>
      <w:bookmarkStart w:id="1147" w:name="_Toc358291629"/>
      <w:ins w:id="1148" w:author="Carl Moberg" w:date="2013-06-03T22:47:00Z">
        <w:r>
          <w:t>UML Diagram</w:t>
        </w:r>
        <w:bookmarkEnd w:id="1147"/>
      </w:ins>
    </w:p>
    <w:p w14:paraId="4E628C65" w14:textId="7E5EF49E" w:rsidR="00FD1CD6" w:rsidRDefault="00EA69CB" w:rsidP="00FD1CD6">
      <w:pPr>
        <w:pStyle w:val="Heading3"/>
        <w:rPr>
          <w:ins w:id="1149" w:author="Carl Moberg" w:date="2013-06-03T22:47:00Z"/>
        </w:rPr>
      </w:pPr>
      <w:bookmarkStart w:id="1150" w:name="_Toc358291630"/>
      <w:ins w:id="1151" w:author="Carl Moberg" w:date="2013-06-03T22:47:00Z">
        <w:r>
          <w:t>XML Schema</w:t>
        </w:r>
        <w:bookmarkEnd w:id="1150"/>
      </w:ins>
    </w:p>
    <w:p w14:paraId="6BEACC80" w14:textId="5296BD70" w:rsidR="00CE6A2F" w:rsidRPr="00CE6A2F" w:rsidRDefault="00CE6A2F" w:rsidP="00CE6A2F">
      <w:pPr>
        <w:rPr>
          <w:ins w:id="1152" w:author="Carl Moberg" w:date="2013-06-03T22:47:00Z"/>
        </w:rPr>
      </w:pPr>
      <w:ins w:id="1153"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1154" w:author="Anees Shaikh" w:date="2013-07-30T11:11:00Z">
        <w:r w:rsidR="001D136E">
          <w:t xml:space="preserve">  (</w:t>
        </w:r>
        <w:proofErr w:type="gramStart"/>
        <w:r w:rsidR="001D136E">
          <w:t>add</w:t>
        </w:r>
        <w:proofErr w:type="gramEnd"/>
        <w:r w:rsidR="001D136E">
          <w:t xml:space="preserve">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1155" w:author="Carl Moberg" w:date="2013-06-03T22:47:00Z"/>
        </w:trPr>
        <w:tc>
          <w:tcPr>
            <w:tcW w:w="8820" w:type="dxa"/>
          </w:tcPr>
          <w:p w14:paraId="3E9814E8" w14:textId="5032A1F1" w:rsidR="0023596D" w:rsidRDefault="0023596D" w:rsidP="0023596D">
            <w:pPr>
              <w:pStyle w:val="XML2"/>
              <w:rPr>
                <w:ins w:id="1156" w:author="Carl Moberg" w:date="2013-06-03T22:47:00Z"/>
              </w:rPr>
            </w:pPr>
            <w:ins w:id="1157" w:author="Carl Moberg" w:date="2013-06-03T22:47:00Z">
              <w:r>
                <w:t xml:space="preserve">  &lt;xs:group name="a0"&gt;</w:t>
              </w:r>
            </w:ins>
          </w:p>
          <w:p w14:paraId="6B66EFE8" w14:textId="77777777" w:rsidR="0023596D" w:rsidRDefault="0023596D" w:rsidP="0023596D">
            <w:pPr>
              <w:pStyle w:val="XML2"/>
              <w:rPr>
                <w:ins w:id="1158" w:author="Carl Moberg" w:date="2013-06-03T22:47:00Z"/>
              </w:rPr>
            </w:pPr>
            <w:ins w:id="1159" w:author="Carl Moberg" w:date="2013-06-03T22:47:00Z">
              <w:r>
                <w:t xml:space="preserve">    &lt;xs:sequence&gt;</w:t>
              </w:r>
            </w:ins>
          </w:p>
          <w:p w14:paraId="670E7923" w14:textId="77777777" w:rsidR="0023596D" w:rsidRDefault="0023596D" w:rsidP="0023596D">
            <w:pPr>
              <w:pStyle w:val="XML2"/>
              <w:rPr>
                <w:ins w:id="1160" w:author="Carl Moberg" w:date="2013-06-03T22:47:00Z"/>
              </w:rPr>
            </w:pPr>
            <w:ins w:id="1161" w:author="Carl Moberg" w:date="2013-06-03T22:47:00Z">
              <w:r>
                <w:t xml:space="preserve">      &lt;xs:element name="ndm"&gt;</w:t>
              </w:r>
            </w:ins>
          </w:p>
          <w:p w14:paraId="314A163F" w14:textId="77777777" w:rsidR="0023596D" w:rsidRDefault="0023596D" w:rsidP="0023596D">
            <w:pPr>
              <w:pStyle w:val="XML2"/>
              <w:rPr>
                <w:ins w:id="1162" w:author="Carl Moberg" w:date="2013-06-03T22:47:00Z"/>
              </w:rPr>
            </w:pPr>
            <w:ins w:id="1163" w:author="Carl Moberg" w:date="2013-06-03T22:47:00Z">
              <w:r>
                <w:t xml:space="preserve">        &lt;xs:annotation&gt;</w:t>
              </w:r>
            </w:ins>
          </w:p>
          <w:p w14:paraId="02444343" w14:textId="77777777" w:rsidR="0023596D" w:rsidRDefault="0023596D" w:rsidP="0023596D">
            <w:pPr>
              <w:pStyle w:val="XML2"/>
              <w:rPr>
                <w:ins w:id="1164" w:author="Carl Moberg" w:date="2013-06-03T22:47:00Z"/>
              </w:rPr>
            </w:pPr>
            <w:ins w:id="1165" w:author="Carl Moberg" w:date="2013-06-03T22:47:00Z">
              <w:r>
                <w:t xml:space="preserve">          &lt;xs:documentation&gt;</w:t>
              </w:r>
            </w:ins>
          </w:p>
          <w:p w14:paraId="0FD502B0" w14:textId="77777777" w:rsidR="0023596D" w:rsidRDefault="0023596D" w:rsidP="0023596D">
            <w:pPr>
              <w:pStyle w:val="XML2"/>
              <w:rPr>
                <w:ins w:id="1166" w:author="Carl Moberg" w:date="2013-06-03T22:47:00Z"/>
              </w:rPr>
            </w:pPr>
            <w:ins w:id="1167" w:author="Carl Moberg" w:date="2013-06-03T22:47:00Z">
              <w:r>
                <w:t xml:space="preserve">            The container for the capable-switch global list of available</w:t>
              </w:r>
            </w:ins>
          </w:p>
          <w:p w14:paraId="79D4C6E5" w14:textId="6B1B5A62" w:rsidR="0023596D" w:rsidRDefault="0023596D" w:rsidP="0023596D">
            <w:pPr>
              <w:pStyle w:val="XML2"/>
              <w:rPr>
                <w:ins w:id="1168" w:author="Carl Moberg" w:date="2013-06-03T22:47:00Z"/>
              </w:rPr>
            </w:pPr>
            <w:ins w:id="1169" w:author="Carl Moberg" w:date="2013-06-03T22:47:00Z">
              <w:r>
                <w:t xml:space="preserve">            NDMs.</w:t>
              </w:r>
            </w:ins>
          </w:p>
          <w:p w14:paraId="72DF2F6E" w14:textId="77777777" w:rsidR="0023596D" w:rsidRDefault="0023596D" w:rsidP="0023596D">
            <w:pPr>
              <w:pStyle w:val="XML2"/>
              <w:rPr>
                <w:ins w:id="1170" w:author="Carl Moberg" w:date="2013-06-03T22:47:00Z"/>
              </w:rPr>
            </w:pPr>
            <w:ins w:id="1171" w:author="Carl Moberg" w:date="2013-06-03T22:47:00Z">
              <w:r>
                <w:t xml:space="preserve">          &lt;/xs:documentation&gt;</w:t>
              </w:r>
            </w:ins>
          </w:p>
          <w:p w14:paraId="772B930E" w14:textId="77777777" w:rsidR="0023596D" w:rsidRDefault="0023596D" w:rsidP="0023596D">
            <w:pPr>
              <w:pStyle w:val="XML2"/>
              <w:rPr>
                <w:ins w:id="1172" w:author="Carl Moberg" w:date="2013-06-03T22:47:00Z"/>
              </w:rPr>
            </w:pPr>
            <w:ins w:id="1173" w:author="Carl Moberg" w:date="2013-06-03T22:47:00Z">
              <w:r>
                <w:t xml:space="preserve">        &lt;/xs:annotation&gt;</w:t>
              </w:r>
            </w:ins>
          </w:p>
          <w:p w14:paraId="5DB58947" w14:textId="77777777" w:rsidR="0023596D" w:rsidRDefault="0023596D" w:rsidP="0023596D">
            <w:pPr>
              <w:pStyle w:val="XML2"/>
              <w:rPr>
                <w:ins w:id="1174" w:author="Carl Moberg" w:date="2013-06-03T22:47:00Z"/>
              </w:rPr>
            </w:pPr>
            <w:ins w:id="1175" w:author="Carl Moberg" w:date="2013-06-03T22:47:00Z">
              <w:r>
                <w:t xml:space="preserve">        &lt;xs:complexType&gt;</w:t>
              </w:r>
            </w:ins>
          </w:p>
          <w:p w14:paraId="1860591D" w14:textId="77777777" w:rsidR="0023596D" w:rsidRDefault="0023596D" w:rsidP="0023596D">
            <w:pPr>
              <w:pStyle w:val="XML2"/>
              <w:rPr>
                <w:ins w:id="1176" w:author="Carl Moberg" w:date="2013-06-03T22:47:00Z"/>
              </w:rPr>
            </w:pPr>
            <w:ins w:id="1177" w:author="Carl Moberg" w:date="2013-06-03T22:47:00Z">
              <w:r>
                <w:t xml:space="preserve">          &lt;xs:sequence&gt;</w:t>
              </w:r>
            </w:ins>
          </w:p>
          <w:p w14:paraId="136757D7" w14:textId="77777777" w:rsidR="0023596D" w:rsidRDefault="0023596D" w:rsidP="0023596D">
            <w:pPr>
              <w:pStyle w:val="XML2"/>
              <w:rPr>
                <w:ins w:id="1178" w:author="Carl Moberg" w:date="2013-06-03T22:47:00Z"/>
              </w:rPr>
            </w:pPr>
            <w:ins w:id="1179" w:author="Carl Moberg" w:date="2013-06-03T22:47:00Z">
              <w:r>
                <w:t xml:space="preserve">            &lt;xs:element name="available-ndms" minOccurs="0" </w:t>
              </w:r>
            </w:ins>
          </w:p>
          <w:p w14:paraId="43476BBA" w14:textId="195829E7" w:rsidR="0023596D" w:rsidRDefault="0023596D" w:rsidP="0023596D">
            <w:pPr>
              <w:pStyle w:val="XML2"/>
              <w:rPr>
                <w:ins w:id="1180" w:author="Carl Moberg" w:date="2013-06-03T22:47:00Z"/>
              </w:rPr>
            </w:pPr>
            <w:ins w:id="1181" w:author="Carl Moberg" w:date="2013-06-03T22:47:00Z">
              <w:r>
                <w:t xml:space="preserve">                        maxOccurs="unbounded"&gt;</w:t>
              </w:r>
            </w:ins>
          </w:p>
          <w:p w14:paraId="25FC8F45" w14:textId="77777777" w:rsidR="0023596D" w:rsidRDefault="0023596D" w:rsidP="0023596D">
            <w:pPr>
              <w:pStyle w:val="XML2"/>
              <w:rPr>
                <w:ins w:id="1182" w:author="Carl Moberg" w:date="2013-06-03T22:47:00Z"/>
              </w:rPr>
            </w:pPr>
            <w:ins w:id="1183" w:author="Carl Moberg" w:date="2013-06-03T22:47:00Z">
              <w:r>
                <w:t xml:space="preserve">              &lt;xs:annotation&gt;</w:t>
              </w:r>
            </w:ins>
          </w:p>
          <w:p w14:paraId="65111598" w14:textId="77777777" w:rsidR="0023596D" w:rsidRDefault="0023596D" w:rsidP="0023596D">
            <w:pPr>
              <w:pStyle w:val="XML2"/>
              <w:rPr>
                <w:ins w:id="1184" w:author="Carl Moberg" w:date="2013-06-03T22:47:00Z"/>
              </w:rPr>
            </w:pPr>
            <w:ins w:id="1185" w:author="Carl Moberg" w:date="2013-06-03T22:47:00Z">
              <w:r>
                <w:t xml:space="preserve">                &lt;xs:documentation&gt;</w:t>
              </w:r>
            </w:ins>
          </w:p>
          <w:p w14:paraId="635B04E9" w14:textId="664C3D96" w:rsidR="0023596D" w:rsidRDefault="0023596D" w:rsidP="0023596D">
            <w:pPr>
              <w:pStyle w:val="XML2"/>
              <w:rPr>
                <w:ins w:id="1186" w:author="Carl Moberg" w:date="2013-06-03T22:47:00Z"/>
              </w:rPr>
            </w:pPr>
            <w:ins w:id="1187" w:author="Carl Moberg" w:date="2013-06-03T22:47:00Z">
              <w:r>
                <w:t xml:space="preserve">                  The list of all NDMs implemented by the capable-switch</w:t>
              </w:r>
            </w:ins>
          </w:p>
          <w:p w14:paraId="35D85867" w14:textId="549688AD" w:rsidR="0023596D" w:rsidRDefault="0023596D" w:rsidP="0023596D">
            <w:pPr>
              <w:pStyle w:val="XML2"/>
              <w:rPr>
                <w:ins w:id="1188" w:author="Carl Moberg" w:date="2013-06-03T22:47:00Z"/>
              </w:rPr>
            </w:pPr>
            <w:ins w:id="1189" w:author="Carl Moberg" w:date="2013-06-03T22:47:00Z">
              <w:r>
                <w:t xml:space="preserve">                  Clients can query this list to learn about supported</w:t>
              </w:r>
            </w:ins>
          </w:p>
          <w:p w14:paraId="47C447A0" w14:textId="41E01D94" w:rsidR="0023596D" w:rsidRDefault="0023596D" w:rsidP="0023596D">
            <w:pPr>
              <w:pStyle w:val="XML2"/>
              <w:rPr>
                <w:ins w:id="1190" w:author="Carl Moberg" w:date="2013-06-03T22:47:00Z"/>
              </w:rPr>
            </w:pPr>
            <w:ins w:id="1191" w:author="Carl Moberg" w:date="2013-06-03T22:47:00Z">
              <w:r>
                <w:t xml:space="preserve">                  NDMs before implementing them on logical-switches</w:t>
              </w:r>
            </w:ins>
          </w:p>
          <w:p w14:paraId="4FFCA7A8" w14:textId="77777777" w:rsidR="0023596D" w:rsidRDefault="0023596D" w:rsidP="0023596D">
            <w:pPr>
              <w:pStyle w:val="XML2"/>
              <w:rPr>
                <w:ins w:id="1192" w:author="Carl Moberg" w:date="2013-06-03T22:47:00Z"/>
              </w:rPr>
            </w:pPr>
            <w:ins w:id="1193" w:author="Carl Moberg" w:date="2013-06-03T22:47:00Z">
              <w:r>
                <w:t xml:space="preserve">                &lt;/xs:documentation&gt;</w:t>
              </w:r>
            </w:ins>
          </w:p>
          <w:p w14:paraId="2AB8AC67" w14:textId="77777777" w:rsidR="0023596D" w:rsidRDefault="0023596D" w:rsidP="0023596D">
            <w:pPr>
              <w:pStyle w:val="XML2"/>
              <w:rPr>
                <w:ins w:id="1194" w:author="Carl Moberg" w:date="2013-06-03T22:47:00Z"/>
              </w:rPr>
            </w:pPr>
            <w:ins w:id="1195" w:author="Carl Moberg" w:date="2013-06-03T22:47:00Z">
              <w:r>
                <w:t xml:space="preserve">              &lt;/xs:annotation&gt;</w:t>
              </w:r>
            </w:ins>
          </w:p>
          <w:p w14:paraId="09BAB321" w14:textId="77777777" w:rsidR="0023596D" w:rsidRDefault="0023596D" w:rsidP="0023596D">
            <w:pPr>
              <w:pStyle w:val="XML2"/>
              <w:rPr>
                <w:ins w:id="1196" w:author="Carl Moberg" w:date="2013-06-03T22:47:00Z"/>
              </w:rPr>
            </w:pPr>
            <w:ins w:id="1197" w:author="Carl Moberg" w:date="2013-06-03T22:47:00Z">
              <w:r>
                <w:t xml:space="preserve">              &lt;xs:complexType&gt;</w:t>
              </w:r>
            </w:ins>
          </w:p>
          <w:p w14:paraId="5A76A5F2" w14:textId="77777777" w:rsidR="0023596D" w:rsidRDefault="0023596D" w:rsidP="0023596D">
            <w:pPr>
              <w:pStyle w:val="XML2"/>
              <w:rPr>
                <w:ins w:id="1198" w:author="Carl Moberg" w:date="2013-06-03T22:47:00Z"/>
              </w:rPr>
            </w:pPr>
            <w:ins w:id="1199" w:author="Carl Moberg" w:date="2013-06-03T22:47:00Z">
              <w:r>
                <w:t xml:space="preserve">                &lt;xs:sequence&gt;</w:t>
              </w:r>
            </w:ins>
          </w:p>
          <w:p w14:paraId="14C90E28" w14:textId="7BB776EF" w:rsidR="0023596D" w:rsidRDefault="0023596D" w:rsidP="0023596D">
            <w:pPr>
              <w:pStyle w:val="XML2"/>
              <w:rPr>
                <w:ins w:id="1200" w:author="Carl Moberg" w:date="2013-06-03T22:47:00Z"/>
              </w:rPr>
            </w:pPr>
            <w:ins w:id="1201" w:author="Carl Moberg" w:date="2013-06-03T22:47:00Z">
              <w:r>
                <w:t xml:space="preserve">                  &lt;xs:element name="name" type="xs:string"&gt;</w:t>
              </w:r>
            </w:ins>
          </w:p>
          <w:p w14:paraId="0030D4D3" w14:textId="77777777" w:rsidR="0023596D" w:rsidRDefault="0023596D" w:rsidP="0023596D">
            <w:pPr>
              <w:pStyle w:val="XML2"/>
              <w:rPr>
                <w:ins w:id="1202" w:author="Carl Moberg" w:date="2013-06-03T22:47:00Z"/>
              </w:rPr>
            </w:pPr>
            <w:ins w:id="1203" w:author="Carl Moberg" w:date="2013-06-03T22:47:00Z">
              <w:r>
                <w:t xml:space="preserve">                    &lt;xs:annotation&gt;</w:t>
              </w:r>
            </w:ins>
          </w:p>
          <w:p w14:paraId="6C615048" w14:textId="77777777" w:rsidR="0023596D" w:rsidRDefault="0023596D" w:rsidP="0023596D">
            <w:pPr>
              <w:pStyle w:val="XML2"/>
              <w:rPr>
                <w:ins w:id="1204" w:author="Carl Moberg" w:date="2013-06-03T22:47:00Z"/>
              </w:rPr>
            </w:pPr>
            <w:ins w:id="1205" w:author="Carl Moberg" w:date="2013-06-03T22:47:00Z">
              <w:r>
                <w:t xml:space="preserve">                      &lt;xs:documentation&gt;</w:t>
              </w:r>
            </w:ins>
          </w:p>
          <w:p w14:paraId="190254B4" w14:textId="485AA74F" w:rsidR="0023596D" w:rsidRDefault="0023596D" w:rsidP="0023596D">
            <w:pPr>
              <w:pStyle w:val="XML2"/>
              <w:rPr>
                <w:ins w:id="1206" w:author="Carl Moberg" w:date="2013-06-03T22:47:00Z"/>
              </w:rPr>
            </w:pPr>
            <w:ins w:id="1207" w:author="Carl Moberg" w:date="2013-06-03T22:47:00Z">
              <w:r>
                <w:t xml:space="preserve">                        A unique name of the NDM.</w:t>
              </w:r>
            </w:ins>
          </w:p>
          <w:p w14:paraId="408CAA3B" w14:textId="77777777" w:rsidR="0023596D" w:rsidRDefault="0023596D" w:rsidP="0023596D">
            <w:pPr>
              <w:pStyle w:val="XML2"/>
              <w:rPr>
                <w:ins w:id="1208" w:author="Carl Moberg" w:date="2013-06-03T22:47:00Z"/>
              </w:rPr>
            </w:pPr>
            <w:ins w:id="1209" w:author="Carl Moberg" w:date="2013-06-03T22:47:00Z">
              <w:r>
                <w:t xml:space="preserve">                        This name corresponds to the</w:t>
              </w:r>
            </w:ins>
          </w:p>
          <w:p w14:paraId="07842D88" w14:textId="77777777" w:rsidR="0023596D" w:rsidRDefault="0023596D" w:rsidP="0023596D">
            <w:pPr>
              <w:pStyle w:val="XML2"/>
              <w:rPr>
                <w:ins w:id="1210" w:author="Carl Moberg" w:date="2013-06-03T22:47:00Z"/>
              </w:rPr>
            </w:pPr>
            <w:ins w:id="1211" w:author="Carl Moberg" w:date="2013-06-03T22:47:00Z">
              <w:r>
                <w:t xml:space="preserve">                        'ndm-implementation-choice' name per</w:t>
              </w:r>
            </w:ins>
          </w:p>
          <w:p w14:paraId="61E392BC" w14:textId="6B7C47AE" w:rsidR="0023596D" w:rsidRDefault="0023596D" w:rsidP="0023596D">
            <w:pPr>
              <w:pStyle w:val="XML2"/>
              <w:rPr>
                <w:ins w:id="1212" w:author="Carl Moberg" w:date="2013-06-03T22:47:00Z"/>
              </w:rPr>
            </w:pPr>
            <w:ins w:id="1213" w:author="Carl Moberg" w:date="2013-06-03T22:47:00Z">
              <w:r>
                <w:lastRenderedPageBreak/>
                <w:t xml:space="preserve">                        </w:t>
              </w:r>
              <w:proofErr w:type="gramStart"/>
              <w:r>
                <w:t>logical-switch</w:t>
              </w:r>
              <w:proofErr w:type="gramEnd"/>
              <w:r>
                <w:t>. Clients are expected to:</w:t>
              </w:r>
            </w:ins>
          </w:p>
          <w:p w14:paraId="2D872AC7" w14:textId="77777777" w:rsidR="0023596D" w:rsidRDefault="0023596D" w:rsidP="0023596D">
            <w:pPr>
              <w:pStyle w:val="XML2"/>
              <w:rPr>
                <w:ins w:id="1214" w:author="Carl Moberg" w:date="2013-06-03T22:47:00Z"/>
              </w:rPr>
            </w:pPr>
            <w:ins w:id="1215" w:author="Carl Moberg" w:date="2013-06-03T22:47:00Z">
              <w:r>
                <w:t xml:space="preserve">                         - Find out about available NDMs by querying this</w:t>
              </w:r>
            </w:ins>
          </w:p>
          <w:p w14:paraId="72811BAC" w14:textId="2DB825F9" w:rsidR="0023596D" w:rsidRDefault="0023596D" w:rsidP="0023596D">
            <w:pPr>
              <w:pStyle w:val="XML2"/>
              <w:rPr>
                <w:ins w:id="1216" w:author="Carl Moberg" w:date="2013-06-03T22:47:00Z"/>
              </w:rPr>
            </w:pPr>
            <w:ins w:id="1217" w:author="Carl Moberg" w:date="2013-06-03T22:47:00Z">
              <w:r>
                <w:t xml:space="preserve">                           list;</w:t>
              </w:r>
            </w:ins>
          </w:p>
          <w:p w14:paraId="02BFB37C" w14:textId="77777777" w:rsidR="0023596D" w:rsidRDefault="0023596D" w:rsidP="0023596D">
            <w:pPr>
              <w:pStyle w:val="XML2"/>
              <w:rPr>
                <w:ins w:id="1218" w:author="Carl Moberg" w:date="2013-06-03T22:47:00Z"/>
              </w:rPr>
            </w:pPr>
            <w:ins w:id="1219" w:author="Carl Moberg" w:date="2013-06-03T22:47:00Z">
              <w:r>
                <w:t xml:space="preserve">                         - and configure specific NDM implementations per</w:t>
              </w:r>
            </w:ins>
          </w:p>
          <w:p w14:paraId="158CC285" w14:textId="4C096CC0" w:rsidR="0023596D" w:rsidRDefault="0023596D" w:rsidP="0023596D">
            <w:pPr>
              <w:pStyle w:val="XML2"/>
              <w:rPr>
                <w:ins w:id="1220" w:author="Carl Moberg" w:date="2013-06-03T22:47:00Z"/>
              </w:rPr>
            </w:pPr>
            <w:ins w:id="1221" w:author="Carl Moberg" w:date="2013-06-03T22:47:00Z">
              <w:r>
                <w:t xml:space="preserve">                           logical-switch using this name</w:t>
              </w:r>
            </w:ins>
          </w:p>
          <w:p w14:paraId="540F2382" w14:textId="77777777" w:rsidR="0023596D" w:rsidRDefault="0023596D" w:rsidP="0023596D">
            <w:pPr>
              <w:pStyle w:val="XML2"/>
              <w:rPr>
                <w:ins w:id="1222" w:author="Carl Moberg" w:date="2013-06-03T22:47:00Z"/>
              </w:rPr>
            </w:pPr>
            <w:ins w:id="1223" w:author="Carl Moberg" w:date="2013-06-03T22:47:00Z">
              <w:r>
                <w:t xml:space="preserve">                      &lt;/xs:documentation&gt;</w:t>
              </w:r>
            </w:ins>
          </w:p>
          <w:p w14:paraId="63D21F18" w14:textId="77777777" w:rsidR="0023596D" w:rsidRDefault="0023596D" w:rsidP="0023596D">
            <w:pPr>
              <w:pStyle w:val="XML2"/>
              <w:rPr>
                <w:ins w:id="1224" w:author="Carl Moberg" w:date="2013-06-03T22:47:00Z"/>
              </w:rPr>
            </w:pPr>
            <w:ins w:id="1225" w:author="Carl Moberg" w:date="2013-06-03T22:47:00Z">
              <w:r>
                <w:t xml:space="preserve">                    &lt;/xs:annotation&gt;</w:t>
              </w:r>
            </w:ins>
          </w:p>
          <w:p w14:paraId="0EFFD901" w14:textId="77777777" w:rsidR="0023596D" w:rsidRDefault="0023596D" w:rsidP="0023596D">
            <w:pPr>
              <w:pStyle w:val="XML2"/>
              <w:rPr>
                <w:ins w:id="1226" w:author="Carl Moberg" w:date="2013-06-03T22:47:00Z"/>
              </w:rPr>
            </w:pPr>
            <w:ins w:id="1227" w:author="Carl Moberg" w:date="2013-06-03T22:47:00Z">
              <w:r>
                <w:t xml:space="preserve">                  &lt;/xs:element&gt;</w:t>
              </w:r>
            </w:ins>
          </w:p>
          <w:p w14:paraId="0834A374" w14:textId="77777777" w:rsidR="0023596D" w:rsidRDefault="0023596D" w:rsidP="0023596D">
            <w:pPr>
              <w:pStyle w:val="XML2"/>
              <w:rPr>
                <w:ins w:id="1228" w:author="Carl Moberg" w:date="2013-06-03T22:47:00Z"/>
              </w:rPr>
            </w:pPr>
            <w:ins w:id="1229" w:author="Carl Moberg" w:date="2013-06-03T22:47:00Z">
              <w:r>
                <w:t xml:space="preserve">                  &lt;xs:element name="type"&gt;</w:t>
              </w:r>
            </w:ins>
          </w:p>
          <w:p w14:paraId="666F536F" w14:textId="77777777" w:rsidR="0023596D" w:rsidRDefault="0023596D" w:rsidP="0023596D">
            <w:pPr>
              <w:pStyle w:val="XML2"/>
              <w:rPr>
                <w:ins w:id="1230" w:author="Carl Moberg" w:date="2013-06-03T22:47:00Z"/>
              </w:rPr>
            </w:pPr>
            <w:ins w:id="1231" w:author="Carl Moberg" w:date="2013-06-03T22:47:00Z">
              <w:r>
                <w:t xml:space="preserve">                    &lt;xs:annotation&gt;</w:t>
              </w:r>
            </w:ins>
          </w:p>
          <w:p w14:paraId="57E0AF4D" w14:textId="77777777" w:rsidR="0023596D" w:rsidRDefault="0023596D" w:rsidP="0023596D">
            <w:pPr>
              <w:pStyle w:val="XML2"/>
              <w:rPr>
                <w:ins w:id="1232" w:author="Carl Moberg" w:date="2013-06-03T22:47:00Z"/>
              </w:rPr>
            </w:pPr>
            <w:ins w:id="1233" w:author="Carl Moberg" w:date="2013-06-03T22:47:00Z">
              <w:r>
                <w:t xml:space="preserve">                      &lt;xs:documentation&gt;</w:t>
              </w:r>
            </w:ins>
          </w:p>
          <w:p w14:paraId="61B1FEFA" w14:textId="77777777" w:rsidR="0023596D" w:rsidRDefault="0023596D" w:rsidP="0023596D">
            <w:pPr>
              <w:pStyle w:val="XML2"/>
              <w:rPr>
                <w:ins w:id="1234" w:author="Carl Moberg" w:date="2013-06-03T22:47:00Z"/>
              </w:rPr>
            </w:pPr>
            <w:ins w:id="1235" w:author="Carl Moberg" w:date="2013-06-03T22:47:00Z">
              <w:r>
                <w:t xml:space="preserve">                        The NDM type.</w:t>
              </w:r>
            </w:ins>
          </w:p>
          <w:p w14:paraId="048FAD24" w14:textId="77777777" w:rsidR="0023596D" w:rsidRDefault="0023596D" w:rsidP="0023596D">
            <w:pPr>
              <w:pStyle w:val="XML2"/>
              <w:rPr>
                <w:ins w:id="1236" w:author="Carl Moberg" w:date="2013-06-03T22:47:00Z"/>
              </w:rPr>
            </w:pPr>
            <w:ins w:id="1237" w:author="Carl Moberg" w:date="2013-06-03T22:47:00Z">
              <w:r>
                <w:t xml:space="preserve">                      &lt;/xs:documentation&gt;</w:t>
              </w:r>
            </w:ins>
          </w:p>
          <w:p w14:paraId="16F1FC45" w14:textId="77777777" w:rsidR="0023596D" w:rsidRDefault="0023596D" w:rsidP="0023596D">
            <w:pPr>
              <w:pStyle w:val="XML2"/>
              <w:rPr>
                <w:ins w:id="1238" w:author="Carl Moberg" w:date="2013-06-03T22:47:00Z"/>
              </w:rPr>
            </w:pPr>
            <w:ins w:id="1239" w:author="Carl Moberg" w:date="2013-06-03T22:47:00Z">
              <w:r>
                <w:t xml:space="preserve">                    &lt;/xs:annotation&gt;</w:t>
              </w:r>
            </w:ins>
          </w:p>
          <w:p w14:paraId="5C67B3C3" w14:textId="77777777" w:rsidR="0023596D" w:rsidRDefault="0023596D" w:rsidP="0023596D">
            <w:pPr>
              <w:pStyle w:val="XML2"/>
              <w:rPr>
                <w:ins w:id="1240" w:author="Carl Moberg" w:date="2013-06-03T22:47:00Z"/>
              </w:rPr>
            </w:pPr>
            <w:ins w:id="1241" w:author="Carl Moberg" w:date="2013-06-03T22:47:00Z">
              <w:r>
                <w:t xml:space="preserve">                    &lt;xs:simpleType&gt;</w:t>
              </w:r>
            </w:ins>
          </w:p>
          <w:p w14:paraId="116831BC" w14:textId="77777777" w:rsidR="0023596D" w:rsidRDefault="0023596D" w:rsidP="0023596D">
            <w:pPr>
              <w:pStyle w:val="XML2"/>
              <w:rPr>
                <w:ins w:id="1242" w:author="Carl Moberg" w:date="2013-06-03T22:47:00Z"/>
              </w:rPr>
            </w:pPr>
            <w:ins w:id="1243" w:author="Carl Moberg" w:date="2013-06-03T22:47:00Z">
              <w:r>
                <w:t xml:space="preserve">                      &lt;xs:restriction base="xs:string"&gt;</w:t>
              </w:r>
            </w:ins>
          </w:p>
          <w:p w14:paraId="6548B05E" w14:textId="77777777" w:rsidR="0023596D" w:rsidRDefault="0023596D" w:rsidP="0023596D">
            <w:pPr>
              <w:pStyle w:val="XML2"/>
              <w:rPr>
                <w:ins w:id="1244" w:author="Carl Moberg" w:date="2013-06-03T22:47:00Z"/>
              </w:rPr>
            </w:pPr>
            <w:ins w:id="1245" w:author="Carl Moberg" w:date="2013-06-03T22:47:00Z">
              <w:r>
                <w:t xml:space="preserve">                        &lt;xs:enumeration value="ttp"/&gt;</w:t>
              </w:r>
            </w:ins>
          </w:p>
          <w:p w14:paraId="30A2F365" w14:textId="77777777" w:rsidR="0023596D" w:rsidRDefault="0023596D" w:rsidP="0023596D">
            <w:pPr>
              <w:pStyle w:val="XML2"/>
              <w:rPr>
                <w:ins w:id="1246" w:author="Carl Moberg" w:date="2013-06-03T22:47:00Z"/>
              </w:rPr>
            </w:pPr>
            <w:ins w:id="1247" w:author="Carl Moberg" w:date="2013-06-03T22:47:00Z">
              <w:r>
                <w:t xml:space="preserve">                        &lt;xs:enumeration value="fpmod"/&gt;</w:t>
              </w:r>
            </w:ins>
          </w:p>
          <w:p w14:paraId="76603D15" w14:textId="77777777" w:rsidR="0023596D" w:rsidRDefault="0023596D" w:rsidP="0023596D">
            <w:pPr>
              <w:pStyle w:val="XML2"/>
              <w:rPr>
                <w:ins w:id="1248" w:author="Carl Moberg" w:date="2013-06-03T22:47:00Z"/>
              </w:rPr>
            </w:pPr>
            <w:ins w:id="1249" w:author="Carl Moberg" w:date="2013-06-03T22:47:00Z">
              <w:r>
                <w:t xml:space="preserve">                      &lt;/xs:restriction&gt;</w:t>
              </w:r>
            </w:ins>
          </w:p>
          <w:p w14:paraId="65145533" w14:textId="77777777" w:rsidR="0023596D" w:rsidRDefault="0023596D" w:rsidP="0023596D">
            <w:pPr>
              <w:pStyle w:val="XML2"/>
              <w:rPr>
                <w:ins w:id="1250" w:author="Carl Moberg" w:date="2013-06-03T22:47:00Z"/>
              </w:rPr>
            </w:pPr>
            <w:ins w:id="1251" w:author="Carl Moberg" w:date="2013-06-03T22:47:00Z">
              <w:r>
                <w:t xml:space="preserve">                    &lt;/xs:simpleType&gt;</w:t>
              </w:r>
            </w:ins>
          </w:p>
          <w:p w14:paraId="5815680F" w14:textId="77777777" w:rsidR="0023596D" w:rsidRDefault="0023596D" w:rsidP="0023596D">
            <w:pPr>
              <w:pStyle w:val="XML2"/>
              <w:rPr>
                <w:ins w:id="1252" w:author="Carl Moberg" w:date="2013-06-03T22:47:00Z"/>
              </w:rPr>
            </w:pPr>
            <w:ins w:id="1253" w:author="Carl Moberg" w:date="2013-06-03T22:47:00Z">
              <w:r>
                <w:t xml:space="preserve">                  &lt;/xs:element&gt;</w:t>
              </w:r>
            </w:ins>
          </w:p>
          <w:p w14:paraId="4845DBD1" w14:textId="77777777" w:rsidR="0023596D" w:rsidRDefault="0023596D" w:rsidP="0023596D">
            <w:pPr>
              <w:pStyle w:val="XML2"/>
              <w:rPr>
                <w:ins w:id="1254" w:author="Carl Moberg" w:date="2013-06-03T22:47:00Z"/>
              </w:rPr>
            </w:pPr>
            <w:ins w:id="1255" w:author="Carl Moberg" w:date="2013-06-03T22:47:00Z">
              <w:r>
                <w:t xml:space="preserve">                  &lt;xs:element name="version"  type="xs:string"&gt;</w:t>
              </w:r>
            </w:ins>
          </w:p>
          <w:p w14:paraId="3B0ECEFF" w14:textId="77777777" w:rsidR="0023596D" w:rsidRDefault="0023596D" w:rsidP="0023596D">
            <w:pPr>
              <w:pStyle w:val="XML2"/>
              <w:rPr>
                <w:ins w:id="1256" w:author="Carl Moberg" w:date="2013-06-03T22:47:00Z"/>
              </w:rPr>
            </w:pPr>
            <w:ins w:id="1257" w:author="Carl Moberg" w:date="2013-06-03T22:47:00Z">
              <w:r>
                <w:t xml:space="preserve">                    &lt;xs:annotation&gt;</w:t>
              </w:r>
            </w:ins>
          </w:p>
          <w:p w14:paraId="4227DFF5" w14:textId="77777777" w:rsidR="0023596D" w:rsidRDefault="0023596D" w:rsidP="0023596D">
            <w:pPr>
              <w:pStyle w:val="XML2"/>
              <w:rPr>
                <w:ins w:id="1258" w:author="Carl Moberg" w:date="2013-06-03T22:47:00Z"/>
              </w:rPr>
            </w:pPr>
            <w:ins w:id="1259" w:author="Carl Moberg" w:date="2013-06-03T22:47:00Z">
              <w:r>
                <w:t xml:space="preserve">                      &lt;xs:documentation&gt;</w:t>
              </w:r>
            </w:ins>
          </w:p>
          <w:p w14:paraId="0EC7933F" w14:textId="77777777" w:rsidR="0023596D" w:rsidRDefault="0023596D" w:rsidP="0023596D">
            <w:pPr>
              <w:pStyle w:val="XML2"/>
              <w:rPr>
                <w:ins w:id="1260" w:author="Carl Moberg" w:date="2013-06-03T22:47:00Z"/>
              </w:rPr>
            </w:pPr>
            <w:ins w:id="1261" w:author="Carl Moberg" w:date="2013-06-03T22:47:00Z">
              <w:r>
                <w:t xml:space="preserve">                        The version of this named NDM.</w:t>
              </w:r>
            </w:ins>
          </w:p>
          <w:p w14:paraId="1968982E" w14:textId="77777777" w:rsidR="0023596D" w:rsidRDefault="0023596D" w:rsidP="0023596D">
            <w:pPr>
              <w:pStyle w:val="XML2"/>
              <w:rPr>
                <w:ins w:id="1262" w:author="Carl Moberg" w:date="2013-06-03T22:47:00Z"/>
              </w:rPr>
            </w:pPr>
            <w:ins w:id="1263" w:author="Carl Moberg" w:date="2013-06-03T22:47:00Z">
              <w:r>
                <w:t xml:space="preserve">                      &lt;/xs:documentation&gt;</w:t>
              </w:r>
            </w:ins>
          </w:p>
          <w:p w14:paraId="5CA2CA57" w14:textId="77777777" w:rsidR="0023596D" w:rsidRDefault="0023596D" w:rsidP="0023596D">
            <w:pPr>
              <w:pStyle w:val="XML2"/>
              <w:rPr>
                <w:ins w:id="1264" w:author="Carl Moberg" w:date="2013-06-03T22:47:00Z"/>
              </w:rPr>
            </w:pPr>
            <w:ins w:id="1265" w:author="Carl Moberg" w:date="2013-06-03T22:47:00Z">
              <w:r>
                <w:t xml:space="preserve">                    &lt;/xs:annotation&gt;</w:t>
              </w:r>
            </w:ins>
          </w:p>
          <w:p w14:paraId="2E505CCC" w14:textId="1BB192D4" w:rsidR="0023596D" w:rsidRDefault="0023596D" w:rsidP="0023596D">
            <w:pPr>
              <w:pStyle w:val="XML2"/>
              <w:rPr>
                <w:ins w:id="1266" w:author="Carl Moberg" w:date="2013-06-03T22:47:00Z"/>
              </w:rPr>
            </w:pPr>
            <w:ins w:id="1267" w:author="Carl Moberg" w:date="2013-06-03T22:47:00Z">
              <w:r>
                <w:t xml:space="preserve">                  &lt;/xs:element&gt;</w:t>
              </w:r>
            </w:ins>
          </w:p>
          <w:p w14:paraId="5C04D70C" w14:textId="77777777" w:rsidR="0023596D" w:rsidRDefault="0023596D" w:rsidP="0023596D">
            <w:pPr>
              <w:pStyle w:val="XML2"/>
              <w:rPr>
                <w:ins w:id="1268" w:author="Carl Moberg" w:date="2013-06-03T22:47:00Z"/>
              </w:rPr>
            </w:pPr>
            <w:ins w:id="1269" w:author="Carl Moberg" w:date="2013-06-03T22:47:00Z">
              <w:r>
                <w:t xml:space="preserve">                &lt;/xs:sequence&gt;</w:t>
              </w:r>
            </w:ins>
          </w:p>
          <w:p w14:paraId="40BAD880" w14:textId="77777777" w:rsidR="0023596D" w:rsidRDefault="0023596D" w:rsidP="0023596D">
            <w:pPr>
              <w:pStyle w:val="XML2"/>
              <w:rPr>
                <w:ins w:id="1270" w:author="Carl Moberg" w:date="2013-06-03T22:47:00Z"/>
              </w:rPr>
            </w:pPr>
            <w:ins w:id="1271" w:author="Carl Moberg" w:date="2013-06-03T22:47:00Z">
              <w:r>
                <w:t xml:space="preserve">              &lt;/xs:complexType&gt;</w:t>
              </w:r>
            </w:ins>
          </w:p>
          <w:p w14:paraId="238148A9" w14:textId="5B01D9C9" w:rsidR="0023596D" w:rsidRDefault="0023596D" w:rsidP="0023596D">
            <w:pPr>
              <w:pStyle w:val="XML2"/>
              <w:rPr>
                <w:ins w:id="1272" w:author="Carl Moberg" w:date="2013-06-03T22:47:00Z"/>
              </w:rPr>
            </w:pPr>
            <w:ins w:id="1273" w:author="Carl Moberg" w:date="2013-06-03T22:47:00Z">
              <w:r>
                <w:t xml:space="preserve">            &lt;/xs:element&gt;</w:t>
              </w:r>
            </w:ins>
          </w:p>
          <w:p w14:paraId="31CD3218" w14:textId="77777777" w:rsidR="0023596D" w:rsidRDefault="0023596D" w:rsidP="0023596D">
            <w:pPr>
              <w:pStyle w:val="XML2"/>
              <w:rPr>
                <w:ins w:id="1274" w:author="Carl Moberg" w:date="2013-06-03T22:47:00Z"/>
              </w:rPr>
            </w:pPr>
            <w:ins w:id="1275" w:author="Carl Moberg" w:date="2013-06-03T22:47:00Z">
              <w:r>
                <w:t xml:space="preserve">          &lt;/xs:sequence&gt;</w:t>
              </w:r>
            </w:ins>
          </w:p>
          <w:p w14:paraId="28078D20" w14:textId="77777777" w:rsidR="0023596D" w:rsidRDefault="0023596D" w:rsidP="0023596D">
            <w:pPr>
              <w:pStyle w:val="XML2"/>
              <w:rPr>
                <w:ins w:id="1276" w:author="Carl Moberg" w:date="2013-06-03T22:47:00Z"/>
              </w:rPr>
            </w:pPr>
            <w:ins w:id="1277" w:author="Carl Moberg" w:date="2013-06-03T22:47:00Z">
              <w:r>
                <w:t xml:space="preserve">        &lt;/xs:complexType&gt;</w:t>
              </w:r>
            </w:ins>
          </w:p>
          <w:p w14:paraId="44BDC643" w14:textId="77777777" w:rsidR="0023596D" w:rsidRDefault="0023596D" w:rsidP="0023596D">
            <w:pPr>
              <w:pStyle w:val="XML2"/>
              <w:rPr>
                <w:ins w:id="1278" w:author="Carl Moberg" w:date="2013-06-03T22:47:00Z"/>
              </w:rPr>
            </w:pPr>
            <w:ins w:id="1279" w:author="Carl Moberg" w:date="2013-06-03T22:47:00Z">
              <w:r>
                <w:t xml:space="preserve">      &lt;/xs:element&gt;</w:t>
              </w:r>
            </w:ins>
          </w:p>
          <w:p w14:paraId="3F6BD6AD" w14:textId="77777777" w:rsidR="0023596D" w:rsidRDefault="0023596D" w:rsidP="0023596D">
            <w:pPr>
              <w:pStyle w:val="XML2"/>
              <w:rPr>
                <w:ins w:id="1280" w:author="Carl Moberg" w:date="2013-06-03T22:47:00Z"/>
              </w:rPr>
            </w:pPr>
            <w:ins w:id="1281" w:author="Carl Moberg" w:date="2013-06-03T22:47:00Z">
              <w:r>
                <w:t xml:space="preserve">    &lt;/xs:sequence&gt;</w:t>
              </w:r>
            </w:ins>
          </w:p>
          <w:p w14:paraId="271778A0" w14:textId="77777777" w:rsidR="0023596D" w:rsidRDefault="0023596D" w:rsidP="0023596D">
            <w:pPr>
              <w:pStyle w:val="XML2"/>
              <w:rPr>
                <w:ins w:id="1282" w:author="Carl Moberg" w:date="2013-06-03T22:47:00Z"/>
              </w:rPr>
            </w:pPr>
            <w:ins w:id="1283" w:author="Carl Moberg" w:date="2013-06-03T22:47:00Z">
              <w:r>
                <w:t xml:space="preserve">  &lt;/xs:group&gt;</w:t>
              </w:r>
            </w:ins>
          </w:p>
          <w:p w14:paraId="4A7B5A6E" w14:textId="77777777" w:rsidR="0023596D" w:rsidRDefault="0023596D" w:rsidP="0023596D">
            <w:pPr>
              <w:pStyle w:val="XML2"/>
              <w:rPr>
                <w:ins w:id="1284" w:author="Carl Moberg" w:date="2013-06-03T22:47:00Z"/>
              </w:rPr>
            </w:pPr>
          </w:p>
          <w:p w14:paraId="794912A9" w14:textId="77777777" w:rsidR="0023596D" w:rsidRDefault="0023596D" w:rsidP="0023596D">
            <w:pPr>
              <w:pStyle w:val="XML2"/>
              <w:rPr>
                <w:ins w:id="1285" w:author="Carl Moberg" w:date="2013-06-03T22:47:00Z"/>
              </w:rPr>
            </w:pPr>
            <w:ins w:id="1286" w:author="Carl Moberg" w:date="2013-06-03T22:47:00Z">
              <w:r>
                <w:t xml:space="preserve">  &lt;xs:group name="a1"&gt;</w:t>
              </w:r>
            </w:ins>
          </w:p>
          <w:p w14:paraId="035DE265" w14:textId="77777777" w:rsidR="0023596D" w:rsidRDefault="0023596D" w:rsidP="0023596D">
            <w:pPr>
              <w:pStyle w:val="XML2"/>
              <w:rPr>
                <w:ins w:id="1287" w:author="Carl Moberg" w:date="2013-06-03T22:47:00Z"/>
              </w:rPr>
            </w:pPr>
            <w:ins w:id="1288" w:author="Carl Moberg" w:date="2013-06-03T22:47:00Z">
              <w:r>
                <w:t xml:space="preserve">    &lt;xs:sequence&gt;</w:t>
              </w:r>
            </w:ins>
          </w:p>
          <w:p w14:paraId="43C3000D" w14:textId="77777777" w:rsidR="0023596D" w:rsidRDefault="0023596D" w:rsidP="0023596D">
            <w:pPr>
              <w:pStyle w:val="XML2"/>
              <w:rPr>
                <w:ins w:id="1289" w:author="Carl Moberg" w:date="2013-06-03T22:47:00Z"/>
              </w:rPr>
            </w:pPr>
            <w:ins w:id="1290" w:author="Carl Moberg" w:date="2013-06-03T22:47:00Z">
              <w:r>
                <w:t xml:space="preserve">      &lt;xs:element name="ndm-implementation"&gt;</w:t>
              </w:r>
            </w:ins>
          </w:p>
          <w:p w14:paraId="2AE5D7E1" w14:textId="77777777" w:rsidR="0023596D" w:rsidRDefault="0023596D" w:rsidP="0023596D">
            <w:pPr>
              <w:pStyle w:val="XML2"/>
              <w:rPr>
                <w:ins w:id="1291" w:author="Carl Moberg" w:date="2013-06-03T22:47:00Z"/>
              </w:rPr>
            </w:pPr>
            <w:ins w:id="1292" w:author="Carl Moberg" w:date="2013-06-03T22:47:00Z">
              <w:r>
                <w:t xml:space="preserve">        &lt;xs:complexType&gt;</w:t>
              </w:r>
            </w:ins>
          </w:p>
          <w:p w14:paraId="4E978E75" w14:textId="77777777" w:rsidR="0023596D" w:rsidRDefault="0023596D" w:rsidP="0023596D">
            <w:pPr>
              <w:pStyle w:val="XML2"/>
              <w:rPr>
                <w:ins w:id="1293" w:author="Carl Moberg" w:date="2013-06-03T22:47:00Z"/>
              </w:rPr>
            </w:pPr>
            <w:ins w:id="1294" w:author="Carl Moberg" w:date="2013-06-03T22:47:00Z">
              <w:r>
                <w:t xml:space="preserve">          &lt;xs:sequence&gt;</w:t>
              </w:r>
            </w:ins>
          </w:p>
          <w:p w14:paraId="2740EF6E" w14:textId="77777777" w:rsidR="0023596D" w:rsidRDefault="0023596D" w:rsidP="0023596D">
            <w:pPr>
              <w:pStyle w:val="XML2"/>
              <w:rPr>
                <w:ins w:id="1295" w:author="Carl Moberg" w:date="2013-06-03T22:47:00Z"/>
              </w:rPr>
            </w:pPr>
            <w:ins w:id="1296" w:author="Carl Moberg" w:date="2013-06-03T22:47:00Z">
              <w:r>
                <w:t xml:space="preserve">            &lt;xs:choice&gt;</w:t>
              </w:r>
            </w:ins>
          </w:p>
          <w:p w14:paraId="012E0909" w14:textId="77777777" w:rsidR="0023596D" w:rsidRDefault="0023596D" w:rsidP="0023596D">
            <w:pPr>
              <w:pStyle w:val="XML2"/>
              <w:rPr>
                <w:ins w:id="1297" w:author="Carl Moberg" w:date="2013-06-03T22:47:00Z"/>
              </w:rPr>
            </w:pPr>
            <w:ins w:id="1298" w:author="Carl Moberg" w:date="2013-06-03T22:47:00Z">
              <w:r>
                <w:t xml:space="preserve">              &lt;xs:annotation&gt;</w:t>
              </w:r>
            </w:ins>
          </w:p>
          <w:p w14:paraId="5E1D48FA" w14:textId="77777777" w:rsidR="0023596D" w:rsidRDefault="0023596D" w:rsidP="0023596D">
            <w:pPr>
              <w:pStyle w:val="XML2"/>
              <w:rPr>
                <w:ins w:id="1299" w:author="Carl Moberg" w:date="2013-06-03T22:47:00Z"/>
              </w:rPr>
            </w:pPr>
            <w:ins w:id="1300" w:author="Carl Moberg" w:date="2013-06-03T22:47:00Z">
              <w:r>
                <w:t xml:space="preserve">                &lt;xs:documentation&gt;</w:t>
              </w:r>
            </w:ins>
          </w:p>
          <w:p w14:paraId="24858D31" w14:textId="77777777" w:rsidR="0023596D" w:rsidRDefault="0023596D" w:rsidP="0023596D">
            <w:pPr>
              <w:pStyle w:val="XML2"/>
              <w:rPr>
                <w:ins w:id="1301" w:author="Carl Moberg" w:date="2013-06-03T22:47:00Z"/>
              </w:rPr>
            </w:pPr>
            <w:ins w:id="1302" w:author="Carl Moberg" w:date="2013-06-03T22:47:00Z">
              <w:r>
                <w:t xml:space="preserve">                  This is the choice-construct for configuring specific NDM</w:t>
              </w:r>
            </w:ins>
          </w:p>
          <w:p w14:paraId="1C783E08" w14:textId="77777777" w:rsidR="0023596D" w:rsidRDefault="0023596D" w:rsidP="0023596D">
            <w:pPr>
              <w:pStyle w:val="XML2"/>
              <w:rPr>
                <w:ins w:id="1303" w:author="Carl Moberg" w:date="2013-06-03T22:47:00Z"/>
              </w:rPr>
            </w:pPr>
            <w:ins w:id="1304" w:author="Carl Moberg" w:date="2013-06-03T22:47:00Z">
              <w:r>
                <w:t xml:space="preserve">                  </w:t>
              </w:r>
              <w:proofErr w:type="gramStart"/>
              <w:r>
                <w:t>implementations</w:t>
              </w:r>
              <w:proofErr w:type="gramEnd"/>
              <w:r>
                <w:t xml:space="preserve"> on a logical switch.</w:t>
              </w:r>
            </w:ins>
          </w:p>
          <w:p w14:paraId="58364476" w14:textId="77777777" w:rsidR="0023596D" w:rsidRDefault="0023596D" w:rsidP="0023596D">
            <w:pPr>
              <w:pStyle w:val="XML2"/>
              <w:rPr>
                <w:ins w:id="1305" w:author="Carl Moberg" w:date="2013-06-03T22:47:00Z"/>
              </w:rPr>
            </w:pPr>
            <w:ins w:id="1306" w:author="Carl Moberg" w:date="2013-06-03T22:47:00Z">
              <w:r>
                <w:t xml:space="preserve">                  Specific NDM implementations augment this choice with new</w:t>
              </w:r>
            </w:ins>
          </w:p>
          <w:p w14:paraId="2FCC6B06" w14:textId="77777777" w:rsidR="0023596D" w:rsidRDefault="0023596D" w:rsidP="0023596D">
            <w:pPr>
              <w:pStyle w:val="XML2"/>
              <w:rPr>
                <w:ins w:id="1307" w:author="Carl Moberg" w:date="2013-06-03T22:47:00Z"/>
              </w:rPr>
            </w:pPr>
            <w:ins w:id="1308" w:author="Carl Moberg" w:date="2013-06-03T22:47:00Z">
              <w:r>
                <w:t xml:space="preserve">                  cases with the same name as the corresponding</w:t>
              </w:r>
            </w:ins>
          </w:p>
          <w:p w14:paraId="773A41CC" w14:textId="4125769B" w:rsidR="0023596D" w:rsidRDefault="0023596D" w:rsidP="0023596D">
            <w:pPr>
              <w:pStyle w:val="XML2"/>
              <w:rPr>
                <w:ins w:id="1309" w:author="Carl Moberg" w:date="2013-06-03T22:47:00Z"/>
              </w:rPr>
            </w:pPr>
            <w:ins w:id="1310" w:author="Carl Moberg" w:date="2013-06-03T22:47:00Z">
              <w:r>
                <w:t xml:space="preserve">                  'available-ndm'</w:t>
              </w:r>
            </w:ins>
          </w:p>
          <w:p w14:paraId="10FB1949" w14:textId="77777777" w:rsidR="0023596D" w:rsidRDefault="0023596D" w:rsidP="0023596D">
            <w:pPr>
              <w:pStyle w:val="XML2"/>
              <w:rPr>
                <w:ins w:id="1311" w:author="Carl Moberg" w:date="2013-06-03T22:47:00Z"/>
              </w:rPr>
            </w:pPr>
            <w:ins w:id="1312" w:author="Carl Moberg" w:date="2013-06-03T22:47:00Z">
              <w:r>
                <w:t xml:space="preserve">                &lt;/xs:documentation&gt;</w:t>
              </w:r>
            </w:ins>
          </w:p>
          <w:p w14:paraId="060418BB" w14:textId="626AD1BE" w:rsidR="0023596D" w:rsidRDefault="0023596D" w:rsidP="0023596D">
            <w:pPr>
              <w:pStyle w:val="XML2"/>
              <w:rPr>
                <w:ins w:id="1313" w:author="Carl Moberg" w:date="2013-06-03T22:47:00Z"/>
              </w:rPr>
            </w:pPr>
            <w:ins w:id="1314" w:author="Carl Moberg" w:date="2013-06-03T22:47:00Z">
              <w:r>
                <w:t xml:space="preserve">              &lt;/xs:annotation&gt;</w:t>
              </w:r>
            </w:ins>
          </w:p>
          <w:p w14:paraId="0138E7BC" w14:textId="2D59A985" w:rsidR="0023596D" w:rsidRDefault="0023596D" w:rsidP="0023596D">
            <w:pPr>
              <w:pStyle w:val="XML2"/>
              <w:rPr>
                <w:ins w:id="1315" w:author="Carl Moberg" w:date="2013-06-03T22:47:00Z"/>
              </w:rPr>
            </w:pPr>
            <w:ins w:id="1316" w:author="Carl Moberg" w:date="2013-06-03T22:47:00Z">
              <w:r>
                <w:t xml:space="preserve">            &lt;/xs:choice&gt;</w:t>
              </w:r>
            </w:ins>
          </w:p>
          <w:p w14:paraId="7F1ECA18" w14:textId="77777777" w:rsidR="0023596D" w:rsidRDefault="0023596D" w:rsidP="0023596D">
            <w:pPr>
              <w:pStyle w:val="XML2"/>
              <w:rPr>
                <w:ins w:id="1317" w:author="Carl Moberg" w:date="2013-06-03T22:47:00Z"/>
              </w:rPr>
            </w:pPr>
            <w:ins w:id="1318" w:author="Carl Moberg" w:date="2013-06-03T22:47:00Z">
              <w:r>
                <w:t xml:space="preserve">          &lt;/xs:sequence&gt;</w:t>
              </w:r>
            </w:ins>
          </w:p>
          <w:p w14:paraId="5B3C00C4" w14:textId="77777777" w:rsidR="0023596D" w:rsidRDefault="0023596D" w:rsidP="0023596D">
            <w:pPr>
              <w:pStyle w:val="XML2"/>
              <w:rPr>
                <w:ins w:id="1319" w:author="Carl Moberg" w:date="2013-06-03T22:47:00Z"/>
              </w:rPr>
            </w:pPr>
            <w:ins w:id="1320" w:author="Carl Moberg" w:date="2013-06-03T22:47:00Z">
              <w:r>
                <w:t xml:space="preserve">        &lt;/xs:complexType&gt;</w:t>
              </w:r>
            </w:ins>
          </w:p>
          <w:p w14:paraId="27F642EF" w14:textId="77777777" w:rsidR="0023596D" w:rsidRDefault="0023596D" w:rsidP="0023596D">
            <w:pPr>
              <w:pStyle w:val="XML2"/>
              <w:rPr>
                <w:ins w:id="1321" w:author="Carl Moberg" w:date="2013-06-03T22:47:00Z"/>
              </w:rPr>
            </w:pPr>
            <w:ins w:id="1322" w:author="Carl Moberg" w:date="2013-06-03T22:47:00Z">
              <w:r>
                <w:t xml:space="preserve">      &lt;/xs:element&gt;</w:t>
              </w:r>
            </w:ins>
          </w:p>
          <w:p w14:paraId="2D729B99" w14:textId="77777777" w:rsidR="0023596D" w:rsidRDefault="0023596D" w:rsidP="0023596D">
            <w:pPr>
              <w:pStyle w:val="XML2"/>
              <w:rPr>
                <w:ins w:id="1323" w:author="Carl Moberg" w:date="2013-06-03T22:47:00Z"/>
              </w:rPr>
            </w:pPr>
            <w:ins w:id="1324" w:author="Carl Moberg" w:date="2013-06-03T22:47:00Z">
              <w:r>
                <w:lastRenderedPageBreak/>
                <w:t xml:space="preserve">    &lt;/xs:sequence&gt;</w:t>
              </w:r>
            </w:ins>
          </w:p>
          <w:p w14:paraId="20C80F15" w14:textId="77777777" w:rsidR="0023596D" w:rsidRDefault="0023596D" w:rsidP="0023596D">
            <w:pPr>
              <w:pStyle w:val="XML2"/>
              <w:rPr>
                <w:ins w:id="1325" w:author="Carl Moberg" w:date="2013-06-03T22:47:00Z"/>
              </w:rPr>
            </w:pPr>
            <w:ins w:id="1326" w:author="Carl Moberg" w:date="2013-06-03T22:47:00Z">
              <w:r>
                <w:t xml:space="preserve">  &lt;/xs:group&gt;</w:t>
              </w:r>
            </w:ins>
          </w:p>
          <w:p w14:paraId="19C91982" w14:textId="77777777" w:rsidR="00CB7B88" w:rsidRPr="009F1B7D" w:rsidRDefault="00CB7B88" w:rsidP="00CB7B88">
            <w:pPr>
              <w:pStyle w:val="XML1"/>
              <w:rPr>
                <w:ins w:id="1327" w:author="Carl Moberg" w:date="2013-06-03T22:47:00Z"/>
              </w:rPr>
            </w:pPr>
          </w:p>
        </w:tc>
      </w:tr>
    </w:tbl>
    <w:p w14:paraId="4C5113C4" w14:textId="3161D97B" w:rsidR="00EA69CB" w:rsidRDefault="00EA69CB" w:rsidP="00EA69CB">
      <w:pPr>
        <w:pStyle w:val="Heading3"/>
        <w:rPr>
          <w:ins w:id="1328" w:author="Carl Moberg" w:date="2013-06-03T22:47:00Z"/>
        </w:rPr>
      </w:pPr>
      <w:bookmarkStart w:id="1329" w:name="_Toc358291631"/>
      <w:ins w:id="1330" w:author="Carl Moberg" w:date="2013-06-03T22:47:00Z">
        <w:r>
          <w:lastRenderedPageBreak/>
          <w:t>XML Example</w:t>
        </w:r>
        <w:bookmarkEnd w:id="1329"/>
      </w:ins>
    </w:p>
    <w:p w14:paraId="4ACA281F" w14:textId="188E7F0D" w:rsidR="00D33137" w:rsidRPr="00D33137" w:rsidRDefault="00D33137" w:rsidP="00D33137">
      <w:pPr>
        <w:rPr>
          <w:ins w:id="1331" w:author="Carl Moberg" w:date="2013-06-03T22:47:00Z"/>
        </w:rPr>
      </w:pPr>
      <w:ins w:id="1332"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333" w:author="Carl Moberg" w:date="2013-06-03T22:47:00Z"/>
        </w:trPr>
        <w:tc>
          <w:tcPr>
            <w:tcW w:w="8820" w:type="dxa"/>
          </w:tcPr>
          <w:p w14:paraId="368457D9" w14:textId="77777777" w:rsidR="00D33137" w:rsidRDefault="00D33137" w:rsidP="00D33137">
            <w:pPr>
              <w:pStyle w:val="XML2"/>
              <w:rPr>
                <w:ins w:id="1334" w:author="Carl Moberg" w:date="2013-06-03T22:47:00Z"/>
              </w:rPr>
            </w:pPr>
            <w:ins w:id="1335" w:author="Carl Moberg" w:date="2013-06-03T22:47:00Z">
              <w:r>
                <w:t>&lt;capable-switch xmlns="urn:onf:of111:config:yang"</w:t>
              </w:r>
            </w:ins>
          </w:p>
          <w:p w14:paraId="0E2AF28E" w14:textId="77777777" w:rsidR="00D33137" w:rsidRDefault="00D33137" w:rsidP="00D33137">
            <w:pPr>
              <w:pStyle w:val="XML2"/>
              <w:rPr>
                <w:ins w:id="1336" w:author="Carl Moberg" w:date="2013-06-03T22:47:00Z"/>
              </w:rPr>
            </w:pPr>
            <w:ins w:id="1337" w:author="Carl Moberg" w:date="2013-06-03T22:47:00Z">
              <w:r>
                <w:t xml:space="preserve">                xmlns:ndm="urn:opennetworking.org:yang:ndm"</w:t>
              </w:r>
            </w:ins>
          </w:p>
          <w:p w14:paraId="20A7F972" w14:textId="77777777" w:rsidR="00D33137" w:rsidRDefault="00D33137" w:rsidP="00D33137">
            <w:pPr>
              <w:pStyle w:val="XML2"/>
              <w:rPr>
                <w:ins w:id="1338" w:author="Carl Moberg" w:date="2013-06-03T22:47:00Z"/>
              </w:rPr>
            </w:pPr>
            <w:ins w:id="1339" w:author="Carl Moberg" w:date="2013-06-03T22:47:00Z">
              <w:r>
                <w:t xml:space="preserve">                xmlns:l2l3="urn:opennetworking.org:yang:ndm:l2l3"&gt;</w:t>
              </w:r>
            </w:ins>
          </w:p>
          <w:p w14:paraId="6719454E" w14:textId="77777777" w:rsidR="00D33137" w:rsidRDefault="00D33137" w:rsidP="00D33137">
            <w:pPr>
              <w:pStyle w:val="XML2"/>
              <w:rPr>
                <w:ins w:id="1340" w:author="Carl Moberg" w:date="2013-06-03T22:47:00Z"/>
              </w:rPr>
            </w:pPr>
            <w:ins w:id="1341" w:author="Carl Moberg" w:date="2013-06-03T22:47:00Z">
              <w:r>
                <w:t xml:space="preserve">  &lt;logical-switches&gt;</w:t>
              </w:r>
            </w:ins>
          </w:p>
          <w:p w14:paraId="4F84B8B2" w14:textId="77777777" w:rsidR="00D33137" w:rsidRDefault="00D33137" w:rsidP="00D33137">
            <w:pPr>
              <w:pStyle w:val="XML2"/>
              <w:rPr>
                <w:ins w:id="1342" w:author="Carl Moberg" w:date="2013-06-03T22:47:00Z"/>
              </w:rPr>
            </w:pPr>
            <w:ins w:id="1343" w:author="Carl Moberg" w:date="2013-06-03T22:47:00Z">
              <w:r>
                <w:t xml:space="preserve">    &lt;switch&gt;</w:t>
              </w:r>
            </w:ins>
          </w:p>
          <w:p w14:paraId="31AE6C11" w14:textId="77777777" w:rsidR="00D33137" w:rsidRDefault="00D33137" w:rsidP="00D33137">
            <w:pPr>
              <w:pStyle w:val="XML2"/>
              <w:rPr>
                <w:ins w:id="1344" w:author="Carl Moberg" w:date="2013-06-03T22:47:00Z"/>
              </w:rPr>
            </w:pPr>
            <w:ins w:id="1345" w:author="Carl Moberg" w:date="2013-06-03T22:47:00Z">
              <w:r>
                <w:t xml:space="preserve">      &lt;id&gt;LogicalSwitch5&lt;/id&gt;</w:t>
              </w:r>
            </w:ins>
          </w:p>
          <w:p w14:paraId="0B749521" w14:textId="77777777" w:rsidR="00D33137" w:rsidRDefault="00D33137" w:rsidP="00D33137">
            <w:pPr>
              <w:pStyle w:val="XML2"/>
              <w:rPr>
                <w:ins w:id="1346" w:author="Carl Moberg" w:date="2013-06-03T22:47:00Z"/>
              </w:rPr>
            </w:pPr>
            <w:ins w:id="1347" w:author="Carl Moberg" w:date="2013-06-03T22:47:00Z">
              <w:r>
                <w:t xml:space="preserve">      &lt;resources&gt;</w:t>
              </w:r>
            </w:ins>
          </w:p>
          <w:p w14:paraId="1289DB5F" w14:textId="77777777" w:rsidR="00D33137" w:rsidRDefault="00D33137" w:rsidP="00D33137">
            <w:pPr>
              <w:pStyle w:val="XML2"/>
              <w:rPr>
                <w:ins w:id="1348" w:author="Carl Moberg" w:date="2013-06-03T22:47:00Z"/>
              </w:rPr>
            </w:pPr>
            <w:ins w:id="1349" w:author="Carl Moberg" w:date="2013-06-03T22:47:00Z">
              <w:r>
                <w:t xml:space="preserve">        &lt;ndm:ndm-implementation&gt;</w:t>
              </w:r>
            </w:ins>
          </w:p>
          <w:p w14:paraId="4DB190D2" w14:textId="77777777" w:rsidR="00D33137" w:rsidRDefault="00D33137" w:rsidP="00D33137">
            <w:pPr>
              <w:pStyle w:val="XML2"/>
              <w:rPr>
                <w:ins w:id="1350" w:author="Carl Moberg" w:date="2013-06-03T22:47:00Z"/>
              </w:rPr>
            </w:pPr>
            <w:ins w:id="1351" w:author="Carl Moberg" w:date="2013-06-03T22:47:00Z">
              <w:r>
                <w:t xml:space="preserve">          &lt;l2l3:l2l3&gt;</w:t>
              </w:r>
            </w:ins>
          </w:p>
          <w:p w14:paraId="300DA2CE" w14:textId="77777777" w:rsidR="00D33137" w:rsidRDefault="00D33137" w:rsidP="00D33137">
            <w:pPr>
              <w:pStyle w:val="XML2"/>
              <w:rPr>
                <w:ins w:id="1352" w:author="Carl Moberg" w:date="2013-06-03T22:47:00Z"/>
              </w:rPr>
            </w:pPr>
            <w:ins w:id="1353" w:author="Carl Moberg" w:date="2013-06-03T22:47:00Z">
              <w:r>
                <w:t xml:space="preserve">            &lt;l2l3:ingress-vlan-table-size&gt;128&lt;/l2l3:ingress-vlan-table-size&gt;</w:t>
              </w:r>
            </w:ins>
          </w:p>
          <w:p w14:paraId="162B7C80" w14:textId="77777777" w:rsidR="00D33137" w:rsidRDefault="00D33137" w:rsidP="00D33137">
            <w:pPr>
              <w:pStyle w:val="XML2"/>
              <w:rPr>
                <w:ins w:id="1354" w:author="Carl Moberg" w:date="2013-06-03T22:47:00Z"/>
              </w:rPr>
            </w:pPr>
            <w:ins w:id="1355" w:author="Carl Moberg" w:date="2013-06-03T22:47:00Z">
              <w:r>
                <w:t xml:space="preserve">            &lt;l2l3:router-mac-table-size&gt;128&lt;/l2l3:router-mac-table-size&gt;</w:t>
              </w:r>
            </w:ins>
          </w:p>
          <w:p w14:paraId="1D53EECD" w14:textId="77777777" w:rsidR="00D33137" w:rsidRDefault="00D33137" w:rsidP="00D33137">
            <w:pPr>
              <w:pStyle w:val="XML2"/>
              <w:rPr>
                <w:ins w:id="1356" w:author="Carl Moberg" w:date="2013-06-03T22:47:00Z"/>
              </w:rPr>
            </w:pPr>
            <w:ins w:id="1357" w:author="Carl Moberg" w:date="2013-06-03T22:47:00Z">
              <w:r>
                <w:t xml:space="preserve">            &lt;l2l3:l3-table-size&gt;128&lt;/l2l3:l3-table-size&gt;</w:t>
              </w:r>
            </w:ins>
          </w:p>
          <w:p w14:paraId="37FD0012" w14:textId="77777777" w:rsidR="00D33137" w:rsidRDefault="00D33137" w:rsidP="00D33137">
            <w:pPr>
              <w:pStyle w:val="XML2"/>
              <w:rPr>
                <w:ins w:id="1358" w:author="Carl Moberg" w:date="2013-06-03T22:47:00Z"/>
              </w:rPr>
            </w:pPr>
            <w:ins w:id="1359" w:author="Carl Moberg" w:date="2013-06-03T22:47:00Z">
              <w:r>
                <w:t xml:space="preserve">            &lt;l2l3:l2-table-size&gt;128&lt;/l2l3:l2-table-size&gt;</w:t>
              </w:r>
            </w:ins>
          </w:p>
          <w:p w14:paraId="7FF884F5" w14:textId="77777777" w:rsidR="00D33137" w:rsidRDefault="00D33137" w:rsidP="00D33137">
            <w:pPr>
              <w:pStyle w:val="XML2"/>
              <w:rPr>
                <w:ins w:id="1360" w:author="Carl Moberg" w:date="2013-06-03T22:47:00Z"/>
              </w:rPr>
            </w:pPr>
            <w:ins w:id="1361" w:author="Carl Moberg" w:date="2013-06-03T22:47:00Z">
              <w:r>
                <w:t xml:space="preserve">            &lt;l2l3:egress-vlan-table-size&gt;128&lt;/l2l3:egress-vlan-table-size&gt;</w:t>
              </w:r>
            </w:ins>
          </w:p>
          <w:p w14:paraId="7C11A3B6" w14:textId="77777777" w:rsidR="00D33137" w:rsidRDefault="00D33137" w:rsidP="00D33137">
            <w:pPr>
              <w:pStyle w:val="XML2"/>
              <w:rPr>
                <w:ins w:id="1362" w:author="Carl Moberg" w:date="2013-06-03T22:47:00Z"/>
              </w:rPr>
            </w:pPr>
            <w:ins w:id="1363" w:author="Carl Moberg" w:date="2013-06-03T22:47:00Z">
              <w:r>
                <w:t xml:space="preserve">          &lt;/l2l3:l2l3&gt;</w:t>
              </w:r>
            </w:ins>
          </w:p>
          <w:p w14:paraId="4BC26EEF" w14:textId="77777777" w:rsidR="00D33137" w:rsidRDefault="00D33137" w:rsidP="00D33137">
            <w:pPr>
              <w:pStyle w:val="XML2"/>
              <w:rPr>
                <w:ins w:id="1364" w:author="Carl Moberg" w:date="2013-06-03T22:47:00Z"/>
              </w:rPr>
            </w:pPr>
            <w:ins w:id="1365" w:author="Carl Moberg" w:date="2013-06-03T22:47:00Z">
              <w:r>
                <w:t xml:space="preserve">        &lt;/ndm:ndm-implementation&gt;</w:t>
              </w:r>
            </w:ins>
          </w:p>
          <w:p w14:paraId="7D269D5D" w14:textId="77777777" w:rsidR="00D33137" w:rsidRDefault="00D33137" w:rsidP="00D33137">
            <w:pPr>
              <w:pStyle w:val="XML2"/>
              <w:rPr>
                <w:ins w:id="1366" w:author="Carl Moberg" w:date="2013-06-03T22:47:00Z"/>
              </w:rPr>
            </w:pPr>
            <w:ins w:id="1367" w:author="Carl Moberg" w:date="2013-06-03T22:47:00Z">
              <w:r>
                <w:t xml:space="preserve">      &lt;/resources&gt;</w:t>
              </w:r>
            </w:ins>
          </w:p>
          <w:p w14:paraId="4D6FF11F" w14:textId="77777777" w:rsidR="00D33137" w:rsidRDefault="00D33137" w:rsidP="00D33137">
            <w:pPr>
              <w:pStyle w:val="XML2"/>
              <w:rPr>
                <w:ins w:id="1368" w:author="Carl Moberg" w:date="2013-06-03T22:47:00Z"/>
              </w:rPr>
            </w:pPr>
            <w:ins w:id="1369" w:author="Carl Moberg" w:date="2013-06-03T22:47:00Z">
              <w:r>
                <w:t xml:space="preserve">    &lt;/switch&gt;</w:t>
              </w:r>
            </w:ins>
          </w:p>
          <w:p w14:paraId="5A82014F" w14:textId="77777777" w:rsidR="00D33137" w:rsidRDefault="00D33137" w:rsidP="00D33137">
            <w:pPr>
              <w:pStyle w:val="XML2"/>
              <w:rPr>
                <w:ins w:id="1370" w:author="Carl Moberg" w:date="2013-06-03T22:47:00Z"/>
              </w:rPr>
            </w:pPr>
            <w:ins w:id="1371" w:author="Carl Moberg" w:date="2013-06-03T22:47:00Z">
              <w:r>
                <w:t xml:space="preserve">  &lt;/logical-switches&gt;</w:t>
              </w:r>
            </w:ins>
          </w:p>
          <w:p w14:paraId="4D8591A9" w14:textId="3F0E07FA" w:rsidR="00CB7B88" w:rsidRPr="009F1B7D" w:rsidRDefault="00D33137" w:rsidP="00D33137">
            <w:pPr>
              <w:pStyle w:val="XML1"/>
              <w:rPr>
                <w:ins w:id="1372" w:author="Carl Moberg" w:date="2013-06-03T22:47:00Z"/>
              </w:rPr>
            </w:pPr>
            <w:ins w:id="1373" w:author="Carl Moberg" w:date="2013-06-03T22:47:00Z">
              <w:r>
                <w:t xml:space="preserve">   &lt;/capable-switch&gt;</w:t>
              </w:r>
            </w:ins>
          </w:p>
        </w:tc>
      </w:tr>
    </w:tbl>
    <w:p w14:paraId="00F3697F" w14:textId="7BEFE342" w:rsidR="006F4495" w:rsidRDefault="006F4495" w:rsidP="00BA30A0">
      <w:pPr>
        <w:pStyle w:val="Heading1"/>
      </w:pPr>
      <w:bookmarkStart w:id="1374" w:name="_Toc333524668"/>
      <w:bookmarkStart w:id="1375" w:name="_Toc335148755"/>
      <w:bookmarkStart w:id="1376" w:name="_Toc333524669"/>
      <w:bookmarkStart w:id="1377" w:name="_Toc335148756"/>
      <w:bookmarkStart w:id="1378" w:name="_Toc333524670"/>
      <w:bookmarkStart w:id="1379" w:name="_Toc335148757"/>
      <w:bookmarkStart w:id="1380" w:name="_Toc333524671"/>
      <w:bookmarkStart w:id="1381" w:name="_Toc335148758"/>
      <w:bookmarkStart w:id="1382" w:name="_Toc333524672"/>
      <w:bookmarkStart w:id="1383" w:name="_Toc335148759"/>
      <w:bookmarkStart w:id="1384" w:name="_Toc333524673"/>
      <w:bookmarkStart w:id="1385" w:name="_Toc335148760"/>
      <w:bookmarkStart w:id="1386" w:name="_Toc333524674"/>
      <w:bookmarkStart w:id="1387" w:name="_Toc335148761"/>
      <w:bookmarkStart w:id="1388" w:name="_Toc333524675"/>
      <w:bookmarkStart w:id="1389" w:name="_Toc335148762"/>
      <w:bookmarkStart w:id="1390" w:name="_Toc333524676"/>
      <w:bookmarkStart w:id="1391" w:name="_Toc335148763"/>
      <w:bookmarkStart w:id="1392" w:name="_Toc333524677"/>
      <w:bookmarkStart w:id="1393" w:name="_Toc335148764"/>
      <w:bookmarkStart w:id="1394" w:name="_Toc333524678"/>
      <w:bookmarkStart w:id="1395" w:name="_Toc335148765"/>
      <w:bookmarkStart w:id="1396" w:name="_Toc333524679"/>
      <w:bookmarkStart w:id="1397" w:name="_Toc335148766"/>
      <w:bookmarkStart w:id="1398" w:name="_Toc333524680"/>
      <w:bookmarkStart w:id="1399" w:name="_Toc335148767"/>
      <w:bookmarkStart w:id="1400" w:name="_Toc333524681"/>
      <w:bookmarkStart w:id="1401" w:name="_Toc335148768"/>
      <w:bookmarkStart w:id="1402" w:name="_Toc333524682"/>
      <w:bookmarkStart w:id="1403" w:name="_Toc335148769"/>
      <w:bookmarkStart w:id="1404" w:name="_Toc358291632"/>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r w:rsidRPr="006F4495">
        <w:t>Binding to NETCONF</w:t>
      </w:r>
      <w:bookmarkEnd w:id="1404"/>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1405" w:name="_Toc358291633"/>
      <w:r>
        <w:t>Requirements</w:t>
      </w:r>
      <w:bookmarkEnd w:id="1405"/>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406" w:name="_Toc358291634"/>
      <w:r>
        <w:t xml:space="preserve">How </w:t>
      </w:r>
      <w:r w:rsidR="007B1FA6">
        <w:t xml:space="preserve">the </w:t>
      </w:r>
      <w:r>
        <w:t xml:space="preserve">Data Model is </w:t>
      </w:r>
      <w:proofErr w:type="gramStart"/>
      <w:r>
        <w:t>Bound</w:t>
      </w:r>
      <w:proofErr w:type="gramEnd"/>
      <w:r>
        <w:t xml:space="preserve"> to </w:t>
      </w:r>
      <w:r w:rsidR="007B1FA6">
        <w:t>NETCONF</w:t>
      </w:r>
      <w:bookmarkEnd w:id="1406"/>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407" w:name="_Toc358291635"/>
      <w:proofErr w:type="gramStart"/>
      <w:r>
        <w:t>edit-config</w:t>
      </w:r>
      <w:bookmarkEnd w:id="1407"/>
      <w:proofErr w:type="gramEnd"/>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proofErr w:type="gramStart"/>
            <w:r>
              <w:t>&lt;?xml</w:t>
            </w:r>
            <w:r w:rsidRPr="00011096">
              <w:t>version</w:t>
            </w:r>
            <w:proofErr w:type="gramEnd"/>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lastRenderedPageBreak/>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proofErr w:type="gramStart"/>
            <w:r>
              <w:t>&lt;?xml</w:t>
            </w:r>
            <w:proofErr w:type="gramEnd"/>
            <w:r>
              <w:t xml:space="preserve">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lastRenderedPageBreak/>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RPC request must contain the key leave(s</w:t>
      </w:r>
      <w:proofErr w:type="gramStart"/>
      <w:r>
        <w:t>)(</w:t>
      </w:r>
      <w:proofErr w:type="gramEnd"/>
      <w:r>
        <w:t xml:space="preserve">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408" w:name="_Toc358291636"/>
      <w:proofErr w:type="gramStart"/>
      <w:r>
        <w:t>get-config</w:t>
      </w:r>
      <w:bookmarkEnd w:id="1408"/>
      <w:proofErr w:type="gramEnd"/>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proofErr w:type="gramStart"/>
            <w:r>
              <w:t>&lt;?xml</w:t>
            </w:r>
            <w:proofErr w:type="gramEnd"/>
            <w:r>
              <w:t xml:space="preserve">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lastRenderedPageBreak/>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09" w:name="_Toc358291637"/>
      <w:proofErr w:type="gramStart"/>
      <w:r>
        <w:lastRenderedPageBreak/>
        <w:t>copy-config</w:t>
      </w:r>
      <w:bookmarkEnd w:id="1409"/>
      <w:proofErr w:type="gramEnd"/>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proofErr w:type="gramStart"/>
            <w:r>
              <w:t>&lt;?xml</w:t>
            </w:r>
            <w:proofErr w:type="gramEnd"/>
            <w:r>
              <w:t xml:space="preserve">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10" w:name="_Toc358291638"/>
      <w:proofErr w:type="gramStart"/>
      <w:r>
        <w:t>delete-config</w:t>
      </w:r>
      <w:bookmarkEnd w:id="1410"/>
      <w:proofErr w:type="gramEnd"/>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proofErr w:type="gramStart"/>
            <w:r>
              <w:t>&lt;?xml</w:t>
            </w:r>
            <w:proofErr w:type="gramEnd"/>
            <w:r>
              <w:t xml:space="preserve">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11" w:name="_Toc358291639"/>
      <w:bookmarkStart w:id="1412" w:name="_Toc316542541"/>
      <w:r>
        <w:lastRenderedPageBreak/>
        <w:t>RPC error</w:t>
      </w:r>
      <w:bookmarkEnd w:id="1411"/>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error-type</w:t>
      </w:r>
      <w:proofErr w:type="gramEnd"/>
      <w:r>
        <w:t>:  Defines the conceptual layer of the error occurred.</w:t>
      </w:r>
    </w:p>
    <w:p w14:paraId="4E47CEBA" w14:textId="77777777" w:rsidR="00D14D27" w:rsidRDefault="00D14D27" w:rsidP="002C0E22">
      <w:pPr>
        <w:numPr>
          <w:ilvl w:val="0"/>
          <w:numId w:val="18"/>
        </w:numPr>
      </w:pPr>
      <w:proofErr w:type="gramStart"/>
      <w:r>
        <w:t>error-tag</w:t>
      </w:r>
      <w:proofErr w:type="gramEnd"/>
      <w:r>
        <w:t>:  contains a string to identifying the error condition.</w:t>
      </w:r>
    </w:p>
    <w:p w14:paraId="33D2927C" w14:textId="77777777" w:rsidR="00D14D27" w:rsidRDefault="00D14D27" w:rsidP="002C0E22">
      <w:pPr>
        <w:numPr>
          <w:ilvl w:val="0"/>
          <w:numId w:val="18"/>
        </w:numPr>
      </w:pPr>
      <w:proofErr w:type="gramStart"/>
      <w:r>
        <w:t>error-severity</w:t>
      </w:r>
      <w:proofErr w:type="gramEnd"/>
      <w:r>
        <w:t>: contains a string to identifying the error severity.</w:t>
      </w:r>
    </w:p>
    <w:p w14:paraId="304A5B84" w14:textId="77777777" w:rsidR="00D14D27" w:rsidRDefault="00D14D27" w:rsidP="002C0E22">
      <w:pPr>
        <w:numPr>
          <w:ilvl w:val="0"/>
          <w:numId w:val="18"/>
        </w:numPr>
      </w:pPr>
      <w:proofErr w:type="gramStart"/>
      <w:r>
        <w:t>error-app-tag</w:t>
      </w:r>
      <w:proofErr w:type="gramEnd"/>
      <w:r>
        <w:t>: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error-path</w:t>
      </w:r>
      <w:proofErr w:type="gramEnd"/>
      <w:r>
        <w:t>: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proofErr w:type="gramStart"/>
            <w:r>
              <w:t>&lt;?xml</w:t>
            </w:r>
            <w:proofErr w:type="gramEnd"/>
            <w:r>
              <w:t xml:space="preserve">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413" w:name="_Toc315954033"/>
      <w:bookmarkStart w:id="1414" w:name="_Toc316542543"/>
      <w:bookmarkEnd w:id="1412"/>
      <w:r w:rsidR="00E95DBE" w:rsidRPr="00DB42FD">
        <w:lastRenderedPageBreak/>
        <w:t xml:space="preserve"> </w:t>
      </w:r>
      <w:bookmarkStart w:id="1415" w:name="_Toc358291640"/>
      <w:r w:rsidR="00F71F36" w:rsidRPr="00DB42FD">
        <w:t>Bibliography</w:t>
      </w:r>
      <w:bookmarkEnd w:id="1413"/>
      <w:bookmarkEnd w:id="1414"/>
      <w:bookmarkEnd w:id="1415"/>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416" w:name="_Toc313864825"/>
      <w:bookmarkEnd w:id="1416"/>
    </w:p>
    <w:sectPr w:rsidR="00C31DBC" w:rsidRPr="00F07D3E" w:rsidSect="00FA28FD">
      <w:headerReference w:type="default" r:id="rId48"/>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9D357D" w14:textId="77777777" w:rsidR="005E564D" w:rsidRDefault="005E564D" w:rsidP="004C5BF8">
      <w:pPr>
        <w:spacing w:after="0"/>
      </w:pPr>
      <w:r>
        <w:separator/>
      </w:r>
    </w:p>
  </w:endnote>
  <w:endnote w:type="continuationSeparator" w:id="0">
    <w:p w14:paraId="79DDC8A8" w14:textId="77777777" w:rsidR="005E564D" w:rsidRDefault="005E564D" w:rsidP="004C5BF8">
      <w:pPr>
        <w:spacing w:after="0"/>
      </w:pPr>
      <w:r>
        <w:continuationSeparator/>
      </w:r>
    </w:p>
  </w:endnote>
  <w:endnote w:type="continuationNotice" w:id="1">
    <w:p w14:paraId="4591BA5F" w14:textId="77777777" w:rsidR="005E564D" w:rsidRDefault="005E564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949943"/>
      <w:docPartObj>
        <w:docPartGallery w:val="Page Numbers (Bottom of Page)"/>
        <w:docPartUnique/>
      </w:docPartObj>
    </w:sdtPr>
    <w:sdtEndPr>
      <w:rPr>
        <w:noProof/>
      </w:rPr>
    </w:sdtEndPr>
    <w:sdtContent>
      <w:p w14:paraId="55822D13" w14:textId="77777777" w:rsidR="00261194" w:rsidRDefault="00261194">
        <w:pPr>
          <w:pStyle w:val="Footer"/>
          <w:jc w:val="center"/>
        </w:pPr>
        <w:r>
          <w:fldChar w:fldCharType="begin"/>
        </w:r>
        <w:r>
          <w:instrText xml:space="preserve"> PAGE   \* MERGEFORMAT </w:instrText>
        </w:r>
        <w:r>
          <w:fldChar w:fldCharType="separate"/>
        </w:r>
        <w:r w:rsidR="00560EE0">
          <w:rPr>
            <w:noProof/>
          </w:rPr>
          <w:t>76</w:t>
        </w:r>
        <w:r>
          <w:rPr>
            <w:noProof/>
          </w:rPr>
          <w:fldChar w:fldCharType="end"/>
        </w:r>
      </w:p>
    </w:sdtContent>
  </w:sdt>
  <w:p w14:paraId="7E0816E7" w14:textId="77777777" w:rsidR="00261194" w:rsidRDefault="00261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A0AC4" w14:textId="77777777" w:rsidR="005E564D" w:rsidRDefault="005E564D" w:rsidP="004C5BF8">
      <w:pPr>
        <w:spacing w:after="0"/>
      </w:pPr>
      <w:r>
        <w:separator/>
      </w:r>
    </w:p>
  </w:footnote>
  <w:footnote w:type="continuationSeparator" w:id="0">
    <w:p w14:paraId="6E48C025" w14:textId="77777777" w:rsidR="005E564D" w:rsidRDefault="005E564D" w:rsidP="004C5BF8">
      <w:pPr>
        <w:spacing w:after="0"/>
      </w:pPr>
      <w:r>
        <w:continuationSeparator/>
      </w:r>
    </w:p>
  </w:footnote>
  <w:footnote w:type="continuationNotice" w:id="1">
    <w:p w14:paraId="398062DF" w14:textId="77777777" w:rsidR="005E564D" w:rsidRDefault="005E564D">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119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261194" w:rsidRDefault="0026119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261194" w:rsidRDefault="00261194" w:rsidP="00FA28FD">
              <w:pPr>
                <w:pStyle w:val="Header"/>
                <w:jc w:val="right"/>
              </w:pPr>
              <w:r>
                <w:t>OF-CONFIG 1.2 (DRAFT)</w:t>
              </w:r>
            </w:p>
          </w:tc>
        </w:sdtContent>
      </w:sdt>
    </w:tr>
  </w:tbl>
  <w:p w14:paraId="4925B883" w14:textId="77777777" w:rsidR="00261194" w:rsidRDefault="00261194"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3288C"/>
    <w:rsid w:val="0023596D"/>
    <w:rsid w:val="00236027"/>
    <w:rsid w:val="0023641B"/>
    <w:rsid w:val="00236990"/>
    <w:rsid w:val="00236C92"/>
    <w:rsid w:val="002375BD"/>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15:docId w15:val="{F302016D-1B28-4052-8706-A582E998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2.vsd"/><Relationship Id="rId3" Type="http://schemas.openxmlformats.org/officeDocument/2006/relationships/numbering" Target="numbering.xml"/><Relationship Id="rId21" Type="http://schemas.openxmlformats.org/officeDocument/2006/relationships/oleObject" Target="embeddings/Microsoft_Visio_2003-2010_Drawing3.vsd"/><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hyperlink" Target="http://www.yang-central.org/modules/yang/ietf-inet-types.yang"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homas.Dietz@neclab.eu" TargetMode="External"/><Relationship Id="rId17" Type="http://schemas.openxmlformats.org/officeDocument/2006/relationships/image" Target="media/image4.emf"/><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9.vsd"/><Relationship Id="rId38" Type="http://schemas.openxmlformats.org/officeDocument/2006/relationships/image" Target="media/image15.emf"/><Relationship Id="rId46" Type="http://schemas.openxmlformats.org/officeDocument/2006/relationships/hyperlink" Target="http://www.yang-central.org/modules/yang/ietf-yang-types.yang"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oleObject" Target="embeddings/Microsoft_Visio_2003-2010_Drawing7.vsd"/><Relationship Id="rId41" Type="http://schemas.openxmlformats.org/officeDocument/2006/relationships/oleObject" Target="embeddings/Microsoft_Visio_2003-2010_Drawing13.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bailey@infoblox.com"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Drawing11.vsd"/><Relationship Id="rId40" Type="http://schemas.openxmlformats.org/officeDocument/2006/relationships/image" Target="media/image16.emf"/><Relationship Id="rId45" Type="http://schemas.openxmlformats.org/officeDocument/2006/relationships/hyperlink" Target="http://www.cablelabs.com/specifications/XSD/ietf-inet-types.xsd" TargetMode="Externa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footer" Target="footer1.xml"/><Relationship Id="rId10" Type="http://schemas.openxmlformats.org/officeDocument/2006/relationships/hyperlink" Target="mailto:dbansal@microsoft.com" TargetMode="External"/><Relationship Id="rId19" Type="http://schemas.openxmlformats.org/officeDocument/2006/relationships/oleObject" Target="embeddings/Microsoft_Visio_2003-2010_Drawing2.vsd"/><Relationship Id="rId31" Type="http://schemas.openxmlformats.org/officeDocument/2006/relationships/oleObject" Target="embeddings/Microsoft_Visio_2003-2010_Drawing8.vsd"/><Relationship Id="rId44" Type="http://schemas.openxmlformats.org/officeDocument/2006/relationships/hyperlink" Target="http://www.yang-central.org/modules/xsd/ietf-yang-types.xsd"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oleObject" Target="embeddings/Microsoft_Visio_2003-2010_Drawing6.vsd"/><Relationship Id="rId30" Type="http://schemas.openxmlformats.org/officeDocument/2006/relationships/image" Target="media/image11.emf"/><Relationship Id="rId35" Type="http://schemas.openxmlformats.org/officeDocument/2006/relationships/oleObject" Target="embeddings/Microsoft_Visio_2003-2010_Drawing10.vsd"/><Relationship Id="rId43" Type="http://schemas.openxmlformats.org/officeDocument/2006/relationships/oleObject" Target="embeddings/Microsoft_Visio_2003-2010_Drawing14.vsd"/><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E0413E94-ECE4-45AA-9E2B-A2FC7B2D2020}">
  <ds:schemaRefs>
    <ds:schemaRef ds:uri="http://schemas.openxmlformats.org/officeDocument/2006/bibliography"/>
  </ds:schemaRefs>
</ds:datastoreItem>
</file>

<file path=customXml/itemProps2.xml><?xml version="1.0" encoding="utf-8"?>
<ds:datastoreItem xmlns:ds="http://schemas.openxmlformats.org/officeDocument/2006/customXml" ds:itemID="{95F5F24E-B91A-4D49-A794-CCB8E11D9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112</TotalTime>
  <Pages>93</Pages>
  <Words>26226</Words>
  <Characters>149492</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175368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Deepak Bansal (AZURE)</cp:lastModifiedBy>
  <cp:revision>15</cp:revision>
  <dcterms:created xsi:type="dcterms:W3CDTF">2013-06-17T18:04:00Z</dcterms:created>
  <dcterms:modified xsi:type="dcterms:W3CDTF">2013-09-08T02:38:00Z</dcterms:modified>
</cp:coreProperties>
</file>